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EF987" w14:textId="67892CC3" w:rsidR="00DD47E7" w:rsidRDefault="006C4BE0" w:rsidP="006C4BE0">
      <w:pPr>
        <w:pStyle w:val="line"/>
        <w:pBdr>
          <w:top w:val="single" w:sz="36" w:space="6" w:color="auto"/>
        </w:pBdr>
        <w:tabs>
          <w:tab w:val="left" w:pos="3555"/>
        </w:tabs>
        <w:jc w:val="left"/>
        <w:rPr>
          <w:rFonts w:ascii="Times" w:hAnsi="Times" w:cs="Times"/>
        </w:rPr>
      </w:pPr>
      <w:r>
        <w:rPr>
          <w:rFonts w:ascii="Verdana" w:hAnsi="Verdana"/>
          <w:noProof/>
          <w:sz w:val="16"/>
          <w:szCs w:val="16"/>
        </w:rPr>
        <w:drawing>
          <wp:anchor distT="0" distB="0" distL="114300" distR="114300" simplePos="0" relativeHeight="251911168" behindDoc="0" locked="0" layoutInCell="1" allowOverlap="1" wp14:anchorId="0E4A41B6" wp14:editId="118D3902">
            <wp:simplePos x="0" y="0"/>
            <wp:positionH relativeFrom="column">
              <wp:posOffset>1077</wp:posOffset>
            </wp:positionH>
            <wp:positionV relativeFrom="paragraph">
              <wp:posOffset>307306</wp:posOffset>
            </wp:positionV>
            <wp:extent cx="2203704" cy="630936"/>
            <wp:effectExtent l="0" t="0" r="0" b="4445"/>
            <wp:wrapNone/>
            <wp:docPr id="57" name="Picture 5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3704" cy="630936"/>
                    </a:xfrm>
                    <a:prstGeom prst="rect">
                      <a:avLst/>
                    </a:prstGeom>
                    <a:noFill/>
                  </pic:spPr>
                </pic:pic>
              </a:graphicData>
            </a:graphic>
            <wp14:sizeRelH relativeFrom="page">
              <wp14:pctWidth>0</wp14:pctWidth>
            </wp14:sizeRelH>
            <wp14:sizeRelV relativeFrom="page">
              <wp14:pctHeight>0</wp14:pctHeight>
            </wp14:sizeRelV>
          </wp:anchor>
        </w:drawing>
      </w:r>
      <w:r>
        <w:rPr>
          <w:rFonts w:ascii="Times" w:hAnsi="Times" w:cs="Times"/>
        </w:rPr>
        <w:tab/>
      </w:r>
    </w:p>
    <w:p w14:paraId="56C76205" w14:textId="77777777" w:rsidR="00DD47E7" w:rsidRDefault="00DD47E7" w:rsidP="00DD47E7">
      <w:pPr>
        <w:pStyle w:val="Title"/>
        <w:spacing w:before="100" w:beforeAutospacing="1" w:after="100" w:afterAutospacing="1"/>
        <w:jc w:val="left"/>
        <w:rPr>
          <w:rFonts w:cs="Arial"/>
          <w:sz w:val="48"/>
          <w:szCs w:val="48"/>
        </w:rPr>
      </w:pPr>
    </w:p>
    <w:p w14:paraId="3A085094" w14:textId="559DDA1A" w:rsidR="00DD47E7" w:rsidRPr="00E87A0C" w:rsidRDefault="00B163AE" w:rsidP="00DD47E7">
      <w:pPr>
        <w:pStyle w:val="Title"/>
        <w:spacing w:before="100" w:beforeAutospacing="1" w:after="100" w:afterAutospacing="1"/>
        <w:jc w:val="left"/>
        <w:rPr>
          <w:rFonts w:cs="Arial"/>
          <w:sz w:val="48"/>
          <w:szCs w:val="48"/>
        </w:rPr>
      </w:pPr>
      <w:r>
        <w:rPr>
          <w:rFonts w:cs="Arial"/>
          <w:sz w:val="48"/>
          <w:szCs w:val="48"/>
        </w:rPr>
        <w:t>CWB</w:t>
      </w:r>
      <w:r w:rsidR="00421F5A" w:rsidRPr="00421F5A">
        <w:rPr>
          <w:rFonts w:cs="Arial"/>
          <w:sz w:val="48"/>
          <w:szCs w:val="48"/>
        </w:rPr>
        <w:t xml:space="preserve"> Fraud Monitoring Rule Configuration Workbook </w:t>
      </w:r>
    </w:p>
    <w:p w14:paraId="6C0813C8" w14:textId="77777777" w:rsidR="00DD47E7" w:rsidRDefault="00DD47E7" w:rsidP="00DD47E7">
      <w:pPr>
        <w:pStyle w:val="Title"/>
        <w:spacing w:before="100" w:beforeAutospacing="1" w:after="100" w:afterAutospacing="1"/>
        <w:jc w:val="left"/>
        <w:rPr>
          <w:sz w:val="48"/>
          <w:szCs w:val="48"/>
        </w:rPr>
      </w:pPr>
    </w:p>
    <w:p w14:paraId="0CEBCD94" w14:textId="01AE6EAE" w:rsidR="00DD47E7" w:rsidRPr="00B57329" w:rsidRDefault="00DD47E7" w:rsidP="00DD47E7">
      <w:pPr>
        <w:pStyle w:val="Title"/>
        <w:spacing w:before="100" w:beforeAutospacing="1" w:after="100" w:afterAutospacing="1"/>
        <w:jc w:val="left"/>
        <w:rPr>
          <w:sz w:val="48"/>
          <w:szCs w:val="48"/>
        </w:rPr>
      </w:pPr>
    </w:p>
    <w:p w14:paraId="4D3A6C39" w14:textId="1A944183" w:rsidR="00DD47E7" w:rsidRDefault="00DD47E7" w:rsidP="00DD47E7">
      <w:pPr>
        <w:pStyle w:val="ByLine"/>
        <w:spacing w:before="100" w:beforeAutospacing="1" w:after="100" w:afterAutospacing="1"/>
        <w:jc w:val="left"/>
      </w:pPr>
    </w:p>
    <w:p w14:paraId="5556AF28" w14:textId="77777777" w:rsidR="00DD47E7" w:rsidRDefault="00DD47E7" w:rsidP="00DD47E7">
      <w:pPr>
        <w:pStyle w:val="ByLine"/>
        <w:spacing w:before="100" w:beforeAutospacing="1" w:after="100" w:afterAutospacing="1"/>
        <w:jc w:val="left"/>
      </w:pPr>
    </w:p>
    <w:p w14:paraId="798A734F" w14:textId="77777777" w:rsidR="00DD47E7" w:rsidRDefault="00DD47E7" w:rsidP="00DD47E7">
      <w:pPr>
        <w:pStyle w:val="ByLine"/>
        <w:spacing w:before="100" w:beforeAutospacing="1" w:after="100" w:afterAutospacing="1"/>
        <w:jc w:val="left"/>
      </w:pPr>
      <w:r>
        <w:t>Draft – Privileged and Confidential</w:t>
      </w:r>
    </w:p>
    <w:p w14:paraId="4F769F79" w14:textId="77777777" w:rsidR="00DD47E7" w:rsidRDefault="00DD47E7" w:rsidP="00DD47E7">
      <w:pPr>
        <w:pStyle w:val="ByLine"/>
        <w:spacing w:before="100" w:beforeAutospacing="1" w:after="100" w:afterAutospacing="1"/>
        <w:jc w:val="left"/>
      </w:pPr>
      <w:r>
        <w:t>Navaera Sciences, LLC</w:t>
      </w:r>
    </w:p>
    <w:p w14:paraId="14D0D5E0" w14:textId="211B051B" w:rsidR="00DD47E7" w:rsidRDefault="00DD47E7" w:rsidP="00DD47E7">
      <w:pPr>
        <w:pStyle w:val="ByLine"/>
        <w:spacing w:before="100" w:beforeAutospacing="1" w:after="100" w:afterAutospacing="1"/>
        <w:jc w:val="left"/>
      </w:pPr>
      <w:r>
        <w:fldChar w:fldCharType="begin"/>
      </w:r>
      <w:r>
        <w:instrText xml:space="preserve"> DATE \@ "MMMM d, yyyy" </w:instrText>
      </w:r>
      <w:r>
        <w:fldChar w:fldCharType="separate"/>
      </w:r>
      <w:r w:rsidR="006F0537">
        <w:rPr>
          <w:noProof/>
        </w:rPr>
        <w:t>December 13, 2021</w:t>
      </w:r>
      <w:r>
        <w:fldChar w:fldCharType="end"/>
      </w:r>
    </w:p>
    <w:p w14:paraId="2AA9C1F3" w14:textId="77777777" w:rsidR="00DD47E7" w:rsidRDefault="00DD47E7" w:rsidP="00DD47E7">
      <w:pPr>
        <w:pStyle w:val="ChangeHistoryTitle"/>
        <w:jc w:val="left"/>
        <w:rPr>
          <w:kern w:val="28"/>
          <w:sz w:val="28"/>
        </w:rPr>
      </w:pPr>
    </w:p>
    <w:p w14:paraId="4D825D5F" w14:textId="77777777" w:rsidR="00DD47E7" w:rsidRDefault="00DD47E7" w:rsidP="00DD47E7">
      <w:pPr>
        <w:pStyle w:val="ChangeHistoryTitle"/>
        <w:jc w:val="left"/>
        <w:rPr>
          <w:kern w:val="28"/>
          <w:sz w:val="28"/>
        </w:rPr>
      </w:pPr>
    </w:p>
    <w:p w14:paraId="1D44D40A" w14:textId="77777777" w:rsidR="00DD47E7" w:rsidRDefault="00DD47E7" w:rsidP="00DD47E7">
      <w:pPr>
        <w:pStyle w:val="ChangeHistoryTitle"/>
        <w:jc w:val="left"/>
        <w:rPr>
          <w:kern w:val="28"/>
          <w:sz w:val="28"/>
        </w:rPr>
      </w:pPr>
    </w:p>
    <w:p w14:paraId="748744E4" w14:textId="77777777" w:rsidR="00DD47E7" w:rsidRDefault="00DD47E7" w:rsidP="00DD47E7">
      <w:pPr>
        <w:pStyle w:val="ChangeHistoryTitle"/>
        <w:jc w:val="left"/>
        <w:rPr>
          <w:kern w:val="28"/>
          <w:sz w:val="28"/>
        </w:rPr>
      </w:pPr>
    </w:p>
    <w:p w14:paraId="046AE70D" w14:textId="77777777" w:rsidR="00DD47E7" w:rsidRDefault="00DD47E7" w:rsidP="00DD47E7">
      <w:pPr>
        <w:pStyle w:val="ChangeHistoryTitle"/>
        <w:jc w:val="right"/>
        <w:rPr>
          <w:kern w:val="28"/>
          <w:sz w:val="28"/>
        </w:rPr>
      </w:pPr>
    </w:p>
    <w:p w14:paraId="142E99E5" w14:textId="71C26C72" w:rsidR="00DD47E7" w:rsidRDefault="00DD47E7" w:rsidP="00DD47E7">
      <w:pPr>
        <w:pStyle w:val="ChangeHistoryTitle"/>
        <w:rPr>
          <w:sz w:val="32"/>
        </w:rPr>
        <w:sectPr w:rsidR="00DD47E7" w:rsidSect="00DD47E7">
          <w:footerReference w:type="default" r:id="rId12"/>
          <w:pgSz w:w="12240" w:h="15840" w:code="1"/>
          <w:pgMar w:top="1440" w:right="1440" w:bottom="1440" w:left="1440" w:header="720" w:footer="720" w:gutter="0"/>
          <w:pgNumType w:fmt="lowerRoman" w:start="1"/>
          <w:cols w:space="720"/>
          <w:titlePg/>
        </w:sectPr>
      </w:pPr>
      <w:r>
        <w:rPr>
          <w:kern w:val="28"/>
          <w:sz w:val="28"/>
        </w:rPr>
        <w:t>© Navaera Sciences LLC 2005-20</w:t>
      </w:r>
      <w:r w:rsidR="00662DC9">
        <w:rPr>
          <w:kern w:val="28"/>
          <w:sz w:val="28"/>
        </w:rPr>
        <w:t>2</w:t>
      </w:r>
      <w:r w:rsidR="00D746E0">
        <w:rPr>
          <w:kern w:val="28"/>
          <w:sz w:val="28"/>
        </w:rPr>
        <w:t>1</w:t>
      </w:r>
    </w:p>
    <w:sdt>
      <w:sdtPr>
        <w:rPr>
          <w:rFonts w:ascii="Times" w:eastAsia="Times New Roman" w:hAnsi="Times" w:cs="Times New Roman"/>
          <w:b w:val="0"/>
          <w:bCs w:val="0"/>
          <w:sz w:val="23"/>
          <w:szCs w:val="20"/>
          <w:lang w:eastAsia="en-US"/>
        </w:rPr>
        <w:id w:val="986440337"/>
        <w:docPartObj>
          <w:docPartGallery w:val="Table of Contents"/>
          <w:docPartUnique/>
        </w:docPartObj>
      </w:sdtPr>
      <w:sdtEndPr>
        <w:rPr>
          <w:noProof/>
        </w:rPr>
      </w:sdtEndPr>
      <w:sdtContent>
        <w:p w14:paraId="5AD29432" w14:textId="77777777" w:rsidR="00DD47E7" w:rsidRDefault="00DD47E7" w:rsidP="00DD47E7">
          <w:pPr>
            <w:pStyle w:val="TOCHeading"/>
          </w:pPr>
          <w:r>
            <w:t>Table of Contents</w:t>
          </w:r>
        </w:p>
        <w:p w14:paraId="404B0C19" w14:textId="1255E96D" w:rsidR="00DC4116" w:rsidRDefault="00F4371C">
          <w:pPr>
            <w:pStyle w:val="TOC1"/>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87003221" w:history="1">
            <w:r w:rsidR="00DC4116" w:rsidRPr="007F06C9">
              <w:rPr>
                <w:rStyle w:val="Hyperlink"/>
                <w:noProof/>
              </w:rPr>
              <w:t>Revision History</w:t>
            </w:r>
            <w:r w:rsidR="00DC4116">
              <w:rPr>
                <w:noProof/>
                <w:webHidden/>
              </w:rPr>
              <w:tab/>
            </w:r>
            <w:r w:rsidR="00DC4116">
              <w:rPr>
                <w:noProof/>
                <w:webHidden/>
              </w:rPr>
              <w:fldChar w:fldCharType="begin"/>
            </w:r>
            <w:r w:rsidR="00DC4116">
              <w:rPr>
                <w:noProof/>
                <w:webHidden/>
              </w:rPr>
              <w:instrText xml:space="preserve"> PAGEREF _Toc87003221 \h </w:instrText>
            </w:r>
            <w:r w:rsidR="00DC4116">
              <w:rPr>
                <w:noProof/>
                <w:webHidden/>
              </w:rPr>
            </w:r>
            <w:r w:rsidR="00DC4116">
              <w:rPr>
                <w:noProof/>
                <w:webHidden/>
              </w:rPr>
              <w:fldChar w:fldCharType="separate"/>
            </w:r>
            <w:r w:rsidR="00DC4116">
              <w:rPr>
                <w:noProof/>
                <w:webHidden/>
              </w:rPr>
              <w:t>3</w:t>
            </w:r>
            <w:r w:rsidR="00DC4116">
              <w:rPr>
                <w:noProof/>
                <w:webHidden/>
              </w:rPr>
              <w:fldChar w:fldCharType="end"/>
            </w:r>
          </w:hyperlink>
        </w:p>
        <w:p w14:paraId="1A1BF6F2" w14:textId="159DC3F8" w:rsidR="00DC4116" w:rsidRDefault="00CF3D75">
          <w:pPr>
            <w:pStyle w:val="TOC1"/>
            <w:rPr>
              <w:rFonts w:asciiTheme="minorHAnsi" w:eastAsiaTheme="minorEastAsia" w:hAnsiTheme="minorHAnsi" w:cstheme="minorBidi"/>
              <w:noProof/>
              <w:sz w:val="22"/>
              <w:szCs w:val="22"/>
            </w:rPr>
          </w:pPr>
          <w:hyperlink w:anchor="_Toc87003222" w:history="1">
            <w:r w:rsidR="00DC4116" w:rsidRPr="007F06C9">
              <w:rPr>
                <w:rStyle w:val="Hyperlink"/>
                <w:rFonts w:ascii="Cambria" w:hAnsi="Cambria" w:cs="Times"/>
                <w:noProof/>
              </w:rPr>
              <w:t>Document Acceptance</w:t>
            </w:r>
            <w:r w:rsidR="00DC4116">
              <w:rPr>
                <w:noProof/>
                <w:webHidden/>
              </w:rPr>
              <w:tab/>
            </w:r>
            <w:r w:rsidR="00DC4116">
              <w:rPr>
                <w:noProof/>
                <w:webHidden/>
              </w:rPr>
              <w:fldChar w:fldCharType="begin"/>
            </w:r>
            <w:r w:rsidR="00DC4116">
              <w:rPr>
                <w:noProof/>
                <w:webHidden/>
              </w:rPr>
              <w:instrText xml:space="preserve"> PAGEREF _Toc87003222 \h </w:instrText>
            </w:r>
            <w:r w:rsidR="00DC4116">
              <w:rPr>
                <w:noProof/>
                <w:webHidden/>
              </w:rPr>
            </w:r>
            <w:r w:rsidR="00DC4116">
              <w:rPr>
                <w:noProof/>
                <w:webHidden/>
              </w:rPr>
              <w:fldChar w:fldCharType="separate"/>
            </w:r>
            <w:r w:rsidR="00DC4116">
              <w:rPr>
                <w:noProof/>
                <w:webHidden/>
              </w:rPr>
              <w:t>4</w:t>
            </w:r>
            <w:r w:rsidR="00DC4116">
              <w:rPr>
                <w:noProof/>
                <w:webHidden/>
              </w:rPr>
              <w:fldChar w:fldCharType="end"/>
            </w:r>
          </w:hyperlink>
        </w:p>
        <w:p w14:paraId="3DDD6FEA" w14:textId="2139B1B7" w:rsidR="00DC4116" w:rsidRDefault="00CF3D75">
          <w:pPr>
            <w:pStyle w:val="TOC1"/>
            <w:tabs>
              <w:tab w:val="left" w:pos="480"/>
            </w:tabs>
            <w:rPr>
              <w:rFonts w:asciiTheme="minorHAnsi" w:eastAsiaTheme="minorEastAsia" w:hAnsiTheme="minorHAnsi" w:cstheme="minorBidi"/>
              <w:noProof/>
              <w:sz w:val="22"/>
              <w:szCs w:val="22"/>
            </w:rPr>
          </w:pPr>
          <w:hyperlink w:anchor="_Toc87003223" w:history="1">
            <w:r w:rsidR="00DC4116" w:rsidRPr="007F06C9">
              <w:rPr>
                <w:rStyle w:val="Hyperlink"/>
                <w:noProof/>
              </w:rPr>
              <w:t>1.</w:t>
            </w:r>
            <w:r w:rsidR="00DC4116">
              <w:rPr>
                <w:rFonts w:asciiTheme="minorHAnsi" w:eastAsiaTheme="minorEastAsia" w:hAnsiTheme="minorHAnsi" w:cstheme="minorBidi"/>
                <w:noProof/>
                <w:sz w:val="22"/>
                <w:szCs w:val="22"/>
              </w:rPr>
              <w:tab/>
            </w:r>
            <w:r w:rsidR="00DC4116" w:rsidRPr="007F06C9">
              <w:rPr>
                <w:rStyle w:val="Hyperlink"/>
                <w:noProof/>
              </w:rPr>
              <w:t>Introduction</w:t>
            </w:r>
            <w:r w:rsidR="00DC4116">
              <w:rPr>
                <w:noProof/>
                <w:webHidden/>
              </w:rPr>
              <w:tab/>
            </w:r>
            <w:r w:rsidR="00DC4116">
              <w:rPr>
                <w:noProof/>
                <w:webHidden/>
              </w:rPr>
              <w:fldChar w:fldCharType="begin"/>
            </w:r>
            <w:r w:rsidR="00DC4116">
              <w:rPr>
                <w:noProof/>
                <w:webHidden/>
              </w:rPr>
              <w:instrText xml:space="preserve"> PAGEREF _Toc87003223 \h </w:instrText>
            </w:r>
            <w:r w:rsidR="00DC4116">
              <w:rPr>
                <w:noProof/>
                <w:webHidden/>
              </w:rPr>
            </w:r>
            <w:r w:rsidR="00DC4116">
              <w:rPr>
                <w:noProof/>
                <w:webHidden/>
              </w:rPr>
              <w:fldChar w:fldCharType="separate"/>
            </w:r>
            <w:r w:rsidR="00DC4116">
              <w:rPr>
                <w:noProof/>
                <w:webHidden/>
              </w:rPr>
              <w:t>5</w:t>
            </w:r>
            <w:r w:rsidR="00DC4116">
              <w:rPr>
                <w:noProof/>
                <w:webHidden/>
              </w:rPr>
              <w:fldChar w:fldCharType="end"/>
            </w:r>
          </w:hyperlink>
        </w:p>
        <w:p w14:paraId="731B4137" w14:textId="01F24931" w:rsidR="00DC4116" w:rsidRDefault="00CF3D75">
          <w:pPr>
            <w:pStyle w:val="TOC1"/>
            <w:tabs>
              <w:tab w:val="left" w:pos="480"/>
            </w:tabs>
            <w:rPr>
              <w:rFonts w:asciiTheme="minorHAnsi" w:eastAsiaTheme="minorEastAsia" w:hAnsiTheme="minorHAnsi" w:cstheme="minorBidi"/>
              <w:noProof/>
              <w:sz w:val="22"/>
              <w:szCs w:val="22"/>
            </w:rPr>
          </w:pPr>
          <w:hyperlink w:anchor="_Toc87003224" w:history="1">
            <w:r w:rsidR="00DC4116" w:rsidRPr="007F06C9">
              <w:rPr>
                <w:rStyle w:val="Hyperlink"/>
                <w:noProof/>
              </w:rPr>
              <w:t>2.</w:t>
            </w:r>
            <w:r w:rsidR="00DC4116">
              <w:rPr>
                <w:rFonts w:asciiTheme="minorHAnsi" w:eastAsiaTheme="minorEastAsia" w:hAnsiTheme="minorHAnsi" w:cstheme="minorBidi"/>
                <w:noProof/>
                <w:sz w:val="22"/>
                <w:szCs w:val="22"/>
              </w:rPr>
              <w:tab/>
            </w:r>
            <w:r w:rsidR="00DC4116" w:rsidRPr="007F06C9">
              <w:rPr>
                <w:rStyle w:val="Hyperlink"/>
                <w:noProof/>
              </w:rPr>
              <w:t>Online Banking Fraud Rules</w:t>
            </w:r>
            <w:r w:rsidR="00DC4116">
              <w:rPr>
                <w:noProof/>
                <w:webHidden/>
              </w:rPr>
              <w:tab/>
            </w:r>
            <w:r w:rsidR="00DC4116">
              <w:rPr>
                <w:noProof/>
                <w:webHidden/>
              </w:rPr>
              <w:fldChar w:fldCharType="begin"/>
            </w:r>
            <w:r w:rsidR="00DC4116">
              <w:rPr>
                <w:noProof/>
                <w:webHidden/>
              </w:rPr>
              <w:instrText xml:space="preserve"> PAGEREF _Toc87003224 \h </w:instrText>
            </w:r>
            <w:r w:rsidR="00DC4116">
              <w:rPr>
                <w:noProof/>
                <w:webHidden/>
              </w:rPr>
            </w:r>
            <w:r w:rsidR="00DC4116">
              <w:rPr>
                <w:noProof/>
                <w:webHidden/>
              </w:rPr>
              <w:fldChar w:fldCharType="separate"/>
            </w:r>
            <w:r w:rsidR="00DC4116">
              <w:rPr>
                <w:noProof/>
                <w:webHidden/>
              </w:rPr>
              <w:t>6</w:t>
            </w:r>
            <w:r w:rsidR="00DC4116">
              <w:rPr>
                <w:noProof/>
                <w:webHidden/>
              </w:rPr>
              <w:fldChar w:fldCharType="end"/>
            </w:r>
          </w:hyperlink>
        </w:p>
        <w:p w14:paraId="77A1D9AE" w14:textId="04131FFE" w:rsidR="00DC4116" w:rsidRDefault="00CF3D75">
          <w:pPr>
            <w:pStyle w:val="TOC2"/>
            <w:rPr>
              <w:rFonts w:asciiTheme="minorHAnsi" w:eastAsiaTheme="minorEastAsia" w:hAnsiTheme="minorHAnsi" w:cstheme="minorBidi"/>
              <w:noProof/>
              <w:sz w:val="22"/>
              <w:szCs w:val="22"/>
            </w:rPr>
          </w:pPr>
          <w:hyperlink w:anchor="_Toc87003225" w:history="1">
            <w:r w:rsidR="00DC4116" w:rsidRPr="007F06C9">
              <w:rPr>
                <w:rStyle w:val="Hyperlink"/>
                <w:noProof/>
              </w:rPr>
              <w:t>2.1</w:t>
            </w:r>
            <w:r w:rsidR="00DC4116">
              <w:rPr>
                <w:rFonts w:asciiTheme="minorHAnsi" w:eastAsiaTheme="minorEastAsia" w:hAnsiTheme="minorHAnsi" w:cstheme="minorBidi"/>
                <w:noProof/>
                <w:sz w:val="22"/>
                <w:szCs w:val="22"/>
              </w:rPr>
              <w:tab/>
            </w:r>
            <w:r w:rsidR="00DC4116" w:rsidRPr="007F06C9">
              <w:rPr>
                <w:rStyle w:val="Hyperlink"/>
                <w:noProof/>
              </w:rPr>
              <w:t>Rules Logic</w:t>
            </w:r>
            <w:r w:rsidR="00DC4116">
              <w:rPr>
                <w:noProof/>
                <w:webHidden/>
              </w:rPr>
              <w:tab/>
            </w:r>
            <w:r w:rsidR="00DC4116">
              <w:rPr>
                <w:noProof/>
                <w:webHidden/>
              </w:rPr>
              <w:fldChar w:fldCharType="begin"/>
            </w:r>
            <w:r w:rsidR="00DC4116">
              <w:rPr>
                <w:noProof/>
                <w:webHidden/>
              </w:rPr>
              <w:instrText xml:space="preserve"> PAGEREF _Toc87003225 \h </w:instrText>
            </w:r>
            <w:r w:rsidR="00DC4116">
              <w:rPr>
                <w:noProof/>
                <w:webHidden/>
              </w:rPr>
            </w:r>
            <w:r w:rsidR="00DC4116">
              <w:rPr>
                <w:noProof/>
                <w:webHidden/>
              </w:rPr>
              <w:fldChar w:fldCharType="separate"/>
            </w:r>
            <w:r w:rsidR="00DC4116">
              <w:rPr>
                <w:noProof/>
                <w:webHidden/>
              </w:rPr>
              <w:t>6</w:t>
            </w:r>
            <w:r w:rsidR="00DC4116">
              <w:rPr>
                <w:noProof/>
                <w:webHidden/>
              </w:rPr>
              <w:fldChar w:fldCharType="end"/>
            </w:r>
          </w:hyperlink>
        </w:p>
        <w:p w14:paraId="1728EE69" w14:textId="34143313" w:rsidR="00DC4116" w:rsidRDefault="00CF3D75">
          <w:pPr>
            <w:pStyle w:val="TOC3"/>
            <w:tabs>
              <w:tab w:val="left" w:pos="1200"/>
              <w:tab w:val="right" w:leader="dot" w:pos="8630"/>
            </w:tabs>
            <w:rPr>
              <w:rFonts w:asciiTheme="minorHAnsi" w:eastAsiaTheme="minorEastAsia" w:hAnsiTheme="minorHAnsi" w:cstheme="minorBidi"/>
              <w:noProof/>
              <w:sz w:val="22"/>
              <w:szCs w:val="22"/>
            </w:rPr>
          </w:pPr>
          <w:hyperlink w:anchor="_Toc87003226" w:history="1">
            <w:r w:rsidR="00DC4116" w:rsidRPr="007F06C9">
              <w:rPr>
                <w:rStyle w:val="Hyperlink"/>
                <w:noProof/>
              </w:rPr>
              <w:t>2.1.1</w:t>
            </w:r>
            <w:r w:rsidR="00DC4116">
              <w:rPr>
                <w:rFonts w:asciiTheme="minorHAnsi" w:eastAsiaTheme="minorEastAsia" w:hAnsiTheme="minorHAnsi" w:cstheme="minorBidi"/>
                <w:noProof/>
                <w:sz w:val="22"/>
                <w:szCs w:val="22"/>
              </w:rPr>
              <w:tab/>
            </w:r>
            <w:r w:rsidR="00DC4116" w:rsidRPr="007F06C9">
              <w:rPr>
                <w:rStyle w:val="Hyperlink"/>
                <w:noProof/>
              </w:rPr>
              <w:t>Global Filters</w:t>
            </w:r>
            <w:r w:rsidR="00DC4116">
              <w:rPr>
                <w:noProof/>
                <w:webHidden/>
              </w:rPr>
              <w:tab/>
            </w:r>
            <w:r w:rsidR="00DC4116">
              <w:rPr>
                <w:noProof/>
                <w:webHidden/>
              </w:rPr>
              <w:fldChar w:fldCharType="begin"/>
            </w:r>
            <w:r w:rsidR="00DC4116">
              <w:rPr>
                <w:noProof/>
                <w:webHidden/>
              </w:rPr>
              <w:instrText xml:space="preserve"> PAGEREF _Toc87003226 \h </w:instrText>
            </w:r>
            <w:r w:rsidR="00DC4116">
              <w:rPr>
                <w:noProof/>
                <w:webHidden/>
              </w:rPr>
            </w:r>
            <w:r w:rsidR="00DC4116">
              <w:rPr>
                <w:noProof/>
                <w:webHidden/>
              </w:rPr>
              <w:fldChar w:fldCharType="separate"/>
            </w:r>
            <w:r w:rsidR="00DC4116">
              <w:rPr>
                <w:noProof/>
                <w:webHidden/>
              </w:rPr>
              <w:t>6</w:t>
            </w:r>
            <w:r w:rsidR="00DC4116">
              <w:rPr>
                <w:noProof/>
                <w:webHidden/>
              </w:rPr>
              <w:fldChar w:fldCharType="end"/>
            </w:r>
          </w:hyperlink>
        </w:p>
        <w:p w14:paraId="184EF1E9" w14:textId="5DD57DE1" w:rsidR="00DC4116" w:rsidRDefault="00CF3D75">
          <w:pPr>
            <w:pStyle w:val="TOC3"/>
            <w:tabs>
              <w:tab w:val="left" w:pos="1200"/>
              <w:tab w:val="right" w:leader="dot" w:pos="8630"/>
            </w:tabs>
            <w:rPr>
              <w:rFonts w:asciiTheme="minorHAnsi" w:eastAsiaTheme="minorEastAsia" w:hAnsiTheme="minorHAnsi" w:cstheme="minorBidi"/>
              <w:noProof/>
              <w:sz w:val="22"/>
              <w:szCs w:val="22"/>
            </w:rPr>
          </w:pPr>
          <w:hyperlink w:anchor="_Toc87003227" w:history="1">
            <w:r w:rsidR="00DC4116" w:rsidRPr="007F06C9">
              <w:rPr>
                <w:rStyle w:val="Hyperlink"/>
                <w:noProof/>
              </w:rPr>
              <w:t>2.1.2</w:t>
            </w:r>
            <w:r w:rsidR="00DC4116">
              <w:rPr>
                <w:rFonts w:asciiTheme="minorHAnsi" w:eastAsiaTheme="minorEastAsia" w:hAnsiTheme="minorHAnsi" w:cstheme="minorBidi"/>
                <w:noProof/>
                <w:sz w:val="22"/>
                <w:szCs w:val="22"/>
              </w:rPr>
              <w:tab/>
            </w:r>
            <w:r w:rsidR="00DC4116" w:rsidRPr="007F06C9">
              <w:rPr>
                <w:rStyle w:val="Hyperlink"/>
                <w:noProof/>
              </w:rPr>
              <w:t>Event Type Mapping Reference</w:t>
            </w:r>
            <w:r w:rsidR="00DC4116">
              <w:rPr>
                <w:noProof/>
                <w:webHidden/>
              </w:rPr>
              <w:tab/>
            </w:r>
            <w:r w:rsidR="00DC4116">
              <w:rPr>
                <w:noProof/>
                <w:webHidden/>
              </w:rPr>
              <w:fldChar w:fldCharType="begin"/>
            </w:r>
            <w:r w:rsidR="00DC4116">
              <w:rPr>
                <w:noProof/>
                <w:webHidden/>
              </w:rPr>
              <w:instrText xml:space="preserve"> PAGEREF _Toc87003227 \h </w:instrText>
            </w:r>
            <w:r w:rsidR="00DC4116">
              <w:rPr>
                <w:noProof/>
                <w:webHidden/>
              </w:rPr>
            </w:r>
            <w:r w:rsidR="00DC4116">
              <w:rPr>
                <w:noProof/>
                <w:webHidden/>
              </w:rPr>
              <w:fldChar w:fldCharType="separate"/>
            </w:r>
            <w:r w:rsidR="00DC4116">
              <w:rPr>
                <w:noProof/>
                <w:webHidden/>
              </w:rPr>
              <w:t>6</w:t>
            </w:r>
            <w:r w:rsidR="00DC4116">
              <w:rPr>
                <w:noProof/>
                <w:webHidden/>
              </w:rPr>
              <w:fldChar w:fldCharType="end"/>
            </w:r>
          </w:hyperlink>
        </w:p>
        <w:p w14:paraId="27A3413A" w14:textId="698E4A25"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28" w:history="1">
            <w:r w:rsidR="00DC4116" w:rsidRPr="007F06C9">
              <w:rPr>
                <w:rStyle w:val="Hyperlink"/>
                <w:bCs/>
                <w:noProof/>
              </w:rPr>
              <w:t>2.1.2.1</w:t>
            </w:r>
            <w:r w:rsidR="00DC4116">
              <w:rPr>
                <w:rFonts w:asciiTheme="minorHAnsi" w:eastAsiaTheme="minorEastAsia" w:hAnsiTheme="minorHAnsi" w:cstheme="minorBidi"/>
                <w:noProof/>
                <w:sz w:val="22"/>
                <w:szCs w:val="22"/>
              </w:rPr>
              <w:tab/>
            </w:r>
            <w:r w:rsidR="00DC4116" w:rsidRPr="007F06C9">
              <w:rPr>
                <w:rStyle w:val="Hyperlink"/>
                <w:noProof/>
              </w:rPr>
              <w:t>ORT017 High Velocity ATO EMT Rule</w:t>
            </w:r>
            <w:r w:rsidR="00DC4116">
              <w:rPr>
                <w:noProof/>
                <w:webHidden/>
              </w:rPr>
              <w:tab/>
            </w:r>
            <w:r w:rsidR="00DC4116">
              <w:rPr>
                <w:noProof/>
                <w:webHidden/>
              </w:rPr>
              <w:fldChar w:fldCharType="begin"/>
            </w:r>
            <w:r w:rsidR="00DC4116">
              <w:rPr>
                <w:noProof/>
                <w:webHidden/>
              </w:rPr>
              <w:instrText xml:space="preserve"> PAGEREF _Toc87003228 \h </w:instrText>
            </w:r>
            <w:r w:rsidR="00DC4116">
              <w:rPr>
                <w:noProof/>
                <w:webHidden/>
              </w:rPr>
            </w:r>
            <w:r w:rsidR="00DC4116">
              <w:rPr>
                <w:noProof/>
                <w:webHidden/>
              </w:rPr>
              <w:fldChar w:fldCharType="separate"/>
            </w:r>
            <w:r w:rsidR="00DC4116">
              <w:rPr>
                <w:noProof/>
                <w:webHidden/>
              </w:rPr>
              <w:t>7</w:t>
            </w:r>
            <w:r w:rsidR="00DC4116">
              <w:rPr>
                <w:noProof/>
                <w:webHidden/>
              </w:rPr>
              <w:fldChar w:fldCharType="end"/>
            </w:r>
          </w:hyperlink>
        </w:p>
        <w:p w14:paraId="3D0A0FC8" w14:textId="768971FA"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29" w:history="1">
            <w:r w:rsidR="00DC4116" w:rsidRPr="007F06C9">
              <w:rPr>
                <w:rStyle w:val="Hyperlink"/>
                <w:bCs/>
                <w:noProof/>
              </w:rPr>
              <w:t>2.1.2.2</w:t>
            </w:r>
            <w:r w:rsidR="00DC4116">
              <w:rPr>
                <w:rFonts w:asciiTheme="minorHAnsi" w:eastAsiaTheme="minorEastAsia" w:hAnsiTheme="minorHAnsi" w:cstheme="minorBidi"/>
                <w:noProof/>
                <w:sz w:val="22"/>
                <w:szCs w:val="22"/>
              </w:rPr>
              <w:tab/>
            </w:r>
            <w:r w:rsidR="00DC4116" w:rsidRPr="007F06C9">
              <w:rPr>
                <w:rStyle w:val="Hyperlink"/>
                <w:strike/>
                <w:noProof/>
              </w:rPr>
              <w:t>ORT018 High Risk Vendor Rule</w:t>
            </w:r>
            <w:r w:rsidR="00DC4116">
              <w:rPr>
                <w:noProof/>
                <w:webHidden/>
              </w:rPr>
              <w:tab/>
            </w:r>
            <w:r w:rsidR="00DC4116">
              <w:rPr>
                <w:noProof/>
                <w:webHidden/>
              </w:rPr>
              <w:fldChar w:fldCharType="begin"/>
            </w:r>
            <w:r w:rsidR="00DC4116">
              <w:rPr>
                <w:noProof/>
                <w:webHidden/>
              </w:rPr>
              <w:instrText xml:space="preserve"> PAGEREF _Toc87003229 \h </w:instrText>
            </w:r>
            <w:r w:rsidR="00DC4116">
              <w:rPr>
                <w:noProof/>
                <w:webHidden/>
              </w:rPr>
            </w:r>
            <w:r w:rsidR="00DC4116">
              <w:rPr>
                <w:noProof/>
                <w:webHidden/>
              </w:rPr>
              <w:fldChar w:fldCharType="separate"/>
            </w:r>
            <w:r w:rsidR="00DC4116">
              <w:rPr>
                <w:noProof/>
                <w:webHidden/>
              </w:rPr>
              <w:t>10</w:t>
            </w:r>
            <w:r w:rsidR="00DC4116">
              <w:rPr>
                <w:noProof/>
                <w:webHidden/>
              </w:rPr>
              <w:fldChar w:fldCharType="end"/>
            </w:r>
          </w:hyperlink>
        </w:p>
        <w:p w14:paraId="460C50F6" w14:textId="41B3C902"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0" w:history="1">
            <w:r w:rsidR="00DC4116" w:rsidRPr="007F06C9">
              <w:rPr>
                <w:rStyle w:val="Hyperlink"/>
                <w:bCs/>
                <w:noProof/>
              </w:rPr>
              <w:t>2.1.2.3</w:t>
            </w:r>
            <w:r w:rsidR="00DC4116">
              <w:rPr>
                <w:rFonts w:asciiTheme="minorHAnsi" w:eastAsiaTheme="minorEastAsia" w:hAnsiTheme="minorHAnsi" w:cstheme="minorBidi"/>
                <w:noProof/>
                <w:sz w:val="22"/>
                <w:szCs w:val="22"/>
              </w:rPr>
              <w:tab/>
            </w:r>
            <w:r w:rsidR="00DC4116" w:rsidRPr="007F06C9">
              <w:rPr>
                <w:rStyle w:val="Hyperlink"/>
                <w:strike/>
                <w:noProof/>
              </w:rPr>
              <w:t>ORT020 Known Mobile Device Rule</w:t>
            </w:r>
            <w:r w:rsidR="00DC4116">
              <w:rPr>
                <w:noProof/>
                <w:webHidden/>
              </w:rPr>
              <w:tab/>
            </w:r>
            <w:r w:rsidR="00DC4116">
              <w:rPr>
                <w:noProof/>
                <w:webHidden/>
              </w:rPr>
              <w:fldChar w:fldCharType="begin"/>
            </w:r>
            <w:r w:rsidR="00DC4116">
              <w:rPr>
                <w:noProof/>
                <w:webHidden/>
              </w:rPr>
              <w:instrText xml:space="preserve"> PAGEREF _Toc87003230 \h </w:instrText>
            </w:r>
            <w:r w:rsidR="00DC4116">
              <w:rPr>
                <w:noProof/>
                <w:webHidden/>
              </w:rPr>
            </w:r>
            <w:r w:rsidR="00DC4116">
              <w:rPr>
                <w:noProof/>
                <w:webHidden/>
              </w:rPr>
              <w:fldChar w:fldCharType="separate"/>
            </w:r>
            <w:r w:rsidR="00DC4116">
              <w:rPr>
                <w:noProof/>
                <w:webHidden/>
              </w:rPr>
              <w:t>13</w:t>
            </w:r>
            <w:r w:rsidR="00DC4116">
              <w:rPr>
                <w:noProof/>
                <w:webHidden/>
              </w:rPr>
              <w:fldChar w:fldCharType="end"/>
            </w:r>
          </w:hyperlink>
        </w:p>
        <w:p w14:paraId="618AB705" w14:textId="6EFB6C2A"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1" w:history="1">
            <w:r w:rsidR="00DC4116" w:rsidRPr="007F06C9">
              <w:rPr>
                <w:rStyle w:val="Hyperlink"/>
                <w:bCs/>
                <w:noProof/>
              </w:rPr>
              <w:t>2.1.2.4</w:t>
            </w:r>
            <w:r w:rsidR="00DC4116">
              <w:rPr>
                <w:rFonts w:asciiTheme="minorHAnsi" w:eastAsiaTheme="minorEastAsia" w:hAnsiTheme="minorHAnsi" w:cstheme="minorBidi"/>
                <w:noProof/>
                <w:sz w:val="22"/>
                <w:szCs w:val="22"/>
              </w:rPr>
              <w:tab/>
            </w:r>
            <w:r w:rsidR="00DC4116" w:rsidRPr="007F06C9">
              <w:rPr>
                <w:rStyle w:val="Hyperlink"/>
                <w:noProof/>
              </w:rPr>
              <w:t>ORT021 Mobile Device Usage Rule</w:t>
            </w:r>
            <w:r w:rsidR="00DC4116">
              <w:rPr>
                <w:noProof/>
                <w:webHidden/>
              </w:rPr>
              <w:tab/>
            </w:r>
            <w:r w:rsidR="00DC4116">
              <w:rPr>
                <w:noProof/>
                <w:webHidden/>
              </w:rPr>
              <w:fldChar w:fldCharType="begin"/>
            </w:r>
            <w:r w:rsidR="00DC4116">
              <w:rPr>
                <w:noProof/>
                <w:webHidden/>
              </w:rPr>
              <w:instrText xml:space="preserve"> PAGEREF _Toc87003231 \h </w:instrText>
            </w:r>
            <w:r w:rsidR="00DC4116">
              <w:rPr>
                <w:noProof/>
                <w:webHidden/>
              </w:rPr>
            </w:r>
            <w:r w:rsidR="00DC4116">
              <w:rPr>
                <w:noProof/>
                <w:webHidden/>
              </w:rPr>
              <w:fldChar w:fldCharType="separate"/>
            </w:r>
            <w:r w:rsidR="00DC4116">
              <w:rPr>
                <w:noProof/>
                <w:webHidden/>
              </w:rPr>
              <w:t>16</w:t>
            </w:r>
            <w:r w:rsidR="00DC4116">
              <w:rPr>
                <w:noProof/>
                <w:webHidden/>
              </w:rPr>
              <w:fldChar w:fldCharType="end"/>
            </w:r>
          </w:hyperlink>
        </w:p>
        <w:p w14:paraId="219C29DD" w14:textId="0FEEA34A"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2" w:history="1">
            <w:r w:rsidR="00DC4116" w:rsidRPr="007F06C9">
              <w:rPr>
                <w:rStyle w:val="Hyperlink"/>
                <w:bCs/>
                <w:noProof/>
              </w:rPr>
              <w:t>2.1.2.5</w:t>
            </w:r>
            <w:r w:rsidR="00DC4116">
              <w:rPr>
                <w:rFonts w:asciiTheme="minorHAnsi" w:eastAsiaTheme="minorEastAsia" w:hAnsiTheme="minorHAnsi" w:cstheme="minorBidi"/>
                <w:noProof/>
                <w:sz w:val="22"/>
                <w:szCs w:val="22"/>
              </w:rPr>
              <w:tab/>
            </w:r>
            <w:r w:rsidR="00DC4116" w:rsidRPr="007F06C9">
              <w:rPr>
                <w:rStyle w:val="Hyperlink"/>
                <w:strike/>
                <w:noProof/>
              </w:rPr>
              <w:t>ORT023 Modified eTransfers Rule</w:t>
            </w:r>
            <w:r w:rsidR="00DC4116">
              <w:rPr>
                <w:noProof/>
                <w:webHidden/>
              </w:rPr>
              <w:tab/>
            </w:r>
            <w:r w:rsidR="00DC4116">
              <w:rPr>
                <w:noProof/>
                <w:webHidden/>
              </w:rPr>
              <w:fldChar w:fldCharType="begin"/>
            </w:r>
            <w:r w:rsidR="00DC4116">
              <w:rPr>
                <w:noProof/>
                <w:webHidden/>
              </w:rPr>
              <w:instrText xml:space="preserve"> PAGEREF _Toc87003232 \h </w:instrText>
            </w:r>
            <w:r w:rsidR="00DC4116">
              <w:rPr>
                <w:noProof/>
                <w:webHidden/>
              </w:rPr>
            </w:r>
            <w:r w:rsidR="00DC4116">
              <w:rPr>
                <w:noProof/>
                <w:webHidden/>
              </w:rPr>
              <w:fldChar w:fldCharType="separate"/>
            </w:r>
            <w:r w:rsidR="00DC4116">
              <w:rPr>
                <w:noProof/>
                <w:webHidden/>
              </w:rPr>
              <w:t>19</w:t>
            </w:r>
            <w:r w:rsidR="00DC4116">
              <w:rPr>
                <w:noProof/>
                <w:webHidden/>
              </w:rPr>
              <w:fldChar w:fldCharType="end"/>
            </w:r>
          </w:hyperlink>
        </w:p>
        <w:p w14:paraId="7EFEBE1A" w14:textId="0155B7D9" w:rsidR="00DC4116" w:rsidRDefault="00CF3D75">
          <w:pPr>
            <w:pStyle w:val="TOC3"/>
            <w:tabs>
              <w:tab w:val="left" w:pos="1200"/>
              <w:tab w:val="right" w:leader="dot" w:pos="8630"/>
            </w:tabs>
            <w:rPr>
              <w:rFonts w:asciiTheme="minorHAnsi" w:eastAsiaTheme="minorEastAsia" w:hAnsiTheme="minorHAnsi" w:cstheme="minorBidi"/>
              <w:noProof/>
              <w:sz w:val="22"/>
              <w:szCs w:val="22"/>
            </w:rPr>
          </w:pPr>
          <w:hyperlink w:anchor="_Toc87003233" w:history="1">
            <w:r w:rsidR="00DC4116" w:rsidRPr="007F06C9">
              <w:rPr>
                <w:rStyle w:val="Hyperlink"/>
                <w:strike/>
                <w:noProof/>
              </w:rPr>
              <w:t>2.1.3</w:t>
            </w:r>
            <w:r w:rsidR="00DC4116">
              <w:rPr>
                <w:rFonts w:asciiTheme="minorHAnsi" w:eastAsiaTheme="minorEastAsia" w:hAnsiTheme="minorHAnsi" w:cstheme="minorBidi"/>
                <w:noProof/>
                <w:sz w:val="22"/>
                <w:szCs w:val="22"/>
              </w:rPr>
              <w:tab/>
            </w:r>
            <w:r w:rsidR="00DC4116" w:rsidRPr="007F06C9">
              <w:rPr>
                <w:rStyle w:val="Hyperlink"/>
                <w:strike/>
                <w:noProof/>
              </w:rPr>
              <w:t>Online Transactions</w:t>
            </w:r>
            <w:r w:rsidR="00DC4116">
              <w:rPr>
                <w:noProof/>
                <w:webHidden/>
              </w:rPr>
              <w:tab/>
            </w:r>
            <w:r w:rsidR="00DC4116">
              <w:rPr>
                <w:noProof/>
                <w:webHidden/>
              </w:rPr>
              <w:fldChar w:fldCharType="begin"/>
            </w:r>
            <w:r w:rsidR="00DC4116">
              <w:rPr>
                <w:noProof/>
                <w:webHidden/>
              </w:rPr>
              <w:instrText xml:space="preserve"> PAGEREF _Toc87003233 \h </w:instrText>
            </w:r>
            <w:r w:rsidR="00DC4116">
              <w:rPr>
                <w:noProof/>
                <w:webHidden/>
              </w:rPr>
            </w:r>
            <w:r w:rsidR="00DC4116">
              <w:rPr>
                <w:noProof/>
                <w:webHidden/>
              </w:rPr>
              <w:fldChar w:fldCharType="separate"/>
            </w:r>
            <w:r w:rsidR="00DC4116">
              <w:rPr>
                <w:noProof/>
                <w:webHidden/>
              </w:rPr>
              <w:t>20</w:t>
            </w:r>
            <w:r w:rsidR="00DC4116">
              <w:rPr>
                <w:noProof/>
                <w:webHidden/>
              </w:rPr>
              <w:fldChar w:fldCharType="end"/>
            </w:r>
          </w:hyperlink>
        </w:p>
        <w:p w14:paraId="0DCFDBD7" w14:textId="7157571B"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4" w:history="1">
            <w:r w:rsidR="00DC4116" w:rsidRPr="007F06C9">
              <w:rPr>
                <w:rStyle w:val="Hyperlink"/>
                <w:bCs/>
                <w:noProof/>
              </w:rPr>
              <w:t>2.1.3.1</w:t>
            </w:r>
            <w:r w:rsidR="00DC4116">
              <w:rPr>
                <w:rFonts w:asciiTheme="minorHAnsi" w:eastAsiaTheme="minorEastAsia" w:hAnsiTheme="minorHAnsi" w:cstheme="minorBidi"/>
                <w:noProof/>
                <w:sz w:val="22"/>
                <w:szCs w:val="22"/>
              </w:rPr>
              <w:tab/>
            </w:r>
            <w:r w:rsidR="00DC4116" w:rsidRPr="007F06C9">
              <w:rPr>
                <w:rStyle w:val="Hyperlink"/>
                <w:noProof/>
              </w:rPr>
              <w:t>ORT004 Multi-Time Zones per User per Day</w:t>
            </w:r>
            <w:r w:rsidR="00DC4116">
              <w:rPr>
                <w:noProof/>
                <w:webHidden/>
              </w:rPr>
              <w:tab/>
            </w:r>
            <w:r w:rsidR="00DC4116">
              <w:rPr>
                <w:noProof/>
                <w:webHidden/>
              </w:rPr>
              <w:fldChar w:fldCharType="begin"/>
            </w:r>
            <w:r w:rsidR="00DC4116">
              <w:rPr>
                <w:noProof/>
                <w:webHidden/>
              </w:rPr>
              <w:instrText xml:space="preserve"> PAGEREF _Toc87003234 \h </w:instrText>
            </w:r>
            <w:r w:rsidR="00DC4116">
              <w:rPr>
                <w:noProof/>
                <w:webHidden/>
              </w:rPr>
            </w:r>
            <w:r w:rsidR="00DC4116">
              <w:rPr>
                <w:noProof/>
                <w:webHidden/>
              </w:rPr>
              <w:fldChar w:fldCharType="separate"/>
            </w:r>
            <w:r w:rsidR="00DC4116">
              <w:rPr>
                <w:noProof/>
                <w:webHidden/>
              </w:rPr>
              <w:t>22</w:t>
            </w:r>
            <w:r w:rsidR="00DC4116">
              <w:rPr>
                <w:noProof/>
                <w:webHidden/>
              </w:rPr>
              <w:fldChar w:fldCharType="end"/>
            </w:r>
          </w:hyperlink>
        </w:p>
        <w:p w14:paraId="7A318C43" w14:textId="55B9E89F"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5" w:history="1">
            <w:r w:rsidR="00DC4116" w:rsidRPr="007F06C9">
              <w:rPr>
                <w:rStyle w:val="Hyperlink"/>
                <w:bCs/>
                <w:noProof/>
              </w:rPr>
              <w:t>2.1.3.2</w:t>
            </w:r>
            <w:r w:rsidR="00DC4116">
              <w:rPr>
                <w:rFonts w:asciiTheme="minorHAnsi" w:eastAsiaTheme="minorEastAsia" w:hAnsiTheme="minorHAnsi" w:cstheme="minorBidi"/>
                <w:noProof/>
                <w:sz w:val="22"/>
                <w:szCs w:val="22"/>
              </w:rPr>
              <w:tab/>
            </w:r>
            <w:r w:rsidR="00DC4116" w:rsidRPr="007F06C9">
              <w:rPr>
                <w:rStyle w:val="Hyperlink"/>
                <w:noProof/>
              </w:rPr>
              <w:t>ORT005 Inverse IP Geo Mismatch</w:t>
            </w:r>
            <w:r w:rsidR="00DC4116">
              <w:rPr>
                <w:noProof/>
                <w:webHidden/>
              </w:rPr>
              <w:tab/>
            </w:r>
            <w:r w:rsidR="00DC4116">
              <w:rPr>
                <w:noProof/>
                <w:webHidden/>
              </w:rPr>
              <w:fldChar w:fldCharType="begin"/>
            </w:r>
            <w:r w:rsidR="00DC4116">
              <w:rPr>
                <w:noProof/>
                <w:webHidden/>
              </w:rPr>
              <w:instrText xml:space="preserve"> PAGEREF _Toc87003235 \h </w:instrText>
            </w:r>
            <w:r w:rsidR="00DC4116">
              <w:rPr>
                <w:noProof/>
                <w:webHidden/>
              </w:rPr>
            </w:r>
            <w:r w:rsidR="00DC4116">
              <w:rPr>
                <w:noProof/>
                <w:webHidden/>
              </w:rPr>
              <w:fldChar w:fldCharType="separate"/>
            </w:r>
            <w:r w:rsidR="00DC4116">
              <w:rPr>
                <w:noProof/>
                <w:webHidden/>
              </w:rPr>
              <w:t>24</w:t>
            </w:r>
            <w:r w:rsidR="00DC4116">
              <w:rPr>
                <w:noProof/>
                <w:webHidden/>
              </w:rPr>
              <w:fldChar w:fldCharType="end"/>
            </w:r>
          </w:hyperlink>
        </w:p>
        <w:p w14:paraId="59DED947" w14:textId="203C7E25"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6" w:history="1">
            <w:r w:rsidR="00DC4116" w:rsidRPr="007F06C9">
              <w:rPr>
                <w:rStyle w:val="Hyperlink"/>
                <w:bCs/>
                <w:noProof/>
              </w:rPr>
              <w:t>2.1.3.3</w:t>
            </w:r>
            <w:r w:rsidR="00DC4116">
              <w:rPr>
                <w:rFonts w:asciiTheme="minorHAnsi" w:eastAsiaTheme="minorEastAsia" w:hAnsiTheme="minorHAnsi" w:cstheme="minorBidi"/>
                <w:noProof/>
                <w:sz w:val="22"/>
                <w:szCs w:val="22"/>
              </w:rPr>
              <w:tab/>
            </w:r>
            <w:r w:rsidR="00DC4116" w:rsidRPr="007F06C9">
              <w:rPr>
                <w:rStyle w:val="Hyperlink"/>
                <w:noProof/>
              </w:rPr>
              <w:t>ORT006 Login from Multiple Countries</w:t>
            </w:r>
            <w:r w:rsidR="00DC4116">
              <w:rPr>
                <w:noProof/>
                <w:webHidden/>
              </w:rPr>
              <w:tab/>
            </w:r>
            <w:r w:rsidR="00DC4116">
              <w:rPr>
                <w:noProof/>
                <w:webHidden/>
              </w:rPr>
              <w:fldChar w:fldCharType="begin"/>
            </w:r>
            <w:r w:rsidR="00DC4116">
              <w:rPr>
                <w:noProof/>
                <w:webHidden/>
              </w:rPr>
              <w:instrText xml:space="preserve"> PAGEREF _Toc87003236 \h </w:instrText>
            </w:r>
            <w:r w:rsidR="00DC4116">
              <w:rPr>
                <w:noProof/>
                <w:webHidden/>
              </w:rPr>
            </w:r>
            <w:r w:rsidR="00DC4116">
              <w:rPr>
                <w:noProof/>
                <w:webHidden/>
              </w:rPr>
              <w:fldChar w:fldCharType="separate"/>
            </w:r>
            <w:r w:rsidR="00DC4116">
              <w:rPr>
                <w:noProof/>
                <w:webHidden/>
              </w:rPr>
              <w:t>26</w:t>
            </w:r>
            <w:r w:rsidR="00DC4116">
              <w:rPr>
                <w:noProof/>
                <w:webHidden/>
              </w:rPr>
              <w:fldChar w:fldCharType="end"/>
            </w:r>
          </w:hyperlink>
        </w:p>
        <w:p w14:paraId="55426B35" w14:textId="7EC7EFC1"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7" w:history="1">
            <w:r w:rsidR="00DC4116" w:rsidRPr="007F06C9">
              <w:rPr>
                <w:rStyle w:val="Hyperlink"/>
                <w:bCs/>
                <w:noProof/>
              </w:rPr>
              <w:t>2.1.3.4</w:t>
            </w:r>
            <w:r w:rsidR="00DC4116">
              <w:rPr>
                <w:rFonts w:asciiTheme="minorHAnsi" w:eastAsiaTheme="minorEastAsia" w:hAnsiTheme="minorHAnsi" w:cstheme="minorBidi"/>
                <w:noProof/>
                <w:sz w:val="22"/>
                <w:szCs w:val="22"/>
              </w:rPr>
              <w:tab/>
            </w:r>
            <w:r w:rsidR="00DC4116" w:rsidRPr="007F06C9">
              <w:rPr>
                <w:rStyle w:val="Hyperlink"/>
                <w:noProof/>
              </w:rPr>
              <w:t>ORT028 Online IP Blacklist</w:t>
            </w:r>
            <w:r w:rsidR="00DC4116">
              <w:rPr>
                <w:noProof/>
                <w:webHidden/>
              </w:rPr>
              <w:tab/>
            </w:r>
            <w:r w:rsidR="00DC4116">
              <w:rPr>
                <w:noProof/>
                <w:webHidden/>
              </w:rPr>
              <w:fldChar w:fldCharType="begin"/>
            </w:r>
            <w:r w:rsidR="00DC4116">
              <w:rPr>
                <w:noProof/>
                <w:webHidden/>
              </w:rPr>
              <w:instrText xml:space="preserve"> PAGEREF _Toc87003237 \h </w:instrText>
            </w:r>
            <w:r w:rsidR="00DC4116">
              <w:rPr>
                <w:noProof/>
                <w:webHidden/>
              </w:rPr>
            </w:r>
            <w:r w:rsidR="00DC4116">
              <w:rPr>
                <w:noProof/>
                <w:webHidden/>
              </w:rPr>
              <w:fldChar w:fldCharType="separate"/>
            </w:r>
            <w:r w:rsidR="00DC4116">
              <w:rPr>
                <w:noProof/>
                <w:webHidden/>
              </w:rPr>
              <w:t>28</w:t>
            </w:r>
            <w:r w:rsidR="00DC4116">
              <w:rPr>
                <w:noProof/>
                <w:webHidden/>
              </w:rPr>
              <w:fldChar w:fldCharType="end"/>
            </w:r>
          </w:hyperlink>
        </w:p>
        <w:p w14:paraId="7017B81A" w14:textId="18483172"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8" w:history="1">
            <w:r w:rsidR="00DC4116" w:rsidRPr="007F06C9">
              <w:rPr>
                <w:rStyle w:val="Hyperlink"/>
                <w:bCs/>
                <w:noProof/>
              </w:rPr>
              <w:t>2.1.3.5</w:t>
            </w:r>
            <w:r w:rsidR="00DC4116">
              <w:rPr>
                <w:rFonts w:asciiTheme="minorHAnsi" w:eastAsiaTheme="minorEastAsia" w:hAnsiTheme="minorHAnsi" w:cstheme="minorBidi"/>
                <w:noProof/>
                <w:sz w:val="22"/>
                <w:szCs w:val="22"/>
              </w:rPr>
              <w:tab/>
            </w:r>
            <w:r w:rsidR="00DC4116" w:rsidRPr="007F06C9">
              <w:rPr>
                <w:rStyle w:val="Hyperlink"/>
                <w:noProof/>
              </w:rPr>
              <w:t>ORT029 High Risk eTransfers</w:t>
            </w:r>
            <w:r w:rsidR="00DC4116">
              <w:rPr>
                <w:noProof/>
                <w:webHidden/>
              </w:rPr>
              <w:tab/>
            </w:r>
            <w:r w:rsidR="00DC4116">
              <w:rPr>
                <w:noProof/>
                <w:webHidden/>
              </w:rPr>
              <w:fldChar w:fldCharType="begin"/>
            </w:r>
            <w:r w:rsidR="00DC4116">
              <w:rPr>
                <w:noProof/>
                <w:webHidden/>
              </w:rPr>
              <w:instrText xml:space="preserve"> PAGEREF _Toc87003238 \h </w:instrText>
            </w:r>
            <w:r w:rsidR="00DC4116">
              <w:rPr>
                <w:noProof/>
                <w:webHidden/>
              </w:rPr>
            </w:r>
            <w:r w:rsidR="00DC4116">
              <w:rPr>
                <w:noProof/>
                <w:webHidden/>
              </w:rPr>
              <w:fldChar w:fldCharType="separate"/>
            </w:r>
            <w:r w:rsidR="00DC4116">
              <w:rPr>
                <w:noProof/>
                <w:webHidden/>
              </w:rPr>
              <w:t>29</w:t>
            </w:r>
            <w:r w:rsidR="00DC4116">
              <w:rPr>
                <w:noProof/>
                <w:webHidden/>
              </w:rPr>
              <w:fldChar w:fldCharType="end"/>
            </w:r>
          </w:hyperlink>
        </w:p>
        <w:p w14:paraId="58FEB435" w14:textId="6C0D7788"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39" w:history="1">
            <w:r w:rsidR="00DC4116" w:rsidRPr="007F06C9">
              <w:rPr>
                <w:rStyle w:val="Hyperlink"/>
                <w:bCs/>
                <w:noProof/>
              </w:rPr>
              <w:t>2.1.3.6</w:t>
            </w:r>
            <w:r w:rsidR="00DC4116">
              <w:rPr>
                <w:rFonts w:asciiTheme="minorHAnsi" w:eastAsiaTheme="minorEastAsia" w:hAnsiTheme="minorHAnsi" w:cstheme="minorBidi"/>
                <w:noProof/>
                <w:sz w:val="22"/>
                <w:szCs w:val="22"/>
              </w:rPr>
              <w:tab/>
            </w:r>
            <w:r w:rsidR="00DC4116" w:rsidRPr="007F06C9">
              <w:rPr>
                <w:rStyle w:val="Hyperlink"/>
                <w:noProof/>
              </w:rPr>
              <w:t>ORT030 High Risk Outbound Specified Transaction Party Rule</w:t>
            </w:r>
            <w:r w:rsidR="00DC4116">
              <w:rPr>
                <w:noProof/>
                <w:webHidden/>
              </w:rPr>
              <w:tab/>
            </w:r>
            <w:r w:rsidR="00DC4116">
              <w:rPr>
                <w:noProof/>
                <w:webHidden/>
              </w:rPr>
              <w:fldChar w:fldCharType="begin"/>
            </w:r>
            <w:r w:rsidR="00DC4116">
              <w:rPr>
                <w:noProof/>
                <w:webHidden/>
              </w:rPr>
              <w:instrText xml:space="preserve"> PAGEREF _Toc87003239 \h </w:instrText>
            </w:r>
            <w:r w:rsidR="00DC4116">
              <w:rPr>
                <w:noProof/>
                <w:webHidden/>
              </w:rPr>
            </w:r>
            <w:r w:rsidR="00DC4116">
              <w:rPr>
                <w:noProof/>
                <w:webHidden/>
              </w:rPr>
              <w:fldChar w:fldCharType="separate"/>
            </w:r>
            <w:r w:rsidR="00DC4116">
              <w:rPr>
                <w:noProof/>
                <w:webHidden/>
              </w:rPr>
              <w:t>31</w:t>
            </w:r>
            <w:r w:rsidR="00DC4116">
              <w:rPr>
                <w:noProof/>
                <w:webHidden/>
              </w:rPr>
              <w:fldChar w:fldCharType="end"/>
            </w:r>
          </w:hyperlink>
        </w:p>
        <w:p w14:paraId="3E542B59" w14:textId="102CFBB6"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40" w:history="1">
            <w:r w:rsidR="00DC4116" w:rsidRPr="007F06C9">
              <w:rPr>
                <w:rStyle w:val="Hyperlink"/>
                <w:bCs/>
                <w:noProof/>
              </w:rPr>
              <w:t>2.1.3.7</w:t>
            </w:r>
            <w:r w:rsidR="00DC4116">
              <w:rPr>
                <w:rFonts w:asciiTheme="minorHAnsi" w:eastAsiaTheme="minorEastAsia" w:hAnsiTheme="minorHAnsi" w:cstheme="minorBidi"/>
                <w:noProof/>
                <w:sz w:val="22"/>
                <w:szCs w:val="22"/>
              </w:rPr>
              <w:tab/>
            </w:r>
            <w:r w:rsidR="00DC4116" w:rsidRPr="007F06C9">
              <w:rPr>
                <w:rStyle w:val="Hyperlink"/>
                <w:noProof/>
              </w:rPr>
              <w:t>ORT025 EMT Account Take Over Rule</w:t>
            </w:r>
            <w:r w:rsidR="00DC4116">
              <w:rPr>
                <w:noProof/>
                <w:webHidden/>
              </w:rPr>
              <w:tab/>
            </w:r>
            <w:r w:rsidR="00DC4116">
              <w:rPr>
                <w:noProof/>
                <w:webHidden/>
              </w:rPr>
              <w:fldChar w:fldCharType="begin"/>
            </w:r>
            <w:r w:rsidR="00DC4116">
              <w:rPr>
                <w:noProof/>
                <w:webHidden/>
              </w:rPr>
              <w:instrText xml:space="preserve"> PAGEREF _Toc87003240 \h </w:instrText>
            </w:r>
            <w:r w:rsidR="00DC4116">
              <w:rPr>
                <w:noProof/>
                <w:webHidden/>
              </w:rPr>
            </w:r>
            <w:r w:rsidR="00DC4116">
              <w:rPr>
                <w:noProof/>
                <w:webHidden/>
              </w:rPr>
              <w:fldChar w:fldCharType="separate"/>
            </w:r>
            <w:r w:rsidR="00DC4116">
              <w:rPr>
                <w:noProof/>
                <w:webHidden/>
              </w:rPr>
              <w:t>35</w:t>
            </w:r>
            <w:r w:rsidR="00DC4116">
              <w:rPr>
                <w:noProof/>
                <w:webHidden/>
              </w:rPr>
              <w:fldChar w:fldCharType="end"/>
            </w:r>
          </w:hyperlink>
        </w:p>
        <w:p w14:paraId="3E0FC3DB" w14:textId="72B4B7F2"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41" w:history="1">
            <w:r w:rsidR="00DC4116" w:rsidRPr="007F06C9">
              <w:rPr>
                <w:rStyle w:val="Hyperlink"/>
                <w:bCs/>
                <w:noProof/>
              </w:rPr>
              <w:t>2.1.3.8</w:t>
            </w:r>
            <w:r w:rsidR="00DC4116">
              <w:rPr>
                <w:rFonts w:asciiTheme="minorHAnsi" w:eastAsiaTheme="minorEastAsia" w:hAnsiTheme="minorHAnsi" w:cstheme="minorBidi"/>
                <w:noProof/>
                <w:sz w:val="22"/>
                <w:szCs w:val="22"/>
              </w:rPr>
              <w:tab/>
            </w:r>
            <w:r w:rsidR="00DC4116" w:rsidRPr="007F06C9">
              <w:rPr>
                <w:rStyle w:val="Hyperlink"/>
                <w:noProof/>
              </w:rPr>
              <w:t>ORT031 Money Request E-Transfer Rule</w:t>
            </w:r>
            <w:r w:rsidR="00DC4116">
              <w:rPr>
                <w:noProof/>
                <w:webHidden/>
              </w:rPr>
              <w:tab/>
            </w:r>
            <w:r w:rsidR="00DC4116">
              <w:rPr>
                <w:noProof/>
                <w:webHidden/>
              </w:rPr>
              <w:fldChar w:fldCharType="begin"/>
            </w:r>
            <w:r w:rsidR="00DC4116">
              <w:rPr>
                <w:noProof/>
                <w:webHidden/>
              </w:rPr>
              <w:instrText xml:space="preserve"> PAGEREF _Toc87003241 \h </w:instrText>
            </w:r>
            <w:r w:rsidR="00DC4116">
              <w:rPr>
                <w:noProof/>
                <w:webHidden/>
              </w:rPr>
            </w:r>
            <w:r w:rsidR="00DC4116">
              <w:rPr>
                <w:noProof/>
                <w:webHidden/>
              </w:rPr>
              <w:fldChar w:fldCharType="separate"/>
            </w:r>
            <w:r w:rsidR="00DC4116">
              <w:rPr>
                <w:noProof/>
                <w:webHidden/>
              </w:rPr>
              <w:t>38</w:t>
            </w:r>
            <w:r w:rsidR="00DC4116">
              <w:rPr>
                <w:noProof/>
                <w:webHidden/>
              </w:rPr>
              <w:fldChar w:fldCharType="end"/>
            </w:r>
          </w:hyperlink>
        </w:p>
        <w:p w14:paraId="7DD9902E" w14:textId="5541ECFD" w:rsidR="00DC4116" w:rsidRDefault="00CF3D75">
          <w:pPr>
            <w:pStyle w:val="TOC4"/>
            <w:tabs>
              <w:tab w:val="left" w:pos="1400"/>
              <w:tab w:val="right" w:leader="dot" w:pos="8630"/>
            </w:tabs>
            <w:rPr>
              <w:rFonts w:asciiTheme="minorHAnsi" w:eastAsiaTheme="minorEastAsia" w:hAnsiTheme="minorHAnsi" w:cstheme="minorBidi"/>
              <w:noProof/>
              <w:sz w:val="22"/>
              <w:szCs w:val="22"/>
            </w:rPr>
          </w:pPr>
          <w:hyperlink w:anchor="_Toc87003242" w:history="1">
            <w:r w:rsidR="00DC4116" w:rsidRPr="007F06C9">
              <w:rPr>
                <w:rStyle w:val="Hyperlink"/>
                <w:bCs/>
                <w:noProof/>
              </w:rPr>
              <w:t>2.1.3.9</w:t>
            </w:r>
            <w:r w:rsidR="00DC4116">
              <w:rPr>
                <w:rFonts w:asciiTheme="minorHAnsi" w:eastAsiaTheme="minorEastAsia" w:hAnsiTheme="minorHAnsi" w:cstheme="minorBidi"/>
                <w:noProof/>
                <w:sz w:val="22"/>
                <w:szCs w:val="22"/>
              </w:rPr>
              <w:tab/>
            </w:r>
            <w:r w:rsidR="00DC4116" w:rsidRPr="007F06C9">
              <w:rPr>
                <w:rStyle w:val="Hyperlink"/>
                <w:strike/>
                <w:noProof/>
              </w:rPr>
              <w:t>ORT019 Extended EMT response validation rule</w:t>
            </w:r>
            <w:r w:rsidR="00DC4116">
              <w:rPr>
                <w:noProof/>
                <w:webHidden/>
              </w:rPr>
              <w:tab/>
            </w:r>
            <w:r w:rsidR="00DC4116">
              <w:rPr>
                <w:noProof/>
                <w:webHidden/>
              </w:rPr>
              <w:fldChar w:fldCharType="begin"/>
            </w:r>
            <w:r w:rsidR="00DC4116">
              <w:rPr>
                <w:noProof/>
                <w:webHidden/>
              </w:rPr>
              <w:instrText xml:space="preserve"> PAGEREF _Toc87003242 \h </w:instrText>
            </w:r>
            <w:r w:rsidR="00DC4116">
              <w:rPr>
                <w:noProof/>
                <w:webHidden/>
              </w:rPr>
            </w:r>
            <w:r w:rsidR="00DC4116">
              <w:rPr>
                <w:noProof/>
                <w:webHidden/>
              </w:rPr>
              <w:fldChar w:fldCharType="separate"/>
            </w:r>
            <w:r w:rsidR="00DC4116">
              <w:rPr>
                <w:noProof/>
                <w:webHidden/>
              </w:rPr>
              <w:t>41</w:t>
            </w:r>
            <w:r w:rsidR="00DC4116">
              <w:rPr>
                <w:noProof/>
                <w:webHidden/>
              </w:rPr>
              <w:fldChar w:fldCharType="end"/>
            </w:r>
          </w:hyperlink>
        </w:p>
        <w:p w14:paraId="1E7D3CEF" w14:textId="1DCD088D" w:rsidR="00DC4116" w:rsidRDefault="00CF3D75">
          <w:pPr>
            <w:pStyle w:val="TOC4"/>
            <w:tabs>
              <w:tab w:val="left" w:pos="1600"/>
              <w:tab w:val="right" w:leader="dot" w:pos="8630"/>
            </w:tabs>
            <w:rPr>
              <w:rFonts w:asciiTheme="minorHAnsi" w:eastAsiaTheme="minorEastAsia" w:hAnsiTheme="minorHAnsi" w:cstheme="minorBidi"/>
              <w:noProof/>
              <w:sz w:val="22"/>
              <w:szCs w:val="22"/>
            </w:rPr>
          </w:pPr>
          <w:hyperlink w:anchor="_Toc87003243" w:history="1">
            <w:r w:rsidR="00DC4116" w:rsidRPr="007F06C9">
              <w:rPr>
                <w:rStyle w:val="Hyperlink"/>
                <w:bCs/>
                <w:noProof/>
              </w:rPr>
              <w:t>2.1.3.10</w:t>
            </w:r>
            <w:r w:rsidR="00DC4116">
              <w:rPr>
                <w:rFonts w:asciiTheme="minorHAnsi" w:eastAsiaTheme="minorEastAsia" w:hAnsiTheme="minorHAnsi" w:cstheme="minorBidi"/>
                <w:noProof/>
                <w:sz w:val="22"/>
                <w:szCs w:val="22"/>
              </w:rPr>
              <w:tab/>
            </w:r>
            <w:r w:rsidR="00DC4116" w:rsidRPr="007F06C9">
              <w:rPr>
                <w:rStyle w:val="Hyperlink"/>
                <w:noProof/>
              </w:rPr>
              <w:t>ORT033 Bill Beneficiary Rule</w:t>
            </w:r>
            <w:r w:rsidR="00DC4116">
              <w:rPr>
                <w:noProof/>
                <w:webHidden/>
              </w:rPr>
              <w:tab/>
            </w:r>
            <w:r w:rsidR="00DC4116">
              <w:rPr>
                <w:noProof/>
                <w:webHidden/>
              </w:rPr>
              <w:fldChar w:fldCharType="begin"/>
            </w:r>
            <w:r w:rsidR="00DC4116">
              <w:rPr>
                <w:noProof/>
                <w:webHidden/>
              </w:rPr>
              <w:instrText xml:space="preserve"> PAGEREF _Toc87003243 \h </w:instrText>
            </w:r>
            <w:r w:rsidR="00DC4116">
              <w:rPr>
                <w:noProof/>
                <w:webHidden/>
              </w:rPr>
            </w:r>
            <w:r w:rsidR="00DC4116">
              <w:rPr>
                <w:noProof/>
                <w:webHidden/>
              </w:rPr>
              <w:fldChar w:fldCharType="separate"/>
            </w:r>
            <w:r w:rsidR="00DC4116">
              <w:rPr>
                <w:noProof/>
                <w:webHidden/>
              </w:rPr>
              <w:t>43</w:t>
            </w:r>
            <w:r w:rsidR="00DC4116">
              <w:rPr>
                <w:noProof/>
                <w:webHidden/>
              </w:rPr>
              <w:fldChar w:fldCharType="end"/>
            </w:r>
          </w:hyperlink>
        </w:p>
        <w:p w14:paraId="459758FE" w14:textId="63CFA79F" w:rsidR="00DC4116" w:rsidRDefault="00CF3D75">
          <w:pPr>
            <w:pStyle w:val="TOC4"/>
            <w:tabs>
              <w:tab w:val="left" w:pos="1600"/>
              <w:tab w:val="right" w:leader="dot" w:pos="8630"/>
            </w:tabs>
            <w:rPr>
              <w:rFonts w:asciiTheme="minorHAnsi" w:eastAsiaTheme="minorEastAsia" w:hAnsiTheme="minorHAnsi" w:cstheme="minorBidi"/>
              <w:noProof/>
              <w:sz w:val="22"/>
              <w:szCs w:val="22"/>
            </w:rPr>
          </w:pPr>
          <w:hyperlink w:anchor="_Toc87003244" w:history="1">
            <w:r w:rsidR="00DC4116" w:rsidRPr="007F06C9">
              <w:rPr>
                <w:rStyle w:val="Hyperlink"/>
                <w:bCs/>
                <w:noProof/>
              </w:rPr>
              <w:t>2.1.3.11</w:t>
            </w:r>
            <w:r w:rsidR="00DC4116">
              <w:rPr>
                <w:rFonts w:asciiTheme="minorHAnsi" w:eastAsiaTheme="minorEastAsia" w:hAnsiTheme="minorHAnsi" w:cstheme="minorBidi"/>
                <w:noProof/>
                <w:sz w:val="22"/>
                <w:szCs w:val="22"/>
              </w:rPr>
              <w:tab/>
            </w:r>
            <w:r w:rsidR="00DC4116" w:rsidRPr="007F06C9">
              <w:rPr>
                <w:rStyle w:val="Hyperlink"/>
                <w:noProof/>
              </w:rPr>
              <w:t>ORT032 New Same IP E-Transfer Rule</w:t>
            </w:r>
            <w:r w:rsidR="00DC4116">
              <w:rPr>
                <w:noProof/>
                <w:webHidden/>
              </w:rPr>
              <w:tab/>
            </w:r>
            <w:r w:rsidR="00DC4116">
              <w:rPr>
                <w:noProof/>
                <w:webHidden/>
              </w:rPr>
              <w:fldChar w:fldCharType="begin"/>
            </w:r>
            <w:r w:rsidR="00DC4116">
              <w:rPr>
                <w:noProof/>
                <w:webHidden/>
              </w:rPr>
              <w:instrText xml:space="preserve"> PAGEREF _Toc87003244 \h </w:instrText>
            </w:r>
            <w:r w:rsidR="00DC4116">
              <w:rPr>
                <w:noProof/>
                <w:webHidden/>
              </w:rPr>
            </w:r>
            <w:r w:rsidR="00DC4116">
              <w:rPr>
                <w:noProof/>
                <w:webHidden/>
              </w:rPr>
              <w:fldChar w:fldCharType="separate"/>
            </w:r>
            <w:r w:rsidR="00DC4116">
              <w:rPr>
                <w:noProof/>
                <w:webHidden/>
              </w:rPr>
              <w:t>48</w:t>
            </w:r>
            <w:r w:rsidR="00DC4116">
              <w:rPr>
                <w:noProof/>
                <w:webHidden/>
              </w:rPr>
              <w:fldChar w:fldCharType="end"/>
            </w:r>
          </w:hyperlink>
        </w:p>
        <w:p w14:paraId="5A3DDCA4" w14:textId="7AF65220" w:rsidR="00DC4116" w:rsidRDefault="00CF3D75">
          <w:pPr>
            <w:pStyle w:val="TOC4"/>
            <w:tabs>
              <w:tab w:val="left" w:pos="1600"/>
              <w:tab w:val="right" w:leader="dot" w:pos="8630"/>
            </w:tabs>
            <w:rPr>
              <w:rFonts w:asciiTheme="minorHAnsi" w:eastAsiaTheme="minorEastAsia" w:hAnsiTheme="minorHAnsi" w:cstheme="minorBidi"/>
              <w:noProof/>
              <w:sz w:val="22"/>
              <w:szCs w:val="22"/>
            </w:rPr>
          </w:pPr>
          <w:hyperlink w:anchor="_Toc87003245" w:history="1">
            <w:r w:rsidR="00DC4116" w:rsidRPr="007F06C9">
              <w:rPr>
                <w:rStyle w:val="Hyperlink"/>
                <w:bCs/>
                <w:noProof/>
                <w:highlight w:val="yellow"/>
              </w:rPr>
              <w:t>2.1.3.12</w:t>
            </w:r>
            <w:r w:rsidR="00DC4116">
              <w:rPr>
                <w:rFonts w:asciiTheme="minorHAnsi" w:eastAsiaTheme="minorEastAsia" w:hAnsiTheme="minorHAnsi" w:cstheme="minorBidi"/>
                <w:noProof/>
                <w:sz w:val="22"/>
                <w:szCs w:val="22"/>
              </w:rPr>
              <w:tab/>
            </w:r>
            <w:r w:rsidR="00DC4116" w:rsidRPr="007F06C9">
              <w:rPr>
                <w:rStyle w:val="Hyperlink"/>
                <w:noProof/>
                <w:highlight w:val="yellow"/>
              </w:rPr>
              <w:t>ORTXXX Access to Service from Known Proxy IP</w:t>
            </w:r>
            <w:r w:rsidR="00DC4116">
              <w:rPr>
                <w:noProof/>
                <w:webHidden/>
              </w:rPr>
              <w:tab/>
            </w:r>
            <w:r w:rsidR="00DC4116">
              <w:rPr>
                <w:noProof/>
                <w:webHidden/>
              </w:rPr>
              <w:fldChar w:fldCharType="begin"/>
            </w:r>
            <w:r w:rsidR="00DC4116">
              <w:rPr>
                <w:noProof/>
                <w:webHidden/>
              </w:rPr>
              <w:instrText xml:space="preserve"> PAGEREF _Toc87003245 \h </w:instrText>
            </w:r>
            <w:r w:rsidR="00DC4116">
              <w:rPr>
                <w:noProof/>
                <w:webHidden/>
              </w:rPr>
            </w:r>
            <w:r w:rsidR="00DC4116">
              <w:rPr>
                <w:noProof/>
                <w:webHidden/>
              </w:rPr>
              <w:fldChar w:fldCharType="separate"/>
            </w:r>
            <w:r w:rsidR="00DC4116">
              <w:rPr>
                <w:noProof/>
                <w:webHidden/>
              </w:rPr>
              <w:t>50</w:t>
            </w:r>
            <w:r w:rsidR="00DC4116">
              <w:rPr>
                <w:noProof/>
                <w:webHidden/>
              </w:rPr>
              <w:fldChar w:fldCharType="end"/>
            </w:r>
          </w:hyperlink>
        </w:p>
        <w:p w14:paraId="12466DA7" w14:textId="24F62EF8" w:rsidR="00DC4116" w:rsidRDefault="00CF3D75">
          <w:pPr>
            <w:pStyle w:val="TOC2"/>
            <w:rPr>
              <w:rFonts w:asciiTheme="minorHAnsi" w:eastAsiaTheme="minorEastAsia" w:hAnsiTheme="minorHAnsi" w:cstheme="minorBidi"/>
              <w:noProof/>
              <w:sz w:val="22"/>
              <w:szCs w:val="22"/>
            </w:rPr>
          </w:pPr>
          <w:hyperlink w:anchor="_Toc87003246" w:history="1">
            <w:r w:rsidR="00DC4116" w:rsidRPr="007F06C9">
              <w:rPr>
                <w:rStyle w:val="Hyperlink"/>
                <w:noProof/>
              </w:rPr>
              <w:t>2.2</w:t>
            </w:r>
            <w:r w:rsidR="00DC4116">
              <w:rPr>
                <w:rFonts w:asciiTheme="minorHAnsi" w:eastAsiaTheme="minorEastAsia" w:hAnsiTheme="minorHAnsi" w:cstheme="minorBidi"/>
                <w:noProof/>
                <w:sz w:val="22"/>
                <w:szCs w:val="22"/>
              </w:rPr>
              <w:tab/>
            </w:r>
            <w:r w:rsidR="00DC4116" w:rsidRPr="007F06C9">
              <w:rPr>
                <w:rStyle w:val="Hyperlink"/>
                <w:noProof/>
              </w:rPr>
              <w:t>Online Transaction Fraud Rules Order Sequence - Production</w:t>
            </w:r>
            <w:r w:rsidR="00DC4116">
              <w:rPr>
                <w:noProof/>
                <w:webHidden/>
              </w:rPr>
              <w:tab/>
            </w:r>
            <w:r w:rsidR="00DC4116">
              <w:rPr>
                <w:noProof/>
                <w:webHidden/>
              </w:rPr>
              <w:fldChar w:fldCharType="begin"/>
            </w:r>
            <w:r w:rsidR="00DC4116">
              <w:rPr>
                <w:noProof/>
                <w:webHidden/>
              </w:rPr>
              <w:instrText xml:space="preserve"> PAGEREF _Toc87003246 \h </w:instrText>
            </w:r>
            <w:r w:rsidR="00DC4116">
              <w:rPr>
                <w:noProof/>
                <w:webHidden/>
              </w:rPr>
            </w:r>
            <w:r w:rsidR="00DC4116">
              <w:rPr>
                <w:noProof/>
                <w:webHidden/>
              </w:rPr>
              <w:fldChar w:fldCharType="separate"/>
            </w:r>
            <w:r w:rsidR="00DC4116">
              <w:rPr>
                <w:noProof/>
                <w:webHidden/>
              </w:rPr>
              <w:t>51</w:t>
            </w:r>
            <w:r w:rsidR="00DC4116">
              <w:rPr>
                <w:noProof/>
                <w:webHidden/>
              </w:rPr>
              <w:fldChar w:fldCharType="end"/>
            </w:r>
          </w:hyperlink>
        </w:p>
        <w:p w14:paraId="32E94CA0" w14:textId="62D5E0FA" w:rsidR="00DC4116" w:rsidRDefault="00CF3D75">
          <w:pPr>
            <w:pStyle w:val="TOC1"/>
            <w:rPr>
              <w:rFonts w:asciiTheme="minorHAnsi" w:eastAsiaTheme="minorEastAsia" w:hAnsiTheme="minorHAnsi" w:cstheme="minorBidi"/>
              <w:noProof/>
              <w:sz w:val="22"/>
              <w:szCs w:val="22"/>
            </w:rPr>
          </w:pPr>
          <w:hyperlink w:anchor="_Toc87003247" w:history="1">
            <w:r w:rsidR="00DC4116" w:rsidRPr="007F06C9">
              <w:rPr>
                <w:rStyle w:val="Hyperlink"/>
                <w:noProof/>
              </w:rPr>
              <w:t>Appendix A:  Online Banking Data Elements</w:t>
            </w:r>
            <w:r w:rsidR="00DC4116">
              <w:rPr>
                <w:noProof/>
                <w:webHidden/>
              </w:rPr>
              <w:tab/>
            </w:r>
            <w:r w:rsidR="00DC4116">
              <w:rPr>
                <w:noProof/>
                <w:webHidden/>
              </w:rPr>
              <w:fldChar w:fldCharType="begin"/>
            </w:r>
            <w:r w:rsidR="00DC4116">
              <w:rPr>
                <w:noProof/>
                <w:webHidden/>
              </w:rPr>
              <w:instrText xml:space="preserve"> PAGEREF _Toc87003247 \h </w:instrText>
            </w:r>
            <w:r w:rsidR="00DC4116">
              <w:rPr>
                <w:noProof/>
                <w:webHidden/>
              </w:rPr>
            </w:r>
            <w:r w:rsidR="00DC4116">
              <w:rPr>
                <w:noProof/>
                <w:webHidden/>
              </w:rPr>
              <w:fldChar w:fldCharType="separate"/>
            </w:r>
            <w:r w:rsidR="00DC4116">
              <w:rPr>
                <w:noProof/>
                <w:webHidden/>
              </w:rPr>
              <w:t>52</w:t>
            </w:r>
            <w:r w:rsidR="00DC4116">
              <w:rPr>
                <w:noProof/>
                <w:webHidden/>
              </w:rPr>
              <w:fldChar w:fldCharType="end"/>
            </w:r>
          </w:hyperlink>
        </w:p>
        <w:p w14:paraId="00E4CD94" w14:textId="3B2D6F5D" w:rsidR="00DD47E7" w:rsidRDefault="00F4371C" w:rsidP="00DD47E7">
          <w:r>
            <w:fldChar w:fldCharType="end"/>
          </w:r>
        </w:p>
      </w:sdtContent>
    </w:sdt>
    <w:p w14:paraId="74B9DB32" w14:textId="32963215" w:rsidR="00DD47E7" w:rsidRDefault="00DD47E7" w:rsidP="00DD47E7">
      <w:bookmarkStart w:id="0" w:name="_Toc166204959"/>
      <w:bookmarkStart w:id="1" w:name="_Toc241845746"/>
      <w:bookmarkStart w:id="2" w:name="_Toc275008620"/>
    </w:p>
    <w:p w14:paraId="470C15C3" w14:textId="45A0F579" w:rsidR="00F4371C" w:rsidRDefault="00F4371C">
      <w:pPr>
        <w:spacing w:after="160" w:line="259" w:lineRule="auto"/>
      </w:pPr>
      <w:r>
        <w:br w:type="page"/>
      </w:r>
    </w:p>
    <w:p w14:paraId="6E802AC0" w14:textId="77777777" w:rsidR="00DD47E7" w:rsidRDefault="00DD47E7" w:rsidP="00DD47E7">
      <w:pPr>
        <w:pStyle w:val="Heading1"/>
        <w:numPr>
          <w:ilvl w:val="0"/>
          <w:numId w:val="0"/>
        </w:numPr>
      </w:pPr>
      <w:bookmarkStart w:id="3" w:name="_Ref36204231"/>
      <w:bookmarkStart w:id="4" w:name="_Toc87003221"/>
      <w:r>
        <w:lastRenderedPageBreak/>
        <w:t>Revision History</w:t>
      </w:r>
      <w:bookmarkEnd w:id="3"/>
      <w:bookmarkEnd w:id="4"/>
    </w:p>
    <w:tbl>
      <w:tblPr>
        <w:tblW w:w="8715" w:type="dxa"/>
        <w:tblBorders>
          <w:top w:val="single" w:sz="12" w:space="0" w:color="auto"/>
          <w:left w:val="single" w:sz="12" w:space="0" w:color="auto"/>
          <w:bottom w:val="single" w:sz="12" w:space="0" w:color="auto"/>
          <w:right w:val="single" w:sz="12" w:space="0" w:color="auto"/>
          <w:insideH w:val="double" w:sz="12" w:space="0" w:color="auto"/>
          <w:insideV w:val="single" w:sz="6" w:space="0" w:color="auto"/>
        </w:tblBorders>
        <w:tblLayout w:type="fixed"/>
        <w:tblLook w:val="0000" w:firstRow="0" w:lastRow="0" w:firstColumn="0" w:lastColumn="0" w:noHBand="0" w:noVBand="0"/>
      </w:tblPr>
      <w:tblGrid>
        <w:gridCol w:w="1965"/>
        <w:gridCol w:w="1440"/>
        <w:gridCol w:w="4320"/>
        <w:gridCol w:w="990"/>
      </w:tblGrid>
      <w:tr w:rsidR="00DD47E7" w14:paraId="7A588E39" w14:textId="77777777" w:rsidTr="00421F5A">
        <w:tc>
          <w:tcPr>
            <w:tcW w:w="1965" w:type="dxa"/>
            <w:tcBorders>
              <w:top w:val="single" w:sz="12" w:space="0" w:color="auto"/>
              <w:left w:val="single" w:sz="12" w:space="0" w:color="auto"/>
              <w:bottom w:val="single" w:sz="6" w:space="0" w:color="auto"/>
              <w:right w:val="single" w:sz="6" w:space="0" w:color="auto"/>
            </w:tcBorders>
            <w:shd w:val="clear" w:color="auto" w:fill="000000"/>
          </w:tcPr>
          <w:p w14:paraId="45F5075A"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Author</w:t>
            </w:r>
          </w:p>
        </w:tc>
        <w:tc>
          <w:tcPr>
            <w:tcW w:w="1440" w:type="dxa"/>
            <w:tcBorders>
              <w:top w:val="single" w:sz="12" w:space="0" w:color="auto"/>
              <w:left w:val="single" w:sz="6" w:space="0" w:color="auto"/>
              <w:bottom w:val="single" w:sz="6" w:space="0" w:color="auto"/>
              <w:right w:val="single" w:sz="6" w:space="0" w:color="auto"/>
            </w:tcBorders>
            <w:shd w:val="clear" w:color="auto" w:fill="000000"/>
          </w:tcPr>
          <w:p w14:paraId="6427EE6C"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Date</w:t>
            </w:r>
          </w:p>
        </w:tc>
        <w:tc>
          <w:tcPr>
            <w:tcW w:w="4320" w:type="dxa"/>
            <w:tcBorders>
              <w:top w:val="single" w:sz="12" w:space="0" w:color="auto"/>
              <w:left w:val="single" w:sz="6" w:space="0" w:color="auto"/>
              <w:bottom w:val="single" w:sz="6" w:space="0" w:color="auto"/>
              <w:right w:val="single" w:sz="6" w:space="0" w:color="auto"/>
            </w:tcBorders>
            <w:shd w:val="clear" w:color="auto" w:fill="000000"/>
          </w:tcPr>
          <w:p w14:paraId="6AF2803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Reason For Changes</w:t>
            </w:r>
          </w:p>
        </w:tc>
        <w:tc>
          <w:tcPr>
            <w:tcW w:w="990" w:type="dxa"/>
            <w:tcBorders>
              <w:top w:val="single" w:sz="12" w:space="0" w:color="auto"/>
              <w:left w:val="single" w:sz="6" w:space="0" w:color="auto"/>
              <w:bottom w:val="single" w:sz="6" w:space="0" w:color="auto"/>
              <w:right w:val="single" w:sz="12" w:space="0" w:color="auto"/>
            </w:tcBorders>
            <w:shd w:val="clear" w:color="auto" w:fill="000000"/>
          </w:tcPr>
          <w:p w14:paraId="742CEBA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Version</w:t>
            </w:r>
          </w:p>
        </w:tc>
      </w:tr>
      <w:tr w:rsidR="00421F5A" w14:paraId="41CA034A"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25521F6" w14:textId="45CBB811" w:rsidR="00421F5A" w:rsidRDefault="00481B42" w:rsidP="00421F5A">
            <w:pPr>
              <w:spacing w:before="40" w:after="40"/>
              <w:rPr>
                <w:rFonts w:ascii="Times New Roman" w:hAnsi="Times New Roman"/>
              </w:rPr>
            </w:pPr>
            <w:r>
              <w:rPr>
                <w:rFonts w:ascii="Times New Roman" w:hAnsi="Times New Roman"/>
              </w:rPr>
              <w:t>Wang</w:t>
            </w:r>
            <w:r w:rsidR="00421F5A">
              <w:rPr>
                <w:rFonts w:ascii="Times New Roman" w:hAnsi="Times New Roman"/>
              </w:rPr>
              <w:t xml:space="preserve">, </w:t>
            </w:r>
            <w:r>
              <w:rPr>
                <w:rFonts w:ascii="Times New Roman" w:hAnsi="Times New Roman"/>
              </w:rPr>
              <w:t>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7049A96" w14:textId="468FCCA7" w:rsidR="00421F5A" w:rsidRDefault="00421F5A" w:rsidP="00421F5A">
            <w:pPr>
              <w:spacing w:before="40" w:after="40"/>
              <w:rPr>
                <w:rFonts w:ascii="Times New Roman" w:hAnsi="Times New Roman"/>
              </w:rPr>
            </w:pPr>
            <w:r>
              <w:rPr>
                <w:sz w:val="22"/>
                <w:szCs w:val="22"/>
              </w:rPr>
              <w:t>0</w:t>
            </w:r>
            <w:r w:rsidR="00481B42">
              <w:rPr>
                <w:sz w:val="22"/>
                <w:szCs w:val="22"/>
              </w:rPr>
              <w:t>4</w:t>
            </w:r>
            <w:r w:rsidRPr="00B840E4">
              <w:rPr>
                <w:sz w:val="22"/>
                <w:szCs w:val="22"/>
              </w:rPr>
              <w:t>/</w:t>
            </w:r>
            <w:r w:rsidR="00481B42">
              <w:rPr>
                <w:sz w:val="22"/>
                <w:szCs w:val="22"/>
              </w:rPr>
              <w:t>15</w:t>
            </w:r>
            <w:r w:rsidRPr="00B840E4">
              <w:rPr>
                <w:sz w:val="22"/>
                <w:szCs w:val="22"/>
              </w:rPr>
              <w:t>/20</w:t>
            </w:r>
            <w:r w:rsidR="00481B42">
              <w:rPr>
                <w:sz w:val="22"/>
                <w:szCs w:val="22"/>
              </w:rPr>
              <w:t>2</w:t>
            </w:r>
            <w:r w:rsidRPr="00B840E4">
              <w:rPr>
                <w:sz w:val="22"/>
                <w:szCs w:val="22"/>
              </w:rPr>
              <w:t>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6AB1327" w14:textId="1BE96E93" w:rsidR="00421F5A" w:rsidRDefault="00421F5A" w:rsidP="00421F5A">
            <w:pPr>
              <w:spacing w:before="40" w:after="40"/>
              <w:rPr>
                <w:rFonts w:ascii="Times New Roman" w:hAnsi="Times New Roman"/>
              </w:rPr>
            </w:pPr>
            <w:r w:rsidRPr="00B840E4">
              <w:rPr>
                <w:sz w:val="22"/>
                <w:szCs w:val="22"/>
              </w:rPr>
              <w:t>Initial Draft Completed</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0AB4E1" w14:textId="781A1F72" w:rsidR="00421F5A" w:rsidRDefault="00421F5A" w:rsidP="00421F5A">
            <w:pPr>
              <w:spacing w:before="40" w:after="40"/>
              <w:rPr>
                <w:rFonts w:ascii="Times New Roman" w:hAnsi="Times New Roman"/>
              </w:rPr>
            </w:pPr>
            <w:r>
              <w:rPr>
                <w:rFonts w:ascii="Times New Roman" w:hAnsi="Times New Roman"/>
              </w:rPr>
              <w:t>1</w:t>
            </w:r>
          </w:p>
        </w:tc>
      </w:tr>
      <w:tr w:rsidR="00421F5A" w14:paraId="3F2D5592"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DED08EB" w14:textId="438BFC1C" w:rsidR="00421F5A" w:rsidRDefault="00526AF8" w:rsidP="00421F5A">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97C13D0" w14:textId="6D4A82AE" w:rsidR="00421F5A" w:rsidRDefault="00526AF8" w:rsidP="00421F5A">
            <w:pPr>
              <w:spacing w:before="40" w:after="40"/>
              <w:rPr>
                <w:rFonts w:ascii="Times New Roman" w:hAnsi="Times New Roman"/>
              </w:rPr>
            </w:pPr>
            <w:r>
              <w:rPr>
                <w:rFonts w:ascii="Times New Roman" w:hAnsi="Times New Roman"/>
              </w:rPr>
              <w:t>04/15/2021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7810D086" w14:textId="154334CB" w:rsidR="00421F5A" w:rsidRDefault="00526AF8" w:rsidP="00421F5A">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81CAD33" w14:textId="4E4D0339" w:rsidR="00421F5A" w:rsidRDefault="00526AF8" w:rsidP="00421F5A">
            <w:pPr>
              <w:spacing w:before="40" w:after="40"/>
              <w:rPr>
                <w:rFonts w:ascii="Times New Roman" w:hAnsi="Times New Roman"/>
              </w:rPr>
            </w:pPr>
            <w:r>
              <w:rPr>
                <w:rFonts w:ascii="Times New Roman" w:hAnsi="Times New Roman"/>
              </w:rPr>
              <w:t>2</w:t>
            </w:r>
          </w:p>
        </w:tc>
      </w:tr>
      <w:tr w:rsidR="002F065D" w14:paraId="1CCC9947"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493885ED" w14:textId="58DA02BE" w:rsidR="002F065D" w:rsidRDefault="002F065D" w:rsidP="002F065D">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8769E4E" w14:textId="24BEB851" w:rsidR="002F065D" w:rsidRDefault="002F065D" w:rsidP="002F065D">
            <w:pPr>
              <w:spacing w:before="40" w:after="40"/>
              <w:rPr>
                <w:rFonts w:ascii="Times New Roman" w:hAnsi="Times New Roman"/>
              </w:rPr>
            </w:pPr>
            <w:r>
              <w:rPr>
                <w:rFonts w:ascii="Times New Roman" w:hAnsi="Times New Roman"/>
              </w:rPr>
              <w:t>04/16/2021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9A3DB93" w14:textId="5083A623" w:rsidR="002F065D" w:rsidRDefault="002F065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E2B4396" w14:textId="4226A0C7" w:rsidR="002F065D" w:rsidRDefault="002F065D" w:rsidP="002F065D">
            <w:pPr>
              <w:spacing w:before="40" w:after="40"/>
              <w:rPr>
                <w:rFonts w:ascii="Times New Roman" w:hAnsi="Times New Roman"/>
              </w:rPr>
            </w:pPr>
            <w:r>
              <w:rPr>
                <w:rFonts w:ascii="Times New Roman" w:hAnsi="Times New Roman"/>
              </w:rPr>
              <w:t>3</w:t>
            </w:r>
          </w:p>
        </w:tc>
      </w:tr>
      <w:tr w:rsidR="002F065D" w14:paraId="352A023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020ECB7" w14:textId="03D7849B" w:rsidR="002F065D" w:rsidRDefault="00B1408C"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A2623F7" w14:textId="3D5CBCB3" w:rsidR="002F065D" w:rsidRDefault="00B1408C" w:rsidP="002F065D">
            <w:pPr>
              <w:spacing w:before="40" w:after="40"/>
              <w:rPr>
                <w:rFonts w:ascii="Times New Roman" w:hAnsi="Times New Roman"/>
              </w:rPr>
            </w:pPr>
            <w:r>
              <w:rPr>
                <w:rFonts w:ascii="Times New Roman" w:hAnsi="Times New Roman"/>
              </w:rPr>
              <w:t>05/06/2021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43E7B64" w14:textId="3C72E019" w:rsidR="002F065D" w:rsidRDefault="00B1408C"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C10A22A" w14:textId="1E0BEA5A" w:rsidR="002F065D" w:rsidRDefault="00B1408C" w:rsidP="002F065D">
            <w:pPr>
              <w:spacing w:before="40" w:after="40"/>
              <w:rPr>
                <w:rFonts w:ascii="Times New Roman" w:hAnsi="Times New Roman"/>
              </w:rPr>
            </w:pPr>
            <w:r>
              <w:rPr>
                <w:rFonts w:ascii="Times New Roman" w:hAnsi="Times New Roman"/>
              </w:rPr>
              <w:t>4</w:t>
            </w:r>
          </w:p>
        </w:tc>
      </w:tr>
      <w:tr w:rsidR="002F065D" w14:paraId="1C72240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0DAB6A9" w14:textId="2D8EBFBA" w:rsidR="002F065D" w:rsidRDefault="0089661D"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19E5D10" w14:textId="4BB8D3B8" w:rsidR="002F065D" w:rsidRDefault="0089661D" w:rsidP="002F065D">
            <w:pPr>
              <w:spacing w:before="40" w:after="40"/>
              <w:rPr>
                <w:rFonts w:ascii="Times New Roman" w:hAnsi="Times New Roman"/>
              </w:rPr>
            </w:pPr>
            <w:r>
              <w:rPr>
                <w:rFonts w:ascii="Times New Roman" w:hAnsi="Times New Roman"/>
              </w:rPr>
              <w:t>05/07/2021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3652FB0" w14:textId="5772227F" w:rsidR="002F065D" w:rsidRDefault="0089661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BE35CF6" w14:textId="6CE15DA4" w:rsidR="002F065D" w:rsidRDefault="0089661D" w:rsidP="002F065D">
            <w:pPr>
              <w:spacing w:before="40" w:after="40"/>
              <w:rPr>
                <w:rFonts w:ascii="Times New Roman" w:hAnsi="Times New Roman"/>
              </w:rPr>
            </w:pPr>
            <w:r>
              <w:rPr>
                <w:rFonts w:ascii="Times New Roman" w:hAnsi="Times New Roman"/>
              </w:rPr>
              <w:t>5</w:t>
            </w:r>
          </w:p>
        </w:tc>
      </w:tr>
      <w:tr w:rsidR="002F065D" w14:paraId="044F38E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1DD1880" w14:textId="17363F85" w:rsidR="002F065D" w:rsidRDefault="00314305" w:rsidP="002F065D">
            <w:pPr>
              <w:spacing w:before="40" w:after="40"/>
              <w:rPr>
                <w:rFonts w:ascii="Times New Roman" w:hAnsi="Times New Roman"/>
              </w:rPr>
            </w:pPr>
            <w:r>
              <w:rPr>
                <w:rFonts w:ascii="Times New Roman" w:hAnsi="Times New Roman"/>
              </w:rPr>
              <w:t>Wang, 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A01DF48" w14:textId="2708D3E0" w:rsidR="002F065D" w:rsidRDefault="00314305"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4DFC5DE" w14:textId="5D729B81" w:rsidR="002F065D" w:rsidRDefault="00314305"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07B6A11B" w14:textId="429BC174" w:rsidR="002F065D" w:rsidRDefault="00314305" w:rsidP="002F065D">
            <w:pPr>
              <w:spacing w:before="40" w:after="40"/>
              <w:rPr>
                <w:rFonts w:ascii="Times New Roman" w:hAnsi="Times New Roman"/>
              </w:rPr>
            </w:pPr>
            <w:r>
              <w:rPr>
                <w:rFonts w:ascii="Times New Roman" w:hAnsi="Times New Roman"/>
              </w:rPr>
              <w:t>6</w:t>
            </w:r>
          </w:p>
        </w:tc>
      </w:tr>
      <w:tr w:rsidR="002F065D" w14:paraId="53A09DCC"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E473402" w14:textId="779D6FBE" w:rsidR="002F065D" w:rsidRDefault="00B94864"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CA32A1C" w14:textId="28462A6A" w:rsidR="002F065D" w:rsidRDefault="00B94864"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A9357E6" w14:textId="19BE612E" w:rsidR="002F065D" w:rsidRDefault="00B94864"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1A009B0" w14:textId="37A2F315" w:rsidR="002F065D" w:rsidRDefault="00B94864" w:rsidP="002F065D">
            <w:pPr>
              <w:spacing w:before="40" w:after="40"/>
              <w:rPr>
                <w:rFonts w:ascii="Times New Roman" w:hAnsi="Times New Roman"/>
              </w:rPr>
            </w:pPr>
            <w:r>
              <w:rPr>
                <w:rFonts w:ascii="Times New Roman" w:hAnsi="Times New Roman"/>
              </w:rPr>
              <w:t>7</w:t>
            </w:r>
          </w:p>
        </w:tc>
      </w:tr>
      <w:tr w:rsidR="002F065D" w14:paraId="6DADAA80"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D2746C" w14:textId="7BE84FFE" w:rsidR="002F065D" w:rsidRDefault="00B26960" w:rsidP="002F065D">
            <w:pPr>
              <w:spacing w:before="40" w:after="40"/>
              <w:rPr>
                <w:rFonts w:ascii="Times New Roman" w:hAnsi="Times New Roman"/>
              </w:rPr>
            </w:pPr>
            <w:r>
              <w:rPr>
                <w:rFonts w:ascii="Times New Roman" w:hAnsi="Times New Roman"/>
              </w:rPr>
              <w:t>Westmarsh, Lorae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C940DB" w14:textId="4722C363" w:rsidR="002F065D" w:rsidRDefault="00B26960" w:rsidP="002F065D">
            <w:pPr>
              <w:spacing w:before="40" w:after="40"/>
              <w:rPr>
                <w:rFonts w:ascii="Times New Roman" w:hAnsi="Times New Roman"/>
              </w:rPr>
            </w:pPr>
            <w:r>
              <w:rPr>
                <w:rFonts w:ascii="Times New Roman" w:hAnsi="Times New Roman"/>
              </w:rPr>
              <w:t>06/0</w:t>
            </w:r>
            <w:r w:rsidR="00370980">
              <w:rPr>
                <w:rFonts w:ascii="Times New Roman" w:hAnsi="Times New Roman"/>
              </w:rPr>
              <w:t>7</w:t>
            </w:r>
            <w:r>
              <w:rPr>
                <w:rFonts w:ascii="Times New Roman" w:hAnsi="Times New Roman"/>
              </w:rPr>
              <w:t>/2021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2C9E170" w14:textId="7FD5B8E8" w:rsidR="002F065D" w:rsidRDefault="00B26960" w:rsidP="002F065D">
            <w:pPr>
              <w:spacing w:before="40" w:after="40"/>
              <w:rPr>
                <w:rFonts w:ascii="Times New Roman" w:hAnsi="Times New Roman"/>
              </w:rPr>
            </w:pPr>
            <w:r>
              <w:rPr>
                <w:rFonts w:ascii="Times New Roman" w:hAnsi="Times New Roman"/>
              </w:rPr>
              <w:t>Update</w:t>
            </w:r>
            <w:r w:rsidR="00A31709">
              <w:rPr>
                <w:rFonts w:ascii="Times New Roman" w:hAnsi="Times New Roman"/>
              </w:rPr>
              <w:t xml:space="preserve">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15DA2AEE" w14:textId="01657884" w:rsidR="002F065D" w:rsidRDefault="003947AA" w:rsidP="002F065D">
            <w:pPr>
              <w:spacing w:before="40" w:after="40"/>
              <w:rPr>
                <w:rFonts w:ascii="Times New Roman" w:hAnsi="Times New Roman"/>
              </w:rPr>
            </w:pPr>
            <w:r>
              <w:rPr>
                <w:rFonts w:ascii="Times New Roman" w:hAnsi="Times New Roman"/>
              </w:rPr>
              <w:t>9</w:t>
            </w:r>
          </w:p>
        </w:tc>
      </w:tr>
      <w:tr w:rsidR="00260CD0" w14:paraId="23C8396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77B06AF" w14:textId="41CADABA" w:rsidR="00260CD0" w:rsidRDefault="00260CD0" w:rsidP="00260CD0">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5BC6779" w14:textId="09624A3D" w:rsidR="00260CD0" w:rsidRDefault="00260CD0" w:rsidP="00260CD0">
            <w:pPr>
              <w:spacing w:before="40" w:after="40"/>
              <w:rPr>
                <w:rFonts w:ascii="Times New Roman" w:hAnsi="Times New Roman"/>
              </w:rPr>
            </w:pPr>
            <w:r>
              <w:rPr>
                <w:rFonts w:ascii="Times New Roman" w:hAnsi="Times New Roman"/>
              </w:rPr>
              <w:t>06/09/2021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7DA8F7B" w14:textId="163025D6" w:rsidR="00260CD0" w:rsidRDefault="00260CD0" w:rsidP="00260CD0">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6BF4BB4" w14:textId="63F3CFE6" w:rsidR="00260CD0" w:rsidRDefault="00260CD0" w:rsidP="00260CD0">
            <w:pPr>
              <w:spacing w:before="40" w:after="40"/>
              <w:rPr>
                <w:rFonts w:ascii="Times New Roman" w:hAnsi="Times New Roman"/>
              </w:rPr>
            </w:pPr>
            <w:r>
              <w:rPr>
                <w:rFonts w:ascii="Times New Roman" w:hAnsi="Times New Roman"/>
              </w:rPr>
              <w:t>10</w:t>
            </w:r>
          </w:p>
        </w:tc>
      </w:tr>
      <w:tr w:rsidR="00484711" w14:paraId="403E886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4F8F9E" w14:textId="5E2FE14D" w:rsidR="00484711" w:rsidRDefault="00484711" w:rsidP="00484711">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E4580C2" w14:textId="0E3F55C8" w:rsidR="00484711" w:rsidRDefault="00484711" w:rsidP="00484711">
            <w:pPr>
              <w:spacing w:before="40" w:after="40"/>
              <w:rPr>
                <w:rFonts w:ascii="Times New Roman" w:hAnsi="Times New Roman"/>
              </w:rPr>
            </w:pPr>
            <w:r>
              <w:rPr>
                <w:rFonts w:ascii="Times New Roman" w:hAnsi="Times New Roman"/>
              </w:rPr>
              <w:t>06/11/2021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B695C95" w14:textId="3D8E3BD0" w:rsidR="00484711" w:rsidRDefault="00484711" w:rsidP="00484711">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54118C41" w14:textId="29815AF3" w:rsidR="00484711" w:rsidRDefault="00484711" w:rsidP="00484711">
            <w:pPr>
              <w:spacing w:before="40" w:after="40"/>
              <w:rPr>
                <w:rFonts w:ascii="Times New Roman" w:hAnsi="Times New Roman"/>
              </w:rPr>
            </w:pPr>
            <w:r>
              <w:rPr>
                <w:rFonts w:ascii="Times New Roman" w:hAnsi="Times New Roman"/>
              </w:rPr>
              <w:t>11</w:t>
            </w:r>
          </w:p>
        </w:tc>
      </w:tr>
      <w:tr w:rsidR="001D3E9B" w14:paraId="50A73533"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A04D69A" w14:textId="7774FE3E" w:rsidR="001D3E9B" w:rsidRDefault="001D3E9B" w:rsidP="001D3E9B">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66A9A856" w14:textId="595FF46A" w:rsidR="001D3E9B" w:rsidRDefault="001D3E9B" w:rsidP="001D3E9B">
            <w:pPr>
              <w:spacing w:before="40" w:after="40"/>
              <w:rPr>
                <w:rFonts w:ascii="Times New Roman" w:hAnsi="Times New Roman"/>
              </w:rPr>
            </w:pPr>
            <w:r>
              <w:rPr>
                <w:rFonts w:ascii="Times New Roman" w:hAnsi="Times New Roman"/>
              </w:rPr>
              <w:t>07/16/2021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5ABD5A5" w14:textId="6C31F1AA" w:rsidR="001D3E9B" w:rsidRDefault="001D3E9B" w:rsidP="001D3E9B">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2FCBB7" w14:textId="2944DBBE" w:rsidR="001D3E9B" w:rsidRDefault="001D3E9B" w:rsidP="001D3E9B">
            <w:pPr>
              <w:spacing w:before="40" w:after="40"/>
              <w:rPr>
                <w:rFonts w:ascii="Times New Roman" w:hAnsi="Times New Roman"/>
              </w:rPr>
            </w:pPr>
            <w:r>
              <w:rPr>
                <w:rFonts w:ascii="Times New Roman" w:hAnsi="Times New Roman"/>
              </w:rPr>
              <w:t>12</w:t>
            </w:r>
          </w:p>
        </w:tc>
      </w:tr>
      <w:tr w:rsidR="002F2B5E" w14:paraId="6422C9D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9B0B9F9" w14:textId="06A69ED2" w:rsidR="002F2B5E" w:rsidRDefault="002F2B5E" w:rsidP="002F2B5E">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DB5422" w14:textId="016A0006" w:rsidR="002F2B5E" w:rsidRDefault="002F2B5E" w:rsidP="002F2B5E">
            <w:pPr>
              <w:spacing w:before="40" w:after="40"/>
              <w:rPr>
                <w:rFonts w:ascii="Times New Roman" w:hAnsi="Times New Roman"/>
              </w:rPr>
            </w:pPr>
            <w:r>
              <w:rPr>
                <w:rFonts w:ascii="Times New Roman" w:hAnsi="Times New Roman"/>
              </w:rPr>
              <w:t>07/22/2021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8376B8D" w14:textId="1336BFC9" w:rsidR="002F2B5E" w:rsidRDefault="002F2B5E" w:rsidP="002F2B5E">
            <w:pPr>
              <w:spacing w:before="40" w:after="40"/>
              <w:rPr>
                <w:rFonts w:ascii="Times New Roman" w:hAnsi="Times New Roman"/>
              </w:rPr>
            </w:pPr>
            <w:r>
              <w:rPr>
                <w:rFonts w:ascii="Times New Roman" w:hAnsi="Times New Roman"/>
              </w:rPr>
              <w:t>Updates to Diagram for ORT028</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25D9D6" w14:textId="562F8270" w:rsidR="002F2B5E" w:rsidRDefault="002F2B5E" w:rsidP="002F2B5E">
            <w:pPr>
              <w:spacing w:before="40" w:after="40"/>
              <w:rPr>
                <w:rFonts w:ascii="Times New Roman" w:hAnsi="Times New Roman"/>
              </w:rPr>
            </w:pPr>
            <w:r>
              <w:rPr>
                <w:rFonts w:ascii="Times New Roman" w:hAnsi="Times New Roman"/>
              </w:rPr>
              <w:t>13</w:t>
            </w:r>
          </w:p>
        </w:tc>
      </w:tr>
      <w:tr w:rsidR="00E312C8" w14:paraId="62C4135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5A755C4" w14:textId="4DA691F8" w:rsidR="00E312C8" w:rsidRDefault="00E312C8" w:rsidP="00E312C8">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F920D4F" w14:textId="55C4F24D" w:rsidR="00E312C8" w:rsidRDefault="00E312C8" w:rsidP="00E312C8">
            <w:pPr>
              <w:spacing w:before="40" w:after="40"/>
              <w:rPr>
                <w:rFonts w:ascii="Times New Roman" w:hAnsi="Times New Roman"/>
              </w:rPr>
            </w:pPr>
            <w:r>
              <w:rPr>
                <w:rFonts w:ascii="Times New Roman" w:hAnsi="Times New Roman"/>
              </w:rPr>
              <w:t>07/28/2021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41153FA7" w14:textId="4A3512DA" w:rsidR="00E312C8" w:rsidRDefault="00E312C8" w:rsidP="00E312C8">
            <w:pPr>
              <w:spacing w:before="40" w:after="40"/>
              <w:rPr>
                <w:rFonts w:ascii="Times New Roman" w:hAnsi="Times New Roman"/>
              </w:rPr>
            </w:pPr>
            <w:r>
              <w:rPr>
                <w:rFonts w:ascii="Times New Roman" w:hAnsi="Times New Roman"/>
              </w:rPr>
              <w:t>Updates to Rule Logic</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737CD19" w14:textId="5E0CA088" w:rsidR="00E312C8" w:rsidRDefault="00E312C8" w:rsidP="00E312C8">
            <w:pPr>
              <w:spacing w:before="40" w:after="40"/>
              <w:rPr>
                <w:rFonts w:ascii="Times New Roman" w:hAnsi="Times New Roman"/>
              </w:rPr>
            </w:pPr>
            <w:r>
              <w:rPr>
                <w:rFonts w:ascii="Times New Roman" w:hAnsi="Times New Roman"/>
              </w:rPr>
              <w:t>15</w:t>
            </w:r>
          </w:p>
        </w:tc>
      </w:tr>
      <w:tr w:rsidR="00E312C8" w14:paraId="4408D3B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1726F9F4" w14:textId="3F6F91B7" w:rsidR="00E312C8" w:rsidRDefault="00FC1D79" w:rsidP="00E312C8">
            <w:pPr>
              <w:spacing w:before="40" w:after="40"/>
              <w:rPr>
                <w:rFonts w:ascii="Times New Roman" w:hAnsi="Times New Roman"/>
              </w:rPr>
            </w:pPr>
            <w:r>
              <w:rPr>
                <w:rFonts w:ascii="Times New Roman" w:hAnsi="Times New Roman"/>
              </w:rPr>
              <w:t>Westmarsh,Lorae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D4FB718" w14:textId="757DFB00" w:rsidR="00E312C8" w:rsidRDefault="00FC1D79" w:rsidP="00E312C8">
            <w:pPr>
              <w:spacing w:before="40" w:after="40"/>
              <w:rPr>
                <w:rFonts w:ascii="Times New Roman" w:hAnsi="Times New Roman"/>
              </w:rPr>
            </w:pPr>
            <w:r>
              <w:rPr>
                <w:rFonts w:ascii="Times New Roman" w:hAnsi="Times New Roman"/>
              </w:rPr>
              <w:t>08/09/2021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2FE911" w14:textId="6694881A" w:rsidR="00E312C8" w:rsidRDefault="00FC1D79" w:rsidP="00E312C8">
            <w:pPr>
              <w:spacing w:before="40" w:after="40"/>
              <w:rPr>
                <w:rFonts w:ascii="Times New Roman" w:hAnsi="Times New Roman"/>
              </w:rPr>
            </w:pPr>
            <w:r>
              <w:rPr>
                <w:rFonts w:ascii="Times New Roman" w:hAnsi="Times New Roman"/>
              </w:rPr>
              <w:t>Updates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70CE061" w14:textId="1A14B018" w:rsidR="00E312C8" w:rsidRDefault="00FC1D79" w:rsidP="00E312C8">
            <w:pPr>
              <w:spacing w:before="40" w:after="40"/>
              <w:rPr>
                <w:rFonts w:ascii="Times New Roman" w:hAnsi="Times New Roman"/>
              </w:rPr>
            </w:pPr>
            <w:r>
              <w:rPr>
                <w:rFonts w:ascii="Times New Roman" w:hAnsi="Times New Roman"/>
              </w:rPr>
              <w:t>18</w:t>
            </w:r>
          </w:p>
        </w:tc>
      </w:tr>
      <w:tr w:rsidR="009D09F3" w14:paraId="43A21B1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1AECB4E" w14:textId="024B7495" w:rsidR="009D09F3" w:rsidRDefault="009D09F3" w:rsidP="009D09F3">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9BA2F2D" w14:textId="1C504DA5" w:rsidR="009D09F3" w:rsidRDefault="009D09F3" w:rsidP="009D09F3">
            <w:pPr>
              <w:spacing w:before="40" w:after="40"/>
              <w:rPr>
                <w:rFonts w:ascii="Times New Roman" w:hAnsi="Times New Roman"/>
              </w:rPr>
            </w:pPr>
            <w:r>
              <w:rPr>
                <w:rFonts w:ascii="Times New Roman" w:hAnsi="Times New Roman"/>
              </w:rPr>
              <w:t>08/26/2021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B0A1E6" w14:textId="2E96F395" w:rsidR="009D09F3" w:rsidRDefault="009D09F3" w:rsidP="009D09F3">
            <w:pPr>
              <w:spacing w:before="40" w:after="40"/>
              <w:rPr>
                <w:rFonts w:ascii="Times New Roman" w:hAnsi="Times New Roman"/>
              </w:rPr>
            </w:pPr>
            <w:r>
              <w:rPr>
                <w:rFonts w:ascii="Times New Roman" w:hAnsi="Times New Roman"/>
              </w:rPr>
              <w:t>Updates to Rule Logic (removed ORT020)</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3FB225" w14:textId="7D4482FA" w:rsidR="009D09F3" w:rsidRDefault="009D09F3" w:rsidP="009D09F3">
            <w:pPr>
              <w:spacing w:before="40" w:after="40"/>
              <w:rPr>
                <w:rFonts w:ascii="Times New Roman" w:hAnsi="Times New Roman"/>
              </w:rPr>
            </w:pPr>
            <w:r>
              <w:rPr>
                <w:rFonts w:ascii="Times New Roman" w:hAnsi="Times New Roman"/>
              </w:rPr>
              <w:t>19</w:t>
            </w:r>
          </w:p>
        </w:tc>
      </w:tr>
      <w:tr w:rsidR="00B658BA" w14:paraId="592A03D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66A2F31" w14:textId="0F5E0FB0" w:rsidR="00B658BA" w:rsidRDefault="00B658BA" w:rsidP="009D09F3">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2A14AF0" w14:textId="6F29C798" w:rsidR="00B658BA" w:rsidRDefault="00B658BA" w:rsidP="009D09F3">
            <w:pPr>
              <w:spacing w:before="40" w:after="40"/>
              <w:rPr>
                <w:rFonts w:ascii="Times New Roman" w:hAnsi="Times New Roman"/>
              </w:rPr>
            </w:pPr>
            <w:r>
              <w:rPr>
                <w:rFonts w:ascii="Times New Roman" w:hAnsi="Times New Roman"/>
              </w:rPr>
              <w:t>09/07/2021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20C48E64" w14:textId="4FF2EB12" w:rsidR="00B658BA" w:rsidRDefault="00B658BA" w:rsidP="009D09F3">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2F974475" w14:textId="341593A1" w:rsidR="00B658BA" w:rsidRDefault="00B658BA" w:rsidP="009D09F3">
            <w:pPr>
              <w:spacing w:before="40" w:after="40"/>
              <w:rPr>
                <w:rFonts w:ascii="Times New Roman" w:hAnsi="Times New Roman"/>
              </w:rPr>
            </w:pPr>
            <w:r>
              <w:rPr>
                <w:rFonts w:ascii="Times New Roman" w:hAnsi="Times New Roman"/>
              </w:rPr>
              <w:t>20</w:t>
            </w:r>
          </w:p>
        </w:tc>
      </w:tr>
      <w:tr w:rsidR="008B3495" w14:paraId="2829E5B7"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4B52E6AF" w14:textId="614092D5" w:rsidR="008B3495" w:rsidRDefault="008B3495" w:rsidP="009D09F3">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668A289" w14:textId="38A01F83" w:rsidR="008B3495" w:rsidRDefault="008B3495" w:rsidP="009D09F3">
            <w:pPr>
              <w:spacing w:before="40" w:after="40"/>
              <w:rPr>
                <w:rFonts w:ascii="Times New Roman" w:hAnsi="Times New Roman"/>
              </w:rPr>
            </w:pPr>
            <w:r>
              <w:rPr>
                <w:rFonts w:ascii="Times New Roman" w:hAnsi="Times New Roman"/>
              </w:rPr>
              <w:t>09/30/2021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7304F3E" w14:textId="2CD03A95" w:rsidR="008B3495" w:rsidRDefault="008B3495" w:rsidP="009D09F3">
            <w:pPr>
              <w:spacing w:before="40" w:after="40"/>
              <w:rPr>
                <w:rFonts w:ascii="Times New Roman" w:hAnsi="Times New Roman"/>
              </w:rPr>
            </w:pPr>
            <w:r>
              <w:rPr>
                <w:rFonts w:ascii="Times New Roman" w:hAnsi="Times New Roman"/>
              </w:rPr>
              <w:t>Updates to ORT029</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535CBF76" w14:textId="5DDA7714" w:rsidR="008B3495" w:rsidRDefault="008B3495" w:rsidP="009D09F3">
            <w:pPr>
              <w:spacing w:before="40" w:after="40"/>
              <w:rPr>
                <w:rFonts w:ascii="Times New Roman" w:hAnsi="Times New Roman"/>
              </w:rPr>
            </w:pPr>
            <w:r>
              <w:rPr>
                <w:rFonts w:ascii="Times New Roman" w:hAnsi="Times New Roman"/>
              </w:rPr>
              <w:t>21</w:t>
            </w:r>
          </w:p>
        </w:tc>
      </w:tr>
      <w:tr w:rsidR="000B6E48" w14:paraId="6871D00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CF704F7" w14:textId="6C3DEB99" w:rsidR="000B6E48" w:rsidRDefault="000B6E48" w:rsidP="009D09F3">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B86620F" w14:textId="3DCBB3FA" w:rsidR="000B6E48" w:rsidRDefault="000B6E48" w:rsidP="009D09F3">
            <w:pPr>
              <w:spacing w:before="40" w:after="40"/>
              <w:rPr>
                <w:rFonts w:ascii="Times New Roman" w:hAnsi="Times New Roman"/>
              </w:rPr>
            </w:pPr>
            <w:r>
              <w:rPr>
                <w:rFonts w:ascii="Times New Roman" w:hAnsi="Times New Roman"/>
              </w:rPr>
              <w:t>10/11/2021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D6C8342" w14:textId="5D782211" w:rsidR="000B6E48" w:rsidRDefault="000B6E48" w:rsidP="009D09F3">
            <w:pPr>
              <w:spacing w:before="40" w:after="40"/>
              <w:rPr>
                <w:rFonts w:ascii="Times New Roman" w:hAnsi="Times New Roman"/>
              </w:rPr>
            </w:pPr>
            <w:r>
              <w:rPr>
                <w:rFonts w:ascii="Times New Roman" w:hAnsi="Times New Roman"/>
              </w:rPr>
              <w:t xml:space="preserve">Updates to </w:t>
            </w:r>
            <w:r w:rsidR="00EB4C41">
              <w:rPr>
                <w:rFonts w:ascii="Times New Roman" w:hAnsi="Times New Roman"/>
              </w:rPr>
              <w:t>ORT017</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06F46275" w14:textId="2EE7E094" w:rsidR="000B6E48" w:rsidRDefault="00EB4C41" w:rsidP="009D09F3">
            <w:pPr>
              <w:spacing w:before="40" w:after="40"/>
              <w:rPr>
                <w:rFonts w:ascii="Times New Roman" w:hAnsi="Times New Roman"/>
              </w:rPr>
            </w:pPr>
            <w:r>
              <w:rPr>
                <w:rFonts w:ascii="Times New Roman" w:hAnsi="Times New Roman"/>
              </w:rPr>
              <w:t>22</w:t>
            </w:r>
          </w:p>
        </w:tc>
      </w:tr>
      <w:tr w:rsidR="004A16BF" w14:paraId="723C6A79"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3E341BE" w14:textId="6AE929FE" w:rsidR="004A16BF" w:rsidRDefault="004A16BF" w:rsidP="009D09F3">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05E0465" w14:textId="284AC2D8" w:rsidR="004A16BF" w:rsidRDefault="004A16BF" w:rsidP="009D09F3">
            <w:pPr>
              <w:spacing w:before="40" w:after="40"/>
              <w:rPr>
                <w:rFonts w:ascii="Times New Roman" w:hAnsi="Times New Roman"/>
              </w:rPr>
            </w:pPr>
            <w:r>
              <w:rPr>
                <w:rFonts w:ascii="Times New Roman" w:hAnsi="Times New Roman"/>
              </w:rPr>
              <w:t>11/02/2021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1DB5F85" w14:textId="52DA0135" w:rsidR="004A16BF" w:rsidRDefault="004A16BF" w:rsidP="009D09F3">
            <w:pPr>
              <w:spacing w:before="40" w:after="40"/>
              <w:rPr>
                <w:rFonts w:ascii="Times New Roman" w:hAnsi="Times New Roman"/>
              </w:rPr>
            </w:pPr>
            <w:r>
              <w:rPr>
                <w:rFonts w:ascii="Times New Roman" w:hAnsi="Times New Roman"/>
              </w:rPr>
              <w:t>Updates to ORT033</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7EC606F" w14:textId="3991A2F4" w:rsidR="004A16BF" w:rsidRDefault="004A16BF" w:rsidP="009D09F3">
            <w:pPr>
              <w:spacing w:before="40" w:after="40"/>
              <w:rPr>
                <w:rFonts w:ascii="Times New Roman" w:hAnsi="Times New Roman"/>
              </w:rPr>
            </w:pPr>
            <w:r>
              <w:rPr>
                <w:rFonts w:ascii="Times New Roman" w:hAnsi="Times New Roman"/>
              </w:rPr>
              <w:t>2</w:t>
            </w:r>
            <w:r w:rsidR="00DC4116">
              <w:rPr>
                <w:rFonts w:ascii="Times New Roman" w:hAnsi="Times New Roman"/>
              </w:rPr>
              <w:t>4</w:t>
            </w:r>
          </w:p>
        </w:tc>
      </w:tr>
      <w:tr w:rsidR="006F0537" w14:paraId="7A329D79"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427C611" w14:textId="59110D61" w:rsidR="006F0537" w:rsidRDefault="006F0537" w:rsidP="009D09F3">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4E66733" w14:textId="13D13F16" w:rsidR="006F0537" w:rsidRDefault="006F0537" w:rsidP="009D09F3">
            <w:pPr>
              <w:spacing w:before="40" w:after="40"/>
              <w:rPr>
                <w:rFonts w:ascii="Times New Roman" w:hAnsi="Times New Roman"/>
              </w:rPr>
            </w:pPr>
            <w:r>
              <w:rPr>
                <w:rFonts w:ascii="Times New Roman" w:hAnsi="Times New Roman"/>
              </w:rPr>
              <w:t>12/13/2021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11CE19" w14:textId="495E9754" w:rsidR="006F0537" w:rsidRDefault="006F0537" w:rsidP="009D09F3">
            <w:pPr>
              <w:spacing w:before="40" w:after="40"/>
              <w:rPr>
                <w:rFonts w:ascii="Times New Roman" w:hAnsi="Times New Roman"/>
              </w:rPr>
            </w:pPr>
            <w:r>
              <w:rPr>
                <w:rFonts w:ascii="Times New Roman" w:hAnsi="Times New Roman"/>
              </w:rPr>
              <w:t>Update Event Type Label for Bill Payments and e-Transfers</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41C3BE4" w14:textId="4A3782FB" w:rsidR="006F0537" w:rsidRDefault="006F0537" w:rsidP="009D09F3">
            <w:pPr>
              <w:spacing w:before="40" w:after="40"/>
              <w:rPr>
                <w:rFonts w:ascii="Times New Roman" w:hAnsi="Times New Roman"/>
              </w:rPr>
            </w:pPr>
            <w:r>
              <w:rPr>
                <w:rFonts w:ascii="Times New Roman" w:hAnsi="Times New Roman"/>
              </w:rPr>
              <w:t>25</w:t>
            </w:r>
          </w:p>
        </w:tc>
      </w:tr>
    </w:tbl>
    <w:p w14:paraId="7D57ABE8" w14:textId="77777777" w:rsidR="00DD47E7" w:rsidRDefault="00DD47E7" w:rsidP="00DD47E7"/>
    <w:p w14:paraId="276AE79B" w14:textId="77777777" w:rsidR="00DD47E7" w:rsidRDefault="00DD47E7" w:rsidP="00DD47E7">
      <w:pPr>
        <w:spacing w:after="200" w:line="276" w:lineRule="auto"/>
        <w:sectPr w:rsidR="00DD47E7" w:rsidSect="00DD47E7">
          <w:headerReference w:type="default" r:id="rId13"/>
          <w:headerReference w:type="first" r:id="rId14"/>
          <w:footerReference w:type="first" r:id="rId15"/>
          <w:pgSz w:w="12240" w:h="15840" w:code="1"/>
          <w:pgMar w:top="1440" w:right="1800" w:bottom="1440" w:left="1800" w:header="720" w:footer="720" w:gutter="0"/>
          <w:cols w:space="720"/>
          <w:docGrid w:linePitch="360"/>
        </w:sectPr>
      </w:pPr>
    </w:p>
    <w:p w14:paraId="355597FB" w14:textId="1113A8CF" w:rsidR="00421F5A" w:rsidRDefault="00421F5A" w:rsidP="00421F5A">
      <w:pPr>
        <w:pStyle w:val="Heading1"/>
        <w:numPr>
          <w:ilvl w:val="0"/>
          <w:numId w:val="0"/>
        </w:numPr>
        <w:rPr>
          <w:rFonts w:ascii="Cambria" w:hAnsi="Cambria" w:cs="Times"/>
        </w:rPr>
      </w:pPr>
      <w:bookmarkStart w:id="5" w:name="_Toc14270584"/>
      <w:bookmarkStart w:id="6" w:name="_Toc87003222"/>
      <w:bookmarkEnd w:id="0"/>
      <w:bookmarkEnd w:id="1"/>
      <w:bookmarkEnd w:id="2"/>
      <w:r>
        <w:rPr>
          <w:rFonts w:ascii="Cambria" w:hAnsi="Cambria" w:cs="Times"/>
        </w:rPr>
        <w:lastRenderedPageBreak/>
        <w:t>Document Acceptance</w:t>
      </w:r>
      <w:bookmarkEnd w:id="5"/>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927"/>
        <w:gridCol w:w="1973"/>
        <w:gridCol w:w="2867"/>
      </w:tblGrid>
      <w:tr w:rsidR="00421F5A" w14:paraId="1900B7D3" w14:textId="77777777" w:rsidTr="0029624E">
        <w:tc>
          <w:tcPr>
            <w:tcW w:w="1908" w:type="dxa"/>
            <w:tcBorders>
              <w:top w:val="single" w:sz="4" w:space="0" w:color="auto"/>
              <w:left w:val="single" w:sz="4" w:space="0" w:color="auto"/>
              <w:bottom w:val="single" w:sz="4" w:space="0" w:color="auto"/>
              <w:right w:val="single" w:sz="4" w:space="0" w:color="auto"/>
            </w:tcBorders>
            <w:shd w:val="clear" w:color="auto" w:fill="000000"/>
            <w:hideMark/>
          </w:tcPr>
          <w:p w14:paraId="2FB453E6" w14:textId="77777777" w:rsidR="00421F5A" w:rsidRDefault="00421F5A" w:rsidP="0029624E">
            <w:r>
              <w:t>Name</w:t>
            </w:r>
          </w:p>
        </w:tc>
        <w:tc>
          <w:tcPr>
            <w:tcW w:w="1980" w:type="dxa"/>
            <w:tcBorders>
              <w:top w:val="single" w:sz="4" w:space="0" w:color="auto"/>
              <w:left w:val="single" w:sz="4" w:space="0" w:color="auto"/>
              <w:bottom w:val="single" w:sz="4" w:space="0" w:color="auto"/>
              <w:right w:val="single" w:sz="4" w:space="0" w:color="auto"/>
            </w:tcBorders>
            <w:shd w:val="clear" w:color="auto" w:fill="000000"/>
            <w:hideMark/>
          </w:tcPr>
          <w:p w14:paraId="34035E9F" w14:textId="77777777" w:rsidR="00421F5A" w:rsidRDefault="00421F5A" w:rsidP="0029624E">
            <w:r>
              <w:t>Role</w:t>
            </w:r>
          </w:p>
        </w:tc>
        <w:tc>
          <w:tcPr>
            <w:tcW w:w="2028" w:type="dxa"/>
            <w:tcBorders>
              <w:top w:val="single" w:sz="4" w:space="0" w:color="auto"/>
              <w:left w:val="single" w:sz="4" w:space="0" w:color="auto"/>
              <w:bottom w:val="single" w:sz="4" w:space="0" w:color="auto"/>
              <w:right w:val="single" w:sz="4" w:space="0" w:color="auto"/>
            </w:tcBorders>
            <w:shd w:val="clear" w:color="auto" w:fill="000000"/>
            <w:hideMark/>
          </w:tcPr>
          <w:p w14:paraId="0051B8DB" w14:textId="77777777" w:rsidR="00421F5A" w:rsidRDefault="00421F5A" w:rsidP="0029624E">
            <w:r>
              <w:t>Date of Sign Off</w:t>
            </w:r>
          </w:p>
        </w:tc>
        <w:tc>
          <w:tcPr>
            <w:tcW w:w="2940" w:type="dxa"/>
            <w:tcBorders>
              <w:top w:val="single" w:sz="4" w:space="0" w:color="auto"/>
              <w:left w:val="single" w:sz="4" w:space="0" w:color="auto"/>
              <w:bottom w:val="single" w:sz="4" w:space="0" w:color="auto"/>
              <w:right w:val="single" w:sz="4" w:space="0" w:color="auto"/>
            </w:tcBorders>
            <w:shd w:val="clear" w:color="auto" w:fill="000000"/>
            <w:hideMark/>
          </w:tcPr>
          <w:p w14:paraId="5A2D5AC9" w14:textId="77777777" w:rsidR="00421F5A" w:rsidRDefault="00421F5A" w:rsidP="0029624E">
            <w:r>
              <w:t>Signature</w:t>
            </w:r>
          </w:p>
        </w:tc>
      </w:tr>
      <w:tr w:rsidR="00421F5A" w14:paraId="4EE00ECE" w14:textId="77777777" w:rsidTr="0029624E">
        <w:tc>
          <w:tcPr>
            <w:tcW w:w="1908" w:type="dxa"/>
            <w:tcBorders>
              <w:top w:val="single" w:sz="4" w:space="0" w:color="auto"/>
              <w:left w:val="single" w:sz="4" w:space="0" w:color="auto"/>
              <w:bottom w:val="single" w:sz="4" w:space="0" w:color="auto"/>
              <w:right w:val="single" w:sz="4" w:space="0" w:color="auto"/>
            </w:tcBorders>
          </w:tcPr>
          <w:p w14:paraId="4B98E39B"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36095DD"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6B620FFB"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2C0C0213" w14:textId="77777777" w:rsidR="00421F5A" w:rsidRDefault="00421F5A" w:rsidP="0029624E"/>
          <w:p w14:paraId="63B87056" w14:textId="77777777" w:rsidR="00421F5A" w:rsidRDefault="00421F5A" w:rsidP="0029624E"/>
          <w:p w14:paraId="35BA807D" w14:textId="77777777" w:rsidR="00421F5A" w:rsidRDefault="00421F5A" w:rsidP="0029624E"/>
        </w:tc>
      </w:tr>
      <w:tr w:rsidR="00421F5A" w14:paraId="219C9445" w14:textId="77777777" w:rsidTr="0029624E">
        <w:trPr>
          <w:trHeight w:val="74"/>
        </w:trPr>
        <w:tc>
          <w:tcPr>
            <w:tcW w:w="1908" w:type="dxa"/>
            <w:tcBorders>
              <w:top w:val="single" w:sz="4" w:space="0" w:color="auto"/>
              <w:left w:val="single" w:sz="4" w:space="0" w:color="auto"/>
              <w:bottom w:val="single" w:sz="4" w:space="0" w:color="auto"/>
              <w:right w:val="single" w:sz="4" w:space="0" w:color="auto"/>
            </w:tcBorders>
          </w:tcPr>
          <w:p w14:paraId="04A4D50C"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28DE987"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5944B469"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3BCA0E37" w14:textId="77777777" w:rsidR="00421F5A" w:rsidRDefault="00421F5A" w:rsidP="0029624E"/>
          <w:p w14:paraId="5190274D" w14:textId="77777777" w:rsidR="00421F5A" w:rsidRDefault="00421F5A" w:rsidP="0029624E"/>
          <w:p w14:paraId="22408E37" w14:textId="77777777" w:rsidR="00421F5A" w:rsidRDefault="00421F5A" w:rsidP="0029624E"/>
        </w:tc>
      </w:tr>
    </w:tbl>
    <w:p w14:paraId="0EF0EF10" w14:textId="77777777" w:rsidR="00421F5A" w:rsidRDefault="00421F5A" w:rsidP="00421F5A"/>
    <w:p w14:paraId="4C10040A" w14:textId="77777777" w:rsidR="00421F5A" w:rsidRDefault="00421F5A" w:rsidP="00421F5A"/>
    <w:p w14:paraId="1D77DB90" w14:textId="77777777" w:rsidR="00421F5A" w:rsidRDefault="00421F5A" w:rsidP="00421F5A"/>
    <w:p w14:paraId="1A2ED451" w14:textId="77777777" w:rsidR="00421F5A" w:rsidRDefault="00421F5A" w:rsidP="00421F5A"/>
    <w:p w14:paraId="1193F953" w14:textId="77777777" w:rsidR="00421F5A" w:rsidRDefault="00421F5A" w:rsidP="00421F5A"/>
    <w:p w14:paraId="74D0AD15" w14:textId="77777777" w:rsidR="00421F5A" w:rsidRDefault="00421F5A" w:rsidP="00421F5A"/>
    <w:p w14:paraId="048CE6DC" w14:textId="77777777" w:rsidR="00421F5A" w:rsidRDefault="00421F5A" w:rsidP="00421F5A"/>
    <w:p w14:paraId="2C812C83" w14:textId="77777777" w:rsidR="00421F5A" w:rsidRDefault="00421F5A" w:rsidP="00421F5A"/>
    <w:p w14:paraId="729565F8" w14:textId="77777777" w:rsidR="00421F5A" w:rsidRDefault="00421F5A" w:rsidP="00421F5A"/>
    <w:p w14:paraId="6875C6C3" w14:textId="77777777" w:rsidR="00421F5A" w:rsidRDefault="00421F5A" w:rsidP="00421F5A"/>
    <w:p w14:paraId="095727CC" w14:textId="77777777" w:rsidR="00421F5A" w:rsidRDefault="00421F5A" w:rsidP="00421F5A"/>
    <w:p w14:paraId="6F9E615F" w14:textId="77777777" w:rsidR="00421F5A" w:rsidRDefault="00421F5A" w:rsidP="00421F5A"/>
    <w:p w14:paraId="2A0A766B" w14:textId="77777777" w:rsidR="00421F5A" w:rsidRDefault="00421F5A" w:rsidP="00421F5A"/>
    <w:p w14:paraId="6E6DB8EA" w14:textId="77777777" w:rsidR="00421F5A" w:rsidRDefault="00421F5A" w:rsidP="00421F5A"/>
    <w:p w14:paraId="025BE53E" w14:textId="77777777" w:rsidR="00421F5A" w:rsidRDefault="00421F5A" w:rsidP="00421F5A"/>
    <w:p w14:paraId="1A76354C" w14:textId="77777777" w:rsidR="00421F5A" w:rsidRDefault="00421F5A" w:rsidP="00421F5A">
      <w:pPr>
        <w:jc w:val="center"/>
      </w:pPr>
      <w:r>
        <w:t>[The remainder of this page was intentionally left blank]</w:t>
      </w:r>
    </w:p>
    <w:p w14:paraId="43E759D0" w14:textId="77777777" w:rsidR="00421F5A" w:rsidRDefault="00421F5A" w:rsidP="00421F5A">
      <w:pPr>
        <w:spacing w:line="240" w:lineRule="auto"/>
      </w:pPr>
      <w:r>
        <w:br w:type="page"/>
      </w:r>
    </w:p>
    <w:p w14:paraId="1D6D49B2" w14:textId="77777777" w:rsidR="00421F5A" w:rsidRPr="00883A48" w:rsidRDefault="00421F5A" w:rsidP="00421F5A">
      <w:pPr>
        <w:pStyle w:val="Heading1"/>
        <w:spacing w:before="240"/>
      </w:pPr>
      <w:bookmarkStart w:id="7" w:name="_Toc14270585"/>
      <w:bookmarkStart w:id="8" w:name="_Toc87003223"/>
      <w:r w:rsidRPr="00883A48">
        <w:lastRenderedPageBreak/>
        <w:t>Introduction</w:t>
      </w:r>
      <w:bookmarkEnd w:id="7"/>
      <w:bookmarkEnd w:id="8"/>
    </w:p>
    <w:p w14:paraId="04B0EFEF" w14:textId="62E96900" w:rsidR="00421F5A" w:rsidRDefault="00B163AE" w:rsidP="00421F5A">
      <w:r>
        <w:t>CW</w:t>
      </w:r>
      <w:r w:rsidR="005334B7">
        <w:t xml:space="preserve"> Bank</w:t>
      </w:r>
      <w:r w:rsidR="00421F5A">
        <w:t xml:space="preserve">’s implementation of the </w:t>
      </w:r>
      <w:r w:rsidR="00421F5A" w:rsidRPr="00667782">
        <w:t>Navaera On-Demand Real-Time Fraud Prevention and Detection Solution implem</w:t>
      </w:r>
      <w:r w:rsidR="00421F5A">
        <w:t xml:space="preserve">ents various monitoring scenarios to detect and prevent potentially fraudulent online banking.  The architecture for </w:t>
      </w:r>
      <w:r>
        <w:t>CWB</w:t>
      </w:r>
      <w:r w:rsidR="00421F5A">
        <w:t>’s configuration involves the following components:</w:t>
      </w:r>
    </w:p>
    <w:p w14:paraId="4F5B9A65" w14:textId="0BB0DEF8" w:rsidR="00421F5A" w:rsidRDefault="00421F5A" w:rsidP="00AA760C">
      <w:r>
        <w:t xml:space="preserve"> </w:t>
      </w:r>
    </w:p>
    <w:p w14:paraId="083EF281" w14:textId="76DEA032" w:rsidR="00421F5A" w:rsidRDefault="00421F5A" w:rsidP="00C43B30">
      <w:pPr>
        <w:pStyle w:val="ListParagraph"/>
        <w:numPr>
          <w:ilvl w:val="0"/>
          <w:numId w:val="2"/>
        </w:numPr>
        <w:contextualSpacing w:val="0"/>
      </w:pPr>
      <w:r>
        <w:t>Online Banking System</w:t>
      </w:r>
    </w:p>
    <w:p w14:paraId="71EA0239" w14:textId="77777777" w:rsidR="00421F5A" w:rsidRDefault="00421F5A" w:rsidP="00C43B30">
      <w:pPr>
        <w:pStyle w:val="ListParagraph"/>
        <w:numPr>
          <w:ilvl w:val="0"/>
          <w:numId w:val="2"/>
        </w:numPr>
        <w:contextualSpacing w:val="0"/>
      </w:pPr>
      <w:r>
        <w:t>Transaction Processing Channel; and</w:t>
      </w:r>
    </w:p>
    <w:p w14:paraId="396429DC" w14:textId="77777777" w:rsidR="00421F5A" w:rsidRDefault="00421F5A" w:rsidP="00C43B30">
      <w:pPr>
        <w:pStyle w:val="ListParagraph"/>
        <w:numPr>
          <w:ilvl w:val="0"/>
          <w:numId w:val="2"/>
        </w:numPr>
        <w:contextualSpacing w:val="0"/>
      </w:pPr>
      <w:r>
        <w:t xml:space="preserve">Navaera EnScreen ESP.  </w:t>
      </w:r>
    </w:p>
    <w:p w14:paraId="52A6BF27" w14:textId="77777777" w:rsidR="00421F5A" w:rsidRDefault="00421F5A" w:rsidP="00421F5A">
      <w:pPr>
        <w:rPr>
          <w:rStyle w:val="content"/>
          <w:rFonts w:cs="Times"/>
          <w:szCs w:val="23"/>
        </w:rPr>
      </w:pPr>
    </w:p>
    <w:p w14:paraId="62001A07" w14:textId="6618DD26" w:rsidR="00421F5A" w:rsidRDefault="00421F5A" w:rsidP="00421F5A">
      <w:pPr>
        <w:rPr>
          <w:rStyle w:val="content"/>
          <w:rFonts w:cs="Times"/>
          <w:szCs w:val="23"/>
        </w:rPr>
      </w:pPr>
      <w:r>
        <w:rPr>
          <w:rStyle w:val="content"/>
          <w:rFonts w:cs="Times"/>
          <w:szCs w:val="23"/>
        </w:rPr>
        <w:t xml:space="preserve">In this architecture, transactions that are received by </w:t>
      </w:r>
      <w:r w:rsidR="00AA760C">
        <w:rPr>
          <w:rStyle w:val="content"/>
          <w:rFonts w:cs="Times"/>
          <w:szCs w:val="23"/>
        </w:rPr>
        <w:t>the</w:t>
      </w:r>
      <w:r>
        <w:rPr>
          <w:rStyle w:val="content"/>
          <w:rFonts w:cs="Times"/>
          <w:szCs w:val="23"/>
        </w:rPr>
        <w:t xml:space="preserve"> Online Banking System are sent in real-time to the Transaction Processing Channel (“TPC”) with those data elements indicated in Appendix A to this workbook.  </w:t>
      </w:r>
    </w:p>
    <w:p w14:paraId="38F356BC" w14:textId="77777777" w:rsidR="00421F5A" w:rsidRDefault="00421F5A" w:rsidP="00421F5A">
      <w:pPr>
        <w:rPr>
          <w:rStyle w:val="content"/>
          <w:rFonts w:cs="Times"/>
          <w:szCs w:val="23"/>
        </w:rPr>
      </w:pPr>
    </w:p>
    <w:p w14:paraId="6A533C1E" w14:textId="77777777" w:rsidR="00421F5A" w:rsidRDefault="00421F5A" w:rsidP="00421F5A">
      <w:pPr>
        <w:rPr>
          <w:rStyle w:val="content"/>
          <w:rFonts w:cs="Times"/>
          <w:szCs w:val="23"/>
        </w:rPr>
      </w:pPr>
      <w:r>
        <w:rPr>
          <w:rStyle w:val="content"/>
          <w:rFonts w:cs="Times"/>
          <w:szCs w:val="23"/>
        </w:rPr>
        <w:t xml:space="preserve">Once received by the TPC, transactions are forwarded to EnScreen ESP for analysis.  In this workbook, the analysis performed by EnScreen ESP is discussed.  </w:t>
      </w:r>
    </w:p>
    <w:p w14:paraId="1636323A" w14:textId="77777777" w:rsidR="00421F5A" w:rsidRDefault="00421F5A" w:rsidP="00421F5A">
      <w:pPr>
        <w:rPr>
          <w:rStyle w:val="content"/>
          <w:rFonts w:cs="Times"/>
          <w:szCs w:val="23"/>
        </w:rPr>
      </w:pPr>
    </w:p>
    <w:p w14:paraId="3831A10E" w14:textId="77777777" w:rsidR="00421F5A" w:rsidRDefault="00421F5A" w:rsidP="00421F5A">
      <w:pPr>
        <w:rPr>
          <w:rStyle w:val="content"/>
          <w:rFonts w:cs="Times"/>
          <w:szCs w:val="23"/>
        </w:rPr>
      </w:pPr>
      <w:r>
        <w:rPr>
          <w:rStyle w:val="content"/>
          <w:rFonts w:cs="Times"/>
          <w:szCs w:val="23"/>
        </w:rPr>
        <w:t>This document is designed to provide an overview of the base configuration for that analysis.  The structure of the document is as follows:</w:t>
      </w:r>
    </w:p>
    <w:p w14:paraId="62FC6296" w14:textId="77777777" w:rsidR="00421F5A" w:rsidRDefault="00421F5A" w:rsidP="00421F5A">
      <w:pPr>
        <w:rPr>
          <w:rStyle w:val="content"/>
          <w:rFonts w:cs="Times"/>
          <w:szCs w:val="23"/>
        </w:rPr>
      </w:pPr>
    </w:p>
    <w:p w14:paraId="075EFFC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Overview of filters, including global filters applied to rule analysis; and</w:t>
      </w:r>
    </w:p>
    <w:p w14:paraId="6287C66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 xml:space="preserve">Detail review of the analysis performed by each rule.   </w:t>
      </w:r>
    </w:p>
    <w:p w14:paraId="0DD3CF24" w14:textId="77777777" w:rsidR="00421F5A" w:rsidRDefault="00421F5A" w:rsidP="00421F5A"/>
    <w:p w14:paraId="11BE4A82" w14:textId="77777777" w:rsidR="00421F5A" w:rsidRDefault="00421F5A" w:rsidP="00421F5A"/>
    <w:p w14:paraId="4C3D1A11" w14:textId="77777777" w:rsidR="00421F5A" w:rsidRDefault="00421F5A" w:rsidP="00421F5A"/>
    <w:p w14:paraId="5F1DEAE5" w14:textId="77777777" w:rsidR="00421F5A" w:rsidRDefault="00421F5A" w:rsidP="00421F5A"/>
    <w:p w14:paraId="19C9428A" w14:textId="77777777" w:rsidR="00421F5A" w:rsidRDefault="00421F5A" w:rsidP="00421F5A"/>
    <w:p w14:paraId="590A5876" w14:textId="77777777" w:rsidR="00421F5A" w:rsidRDefault="00421F5A" w:rsidP="00421F5A"/>
    <w:p w14:paraId="7CF086C6" w14:textId="77777777" w:rsidR="00421F5A" w:rsidRDefault="00421F5A" w:rsidP="00421F5A"/>
    <w:p w14:paraId="326F46F4" w14:textId="77777777" w:rsidR="00421F5A" w:rsidRDefault="00421F5A" w:rsidP="00421F5A"/>
    <w:p w14:paraId="7201BD34" w14:textId="77777777" w:rsidR="00421F5A" w:rsidRDefault="00421F5A" w:rsidP="00421F5A"/>
    <w:p w14:paraId="47C4676E" w14:textId="77777777" w:rsidR="00421F5A" w:rsidRDefault="00421F5A" w:rsidP="00421F5A"/>
    <w:p w14:paraId="54C0C465" w14:textId="77777777" w:rsidR="00421F5A" w:rsidRDefault="00421F5A" w:rsidP="00421F5A"/>
    <w:p w14:paraId="023B43F1" w14:textId="77777777" w:rsidR="00421F5A" w:rsidRDefault="00421F5A" w:rsidP="00421F5A">
      <w:pPr>
        <w:jc w:val="center"/>
      </w:pPr>
      <w:r>
        <w:t>[The remainder of this page was intentionally left blank]</w:t>
      </w:r>
    </w:p>
    <w:p w14:paraId="36AA2195" w14:textId="77777777" w:rsidR="00421F5A" w:rsidRDefault="00421F5A" w:rsidP="00421F5A">
      <w:pPr>
        <w:spacing w:line="240" w:lineRule="auto"/>
      </w:pPr>
      <w:r>
        <w:br w:type="page"/>
      </w:r>
    </w:p>
    <w:p w14:paraId="5282822C" w14:textId="77777777" w:rsidR="0029624E" w:rsidRDefault="0029624E" w:rsidP="0029624E">
      <w:pPr>
        <w:pStyle w:val="Heading1"/>
        <w:spacing w:before="240"/>
      </w:pPr>
      <w:bookmarkStart w:id="9" w:name="_Toc14270594"/>
      <w:bookmarkStart w:id="10" w:name="_Toc87003224"/>
      <w:r>
        <w:lastRenderedPageBreak/>
        <w:t>Online Banking Fraud Rules</w:t>
      </w:r>
      <w:bookmarkEnd w:id="9"/>
      <w:bookmarkEnd w:id="10"/>
    </w:p>
    <w:p w14:paraId="73C8A65A" w14:textId="77777777" w:rsidR="0029624E" w:rsidRDefault="0029624E" w:rsidP="00C43B30">
      <w:pPr>
        <w:pStyle w:val="Heading2"/>
        <w:numPr>
          <w:ilvl w:val="1"/>
          <w:numId w:val="5"/>
        </w:numPr>
        <w:spacing w:before="240" w:after="240"/>
      </w:pPr>
      <w:bookmarkStart w:id="11" w:name="_Toc14270595"/>
      <w:bookmarkStart w:id="12" w:name="_Toc87003225"/>
      <w:r>
        <w:t>Rules Logic</w:t>
      </w:r>
      <w:bookmarkEnd w:id="11"/>
      <w:bookmarkEnd w:id="12"/>
    </w:p>
    <w:p w14:paraId="73A2B8C3" w14:textId="244904BD" w:rsidR="0029624E" w:rsidRDefault="0029624E" w:rsidP="0029624E">
      <w:r w:rsidRPr="00977A7F">
        <w:t xml:space="preserve">The process flows below indicate Navaera’s understanding of </w:t>
      </w:r>
      <w:r w:rsidR="00B163AE">
        <w:t>CWB</w:t>
      </w:r>
      <w:r w:rsidRPr="00977A7F">
        <w:t>’s rule requirements for Online Banking transactions.  Based on our current understanding, most online banking exceptions will only generate Events in EnView IMF.</w:t>
      </w:r>
      <w:r>
        <w:t xml:space="preserve">  </w:t>
      </w:r>
    </w:p>
    <w:p w14:paraId="44970A99" w14:textId="77777777" w:rsidR="0029624E" w:rsidRDefault="0029624E" w:rsidP="00C43B30">
      <w:pPr>
        <w:pStyle w:val="Heading3"/>
        <w:numPr>
          <w:ilvl w:val="2"/>
          <w:numId w:val="5"/>
        </w:numPr>
        <w:spacing w:after="220"/>
      </w:pPr>
      <w:bookmarkStart w:id="13" w:name="_Toc14270596"/>
      <w:bookmarkStart w:id="14" w:name="_Toc87003226"/>
      <w:r>
        <w:t>Global Filters</w:t>
      </w:r>
      <w:bookmarkEnd w:id="13"/>
      <w:bookmarkEnd w:id="14"/>
    </w:p>
    <w:p w14:paraId="1DA99302" w14:textId="7A296E4B" w:rsidR="0029624E" w:rsidRPr="00C87153" w:rsidRDefault="0029624E" w:rsidP="0086232E">
      <w:pPr>
        <w:rPr>
          <w:strike/>
        </w:rPr>
      </w:pPr>
      <w:r>
        <w:t xml:space="preserve">For online banking transactions, </w:t>
      </w:r>
      <w:r w:rsidR="00B163AE">
        <w:t>CWB</w:t>
      </w:r>
      <w:r>
        <w:t xml:space="preserve"> would like a global filter in place that will remove certain transactions from further screening. </w:t>
      </w:r>
    </w:p>
    <w:p w14:paraId="0CEB2D04" w14:textId="5CC967D3" w:rsidR="0029624E" w:rsidRDefault="0029624E" w:rsidP="0029624E"/>
    <w:p w14:paraId="35A0EFB5" w14:textId="330AA9AF" w:rsidR="00A757DD" w:rsidRDefault="00E67D83" w:rsidP="00E67D83">
      <w:pPr>
        <w:pStyle w:val="Heading3"/>
      </w:pPr>
      <w:bookmarkStart w:id="15" w:name="_Toc87003227"/>
      <w:r>
        <w:t>Event Type Mapping Reference</w:t>
      </w:r>
      <w:bookmarkEnd w:id="15"/>
    </w:p>
    <w:p w14:paraId="3B1C71E5" w14:textId="3E12CE4F" w:rsidR="00940462" w:rsidRDefault="0049333C" w:rsidP="00940462">
      <w:r>
        <w:t>The below is a mapping table that will map the ‘Event Label’ on the left, with the actual Event subtypes that are to be screened on the right.  To save time for entering thresholds, the Event Label has been added to each rule in the thresholds in this document.  However, the actual values for the Event Sub-Types (mapping to ‘activitycode’ in T_ESP_ONLINE) should be screened.</w:t>
      </w:r>
    </w:p>
    <w:p w14:paraId="72817C58" w14:textId="77777777" w:rsidR="0049333C" w:rsidRPr="00940462" w:rsidRDefault="0049333C" w:rsidP="00940462"/>
    <w:tbl>
      <w:tblPr>
        <w:tblStyle w:val="TableGrid"/>
        <w:tblW w:w="9351" w:type="dxa"/>
        <w:tblLook w:val="04A0" w:firstRow="1" w:lastRow="0" w:firstColumn="1" w:lastColumn="0" w:noHBand="0" w:noVBand="1"/>
      </w:tblPr>
      <w:tblGrid>
        <w:gridCol w:w="1695"/>
        <w:gridCol w:w="7656"/>
      </w:tblGrid>
      <w:tr w:rsidR="00E67D83" w14:paraId="794F604C" w14:textId="77777777" w:rsidTr="008C2135">
        <w:tc>
          <w:tcPr>
            <w:tcW w:w="1695" w:type="dxa"/>
          </w:tcPr>
          <w:p w14:paraId="50FAC461" w14:textId="54B13714" w:rsidR="00E67D83" w:rsidRPr="008C2135" w:rsidRDefault="00E67D83" w:rsidP="00E67D83">
            <w:pPr>
              <w:rPr>
                <w:b/>
                <w:bCs/>
              </w:rPr>
            </w:pPr>
            <w:r w:rsidRPr="008C2135">
              <w:rPr>
                <w:b/>
                <w:bCs/>
              </w:rPr>
              <w:t>Event Label</w:t>
            </w:r>
          </w:p>
        </w:tc>
        <w:tc>
          <w:tcPr>
            <w:tcW w:w="7656" w:type="dxa"/>
          </w:tcPr>
          <w:p w14:paraId="3F4C9DD2" w14:textId="2694F6E8" w:rsidR="00E67D83" w:rsidRPr="008C2135" w:rsidRDefault="00E67D83" w:rsidP="00E67D83">
            <w:pPr>
              <w:rPr>
                <w:b/>
                <w:bCs/>
              </w:rPr>
            </w:pPr>
            <w:r w:rsidRPr="008C2135">
              <w:rPr>
                <w:b/>
                <w:bCs/>
              </w:rPr>
              <w:t>CWB Infinity Events</w:t>
            </w:r>
          </w:p>
        </w:tc>
      </w:tr>
      <w:tr w:rsidR="00E67D83" w14:paraId="5C0B51DC" w14:textId="77777777" w:rsidTr="008C2135">
        <w:tc>
          <w:tcPr>
            <w:tcW w:w="1695" w:type="dxa"/>
          </w:tcPr>
          <w:p w14:paraId="07040152" w14:textId="10971287" w:rsidR="00E67D83" w:rsidRDefault="00E67D83" w:rsidP="008C2135">
            <w:pPr>
              <w:spacing w:line="240" w:lineRule="auto"/>
            </w:pPr>
            <w:r>
              <w:rPr>
                <w:rFonts w:ascii="Calibri" w:hAnsi="Calibri" w:cs="Calibri"/>
                <w:color w:val="00B050"/>
                <w:sz w:val="22"/>
                <w:szCs w:val="22"/>
              </w:rPr>
              <w:t>Password change</w:t>
            </w:r>
          </w:p>
        </w:tc>
        <w:tc>
          <w:tcPr>
            <w:tcW w:w="7656" w:type="dxa"/>
          </w:tcPr>
          <w:p w14:paraId="3FB3492E" w14:textId="56E4F164" w:rsidR="00E67D83" w:rsidRDefault="00E67D83" w:rsidP="00E67D83">
            <w:r>
              <w:rPr>
                <w:rFonts w:ascii="Calibri" w:hAnsi="Calibri" w:cs="Calibri"/>
                <w:color w:val="000000"/>
                <w:sz w:val="22"/>
                <w:szCs w:val="22"/>
              </w:rPr>
              <w:t>PASSWORD_CHANGE</w:t>
            </w:r>
          </w:p>
        </w:tc>
      </w:tr>
      <w:tr w:rsidR="00E67D83" w14:paraId="782ABB67" w14:textId="77777777" w:rsidTr="008C2135">
        <w:tc>
          <w:tcPr>
            <w:tcW w:w="1695" w:type="dxa"/>
          </w:tcPr>
          <w:p w14:paraId="190DEC32" w14:textId="4F8E7930" w:rsidR="00E67D83" w:rsidRDefault="00E67D83" w:rsidP="00E67D83">
            <w:pPr>
              <w:spacing w:line="240" w:lineRule="auto"/>
              <w:rPr>
                <w:rFonts w:ascii="Calibri" w:hAnsi="Calibri" w:cs="Calibri"/>
                <w:color w:val="00B050"/>
                <w:sz w:val="22"/>
                <w:szCs w:val="22"/>
              </w:rPr>
            </w:pPr>
            <w:r>
              <w:rPr>
                <w:rFonts w:ascii="Calibri" w:hAnsi="Calibri" w:cs="Calibri"/>
                <w:color w:val="00B050"/>
                <w:sz w:val="22"/>
                <w:szCs w:val="22"/>
              </w:rPr>
              <w:t>Login related events</w:t>
            </w:r>
          </w:p>
        </w:tc>
        <w:tc>
          <w:tcPr>
            <w:tcW w:w="7656" w:type="dxa"/>
          </w:tcPr>
          <w:p w14:paraId="462AEF4A" w14:textId="4AA4721E" w:rsidR="00E67D83" w:rsidRDefault="00E67D83" w:rsidP="00E67D83">
            <w:pPr>
              <w:rPr>
                <w:rFonts w:ascii="Calibri" w:hAnsi="Calibri" w:cs="Calibri"/>
                <w:color w:val="000000"/>
                <w:sz w:val="22"/>
                <w:szCs w:val="22"/>
              </w:rPr>
            </w:pPr>
            <w:r w:rsidRPr="00E67D83">
              <w:rPr>
                <w:rFonts w:ascii="Calibri" w:hAnsi="Calibri" w:cs="Calibri"/>
                <w:color w:val="000000"/>
                <w:sz w:val="22"/>
                <w:szCs w:val="22"/>
              </w:rPr>
              <w:t>LOGIN_ATTEMPT</w:t>
            </w:r>
          </w:p>
        </w:tc>
      </w:tr>
      <w:tr w:rsidR="00D47CF3" w14:paraId="47436948" w14:textId="77777777" w:rsidTr="00E67D83">
        <w:tc>
          <w:tcPr>
            <w:tcW w:w="1695" w:type="dxa"/>
          </w:tcPr>
          <w:p w14:paraId="0DFA530B" w14:textId="6A77FAF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Successful Login</w:t>
            </w:r>
          </w:p>
        </w:tc>
        <w:tc>
          <w:tcPr>
            <w:tcW w:w="7656" w:type="dxa"/>
          </w:tcPr>
          <w:p w14:paraId="57508677" w14:textId="21BACE21" w:rsidR="00D47CF3" w:rsidRDefault="00D47CF3" w:rsidP="00E67D83">
            <w:pPr>
              <w:rPr>
                <w:rFonts w:ascii="Calibri" w:hAnsi="Calibri" w:cs="Calibri"/>
                <w:color w:val="000000"/>
                <w:sz w:val="22"/>
                <w:szCs w:val="22"/>
              </w:rPr>
            </w:pPr>
            <w:r>
              <w:rPr>
                <w:rFonts w:ascii="Calibri" w:hAnsi="Calibri" w:cs="Calibri"/>
                <w:color w:val="000000"/>
                <w:sz w:val="22"/>
                <w:szCs w:val="22"/>
              </w:rPr>
              <w:t>(</w:t>
            </w:r>
            <w:r w:rsidRPr="00E67D83">
              <w:rPr>
                <w:rFonts w:ascii="Calibri" w:hAnsi="Calibri" w:cs="Calibri"/>
                <w:color w:val="000000"/>
                <w:sz w:val="22"/>
                <w:szCs w:val="22"/>
              </w:rPr>
              <w:t>LOGIN_ATTEMPT</w:t>
            </w:r>
            <w:r>
              <w:rPr>
                <w:rFonts w:ascii="Calibri" w:hAnsi="Calibri" w:cs="Calibri"/>
                <w:color w:val="000000"/>
                <w:sz w:val="22"/>
                <w:szCs w:val="22"/>
              </w:rPr>
              <w:t>) with Status indicating Success</w:t>
            </w:r>
          </w:p>
        </w:tc>
      </w:tr>
      <w:tr w:rsidR="00E67D83" w14:paraId="72D177A4" w14:textId="77777777" w:rsidTr="008C2135">
        <w:tc>
          <w:tcPr>
            <w:tcW w:w="1695" w:type="dxa"/>
          </w:tcPr>
          <w:p w14:paraId="5F081031" w14:textId="388896E7"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Bill Payments</w:t>
            </w:r>
          </w:p>
        </w:tc>
        <w:tc>
          <w:tcPr>
            <w:tcW w:w="7656" w:type="dxa"/>
          </w:tcPr>
          <w:p w14:paraId="536207C8" w14:textId="16828AAD" w:rsidR="00E67D83" w:rsidRDefault="00E67D83" w:rsidP="00E67D83">
            <w:r>
              <w:rPr>
                <w:rFonts w:ascii="Calibri" w:hAnsi="Calibri" w:cs="Calibri"/>
                <w:color w:val="000000"/>
                <w:sz w:val="22"/>
                <w:szCs w:val="22"/>
              </w:rPr>
              <w:t>BILL_PAYEE_UPDATED, NON_REG_BILL_PAYEE_ADDED, REGISTERED_BILL_PAYEE_ADDED</w:t>
            </w:r>
          </w:p>
        </w:tc>
      </w:tr>
      <w:tr w:rsidR="00D47CF3" w14:paraId="624893AB" w14:textId="77777777" w:rsidTr="00E67D83">
        <w:tc>
          <w:tcPr>
            <w:tcW w:w="1695" w:type="dxa"/>
          </w:tcPr>
          <w:p w14:paraId="0345DDE0" w14:textId="3DEDDC1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Bill Payments</w:t>
            </w:r>
          </w:p>
        </w:tc>
        <w:tc>
          <w:tcPr>
            <w:tcW w:w="7656" w:type="dxa"/>
          </w:tcPr>
          <w:p w14:paraId="2A5D8F20" w14:textId="4C322088" w:rsidR="00D47CF3" w:rsidRDefault="00D47CF3" w:rsidP="00E67D83">
            <w:pPr>
              <w:rPr>
                <w:rFonts w:ascii="Calibri" w:hAnsi="Calibri" w:cs="Calibri"/>
                <w:color w:val="000000"/>
                <w:sz w:val="22"/>
                <w:szCs w:val="22"/>
              </w:rPr>
            </w:pPr>
            <w:r>
              <w:rPr>
                <w:rFonts w:ascii="Calibri" w:hAnsi="Calibri" w:cs="Calibri"/>
                <w:color w:val="000000"/>
                <w:sz w:val="22"/>
                <w:szCs w:val="22"/>
              </w:rPr>
              <w:t>NON_REG_BILL_PAYEE_ADDED, REGISTERED_BILL_PAYEE_ADDED</w:t>
            </w:r>
          </w:p>
        </w:tc>
      </w:tr>
      <w:tr w:rsidR="00E67D83" w14:paraId="28B8A233" w14:textId="77777777" w:rsidTr="008C2135">
        <w:tc>
          <w:tcPr>
            <w:tcW w:w="1695" w:type="dxa"/>
          </w:tcPr>
          <w:p w14:paraId="2C814184" w14:textId="2A392EB8"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e-Transfers</w:t>
            </w:r>
          </w:p>
        </w:tc>
        <w:tc>
          <w:tcPr>
            <w:tcW w:w="7656" w:type="dxa"/>
          </w:tcPr>
          <w:p w14:paraId="75BB2CF5" w14:textId="4F87A829" w:rsidR="00E67D83" w:rsidRDefault="009F1763" w:rsidP="00E67D83">
            <w:r w:rsidRPr="00CC5744">
              <w:rPr>
                <w:rFonts w:ascii="Calibri" w:hAnsi="Calibri" w:cs="Calibri"/>
                <w:color w:val="000000"/>
                <w:sz w:val="22"/>
                <w:szCs w:val="22"/>
                <w:highlight w:val="cyan"/>
              </w:rPr>
              <w:t xml:space="preserve"> ADD_RECIPIENT, UPDATE_RECIPIENT</w:t>
            </w:r>
            <w:del w:id="16" w:author="Rotter, Luke (US)" w:date="2021-12-13T13:08:00Z">
              <w:r w:rsidR="003E1889" w:rsidDel="006F0537">
                <w:rPr>
                  <w:rFonts w:ascii="Calibri" w:hAnsi="Calibri" w:cs="Calibri"/>
                  <w:color w:val="000000"/>
                  <w:sz w:val="22"/>
                  <w:szCs w:val="22"/>
                </w:rPr>
                <w:delText>, DELETE_</w:delText>
              </w:r>
              <w:commentRangeStart w:id="17"/>
              <w:commentRangeStart w:id="18"/>
              <w:r w:rsidR="003E1889" w:rsidDel="006F0537">
                <w:rPr>
                  <w:rFonts w:ascii="Calibri" w:hAnsi="Calibri" w:cs="Calibri"/>
                  <w:color w:val="000000"/>
                  <w:sz w:val="22"/>
                  <w:szCs w:val="22"/>
                </w:rPr>
                <w:delText>RECIPIENT</w:delText>
              </w:r>
            </w:del>
            <w:commentRangeEnd w:id="17"/>
            <w:r w:rsidR="006F0537">
              <w:rPr>
                <w:rStyle w:val="CommentReference"/>
              </w:rPr>
              <w:commentReference w:id="17"/>
            </w:r>
            <w:commentRangeEnd w:id="18"/>
            <w:r w:rsidR="006F0537">
              <w:rPr>
                <w:rStyle w:val="CommentReference"/>
              </w:rPr>
              <w:commentReference w:id="18"/>
            </w:r>
          </w:p>
        </w:tc>
      </w:tr>
      <w:tr w:rsidR="00D47CF3" w14:paraId="5BBC0B71" w14:textId="77777777" w:rsidTr="00E67D83">
        <w:tc>
          <w:tcPr>
            <w:tcW w:w="1695" w:type="dxa"/>
          </w:tcPr>
          <w:p w14:paraId="22271D62" w14:textId="657524D7"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e-Transfers</w:t>
            </w:r>
          </w:p>
        </w:tc>
        <w:tc>
          <w:tcPr>
            <w:tcW w:w="7656" w:type="dxa"/>
          </w:tcPr>
          <w:p w14:paraId="519EFF7C" w14:textId="63672E35" w:rsidR="00D47CF3" w:rsidRDefault="009F1763" w:rsidP="00E67D83">
            <w:pPr>
              <w:rPr>
                <w:rFonts w:ascii="Calibri" w:hAnsi="Calibri" w:cs="Calibri"/>
                <w:color w:val="000000"/>
                <w:sz w:val="22"/>
                <w:szCs w:val="22"/>
              </w:rPr>
            </w:pPr>
            <w:r w:rsidRPr="00CC5744">
              <w:rPr>
                <w:rFonts w:ascii="Calibri" w:hAnsi="Calibri" w:cs="Calibri"/>
                <w:color w:val="000000"/>
                <w:sz w:val="22"/>
                <w:szCs w:val="22"/>
                <w:highlight w:val="cyan"/>
              </w:rPr>
              <w:t xml:space="preserve"> </w:t>
            </w:r>
            <w:r w:rsidR="00A475AE" w:rsidRPr="00CC5744">
              <w:rPr>
                <w:rFonts w:ascii="Calibri" w:hAnsi="Calibri" w:cs="Calibri"/>
                <w:color w:val="000000"/>
                <w:sz w:val="22"/>
                <w:szCs w:val="22"/>
                <w:highlight w:val="cyan"/>
              </w:rPr>
              <w:t>ADD_RECIPIENT</w:t>
            </w:r>
          </w:p>
        </w:tc>
      </w:tr>
      <w:tr w:rsidR="00E67D83" w14:paraId="4C7AE7F7" w14:textId="77777777" w:rsidTr="008C2135">
        <w:tc>
          <w:tcPr>
            <w:tcW w:w="1695" w:type="dxa"/>
          </w:tcPr>
          <w:p w14:paraId="2AD39F6E" w14:textId="4A6BFB36"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Bill Payments</w:t>
            </w:r>
          </w:p>
        </w:tc>
        <w:tc>
          <w:tcPr>
            <w:tcW w:w="7656" w:type="dxa"/>
          </w:tcPr>
          <w:p w14:paraId="1398156E" w14:textId="1472C3C2" w:rsidR="00E67D83" w:rsidRDefault="00E67D83" w:rsidP="00E67D83">
            <w:r>
              <w:rPr>
                <w:rFonts w:ascii="Calibri" w:hAnsi="Calibri" w:cs="Calibri"/>
                <w:color w:val="000000"/>
                <w:sz w:val="22"/>
                <w:szCs w:val="22"/>
              </w:rPr>
              <w:t xml:space="preserve">BULK_BILL_PAYMENT, NON_REGISTERED_BILL_PAYMENT, NON_REGISTERED_BILL_PAYMENT_MFA, REGISTERED_BILL_PAYMENT, REGISTERED_BILL_PAYMENT_MFA </w:t>
            </w:r>
          </w:p>
        </w:tc>
      </w:tr>
      <w:tr w:rsidR="00E67D83" w14:paraId="6143D4E4" w14:textId="77777777" w:rsidTr="008C2135">
        <w:tc>
          <w:tcPr>
            <w:tcW w:w="1695" w:type="dxa"/>
          </w:tcPr>
          <w:p w14:paraId="250DF796" w14:textId="524629CF"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e-Transfers</w:t>
            </w:r>
            <w:r>
              <w:rPr>
                <w:rFonts w:ascii="Calibri" w:hAnsi="Calibri" w:cs="Calibri"/>
                <w:color w:val="000000"/>
                <w:sz w:val="22"/>
                <w:szCs w:val="22"/>
              </w:rPr>
              <w:t xml:space="preserve"> </w:t>
            </w:r>
          </w:p>
        </w:tc>
        <w:tc>
          <w:tcPr>
            <w:tcW w:w="7656" w:type="dxa"/>
          </w:tcPr>
          <w:p w14:paraId="02776D10" w14:textId="14AA9105" w:rsidR="00E67D83" w:rsidRPr="00CC5744" w:rsidRDefault="00E67D83" w:rsidP="008C2135">
            <w:pPr>
              <w:spacing w:line="240" w:lineRule="auto"/>
              <w:rPr>
                <w:rFonts w:ascii="Calibri" w:hAnsi="Calibri" w:cs="Calibri"/>
                <w:color w:val="000000"/>
                <w:sz w:val="22"/>
                <w:szCs w:val="22"/>
                <w:highlight w:val="cyan"/>
              </w:rPr>
            </w:pPr>
          </w:p>
          <w:p w14:paraId="39047ABE" w14:textId="77777777" w:rsidR="00A475AE" w:rsidRDefault="00A475AE" w:rsidP="008C2135">
            <w:pPr>
              <w:spacing w:line="240" w:lineRule="auto"/>
              <w:rPr>
                <w:rFonts w:ascii="Calibri" w:hAnsi="Calibri" w:cs="Calibri"/>
                <w:color w:val="000000"/>
                <w:sz w:val="22"/>
                <w:szCs w:val="22"/>
              </w:rPr>
            </w:pPr>
            <w:r w:rsidRPr="00CC5744">
              <w:rPr>
                <w:rFonts w:ascii="Calibri" w:hAnsi="Calibri" w:cs="Calibri"/>
                <w:color w:val="000000"/>
                <w:sz w:val="22"/>
                <w:szCs w:val="22"/>
                <w:highlight w:val="cyan"/>
              </w:rPr>
              <w:t>SEND_MONEY</w:t>
            </w:r>
          </w:p>
          <w:p w14:paraId="23DFF196" w14:textId="282A36AC" w:rsidR="003E1889" w:rsidRPr="008C2135" w:rsidRDefault="003E1889" w:rsidP="008C2135">
            <w:pPr>
              <w:spacing w:line="240" w:lineRule="auto"/>
              <w:rPr>
                <w:rFonts w:ascii="Calibri" w:hAnsi="Calibri" w:cs="Calibri"/>
                <w:color w:val="000000"/>
                <w:sz w:val="22"/>
                <w:szCs w:val="22"/>
              </w:rPr>
            </w:pPr>
            <w:r>
              <w:rPr>
                <w:rFonts w:ascii="Calibri" w:hAnsi="Calibri" w:cs="Calibri"/>
                <w:color w:val="000000"/>
                <w:sz w:val="22"/>
                <w:szCs w:val="22"/>
              </w:rPr>
              <w:t>FULFILL_MONEY</w:t>
            </w:r>
          </w:p>
        </w:tc>
      </w:tr>
    </w:tbl>
    <w:p w14:paraId="051E035C" w14:textId="77777777" w:rsidR="00E67D83" w:rsidRPr="00E67D83" w:rsidRDefault="00E67D83"/>
    <w:p w14:paraId="20F29CFC" w14:textId="611FB267" w:rsidR="00A757DD" w:rsidRDefault="00A757DD">
      <w:pPr>
        <w:spacing w:after="160" w:line="259" w:lineRule="auto"/>
      </w:pPr>
      <w:r>
        <w:br w:type="page"/>
      </w:r>
    </w:p>
    <w:p w14:paraId="6AD3E19F" w14:textId="4F6E11CF" w:rsidR="00CC7C5D" w:rsidRDefault="00B067E0" w:rsidP="00933C7E">
      <w:pPr>
        <w:pStyle w:val="Heading4"/>
      </w:pPr>
      <w:bookmarkStart w:id="19" w:name="_Toc87003228"/>
      <w:bookmarkStart w:id="20" w:name="_Ref38966118"/>
      <w:r>
        <w:lastRenderedPageBreak/>
        <w:t xml:space="preserve">ORT017 </w:t>
      </w:r>
      <w:r w:rsidR="00CC7C5D">
        <w:t>High Velocity ATO EMT Rule</w:t>
      </w:r>
      <w:bookmarkEnd w:id="19"/>
    </w:p>
    <w:p w14:paraId="7F8FE064" w14:textId="6A206671" w:rsidR="00E12ED8" w:rsidRDefault="00646A6F" w:rsidP="008242BC">
      <w:r>
        <w:t xml:space="preserve">The </w:t>
      </w:r>
      <w:r w:rsidR="00332BC7">
        <w:t>p</w:t>
      </w:r>
      <w:r>
        <w:t xml:space="preserve">urpose of this rule is to generate events when </w:t>
      </w:r>
      <w:r w:rsidR="002957D0">
        <w:t xml:space="preserve">more than </w:t>
      </w:r>
      <w:r w:rsidR="0086232E">
        <w:t>X</w:t>
      </w:r>
      <w:r w:rsidR="002957D0">
        <w:t xml:space="preserve"> low dollar EMT’s are sent out within a </w:t>
      </w:r>
      <w:r w:rsidR="00E12ED8">
        <w:t>week.</w:t>
      </w:r>
    </w:p>
    <w:p w14:paraId="5E9067BC" w14:textId="7133C7C2" w:rsidR="00E12ED8" w:rsidRDefault="00E12ED8" w:rsidP="003C3199"/>
    <w:p w14:paraId="1E433899" w14:textId="6A834301" w:rsidR="0086232E" w:rsidRDefault="00CF3D75" w:rsidP="003C3199">
      <w:r>
        <w:rPr>
          <w:noProof/>
        </w:rPr>
        <w:object w:dxaOrig="1440" w:dyaOrig="1440" w14:anchorId="5AD9C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8" type="#_x0000_t75" style="position:absolute;margin-left:0;margin-top:1.25pt;width:431.25pt;height:292.5pt;z-index:251992064;mso-position-horizontal-relative:text;mso-position-vertical-relative:text">
            <v:imagedata r:id="rId20" o:title=""/>
          </v:shape>
          <o:OLEObject Type="Embed" ProgID="Visio.Drawing.15" ShapeID="_x0000_s2088" DrawAspect="Content" ObjectID="_1700906164" r:id="rId21"/>
        </w:object>
      </w:r>
    </w:p>
    <w:p w14:paraId="0E1118EC" w14:textId="40F5CEFB" w:rsidR="00880137" w:rsidRDefault="00880137" w:rsidP="003C3199"/>
    <w:p w14:paraId="31124455" w14:textId="24D43FDB" w:rsidR="00880137" w:rsidRDefault="00880137" w:rsidP="003C3199"/>
    <w:p w14:paraId="7DA27944" w14:textId="5D131532" w:rsidR="00880137" w:rsidRDefault="00880137" w:rsidP="003C3199"/>
    <w:p w14:paraId="402103CB" w14:textId="4D9B5A69" w:rsidR="00880137" w:rsidRDefault="00880137" w:rsidP="003C3199"/>
    <w:p w14:paraId="5BE85BEA" w14:textId="7C1AFDD1" w:rsidR="00880137" w:rsidRDefault="00880137" w:rsidP="003C3199"/>
    <w:p w14:paraId="328824A7" w14:textId="2BF2D989" w:rsidR="00880137" w:rsidRDefault="00880137" w:rsidP="003C3199"/>
    <w:p w14:paraId="1E901F75" w14:textId="1A13984F" w:rsidR="00880137" w:rsidRDefault="00880137" w:rsidP="003C3199"/>
    <w:p w14:paraId="7CC6C924" w14:textId="711F5DFD" w:rsidR="00880137" w:rsidRDefault="00880137" w:rsidP="003C3199"/>
    <w:p w14:paraId="5B65B31C" w14:textId="67953148" w:rsidR="00880137" w:rsidRDefault="00880137" w:rsidP="003C3199"/>
    <w:p w14:paraId="61907783" w14:textId="7E45CD0E" w:rsidR="00880137" w:rsidRDefault="00880137" w:rsidP="003C3199"/>
    <w:p w14:paraId="56D88493" w14:textId="4B62EA39" w:rsidR="00880137" w:rsidRDefault="00880137" w:rsidP="003C3199"/>
    <w:p w14:paraId="2CC058FC" w14:textId="6A2291F0" w:rsidR="00880137" w:rsidRDefault="00880137" w:rsidP="003C3199"/>
    <w:p w14:paraId="4B458E96" w14:textId="467BE7A2" w:rsidR="00880137" w:rsidRDefault="00880137" w:rsidP="003C3199"/>
    <w:p w14:paraId="1A721536" w14:textId="25A4668D" w:rsidR="00880137" w:rsidRDefault="00880137" w:rsidP="003C3199"/>
    <w:p w14:paraId="37BD41DC" w14:textId="729463AB" w:rsidR="00880137" w:rsidRDefault="00880137" w:rsidP="003C3199"/>
    <w:p w14:paraId="41C093A7" w14:textId="13ED4350" w:rsidR="00880137" w:rsidRDefault="00880137" w:rsidP="003C3199"/>
    <w:p w14:paraId="103C1F25" w14:textId="6D838211" w:rsidR="00880137" w:rsidRDefault="00880137" w:rsidP="003C3199"/>
    <w:p w14:paraId="6921A5C8" w14:textId="4AE1E12B" w:rsidR="00880137" w:rsidRDefault="00880137" w:rsidP="003C3199"/>
    <w:p w14:paraId="5687FD98" w14:textId="3A189B4B" w:rsidR="00880137" w:rsidRDefault="00880137" w:rsidP="003C3199"/>
    <w:p w14:paraId="5D0A5560" w14:textId="707A2880" w:rsidR="00880137" w:rsidRDefault="00880137" w:rsidP="003C3199"/>
    <w:p w14:paraId="1970B488" w14:textId="13CA8CF7" w:rsidR="00880137" w:rsidRDefault="00880137" w:rsidP="003C3199"/>
    <w:p w14:paraId="5C8EA51D" w14:textId="67612B04" w:rsidR="00880137" w:rsidRDefault="00880137" w:rsidP="003C3199"/>
    <w:p w14:paraId="15BC1E5C" w14:textId="6CE56418" w:rsidR="00880137" w:rsidRDefault="00880137" w:rsidP="003C3199"/>
    <w:p w14:paraId="373DE128" w14:textId="0A9B1953" w:rsidR="00880137" w:rsidRDefault="00880137" w:rsidP="003C3199"/>
    <w:p w14:paraId="4DAA3AD8" w14:textId="4C16EB14" w:rsidR="00880137" w:rsidRDefault="00880137" w:rsidP="003C3199"/>
    <w:p w14:paraId="1D0D98DC" w14:textId="77777777" w:rsidR="00880137" w:rsidRDefault="00880137" w:rsidP="003C3199"/>
    <w:p w14:paraId="3EF687BC" w14:textId="77777777" w:rsidR="003C3199" w:rsidRDefault="003C3199" w:rsidP="000A7E13">
      <w:pPr>
        <w:pStyle w:val="Heading5"/>
      </w:pPr>
      <w:r>
        <w:t>Rule Logic</w:t>
      </w:r>
    </w:p>
    <w:p w14:paraId="12C20EBE" w14:textId="11B2FC7B" w:rsidR="003C3199" w:rsidRDefault="003C3199" w:rsidP="003C3199">
      <w:r>
        <w:t>The following describes the decision logic for this rule. The input transaction data will come from the Online Banking transaction tuple. All single-quoted references (‘) will refer to the value of the corresponding field in the rule control table ‘High Velocity ATO EMT Thresholds’ and all double-quoted (“) references will refer to the value of the field in the online banking transaction data.</w:t>
      </w:r>
    </w:p>
    <w:p w14:paraId="1A8CBDE6" w14:textId="77777777" w:rsidR="000A7E13" w:rsidRDefault="000A7E13" w:rsidP="003C3199"/>
    <w:tbl>
      <w:tblPr>
        <w:tblStyle w:val="TableGrid"/>
        <w:tblW w:w="0" w:type="auto"/>
        <w:tblLook w:val="04A0" w:firstRow="1" w:lastRow="0" w:firstColumn="1" w:lastColumn="0" w:noHBand="0" w:noVBand="1"/>
      </w:tblPr>
      <w:tblGrid>
        <w:gridCol w:w="715"/>
        <w:gridCol w:w="4012"/>
        <w:gridCol w:w="2439"/>
        <w:gridCol w:w="1464"/>
      </w:tblGrid>
      <w:tr w:rsidR="003C3199" w14:paraId="3B9D2967" w14:textId="77777777" w:rsidTr="00AA760C">
        <w:tc>
          <w:tcPr>
            <w:tcW w:w="70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BC4187" w14:textId="77777777" w:rsidR="003C3199" w:rsidRPr="00AA760C" w:rsidRDefault="003C3199">
            <w:pPr>
              <w:spacing w:line="240" w:lineRule="auto"/>
              <w:jc w:val="center"/>
              <w:rPr>
                <w:color w:val="FFFFFF" w:themeColor="background1"/>
              </w:rPr>
            </w:pPr>
            <w:r w:rsidRPr="00AA760C">
              <w:rPr>
                <w:color w:val="FFFFFF" w:themeColor="background1"/>
              </w:rPr>
              <w:t>Node</w:t>
            </w:r>
          </w:p>
        </w:tc>
        <w:tc>
          <w:tcPr>
            <w:tcW w:w="44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62A9BDB" w14:textId="77777777" w:rsidR="003C3199" w:rsidRPr="00AA760C" w:rsidRDefault="003C3199">
            <w:pPr>
              <w:spacing w:line="240" w:lineRule="auto"/>
              <w:jc w:val="center"/>
              <w:rPr>
                <w:color w:val="FFFFFF" w:themeColor="background1"/>
              </w:rPr>
            </w:pPr>
            <w:r w:rsidRPr="00AA760C">
              <w:rPr>
                <w:color w:val="FFFFFF" w:themeColor="background1"/>
              </w:rPr>
              <w:t>Condition</w:t>
            </w:r>
          </w:p>
        </w:tc>
        <w:tc>
          <w:tcPr>
            <w:tcW w:w="21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BA9E2CC" w14:textId="77777777" w:rsidR="003C3199" w:rsidRPr="00AA760C" w:rsidRDefault="003C3199">
            <w:pPr>
              <w:spacing w:line="240" w:lineRule="auto"/>
              <w:jc w:val="center"/>
              <w:rPr>
                <w:color w:val="FFFFFF" w:themeColor="background1"/>
              </w:rPr>
            </w:pPr>
            <w:r w:rsidRPr="00AA760C">
              <w:rPr>
                <w:color w:val="FFFFFF" w:themeColor="background1"/>
              </w:rPr>
              <w:t>“YES”</w:t>
            </w:r>
          </w:p>
        </w:tc>
        <w:tc>
          <w:tcPr>
            <w:tcW w:w="20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6E7577" w14:textId="77777777" w:rsidR="003C3199" w:rsidRPr="00AA760C" w:rsidRDefault="003C3199">
            <w:pPr>
              <w:spacing w:line="240" w:lineRule="auto"/>
              <w:jc w:val="center"/>
              <w:rPr>
                <w:color w:val="FFFFFF" w:themeColor="background1"/>
              </w:rPr>
            </w:pPr>
            <w:r w:rsidRPr="00AA760C">
              <w:rPr>
                <w:color w:val="FFFFFF" w:themeColor="background1"/>
              </w:rPr>
              <w:t>“NO”</w:t>
            </w:r>
          </w:p>
        </w:tc>
      </w:tr>
      <w:tr w:rsidR="003C3199" w14:paraId="0FDD6B00"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74A1FB9" w14:textId="77777777" w:rsidR="003C3199" w:rsidRDefault="003C3199">
            <w:pPr>
              <w:spacing w:line="240" w:lineRule="auto"/>
              <w:jc w:val="center"/>
            </w:pPr>
            <w:r>
              <w:t>1</w:t>
            </w:r>
          </w:p>
        </w:tc>
        <w:tc>
          <w:tcPr>
            <w:tcW w:w="4425" w:type="dxa"/>
            <w:tcBorders>
              <w:top w:val="single" w:sz="4" w:space="0" w:color="auto"/>
              <w:left w:val="single" w:sz="4" w:space="0" w:color="auto"/>
              <w:bottom w:val="single" w:sz="4" w:space="0" w:color="auto"/>
              <w:right w:val="single" w:sz="4" w:space="0" w:color="auto"/>
            </w:tcBorders>
            <w:hideMark/>
          </w:tcPr>
          <w:p w14:paraId="11AFC4BE" w14:textId="77777777" w:rsidR="003C3199" w:rsidRDefault="003C3199">
            <w:pPr>
              <w:spacing w:line="240" w:lineRule="auto"/>
            </w:pPr>
            <w:r>
              <w:t>Is the transaction’s “ActivityCode</w:t>
            </w:r>
            <w:r>
              <w:rPr>
                <w:i/>
                <w:iCs/>
              </w:rPr>
              <w:t>”</w:t>
            </w:r>
            <w:r>
              <w:t xml:space="preserve"> in ‘High_Vel_ATO_Activity’</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F1B59E8" w14:textId="77777777" w:rsidR="003C3199" w:rsidRDefault="003C3199">
            <w:pPr>
              <w:spacing w:line="240" w:lineRule="auto"/>
              <w:jc w:val="center"/>
            </w:pPr>
            <w:r>
              <w:t>Proceed to Node 2</w:t>
            </w:r>
          </w:p>
        </w:tc>
        <w:tc>
          <w:tcPr>
            <w:tcW w:w="2065" w:type="dxa"/>
            <w:tcBorders>
              <w:top w:val="single" w:sz="4" w:space="0" w:color="auto"/>
              <w:left w:val="single" w:sz="4" w:space="0" w:color="auto"/>
              <w:bottom w:val="single" w:sz="4" w:space="0" w:color="auto"/>
              <w:right w:val="single" w:sz="4" w:space="0" w:color="auto"/>
            </w:tcBorders>
            <w:vAlign w:val="center"/>
            <w:hideMark/>
          </w:tcPr>
          <w:p w14:paraId="7754EB8D" w14:textId="77777777" w:rsidR="003C3199" w:rsidRDefault="003C3199">
            <w:pPr>
              <w:spacing w:line="240" w:lineRule="auto"/>
              <w:jc w:val="center"/>
            </w:pPr>
            <w:r>
              <w:t>Rule Ends</w:t>
            </w:r>
          </w:p>
        </w:tc>
      </w:tr>
      <w:tr w:rsidR="003C3199" w14:paraId="4CCEE97E"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C5E8C55" w14:textId="77777777" w:rsidR="003C3199" w:rsidRDefault="003C3199">
            <w:pPr>
              <w:spacing w:line="240" w:lineRule="auto"/>
              <w:jc w:val="center"/>
            </w:pPr>
            <w:r>
              <w:t>2</w:t>
            </w:r>
          </w:p>
        </w:tc>
        <w:tc>
          <w:tcPr>
            <w:tcW w:w="4425" w:type="dxa"/>
            <w:tcBorders>
              <w:top w:val="single" w:sz="4" w:space="0" w:color="auto"/>
              <w:left w:val="single" w:sz="4" w:space="0" w:color="auto"/>
              <w:bottom w:val="single" w:sz="4" w:space="0" w:color="auto"/>
              <w:right w:val="single" w:sz="4" w:space="0" w:color="auto"/>
            </w:tcBorders>
            <w:hideMark/>
          </w:tcPr>
          <w:p w14:paraId="123A6E9A" w14:textId="77777777" w:rsidR="003C3199" w:rsidRDefault="003C3199">
            <w:pPr>
              <w:spacing w:line="240" w:lineRule="auto"/>
            </w:pPr>
            <w:r>
              <w:t>Is the transaction “Amount” GREATER THAN ‘High_Vel_ATO_Tran_Amnt1’</w:t>
            </w:r>
          </w:p>
          <w:p w14:paraId="66B1B5A0" w14:textId="77777777" w:rsidR="003C3199" w:rsidRDefault="003C3199">
            <w:pPr>
              <w:spacing w:line="240" w:lineRule="auto"/>
            </w:pPr>
            <w:r>
              <w:t>AND</w:t>
            </w:r>
          </w:p>
          <w:p w14:paraId="4A91B75B" w14:textId="77777777" w:rsidR="003C3199" w:rsidRDefault="003C3199">
            <w:pPr>
              <w:spacing w:line="240" w:lineRule="auto"/>
            </w:pPr>
            <w:r>
              <w:t>Is the transaction “Amount” LESS THAN ‘High_Vel_ATO_Tran_Amnt2’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333FE0A" w14:textId="77777777" w:rsidR="003C3199" w:rsidRDefault="003C3199">
            <w:pPr>
              <w:spacing w:line="240" w:lineRule="auto"/>
              <w:jc w:val="center"/>
            </w:pPr>
            <w:r>
              <w:t>Proceed to Node 3</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CA5B9A0" w14:textId="77777777" w:rsidR="003C3199" w:rsidRDefault="003C3199">
            <w:pPr>
              <w:spacing w:line="240" w:lineRule="auto"/>
              <w:jc w:val="center"/>
            </w:pPr>
            <w:r>
              <w:t>Rule Ends</w:t>
            </w:r>
          </w:p>
        </w:tc>
      </w:tr>
      <w:tr w:rsidR="003C3199" w14:paraId="0C3D89AA"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8E073B8" w14:textId="77777777" w:rsidR="003C3199" w:rsidRDefault="003C3199">
            <w:pPr>
              <w:spacing w:line="240" w:lineRule="auto"/>
              <w:jc w:val="center"/>
            </w:pPr>
            <w:r>
              <w:t>3</w:t>
            </w:r>
          </w:p>
        </w:tc>
        <w:tc>
          <w:tcPr>
            <w:tcW w:w="4425" w:type="dxa"/>
            <w:tcBorders>
              <w:top w:val="single" w:sz="4" w:space="0" w:color="auto"/>
              <w:left w:val="single" w:sz="4" w:space="0" w:color="auto"/>
              <w:bottom w:val="single" w:sz="4" w:space="0" w:color="auto"/>
              <w:right w:val="single" w:sz="4" w:space="0" w:color="auto"/>
            </w:tcBorders>
            <w:hideMark/>
          </w:tcPr>
          <w:p w14:paraId="15C437BB" w14:textId="77777777" w:rsidR="003C3199" w:rsidRDefault="003C3199">
            <w:pPr>
              <w:spacing w:line="240" w:lineRule="auto"/>
            </w:pPr>
            <w:r>
              <w:t>For a past transaction:</w:t>
            </w:r>
          </w:p>
          <w:p w14:paraId="239ACB44" w14:textId="77777777" w:rsidR="003C3199" w:rsidRDefault="003C3199">
            <w:pPr>
              <w:spacing w:line="240" w:lineRule="auto"/>
            </w:pPr>
            <w:r>
              <w:t xml:space="preserve">Is the number of days before the current transaction date (“Datetime” of current transaction minus “Datetime” of past </w:t>
            </w:r>
            <w:r>
              <w:lastRenderedPageBreak/>
              <w:t>transaction) LESS THAN OR EQUAL TO ‘High_Vel_ATO_Lookback1’ days?</w:t>
            </w:r>
          </w:p>
          <w:p w14:paraId="0474AA60" w14:textId="77777777" w:rsidR="003C3199" w:rsidRDefault="003C3199">
            <w:pPr>
              <w:spacing w:line="240" w:lineRule="auto"/>
            </w:pPr>
            <w:r>
              <w:t>AND</w:t>
            </w:r>
          </w:p>
          <w:p w14:paraId="0AB8E0F9" w14:textId="77777777" w:rsidR="003C3199" w:rsidRDefault="003C3199">
            <w:pPr>
              <w:spacing w:line="240" w:lineRule="auto"/>
              <w:rPr>
                <w:lang w:val="en-CA"/>
              </w:rPr>
            </w:pPr>
            <w:r>
              <w:t>Is the past transaction’s “ActivityCode” in ‘High_Vel_ATO_Activity2’?</w:t>
            </w:r>
          </w:p>
        </w:tc>
        <w:tc>
          <w:tcPr>
            <w:tcW w:w="2160" w:type="dxa"/>
            <w:tcBorders>
              <w:top w:val="single" w:sz="4" w:space="0" w:color="auto"/>
              <w:left w:val="single" w:sz="4" w:space="0" w:color="auto"/>
              <w:bottom w:val="single" w:sz="4" w:space="0" w:color="auto"/>
              <w:right w:val="single" w:sz="4" w:space="0" w:color="auto"/>
            </w:tcBorders>
            <w:vAlign w:val="center"/>
          </w:tcPr>
          <w:p w14:paraId="719B577E" w14:textId="77777777" w:rsidR="003C3199" w:rsidRDefault="003C3199">
            <w:pPr>
              <w:spacing w:line="240" w:lineRule="auto"/>
              <w:jc w:val="center"/>
            </w:pPr>
          </w:p>
          <w:p w14:paraId="6F786EF6" w14:textId="77777777" w:rsidR="003C3199" w:rsidRDefault="003C3199">
            <w:pPr>
              <w:spacing w:line="240" w:lineRule="auto"/>
              <w:jc w:val="center"/>
            </w:pPr>
          </w:p>
          <w:p w14:paraId="7A45CCAC" w14:textId="77777777" w:rsidR="003C3199" w:rsidRDefault="003C3199">
            <w:pPr>
              <w:spacing w:line="240" w:lineRule="auto"/>
              <w:jc w:val="center"/>
            </w:pPr>
          </w:p>
          <w:p w14:paraId="62C9E5AF" w14:textId="77777777" w:rsidR="003C3199" w:rsidRDefault="003C3199">
            <w:pPr>
              <w:spacing w:line="240" w:lineRule="auto"/>
              <w:jc w:val="center"/>
            </w:pPr>
            <w:r>
              <w:t>Proceed to Node 4</w:t>
            </w:r>
          </w:p>
          <w:p w14:paraId="767D4682" w14:textId="77777777" w:rsidR="003C3199" w:rsidRDefault="003C3199">
            <w:pPr>
              <w:spacing w:line="240" w:lineRule="auto"/>
              <w:jc w:val="center"/>
            </w:pPr>
          </w:p>
          <w:p w14:paraId="3F06E48F" w14:textId="77777777" w:rsidR="003C3199" w:rsidRDefault="003C3199">
            <w:pPr>
              <w:spacing w:line="240" w:lineRule="auto"/>
              <w:jc w:val="center"/>
            </w:pPr>
            <w:r>
              <w:lastRenderedPageBreak/>
              <w:t xml:space="preserve">(if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tcPr>
          <w:p w14:paraId="067B1B31" w14:textId="77777777" w:rsidR="003C3199" w:rsidRDefault="003C3199">
            <w:pPr>
              <w:spacing w:line="240" w:lineRule="auto"/>
              <w:jc w:val="center"/>
            </w:pPr>
          </w:p>
          <w:p w14:paraId="3BCEE717" w14:textId="77777777" w:rsidR="003C3199" w:rsidRDefault="003C3199">
            <w:pPr>
              <w:spacing w:line="240" w:lineRule="auto"/>
              <w:jc w:val="center"/>
            </w:pPr>
          </w:p>
          <w:p w14:paraId="0B84315B" w14:textId="77777777" w:rsidR="003C3199" w:rsidRDefault="003C3199">
            <w:pPr>
              <w:spacing w:line="240" w:lineRule="auto"/>
              <w:jc w:val="center"/>
            </w:pPr>
          </w:p>
          <w:p w14:paraId="696614EC" w14:textId="77777777" w:rsidR="003C3199" w:rsidRDefault="003C3199">
            <w:pPr>
              <w:spacing w:line="240" w:lineRule="auto"/>
              <w:jc w:val="center"/>
            </w:pPr>
            <w:r>
              <w:t>Rule Ends</w:t>
            </w:r>
          </w:p>
        </w:tc>
      </w:tr>
      <w:tr w:rsidR="003C3199" w14:paraId="7C24E048"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FD6EFC3" w14:textId="77777777" w:rsidR="003C3199" w:rsidRDefault="003C3199">
            <w:pPr>
              <w:spacing w:line="240" w:lineRule="auto"/>
              <w:jc w:val="center"/>
            </w:pPr>
            <w:r>
              <w:t>4</w:t>
            </w:r>
          </w:p>
        </w:tc>
        <w:tc>
          <w:tcPr>
            <w:tcW w:w="4425" w:type="dxa"/>
            <w:tcBorders>
              <w:top w:val="single" w:sz="4" w:space="0" w:color="auto"/>
              <w:left w:val="single" w:sz="4" w:space="0" w:color="auto"/>
              <w:bottom w:val="single" w:sz="4" w:space="0" w:color="auto"/>
              <w:right w:val="single" w:sz="4" w:space="0" w:color="auto"/>
            </w:tcBorders>
            <w:hideMark/>
          </w:tcPr>
          <w:p w14:paraId="63B8DDBC" w14:textId="77777777" w:rsidR="003C3199" w:rsidRDefault="003C3199">
            <w:pPr>
              <w:spacing w:line="240" w:lineRule="auto"/>
            </w:pPr>
            <w:r>
              <w:t>For a past transaction:</w:t>
            </w:r>
          </w:p>
          <w:p w14:paraId="461F6397" w14:textId="77777777" w:rsidR="003C3199" w:rsidRDefault="003C3199">
            <w:pPr>
              <w:spacing w:line="240" w:lineRule="auto"/>
            </w:pPr>
            <w:r>
              <w:t>Is the number of days before the current transaction date (“Datetime” of current transaction minus “Datetime” of past transaction) LESS THAN OR EQUAL TO ‘High_Vel_ATO_Lookback2’ days?</w:t>
            </w:r>
          </w:p>
          <w:p w14:paraId="3D3C8015" w14:textId="77777777" w:rsidR="003C3199" w:rsidRDefault="003C3199">
            <w:pPr>
              <w:spacing w:line="240" w:lineRule="auto"/>
            </w:pPr>
            <w:r>
              <w:t>AND</w:t>
            </w:r>
          </w:p>
          <w:p w14:paraId="550A7281" w14:textId="77777777" w:rsidR="003C3199" w:rsidRDefault="003C3199">
            <w:pPr>
              <w:spacing w:line="240" w:lineRule="auto"/>
            </w:pPr>
            <w:r>
              <w:t>Is the past transaction’s “ActivityCode” in ‘High_Vel_ATO_Activity3’?</w:t>
            </w:r>
          </w:p>
        </w:tc>
        <w:tc>
          <w:tcPr>
            <w:tcW w:w="2160" w:type="dxa"/>
            <w:tcBorders>
              <w:top w:val="single" w:sz="4" w:space="0" w:color="auto"/>
              <w:left w:val="single" w:sz="4" w:space="0" w:color="auto"/>
              <w:bottom w:val="single" w:sz="4" w:space="0" w:color="auto"/>
              <w:right w:val="single" w:sz="4" w:space="0" w:color="auto"/>
            </w:tcBorders>
            <w:vAlign w:val="center"/>
          </w:tcPr>
          <w:p w14:paraId="0CD7A6A4" w14:textId="77777777" w:rsidR="003C3199" w:rsidRDefault="003C3199">
            <w:pPr>
              <w:spacing w:line="240" w:lineRule="auto"/>
              <w:jc w:val="center"/>
            </w:pPr>
            <w:r>
              <w:t>Proceed to Node 5</w:t>
            </w:r>
          </w:p>
          <w:p w14:paraId="4820AB02" w14:textId="77777777" w:rsidR="003C3199" w:rsidRDefault="003C3199">
            <w:pPr>
              <w:spacing w:line="240" w:lineRule="auto"/>
              <w:jc w:val="center"/>
            </w:pPr>
          </w:p>
          <w:p w14:paraId="284D45DE" w14:textId="77777777" w:rsidR="003C3199" w:rsidRDefault="003C3199">
            <w:pPr>
              <w:spacing w:line="240" w:lineRule="auto"/>
              <w:jc w:val="center"/>
            </w:pPr>
            <w:r>
              <w:t xml:space="preserve">(if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hideMark/>
          </w:tcPr>
          <w:p w14:paraId="377E1CD5" w14:textId="77777777" w:rsidR="003C3199" w:rsidRDefault="003C3199">
            <w:pPr>
              <w:spacing w:line="240" w:lineRule="auto"/>
              <w:jc w:val="center"/>
            </w:pPr>
            <w:r>
              <w:t>Rule Ends</w:t>
            </w:r>
          </w:p>
        </w:tc>
      </w:tr>
      <w:tr w:rsidR="003C3199" w14:paraId="2E7D54FF"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DBD203F" w14:textId="77777777" w:rsidR="003C3199" w:rsidRDefault="003C3199">
            <w:pPr>
              <w:spacing w:line="240" w:lineRule="auto"/>
              <w:jc w:val="center"/>
            </w:pPr>
            <w:r>
              <w:t>5</w:t>
            </w:r>
          </w:p>
        </w:tc>
        <w:tc>
          <w:tcPr>
            <w:tcW w:w="4425" w:type="dxa"/>
            <w:tcBorders>
              <w:top w:val="single" w:sz="4" w:space="0" w:color="auto"/>
              <w:left w:val="single" w:sz="4" w:space="0" w:color="auto"/>
              <w:bottom w:val="single" w:sz="4" w:space="0" w:color="auto"/>
              <w:right w:val="single" w:sz="4" w:space="0" w:color="auto"/>
            </w:tcBorders>
            <w:hideMark/>
          </w:tcPr>
          <w:p w14:paraId="4B8ACE8D" w14:textId="77777777" w:rsidR="003C3199" w:rsidRDefault="003C3199">
            <w:pPr>
              <w:spacing w:line="240" w:lineRule="auto"/>
            </w:pPr>
            <w:r>
              <w:t>Is the account “CustBenefit” in ‘High_Vel_ATO_Benefit’?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722E3DF" w14:textId="77777777" w:rsidR="003C3199" w:rsidRDefault="003C3199">
            <w:pPr>
              <w:spacing w:line="240" w:lineRule="auto"/>
              <w:jc w:val="center"/>
            </w:pPr>
            <w:r>
              <w:t>Proceed to Node 6</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08CA407" w14:textId="77777777" w:rsidR="003C3199" w:rsidRDefault="003C3199">
            <w:pPr>
              <w:spacing w:line="240" w:lineRule="auto"/>
              <w:jc w:val="center"/>
            </w:pPr>
            <w:r>
              <w:t>Rule Ends</w:t>
            </w:r>
          </w:p>
        </w:tc>
      </w:tr>
      <w:tr w:rsidR="003C3199" w14:paraId="7442A029"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93273D0" w14:textId="77777777" w:rsidR="003C3199" w:rsidRDefault="003C3199">
            <w:pPr>
              <w:spacing w:line="240" w:lineRule="auto"/>
              <w:jc w:val="center"/>
            </w:pPr>
            <w:r>
              <w:t>6</w:t>
            </w:r>
          </w:p>
        </w:tc>
        <w:tc>
          <w:tcPr>
            <w:tcW w:w="4425" w:type="dxa"/>
            <w:tcBorders>
              <w:top w:val="single" w:sz="4" w:space="0" w:color="auto"/>
              <w:left w:val="single" w:sz="4" w:space="0" w:color="auto"/>
              <w:bottom w:val="single" w:sz="4" w:space="0" w:color="auto"/>
              <w:right w:val="single" w:sz="4" w:space="0" w:color="auto"/>
            </w:tcBorders>
          </w:tcPr>
          <w:p w14:paraId="3F91A1E1"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Is the total count of transactions meeting all of the following conditions</w:t>
            </w:r>
          </w:p>
          <w:p w14:paraId="50FC167B"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“ActivityCode” in ‘High_Vel_ATO_Activity’</w:t>
            </w:r>
          </w:p>
          <w:p w14:paraId="71F757D4"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GREATER THAN OR EQUAL TO ‘High_Vel_ATO_Tran_Amnt1’</w:t>
            </w:r>
          </w:p>
          <w:p w14:paraId="38F1567A"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LESS THAN OR EQUAL TO ‘High_Vel_ATO_Tran_Amnt2’</w:t>
            </w:r>
          </w:p>
          <w:p w14:paraId="1D8F66E8"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szCs w:val="23"/>
                <w:lang w:val="en-CA"/>
              </w:rPr>
              <w:t xml:space="preserve">Within the past ‘High_Vel_ATO_Lookback3’ days? </w:t>
            </w:r>
          </w:p>
          <w:p w14:paraId="216B8AEE" w14:textId="77777777" w:rsidR="003C3199" w:rsidRPr="008242BC" w:rsidRDefault="003C3199">
            <w:pPr>
              <w:pStyle w:val="ListParagraph"/>
              <w:ind w:left="355"/>
              <w:rPr>
                <w:rFonts w:ascii="Times New Roman" w:hAnsi="Times New Roman"/>
                <w:color w:val="000000"/>
                <w:szCs w:val="23"/>
                <w:lang w:val="en-CA"/>
              </w:rPr>
            </w:pPr>
            <w:r w:rsidRPr="008242BC">
              <w:rPr>
                <w:rFonts w:ascii="Times New Roman" w:hAnsi="Times New Roman"/>
                <w:szCs w:val="23"/>
                <w:lang w:val="en-CA"/>
              </w:rPr>
              <w:t>(LOGIC: [“Datetime” of original transaction for this rule processing minus “Datetime” of past transaction] LESS THAN OR EQUAL TO ‘High_Vel_ATO_Lookback3’ days?)</w:t>
            </w:r>
          </w:p>
          <w:p w14:paraId="35BD8C3A" w14:textId="77777777" w:rsidR="003C3199" w:rsidRPr="008242BC" w:rsidRDefault="003C3199">
            <w:pPr>
              <w:spacing w:line="240" w:lineRule="auto"/>
              <w:rPr>
                <w:rFonts w:ascii="Times New Roman" w:hAnsi="Times New Roman"/>
                <w:color w:val="000000"/>
                <w:szCs w:val="23"/>
              </w:rPr>
            </w:pPr>
          </w:p>
          <w:p w14:paraId="43B956A6"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GREATER THAN ‘High_Vel_ATO_Count’?</w:t>
            </w:r>
          </w:p>
          <w:p w14:paraId="383E0662" w14:textId="77777777" w:rsidR="003C3199" w:rsidRDefault="003C3199">
            <w:pPr>
              <w:pStyle w:val="ListParagraph"/>
              <w:ind w:left="267"/>
              <w:rPr>
                <w:rFonts w:asciiTheme="minorHAnsi" w:hAnsiTheme="minorHAnsi" w:cstheme="minorBidi"/>
                <w:sz w:val="22"/>
                <w:szCs w:val="22"/>
                <w:lang w:val="en-CA"/>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3E879C8B" w14:textId="77777777" w:rsidR="003C3199" w:rsidRDefault="003C3199">
            <w:pPr>
              <w:spacing w:line="240" w:lineRule="auto"/>
              <w:jc w:val="center"/>
              <w:rPr>
                <w:sz w:val="22"/>
                <w:szCs w:val="22"/>
              </w:rPr>
            </w:pPr>
            <w:r>
              <w:t>Approve transaction,</w:t>
            </w:r>
          </w:p>
          <w:p w14:paraId="738D4A26" w14:textId="77777777" w:rsidR="003C3199" w:rsidRDefault="003C3199">
            <w:pPr>
              <w:spacing w:line="240" w:lineRule="auto"/>
              <w:jc w:val="center"/>
            </w:pPr>
            <w:r>
              <w:t>Generate Event with score = 200, Respond with OLB_ACTION value in ‘High_Vel_ATO_OLB’</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E6282DA" w14:textId="77777777" w:rsidR="003C3199" w:rsidRDefault="003C3199">
            <w:pPr>
              <w:spacing w:line="240" w:lineRule="auto"/>
              <w:jc w:val="center"/>
            </w:pPr>
            <w:r>
              <w:t>Rule Ends</w:t>
            </w:r>
          </w:p>
        </w:tc>
      </w:tr>
    </w:tbl>
    <w:p w14:paraId="54F53F1E" w14:textId="2CE3E6FE" w:rsidR="00646A6F" w:rsidRDefault="00646A6F" w:rsidP="00CC7C5D"/>
    <w:p w14:paraId="3E215CC4" w14:textId="77777777" w:rsidR="009204BA" w:rsidRDefault="009204BA" w:rsidP="00CC7C5D"/>
    <w:p w14:paraId="74BCE921" w14:textId="29BA0082" w:rsidR="003C3199" w:rsidRDefault="003C3199" w:rsidP="000A7E13">
      <w:pPr>
        <w:pStyle w:val="Heading5"/>
      </w:pPr>
      <w:r>
        <w:t>HIGH VELOCITY ATO EMT THRESHOLDS (Rule Control Table)</w:t>
      </w:r>
    </w:p>
    <w:p w14:paraId="10AF3234" w14:textId="77777777" w:rsidR="003C3199" w:rsidRDefault="003C3199" w:rsidP="003C3199"/>
    <w:p w14:paraId="647A1997" w14:textId="7D3909C8" w:rsidR="003C3199" w:rsidRDefault="003C3199" w:rsidP="003C3199">
      <w:r>
        <w:t xml:space="preserve">The functionality of this rule is controlled by the new ‘High Velocity ATO EMT Thresholds’ rule control table as described below. This table should be made visible to </w:t>
      </w:r>
      <w:r w:rsidR="00B163AE">
        <w:t>CWB</w:t>
      </w:r>
      <w:r>
        <w:t xml:space="preserve">. </w:t>
      </w:r>
    </w:p>
    <w:p w14:paraId="43805259" w14:textId="77777777" w:rsidR="009204BA" w:rsidRDefault="009204BA" w:rsidP="003C3199">
      <w:pPr>
        <w:rPr>
          <w:rFonts w:asciiTheme="minorHAnsi" w:hAnsiTheme="minorHAnsi"/>
          <w:sz w:val="22"/>
        </w:rPr>
      </w:pPr>
    </w:p>
    <w:tbl>
      <w:tblPr>
        <w:tblStyle w:val="TableGrid"/>
        <w:tblW w:w="0" w:type="auto"/>
        <w:tblLook w:val="04A0" w:firstRow="1" w:lastRow="0" w:firstColumn="1" w:lastColumn="0" w:noHBand="0" w:noVBand="1"/>
      </w:tblPr>
      <w:tblGrid>
        <w:gridCol w:w="3047"/>
        <w:gridCol w:w="2928"/>
        <w:gridCol w:w="2655"/>
      </w:tblGrid>
      <w:tr w:rsidR="003C3199" w14:paraId="6F23F34B"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B3498FC" w14:textId="77777777" w:rsidR="003C3199" w:rsidRPr="00AA760C" w:rsidRDefault="003C3199" w:rsidP="00843AA7">
            <w:pPr>
              <w:spacing w:line="240" w:lineRule="auto"/>
              <w:rPr>
                <w:color w:val="FFFFFF" w:themeColor="background1"/>
                <w:lang w:val="en-CA"/>
              </w:rPr>
            </w:pPr>
            <w:r w:rsidRPr="00AA760C">
              <w:rPr>
                <w:color w:val="FFFFFF" w:themeColor="background1"/>
              </w:rPr>
              <w:t>Parameter (value type)</w:t>
            </w:r>
          </w:p>
        </w:tc>
        <w:tc>
          <w:tcPr>
            <w:tcW w:w="29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6BDDE14C" w14:textId="77777777" w:rsidR="003C3199" w:rsidRPr="00AA760C" w:rsidRDefault="003C3199" w:rsidP="00843AA7">
            <w:pPr>
              <w:spacing w:line="240" w:lineRule="auto"/>
              <w:rPr>
                <w:color w:val="FFFFFF" w:themeColor="background1"/>
              </w:rPr>
            </w:pPr>
            <w:r w:rsidRPr="00AA760C">
              <w:rPr>
                <w:color w:val="FFFFFF" w:themeColor="background1"/>
              </w:rPr>
              <w:t>Values</w:t>
            </w:r>
          </w:p>
        </w:tc>
        <w:tc>
          <w:tcPr>
            <w:tcW w:w="2681"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A191413" w14:textId="77777777" w:rsidR="003C3199" w:rsidRPr="00AA760C" w:rsidRDefault="003C3199" w:rsidP="00843AA7">
            <w:pPr>
              <w:spacing w:line="240" w:lineRule="auto"/>
              <w:rPr>
                <w:color w:val="FFFFFF" w:themeColor="background1"/>
              </w:rPr>
            </w:pPr>
            <w:r w:rsidRPr="00AA760C">
              <w:rPr>
                <w:color w:val="FFFFFF" w:themeColor="background1"/>
              </w:rPr>
              <w:t>Definition</w:t>
            </w:r>
          </w:p>
        </w:tc>
      </w:tr>
      <w:tr w:rsidR="003C3199" w14:paraId="2AD07ED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1396EA5" w14:textId="77777777" w:rsidR="003C3199" w:rsidRDefault="003C3199" w:rsidP="00843AA7">
            <w:pPr>
              <w:spacing w:line="240" w:lineRule="auto"/>
            </w:pPr>
            <w:r w:rsidRPr="0086232E">
              <w:lastRenderedPageBreak/>
              <w:t>High_Vel_ATO_Activity</w:t>
            </w:r>
            <w:r>
              <w:t>: Integer</w:t>
            </w:r>
          </w:p>
        </w:tc>
        <w:tc>
          <w:tcPr>
            <w:tcW w:w="2957" w:type="dxa"/>
            <w:tcBorders>
              <w:top w:val="single" w:sz="4" w:space="0" w:color="auto"/>
              <w:left w:val="single" w:sz="4" w:space="0" w:color="auto"/>
              <w:bottom w:val="single" w:sz="4" w:space="0" w:color="auto"/>
              <w:right w:val="single" w:sz="4" w:space="0" w:color="auto"/>
            </w:tcBorders>
            <w:noWrap/>
            <w:hideMark/>
          </w:tcPr>
          <w:p w14:paraId="1D9C7B2F" w14:textId="2C26C5F8" w:rsidR="00EE4938" w:rsidRPr="004C0546" w:rsidRDefault="00EE4938" w:rsidP="00EE4938">
            <w:pPr>
              <w:spacing w:line="240" w:lineRule="auto"/>
              <w:rPr>
                <w:highlight w:val="green"/>
              </w:rPr>
            </w:pPr>
            <w:r w:rsidRPr="004C0546">
              <w:rPr>
                <w:highlight w:val="green"/>
              </w:rPr>
              <w:t>B</w:t>
            </w:r>
            <w:r w:rsidR="00E67D83" w:rsidRPr="004C0546">
              <w:rPr>
                <w:highlight w:val="green"/>
              </w:rPr>
              <w:t xml:space="preserve">ill </w:t>
            </w:r>
            <w:r w:rsidRPr="004C0546">
              <w:rPr>
                <w:highlight w:val="green"/>
              </w:rPr>
              <w:t>P</w:t>
            </w:r>
            <w:r w:rsidR="00E67D83" w:rsidRPr="004C0546">
              <w:rPr>
                <w:highlight w:val="green"/>
              </w:rPr>
              <w:t>ayments</w:t>
            </w:r>
          </w:p>
          <w:p w14:paraId="23568716" w14:textId="765684D7" w:rsidR="003C3199" w:rsidRDefault="00EE4938" w:rsidP="00EE4938">
            <w:pPr>
              <w:spacing w:line="240" w:lineRule="auto"/>
            </w:pPr>
            <w:r w:rsidRPr="004C0546">
              <w:rPr>
                <w:highlight w:val="green"/>
              </w:rPr>
              <w:t>e-Transfers</w:t>
            </w:r>
          </w:p>
        </w:tc>
        <w:tc>
          <w:tcPr>
            <w:tcW w:w="2681" w:type="dxa"/>
            <w:tcBorders>
              <w:top w:val="single" w:sz="4" w:space="0" w:color="auto"/>
              <w:left w:val="single" w:sz="4" w:space="0" w:color="auto"/>
              <w:bottom w:val="single" w:sz="4" w:space="0" w:color="auto"/>
              <w:right w:val="single" w:sz="4" w:space="0" w:color="auto"/>
            </w:tcBorders>
            <w:noWrap/>
            <w:hideMark/>
          </w:tcPr>
          <w:p w14:paraId="498913FC" w14:textId="77777777" w:rsidR="003C3199" w:rsidRDefault="003C3199" w:rsidP="00843AA7">
            <w:pPr>
              <w:spacing w:line="240" w:lineRule="auto"/>
            </w:pPr>
            <w:r>
              <w:t>Activity Codes the rule will check against the logic</w:t>
            </w:r>
          </w:p>
        </w:tc>
      </w:tr>
      <w:tr w:rsidR="003C3199" w14:paraId="1535F73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B9EE536" w14:textId="77777777" w:rsidR="003C3199" w:rsidRDefault="003C3199" w:rsidP="00843AA7">
            <w:pPr>
              <w:spacing w:line="240" w:lineRule="auto"/>
            </w:pPr>
            <w:r w:rsidRPr="0086232E">
              <w:t>High_Vel_ATO_Tran_Amnt1</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39CBF9B2" w14:textId="77777777" w:rsidR="003C3199" w:rsidRDefault="003C3199" w:rsidP="00843AA7">
            <w:pPr>
              <w:spacing w:line="240" w:lineRule="auto"/>
            </w:pPr>
            <w:r>
              <w:t>150.00</w:t>
            </w:r>
          </w:p>
        </w:tc>
        <w:tc>
          <w:tcPr>
            <w:tcW w:w="2681" w:type="dxa"/>
            <w:tcBorders>
              <w:top w:val="single" w:sz="4" w:space="0" w:color="auto"/>
              <w:left w:val="single" w:sz="4" w:space="0" w:color="auto"/>
              <w:bottom w:val="single" w:sz="4" w:space="0" w:color="auto"/>
              <w:right w:val="single" w:sz="4" w:space="0" w:color="auto"/>
            </w:tcBorders>
            <w:noWrap/>
            <w:hideMark/>
          </w:tcPr>
          <w:p w14:paraId="6136FA87" w14:textId="77777777" w:rsidR="003C3199" w:rsidRDefault="003C3199" w:rsidP="00843AA7">
            <w:pPr>
              <w:spacing w:line="240" w:lineRule="auto"/>
            </w:pPr>
            <w:r>
              <w:t>Range value for the transaction to be checked against the rule</w:t>
            </w:r>
          </w:p>
        </w:tc>
      </w:tr>
      <w:tr w:rsidR="003C3199" w14:paraId="437221A6"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259E194" w14:textId="77777777" w:rsidR="003C3199" w:rsidRDefault="003C3199" w:rsidP="00843AA7">
            <w:pPr>
              <w:spacing w:line="240" w:lineRule="auto"/>
            </w:pPr>
            <w:r w:rsidRPr="0086232E">
              <w:t>High_Vel_ATO_Tran_Amnt2</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5D2FDA7B" w14:textId="77777777" w:rsidR="003C3199" w:rsidRDefault="003C3199" w:rsidP="00843AA7">
            <w:pPr>
              <w:spacing w:line="240" w:lineRule="auto"/>
            </w:pPr>
            <w:r>
              <w:t>1000.00</w:t>
            </w:r>
          </w:p>
        </w:tc>
        <w:tc>
          <w:tcPr>
            <w:tcW w:w="2681" w:type="dxa"/>
            <w:tcBorders>
              <w:top w:val="single" w:sz="4" w:space="0" w:color="auto"/>
              <w:left w:val="single" w:sz="4" w:space="0" w:color="auto"/>
              <w:bottom w:val="single" w:sz="4" w:space="0" w:color="auto"/>
              <w:right w:val="single" w:sz="4" w:space="0" w:color="auto"/>
            </w:tcBorders>
            <w:noWrap/>
            <w:hideMark/>
          </w:tcPr>
          <w:p w14:paraId="0FDD9A38" w14:textId="77777777" w:rsidR="003C3199" w:rsidRDefault="003C3199" w:rsidP="00843AA7">
            <w:pPr>
              <w:spacing w:line="240" w:lineRule="auto"/>
            </w:pPr>
            <w:r>
              <w:t>Range value for the transaction to be checked against the rule</w:t>
            </w:r>
          </w:p>
        </w:tc>
      </w:tr>
      <w:tr w:rsidR="003C3199" w14:paraId="216D587C"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C81A5D7" w14:textId="77777777" w:rsidR="003C3199" w:rsidRDefault="003C3199" w:rsidP="00843AA7">
            <w:pPr>
              <w:spacing w:line="240" w:lineRule="auto"/>
            </w:pPr>
            <w:r>
              <w:t>High_Vel_ATO_Activity2: Integer</w:t>
            </w:r>
          </w:p>
        </w:tc>
        <w:tc>
          <w:tcPr>
            <w:tcW w:w="2957" w:type="dxa"/>
            <w:tcBorders>
              <w:top w:val="single" w:sz="4" w:space="0" w:color="auto"/>
              <w:left w:val="single" w:sz="4" w:space="0" w:color="auto"/>
              <w:bottom w:val="single" w:sz="4" w:space="0" w:color="auto"/>
              <w:right w:val="single" w:sz="4" w:space="0" w:color="auto"/>
            </w:tcBorders>
            <w:noWrap/>
            <w:hideMark/>
          </w:tcPr>
          <w:p w14:paraId="4E7A9937" w14:textId="77777777" w:rsidR="00EE4938" w:rsidRPr="004C0546" w:rsidRDefault="00EE4938" w:rsidP="00843AA7">
            <w:pPr>
              <w:spacing w:line="240" w:lineRule="auto"/>
              <w:rPr>
                <w:highlight w:val="green"/>
              </w:rPr>
            </w:pPr>
            <w:r w:rsidRPr="004C0546">
              <w:rPr>
                <w:highlight w:val="green"/>
              </w:rPr>
              <w:t xml:space="preserve">Password change, </w:t>
            </w:r>
          </w:p>
          <w:p w14:paraId="5E6AC3F2" w14:textId="77777777" w:rsidR="00EE4938" w:rsidRPr="004C0546" w:rsidRDefault="00EE4938" w:rsidP="00843AA7">
            <w:pPr>
              <w:spacing w:line="240" w:lineRule="auto"/>
              <w:rPr>
                <w:highlight w:val="green"/>
              </w:rPr>
            </w:pPr>
            <w:r w:rsidRPr="004C0546">
              <w:rPr>
                <w:highlight w:val="green"/>
              </w:rPr>
              <w:t xml:space="preserve">Password reset, </w:t>
            </w:r>
          </w:p>
          <w:p w14:paraId="64C3D5FC" w14:textId="5054C086" w:rsidR="003C3199" w:rsidRDefault="00EE4938" w:rsidP="00843AA7">
            <w:pPr>
              <w:spacing w:line="240" w:lineRule="auto"/>
            </w:pPr>
            <w:r w:rsidRPr="004C0546">
              <w:rPr>
                <w:highlight w:val="green"/>
              </w:rPr>
              <w:t>Pin change</w:t>
            </w:r>
          </w:p>
        </w:tc>
        <w:tc>
          <w:tcPr>
            <w:tcW w:w="2681" w:type="dxa"/>
            <w:tcBorders>
              <w:top w:val="single" w:sz="4" w:space="0" w:color="auto"/>
              <w:left w:val="single" w:sz="4" w:space="0" w:color="auto"/>
              <w:bottom w:val="single" w:sz="4" w:space="0" w:color="auto"/>
              <w:right w:val="single" w:sz="4" w:space="0" w:color="auto"/>
            </w:tcBorders>
            <w:noWrap/>
            <w:hideMark/>
          </w:tcPr>
          <w:p w14:paraId="47F51D2E" w14:textId="77777777" w:rsidR="003C3199" w:rsidRDefault="003C3199" w:rsidP="00843AA7">
            <w:pPr>
              <w:spacing w:line="240" w:lineRule="auto"/>
            </w:pPr>
            <w:r>
              <w:t xml:space="preserve">Activity Code that identifies </w:t>
            </w:r>
            <w:r>
              <w:rPr>
                <w:color w:val="000000"/>
              </w:rPr>
              <w:t>info changes to the account.</w:t>
            </w:r>
          </w:p>
        </w:tc>
      </w:tr>
      <w:tr w:rsidR="003C3199" w14:paraId="2C76751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AE860AA" w14:textId="77777777" w:rsidR="003C3199" w:rsidRDefault="003C3199" w:rsidP="00843AA7">
            <w:pPr>
              <w:spacing w:line="240" w:lineRule="auto"/>
            </w:pPr>
            <w:r>
              <w:t>High_Vel_ATO_Lookback1: Integer</w:t>
            </w:r>
          </w:p>
        </w:tc>
        <w:tc>
          <w:tcPr>
            <w:tcW w:w="2957" w:type="dxa"/>
            <w:tcBorders>
              <w:top w:val="single" w:sz="4" w:space="0" w:color="auto"/>
              <w:left w:val="single" w:sz="4" w:space="0" w:color="auto"/>
              <w:bottom w:val="single" w:sz="4" w:space="0" w:color="auto"/>
              <w:right w:val="single" w:sz="4" w:space="0" w:color="auto"/>
            </w:tcBorders>
            <w:noWrap/>
            <w:hideMark/>
          </w:tcPr>
          <w:p w14:paraId="3FD14EDF" w14:textId="77777777" w:rsidR="003C3199" w:rsidRDefault="003C3199" w:rsidP="00843AA7">
            <w:pPr>
              <w:spacing w:line="240" w:lineRule="auto"/>
            </w:pPr>
            <w:r>
              <w:t>30</w:t>
            </w:r>
          </w:p>
        </w:tc>
        <w:tc>
          <w:tcPr>
            <w:tcW w:w="2681" w:type="dxa"/>
            <w:tcBorders>
              <w:top w:val="single" w:sz="4" w:space="0" w:color="auto"/>
              <w:left w:val="single" w:sz="4" w:space="0" w:color="auto"/>
              <w:bottom w:val="single" w:sz="4" w:space="0" w:color="auto"/>
              <w:right w:val="single" w:sz="4" w:space="0" w:color="auto"/>
            </w:tcBorders>
            <w:noWrap/>
            <w:hideMark/>
          </w:tcPr>
          <w:p w14:paraId="5BCB9741" w14:textId="77777777" w:rsidR="003C3199" w:rsidRDefault="003C3199" w:rsidP="00843AA7">
            <w:pPr>
              <w:spacing w:line="240" w:lineRule="auto"/>
            </w:pPr>
            <w:r>
              <w:t>Lookback period for info changes in the account, in days</w:t>
            </w:r>
          </w:p>
        </w:tc>
      </w:tr>
      <w:tr w:rsidR="003C3199" w14:paraId="6591DD6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7763949" w14:textId="77777777" w:rsidR="003C3199" w:rsidRDefault="003C3199" w:rsidP="00843AA7">
            <w:pPr>
              <w:spacing w:line="240" w:lineRule="auto"/>
            </w:pPr>
            <w:r>
              <w:t>High_Vel_ATO_Activity3: Integer</w:t>
            </w:r>
          </w:p>
        </w:tc>
        <w:tc>
          <w:tcPr>
            <w:tcW w:w="2957" w:type="dxa"/>
            <w:tcBorders>
              <w:top w:val="single" w:sz="4" w:space="0" w:color="auto"/>
              <w:left w:val="single" w:sz="4" w:space="0" w:color="auto"/>
              <w:bottom w:val="single" w:sz="4" w:space="0" w:color="auto"/>
              <w:right w:val="single" w:sz="4" w:space="0" w:color="auto"/>
            </w:tcBorders>
            <w:noWrap/>
          </w:tcPr>
          <w:p w14:paraId="6D80881F" w14:textId="1FA2743A" w:rsidR="003C3199" w:rsidRDefault="00EA21FB" w:rsidP="00843AA7">
            <w:pPr>
              <w:spacing w:line="240" w:lineRule="auto"/>
            </w:pPr>
            <w:r w:rsidRPr="004C0546">
              <w:rPr>
                <w:highlight w:val="green"/>
              </w:rPr>
              <w:t>Beneficiary add for Bill Payments, Beneficiary add for e-Transfers</w:t>
            </w:r>
            <w:r w:rsidRPr="004C0546" w:rsidDel="00EA21FB">
              <w:rPr>
                <w:highlight w:val="green"/>
              </w:rPr>
              <w:t xml:space="preserve"> </w:t>
            </w:r>
          </w:p>
        </w:tc>
        <w:tc>
          <w:tcPr>
            <w:tcW w:w="2681" w:type="dxa"/>
            <w:tcBorders>
              <w:top w:val="single" w:sz="4" w:space="0" w:color="auto"/>
              <w:left w:val="single" w:sz="4" w:space="0" w:color="auto"/>
              <w:bottom w:val="single" w:sz="4" w:space="0" w:color="auto"/>
              <w:right w:val="single" w:sz="4" w:space="0" w:color="auto"/>
            </w:tcBorders>
            <w:noWrap/>
            <w:hideMark/>
          </w:tcPr>
          <w:p w14:paraId="76F30EF6" w14:textId="77777777" w:rsidR="003C3199" w:rsidRDefault="003C3199" w:rsidP="00843AA7">
            <w:pPr>
              <w:spacing w:line="240" w:lineRule="auto"/>
            </w:pPr>
            <w:r>
              <w:t xml:space="preserve">Activity Code that identifies </w:t>
            </w:r>
            <w:r>
              <w:rPr>
                <w:color w:val="000000"/>
              </w:rPr>
              <w:t>new recipient to the account.</w:t>
            </w:r>
          </w:p>
        </w:tc>
      </w:tr>
      <w:tr w:rsidR="003C3199" w14:paraId="0A0F31E0"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27E72011" w14:textId="77777777" w:rsidR="003C3199" w:rsidRDefault="003C3199" w:rsidP="00843AA7">
            <w:pPr>
              <w:spacing w:line="240" w:lineRule="auto"/>
            </w:pPr>
            <w:r>
              <w:t>High_Vel_ATO_Lookback2: Integer</w:t>
            </w:r>
          </w:p>
        </w:tc>
        <w:tc>
          <w:tcPr>
            <w:tcW w:w="2957" w:type="dxa"/>
            <w:tcBorders>
              <w:top w:val="single" w:sz="4" w:space="0" w:color="auto"/>
              <w:left w:val="single" w:sz="4" w:space="0" w:color="auto"/>
              <w:bottom w:val="single" w:sz="4" w:space="0" w:color="auto"/>
              <w:right w:val="single" w:sz="4" w:space="0" w:color="auto"/>
            </w:tcBorders>
            <w:noWrap/>
            <w:hideMark/>
          </w:tcPr>
          <w:p w14:paraId="68C604BD" w14:textId="77777777" w:rsidR="003C3199" w:rsidRDefault="003C3199" w:rsidP="00843AA7">
            <w:pPr>
              <w:spacing w:line="240" w:lineRule="auto"/>
            </w:pPr>
            <w:r>
              <w:t>14</w:t>
            </w:r>
          </w:p>
        </w:tc>
        <w:tc>
          <w:tcPr>
            <w:tcW w:w="2681" w:type="dxa"/>
            <w:tcBorders>
              <w:top w:val="single" w:sz="4" w:space="0" w:color="auto"/>
              <w:left w:val="single" w:sz="4" w:space="0" w:color="auto"/>
              <w:bottom w:val="single" w:sz="4" w:space="0" w:color="auto"/>
              <w:right w:val="single" w:sz="4" w:space="0" w:color="auto"/>
            </w:tcBorders>
            <w:noWrap/>
            <w:hideMark/>
          </w:tcPr>
          <w:p w14:paraId="0FB0BB54" w14:textId="77777777" w:rsidR="003C3199" w:rsidRDefault="003C3199" w:rsidP="00843AA7">
            <w:pPr>
              <w:spacing w:line="240" w:lineRule="auto"/>
            </w:pPr>
            <w:r>
              <w:t>Lookback period for addition of new recipient, in days</w:t>
            </w:r>
          </w:p>
        </w:tc>
      </w:tr>
      <w:tr w:rsidR="003C3199" w14:paraId="6FC01C02"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3F9263C" w14:textId="77777777" w:rsidR="003C3199" w:rsidRDefault="003C3199" w:rsidP="00843AA7">
            <w:pPr>
              <w:spacing w:line="240" w:lineRule="auto"/>
            </w:pPr>
            <w:r>
              <w:t>High_Vel_ATO_Benefit: String</w:t>
            </w:r>
          </w:p>
        </w:tc>
        <w:tc>
          <w:tcPr>
            <w:tcW w:w="2957" w:type="dxa"/>
            <w:tcBorders>
              <w:top w:val="single" w:sz="4" w:space="0" w:color="auto"/>
              <w:left w:val="single" w:sz="4" w:space="0" w:color="auto"/>
              <w:bottom w:val="single" w:sz="4" w:space="0" w:color="auto"/>
              <w:right w:val="single" w:sz="4" w:space="0" w:color="auto"/>
            </w:tcBorders>
            <w:noWrap/>
            <w:hideMark/>
          </w:tcPr>
          <w:p w14:paraId="083C86B2" w14:textId="17902CBC" w:rsidR="00ED3A51" w:rsidRDefault="00ED3A51" w:rsidP="00843AA7">
            <w:pPr>
              <w:spacing w:line="240" w:lineRule="auto"/>
            </w:pPr>
            <w:r w:rsidRPr="004C0546">
              <w:t>All accounts</w:t>
            </w:r>
          </w:p>
        </w:tc>
        <w:tc>
          <w:tcPr>
            <w:tcW w:w="2681" w:type="dxa"/>
            <w:tcBorders>
              <w:top w:val="single" w:sz="4" w:space="0" w:color="auto"/>
              <w:left w:val="single" w:sz="4" w:space="0" w:color="auto"/>
              <w:bottom w:val="single" w:sz="4" w:space="0" w:color="auto"/>
              <w:right w:val="single" w:sz="4" w:space="0" w:color="auto"/>
            </w:tcBorders>
            <w:noWrap/>
            <w:hideMark/>
          </w:tcPr>
          <w:p w14:paraId="1508054D" w14:textId="77777777" w:rsidR="003C3199" w:rsidRDefault="003C3199" w:rsidP="00843AA7">
            <w:pPr>
              <w:spacing w:line="240" w:lineRule="auto"/>
            </w:pPr>
            <w:r>
              <w:t>The type of accounts we would like to be considered for this rule.</w:t>
            </w:r>
          </w:p>
        </w:tc>
      </w:tr>
      <w:tr w:rsidR="003C3199" w14:paraId="0FCF0F4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37FF6C0B" w14:textId="77777777" w:rsidR="003C3199" w:rsidRDefault="003C3199" w:rsidP="00843AA7">
            <w:pPr>
              <w:spacing w:line="240" w:lineRule="auto"/>
            </w:pPr>
            <w:r>
              <w:t>High_Vel_ATO_Count: Integer</w:t>
            </w:r>
          </w:p>
        </w:tc>
        <w:tc>
          <w:tcPr>
            <w:tcW w:w="2957" w:type="dxa"/>
            <w:tcBorders>
              <w:top w:val="single" w:sz="4" w:space="0" w:color="auto"/>
              <w:left w:val="single" w:sz="4" w:space="0" w:color="auto"/>
              <w:bottom w:val="single" w:sz="4" w:space="0" w:color="auto"/>
              <w:right w:val="single" w:sz="4" w:space="0" w:color="auto"/>
            </w:tcBorders>
            <w:noWrap/>
            <w:hideMark/>
          </w:tcPr>
          <w:p w14:paraId="5CE0AA73" w14:textId="77777777" w:rsidR="003C3199" w:rsidRDefault="003C3199" w:rsidP="00843AA7">
            <w:pPr>
              <w:spacing w:line="240" w:lineRule="auto"/>
            </w:pPr>
            <w:r>
              <w:t>3</w:t>
            </w:r>
          </w:p>
        </w:tc>
        <w:tc>
          <w:tcPr>
            <w:tcW w:w="2681" w:type="dxa"/>
            <w:tcBorders>
              <w:top w:val="single" w:sz="4" w:space="0" w:color="auto"/>
              <w:left w:val="single" w:sz="4" w:space="0" w:color="auto"/>
              <w:bottom w:val="single" w:sz="4" w:space="0" w:color="auto"/>
              <w:right w:val="single" w:sz="4" w:space="0" w:color="auto"/>
            </w:tcBorders>
            <w:noWrap/>
            <w:hideMark/>
          </w:tcPr>
          <w:p w14:paraId="31F7F06B" w14:textId="77777777" w:rsidR="003C3199" w:rsidRDefault="003C3199" w:rsidP="00843AA7">
            <w:pPr>
              <w:spacing w:line="240" w:lineRule="auto"/>
            </w:pPr>
            <w:r>
              <w:t>Velocity for count to transactions specified in the Rule.</w:t>
            </w:r>
          </w:p>
        </w:tc>
      </w:tr>
      <w:tr w:rsidR="003C3199" w14:paraId="69C31C4F"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58967BE" w14:textId="77777777" w:rsidR="003C3199" w:rsidRDefault="003C3199" w:rsidP="00843AA7">
            <w:pPr>
              <w:spacing w:line="240" w:lineRule="auto"/>
            </w:pPr>
            <w:r>
              <w:t>High_Vel_ATO_Lookback3: Integer</w:t>
            </w:r>
          </w:p>
        </w:tc>
        <w:tc>
          <w:tcPr>
            <w:tcW w:w="2957" w:type="dxa"/>
            <w:tcBorders>
              <w:top w:val="single" w:sz="4" w:space="0" w:color="auto"/>
              <w:left w:val="single" w:sz="4" w:space="0" w:color="auto"/>
              <w:bottom w:val="single" w:sz="4" w:space="0" w:color="auto"/>
              <w:right w:val="single" w:sz="4" w:space="0" w:color="auto"/>
            </w:tcBorders>
            <w:noWrap/>
            <w:hideMark/>
          </w:tcPr>
          <w:p w14:paraId="535D94CD" w14:textId="77777777" w:rsidR="003C3199" w:rsidRDefault="003C3199" w:rsidP="00843AA7">
            <w:pPr>
              <w:spacing w:line="240" w:lineRule="auto"/>
            </w:pPr>
            <w:r>
              <w:t>7</w:t>
            </w:r>
          </w:p>
        </w:tc>
        <w:tc>
          <w:tcPr>
            <w:tcW w:w="2681" w:type="dxa"/>
            <w:tcBorders>
              <w:top w:val="single" w:sz="4" w:space="0" w:color="auto"/>
              <w:left w:val="single" w:sz="4" w:space="0" w:color="auto"/>
              <w:bottom w:val="single" w:sz="4" w:space="0" w:color="auto"/>
              <w:right w:val="single" w:sz="4" w:space="0" w:color="auto"/>
            </w:tcBorders>
            <w:noWrap/>
            <w:hideMark/>
          </w:tcPr>
          <w:p w14:paraId="48225FD4" w14:textId="77777777" w:rsidR="003C3199" w:rsidRDefault="003C3199" w:rsidP="00843AA7">
            <w:pPr>
              <w:spacing w:line="240" w:lineRule="auto"/>
            </w:pPr>
            <w:r>
              <w:t>Lookback period for the Velocity calculation, in days</w:t>
            </w:r>
          </w:p>
        </w:tc>
      </w:tr>
      <w:tr w:rsidR="003C3199" w14:paraId="41A6AE0E"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D21E9CC" w14:textId="77777777" w:rsidR="003C3199" w:rsidRDefault="003C3199" w:rsidP="00843AA7">
            <w:pPr>
              <w:spacing w:line="240" w:lineRule="auto"/>
            </w:pPr>
            <w:r>
              <w:t>High_Vel_ATO_OLB: Integer</w:t>
            </w:r>
          </w:p>
        </w:tc>
        <w:tc>
          <w:tcPr>
            <w:tcW w:w="2957" w:type="dxa"/>
            <w:tcBorders>
              <w:top w:val="single" w:sz="4" w:space="0" w:color="auto"/>
              <w:left w:val="single" w:sz="4" w:space="0" w:color="auto"/>
              <w:bottom w:val="single" w:sz="4" w:space="0" w:color="auto"/>
              <w:right w:val="single" w:sz="4" w:space="0" w:color="auto"/>
            </w:tcBorders>
            <w:noWrap/>
          </w:tcPr>
          <w:p w14:paraId="191334EB" w14:textId="4A73D61E" w:rsidR="003C3199" w:rsidRDefault="00ED3A51" w:rsidP="00843AA7">
            <w:pPr>
              <w:spacing w:line="240" w:lineRule="auto"/>
            </w:pPr>
            <w:r w:rsidRPr="004C0546">
              <w:rPr>
                <w:highlight w:val="green"/>
              </w:rPr>
              <w:t>N/A</w:t>
            </w:r>
          </w:p>
        </w:tc>
        <w:tc>
          <w:tcPr>
            <w:tcW w:w="2681" w:type="dxa"/>
            <w:tcBorders>
              <w:top w:val="single" w:sz="4" w:space="0" w:color="auto"/>
              <w:left w:val="single" w:sz="4" w:space="0" w:color="auto"/>
              <w:bottom w:val="single" w:sz="4" w:space="0" w:color="auto"/>
              <w:right w:val="single" w:sz="4" w:space="0" w:color="auto"/>
            </w:tcBorders>
            <w:noWrap/>
            <w:hideMark/>
          </w:tcPr>
          <w:p w14:paraId="10E1CDF3" w14:textId="77777777" w:rsidR="003C3199" w:rsidRDefault="003C3199" w:rsidP="00843AA7">
            <w:pPr>
              <w:spacing w:line="240" w:lineRule="auto"/>
            </w:pPr>
            <w:r>
              <w:t xml:space="preserve">OLB Action Values to response with </w:t>
            </w:r>
          </w:p>
        </w:tc>
      </w:tr>
    </w:tbl>
    <w:p w14:paraId="4A917C92" w14:textId="1F6FC213" w:rsidR="00646A6F" w:rsidRDefault="00646A6F" w:rsidP="00CC7C5D"/>
    <w:p w14:paraId="3E4DC533" w14:textId="5C46185B" w:rsidR="00A757DD" w:rsidRDefault="00A757DD">
      <w:pPr>
        <w:spacing w:after="160" w:line="259" w:lineRule="auto"/>
      </w:pPr>
      <w:r>
        <w:br w:type="page"/>
      </w:r>
    </w:p>
    <w:p w14:paraId="7B439D62" w14:textId="5A448193" w:rsidR="00CC7C5D" w:rsidRPr="001F2214" w:rsidRDefault="00B067E0" w:rsidP="00933C7E">
      <w:pPr>
        <w:pStyle w:val="Heading4"/>
        <w:rPr>
          <w:strike/>
        </w:rPr>
      </w:pPr>
      <w:bookmarkStart w:id="21" w:name="_Toc87003229"/>
      <w:commentRangeStart w:id="22"/>
      <w:commentRangeStart w:id="23"/>
      <w:r w:rsidRPr="001F2214">
        <w:rPr>
          <w:strike/>
        </w:rPr>
        <w:lastRenderedPageBreak/>
        <w:t xml:space="preserve">ORT018 </w:t>
      </w:r>
      <w:r w:rsidR="00CC7C5D" w:rsidRPr="001F2214">
        <w:rPr>
          <w:strike/>
        </w:rPr>
        <w:t>High Risk Vendor Rule</w:t>
      </w:r>
      <w:commentRangeEnd w:id="22"/>
      <w:r w:rsidR="004D7F28" w:rsidRPr="001F2214">
        <w:rPr>
          <w:rStyle w:val="CommentReference"/>
          <w:rFonts w:ascii="Times" w:hAnsi="Times"/>
          <w:b w:val="0"/>
          <w:strike/>
        </w:rPr>
        <w:commentReference w:id="22"/>
      </w:r>
      <w:commentRangeEnd w:id="23"/>
      <w:r w:rsidR="008C2135" w:rsidRPr="001F2214">
        <w:rPr>
          <w:rStyle w:val="CommentReference"/>
          <w:rFonts w:ascii="Times" w:hAnsi="Times"/>
          <w:b w:val="0"/>
          <w:strike/>
        </w:rPr>
        <w:commentReference w:id="23"/>
      </w:r>
      <w:bookmarkEnd w:id="21"/>
    </w:p>
    <w:p w14:paraId="6A1B15A6" w14:textId="01532BEE" w:rsidR="005C4A3F" w:rsidRPr="001F2214" w:rsidRDefault="00217099" w:rsidP="005C4A3F">
      <w:pPr>
        <w:rPr>
          <w:strike/>
        </w:rPr>
      </w:pPr>
      <w:r w:rsidRPr="001F2214">
        <w:rPr>
          <w:strike/>
        </w:rPr>
        <w:t>After the High Velocity ATO EMT rule is</w:t>
      </w:r>
      <w:r w:rsidR="005C4A3F" w:rsidRPr="001F2214">
        <w:rPr>
          <w:strike/>
        </w:rPr>
        <w:t xml:space="preserve"> applied, all online banking transactions need to be screened to determine if the transaction involves high risk bill payment activities.  IF high risk bill payment activities are present THEN those transactions will be declined.  The flowchart below shows the logical flow of the High Risk Vendor rule.</w:t>
      </w:r>
    </w:p>
    <w:p w14:paraId="0AC90298" w14:textId="78401FA7" w:rsidR="005C4A3F" w:rsidRPr="001F2214" w:rsidRDefault="005C4A3F" w:rsidP="005C4A3F">
      <w:pPr>
        <w:rPr>
          <w:strike/>
        </w:rPr>
      </w:pPr>
    </w:p>
    <w:p w14:paraId="5C753AC3" w14:textId="4F0B5230" w:rsidR="005C4A3F" w:rsidRPr="001F2214" w:rsidRDefault="00CF3D75" w:rsidP="005C4A3F">
      <w:pPr>
        <w:rPr>
          <w:strike/>
        </w:rPr>
      </w:pPr>
      <w:r>
        <w:rPr>
          <w:strike/>
          <w:noProof/>
        </w:rPr>
        <w:object w:dxaOrig="1440" w:dyaOrig="1440" w14:anchorId="0D498027">
          <v:shape id="_x0000_s2085" type="#_x0000_t75" style="position:absolute;margin-left:0;margin-top:1pt;width:371.25pt;height:303.75pt;z-index:251980800;mso-position-horizontal-relative:text;mso-position-vertical-relative:text">
            <v:imagedata r:id="rId22" o:title=""/>
          </v:shape>
          <o:OLEObject Type="Embed" ProgID="Visio.Drawing.15" ShapeID="_x0000_s2085" DrawAspect="Content" ObjectID="_1700906165" r:id="rId23"/>
        </w:object>
      </w:r>
    </w:p>
    <w:p w14:paraId="51119A5D" w14:textId="2B5BD5B3" w:rsidR="00A84CCF" w:rsidRPr="001F2214" w:rsidRDefault="00A84CCF" w:rsidP="005C4A3F">
      <w:pPr>
        <w:rPr>
          <w:strike/>
        </w:rPr>
      </w:pPr>
    </w:p>
    <w:p w14:paraId="7D220DCA" w14:textId="1E77EF74" w:rsidR="00A84CCF" w:rsidRPr="001F2214" w:rsidRDefault="00A84CCF" w:rsidP="005C4A3F">
      <w:pPr>
        <w:rPr>
          <w:strike/>
        </w:rPr>
      </w:pPr>
    </w:p>
    <w:p w14:paraId="7A29EC5C" w14:textId="355D809B" w:rsidR="00A84CCF" w:rsidRPr="001F2214" w:rsidRDefault="00A84CCF" w:rsidP="005C4A3F">
      <w:pPr>
        <w:rPr>
          <w:strike/>
        </w:rPr>
      </w:pPr>
    </w:p>
    <w:p w14:paraId="5F1B8576" w14:textId="3DDBE0D3" w:rsidR="00A84CCF" w:rsidRPr="001F2214" w:rsidRDefault="00A84CCF" w:rsidP="005C4A3F">
      <w:pPr>
        <w:rPr>
          <w:strike/>
        </w:rPr>
      </w:pPr>
    </w:p>
    <w:p w14:paraId="374CDA24" w14:textId="1A59689A" w:rsidR="00A84CCF" w:rsidRPr="001F2214" w:rsidRDefault="00A84CCF" w:rsidP="005C4A3F">
      <w:pPr>
        <w:rPr>
          <w:strike/>
        </w:rPr>
      </w:pPr>
    </w:p>
    <w:p w14:paraId="730EA765" w14:textId="1438CA86" w:rsidR="00A84CCF" w:rsidRPr="001F2214" w:rsidRDefault="00A84CCF" w:rsidP="005C4A3F">
      <w:pPr>
        <w:rPr>
          <w:strike/>
        </w:rPr>
      </w:pPr>
    </w:p>
    <w:p w14:paraId="61BE41D5" w14:textId="5AF06956" w:rsidR="00A84CCF" w:rsidRPr="001F2214" w:rsidRDefault="00A84CCF" w:rsidP="005C4A3F">
      <w:pPr>
        <w:rPr>
          <w:strike/>
        </w:rPr>
      </w:pPr>
    </w:p>
    <w:p w14:paraId="5405E3BB" w14:textId="00FE4E76" w:rsidR="00A84CCF" w:rsidRPr="001F2214" w:rsidRDefault="00A84CCF" w:rsidP="005C4A3F">
      <w:pPr>
        <w:rPr>
          <w:strike/>
        </w:rPr>
      </w:pPr>
    </w:p>
    <w:p w14:paraId="3714A9F5" w14:textId="2EC8F279" w:rsidR="00A84CCF" w:rsidRPr="001F2214" w:rsidRDefault="00A84CCF" w:rsidP="005C4A3F">
      <w:pPr>
        <w:rPr>
          <w:strike/>
        </w:rPr>
      </w:pPr>
    </w:p>
    <w:p w14:paraId="6E0AE26C" w14:textId="329D3A9A" w:rsidR="00A84CCF" w:rsidRPr="001F2214" w:rsidRDefault="00A84CCF" w:rsidP="005C4A3F">
      <w:pPr>
        <w:rPr>
          <w:strike/>
        </w:rPr>
      </w:pPr>
    </w:p>
    <w:p w14:paraId="54DDF90A" w14:textId="62A7DF54" w:rsidR="00A84CCF" w:rsidRPr="001F2214" w:rsidRDefault="00A84CCF" w:rsidP="005C4A3F">
      <w:pPr>
        <w:rPr>
          <w:strike/>
        </w:rPr>
      </w:pPr>
    </w:p>
    <w:p w14:paraId="5D2F8C87" w14:textId="042F1048" w:rsidR="00A84CCF" w:rsidRPr="001F2214" w:rsidRDefault="00A84CCF" w:rsidP="005C4A3F">
      <w:pPr>
        <w:rPr>
          <w:strike/>
        </w:rPr>
      </w:pPr>
    </w:p>
    <w:p w14:paraId="1C904997" w14:textId="6663D881" w:rsidR="00A84CCF" w:rsidRPr="001F2214" w:rsidRDefault="00A84CCF" w:rsidP="005C4A3F">
      <w:pPr>
        <w:rPr>
          <w:strike/>
        </w:rPr>
      </w:pPr>
    </w:p>
    <w:p w14:paraId="1F75C4FA" w14:textId="041264D2" w:rsidR="00A84CCF" w:rsidRPr="001F2214" w:rsidRDefault="00A84CCF" w:rsidP="005C4A3F">
      <w:pPr>
        <w:rPr>
          <w:strike/>
        </w:rPr>
      </w:pPr>
    </w:p>
    <w:p w14:paraId="50B27007" w14:textId="6880AF08" w:rsidR="00A84CCF" w:rsidRPr="001F2214" w:rsidRDefault="00A84CCF" w:rsidP="005C4A3F">
      <w:pPr>
        <w:rPr>
          <w:strike/>
        </w:rPr>
      </w:pPr>
    </w:p>
    <w:p w14:paraId="2BC7B4BA" w14:textId="276D0FD9" w:rsidR="00A84CCF" w:rsidRPr="001F2214" w:rsidRDefault="00A84CCF" w:rsidP="005C4A3F">
      <w:pPr>
        <w:rPr>
          <w:strike/>
        </w:rPr>
      </w:pPr>
    </w:p>
    <w:p w14:paraId="1E05CE3A" w14:textId="5FC54B1B" w:rsidR="00A84CCF" w:rsidRPr="001F2214" w:rsidRDefault="00A84CCF" w:rsidP="005C4A3F">
      <w:pPr>
        <w:rPr>
          <w:strike/>
        </w:rPr>
      </w:pPr>
    </w:p>
    <w:p w14:paraId="2EDF21F4" w14:textId="41264AA2" w:rsidR="00A84CCF" w:rsidRPr="001F2214" w:rsidRDefault="00A84CCF" w:rsidP="005C4A3F">
      <w:pPr>
        <w:rPr>
          <w:strike/>
        </w:rPr>
      </w:pPr>
    </w:p>
    <w:p w14:paraId="7509FD25" w14:textId="1B415B8C" w:rsidR="00A84CCF" w:rsidRPr="001F2214" w:rsidRDefault="00A84CCF" w:rsidP="005C4A3F">
      <w:pPr>
        <w:rPr>
          <w:strike/>
        </w:rPr>
      </w:pPr>
    </w:p>
    <w:p w14:paraId="3561BAF0" w14:textId="014D620E" w:rsidR="00A84CCF" w:rsidRPr="001F2214" w:rsidRDefault="00A84CCF" w:rsidP="005C4A3F">
      <w:pPr>
        <w:rPr>
          <w:strike/>
        </w:rPr>
      </w:pPr>
    </w:p>
    <w:p w14:paraId="3B16CBB5" w14:textId="005CD37C" w:rsidR="00A84CCF" w:rsidRPr="001F2214" w:rsidRDefault="00A84CCF" w:rsidP="005C4A3F">
      <w:pPr>
        <w:rPr>
          <w:strike/>
        </w:rPr>
      </w:pPr>
    </w:p>
    <w:p w14:paraId="0429D993" w14:textId="77777777" w:rsidR="0089661D" w:rsidRPr="001F2214" w:rsidRDefault="0089661D" w:rsidP="005C4A3F">
      <w:pPr>
        <w:rPr>
          <w:strike/>
        </w:rPr>
      </w:pPr>
    </w:p>
    <w:p w14:paraId="14F915AE" w14:textId="32C16657" w:rsidR="00A84CCF" w:rsidRPr="001F2214" w:rsidRDefault="00A84CCF" w:rsidP="005C4A3F">
      <w:pPr>
        <w:rPr>
          <w:strike/>
        </w:rPr>
      </w:pPr>
    </w:p>
    <w:p w14:paraId="407FDEF0" w14:textId="04987409" w:rsidR="00A84CCF" w:rsidRPr="001F2214" w:rsidRDefault="00A84CCF" w:rsidP="005C4A3F">
      <w:pPr>
        <w:rPr>
          <w:strike/>
        </w:rPr>
      </w:pPr>
    </w:p>
    <w:p w14:paraId="67A81E63" w14:textId="095EF32F" w:rsidR="00A84CCF" w:rsidRPr="001F2214" w:rsidRDefault="00A84CCF" w:rsidP="005C4A3F">
      <w:pPr>
        <w:rPr>
          <w:strike/>
        </w:rPr>
      </w:pPr>
    </w:p>
    <w:p w14:paraId="74FD7EA0" w14:textId="77777777" w:rsidR="00A84CCF" w:rsidRPr="001F2214" w:rsidRDefault="00A84CCF" w:rsidP="005C4A3F">
      <w:pPr>
        <w:rPr>
          <w:strike/>
        </w:rPr>
      </w:pPr>
    </w:p>
    <w:p w14:paraId="0E529F4D" w14:textId="4CD01EED" w:rsidR="009204BA" w:rsidRPr="001F2214" w:rsidRDefault="009204BA" w:rsidP="009204BA">
      <w:pPr>
        <w:pStyle w:val="Heading5"/>
        <w:rPr>
          <w:strike/>
        </w:rPr>
      </w:pPr>
      <w:r w:rsidRPr="001F2214">
        <w:rPr>
          <w:strike/>
        </w:rPr>
        <w:t>Rule Logic</w:t>
      </w:r>
    </w:p>
    <w:p w14:paraId="24D7D7C7" w14:textId="69116F37" w:rsidR="005C4A3F" w:rsidRPr="001F2214" w:rsidRDefault="005C4A3F" w:rsidP="005C4A3F">
      <w:pPr>
        <w:rPr>
          <w:strike/>
        </w:rPr>
      </w:pPr>
    </w:p>
    <w:tbl>
      <w:tblPr>
        <w:tblStyle w:val="TableGrid"/>
        <w:tblW w:w="0" w:type="auto"/>
        <w:tblLook w:val="04A0" w:firstRow="1" w:lastRow="0" w:firstColumn="1" w:lastColumn="0" w:noHBand="0" w:noVBand="1"/>
      </w:tblPr>
      <w:tblGrid>
        <w:gridCol w:w="625"/>
        <w:gridCol w:w="4297"/>
        <w:gridCol w:w="1890"/>
        <w:gridCol w:w="1818"/>
      </w:tblGrid>
      <w:tr w:rsidR="00300EB8" w:rsidRPr="001F2214" w14:paraId="73FA8F29" w14:textId="77777777" w:rsidTr="00AA760C">
        <w:trPr>
          <w:trHeight w:val="276"/>
        </w:trPr>
        <w:tc>
          <w:tcPr>
            <w:tcW w:w="6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E3CC2A5" w14:textId="77777777" w:rsidR="00300EB8" w:rsidRPr="001F2214" w:rsidRDefault="00300EB8">
            <w:pPr>
              <w:spacing w:line="240" w:lineRule="auto"/>
              <w:jc w:val="center"/>
              <w:rPr>
                <w:rFonts w:asciiTheme="minorHAnsi" w:hAnsiTheme="minorHAnsi"/>
                <w:strike/>
                <w:color w:val="FFFFFF" w:themeColor="background1"/>
                <w:sz w:val="22"/>
              </w:rPr>
            </w:pPr>
            <w:r w:rsidRPr="001F2214">
              <w:rPr>
                <w:strike/>
                <w:color w:val="FFFFFF" w:themeColor="background1"/>
              </w:rPr>
              <w:t>Step</w:t>
            </w:r>
          </w:p>
        </w:tc>
        <w:tc>
          <w:tcPr>
            <w:tcW w:w="429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0424F0" w14:textId="77777777" w:rsidR="00300EB8" w:rsidRPr="001F2214" w:rsidRDefault="00300EB8">
            <w:pPr>
              <w:spacing w:line="240" w:lineRule="auto"/>
              <w:jc w:val="center"/>
              <w:rPr>
                <w:strike/>
                <w:color w:val="FFFFFF" w:themeColor="background1"/>
              </w:rPr>
            </w:pPr>
            <w:r w:rsidRPr="001F2214">
              <w:rPr>
                <w:strike/>
                <w:color w:val="FFFFFF" w:themeColor="background1"/>
              </w:rPr>
              <w:t>Decision Condition</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609BB5F" w14:textId="77777777" w:rsidR="00300EB8" w:rsidRPr="001F2214" w:rsidRDefault="00300EB8">
            <w:pPr>
              <w:spacing w:line="240" w:lineRule="auto"/>
              <w:jc w:val="center"/>
              <w:rPr>
                <w:strike/>
                <w:color w:val="FFFFFF" w:themeColor="background1"/>
              </w:rPr>
            </w:pPr>
            <w:r w:rsidRPr="001F2214">
              <w:rPr>
                <w:strike/>
                <w:color w:val="FFFFFF" w:themeColor="background1"/>
              </w:rPr>
              <w:t>If “Yes”</w:t>
            </w:r>
          </w:p>
        </w:tc>
        <w:tc>
          <w:tcPr>
            <w:tcW w:w="18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E65D720" w14:textId="77777777" w:rsidR="00300EB8" w:rsidRPr="001F2214" w:rsidRDefault="00300EB8">
            <w:pPr>
              <w:spacing w:line="240" w:lineRule="auto"/>
              <w:jc w:val="center"/>
              <w:rPr>
                <w:strike/>
                <w:color w:val="FFFFFF" w:themeColor="background1"/>
              </w:rPr>
            </w:pPr>
            <w:r w:rsidRPr="001F2214">
              <w:rPr>
                <w:strike/>
                <w:color w:val="FFFFFF" w:themeColor="background1"/>
              </w:rPr>
              <w:t>If “No”</w:t>
            </w:r>
          </w:p>
        </w:tc>
      </w:tr>
      <w:tr w:rsidR="00300EB8" w:rsidRPr="001F2214" w14:paraId="09D25969" w14:textId="77777777" w:rsidTr="008242BC">
        <w:trPr>
          <w:trHeight w:val="53"/>
        </w:trPr>
        <w:tc>
          <w:tcPr>
            <w:tcW w:w="625" w:type="dxa"/>
            <w:tcBorders>
              <w:top w:val="single" w:sz="4" w:space="0" w:color="auto"/>
              <w:left w:val="single" w:sz="4" w:space="0" w:color="auto"/>
              <w:bottom w:val="single" w:sz="4" w:space="0" w:color="auto"/>
              <w:right w:val="single" w:sz="4" w:space="0" w:color="auto"/>
            </w:tcBorders>
            <w:vAlign w:val="center"/>
            <w:hideMark/>
          </w:tcPr>
          <w:p w14:paraId="6E52FBFF" w14:textId="77777777" w:rsidR="00300EB8" w:rsidRPr="001F2214" w:rsidRDefault="00300EB8">
            <w:pPr>
              <w:spacing w:line="240" w:lineRule="auto"/>
              <w:jc w:val="center"/>
              <w:rPr>
                <w:strike/>
              </w:rPr>
            </w:pPr>
            <w:r w:rsidRPr="001F2214">
              <w:rPr>
                <w:strike/>
              </w:rPr>
              <w:t>1</w:t>
            </w:r>
          </w:p>
        </w:tc>
        <w:tc>
          <w:tcPr>
            <w:tcW w:w="4297" w:type="dxa"/>
            <w:tcBorders>
              <w:top w:val="single" w:sz="4" w:space="0" w:color="auto"/>
              <w:left w:val="single" w:sz="4" w:space="0" w:color="auto"/>
              <w:bottom w:val="single" w:sz="4" w:space="0" w:color="auto"/>
              <w:right w:val="single" w:sz="4" w:space="0" w:color="auto"/>
            </w:tcBorders>
            <w:vAlign w:val="center"/>
          </w:tcPr>
          <w:p w14:paraId="009A5941" w14:textId="77777777" w:rsidR="00300EB8" w:rsidRPr="001F2214" w:rsidRDefault="00300EB8">
            <w:pPr>
              <w:spacing w:line="240" w:lineRule="auto"/>
              <w:rPr>
                <w:strike/>
              </w:rPr>
            </w:pPr>
          </w:p>
          <w:p w14:paraId="3C5ED094" w14:textId="77777777" w:rsidR="00300EB8" w:rsidRPr="001F2214" w:rsidRDefault="00300EB8">
            <w:pPr>
              <w:spacing w:line="240" w:lineRule="auto"/>
              <w:rPr>
                <w:strike/>
              </w:rPr>
            </w:pPr>
            <w:r w:rsidRPr="001F2214">
              <w:rPr>
                <w:strike/>
              </w:rPr>
              <w:t>Is the transaction’s activity code equal to one of the values in the “</w:t>
            </w:r>
            <w:r w:rsidRPr="001F2214">
              <w:rPr>
                <w:i/>
                <w:iCs/>
                <w:strike/>
              </w:rPr>
              <w:t>High Risk Vendor Control</w:t>
            </w:r>
            <w:r w:rsidRPr="001F2214">
              <w:rPr>
                <w:strike/>
              </w:rPr>
              <w:t>” table’s “</w:t>
            </w:r>
            <w:r w:rsidRPr="001F2214">
              <w:rPr>
                <w:i/>
                <w:iCs/>
                <w:strike/>
              </w:rPr>
              <w:t>High_Risk_Vendor_Activity</w:t>
            </w:r>
            <w:r w:rsidRPr="001F2214">
              <w:rPr>
                <w:strike/>
              </w:rPr>
              <w:t>” field?</w:t>
            </w:r>
          </w:p>
          <w:p w14:paraId="1C749FED" w14:textId="77777777" w:rsidR="00300EB8" w:rsidRPr="001F2214" w:rsidRDefault="00300EB8">
            <w:pPr>
              <w:spacing w:line="240" w:lineRule="auto"/>
              <w:rPr>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41280417" w14:textId="77777777" w:rsidR="00300EB8" w:rsidRPr="001F2214" w:rsidRDefault="00300EB8">
            <w:pPr>
              <w:spacing w:line="240" w:lineRule="auto"/>
              <w:rPr>
                <w:strike/>
              </w:rPr>
            </w:pPr>
            <w:r w:rsidRPr="001F2214">
              <w:rPr>
                <w:strike/>
              </w:rPr>
              <w:t>Proceed to Step 2</w:t>
            </w:r>
          </w:p>
        </w:tc>
        <w:tc>
          <w:tcPr>
            <w:tcW w:w="1818" w:type="dxa"/>
            <w:tcBorders>
              <w:top w:val="single" w:sz="4" w:space="0" w:color="auto"/>
              <w:left w:val="single" w:sz="4" w:space="0" w:color="auto"/>
              <w:bottom w:val="single" w:sz="4" w:space="0" w:color="auto"/>
              <w:right w:val="single" w:sz="4" w:space="0" w:color="auto"/>
            </w:tcBorders>
            <w:vAlign w:val="center"/>
            <w:hideMark/>
          </w:tcPr>
          <w:p w14:paraId="3731BAA7"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23CC633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65BCC238" w14:textId="77777777" w:rsidR="00300EB8" w:rsidRPr="001F2214" w:rsidRDefault="00300EB8">
            <w:pPr>
              <w:spacing w:line="240" w:lineRule="auto"/>
              <w:jc w:val="center"/>
              <w:rPr>
                <w:strike/>
              </w:rPr>
            </w:pPr>
            <w:r w:rsidRPr="001F2214">
              <w:rPr>
                <w:strike/>
              </w:rPr>
              <w:t>2</w:t>
            </w:r>
          </w:p>
        </w:tc>
        <w:tc>
          <w:tcPr>
            <w:tcW w:w="4297" w:type="dxa"/>
            <w:tcBorders>
              <w:top w:val="single" w:sz="4" w:space="0" w:color="auto"/>
              <w:left w:val="single" w:sz="4" w:space="0" w:color="auto"/>
              <w:bottom w:val="single" w:sz="4" w:space="0" w:color="auto"/>
              <w:right w:val="single" w:sz="4" w:space="0" w:color="auto"/>
            </w:tcBorders>
            <w:vAlign w:val="center"/>
          </w:tcPr>
          <w:p w14:paraId="1573DD93" w14:textId="77777777" w:rsidR="00300EB8" w:rsidRPr="001F2214" w:rsidRDefault="00300EB8">
            <w:pPr>
              <w:spacing w:line="240" w:lineRule="auto"/>
              <w:rPr>
                <w:strike/>
              </w:rPr>
            </w:pPr>
            <w:r w:rsidRPr="001F2214">
              <w:rPr>
                <w:strike/>
              </w:rPr>
              <w:t xml:space="preserve">Is the Vendor Account Number listed in the </w:t>
            </w:r>
            <w:r w:rsidRPr="001F2214">
              <w:rPr>
                <w:i/>
                <w:iCs/>
                <w:strike/>
              </w:rPr>
              <w:t>Blacklist_Vendor_</w:t>
            </w:r>
            <w:r w:rsidRPr="001F2214">
              <w:rPr>
                <w:strike/>
              </w:rPr>
              <w:t>Acct Table?</w:t>
            </w:r>
          </w:p>
          <w:p w14:paraId="19081437" w14:textId="77777777" w:rsidR="00300EB8" w:rsidRPr="001F2214" w:rsidRDefault="00300EB8">
            <w:pPr>
              <w:spacing w:line="240" w:lineRule="auto"/>
              <w:rPr>
                <w:b/>
                <w:bCs/>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65FC4437" w14:textId="77777777" w:rsidR="00300EB8" w:rsidRPr="001F2214" w:rsidRDefault="00300EB8">
            <w:pPr>
              <w:spacing w:line="240" w:lineRule="auto"/>
              <w:rPr>
                <w:strike/>
              </w:rPr>
            </w:pPr>
            <w:r w:rsidRPr="001F2214">
              <w:rPr>
                <w:strike/>
              </w:rPr>
              <w:t xml:space="preserve">Proceed to </w:t>
            </w:r>
            <w:r w:rsidRPr="001F2214">
              <w:rPr>
                <w:strike/>
              </w:rPr>
              <w:br/>
              <w:t>Step 3</w:t>
            </w:r>
          </w:p>
        </w:tc>
        <w:tc>
          <w:tcPr>
            <w:tcW w:w="1818" w:type="dxa"/>
            <w:tcBorders>
              <w:top w:val="single" w:sz="4" w:space="0" w:color="auto"/>
              <w:left w:val="single" w:sz="4" w:space="0" w:color="auto"/>
              <w:bottom w:val="single" w:sz="4" w:space="0" w:color="auto"/>
              <w:right w:val="single" w:sz="4" w:space="0" w:color="auto"/>
            </w:tcBorders>
            <w:vAlign w:val="center"/>
            <w:hideMark/>
          </w:tcPr>
          <w:p w14:paraId="19D1E1B4" w14:textId="77777777" w:rsidR="00300EB8" w:rsidRPr="001F2214" w:rsidRDefault="00300EB8">
            <w:pPr>
              <w:spacing w:line="240" w:lineRule="auto"/>
              <w:rPr>
                <w:strike/>
              </w:rPr>
            </w:pPr>
            <w:r w:rsidRPr="001F2214">
              <w:rPr>
                <w:strike/>
              </w:rPr>
              <w:t>Decline Transaction and generate alert with a score of 100</w:t>
            </w:r>
          </w:p>
        </w:tc>
      </w:tr>
      <w:tr w:rsidR="00300EB8" w:rsidRPr="001F2214" w14:paraId="46AFBCD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30666D4" w14:textId="77777777" w:rsidR="00300EB8" w:rsidRPr="001F2214" w:rsidRDefault="00300EB8">
            <w:pPr>
              <w:spacing w:line="240" w:lineRule="auto"/>
              <w:jc w:val="center"/>
              <w:rPr>
                <w:strike/>
              </w:rPr>
            </w:pPr>
            <w:r w:rsidRPr="001F2214">
              <w:rPr>
                <w:strike/>
              </w:rPr>
              <w:lastRenderedPageBreak/>
              <w:t>3</w:t>
            </w:r>
          </w:p>
        </w:tc>
        <w:tc>
          <w:tcPr>
            <w:tcW w:w="4297" w:type="dxa"/>
            <w:tcBorders>
              <w:top w:val="single" w:sz="4" w:space="0" w:color="auto"/>
              <w:left w:val="single" w:sz="4" w:space="0" w:color="auto"/>
              <w:bottom w:val="single" w:sz="4" w:space="0" w:color="auto"/>
              <w:right w:val="single" w:sz="4" w:space="0" w:color="auto"/>
            </w:tcBorders>
            <w:vAlign w:val="center"/>
            <w:hideMark/>
          </w:tcPr>
          <w:p w14:paraId="57A3C1E9"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r w:rsidRPr="001F2214">
              <w:rPr>
                <w:i/>
                <w:iCs/>
                <w:strike/>
              </w:rPr>
              <w:t>High_Risk_Vendor_Names</w:t>
            </w:r>
            <w:r w:rsidRPr="001F2214">
              <w:rPr>
                <w:strike/>
              </w:rPr>
              <w:t>” field AND the corresponding “</w:t>
            </w:r>
            <w:r w:rsidRPr="001F2214">
              <w:rPr>
                <w:i/>
                <w:iCs/>
                <w:strike/>
              </w:rPr>
              <w:t>Decline</w:t>
            </w:r>
            <w:r w:rsidRPr="001F2214">
              <w:rPr>
                <w:strike/>
              </w:rPr>
              <w:t>” field in the table is equal to “YES”?</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052DAE4"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5A42F19" w14:textId="77777777" w:rsidR="00300EB8" w:rsidRPr="001F2214" w:rsidRDefault="00300EB8">
            <w:pPr>
              <w:spacing w:line="240" w:lineRule="auto"/>
              <w:rPr>
                <w:strike/>
              </w:rPr>
            </w:pPr>
            <w:r w:rsidRPr="001F2214">
              <w:rPr>
                <w:strike/>
              </w:rPr>
              <w:t xml:space="preserve">Proceed to </w:t>
            </w:r>
            <w:r w:rsidRPr="001F2214">
              <w:rPr>
                <w:strike/>
              </w:rPr>
              <w:br/>
              <w:t>Step 4</w:t>
            </w:r>
          </w:p>
        </w:tc>
      </w:tr>
      <w:tr w:rsidR="00300EB8" w:rsidRPr="001F2214" w14:paraId="623DC46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5EECF12D" w14:textId="77777777" w:rsidR="00300EB8" w:rsidRPr="001F2214" w:rsidRDefault="00300EB8">
            <w:pPr>
              <w:spacing w:line="240" w:lineRule="auto"/>
              <w:jc w:val="center"/>
              <w:rPr>
                <w:strike/>
              </w:rPr>
            </w:pPr>
            <w:r w:rsidRPr="001F2214">
              <w:rPr>
                <w:strike/>
              </w:rPr>
              <w:t>4</w:t>
            </w:r>
          </w:p>
        </w:tc>
        <w:tc>
          <w:tcPr>
            <w:tcW w:w="4297" w:type="dxa"/>
            <w:tcBorders>
              <w:top w:val="single" w:sz="4" w:space="0" w:color="auto"/>
              <w:left w:val="single" w:sz="4" w:space="0" w:color="auto"/>
              <w:bottom w:val="single" w:sz="4" w:space="0" w:color="auto"/>
              <w:right w:val="single" w:sz="4" w:space="0" w:color="auto"/>
            </w:tcBorders>
            <w:vAlign w:val="center"/>
          </w:tcPr>
          <w:p w14:paraId="42ED4076"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r w:rsidRPr="001F2214">
              <w:rPr>
                <w:i/>
                <w:iCs/>
                <w:strike/>
              </w:rPr>
              <w:t>High_Risk_Vendor_Names</w:t>
            </w:r>
            <w:r w:rsidRPr="001F2214">
              <w:rPr>
                <w:strike/>
              </w:rPr>
              <w:t>” field AND the corresponding “</w:t>
            </w:r>
            <w:r w:rsidRPr="001F2214">
              <w:rPr>
                <w:i/>
                <w:iCs/>
                <w:strike/>
              </w:rPr>
              <w:t>Decline</w:t>
            </w:r>
            <w:r w:rsidRPr="001F2214">
              <w:rPr>
                <w:strike/>
              </w:rPr>
              <w:t>” field in the table is equal to “NO”?</w:t>
            </w:r>
          </w:p>
          <w:p w14:paraId="22CEC509" w14:textId="77777777" w:rsidR="00300EB8" w:rsidRPr="001F2214" w:rsidRDefault="00300EB8">
            <w:pPr>
              <w:spacing w:line="240" w:lineRule="auto"/>
              <w:rPr>
                <w:strike/>
              </w:rPr>
            </w:pPr>
          </w:p>
          <w:p w14:paraId="7169BFC3" w14:textId="4E2DFA4B" w:rsidR="00300EB8" w:rsidRPr="001F2214" w:rsidRDefault="00300EB8">
            <w:pPr>
              <w:spacing w:line="240" w:lineRule="auto"/>
              <w:rPr>
                <w:strike/>
              </w:rPr>
            </w:pPr>
            <w:r w:rsidRPr="001F2214">
              <w:rPr>
                <w:strike/>
              </w:rPr>
              <w:t>If “Decline” value is neither “YES” nor “NO”, any other value (NULL, other) will end processing for this rule and move to next.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0EE7F59" w14:textId="77777777" w:rsidR="00300EB8" w:rsidRPr="001F2214" w:rsidRDefault="00300EB8">
            <w:pPr>
              <w:spacing w:line="240" w:lineRule="auto"/>
              <w:rPr>
                <w:strike/>
              </w:rPr>
            </w:pPr>
            <w:r w:rsidRPr="001F2214">
              <w:rPr>
                <w:strike/>
              </w:rPr>
              <w:t>Proceed to Step 5</w:t>
            </w:r>
          </w:p>
        </w:tc>
        <w:tc>
          <w:tcPr>
            <w:tcW w:w="1818" w:type="dxa"/>
            <w:tcBorders>
              <w:top w:val="single" w:sz="4" w:space="0" w:color="auto"/>
              <w:left w:val="single" w:sz="4" w:space="0" w:color="auto"/>
              <w:bottom w:val="single" w:sz="4" w:space="0" w:color="auto"/>
              <w:right w:val="single" w:sz="4" w:space="0" w:color="auto"/>
            </w:tcBorders>
            <w:vAlign w:val="center"/>
            <w:hideMark/>
          </w:tcPr>
          <w:p w14:paraId="58983533"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701DCB1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6A3ED9E" w14:textId="77777777" w:rsidR="00300EB8" w:rsidRPr="001F2214" w:rsidRDefault="00300EB8">
            <w:pPr>
              <w:spacing w:line="240" w:lineRule="auto"/>
              <w:jc w:val="center"/>
              <w:rPr>
                <w:strike/>
              </w:rPr>
            </w:pPr>
            <w:r w:rsidRPr="001F2214">
              <w:rPr>
                <w:strike/>
              </w:rPr>
              <w:t>5</w:t>
            </w:r>
          </w:p>
        </w:tc>
        <w:tc>
          <w:tcPr>
            <w:tcW w:w="4297" w:type="dxa"/>
            <w:tcBorders>
              <w:top w:val="single" w:sz="4" w:space="0" w:color="auto"/>
              <w:left w:val="single" w:sz="4" w:space="0" w:color="auto"/>
              <w:bottom w:val="single" w:sz="4" w:space="0" w:color="auto"/>
              <w:right w:val="single" w:sz="4" w:space="0" w:color="auto"/>
            </w:tcBorders>
            <w:vAlign w:val="center"/>
            <w:hideMark/>
          </w:tcPr>
          <w:p w14:paraId="09DFB692" w14:textId="77777777" w:rsidR="00300EB8" w:rsidRPr="001F2214" w:rsidRDefault="00300EB8">
            <w:pPr>
              <w:spacing w:line="240" w:lineRule="auto"/>
              <w:rPr>
                <w:strike/>
              </w:rPr>
            </w:pPr>
            <w:r w:rsidRPr="001F2214">
              <w:rPr>
                <w:strike/>
              </w:rPr>
              <w:t>Does the transaction amount exceed the value in the “</w:t>
            </w:r>
            <w:r w:rsidRPr="001F2214">
              <w:rPr>
                <w:i/>
                <w:iCs/>
                <w:strike/>
              </w:rPr>
              <w:t>High Risk Vendor Control</w:t>
            </w:r>
            <w:r w:rsidRPr="001F2214">
              <w:rPr>
                <w:strike/>
              </w:rPr>
              <w:t>” table’s “</w:t>
            </w:r>
            <w:r w:rsidRPr="001F2214">
              <w:rPr>
                <w:i/>
                <w:iCs/>
                <w:strike/>
              </w:rPr>
              <w:t>High_Risk_Vendor_Amount</w:t>
            </w:r>
            <w:r w:rsidRPr="001F2214">
              <w:rPr>
                <w:strike/>
              </w:rPr>
              <w:t xml:space="preserve">” field?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66BAF5E"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C33890E" w14:textId="77777777" w:rsidR="00300EB8" w:rsidRPr="001F2214" w:rsidRDefault="00300EB8">
            <w:pPr>
              <w:spacing w:line="240" w:lineRule="auto"/>
              <w:rPr>
                <w:strike/>
              </w:rPr>
            </w:pPr>
            <w:r w:rsidRPr="001F2214">
              <w:rPr>
                <w:strike/>
              </w:rPr>
              <w:t>Approve the transaction and generate an event with a score of 150</w:t>
            </w:r>
          </w:p>
        </w:tc>
      </w:tr>
    </w:tbl>
    <w:p w14:paraId="3BEFE0FB" w14:textId="253099C0" w:rsidR="00300EB8" w:rsidRPr="001F2214" w:rsidRDefault="00300EB8" w:rsidP="00300EB8">
      <w:pPr>
        <w:rPr>
          <w:strike/>
        </w:rPr>
      </w:pPr>
    </w:p>
    <w:p w14:paraId="54872DB2" w14:textId="77777777" w:rsidR="00E12ED8" w:rsidRPr="001F2214" w:rsidRDefault="00E12ED8" w:rsidP="00300EB8">
      <w:pPr>
        <w:rPr>
          <w:strike/>
        </w:rPr>
      </w:pPr>
    </w:p>
    <w:p w14:paraId="0852FA76" w14:textId="06823DE5" w:rsidR="005C4A3F" w:rsidRPr="001F2214" w:rsidRDefault="005C4A3F" w:rsidP="000A7E13">
      <w:pPr>
        <w:pStyle w:val="Heading5"/>
        <w:rPr>
          <w:strike/>
        </w:rPr>
      </w:pPr>
      <w:bookmarkStart w:id="24" w:name="_Toc34307037"/>
      <w:r w:rsidRPr="001F2214">
        <w:rPr>
          <w:strike/>
        </w:rPr>
        <w:t>HIGH_RISK_VENDOR_CONTROL Table</w:t>
      </w:r>
      <w:bookmarkEnd w:id="24"/>
    </w:p>
    <w:p w14:paraId="725F2A99" w14:textId="786A231F" w:rsidR="005C4A3F" w:rsidRPr="001F2214" w:rsidRDefault="005C4A3F" w:rsidP="005C4A3F">
      <w:pPr>
        <w:rPr>
          <w:strike/>
        </w:rPr>
      </w:pPr>
      <w:r w:rsidRPr="001F2214">
        <w:rPr>
          <w:strike/>
        </w:rPr>
        <w:t>The table HIGH_RISK_VENDOR_CONTROL will be maintained by the client and will store 1) the activity codes of transactions that the client has determined to be of high risk; and 2) the threshold in which to decline the high risk activity transactions.</w:t>
      </w:r>
    </w:p>
    <w:p w14:paraId="1AD24AC9" w14:textId="66697054" w:rsidR="005C4A3F" w:rsidRPr="001F2214" w:rsidRDefault="005C4A3F" w:rsidP="005C4A3F">
      <w:pPr>
        <w:rPr>
          <w:strike/>
        </w:rPr>
      </w:pPr>
    </w:p>
    <w:tbl>
      <w:tblPr>
        <w:tblStyle w:val="TableGrid"/>
        <w:tblW w:w="0" w:type="auto"/>
        <w:tblLook w:val="04A0" w:firstRow="1" w:lastRow="0" w:firstColumn="1" w:lastColumn="0" w:noHBand="0" w:noVBand="1"/>
      </w:tblPr>
      <w:tblGrid>
        <w:gridCol w:w="2951"/>
        <w:gridCol w:w="2714"/>
        <w:gridCol w:w="2965"/>
      </w:tblGrid>
      <w:tr w:rsidR="00560DFC" w:rsidRPr="001F2214" w14:paraId="31EA251A" w14:textId="77777777" w:rsidTr="00560DFC">
        <w:tc>
          <w:tcPr>
            <w:tcW w:w="2951" w:type="dxa"/>
            <w:shd w:val="clear" w:color="auto" w:fill="000000" w:themeFill="text1"/>
          </w:tcPr>
          <w:p w14:paraId="1DEB2F84" w14:textId="432ED01B" w:rsidR="00560DFC" w:rsidRPr="001F2214" w:rsidRDefault="00560DFC" w:rsidP="00560DFC">
            <w:pPr>
              <w:rPr>
                <w:strike/>
                <w:color w:val="FFFFFF" w:themeColor="background1"/>
              </w:rPr>
            </w:pPr>
            <w:r w:rsidRPr="001F2214">
              <w:rPr>
                <w:b/>
                <w:bCs/>
                <w:strike/>
                <w:color w:val="FFFFFF" w:themeColor="background1"/>
              </w:rPr>
              <w:t>Parameter (value type)</w:t>
            </w:r>
          </w:p>
        </w:tc>
        <w:tc>
          <w:tcPr>
            <w:tcW w:w="2714" w:type="dxa"/>
            <w:shd w:val="clear" w:color="auto" w:fill="000000" w:themeFill="text1"/>
          </w:tcPr>
          <w:p w14:paraId="628AAE0C" w14:textId="75F26B9B" w:rsidR="00560DFC" w:rsidRPr="001F2214" w:rsidRDefault="00560DFC" w:rsidP="00560DFC">
            <w:pPr>
              <w:rPr>
                <w:strike/>
                <w:color w:val="FFFFFF" w:themeColor="background1"/>
              </w:rPr>
            </w:pPr>
            <w:r w:rsidRPr="001F2214">
              <w:rPr>
                <w:b/>
                <w:bCs/>
                <w:strike/>
                <w:color w:val="FFFFFF" w:themeColor="background1"/>
              </w:rPr>
              <w:t>Values</w:t>
            </w:r>
          </w:p>
        </w:tc>
        <w:tc>
          <w:tcPr>
            <w:tcW w:w="2965" w:type="dxa"/>
            <w:shd w:val="clear" w:color="auto" w:fill="000000" w:themeFill="text1"/>
          </w:tcPr>
          <w:p w14:paraId="7D43ED0E" w14:textId="7017044E" w:rsidR="00560DFC" w:rsidRPr="001F2214" w:rsidRDefault="00560DFC" w:rsidP="00560DFC">
            <w:pPr>
              <w:rPr>
                <w:strike/>
                <w:color w:val="FFFFFF" w:themeColor="background1"/>
              </w:rPr>
            </w:pPr>
            <w:r w:rsidRPr="001F2214">
              <w:rPr>
                <w:b/>
                <w:bCs/>
                <w:strike/>
                <w:color w:val="FFFFFF" w:themeColor="background1"/>
              </w:rPr>
              <w:t>Definition</w:t>
            </w:r>
          </w:p>
        </w:tc>
      </w:tr>
      <w:tr w:rsidR="00560DFC" w:rsidRPr="001F2214" w14:paraId="6DC1221C" w14:textId="77777777" w:rsidTr="00560DFC">
        <w:tc>
          <w:tcPr>
            <w:tcW w:w="2951" w:type="dxa"/>
          </w:tcPr>
          <w:p w14:paraId="7E9E2963" w14:textId="3E0D0CDD" w:rsidR="00560DFC" w:rsidRPr="001F2214" w:rsidRDefault="00560DFC" w:rsidP="00560DFC">
            <w:pPr>
              <w:rPr>
                <w:strike/>
              </w:rPr>
            </w:pPr>
            <w:r w:rsidRPr="001F2214">
              <w:rPr>
                <w:strike/>
              </w:rPr>
              <w:t>High_Risk_Vendor_Activity: integer</w:t>
            </w:r>
          </w:p>
        </w:tc>
        <w:tc>
          <w:tcPr>
            <w:tcW w:w="2714" w:type="dxa"/>
          </w:tcPr>
          <w:p w14:paraId="182E49A6" w14:textId="356CD358" w:rsidR="00560DFC" w:rsidRPr="001F2214" w:rsidRDefault="0086232E" w:rsidP="00560DFC">
            <w:pPr>
              <w:spacing w:line="240" w:lineRule="auto"/>
              <w:rPr>
                <w:strike/>
              </w:rPr>
            </w:pPr>
            <w:r w:rsidRPr="009E004F">
              <w:rPr>
                <w:strike/>
                <w:highlight w:val="green"/>
              </w:rPr>
              <w:t>TBD</w:t>
            </w:r>
          </w:p>
          <w:p w14:paraId="2AF4A92B" w14:textId="77777777" w:rsidR="0086232E" w:rsidRPr="001F2214" w:rsidRDefault="0086232E" w:rsidP="00560DFC">
            <w:pPr>
              <w:spacing w:line="240" w:lineRule="auto"/>
              <w:rPr>
                <w:strike/>
              </w:rPr>
            </w:pPr>
          </w:p>
          <w:p w14:paraId="14A6BE18" w14:textId="42CC2C1D" w:rsidR="00560DFC" w:rsidRPr="001F2214" w:rsidRDefault="00560DFC" w:rsidP="00560DFC">
            <w:pPr>
              <w:rPr>
                <w:strike/>
              </w:rPr>
            </w:pPr>
            <w:r w:rsidRPr="001F2214">
              <w:rPr>
                <w:strike/>
              </w:rPr>
              <w:t>(assume using as defaults)</w:t>
            </w:r>
          </w:p>
        </w:tc>
        <w:tc>
          <w:tcPr>
            <w:tcW w:w="2965" w:type="dxa"/>
          </w:tcPr>
          <w:p w14:paraId="5BD74D66" w14:textId="2DC520F7" w:rsidR="00560DFC" w:rsidRPr="001F2214" w:rsidRDefault="00560DFC" w:rsidP="00560DFC">
            <w:pPr>
              <w:rPr>
                <w:strike/>
              </w:rPr>
            </w:pPr>
            <w:r w:rsidRPr="001F2214">
              <w:rPr>
                <w:strike/>
              </w:rPr>
              <w:t>List of activities entering this rule</w:t>
            </w:r>
          </w:p>
        </w:tc>
      </w:tr>
      <w:tr w:rsidR="00560DFC" w:rsidRPr="001F2214" w14:paraId="68C1752C" w14:textId="77777777" w:rsidTr="00560DFC">
        <w:tc>
          <w:tcPr>
            <w:tcW w:w="2951" w:type="dxa"/>
          </w:tcPr>
          <w:p w14:paraId="25468722" w14:textId="7E8E61B1" w:rsidR="00560DFC" w:rsidRPr="001F2214" w:rsidRDefault="00560DFC" w:rsidP="00560DFC">
            <w:pPr>
              <w:rPr>
                <w:strike/>
              </w:rPr>
            </w:pPr>
            <w:r w:rsidRPr="001F2214">
              <w:rPr>
                <w:strike/>
              </w:rPr>
              <w:t>High_Risk_Vendor_Amount: float</w:t>
            </w:r>
          </w:p>
        </w:tc>
        <w:tc>
          <w:tcPr>
            <w:tcW w:w="2714" w:type="dxa"/>
          </w:tcPr>
          <w:p w14:paraId="3746CBD2" w14:textId="77777777" w:rsidR="00560DFC" w:rsidRPr="001F2214" w:rsidRDefault="00560DFC" w:rsidP="00560DFC">
            <w:pPr>
              <w:spacing w:line="240" w:lineRule="auto"/>
              <w:rPr>
                <w:strike/>
              </w:rPr>
            </w:pPr>
            <w:r w:rsidRPr="001F2214">
              <w:rPr>
                <w:strike/>
              </w:rPr>
              <w:t>1000.00</w:t>
            </w:r>
          </w:p>
          <w:p w14:paraId="32060F55" w14:textId="77777777" w:rsidR="00560DFC" w:rsidRPr="001F2214" w:rsidRDefault="00560DFC" w:rsidP="00560DFC">
            <w:pPr>
              <w:spacing w:line="240" w:lineRule="auto"/>
              <w:rPr>
                <w:strike/>
              </w:rPr>
            </w:pPr>
          </w:p>
          <w:p w14:paraId="1DBAD9AD" w14:textId="2D86F3C4" w:rsidR="00560DFC" w:rsidRPr="001F2214" w:rsidRDefault="00560DFC" w:rsidP="00560DFC">
            <w:pPr>
              <w:rPr>
                <w:strike/>
              </w:rPr>
            </w:pPr>
            <w:r w:rsidRPr="001F2214">
              <w:rPr>
                <w:strike/>
              </w:rPr>
              <w:t>(assume using as default)</w:t>
            </w:r>
          </w:p>
        </w:tc>
        <w:tc>
          <w:tcPr>
            <w:tcW w:w="2965" w:type="dxa"/>
          </w:tcPr>
          <w:p w14:paraId="243D8FC6" w14:textId="2D426F69" w:rsidR="00560DFC" w:rsidRPr="001F2214" w:rsidRDefault="00560DFC" w:rsidP="00560DFC">
            <w:pPr>
              <w:rPr>
                <w:strike/>
              </w:rPr>
            </w:pPr>
            <w:r w:rsidRPr="001F2214">
              <w:rPr>
                <w:strike/>
              </w:rPr>
              <w:t>Maximum transaction amount to be approved in last node.</w:t>
            </w:r>
          </w:p>
        </w:tc>
      </w:tr>
    </w:tbl>
    <w:p w14:paraId="76072ED0" w14:textId="0C9BDBC6" w:rsidR="00560DFC" w:rsidRPr="001F2214" w:rsidRDefault="00560DFC" w:rsidP="005C4A3F">
      <w:pPr>
        <w:rPr>
          <w:strike/>
        </w:rPr>
      </w:pPr>
    </w:p>
    <w:p w14:paraId="47F23674" w14:textId="77777777" w:rsidR="005C4A3F" w:rsidRPr="001F2214" w:rsidRDefault="005C4A3F" w:rsidP="005C4A3F">
      <w:pPr>
        <w:rPr>
          <w:strike/>
        </w:rPr>
      </w:pPr>
    </w:p>
    <w:p w14:paraId="321FD82F" w14:textId="18D2D772" w:rsidR="005C4A3F" w:rsidRPr="001F2214" w:rsidRDefault="005C4A3F" w:rsidP="00913B5C">
      <w:pPr>
        <w:pStyle w:val="Heading5"/>
        <w:rPr>
          <w:strike/>
        </w:rPr>
      </w:pPr>
      <w:bookmarkStart w:id="25" w:name="_Toc34307038"/>
      <w:r w:rsidRPr="001F2214">
        <w:rPr>
          <w:strike/>
        </w:rPr>
        <w:t>HIGH_RISK_VENDOR</w:t>
      </w:r>
      <w:r w:rsidR="00236972" w:rsidRPr="001F2214">
        <w:rPr>
          <w:strike/>
        </w:rPr>
        <w:t>_ACCOUNTS</w:t>
      </w:r>
      <w:r w:rsidRPr="001F2214">
        <w:rPr>
          <w:strike/>
        </w:rPr>
        <w:t xml:space="preserve"> Table</w:t>
      </w:r>
      <w:bookmarkEnd w:id="25"/>
    </w:p>
    <w:p w14:paraId="0AB546F6" w14:textId="77910654" w:rsidR="005C4A3F" w:rsidRPr="001F2214" w:rsidRDefault="005C4A3F" w:rsidP="005C4A3F">
      <w:pPr>
        <w:rPr>
          <w:strike/>
        </w:rPr>
      </w:pPr>
      <w:r w:rsidRPr="001F2214">
        <w:rPr>
          <w:strike/>
        </w:rPr>
        <w:t>The table HIGH_RISK_VENDOR_</w:t>
      </w:r>
      <w:r w:rsidR="00236972" w:rsidRPr="001F2214">
        <w:rPr>
          <w:strike/>
        </w:rPr>
        <w:t>ACCOUNTS</w:t>
      </w:r>
      <w:r w:rsidRPr="001F2214">
        <w:rPr>
          <w:strike/>
        </w:rPr>
        <w:t xml:space="preserve"> will be maintained by the client and will store the names of vendors that the client has determined to be of high risk.</w:t>
      </w:r>
    </w:p>
    <w:p w14:paraId="11ACC59F" w14:textId="2C26170A" w:rsidR="00560DFC" w:rsidRPr="001F2214" w:rsidRDefault="00560DFC" w:rsidP="005C4A3F">
      <w:pPr>
        <w:rPr>
          <w:strike/>
        </w:rPr>
      </w:pPr>
    </w:p>
    <w:tbl>
      <w:tblPr>
        <w:tblStyle w:val="TableGrid"/>
        <w:tblW w:w="0" w:type="auto"/>
        <w:tblLook w:val="04A0" w:firstRow="1" w:lastRow="0" w:firstColumn="1" w:lastColumn="0" w:noHBand="0" w:noVBand="1"/>
      </w:tblPr>
      <w:tblGrid>
        <w:gridCol w:w="2912"/>
        <w:gridCol w:w="2213"/>
        <w:gridCol w:w="3505"/>
      </w:tblGrid>
      <w:tr w:rsidR="00560DFC" w:rsidRPr="001F2214" w14:paraId="7BD0012E" w14:textId="77777777" w:rsidTr="00560DFC">
        <w:tc>
          <w:tcPr>
            <w:tcW w:w="2912" w:type="dxa"/>
            <w:shd w:val="clear" w:color="auto" w:fill="000000" w:themeFill="text1"/>
          </w:tcPr>
          <w:p w14:paraId="043A592C" w14:textId="66AF40D4"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13" w:type="dxa"/>
            <w:shd w:val="clear" w:color="auto" w:fill="000000" w:themeFill="text1"/>
          </w:tcPr>
          <w:p w14:paraId="4D7B8D81" w14:textId="6C56F482"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505" w:type="dxa"/>
            <w:shd w:val="clear" w:color="auto" w:fill="000000" w:themeFill="text1"/>
          </w:tcPr>
          <w:p w14:paraId="17F06143" w14:textId="5EEF03D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5F5AF687" w14:textId="77777777" w:rsidTr="00560DFC">
        <w:tc>
          <w:tcPr>
            <w:tcW w:w="2912" w:type="dxa"/>
          </w:tcPr>
          <w:p w14:paraId="75CA4A9A" w14:textId="1273C04D" w:rsidR="00560DFC" w:rsidRPr="001F2214" w:rsidRDefault="00560DFC" w:rsidP="00560DFC">
            <w:pPr>
              <w:rPr>
                <w:strike/>
              </w:rPr>
            </w:pPr>
            <w:r w:rsidRPr="001F2214">
              <w:rPr>
                <w:strike/>
                <w:lang w:val="en-CA"/>
              </w:rPr>
              <w:t xml:space="preserve">User_ID: </w:t>
            </w:r>
            <w:r w:rsidRPr="001F2214">
              <w:rPr>
                <w:strike/>
                <w:lang w:val="en-CA"/>
              </w:rPr>
              <w:br/>
              <w:t>text</w:t>
            </w:r>
          </w:p>
        </w:tc>
        <w:tc>
          <w:tcPr>
            <w:tcW w:w="2213" w:type="dxa"/>
          </w:tcPr>
          <w:p w14:paraId="6C9CF0C0" w14:textId="76905911" w:rsidR="00560DFC" w:rsidRPr="001F2214" w:rsidRDefault="00560DFC" w:rsidP="00560DFC">
            <w:pPr>
              <w:rPr>
                <w:strike/>
              </w:rPr>
            </w:pPr>
            <w:r w:rsidRPr="001F2214">
              <w:rPr>
                <w:strike/>
                <w:lang w:val="en-CA"/>
              </w:rPr>
              <w:t>ex. “</w:t>
            </w:r>
            <w:r w:rsidR="00633F61" w:rsidRPr="001F2214">
              <w:rPr>
                <w:strike/>
                <w:lang w:val="en-CA"/>
              </w:rPr>
              <w:t>John Smith</w:t>
            </w:r>
            <w:r w:rsidRPr="001F2214">
              <w:rPr>
                <w:strike/>
                <w:lang w:val="en-CA"/>
              </w:rPr>
              <w:t>”</w:t>
            </w:r>
          </w:p>
        </w:tc>
        <w:tc>
          <w:tcPr>
            <w:tcW w:w="3505" w:type="dxa"/>
          </w:tcPr>
          <w:p w14:paraId="5BCCEADD" w14:textId="41A3E805" w:rsidR="00560DFC" w:rsidRPr="001F2214" w:rsidRDefault="00560DFC" w:rsidP="00560DFC">
            <w:pPr>
              <w:rPr>
                <w:strike/>
              </w:rPr>
            </w:pPr>
            <w:r w:rsidRPr="001F2214">
              <w:rPr>
                <w:strike/>
                <w:lang w:val="en-CA"/>
              </w:rPr>
              <w:t>Automatically stores the userid of the user that creates a new value in this table</w:t>
            </w:r>
          </w:p>
        </w:tc>
      </w:tr>
      <w:tr w:rsidR="00560DFC" w:rsidRPr="001F2214" w14:paraId="2A15011D" w14:textId="77777777" w:rsidTr="00560DFC">
        <w:tc>
          <w:tcPr>
            <w:tcW w:w="2912" w:type="dxa"/>
          </w:tcPr>
          <w:p w14:paraId="3FB07581" w14:textId="4808F1FD" w:rsidR="00560DFC" w:rsidRPr="001F2214" w:rsidRDefault="00560DFC" w:rsidP="00560DFC">
            <w:pPr>
              <w:rPr>
                <w:strike/>
              </w:rPr>
            </w:pPr>
            <w:r w:rsidRPr="001F2214">
              <w:rPr>
                <w:strike/>
                <w:lang w:val="en-CA"/>
              </w:rPr>
              <w:t>High_Risk_Vendor_Names: text</w:t>
            </w:r>
          </w:p>
        </w:tc>
        <w:tc>
          <w:tcPr>
            <w:tcW w:w="2213" w:type="dxa"/>
          </w:tcPr>
          <w:p w14:paraId="6F98B53F" w14:textId="1A385F83" w:rsidR="00560DFC" w:rsidRPr="001F2214" w:rsidRDefault="00560DFC" w:rsidP="00560DFC">
            <w:pPr>
              <w:rPr>
                <w:strike/>
              </w:rPr>
            </w:pPr>
            <w:r w:rsidRPr="001F2214">
              <w:rPr>
                <w:strike/>
                <w:lang w:val="en-CA"/>
              </w:rPr>
              <w:t>ex. “Risky_Vendor”</w:t>
            </w:r>
          </w:p>
        </w:tc>
        <w:tc>
          <w:tcPr>
            <w:tcW w:w="3505" w:type="dxa"/>
          </w:tcPr>
          <w:p w14:paraId="506E147E" w14:textId="4DF28FFA"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vendors names (exact match) here</w:t>
            </w:r>
          </w:p>
        </w:tc>
      </w:tr>
      <w:tr w:rsidR="00560DFC" w:rsidRPr="001F2214" w14:paraId="6D021341" w14:textId="77777777" w:rsidTr="00560DFC">
        <w:tc>
          <w:tcPr>
            <w:tcW w:w="2912" w:type="dxa"/>
          </w:tcPr>
          <w:p w14:paraId="02D87920" w14:textId="5B193015" w:rsidR="00560DFC" w:rsidRPr="001F2214" w:rsidRDefault="00560DFC" w:rsidP="00560DFC">
            <w:pPr>
              <w:rPr>
                <w:strike/>
              </w:rPr>
            </w:pPr>
            <w:r w:rsidRPr="001F2214">
              <w:rPr>
                <w:strike/>
                <w:lang w:val="en-CA"/>
              </w:rPr>
              <w:lastRenderedPageBreak/>
              <w:t>High_Risk_Vendor_Decline: text</w:t>
            </w:r>
          </w:p>
        </w:tc>
        <w:tc>
          <w:tcPr>
            <w:tcW w:w="2213" w:type="dxa"/>
          </w:tcPr>
          <w:p w14:paraId="70568771" w14:textId="77777777" w:rsidR="00560DFC" w:rsidRPr="001F2214" w:rsidRDefault="00560DFC" w:rsidP="00560DFC">
            <w:pPr>
              <w:pStyle w:val="ListParagraph"/>
              <w:ind w:left="0"/>
              <w:rPr>
                <w:strike/>
                <w:lang w:val="en-CA"/>
              </w:rPr>
            </w:pPr>
            <w:r w:rsidRPr="001F2214">
              <w:rPr>
                <w:strike/>
                <w:lang w:val="en-CA"/>
              </w:rPr>
              <w:t xml:space="preserve">ex. </w:t>
            </w:r>
          </w:p>
          <w:p w14:paraId="4296F6E2" w14:textId="77777777" w:rsidR="00560DFC" w:rsidRPr="001F2214" w:rsidRDefault="00560DFC" w:rsidP="00560DFC">
            <w:pPr>
              <w:pStyle w:val="ListParagraph"/>
              <w:ind w:left="0"/>
              <w:rPr>
                <w:strike/>
                <w:lang w:val="en-CA"/>
              </w:rPr>
            </w:pPr>
            <w:r w:rsidRPr="001F2214">
              <w:rPr>
                <w:strike/>
                <w:lang w:val="en-CA"/>
              </w:rPr>
              <w:t xml:space="preserve">“YES”, </w:t>
            </w:r>
          </w:p>
          <w:p w14:paraId="348A0741" w14:textId="77777777" w:rsidR="00560DFC" w:rsidRPr="001F2214" w:rsidRDefault="00560DFC" w:rsidP="00560DFC">
            <w:pPr>
              <w:pStyle w:val="ListParagraph"/>
              <w:ind w:left="0"/>
              <w:rPr>
                <w:strike/>
                <w:lang w:val="en-CA"/>
              </w:rPr>
            </w:pPr>
            <w:r w:rsidRPr="001F2214">
              <w:rPr>
                <w:strike/>
                <w:lang w:val="en-CA"/>
              </w:rPr>
              <w:t xml:space="preserve">“NO”, </w:t>
            </w:r>
          </w:p>
          <w:p w14:paraId="45AB6DF5" w14:textId="2E452992" w:rsidR="00560DFC" w:rsidRPr="001F2214" w:rsidRDefault="00560DFC" w:rsidP="00560DFC">
            <w:pPr>
              <w:rPr>
                <w:strike/>
              </w:rPr>
            </w:pPr>
            <w:r w:rsidRPr="001F2214">
              <w:rPr>
                <w:strike/>
                <w:lang w:val="en-CA"/>
              </w:rPr>
              <w:t>NULL/anything else</w:t>
            </w:r>
          </w:p>
        </w:tc>
        <w:tc>
          <w:tcPr>
            <w:tcW w:w="3505" w:type="dxa"/>
          </w:tcPr>
          <w:p w14:paraId="5CA625B9" w14:textId="1DEF8CCC" w:rsidR="00560DFC" w:rsidRPr="001F2214" w:rsidRDefault="00560DFC" w:rsidP="00560DFC">
            <w:pPr>
              <w:rPr>
                <w:strike/>
              </w:rPr>
            </w:pPr>
            <w:r w:rsidRPr="001F2214">
              <w:rPr>
                <w:strike/>
                <w:lang w:val="en-CA"/>
              </w:rPr>
              <w:t xml:space="preserve">This field allows </w:t>
            </w:r>
            <w:r w:rsidR="00B163AE" w:rsidRPr="001F2214">
              <w:rPr>
                <w:strike/>
                <w:lang w:val="en-CA"/>
              </w:rPr>
              <w:t>CWB</w:t>
            </w:r>
            <w:r w:rsidRPr="001F2214">
              <w:rPr>
                <w:strike/>
                <w:lang w:val="en-CA"/>
              </w:rPr>
              <w:t xml:space="preserve"> to manually decide whether a given Vendor should be declined or allowed to move forward to the next conditional decision point</w:t>
            </w:r>
          </w:p>
        </w:tc>
      </w:tr>
    </w:tbl>
    <w:p w14:paraId="4C4EAFE7" w14:textId="69A9D175" w:rsidR="00560DFC" w:rsidRPr="001F2214" w:rsidRDefault="00560DFC" w:rsidP="005C4A3F">
      <w:pPr>
        <w:rPr>
          <w:strike/>
        </w:rPr>
      </w:pPr>
    </w:p>
    <w:p w14:paraId="294CF0D1" w14:textId="77777777" w:rsidR="005C4A3F" w:rsidRPr="001F2214" w:rsidRDefault="005C4A3F" w:rsidP="005C4A3F">
      <w:pPr>
        <w:rPr>
          <w:strike/>
        </w:rPr>
      </w:pPr>
    </w:p>
    <w:p w14:paraId="51D210A3" w14:textId="4D6920F9" w:rsidR="005C4A3F" w:rsidRPr="001F2214" w:rsidRDefault="005C4A3F" w:rsidP="00913B5C">
      <w:pPr>
        <w:pStyle w:val="Heading5"/>
        <w:rPr>
          <w:strike/>
        </w:rPr>
      </w:pPr>
      <w:bookmarkStart w:id="26" w:name="_Toc34307039"/>
      <w:r w:rsidRPr="001F2214">
        <w:rPr>
          <w:strike/>
        </w:rPr>
        <w:t>BLACKLIST_VENDOR_ACCT Table</w:t>
      </w:r>
      <w:bookmarkEnd w:id="26"/>
    </w:p>
    <w:p w14:paraId="02D510C4" w14:textId="77777777" w:rsidR="005C4A3F" w:rsidRPr="001F2214" w:rsidRDefault="005C4A3F" w:rsidP="005C4A3F">
      <w:pPr>
        <w:rPr>
          <w:strike/>
        </w:rPr>
      </w:pPr>
      <w:r w:rsidRPr="001F2214">
        <w:rPr>
          <w:strike/>
        </w:rPr>
        <w:t>The table BLACKLIST_VENDOR_ACCT will be maintained by the client and will store the account numbers of vendor accounts that the client has blacklisted.</w:t>
      </w:r>
    </w:p>
    <w:p w14:paraId="53F10ECC" w14:textId="7760FC92" w:rsidR="005C4A3F" w:rsidRPr="001F2214" w:rsidRDefault="005C4A3F" w:rsidP="005C4A3F">
      <w:pPr>
        <w:rPr>
          <w:strike/>
        </w:rPr>
      </w:pPr>
    </w:p>
    <w:tbl>
      <w:tblPr>
        <w:tblStyle w:val="TableGrid"/>
        <w:tblW w:w="0" w:type="auto"/>
        <w:tblLook w:val="04A0" w:firstRow="1" w:lastRow="0" w:firstColumn="1" w:lastColumn="0" w:noHBand="0" w:noVBand="1"/>
      </w:tblPr>
      <w:tblGrid>
        <w:gridCol w:w="2515"/>
        <w:gridCol w:w="2250"/>
        <w:gridCol w:w="3865"/>
      </w:tblGrid>
      <w:tr w:rsidR="00560DFC" w:rsidRPr="001F2214" w14:paraId="2065E173" w14:textId="77777777" w:rsidTr="00560DFC">
        <w:tc>
          <w:tcPr>
            <w:tcW w:w="2515" w:type="dxa"/>
            <w:shd w:val="clear" w:color="auto" w:fill="000000" w:themeFill="text1"/>
          </w:tcPr>
          <w:p w14:paraId="1DFE71B9" w14:textId="571F20D5"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50" w:type="dxa"/>
            <w:shd w:val="clear" w:color="auto" w:fill="000000" w:themeFill="text1"/>
          </w:tcPr>
          <w:p w14:paraId="455D9867" w14:textId="603B67FD"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865" w:type="dxa"/>
            <w:shd w:val="clear" w:color="auto" w:fill="000000" w:themeFill="text1"/>
          </w:tcPr>
          <w:p w14:paraId="32AC8B39" w14:textId="6211423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2FFBB99C" w14:textId="77777777" w:rsidTr="00560DFC">
        <w:tc>
          <w:tcPr>
            <w:tcW w:w="2515" w:type="dxa"/>
          </w:tcPr>
          <w:p w14:paraId="4B26ABCC" w14:textId="77777777" w:rsidR="00560DFC" w:rsidRPr="001F2214" w:rsidRDefault="00560DFC" w:rsidP="00560DFC">
            <w:pPr>
              <w:pStyle w:val="ListParagraph"/>
              <w:ind w:left="0"/>
              <w:rPr>
                <w:strike/>
                <w:lang w:val="en-CA"/>
              </w:rPr>
            </w:pPr>
            <w:r w:rsidRPr="001F2214">
              <w:rPr>
                <w:strike/>
                <w:lang w:val="en-CA"/>
              </w:rPr>
              <w:t xml:space="preserve">User_ID: </w:t>
            </w:r>
          </w:p>
          <w:p w14:paraId="7F86C726" w14:textId="25998D33" w:rsidR="00560DFC" w:rsidRPr="001F2214" w:rsidRDefault="00560DFC" w:rsidP="00560DFC">
            <w:pPr>
              <w:rPr>
                <w:strike/>
              </w:rPr>
            </w:pPr>
            <w:r w:rsidRPr="001F2214">
              <w:rPr>
                <w:strike/>
                <w:lang w:val="en-CA"/>
              </w:rPr>
              <w:t>text</w:t>
            </w:r>
          </w:p>
        </w:tc>
        <w:tc>
          <w:tcPr>
            <w:tcW w:w="2250" w:type="dxa"/>
          </w:tcPr>
          <w:p w14:paraId="7092FCDB" w14:textId="30BDD949" w:rsidR="00560DFC" w:rsidRPr="001F2214" w:rsidRDefault="00560DFC" w:rsidP="00560DFC">
            <w:pPr>
              <w:rPr>
                <w:strike/>
              </w:rPr>
            </w:pPr>
            <w:r w:rsidRPr="001F2214">
              <w:rPr>
                <w:strike/>
                <w:lang w:val="en-CA"/>
              </w:rPr>
              <w:t>ex. “</w:t>
            </w:r>
            <w:r w:rsidR="0091750C" w:rsidRPr="001F2214">
              <w:rPr>
                <w:strike/>
                <w:lang w:val="en-CA"/>
              </w:rPr>
              <w:t>John Smith</w:t>
            </w:r>
            <w:r w:rsidRPr="001F2214">
              <w:rPr>
                <w:strike/>
                <w:lang w:val="en-CA"/>
              </w:rPr>
              <w:t>”</w:t>
            </w:r>
          </w:p>
        </w:tc>
        <w:tc>
          <w:tcPr>
            <w:tcW w:w="3865" w:type="dxa"/>
          </w:tcPr>
          <w:p w14:paraId="51FB47BB" w14:textId="751430AA" w:rsidR="00560DFC" w:rsidRPr="001F2214" w:rsidRDefault="00560DFC" w:rsidP="00560DFC">
            <w:pPr>
              <w:rPr>
                <w:strike/>
              </w:rPr>
            </w:pPr>
            <w:r w:rsidRPr="001F2214">
              <w:rPr>
                <w:strike/>
                <w:lang w:val="en-CA"/>
              </w:rPr>
              <w:t>Automatically stores the userID of the user that creates a new value in this table</w:t>
            </w:r>
          </w:p>
        </w:tc>
      </w:tr>
      <w:tr w:rsidR="00560DFC" w:rsidRPr="001F2214" w14:paraId="7AA6F767" w14:textId="77777777" w:rsidTr="00560DFC">
        <w:tc>
          <w:tcPr>
            <w:tcW w:w="2515" w:type="dxa"/>
          </w:tcPr>
          <w:p w14:paraId="53F5306E" w14:textId="77777777" w:rsidR="00560DFC" w:rsidRPr="001F2214" w:rsidRDefault="00560DFC" w:rsidP="00560DFC">
            <w:pPr>
              <w:pStyle w:val="ListParagraph"/>
              <w:ind w:left="0"/>
              <w:rPr>
                <w:strike/>
                <w:lang w:val="en-CA"/>
              </w:rPr>
            </w:pPr>
            <w:r w:rsidRPr="001F2214">
              <w:rPr>
                <w:strike/>
                <w:lang w:val="en-CA"/>
              </w:rPr>
              <w:t xml:space="preserve">Vendor_Acct: </w:t>
            </w:r>
          </w:p>
          <w:p w14:paraId="670C65FE" w14:textId="004FC129" w:rsidR="00560DFC" w:rsidRPr="001F2214" w:rsidRDefault="00560DFC" w:rsidP="00560DFC">
            <w:pPr>
              <w:rPr>
                <w:strike/>
              </w:rPr>
            </w:pPr>
            <w:r w:rsidRPr="001F2214">
              <w:rPr>
                <w:strike/>
                <w:lang w:val="en-CA"/>
              </w:rPr>
              <w:t>text</w:t>
            </w:r>
          </w:p>
        </w:tc>
        <w:tc>
          <w:tcPr>
            <w:tcW w:w="2250" w:type="dxa"/>
          </w:tcPr>
          <w:p w14:paraId="61B1B6AF" w14:textId="0EB1E32B" w:rsidR="00560DFC" w:rsidRPr="001F2214" w:rsidRDefault="00560DFC" w:rsidP="00560DFC">
            <w:pPr>
              <w:rPr>
                <w:strike/>
              </w:rPr>
            </w:pPr>
            <w:r w:rsidRPr="001F2214">
              <w:rPr>
                <w:strike/>
                <w:lang w:val="en-CA"/>
              </w:rPr>
              <w:t>ex. “Risky_Vendor”</w:t>
            </w:r>
          </w:p>
        </w:tc>
        <w:tc>
          <w:tcPr>
            <w:tcW w:w="3865" w:type="dxa"/>
          </w:tcPr>
          <w:p w14:paraId="79BA499D" w14:textId="39363EE0"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 accounts here (exact match)</w:t>
            </w:r>
          </w:p>
        </w:tc>
      </w:tr>
    </w:tbl>
    <w:p w14:paraId="5EC65F27" w14:textId="7B3D4D95" w:rsidR="00560DFC" w:rsidRPr="001F2214" w:rsidRDefault="00560DFC" w:rsidP="005C4A3F">
      <w:pPr>
        <w:rPr>
          <w:strike/>
        </w:rPr>
      </w:pPr>
    </w:p>
    <w:p w14:paraId="57755246" w14:textId="531B2B9D" w:rsidR="002957D0" w:rsidRPr="001F2214" w:rsidRDefault="002957D0" w:rsidP="000A7E13">
      <w:pPr>
        <w:rPr>
          <w:strike/>
        </w:rPr>
      </w:pPr>
    </w:p>
    <w:p w14:paraId="54650C76" w14:textId="73C1DD09" w:rsidR="00A757DD" w:rsidRDefault="00A757DD">
      <w:pPr>
        <w:spacing w:after="160" w:line="259" w:lineRule="auto"/>
      </w:pPr>
      <w:r>
        <w:br w:type="page"/>
      </w:r>
    </w:p>
    <w:p w14:paraId="59B6C8A7" w14:textId="76C39AA4" w:rsidR="002957D0" w:rsidRPr="00E0384E" w:rsidRDefault="00B067E0" w:rsidP="002957D0">
      <w:pPr>
        <w:pStyle w:val="Heading4"/>
        <w:rPr>
          <w:strike/>
        </w:rPr>
      </w:pPr>
      <w:bookmarkStart w:id="27" w:name="_Toc87003230"/>
      <w:r w:rsidRPr="00E0384E">
        <w:rPr>
          <w:strike/>
        </w:rPr>
        <w:lastRenderedPageBreak/>
        <w:t xml:space="preserve">ORT020 </w:t>
      </w:r>
      <w:r w:rsidR="002957D0" w:rsidRPr="00E0384E">
        <w:rPr>
          <w:strike/>
        </w:rPr>
        <w:t xml:space="preserve">Known Mobile </w:t>
      </w:r>
      <w:commentRangeStart w:id="28"/>
      <w:r w:rsidR="002957D0" w:rsidRPr="00E0384E">
        <w:rPr>
          <w:strike/>
        </w:rPr>
        <w:t xml:space="preserve">Device </w:t>
      </w:r>
      <w:commentRangeEnd w:id="28"/>
      <w:r w:rsidR="00E0384E">
        <w:rPr>
          <w:rStyle w:val="CommentReference"/>
          <w:rFonts w:ascii="Times" w:hAnsi="Times"/>
          <w:b w:val="0"/>
        </w:rPr>
        <w:commentReference w:id="28"/>
      </w:r>
      <w:r w:rsidR="002957D0" w:rsidRPr="00E0384E">
        <w:rPr>
          <w:strike/>
        </w:rPr>
        <w:t>Rule</w:t>
      </w:r>
      <w:bookmarkEnd w:id="27"/>
    </w:p>
    <w:bookmarkEnd w:id="20"/>
    <w:p w14:paraId="47640F4D" w14:textId="78296385" w:rsidR="00933C7E" w:rsidRPr="00E0384E" w:rsidRDefault="00933C7E" w:rsidP="00933C7E">
      <w:pPr>
        <w:rPr>
          <w:strike/>
        </w:rPr>
      </w:pPr>
      <w:r w:rsidRPr="00E0384E">
        <w:rPr>
          <w:strike/>
        </w:rPr>
        <w:t>The Known Mobile Device rule will be used to determine if transactions were completed from a known mobile device AND the device has a total session time of 30 minutes or greater.  The diagram below shows the logical flow for this global filter.</w:t>
      </w:r>
    </w:p>
    <w:p w14:paraId="0DBC80B8" w14:textId="56BEEA13" w:rsidR="0029624E" w:rsidRPr="00E0384E" w:rsidRDefault="0029624E" w:rsidP="0029624E">
      <w:pPr>
        <w:rPr>
          <w:strike/>
        </w:rPr>
      </w:pPr>
    </w:p>
    <w:p w14:paraId="42534266" w14:textId="078D5D18" w:rsidR="00B95907" w:rsidRPr="00E0384E" w:rsidRDefault="00E87556" w:rsidP="0029624E">
      <w:pPr>
        <w:rPr>
          <w:strike/>
        </w:rPr>
      </w:pPr>
      <w:r w:rsidRPr="00E0384E">
        <w:rPr>
          <w:strike/>
          <w:noProof/>
        </w:rPr>
        <w:t xml:space="preserve"> </w:t>
      </w:r>
    </w:p>
    <w:p w14:paraId="1DBDC8D5" w14:textId="553904DC" w:rsidR="00A84CCF" w:rsidRPr="00E0384E" w:rsidRDefault="00E87556" w:rsidP="0029624E">
      <w:pPr>
        <w:rPr>
          <w:strike/>
        </w:rPr>
      </w:pPr>
      <w:r w:rsidRPr="00E0384E">
        <w:rPr>
          <w:strike/>
          <w:noProof/>
        </w:rPr>
        <w:drawing>
          <wp:anchor distT="0" distB="0" distL="114300" distR="114300" simplePos="0" relativeHeight="251983872" behindDoc="0" locked="0" layoutInCell="1" allowOverlap="1" wp14:anchorId="09F125EE" wp14:editId="077C4D08">
            <wp:simplePos x="0" y="0"/>
            <wp:positionH relativeFrom="margin">
              <wp:align>left</wp:align>
            </wp:positionH>
            <wp:positionV relativeFrom="paragraph">
              <wp:posOffset>12700</wp:posOffset>
            </wp:positionV>
            <wp:extent cx="4161790" cy="44856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61790" cy="4485640"/>
                    </a:xfrm>
                    <a:prstGeom prst="rect">
                      <a:avLst/>
                    </a:prstGeom>
                  </pic:spPr>
                </pic:pic>
              </a:graphicData>
            </a:graphic>
            <wp14:sizeRelH relativeFrom="page">
              <wp14:pctWidth>0</wp14:pctWidth>
            </wp14:sizeRelH>
            <wp14:sizeRelV relativeFrom="page">
              <wp14:pctHeight>0</wp14:pctHeight>
            </wp14:sizeRelV>
          </wp:anchor>
        </w:drawing>
      </w:r>
    </w:p>
    <w:p w14:paraId="4B6C6F9B" w14:textId="7506B295" w:rsidR="00A84CCF" w:rsidRPr="00E0384E" w:rsidRDefault="00A84CCF" w:rsidP="0029624E">
      <w:pPr>
        <w:rPr>
          <w:strike/>
        </w:rPr>
      </w:pPr>
    </w:p>
    <w:p w14:paraId="69922A98" w14:textId="0AD1BE55" w:rsidR="00A84CCF" w:rsidRPr="00E0384E" w:rsidRDefault="00A84CCF" w:rsidP="0029624E">
      <w:pPr>
        <w:rPr>
          <w:strike/>
        </w:rPr>
      </w:pPr>
    </w:p>
    <w:p w14:paraId="6812556C" w14:textId="1C912BF4" w:rsidR="00A84CCF" w:rsidRPr="00E0384E" w:rsidRDefault="00A84CCF" w:rsidP="0029624E">
      <w:pPr>
        <w:rPr>
          <w:strike/>
        </w:rPr>
      </w:pPr>
    </w:p>
    <w:p w14:paraId="73253260" w14:textId="4AECD5AF" w:rsidR="00A84CCF" w:rsidRPr="00E0384E" w:rsidRDefault="00A84CCF" w:rsidP="0029624E">
      <w:pPr>
        <w:rPr>
          <w:strike/>
        </w:rPr>
      </w:pPr>
    </w:p>
    <w:p w14:paraId="2ECDA14B" w14:textId="21B18135" w:rsidR="00A84CCF" w:rsidRPr="00E0384E" w:rsidRDefault="00A84CCF" w:rsidP="0029624E">
      <w:pPr>
        <w:rPr>
          <w:strike/>
        </w:rPr>
      </w:pPr>
    </w:p>
    <w:p w14:paraId="31B68241" w14:textId="2EC11554" w:rsidR="00A84CCF" w:rsidRPr="00E0384E" w:rsidRDefault="00A84CCF" w:rsidP="0029624E">
      <w:pPr>
        <w:rPr>
          <w:strike/>
        </w:rPr>
      </w:pPr>
    </w:p>
    <w:p w14:paraId="11595CF0" w14:textId="08A9155D" w:rsidR="00A84CCF" w:rsidRPr="00E0384E" w:rsidRDefault="00A84CCF" w:rsidP="0029624E">
      <w:pPr>
        <w:rPr>
          <w:strike/>
        </w:rPr>
      </w:pPr>
    </w:p>
    <w:p w14:paraId="6FCC58F2" w14:textId="7BA213C9" w:rsidR="00A84CCF" w:rsidRPr="00E0384E" w:rsidRDefault="00A84CCF" w:rsidP="0029624E">
      <w:pPr>
        <w:rPr>
          <w:strike/>
        </w:rPr>
      </w:pPr>
    </w:p>
    <w:p w14:paraId="17C5E4AB" w14:textId="746A7020" w:rsidR="00A84CCF" w:rsidRPr="00E0384E" w:rsidRDefault="00A84CCF" w:rsidP="0029624E">
      <w:pPr>
        <w:rPr>
          <w:strike/>
        </w:rPr>
      </w:pPr>
    </w:p>
    <w:p w14:paraId="071BD582" w14:textId="3F9F80A7" w:rsidR="00A84CCF" w:rsidRPr="00E0384E" w:rsidRDefault="00A84CCF" w:rsidP="0029624E">
      <w:pPr>
        <w:rPr>
          <w:strike/>
        </w:rPr>
      </w:pPr>
    </w:p>
    <w:p w14:paraId="42892A8E" w14:textId="65E47A10" w:rsidR="00A84CCF" w:rsidRPr="00E0384E" w:rsidRDefault="00A84CCF" w:rsidP="0029624E">
      <w:pPr>
        <w:rPr>
          <w:strike/>
        </w:rPr>
      </w:pPr>
    </w:p>
    <w:p w14:paraId="77B3C890" w14:textId="77777777" w:rsidR="00E87556" w:rsidRPr="00E0384E" w:rsidRDefault="00E87556" w:rsidP="00933C7E">
      <w:pPr>
        <w:rPr>
          <w:strike/>
        </w:rPr>
      </w:pPr>
    </w:p>
    <w:p w14:paraId="09109357" w14:textId="77777777" w:rsidR="00E87556" w:rsidRPr="00E0384E" w:rsidRDefault="00E87556" w:rsidP="00933C7E">
      <w:pPr>
        <w:rPr>
          <w:strike/>
        </w:rPr>
      </w:pPr>
    </w:p>
    <w:p w14:paraId="4C8670DC" w14:textId="77777777" w:rsidR="00E87556" w:rsidRPr="00E0384E" w:rsidRDefault="00E87556" w:rsidP="00933C7E">
      <w:pPr>
        <w:rPr>
          <w:strike/>
        </w:rPr>
      </w:pPr>
    </w:p>
    <w:p w14:paraId="3190DF4B" w14:textId="77777777" w:rsidR="00E87556" w:rsidRPr="00E0384E" w:rsidRDefault="00E87556" w:rsidP="00933C7E">
      <w:pPr>
        <w:rPr>
          <w:strike/>
        </w:rPr>
      </w:pPr>
    </w:p>
    <w:p w14:paraId="44328B78" w14:textId="77777777" w:rsidR="00E87556" w:rsidRPr="00E0384E" w:rsidRDefault="00E87556" w:rsidP="00933C7E">
      <w:pPr>
        <w:rPr>
          <w:strike/>
        </w:rPr>
      </w:pPr>
    </w:p>
    <w:p w14:paraId="1AB89270" w14:textId="77777777" w:rsidR="00E87556" w:rsidRPr="00E0384E" w:rsidRDefault="00E87556" w:rsidP="00933C7E">
      <w:pPr>
        <w:rPr>
          <w:strike/>
        </w:rPr>
      </w:pPr>
    </w:p>
    <w:p w14:paraId="0405127E" w14:textId="77777777" w:rsidR="00E87556" w:rsidRPr="00E0384E" w:rsidRDefault="00E87556" w:rsidP="00933C7E">
      <w:pPr>
        <w:rPr>
          <w:strike/>
        </w:rPr>
      </w:pPr>
    </w:p>
    <w:p w14:paraId="7823E0BD" w14:textId="77777777" w:rsidR="00E87556" w:rsidRPr="00E0384E" w:rsidRDefault="00E87556" w:rsidP="00933C7E">
      <w:pPr>
        <w:rPr>
          <w:strike/>
        </w:rPr>
      </w:pPr>
    </w:p>
    <w:p w14:paraId="0D886735" w14:textId="77777777" w:rsidR="00E87556" w:rsidRPr="00E0384E" w:rsidRDefault="00E87556" w:rsidP="00933C7E">
      <w:pPr>
        <w:rPr>
          <w:strike/>
        </w:rPr>
      </w:pPr>
    </w:p>
    <w:p w14:paraId="3182CF52" w14:textId="77777777" w:rsidR="00E87556" w:rsidRPr="00E0384E" w:rsidRDefault="00E87556" w:rsidP="00933C7E">
      <w:pPr>
        <w:rPr>
          <w:strike/>
        </w:rPr>
      </w:pPr>
    </w:p>
    <w:p w14:paraId="0E1ABD0A" w14:textId="77777777" w:rsidR="00E87556" w:rsidRPr="00E0384E" w:rsidRDefault="00E87556" w:rsidP="00933C7E">
      <w:pPr>
        <w:rPr>
          <w:strike/>
        </w:rPr>
      </w:pPr>
    </w:p>
    <w:p w14:paraId="5FD71563" w14:textId="77777777" w:rsidR="00E87556" w:rsidRPr="00E0384E" w:rsidRDefault="00E87556" w:rsidP="00933C7E">
      <w:pPr>
        <w:rPr>
          <w:strike/>
        </w:rPr>
      </w:pPr>
    </w:p>
    <w:p w14:paraId="4704AFF4" w14:textId="77777777" w:rsidR="00E87556" w:rsidRPr="00E0384E" w:rsidRDefault="00E87556" w:rsidP="00933C7E">
      <w:pPr>
        <w:rPr>
          <w:strike/>
        </w:rPr>
      </w:pPr>
    </w:p>
    <w:p w14:paraId="1C0DD995" w14:textId="77777777" w:rsidR="00E87556" w:rsidRPr="00E0384E" w:rsidRDefault="00E87556" w:rsidP="00933C7E">
      <w:pPr>
        <w:rPr>
          <w:strike/>
        </w:rPr>
      </w:pPr>
    </w:p>
    <w:p w14:paraId="504F7FBD" w14:textId="77777777" w:rsidR="00E87556" w:rsidRPr="00E0384E" w:rsidRDefault="00E87556" w:rsidP="00933C7E">
      <w:pPr>
        <w:rPr>
          <w:strike/>
        </w:rPr>
      </w:pPr>
    </w:p>
    <w:p w14:paraId="1848D677" w14:textId="77777777" w:rsidR="00E87556" w:rsidRPr="00E0384E" w:rsidRDefault="00E87556" w:rsidP="00933C7E">
      <w:pPr>
        <w:rPr>
          <w:strike/>
        </w:rPr>
      </w:pPr>
    </w:p>
    <w:p w14:paraId="7F6C561C" w14:textId="77777777" w:rsidR="00E87556" w:rsidRPr="00E0384E" w:rsidRDefault="00E87556" w:rsidP="00933C7E">
      <w:pPr>
        <w:rPr>
          <w:strike/>
        </w:rPr>
      </w:pPr>
    </w:p>
    <w:p w14:paraId="30C993D0" w14:textId="77777777" w:rsidR="00E87556" w:rsidRPr="00E0384E" w:rsidRDefault="00E87556" w:rsidP="00933C7E">
      <w:pPr>
        <w:rPr>
          <w:strike/>
        </w:rPr>
      </w:pPr>
    </w:p>
    <w:p w14:paraId="5848D843" w14:textId="7A307A1D" w:rsidR="00933C7E" w:rsidRPr="00E0384E" w:rsidRDefault="00933C7E" w:rsidP="00933C7E">
      <w:pPr>
        <w:rPr>
          <w:strike/>
        </w:rPr>
      </w:pPr>
      <w:r w:rsidRPr="00E0384E">
        <w:rPr>
          <w:strike/>
        </w:rPr>
        <w:t>IF an online transaction was NOT completed from a mobile device listed in the table ‘T_REF_KNOWNMACIDS’ OR an online transaction was completed from a mobile device listed in the ‘T_REF_KNOWNMACIDS’ AND the Total_Session_Time for that device exceeds 30 minutes THEN the transaction will be approved AND an event WILL NOT be generated.</w:t>
      </w:r>
    </w:p>
    <w:p w14:paraId="7D9D69E3" w14:textId="77777777" w:rsidR="00933C7E" w:rsidRPr="00E0384E" w:rsidRDefault="00933C7E" w:rsidP="00933C7E">
      <w:pPr>
        <w:rPr>
          <w:strike/>
        </w:rPr>
      </w:pPr>
    </w:p>
    <w:p w14:paraId="1AF42AB8" w14:textId="6755169B" w:rsidR="00933C7E" w:rsidRPr="00E0384E" w:rsidRDefault="00933C7E" w:rsidP="00933C7E">
      <w:pPr>
        <w:rPr>
          <w:strike/>
        </w:rPr>
      </w:pPr>
      <w:r w:rsidRPr="00E0384E">
        <w:rPr>
          <w:strike/>
        </w:rPr>
        <w:t>IF an online transaction was completed from a mobile device in the table ‘T_REF_KNOWNMACIDS’ AND the Total_Session_Time for that device is less than 30 minutes AND the activity code of the transaction is an excluded code THEN the mobile device information will be inserted into the ‘T_REF_KNOWNMACIDS’ table AND the next global filter rule will be applied to the transaction.</w:t>
      </w:r>
    </w:p>
    <w:p w14:paraId="2417950F" w14:textId="77777777" w:rsidR="00933C7E" w:rsidRPr="00E0384E" w:rsidRDefault="00933C7E" w:rsidP="00933C7E">
      <w:pPr>
        <w:rPr>
          <w:strike/>
        </w:rPr>
      </w:pPr>
    </w:p>
    <w:p w14:paraId="37BE2D7A" w14:textId="46511EE3" w:rsidR="00933C7E" w:rsidRPr="00E0384E" w:rsidRDefault="00933C7E" w:rsidP="00933C7E">
      <w:pPr>
        <w:rPr>
          <w:strike/>
        </w:rPr>
      </w:pPr>
      <w:r w:rsidRPr="00E0384E">
        <w:rPr>
          <w:strike/>
        </w:rPr>
        <w:t xml:space="preserve">Continuing with the above logic, IF the activity code of the transaction is NOT an excluded code AND the transaction was completed from a new device THEN the mobile device information will be updated in the ‘T_REF_KNOWNMACIDS’ table AND the </w:t>
      </w:r>
      <w:r w:rsidR="009831DC" w:rsidRPr="00E0384E">
        <w:rPr>
          <w:strike/>
        </w:rPr>
        <w:t xml:space="preserve">next global filter </w:t>
      </w:r>
      <w:r w:rsidR="00217099" w:rsidRPr="00E0384E">
        <w:rPr>
          <w:strike/>
        </w:rPr>
        <w:t>rule will be applied to the transaction</w:t>
      </w:r>
      <w:r w:rsidRPr="00E0384E">
        <w:rPr>
          <w:strike/>
        </w:rPr>
        <w:t>.</w:t>
      </w:r>
    </w:p>
    <w:p w14:paraId="15E370AC" w14:textId="77777777" w:rsidR="00933C7E" w:rsidRPr="00E0384E" w:rsidRDefault="00933C7E" w:rsidP="00933C7E">
      <w:pPr>
        <w:rPr>
          <w:strike/>
        </w:rPr>
      </w:pPr>
    </w:p>
    <w:p w14:paraId="516637AC" w14:textId="311AB77E" w:rsidR="00933C7E" w:rsidRPr="00E0384E" w:rsidRDefault="00933C7E" w:rsidP="00933C7E">
      <w:pPr>
        <w:rPr>
          <w:strike/>
        </w:rPr>
      </w:pPr>
      <w:r w:rsidRPr="00E0384E">
        <w:rPr>
          <w:strike/>
        </w:rPr>
        <w:t xml:space="preserve">Continuing with the above logic, IF the transaction was NOT completed from a new device THEN the </w:t>
      </w:r>
      <w:r w:rsidR="009831DC" w:rsidRPr="00E0384E">
        <w:rPr>
          <w:strike/>
        </w:rPr>
        <w:t xml:space="preserve">next global filter </w:t>
      </w:r>
      <w:r w:rsidR="00217099" w:rsidRPr="00E0384E">
        <w:rPr>
          <w:strike/>
        </w:rPr>
        <w:t>rule will be applied to the transaction</w:t>
      </w:r>
      <w:r w:rsidRPr="00E0384E">
        <w:rPr>
          <w:strike/>
        </w:rPr>
        <w:t>.</w:t>
      </w:r>
    </w:p>
    <w:p w14:paraId="59729C5F" w14:textId="77777777" w:rsidR="00933C7E" w:rsidRPr="00E0384E" w:rsidRDefault="00933C7E" w:rsidP="00933C7E">
      <w:pPr>
        <w:rPr>
          <w:strike/>
        </w:rPr>
      </w:pPr>
    </w:p>
    <w:p w14:paraId="1CE5CF04" w14:textId="77777777" w:rsidR="00933C7E" w:rsidRPr="00E0384E" w:rsidRDefault="00933C7E" w:rsidP="00933C7E">
      <w:pPr>
        <w:rPr>
          <w:strike/>
        </w:rPr>
      </w:pPr>
      <w:r w:rsidRPr="00E0384E">
        <w:rPr>
          <w:strike/>
        </w:rPr>
        <w:t>In the above logic, the field ‘Mobile_Device_ID’ will be used to determine if a mobile device exists in ‘T_REF_KNOWNMACIDS’.  Also, please note that a property will need to be created to allow the user to define a specified time period for the Total_Session_Time.  In the example logic above, 30 minutes was provided as a default, but it is possible that this time frame could be adjusted in the future.</w:t>
      </w:r>
    </w:p>
    <w:p w14:paraId="33209EB5" w14:textId="77777777" w:rsidR="00217099" w:rsidRPr="00E0384E" w:rsidRDefault="00217099" w:rsidP="00933C7E">
      <w:pPr>
        <w:rPr>
          <w:strike/>
        </w:rPr>
      </w:pPr>
    </w:p>
    <w:p w14:paraId="36587F10" w14:textId="77777777" w:rsidR="00933C7E" w:rsidRPr="00E0384E" w:rsidRDefault="00933C7E" w:rsidP="00933C7E">
      <w:pPr>
        <w:pStyle w:val="Heading5"/>
        <w:rPr>
          <w:strike/>
        </w:rPr>
      </w:pPr>
      <w:r w:rsidRPr="00E0384E">
        <w:rPr>
          <w:strike/>
        </w:rPr>
        <w:t>T_REF_KNOWNMACIDS Table</w:t>
      </w:r>
    </w:p>
    <w:p w14:paraId="7C0F499F" w14:textId="73711C8B" w:rsidR="00933C7E" w:rsidRPr="00E0384E" w:rsidRDefault="00933C7E" w:rsidP="00933C7E">
      <w:pPr>
        <w:rPr>
          <w:strike/>
        </w:rPr>
      </w:pPr>
      <w:r w:rsidRPr="00E0384E">
        <w:rPr>
          <w:strike/>
        </w:rPr>
        <w:t xml:space="preserve">The table T_REF_KNOWNMACIDS will capture and maintain the MAC IDs of ALL mobile devices </w:t>
      </w:r>
      <w:r w:rsidR="00040F82" w:rsidRPr="00E0384E">
        <w:rPr>
          <w:strike/>
        </w:rPr>
        <w:t>customer</w:t>
      </w:r>
      <w:r w:rsidRPr="00E0384E">
        <w:rPr>
          <w:strike/>
        </w:rPr>
        <w:t>s use to complete transactions.  The process for maintaining this table will start after the Online Global Filters have run.  The table below will discuss the structure of T_REF_KNOWNMACIDS:</w:t>
      </w:r>
    </w:p>
    <w:p w14:paraId="71885D88" w14:textId="77777777" w:rsidR="00933C7E" w:rsidRPr="00E0384E" w:rsidRDefault="00933C7E" w:rsidP="00933C7E">
      <w:pPr>
        <w:rPr>
          <w:strike/>
        </w:rPr>
      </w:pPr>
    </w:p>
    <w:tbl>
      <w:tblPr>
        <w:tblStyle w:val="TableGrid"/>
        <w:tblW w:w="0" w:type="auto"/>
        <w:tblLook w:val="04A0" w:firstRow="1" w:lastRow="0" w:firstColumn="1" w:lastColumn="0" w:noHBand="0" w:noVBand="1"/>
      </w:tblPr>
      <w:tblGrid>
        <w:gridCol w:w="2910"/>
        <w:gridCol w:w="2864"/>
        <w:gridCol w:w="2856"/>
      </w:tblGrid>
      <w:tr w:rsidR="00933C7E" w:rsidRPr="00E0384E" w14:paraId="1DA0FD37" w14:textId="77777777" w:rsidTr="005933D9">
        <w:tc>
          <w:tcPr>
            <w:tcW w:w="8856" w:type="dxa"/>
            <w:gridSpan w:val="3"/>
          </w:tcPr>
          <w:p w14:paraId="17792584" w14:textId="77777777" w:rsidR="00933C7E" w:rsidRPr="00E0384E" w:rsidRDefault="00933C7E" w:rsidP="005933D9">
            <w:pPr>
              <w:rPr>
                <w:rFonts w:cs="Times"/>
                <w:strike/>
                <w:sz w:val="22"/>
                <w:szCs w:val="22"/>
              </w:rPr>
            </w:pPr>
            <w:r w:rsidRPr="00E0384E">
              <w:rPr>
                <w:rFonts w:cs="Times"/>
                <w:strike/>
                <w:sz w:val="22"/>
                <w:szCs w:val="22"/>
              </w:rPr>
              <w:t>T_REF_KNOWNMACIDS</w:t>
            </w:r>
          </w:p>
        </w:tc>
      </w:tr>
      <w:tr w:rsidR="00933C7E" w:rsidRPr="00E0384E" w14:paraId="71520928" w14:textId="77777777" w:rsidTr="005933D9">
        <w:tc>
          <w:tcPr>
            <w:tcW w:w="2952" w:type="dxa"/>
            <w:shd w:val="clear" w:color="auto" w:fill="000000" w:themeFill="text1"/>
          </w:tcPr>
          <w:p w14:paraId="441EECAA"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Field Name</w:t>
            </w:r>
          </w:p>
        </w:tc>
        <w:tc>
          <w:tcPr>
            <w:tcW w:w="2952" w:type="dxa"/>
            <w:shd w:val="clear" w:color="auto" w:fill="000000" w:themeFill="text1"/>
          </w:tcPr>
          <w:p w14:paraId="716A0CBF"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Type</w:t>
            </w:r>
          </w:p>
        </w:tc>
        <w:tc>
          <w:tcPr>
            <w:tcW w:w="2952" w:type="dxa"/>
            <w:shd w:val="clear" w:color="auto" w:fill="000000" w:themeFill="text1"/>
          </w:tcPr>
          <w:p w14:paraId="0C77F72C"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Length</w:t>
            </w:r>
          </w:p>
        </w:tc>
      </w:tr>
      <w:tr w:rsidR="00933C7E" w:rsidRPr="00E0384E" w14:paraId="09D30C0C" w14:textId="77777777" w:rsidTr="005933D9">
        <w:tc>
          <w:tcPr>
            <w:tcW w:w="2952" w:type="dxa"/>
            <w:vAlign w:val="bottom"/>
          </w:tcPr>
          <w:p w14:paraId="733629E1" w14:textId="06281BFC" w:rsidR="00933C7E" w:rsidRPr="00E0384E" w:rsidRDefault="00040F82" w:rsidP="005933D9">
            <w:pPr>
              <w:spacing w:line="240" w:lineRule="auto"/>
              <w:rPr>
                <w:rFonts w:cs="Times"/>
                <w:strike/>
                <w:color w:val="000000"/>
                <w:sz w:val="22"/>
                <w:szCs w:val="22"/>
              </w:rPr>
            </w:pPr>
            <w:r w:rsidRPr="00E0384E">
              <w:rPr>
                <w:rFonts w:cs="Times"/>
                <w:strike/>
                <w:color w:val="000000"/>
                <w:sz w:val="22"/>
                <w:szCs w:val="22"/>
              </w:rPr>
              <w:t>Customer</w:t>
            </w:r>
            <w:r w:rsidR="00933C7E" w:rsidRPr="00E0384E">
              <w:rPr>
                <w:rFonts w:cs="Times"/>
                <w:strike/>
                <w:color w:val="000000"/>
                <w:sz w:val="22"/>
                <w:szCs w:val="22"/>
              </w:rPr>
              <w:t>_Number</w:t>
            </w:r>
          </w:p>
        </w:tc>
        <w:tc>
          <w:tcPr>
            <w:tcW w:w="2952" w:type="dxa"/>
            <w:vAlign w:val="bottom"/>
          </w:tcPr>
          <w:p w14:paraId="7FF1A1BC"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Int</w:t>
            </w:r>
          </w:p>
        </w:tc>
        <w:tc>
          <w:tcPr>
            <w:tcW w:w="2952" w:type="dxa"/>
            <w:vAlign w:val="bottom"/>
          </w:tcPr>
          <w:p w14:paraId="73D69305" w14:textId="77777777" w:rsidR="00933C7E" w:rsidRPr="00E0384E" w:rsidRDefault="00933C7E" w:rsidP="005933D9">
            <w:pPr>
              <w:spacing w:line="240" w:lineRule="auto"/>
              <w:rPr>
                <w:rFonts w:cs="Times"/>
                <w:strike/>
                <w:color w:val="000000"/>
                <w:sz w:val="22"/>
                <w:szCs w:val="22"/>
              </w:rPr>
            </w:pPr>
          </w:p>
        </w:tc>
      </w:tr>
      <w:tr w:rsidR="00933C7E" w:rsidRPr="00E0384E" w14:paraId="26A7ABA6" w14:textId="77777777" w:rsidTr="005933D9">
        <w:tc>
          <w:tcPr>
            <w:tcW w:w="2952" w:type="dxa"/>
            <w:vAlign w:val="bottom"/>
          </w:tcPr>
          <w:p w14:paraId="0081EB20"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Mobile_Device_ID</w:t>
            </w:r>
          </w:p>
        </w:tc>
        <w:tc>
          <w:tcPr>
            <w:tcW w:w="2952" w:type="dxa"/>
            <w:vAlign w:val="bottom"/>
          </w:tcPr>
          <w:p w14:paraId="1325D809"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Varchar</w:t>
            </w:r>
          </w:p>
        </w:tc>
        <w:tc>
          <w:tcPr>
            <w:tcW w:w="2952" w:type="dxa"/>
            <w:vAlign w:val="bottom"/>
          </w:tcPr>
          <w:p w14:paraId="2DDD8798"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255</w:t>
            </w:r>
          </w:p>
        </w:tc>
      </w:tr>
      <w:tr w:rsidR="00933C7E" w:rsidRPr="00E0384E" w14:paraId="725D2F73" w14:textId="77777777" w:rsidTr="005933D9">
        <w:tc>
          <w:tcPr>
            <w:tcW w:w="2952" w:type="dxa"/>
            <w:vAlign w:val="bottom"/>
          </w:tcPr>
          <w:p w14:paraId="0970BDD6"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Total_Session_Time</w:t>
            </w:r>
          </w:p>
        </w:tc>
        <w:tc>
          <w:tcPr>
            <w:tcW w:w="2952" w:type="dxa"/>
            <w:vAlign w:val="bottom"/>
          </w:tcPr>
          <w:p w14:paraId="452F7141"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Float</w:t>
            </w:r>
          </w:p>
        </w:tc>
        <w:tc>
          <w:tcPr>
            <w:tcW w:w="2952" w:type="dxa"/>
            <w:vAlign w:val="bottom"/>
          </w:tcPr>
          <w:p w14:paraId="481896C7" w14:textId="77777777" w:rsidR="00933C7E" w:rsidRPr="00E0384E" w:rsidRDefault="00933C7E" w:rsidP="005933D9">
            <w:pPr>
              <w:spacing w:line="240" w:lineRule="auto"/>
              <w:rPr>
                <w:rFonts w:cs="Times"/>
                <w:strike/>
                <w:color w:val="000000"/>
                <w:sz w:val="22"/>
                <w:szCs w:val="22"/>
              </w:rPr>
            </w:pPr>
          </w:p>
        </w:tc>
      </w:tr>
      <w:tr w:rsidR="00933C7E" w:rsidRPr="00E0384E" w14:paraId="447C676A" w14:textId="77777777" w:rsidTr="005933D9">
        <w:tc>
          <w:tcPr>
            <w:tcW w:w="2952" w:type="dxa"/>
            <w:vAlign w:val="bottom"/>
          </w:tcPr>
          <w:p w14:paraId="7BF242D7"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Last_Use_Date</w:t>
            </w:r>
          </w:p>
        </w:tc>
        <w:tc>
          <w:tcPr>
            <w:tcW w:w="2952" w:type="dxa"/>
            <w:vAlign w:val="bottom"/>
          </w:tcPr>
          <w:p w14:paraId="17FB19E2"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Datetime</w:t>
            </w:r>
          </w:p>
        </w:tc>
        <w:tc>
          <w:tcPr>
            <w:tcW w:w="2952" w:type="dxa"/>
            <w:vAlign w:val="bottom"/>
          </w:tcPr>
          <w:p w14:paraId="171CBC9C" w14:textId="77777777" w:rsidR="00933C7E" w:rsidRPr="00E0384E" w:rsidRDefault="00933C7E" w:rsidP="005933D9">
            <w:pPr>
              <w:spacing w:line="240" w:lineRule="auto"/>
              <w:rPr>
                <w:rFonts w:cs="Times"/>
                <w:strike/>
                <w:color w:val="000000"/>
                <w:sz w:val="22"/>
                <w:szCs w:val="22"/>
              </w:rPr>
            </w:pPr>
          </w:p>
        </w:tc>
      </w:tr>
    </w:tbl>
    <w:p w14:paraId="739836EE" w14:textId="77777777" w:rsidR="00933C7E" w:rsidRPr="00E0384E" w:rsidRDefault="00933C7E" w:rsidP="00933C7E">
      <w:pPr>
        <w:rPr>
          <w:strike/>
        </w:rPr>
      </w:pPr>
    </w:p>
    <w:p w14:paraId="3180381B" w14:textId="77777777" w:rsidR="00933C7E" w:rsidRPr="00E0384E" w:rsidRDefault="00933C7E" w:rsidP="00933C7E">
      <w:pPr>
        <w:rPr>
          <w:strike/>
        </w:rPr>
      </w:pPr>
    </w:p>
    <w:p w14:paraId="1EF5302A" w14:textId="3BEC07A7" w:rsidR="00933C7E" w:rsidRPr="00E0384E" w:rsidRDefault="00933C7E" w:rsidP="00933C7E">
      <w:pPr>
        <w:rPr>
          <w:strike/>
        </w:rPr>
      </w:pPr>
      <w:r w:rsidRPr="00E0384E">
        <w:rPr>
          <w:strike/>
        </w:rPr>
        <w:t xml:space="preserve">When a </w:t>
      </w:r>
      <w:r w:rsidR="00040F82" w:rsidRPr="00E0384E">
        <w:rPr>
          <w:strike/>
        </w:rPr>
        <w:t>customer</w:t>
      </w:r>
      <w:r w:rsidRPr="00E0384E">
        <w:rPr>
          <w:strike/>
        </w:rPr>
        <w:t xml:space="preserve"> completes an online banking transaction an exclusion check will be performed on the activity code to determine if the code is excluded or not.  The following activity codes will be excluded from handling in T_REF_KNOWNMACIDS: </w:t>
      </w:r>
      <w:r w:rsidR="007A221A" w:rsidRPr="00E0384E">
        <w:rPr>
          <w:strike/>
          <w:highlight w:val="green"/>
        </w:rPr>
        <w:t>N/A</w:t>
      </w:r>
    </w:p>
    <w:p w14:paraId="3F457241" w14:textId="77777777" w:rsidR="00933C7E" w:rsidRPr="00E0384E" w:rsidRDefault="00933C7E" w:rsidP="00933C7E">
      <w:pPr>
        <w:rPr>
          <w:strike/>
        </w:rPr>
      </w:pPr>
    </w:p>
    <w:p w14:paraId="663D0DE3" w14:textId="77777777" w:rsidR="00933C7E" w:rsidRPr="00E0384E" w:rsidRDefault="00933C7E" w:rsidP="00933C7E">
      <w:pPr>
        <w:pStyle w:val="Heading5"/>
        <w:rPr>
          <w:strike/>
        </w:rPr>
      </w:pPr>
      <w:r w:rsidRPr="00E0384E">
        <w:rPr>
          <w:strike/>
        </w:rPr>
        <w:t>New Mobile Devices</w:t>
      </w:r>
    </w:p>
    <w:p w14:paraId="4F4ABB58" w14:textId="77777777" w:rsidR="00933C7E" w:rsidRPr="00E0384E" w:rsidRDefault="00933C7E" w:rsidP="00933C7E">
      <w:pPr>
        <w:rPr>
          <w:strike/>
        </w:rPr>
      </w:pPr>
      <w:r w:rsidRPr="00E0384E">
        <w:rPr>
          <w:strike/>
        </w:rPr>
        <w:t>IF the activity code is one of the above listed excluded activity codes THEN this process can end.   The session time does not need to be updated for these activity codes.  ELSE IF the activity code is NOT one of the above listed excluded codes THEN this process will need to determine if the MAC ID is a new device.</w:t>
      </w:r>
    </w:p>
    <w:p w14:paraId="4498E486" w14:textId="77777777" w:rsidR="00933C7E" w:rsidRPr="00E0384E" w:rsidRDefault="00933C7E" w:rsidP="00933C7E">
      <w:pPr>
        <w:rPr>
          <w:strike/>
        </w:rPr>
      </w:pPr>
      <w:r w:rsidRPr="00E0384E">
        <w:rPr>
          <w:strike/>
        </w:rPr>
        <w:t>IF the MAC ID does NOT exist in T_REF_KNOWNMACIDS THEN a new row will need to be added to the table AND the row will be populated as follows:</w:t>
      </w:r>
    </w:p>
    <w:p w14:paraId="340EEB54" w14:textId="7E962A33" w:rsidR="00933C7E" w:rsidRPr="00E0384E" w:rsidRDefault="00040F82" w:rsidP="00C43B30">
      <w:pPr>
        <w:pStyle w:val="ListParagraph"/>
        <w:numPr>
          <w:ilvl w:val="0"/>
          <w:numId w:val="7"/>
        </w:numPr>
        <w:ind w:left="630" w:hanging="270"/>
        <w:contextualSpacing w:val="0"/>
        <w:rPr>
          <w:strike/>
        </w:rPr>
      </w:pPr>
      <w:r w:rsidRPr="00E0384E">
        <w:rPr>
          <w:strike/>
        </w:rPr>
        <w:t>Customer</w:t>
      </w:r>
      <w:r w:rsidR="00933C7E" w:rsidRPr="00E0384E">
        <w:rPr>
          <w:strike/>
        </w:rPr>
        <w:t xml:space="preserve">_Number =&gt; will be populated with the </w:t>
      </w:r>
      <w:r w:rsidRPr="00E0384E">
        <w:rPr>
          <w:strike/>
        </w:rPr>
        <w:t>customer</w:t>
      </w:r>
      <w:r w:rsidR="00933C7E" w:rsidRPr="00E0384E">
        <w:rPr>
          <w:strike/>
        </w:rPr>
        <w:t xml:space="preserve"> number of the </w:t>
      </w:r>
      <w:r w:rsidRPr="00E0384E">
        <w:rPr>
          <w:strike/>
        </w:rPr>
        <w:t>customer</w:t>
      </w:r>
      <w:r w:rsidR="00933C7E" w:rsidRPr="00E0384E">
        <w:rPr>
          <w:strike/>
        </w:rPr>
        <w:t xml:space="preserve"> that completed the transaction.  This will be obtained from ‘CustNo’ field (</w:t>
      </w:r>
      <w:r w:rsidR="00933C7E" w:rsidRPr="00E0384E">
        <w:rPr>
          <w:i/>
          <w:strike/>
          <w:sz w:val="20"/>
        </w:rPr>
        <w:t>see Appendix B</w:t>
      </w:r>
      <w:r w:rsidR="00933C7E" w:rsidRPr="00E0384E">
        <w:rPr>
          <w:strike/>
        </w:rPr>
        <w:t>).</w:t>
      </w:r>
    </w:p>
    <w:p w14:paraId="3B66D26D" w14:textId="77777777" w:rsidR="00933C7E" w:rsidRPr="00E0384E" w:rsidRDefault="00933C7E" w:rsidP="00C43B30">
      <w:pPr>
        <w:pStyle w:val="ListParagraph"/>
        <w:numPr>
          <w:ilvl w:val="0"/>
          <w:numId w:val="7"/>
        </w:numPr>
        <w:ind w:left="630" w:hanging="270"/>
        <w:contextualSpacing w:val="0"/>
        <w:rPr>
          <w:strike/>
        </w:rPr>
      </w:pPr>
      <w:r w:rsidRPr="00E0384E">
        <w:rPr>
          <w:strike/>
        </w:rPr>
        <w:t>Mobile_Device_ID =&gt; will be populated with the MAC ID of the new mobile device.  This will be obtained from ‘MobileDeviceMACId’ field (</w:t>
      </w:r>
      <w:r w:rsidRPr="00E0384E">
        <w:rPr>
          <w:i/>
          <w:strike/>
          <w:sz w:val="20"/>
        </w:rPr>
        <w:t>see Appendix B</w:t>
      </w:r>
      <w:r w:rsidRPr="00E0384E">
        <w:rPr>
          <w:strike/>
        </w:rPr>
        <w:t>).</w:t>
      </w:r>
    </w:p>
    <w:p w14:paraId="72A3826D" w14:textId="77777777" w:rsidR="00933C7E" w:rsidRPr="00E0384E" w:rsidRDefault="00933C7E" w:rsidP="00C43B30">
      <w:pPr>
        <w:pStyle w:val="ListParagraph"/>
        <w:numPr>
          <w:ilvl w:val="0"/>
          <w:numId w:val="7"/>
        </w:numPr>
        <w:ind w:left="630" w:hanging="270"/>
        <w:contextualSpacing w:val="0"/>
        <w:rPr>
          <w:strike/>
        </w:rPr>
      </w:pPr>
      <w:r w:rsidRPr="00E0384E">
        <w:rPr>
          <w:strike/>
        </w:rPr>
        <w:t>Total_Session_Time =&gt; initially, this will be populated with “0”.  The logic for updating the population of Total_Session_Time will be provided below.</w:t>
      </w:r>
    </w:p>
    <w:p w14:paraId="05CF7FD8" w14:textId="77777777" w:rsidR="00933C7E" w:rsidRPr="00E0384E" w:rsidRDefault="00933C7E" w:rsidP="00C43B30">
      <w:pPr>
        <w:pStyle w:val="ListParagraph"/>
        <w:numPr>
          <w:ilvl w:val="0"/>
          <w:numId w:val="7"/>
        </w:numPr>
        <w:ind w:left="630" w:hanging="270"/>
        <w:contextualSpacing w:val="0"/>
        <w:rPr>
          <w:strike/>
        </w:rPr>
      </w:pPr>
      <w:r w:rsidRPr="00E0384E">
        <w:rPr>
          <w:strike/>
        </w:rPr>
        <w:t>Last_Use_Date =&gt; will be populated with the timestamp of the activity code.  This will be obtained from ‘DateTime’ field (</w:t>
      </w:r>
      <w:r w:rsidRPr="00E0384E">
        <w:rPr>
          <w:i/>
          <w:strike/>
          <w:sz w:val="20"/>
        </w:rPr>
        <w:t>see Appendix B</w:t>
      </w:r>
      <w:r w:rsidRPr="00E0384E">
        <w:rPr>
          <w:strike/>
        </w:rPr>
        <w:t>).</w:t>
      </w:r>
    </w:p>
    <w:p w14:paraId="046838D8" w14:textId="77777777" w:rsidR="00933C7E" w:rsidRPr="00E0384E" w:rsidRDefault="00933C7E" w:rsidP="00933C7E">
      <w:pPr>
        <w:rPr>
          <w:strike/>
        </w:rPr>
      </w:pPr>
    </w:p>
    <w:p w14:paraId="2D5972DD" w14:textId="1A05F8F4" w:rsidR="00933C7E" w:rsidRPr="00E0384E" w:rsidRDefault="00933C7E" w:rsidP="00933C7E">
      <w:pPr>
        <w:rPr>
          <w:strike/>
        </w:rPr>
      </w:pPr>
      <w:r w:rsidRPr="00E0384E">
        <w:rPr>
          <w:strike/>
        </w:rPr>
        <w:t xml:space="preserve">The Total_Session_Time will be a running total of the amount of time a </w:t>
      </w:r>
      <w:r w:rsidR="00040F82" w:rsidRPr="00E0384E">
        <w:rPr>
          <w:strike/>
        </w:rPr>
        <w:t>customer</w:t>
      </w:r>
      <w:r w:rsidRPr="00E0384E">
        <w:rPr>
          <w:strike/>
        </w:rPr>
        <w:t xml:space="preserve"> spends in the banking system on a particular mobile device.  To keep track of the session time each activity the user performs in the banking system on a particular device will update the Last_Use_Date AND trigger the Total_Session_Time to be updated.</w:t>
      </w:r>
    </w:p>
    <w:p w14:paraId="5B984B32" w14:textId="77777777" w:rsidR="00933C7E" w:rsidRPr="00E0384E" w:rsidRDefault="00933C7E" w:rsidP="00933C7E">
      <w:pPr>
        <w:rPr>
          <w:strike/>
        </w:rPr>
      </w:pPr>
      <w:r w:rsidRPr="00E0384E">
        <w:rPr>
          <w:strike/>
        </w:rPr>
        <w:t>For example, assume that John Doe attempts to complete mobile banking tasks from his cell phone.  After he logs into his account it</w:t>
      </w:r>
    </w:p>
    <w:p w14:paraId="7C899EDE" w14:textId="77777777" w:rsidR="00933C7E" w:rsidRPr="00E0384E" w:rsidRDefault="00933C7E" w:rsidP="00933C7E">
      <w:pPr>
        <w:rPr>
          <w:strike/>
        </w:rPr>
      </w:pPr>
    </w:p>
    <w:p w14:paraId="46A0A575" w14:textId="77777777" w:rsidR="00933C7E" w:rsidRPr="00E0384E" w:rsidRDefault="00933C7E" w:rsidP="00933C7E">
      <w:pPr>
        <w:rPr>
          <w:strike/>
        </w:rPr>
      </w:pPr>
      <w:r w:rsidRPr="00E0384E">
        <w:rPr>
          <w:strike/>
        </w:rPr>
        <w:lastRenderedPageBreak/>
        <w:t>IF the MAC ID does exist in T_REF_KNOWNMACIDS THEN there will need to be another check on the activity code.  This will be discussed in the next subsection.</w:t>
      </w:r>
    </w:p>
    <w:p w14:paraId="1BF84842" w14:textId="77777777" w:rsidR="00933C7E" w:rsidRPr="00E0384E" w:rsidRDefault="00933C7E" w:rsidP="00933C7E">
      <w:pPr>
        <w:rPr>
          <w:strike/>
        </w:rPr>
      </w:pPr>
    </w:p>
    <w:p w14:paraId="1EF8BBC8" w14:textId="77777777" w:rsidR="00933C7E" w:rsidRPr="00E0384E" w:rsidRDefault="00933C7E" w:rsidP="00933C7E">
      <w:pPr>
        <w:pStyle w:val="Heading5"/>
        <w:rPr>
          <w:strike/>
        </w:rPr>
      </w:pPr>
      <w:r w:rsidRPr="00E0384E">
        <w:rPr>
          <w:strike/>
        </w:rPr>
        <w:t>Current Mobile Devices</w:t>
      </w:r>
    </w:p>
    <w:p w14:paraId="4748BD26" w14:textId="39E0F000" w:rsidR="00933C7E" w:rsidRPr="00E0384E" w:rsidRDefault="00933C7E" w:rsidP="00933C7E">
      <w:pPr>
        <w:rPr>
          <w:strike/>
        </w:rPr>
      </w:pPr>
      <w:r w:rsidRPr="00E0384E">
        <w:rPr>
          <w:strike/>
        </w:rPr>
        <w:t>IF the activity code is ‘</w:t>
      </w:r>
      <w:bookmarkStart w:id="29" w:name="_Hlk77926641"/>
      <w:r w:rsidR="00652C62" w:rsidRPr="00E0384E">
        <w:rPr>
          <w:strike/>
          <w:highlight w:val="green"/>
        </w:rPr>
        <w:t>N/A</w:t>
      </w:r>
      <w:bookmarkEnd w:id="29"/>
      <w:r w:rsidR="00652C62" w:rsidRPr="00E0384E">
        <w:rPr>
          <w:strike/>
        </w:rPr>
        <w:t xml:space="preserve">’THEN </w:t>
      </w:r>
      <w:r w:rsidRPr="00E0384E">
        <w:rPr>
          <w:strike/>
        </w:rPr>
        <w:t>the Last_Use_Date will be updated with the timestamp of the activity code AND the Total_Session_Time will not be updated.</w:t>
      </w:r>
    </w:p>
    <w:p w14:paraId="4C8D3E4F" w14:textId="77777777" w:rsidR="00933C7E" w:rsidRPr="00E0384E" w:rsidRDefault="00933C7E" w:rsidP="00933C7E">
      <w:pPr>
        <w:rPr>
          <w:strike/>
        </w:rPr>
      </w:pPr>
      <w:r w:rsidRPr="00E0384E">
        <w:rPr>
          <w:strike/>
        </w:rPr>
        <w:t>ELSE for all other activity codes: First, the timestamp stored in Last_Use_Date will be subtracted from the timestamp of the particular activity AND that difference will be 1) converted to total minutes; AND 2) added to the value currently stored in Total_Session_Time.  Second, the timestamp in Last_Use_Date will be replaced with the timestamp of the activity code.</w:t>
      </w:r>
    </w:p>
    <w:p w14:paraId="619C3EEE" w14:textId="77777777" w:rsidR="00933C7E" w:rsidRPr="00E0384E" w:rsidRDefault="00933C7E" w:rsidP="00933C7E">
      <w:pPr>
        <w:rPr>
          <w:strike/>
        </w:rPr>
      </w:pPr>
    </w:p>
    <w:p w14:paraId="42270F52" w14:textId="77777777" w:rsidR="00933C7E" w:rsidRPr="00E0384E" w:rsidRDefault="00933C7E" w:rsidP="00933C7E">
      <w:pPr>
        <w:rPr>
          <w:strike/>
        </w:rPr>
      </w:pPr>
      <w:r w:rsidRPr="00E0384E">
        <w:rPr>
          <w:strike/>
        </w:rPr>
        <w:t>In the above logic, the ‘DateTime’ field will be used for updating the Last_Use_Date.</w:t>
      </w:r>
    </w:p>
    <w:p w14:paraId="6F8394FA" w14:textId="77777777" w:rsidR="00933C7E" w:rsidRPr="00E0384E" w:rsidRDefault="00933C7E" w:rsidP="00933C7E">
      <w:pPr>
        <w:rPr>
          <w:strike/>
        </w:rPr>
      </w:pPr>
    </w:p>
    <w:p w14:paraId="25F73302" w14:textId="1A338211" w:rsidR="00933C7E" w:rsidRPr="00E0384E" w:rsidRDefault="00933C7E" w:rsidP="00933C7E">
      <w:pPr>
        <w:rPr>
          <w:strike/>
        </w:rPr>
      </w:pPr>
      <w:r w:rsidRPr="00E0384E">
        <w:rPr>
          <w:strike/>
        </w:rPr>
        <w:t xml:space="preserve">So for example, assume that John Doe uses his mobile device for online banking.  IF the activity code is </w:t>
      </w:r>
      <w:r w:rsidR="00652C62" w:rsidRPr="00E0384E">
        <w:rPr>
          <w:strike/>
          <w:highlight w:val="green"/>
        </w:rPr>
        <w:t>N/A</w:t>
      </w:r>
      <w:r w:rsidR="00652C62" w:rsidRPr="00E0384E" w:rsidDel="00652C62">
        <w:rPr>
          <w:strike/>
          <w:highlight w:val="green"/>
        </w:rPr>
        <w:t xml:space="preserve"> </w:t>
      </w:r>
      <w:r w:rsidR="0086232E" w:rsidRPr="00E0384E">
        <w:rPr>
          <w:strike/>
        </w:rPr>
        <w:t xml:space="preserve"> </w:t>
      </w:r>
      <w:r w:rsidRPr="00E0384E">
        <w:rPr>
          <w:strike/>
        </w:rPr>
        <w:t xml:space="preserve">THEN the only action that will occur will be to update the ‘Last_Use_Date’ field to the current date in ‘T_REF_KNOWNMACIDS’ for this particular mobile device AND </w:t>
      </w:r>
      <w:r w:rsidR="00040F82" w:rsidRPr="00E0384E">
        <w:rPr>
          <w:strike/>
        </w:rPr>
        <w:t>customer</w:t>
      </w:r>
      <w:r w:rsidRPr="00E0384E">
        <w:rPr>
          <w:strike/>
        </w:rPr>
        <w:t>.</w:t>
      </w:r>
    </w:p>
    <w:p w14:paraId="176C94B1" w14:textId="77777777" w:rsidR="00933C7E" w:rsidRPr="00E0384E" w:rsidRDefault="00933C7E" w:rsidP="00933C7E">
      <w:pPr>
        <w:rPr>
          <w:strike/>
        </w:rPr>
      </w:pPr>
    </w:p>
    <w:p w14:paraId="3B911049" w14:textId="45117588" w:rsidR="00933C7E" w:rsidRPr="00E0384E" w:rsidRDefault="00933C7E" w:rsidP="00933C7E">
      <w:pPr>
        <w:rPr>
          <w:strike/>
        </w:rPr>
      </w:pPr>
      <w:r w:rsidRPr="00E0384E">
        <w:rPr>
          <w:strike/>
        </w:rPr>
        <w:t xml:space="preserve">Now John Doe completes two activity codes: </w:t>
      </w:r>
      <w:r w:rsidR="00652C62" w:rsidRPr="00E0384E">
        <w:rPr>
          <w:strike/>
          <w:highlight w:val="green"/>
        </w:rPr>
        <w:t>N/A</w:t>
      </w:r>
      <w:r w:rsidR="00652C62" w:rsidRPr="00E0384E" w:rsidDel="00652C62">
        <w:rPr>
          <w:strike/>
          <w:highlight w:val="yellow"/>
        </w:rPr>
        <w:t xml:space="preserve"> </w:t>
      </w:r>
      <w:r w:rsidRPr="00E0384E">
        <w:rPr>
          <w:strike/>
        </w:rPr>
        <w:t>.  Because these are excluded activity codes, the process will ignore these activity codes.</w:t>
      </w:r>
    </w:p>
    <w:p w14:paraId="472A8D05" w14:textId="77777777" w:rsidR="00933C7E" w:rsidRPr="00E0384E" w:rsidRDefault="00933C7E" w:rsidP="00933C7E">
      <w:pPr>
        <w:rPr>
          <w:strike/>
        </w:rPr>
      </w:pPr>
    </w:p>
    <w:p w14:paraId="4670E41D" w14:textId="49D6B474" w:rsidR="00933C7E" w:rsidRPr="00E0384E" w:rsidRDefault="00933C7E" w:rsidP="00933C7E">
      <w:pPr>
        <w:rPr>
          <w:strike/>
        </w:rPr>
      </w:pPr>
      <w:r w:rsidRPr="00E0384E">
        <w:rPr>
          <w:strike/>
        </w:rPr>
        <w:t xml:space="preserve">Lastly, John Doe completes an activity code </w:t>
      </w:r>
      <w:r w:rsidR="00652C62" w:rsidRPr="00E0384E">
        <w:rPr>
          <w:strike/>
          <w:highlight w:val="green"/>
        </w:rPr>
        <w:t>N/A</w:t>
      </w:r>
      <w:r w:rsidR="00652C62" w:rsidRPr="00E0384E" w:rsidDel="00652C62">
        <w:rPr>
          <w:strike/>
          <w:highlight w:val="green"/>
        </w:rPr>
        <w:t xml:space="preserve"> </w:t>
      </w:r>
      <w:r w:rsidRPr="00E0384E">
        <w:rPr>
          <w:strike/>
        </w:rPr>
        <w:t>.  Since this code is not excluded the process will adjust the Total_Session_Time field.  Only after the Total_Session_Time is adjusted will the process update the timestamp stored in Last_Use_Date.</w:t>
      </w:r>
    </w:p>
    <w:p w14:paraId="73EC0A91" w14:textId="77777777" w:rsidR="00933C7E" w:rsidRPr="00E0384E" w:rsidRDefault="00933C7E" w:rsidP="00933C7E">
      <w:pPr>
        <w:rPr>
          <w:strike/>
        </w:rPr>
      </w:pPr>
    </w:p>
    <w:p w14:paraId="415E5B4E" w14:textId="77777777" w:rsidR="00933C7E" w:rsidRPr="00E0384E" w:rsidRDefault="00933C7E" w:rsidP="00933C7E">
      <w:pPr>
        <w:pStyle w:val="Heading5"/>
        <w:rPr>
          <w:strike/>
        </w:rPr>
      </w:pPr>
      <w:r w:rsidRPr="00E0384E">
        <w:rPr>
          <w:strike/>
        </w:rPr>
        <w:t>Purging Mobile Devices</w:t>
      </w:r>
    </w:p>
    <w:p w14:paraId="5BE19846" w14:textId="2C5D7FA5" w:rsidR="00933C7E" w:rsidRPr="00E0384E" w:rsidRDefault="00933C7E" w:rsidP="00933C7E">
      <w:pPr>
        <w:rPr>
          <w:strike/>
        </w:rPr>
      </w:pPr>
      <w:r w:rsidRPr="00E0384E">
        <w:rPr>
          <w:strike/>
        </w:rPr>
        <w:t xml:space="preserve">Some </w:t>
      </w:r>
      <w:r w:rsidR="00040F82" w:rsidRPr="00E0384E">
        <w:rPr>
          <w:strike/>
        </w:rPr>
        <w:t>customer</w:t>
      </w:r>
      <w:r w:rsidRPr="00E0384E">
        <w:rPr>
          <w:strike/>
        </w:rPr>
        <w:t xml:space="preserve">s will have mobile devices that they no longer use; E.G they get a new cell phone and no longer use their old one.  Because of these cases we need to purge those mobile devices from T_REF_KNOWNMACIDS in which the </w:t>
      </w:r>
      <w:r w:rsidR="00040F82" w:rsidRPr="00E0384E">
        <w:rPr>
          <w:strike/>
        </w:rPr>
        <w:t>customer</w:t>
      </w:r>
      <w:r w:rsidRPr="00E0384E">
        <w:rPr>
          <w:strike/>
        </w:rPr>
        <w:t>’s no longer use.  To do so, those devices that have not been used in more than 9 months will be purged.</w:t>
      </w:r>
    </w:p>
    <w:p w14:paraId="789BA691" w14:textId="77777777" w:rsidR="00933C7E" w:rsidRPr="00E0384E" w:rsidRDefault="00933C7E" w:rsidP="00933C7E">
      <w:pPr>
        <w:rPr>
          <w:strike/>
        </w:rPr>
      </w:pPr>
      <w:r w:rsidRPr="00E0384E">
        <w:rPr>
          <w:strike/>
        </w:rPr>
        <w:t>IF the current date timestamp is 9 months greater than the timestamp stored in Last_Use_Date THEN that row needs to be purged from T_REF_KNOWNMACIDS.</w:t>
      </w:r>
    </w:p>
    <w:p w14:paraId="06521386" w14:textId="77777777" w:rsidR="00933C7E" w:rsidRPr="00E0384E" w:rsidRDefault="00933C7E" w:rsidP="00933C7E">
      <w:pPr>
        <w:rPr>
          <w:strike/>
        </w:rPr>
      </w:pPr>
    </w:p>
    <w:p w14:paraId="15C39F20" w14:textId="77777777" w:rsidR="00933C7E" w:rsidRPr="00E0384E" w:rsidRDefault="00933C7E" w:rsidP="00933C7E">
      <w:pPr>
        <w:rPr>
          <w:strike/>
        </w:rPr>
      </w:pPr>
      <w:r w:rsidRPr="00E0384E">
        <w:rPr>
          <w:strike/>
        </w:rPr>
        <w:t>This purge process can be implemented within the CAB_ARCHIVE process to maintain a listing of current mobile devices in T_REF_KNOWNMACIDS.  This process should run weekly to ensure that the table is up to date.</w:t>
      </w:r>
    </w:p>
    <w:p w14:paraId="7114C69F" w14:textId="2E96FF04" w:rsidR="00D22C01" w:rsidRPr="00E0384E" w:rsidRDefault="00D22C01" w:rsidP="00933C7E">
      <w:pPr>
        <w:rPr>
          <w:strike/>
        </w:rPr>
      </w:pPr>
    </w:p>
    <w:p w14:paraId="71C20FB2" w14:textId="3CE1184D" w:rsidR="00A757DD" w:rsidRDefault="00A757DD" w:rsidP="00933C7E"/>
    <w:p w14:paraId="226E0689" w14:textId="71FD70F6" w:rsidR="00A757DD" w:rsidRDefault="00A757DD">
      <w:pPr>
        <w:spacing w:after="160" w:line="259" w:lineRule="auto"/>
      </w:pPr>
      <w:r>
        <w:br w:type="page"/>
      </w:r>
    </w:p>
    <w:p w14:paraId="4AD0B846" w14:textId="11F6355C" w:rsidR="00D22C01" w:rsidRDefault="00B067E0" w:rsidP="00D22C01">
      <w:pPr>
        <w:pStyle w:val="Heading4"/>
      </w:pPr>
      <w:bookmarkStart w:id="30" w:name="_Toc87003231"/>
      <w:r>
        <w:lastRenderedPageBreak/>
        <w:t xml:space="preserve">ORT021 </w:t>
      </w:r>
      <w:r w:rsidR="00D22C01">
        <w:t>Mobile Device Usage Rule</w:t>
      </w:r>
      <w:bookmarkEnd w:id="30"/>
    </w:p>
    <w:p w14:paraId="630F255F" w14:textId="4683444E" w:rsidR="00070D33" w:rsidRDefault="00070D33" w:rsidP="00070D33">
      <w:pPr>
        <w:spacing w:after="1"/>
        <w:ind w:left="-5"/>
      </w:pPr>
      <w:r>
        <w:t xml:space="preserve">The Mobile Device Usage Rule will generate events on account activities based on the number of unique </w:t>
      </w:r>
      <w:r w:rsidR="00040F82">
        <w:t>customer</w:t>
      </w:r>
      <w:r>
        <w:t xml:space="preserve">s using a given mobile device. The transaction channel for this rule would be online banking on the </w:t>
      </w:r>
      <w:r w:rsidR="00B163AE">
        <w:t>CWB</w:t>
      </w:r>
      <w:r>
        <w:t xml:space="preserve"> environment</w:t>
      </w:r>
      <w:r w:rsidR="001479DA">
        <w:t>.</w:t>
      </w:r>
    </w:p>
    <w:p w14:paraId="34E03449" w14:textId="260AAEB1" w:rsidR="00CB510E" w:rsidRDefault="00CB510E" w:rsidP="00070D33">
      <w:pPr>
        <w:spacing w:after="1"/>
        <w:ind w:left="-5"/>
      </w:pPr>
    </w:p>
    <w:p w14:paraId="5010FDA3" w14:textId="02DC7F97" w:rsidR="00CB510E" w:rsidRDefault="00CF3D75" w:rsidP="00070D33">
      <w:pPr>
        <w:spacing w:after="1"/>
        <w:ind w:left="-5"/>
      </w:pPr>
      <w:r>
        <w:rPr>
          <w:noProof/>
        </w:rPr>
        <w:object w:dxaOrig="1440" w:dyaOrig="1440" w14:anchorId="53D001CD">
          <v:shape id="_x0000_s2087" type="#_x0000_t75" style="position:absolute;left:0;text-align:left;margin-left:.7pt;margin-top:.85pt;width:339pt;height:338.25pt;z-index:251990016;mso-position-horizontal-relative:text;mso-position-vertical-relative:text">
            <v:imagedata r:id="rId25" o:title=""/>
          </v:shape>
          <o:OLEObject Type="Embed" ProgID="Visio.Drawing.15" ShapeID="_x0000_s2087" DrawAspect="Content" ObjectID="_1700906166" r:id="rId26"/>
        </w:object>
      </w:r>
    </w:p>
    <w:p w14:paraId="2D9C1FBB" w14:textId="597A1103" w:rsidR="00CB510E" w:rsidRDefault="00CB510E" w:rsidP="00070D33">
      <w:pPr>
        <w:spacing w:after="1"/>
        <w:ind w:left="-5"/>
      </w:pPr>
    </w:p>
    <w:p w14:paraId="3AEB9641" w14:textId="7AF0003F" w:rsidR="00CB510E" w:rsidRDefault="00CB510E" w:rsidP="00070D33">
      <w:pPr>
        <w:spacing w:after="1"/>
        <w:ind w:left="-5"/>
      </w:pPr>
    </w:p>
    <w:p w14:paraId="64465969" w14:textId="79E0F9F7" w:rsidR="00CB510E" w:rsidRDefault="00CB510E" w:rsidP="00070D33">
      <w:pPr>
        <w:spacing w:after="1"/>
        <w:ind w:left="-5"/>
      </w:pPr>
    </w:p>
    <w:p w14:paraId="46E27D5A" w14:textId="79EFD303" w:rsidR="00CB510E" w:rsidRDefault="00CB510E" w:rsidP="00070D33">
      <w:pPr>
        <w:spacing w:after="1"/>
        <w:ind w:left="-5"/>
      </w:pPr>
    </w:p>
    <w:p w14:paraId="007F1AD2" w14:textId="2734A02A" w:rsidR="00CB510E" w:rsidRDefault="00CB510E" w:rsidP="00070D33">
      <w:pPr>
        <w:spacing w:after="1"/>
        <w:ind w:left="-5"/>
      </w:pPr>
    </w:p>
    <w:p w14:paraId="28F135BD" w14:textId="48A767C4" w:rsidR="00CB510E" w:rsidRDefault="00CB510E" w:rsidP="00070D33">
      <w:pPr>
        <w:spacing w:after="1"/>
        <w:ind w:left="-5"/>
      </w:pPr>
    </w:p>
    <w:p w14:paraId="5944B310" w14:textId="3B9661B4" w:rsidR="00CB510E" w:rsidRDefault="00CB510E" w:rsidP="00070D33">
      <w:pPr>
        <w:spacing w:after="1"/>
        <w:ind w:left="-5"/>
      </w:pPr>
    </w:p>
    <w:p w14:paraId="132EF7A8" w14:textId="0BDFA387" w:rsidR="00CB510E" w:rsidRDefault="00CB510E" w:rsidP="00070D33">
      <w:pPr>
        <w:spacing w:after="1"/>
        <w:ind w:left="-5"/>
      </w:pPr>
    </w:p>
    <w:p w14:paraId="1D912E10" w14:textId="65A0E23E" w:rsidR="00CB510E" w:rsidRDefault="00CB510E" w:rsidP="00070D33">
      <w:pPr>
        <w:spacing w:after="1"/>
        <w:ind w:left="-5"/>
      </w:pPr>
    </w:p>
    <w:p w14:paraId="68145AD5" w14:textId="6FED9650" w:rsidR="00CB510E" w:rsidRDefault="00CB510E" w:rsidP="00070D33">
      <w:pPr>
        <w:spacing w:after="1"/>
        <w:ind w:left="-5"/>
      </w:pPr>
    </w:p>
    <w:p w14:paraId="08AC5B59" w14:textId="5739288B" w:rsidR="00CB510E" w:rsidRDefault="00CB510E" w:rsidP="00070D33">
      <w:pPr>
        <w:spacing w:after="1"/>
        <w:ind w:left="-5"/>
      </w:pPr>
    </w:p>
    <w:p w14:paraId="46D533B6" w14:textId="7C2DB770" w:rsidR="00CB510E" w:rsidRDefault="00CB510E" w:rsidP="00070D33">
      <w:pPr>
        <w:spacing w:after="1"/>
        <w:ind w:left="-5"/>
      </w:pPr>
    </w:p>
    <w:p w14:paraId="49462FDE" w14:textId="77777777" w:rsidR="00CB510E" w:rsidRDefault="00CB510E" w:rsidP="00070D33">
      <w:pPr>
        <w:spacing w:after="1"/>
        <w:ind w:left="-5"/>
      </w:pPr>
    </w:p>
    <w:p w14:paraId="49D299D6" w14:textId="131676B8" w:rsidR="00CB510E" w:rsidRDefault="00CB510E" w:rsidP="00070D33">
      <w:pPr>
        <w:spacing w:after="1"/>
        <w:ind w:left="-5"/>
      </w:pPr>
    </w:p>
    <w:p w14:paraId="5FD524FE" w14:textId="0EF90E4D" w:rsidR="00B658BA" w:rsidRDefault="00B658BA" w:rsidP="00070D33">
      <w:pPr>
        <w:spacing w:after="1"/>
        <w:ind w:left="-5"/>
      </w:pPr>
    </w:p>
    <w:p w14:paraId="03A65447" w14:textId="1EFBD307" w:rsidR="00B658BA" w:rsidRDefault="00B658BA" w:rsidP="00070D33">
      <w:pPr>
        <w:spacing w:after="1"/>
        <w:ind w:left="-5"/>
      </w:pPr>
    </w:p>
    <w:p w14:paraId="3F7AF5A5" w14:textId="77777777" w:rsidR="00B658BA" w:rsidRDefault="00B658BA" w:rsidP="00070D33">
      <w:pPr>
        <w:spacing w:after="1"/>
        <w:ind w:left="-5"/>
      </w:pPr>
    </w:p>
    <w:p w14:paraId="3EFE9648" w14:textId="47D825BE" w:rsidR="00CB510E" w:rsidRDefault="00CB510E" w:rsidP="00070D33">
      <w:pPr>
        <w:spacing w:after="1"/>
        <w:ind w:left="-5"/>
      </w:pPr>
    </w:p>
    <w:p w14:paraId="4A2CBED8" w14:textId="60177BAD" w:rsidR="00CB510E" w:rsidRDefault="00CB510E" w:rsidP="00070D33">
      <w:pPr>
        <w:spacing w:after="1"/>
        <w:ind w:left="-5"/>
      </w:pPr>
    </w:p>
    <w:p w14:paraId="7FF0820C" w14:textId="77777777" w:rsidR="00B658BA" w:rsidRDefault="00B658BA" w:rsidP="00070D33">
      <w:pPr>
        <w:spacing w:after="1"/>
        <w:ind w:left="-5"/>
      </w:pPr>
    </w:p>
    <w:p w14:paraId="3609C7B8" w14:textId="303FB955" w:rsidR="00CB510E" w:rsidRDefault="00CB510E" w:rsidP="00070D33">
      <w:pPr>
        <w:spacing w:after="1"/>
        <w:ind w:left="-5"/>
      </w:pPr>
    </w:p>
    <w:p w14:paraId="17B5C367" w14:textId="331611DF" w:rsidR="00CB510E" w:rsidRDefault="00CB510E" w:rsidP="00070D33">
      <w:pPr>
        <w:spacing w:after="1"/>
        <w:ind w:left="-5"/>
      </w:pPr>
    </w:p>
    <w:p w14:paraId="70B86E7A" w14:textId="6E732FAF" w:rsidR="00CB510E" w:rsidRDefault="00CB510E" w:rsidP="00070D33">
      <w:pPr>
        <w:spacing w:after="1"/>
        <w:ind w:left="-5"/>
      </w:pPr>
    </w:p>
    <w:p w14:paraId="53F94608" w14:textId="1D008BAE" w:rsidR="00CB510E" w:rsidRDefault="00CB510E" w:rsidP="00070D33">
      <w:pPr>
        <w:spacing w:after="1"/>
        <w:ind w:left="-5"/>
      </w:pPr>
    </w:p>
    <w:p w14:paraId="38FB65D5" w14:textId="1F7E6B21" w:rsidR="00CB510E" w:rsidRDefault="00CB510E" w:rsidP="00070D33">
      <w:pPr>
        <w:spacing w:after="1"/>
        <w:ind w:left="-5"/>
      </w:pPr>
    </w:p>
    <w:p w14:paraId="4FE0A728" w14:textId="04747554" w:rsidR="00CB510E" w:rsidRDefault="00CB510E" w:rsidP="00070D33">
      <w:pPr>
        <w:spacing w:after="1"/>
        <w:ind w:left="-5"/>
      </w:pPr>
    </w:p>
    <w:p w14:paraId="680AECAF" w14:textId="0626D7CF" w:rsidR="00CB510E" w:rsidRDefault="00CB510E" w:rsidP="00070D33">
      <w:pPr>
        <w:spacing w:after="1"/>
        <w:ind w:left="-5"/>
      </w:pPr>
    </w:p>
    <w:p w14:paraId="1B31D8B3" w14:textId="501F3C74" w:rsidR="00CB510E" w:rsidRDefault="00CB510E" w:rsidP="00070D33">
      <w:pPr>
        <w:spacing w:after="1"/>
        <w:ind w:left="-5"/>
      </w:pPr>
    </w:p>
    <w:p w14:paraId="09E313F0" w14:textId="77777777" w:rsidR="00070D33" w:rsidRDefault="00070D33" w:rsidP="00070D33">
      <w:pPr>
        <w:spacing w:after="1"/>
        <w:ind w:left="-5"/>
      </w:pPr>
    </w:p>
    <w:p w14:paraId="5DFC4C93" w14:textId="43BC3D6B" w:rsidR="008242BC" w:rsidRDefault="008242BC" w:rsidP="008242BC">
      <w:pPr>
        <w:pStyle w:val="Heading5"/>
      </w:pPr>
      <w:r>
        <w:t>Rule Logic</w:t>
      </w:r>
    </w:p>
    <w:p w14:paraId="1ED17E90" w14:textId="1059BEE0" w:rsidR="00070D33" w:rsidRDefault="00070D33" w:rsidP="00070D33">
      <w:pPr>
        <w:spacing w:after="1"/>
        <w:ind w:left="-5"/>
      </w:pPr>
      <w:r>
        <w:t xml:space="preserve">The table below presents the rule logic for evaluating a given transaction. If the answer to proceed to the next step is not provided, the processing on this rule will end.  </w:t>
      </w:r>
    </w:p>
    <w:p w14:paraId="6E0EC37B" w14:textId="1EACFD01" w:rsidR="00841569" w:rsidRDefault="00841569" w:rsidP="00070D33">
      <w:pPr>
        <w:spacing w:after="1"/>
        <w:ind w:left="-5"/>
      </w:pPr>
    </w:p>
    <w:tbl>
      <w:tblPr>
        <w:tblStyle w:val="TableGrid"/>
        <w:tblW w:w="0" w:type="auto"/>
        <w:tblInd w:w="-5" w:type="dxa"/>
        <w:tblLook w:val="04A0" w:firstRow="1" w:lastRow="0" w:firstColumn="1" w:lastColumn="0" w:noHBand="0" w:noVBand="1"/>
      </w:tblPr>
      <w:tblGrid>
        <w:gridCol w:w="977"/>
        <w:gridCol w:w="3205"/>
        <w:gridCol w:w="3359"/>
        <w:gridCol w:w="1094"/>
      </w:tblGrid>
      <w:tr w:rsidR="00A86C9C" w14:paraId="40460493" w14:textId="77777777" w:rsidTr="00A86C9C">
        <w:tc>
          <w:tcPr>
            <w:tcW w:w="1080" w:type="dxa"/>
            <w:shd w:val="clear" w:color="auto" w:fill="000000" w:themeFill="text1"/>
          </w:tcPr>
          <w:p w14:paraId="7011F101" w14:textId="7417E2AD" w:rsidR="00841569" w:rsidRPr="00841569" w:rsidRDefault="00841569" w:rsidP="00070D33">
            <w:pPr>
              <w:spacing w:after="1"/>
              <w:rPr>
                <w:color w:val="FFFFFF" w:themeColor="background1"/>
              </w:rPr>
            </w:pPr>
            <w:r w:rsidRPr="00841569">
              <w:rPr>
                <w:color w:val="FFFFFF" w:themeColor="background1"/>
              </w:rPr>
              <w:t>Step #</w:t>
            </w:r>
          </w:p>
        </w:tc>
        <w:tc>
          <w:tcPr>
            <w:tcW w:w="3240" w:type="dxa"/>
            <w:shd w:val="clear" w:color="auto" w:fill="000000" w:themeFill="text1"/>
          </w:tcPr>
          <w:p w14:paraId="7B5797FD" w14:textId="3A0C9E59" w:rsidR="00841569" w:rsidRPr="00841569" w:rsidRDefault="00841569" w:rsidP="00070D33">
            <w:pPr>
              <w:spacing w:after="1"/>
              <w:rPr>
                <w:color w:val="FFFFFF" w:themeColor="background1"/>
              </w:rPr>
            </w:pPr>
            <w:r w:rsidRPr="00841569">
              <w:rPr>
                <w:color w:val="FFFFFF" w:themeColor="background1"/>
              </w:rPr>
              <w:t>Data Referenced</w:t>
            </w:r>
          </w:p>
        </w:tc>
        <w:tc>
          <w:tcPr>
            <w:tcW w:w="3060" w:type="dxa"/>
            <w:shd w:val="clear" w:color="auto" w:fill="000000" w:themeFill="text1"/>
          </w:tcPr>
          <w:p w14:paraId="6A6EC303" w14:textId="34D9AA15" w:rsidR="00841569" w:rsidRPr="00841569" w:rsidRDefault="00841569" w:rsidP="00070D33">
            <w:pPr>
              <w:spacing w:after="1"/>
              <w:rPr>
                <w:color w:val="FFFFFF" w:themeColor="background1"/>
              </w:rPr>
            </w:pPr>
            <w:r w:rsidRPr="00841569">
              <w:rPr>
                <w:color w:val="FFFFFF" w:themeColor="background1"/>
              </w:rPr>
              <w:t>Question</w:t>
            </w:r>
          </w:p>
        </w:tc>
        <w:tc>
          <w:tcPr>
            <w:tcW w:w="1255" w:type="dxa"/>
            <w:shd w:val="clear" w:color="auto" w:fill="000000" w:themeFill="text1"/>
          </w:tcPr>
          <w:p w14:paraId="363C3EE7" w14:textId="19CE0C80" w:rsidR="00841569" w:rsidRPr="00841569" w:rsidRDefault="00841569" w:rsidP="00070D33">
            <w:pPr>
              <w:spacing w:after="1"/>
              <w:rPr>
                <w:color w:val="FFFFFF" w:themeColor="background1"/>
              </w:rPr>
            </w:pPr>
            <w:r w:rsidRPr="00841569">
              <w:rPr>
                <w:color w:val="FFFFFF" w:themeColor="background1"/>
              </w:rPr>
              <w:t>Answer to Proceed</w:t>
            </w:r>
          </w:p>
        </w:tc>
      </w:tr>
      <w:tr w:rsidR="00A86C9C" w14:paraId="3CB82218" w14:textId="77777777" w:rsidTr="00A86C9C">
        <w:tc>
          <w:tcPr>
            <w:tcW w:w="1080" w:type="dxa"/>
          </w:tcPr>
          <w:p w14:paraId="592A6161" w14:textId="5D255E8B" w:rsidR="00841569" w:rsidRPr="00A86C9C" w:rsidRDefault="00841569" w:rsidP="00841569">
            <w:pPr>
              <w:spacing w:after="1"/>
              <w:rPr>
                <w:sz w:val="22"/>
                <w:szCs w:val="22"/>
              </w:rPr>
            </w:pPr>
            <w:r w:rsidRPr="00A86C9C">
              <w:rPr>
                <w:sz w:val="22"/>
                <w:szCs w:val="22"/>
              </w:rPr>
              <w:t>1</w:t>
            </w:r>
          </w:p>
        </w:tc>
        <w:tc>
          <w:tcPr>
            <w:tcW w:w="3240" w:type="dxa"/>
          </w:tcPr>
          <w:p w14:paraId="49E6A83F" w14:textId="50A56CF0" w:rsidR="00841569" w:rsidRPr="00A86C9C" w:rsidRDefault="00040F82" w:rsidP="00841569">
            <w:pPr>
              <w:spacing w:after="158"/>
              <w:ind w:left="2"/>
              <w:rPr>
                <w:sz w:val="22"/>
                <w:szCs w:val="22"/>
              </w:rPr>
            </w:pPr>
            <w:r>
              <w:rPr>
                <w:sz w:val="22"/>
                <w:szCs w:val="22"/>
              </w:rPr>
              <w:t>Customer</w:t>
            </w:r>
            <w:r w:rsidR="00841569" w:rsidRPr="00A86C9C">
              <w:rPr>
                <w:sz w:val="22"/>
                <w:szCs w:val="22"/>
              </w:rPr>
              <w:t xml:space="preserve">’s branch ID MOBILE_DEVICE_ONBOARD </w:t>
            </w:r>
          </w:p>
        </w:tc>
        <w:tc>
          <w:tcPr>
            <w:tcW w:w="3060" w:type="dxa"/>
          </w:tcPr>
          <w:p w14:paraId="0EABBC10" w14:textId="44C350CE" w:rsidR="00A86C9C" w:rsidRPr="00A86C9C" w:rsidRDefault="00841569" w:rsidP="00A86C9C">
            <w:pPr>
              <w:spacing w:after="2"/>
              <w:rPr>
                <w:sz w:val="22"/>
                <w:szCs w:val="22"/>
              </w:rPr>
            </w:pPr>
            <w:r w:rsidRPr="00A86C9C">
              <w:rPr>
                <w:sz w:val="22"/>
                <w:szCs w:val="22"/>
              </w:rPr>
              <w:t xml:space="preserve">Is this transaction’s </w:t>
            </w:r>
            <w:r w:rsidR="00040F82">
              <w:rPr>
                <w:sz w:val="22"/>
                <w:szCs w:val="22"/>
              </w:rPr>
              <w:t>customer</w:t>
            </w:r>
            <w:r w:rsidRPr="00A86C9C">
              <w:rPr>
                <w:sz w:val="22"/>
                <w:szCs w:val="22"/>
              </w:rPr>
              <w:t>’s branch ID equal to the value in the MOBILE_DEVICE_</w:t>
            </w:r>
          </w:p>
          <w:p w14:paraId="30D142D8" w14:textId="718822CB" w:rsidR="00841569" w:rsidRPr="00A86C9C" w:rsidRDefault="00841569" w:rsidP="00A86C9C">
            <w:pPr>
              <w:spacing w:after="2"/>
              <w:rPr>
                <w:sz w:val="22"/>
                <w:szCs w:val="22"/>
              </w:rPr>
            </w:pPr>
            <w:r w:rsidRPr="00A86C9C">
              <w:rPr>
                <w:sz w:val="22"/>
                <w:szCs w:val="22"/>
              </w:rPr>
              <w:t xml:space="preserve">ONBOARD field?  </w:t>
            </w:r>
          </w:p>
        </w:tc>
        <w:tc>
          <w:tcPr>
            <w:tcW w:w="1255" w:type="dxa"/>
          </w:tcPr>
          <w:p w14:paraId="66FE16A8" w14:textId="6AEC15F5" w:rsidR="00841569" w:rsidRPr="00A86C9C" w:rsidRDefault="00841569" w:rsidP="00841569">
            <w:pPr>
              <w:spacing w:after="1"/>
              <w:rPr>
                <w:sz w:val="22"/>
                <w:szCs w:val="22"/>
              </w:rPr>
            </w:pPr>
            <w:r w:rsidRPr="00A86C9C">
              <w:rPr>
                <w:sz w:val="22"/>
                <w:szCs w:val="22"/>
              </w:rPr>
              <w:t xml:space="preserve">YES </w:t>
            </w:r>
          </w:p>
        </w:tc>
      </w:tr>
      <w:tr w:rsidR="00A86C9C" w14:paraId="5FEE92DB" w14:textId="77777777" w:rsidTr="00A86C9C">
        <w:tc>
          <w:tcPr>
            <w:tcW w:w="1080" w:type="dxa"/>
          </w:tcPr>
          <w:p w14:paraId="7F00BE3E" w14:textId="7DA8DC59" w:rsidR="00A86C9C" w:rsidRPr="00A86C9C" w:rsidRDefault="00A86C9C" w:rsidP="00A86C9C">
            <w:pPr>
              <w:spacing w:after="1"/>
              <w:rPr>
                <w:sz w:val="22"/>
                <w:szCs w:val="22"/>
              </w:rPr>
            </w:pPr>
            <w:r w:rsidRPr="00A86C9C">
              <w:rPr>
                <w:sz w:val="22"/>
                <w:szCs w:val="22"/>
              </w:rPr>
              <w:t>2</w:t>
            </w:r>
          </w:p>
        </w:tc>
        <w:tc>
          <w:tcPr>
            <w:tcW w:w="3240" w:type="dxa"/>
          </w:tcPr>
          <w:p w14:paraId="5A8F5452" w14:textId="4F9CA5F8" w:rsidR="00A86C9C" w:rsidRPr="00A86C9C" w:rsidRDefault="00A86C9C" w:rsidP="00A86C9C">
            <w:pPr>
              <w:spacing w:after="1"/>
              <w:rPr>
                <w:sz w:val="22"/>
                <w:szCs w:val="22"/>
              </w:rPr>
            </w:pPr>
            <w:r w:rsidRPr="00A86C9C">
              <w:rPr>
                <w:sz w:val="22"/>
                <w:szCs w:val="22"/>
              </w:rPr>
              <w:t xml:space="preserve">Mobile Device ID field </w:t>
            </w:r>
          </w:p>
        </w:tc>
        <w:tc>
          <w:tcPr>
            <w:tcW w:w="3060" w:type="dxa"/>
          </w:tcPr>
          <w:p w14:paraId="47A2BB1C" w14:textId="4797F1B6" w:rsidR="00A86C9C" w:rsidRPr="00A86C9C" w:rsidRDefault="00A86C9C" w:rsidP="00A86C9C">
            <w:pPr>
              <w:spacing w:after="1"/>
              <w:rPr>
                <w:sz w:val="22"/>
                <w:szCs w:val="22"/>
              </w:rPr>
            </w:pPr>
            <w:r w:rsidRPr="00A86C9C">
              <w:rPr>
                <w:sz w:val="22"/>
                <w:szCs w:val="22"/>
              </w:rPr>
              <w:t xml:space="preserve">Is the Mobile Device ID field populated? </w:t>
            </w:r>
          </w:p>
        </w:tc>
        <w:tc>
          <w:tcPr>
            <w:tcW w:w="1255" w:type="dxa"/>
          </w:tcPr>
          <w:p w14:paraId="48F0FB89" w14:textId="2B20AC0F" w:rsidR="00A86C9C" w:rsidRPr="00A86C9C" w:rsidRDefault="00A86C9C" w:rsidP="00A86C9C">
            <w:pPr>
              <w:spacing w:after="1"/>
              <w:rPr>
                <w:sz w:val="22"/>
                <w:szCs w:val="22"/>
              </w:rPr>
            </w:pPr>
            <w:r w:rsidRPr="00A86C9C">
              <w:rPr>
                <w:sz w:val="22"/>
                <w:szCs w:val="22"/>
              </w:rPr>
              <w:t xml:space="preserve">YES </w:t>
            </w:r>
          </w:p>
        </w:tc>
      </w:tr>
      <w:tr w:rsidR="00B658BA" w14:paraId="385F15F0" w14:textId="77777777" w:rsidTr="00A86C9C">
        <w:tc>
          <w:tcPr>
            <w:tcW w:w="1080" w:type="dxa"/>
          </w:tcPr>
          <w:p w14:paraId="09E5B206" w14:textId="32D9672A" w:rsidR="00B658BA" w:rsidRPr="00A86C9C" w:rsidRDefault="00B658BA" w:rsidP="00A86C9C">
            <w:pPr>
              <w:spacing w:after="1"/>
              <w:rPr>
                <w:sz w:val="22"/>
                <w:szCs w:val="22"/>
              </w:rPr>
            </w:pPr>
            <w:r>
              <w:rPr>
                <w:sz w:val="22"/>
                <w:szCs w:val="22"/>
              </w:rPr>
              <w:t>3</w:t>
            </w:r>
          </w:p>
        </w:tc>
        <w:tc>
          <w:tcPr>
            <w:tcW w:w="3240" w:type="dxa"/>
          </w:tcPr>
          <w:p w14:paraId="4BEB34E5" w14:textId="20224AD2" w:rsidR="00B658BA" w:rsidRPr="00A86C9C" w:rsidRDefault="00B658BA" w:rsidP="00A86C9C">
            <w:pPr>
              <w:spacing w:after="1"/>
              <w:rPr>
                <w:sz w:val="22"/>
                <w:szCs w:val="22"/>
              </w:rPr>
            </w:pPr>
            <w:r>
              <w:rPr>
                <w:sz w:val="22"/>
                <w:szCs w:val="22"/>
              </w:rPr>
              <w:t>IP Address</w:t>
            </w:r>
          </w:p>
        </w:tc>
        <w:tc>
          <w:tcPr>
            <w:tcW w:w="3060" w:type="dxa"/>
          </w:tcPr>
          <w:p w14:paraId="19590F2F" w14:textId="0C94933A" w:rsidR="00B658BA" w:rsidRPr="00A86C9C" w:rsidRDefault="00B658BA" w:rsidP="00A86C9C">
            <w:pPr>
              <w:spacing w:after="1"/>
              <w:rPr>
                <w:sz w:val="22"/>
                <w:szCs w:val="22"/>
              </w:rPr>
            </w:pPr>
            <w:r>
              <w:rPr>
                <w:sz w:val="22"/>
                <w:szCs w:val="22"/>
              </w:rPr>
              <w:t>Is IP Address of device used for transaction in the table “</w:t>
            </w:r>
            <w:r>
              <w:t>T_REF_ORT021IPADDRESS</w:t>
            </w:r>
            <w:r>
              <w:rPr>
                <w:sz w:val="22"/>
                <w:szCs w:val="22"/>
              </w:rPr>
              <w:t>”?</w:t>
            </w:r>
          </w:p>
        </w:tc>
        <w:tc>
          <w:tcPr>
            <w:tcW w:w="1255" w:type="dxa"/>
          </w:tcPr>
          <w:p w14:paraId="08A83753" w14:textId="315233BD" w:rsidR="00B658BA" w:rsidRPr="00A86C9C" w:rsidRDefault="00B658BA" w:rsidP="00A86C9C">
            <w:pPr>
              <w:spacing w:after="1"/>
              <w:rPr>
                <w:sz w:val="22"/>
                <w:szCs w:val="22"/>
              </w:rPr>
            </w:pPr>
            <w:r>
              <w:rPr>
                <w:sz w:val="22"/>
                <w:szCs w:val="22"/>
              </w:rPr>
              <w:t>NO</w:t>
            </w:r>
          </w:p>
        </w:tc>
      </w:tr>
      <w:tr w:rsidR="00A86C9C" w14:paraId="416E3CB2" w14:textId="77777777" w:rsidTr="00A86C9C">
        <w:tc>
          <w:tcPr>
            <w:tcW w:w="1080" w:type="dxa"/>
          </w:tcPr>
          <w:p w14:paraId="5E84BE76" w14:textId="7C57133B" w:rsidR="00A86C9C" w:rsidRPr="00A86C9C" w:rsidRDefault="00B658BA" w:rsidP="00A86C9C">
            <w:pPr>
              <w:spacing w:after="1"/>
              <w:rPr>
                <w:sz w:val="22"/>
                <w:szCs w:val="22"/>
              </w:rPr>
            </w:pPr>
            <w:r>
              <w:rPr>
                <w:sz w:val="22"/>
                <w:szCs w:val="22"/>
              </w:rPr>
              <w:lastRenderedPageBreak/>
              <w:t>4</w:t>
            </w:r>
          </w:p>
        </w:tc>
        <w:tc>
          <w:tcPr>
            <w:tcW w:w="3240" w:type="dxa"/>
          </w:tcPr>
          <w:p w14:paraId="258BAC14" w14:textId="6571A426" w:rsidR="00A86C9C" w:rsidRPr="00A86C9C" w:rsidRDefault="00A86C9C" w:rsidP="00A86C9C">
            <w:pPr>
              <w:spacing w:after="1"/>
              <w:rPr>
                <w:sz w:val="22"/>
                <w:szCs w:val="22"/>
              </w:rPr>
            </w:pPr>
            <w:r w:rsidRPr="00A86C9C">
              <w:rPr>
                <w:sz w:val="22"/>
                <w:szCs w:val="22"/>
              </w:rPr>
              <w:t xml:space="preserve">Transaction Activity code MOBILE_DEVICE_ACTIVITY </w:t>
            </w:r>
          </w:p>
        </w:tc>
        <w:tc>
          <w:tcPr>
            <w:tcW w:w="3060" w:type="dxa"/>
          </w:tcPr>
          <w:p w14:paraId="7CB45D9F" w14:textId="77777777" w:rsidR="00A86C9C" w:rsidRDefault="00A86C9C" w:rsidP="00A86C9C">
            <w:pPr>
              <w:spacing w:after="1"/>
              <w:rPr>
                <w:sz w:val="22"/>
                <w:szCs w:val="22"/>
              </w:rPr>
            </w:pPr>
            <w:r w:rsidRPr="00A86C9C">
              <w:rPr>
                <w:sz w:val="22"/>
                <w:szCs w:val="22"/>
              </w:rPr>
              <w:t>Is the transaction activity code in the MOBILE_DEVICE_</w:t>
            </w:r>
          </w:p>
          <w:p w14:paraId="7A5554BA" w14:textId="75FCC23C" w:rsidR="00A86C9C" w:rsidRPr="00A86C9C" w:rsidRDefault="00A86C9C" w:rsidP="00A86C9C">
            <w:pPr>
              <w:spacing w:after="1"/>
              <w:rPr>
                <w:sz w:val="22"/>
                <w:szCs w:val="22"/>
              </w:rPr>
            </w:pPr>
            <w:r w:rsidRPr="00A86C9C">
              <w:rPr>
                <w:sz w:val="22"/>
                <w:szCs w:val="22"/>
              </w:rPr>
              <w:t xml:space="preserve">ACTIVITY field?  </w:t>
            </w:r>
          </w:p>
        </w:tc>
        <w:tc>
          <w:tcPr>
            <w:tcW w:w="1255" w:type="dxa"/>
          </w:tcPr>
          <w:p w14:paraId="36A05F21" w14:textId="64278FE3" w:rsidR="00A86C9C" w:rsidRPr="00A86C9C" w:rsidRDefault="00A86C9C" w:rsidP="00A86C9C">
            <w:pPr>
              <w:spacing w:after="1"/>
              <w:rPr>
                <w:sz w:val="22"/>
                <w:szCs w:val="22"/>
              </w:rPr>
            </w:pPr>
            <w:r w:rsidRPr="00A86C9C">
              <w:rPr>
                <w:sz w:val="22"/>
                <w:szCs w:val="22"/>
              </w:rPr>
              <w:t xml:space="preserve">YES </w:t>
            </w:r>
          </w:p>
        </w:tc>
      </w:tr>
      <w:tr w:rsidR="00A86C9C" w14:paraId="69CB5FE9" w14:textId="77777777" w:rsidTr="00A86C9C">
        <w:tc>
          <w:tcPr>
            <w:tcW w:w="1080" w:type="dxa"/>
          </w:tcPr>
          <w:p w14:paraId="3D1B4BFC" w14:textId="3389CC20" w:rsidR="00A86C9C" w:rsidRPr="00A86C9C" w:rsidRDefault="00B658BA" w:rsidP="00A86C9C">
            <w:pPr>
              <w:spacing w:after="1"/>
              <w:rPr>
                <w:sz w:val="22"/>
                <w:szCs w:val="22"/>
              </w:rPr>
            </w:pPr>
            <w:r>
              <w:rPr>
                <w:sz w:val="22"/>
                <w:szCs w:val="22"/>
              </w:rPr>
              <w:t>5</w:t>
            </w:r>
          </w:p>
        </w:tc>
        <w:tc>
          <w:tcPr>
            <w:tcW w:w="3240" w:type="dxa"/>
          </w:tcPr>
          <w:p w14:paraId="5B3EDBC9" w14:textId="5CC7DD24" w:rsidR="00A86C9C" w:rsidRPr="00A86C9C" w:rsidRDefault="00A86C9C" w:rsidP="00A86C9C">
            <w:pPr>
              <w:spacing w:after="1"/>
              <w:rPr>
                <w:sz w:val="22"/>
                <w:szCs w:val="22"/>
              </w:rPr>
            </w:pPr>
            <w:r w:rsidRPr="00A86C9C">
              <w:rPr>
                <w:sz w:val="22"/>
                <w:szCs w:val="22"/>
              </w:rPr>
              <w:t xml:space="preserve">Transaction Error Code field </w:t>
            </w:r>
          </w:p>
        </w:tc>
        <w:tc>
          <w:tcPr>
            <w:tcW w:w="3060" w:type="dxa"/>
          </w:tcPr>
          <w:p w14:paraId="158294AD" w14:textId="7A7B9A92" w:rsidR="00A86C9C" w:rsidRPr="00A86C9C" w:rsidRDefault="00A86C9C" w:rsidP="00A86C9C">
            <w:pPr>
              <w:spacing w:after="1"/>
              <w:rPr>
                <w:sz w:val="22"/>
                <w:szCs w:val="22"/>
              </w:rPr>
            </w:pPr>
            <w:r w:rsidRPr="00A86C9C">
              <w:rPr>
                <w:sz w:val="22"/>
                <w:szCs w:val="22"/>
              </w:rPr>
              <w:t xml:space="preserve">Is the Transaction Error Code field blank? (equal to ‘’ empty string)  </w:t>
            </w:r>
          </w:p>
        </w:tc>
        <w:tc>
          <w:tcPr>
            <w:tcW w:w="1255" w:type="dxa"/>
          </w:tcPr>
          <w:p w14:paraId="4D8E5E7A" w14:textId="72E5D3D7" w:rsidR="00A86C9C" w:rsidRPr="00A86C9C" w:rsidRDefault="00A86C9C" w:rsidP="00A86C9C">
            <w:pPr>
              <w:spacing w:after="1"/>
              <w:rPr>
                <w:sz w:val="22"/>
                <w:szCs w:val="22"/>
              </w:rPr>
            </w:pPr>
            <w:r w:rsidRPr="00A86C9C">
              <w:rPr>
                <w:sz w:val="22"/>
                <w:szCs w:val="22"/>
              </w:rPr>
              <w:t xml:space="preserve">YES </w:t>
            </w:r>
          </w:p>
        </w:tc>
      </w:tr>
      <w:tr w:rsidR="00A86C9C" w14:paraId="330AB84E" w14:textId="77777777" w:rsidTr="00A86C9C">
        <w:tc>
          <w:tcPr>
            <w:tcW w:w="1080" w:type="dxa"/>
          </w:tcPr>
          <w:p w14:paraId="3A2B5592" w14:textId="4868ADAF" w:rsidR="00841569" w:rsidRPr="00A86C9C" w:rsidRDefault="00B658BA" w:rsidP="00070D33">
            <w:pPr>
              <w:spacing w:after="1"/>
              <w:rPr>
                <w:sz w:val="22"/>
                <w:szCs w:val="22"/>
              </w:rPr>
            </w:pPr>
            <w:r>
              <w:rPr>
                <w:sz w:val="22"/>
                <w:szCs w:val="22"/>
              </w:rPr>
              <w:t>6</w:t>
            </w:r>
          </w:p>
        </w:tc>
        <w:tc>
          <w:tcPr>
            <w:tcW w:w="3240" w:type="dxa"/>
          </w:tcPr>
          <w:p w14:paraId="68837871" w14:textId="77777777" w:rsidR="00841569" w:rsidRDefault="00A86C9C" w:rsidP="00070D33">
            <w:pPr>
              <w:spacing w:after="1"/>
              <w:rPr>
                <w:sz w:val="22"/>
                <w:szCs w:val="22"/>
              </w:rPr>
            </w:pPr>
            <w:r>
              <w:rPr>
                <w:sz w:val="22"/>
                <w:szCs w:val="22"/>
              </w:rPr>
              <w:t>Mobile Device ID:</w:t>
            </w:r>
            <w:r>
              <w:rPr>
                <w:sz w:val="22"/>
                <w:szCs w:val="22"/>
              </w:rPr>
              <w:br/>
              <w:t>(current trans)</w:t>
            </w:r>
          </w:p>
          <w:p w14:paraId="0D7557F6" w14:textId="77777777" w:rsidR="00A86C9C" w:rsidRDefault="00A86C9C" w:rsidP="00070D33">
            <w:pPr>
              <w:spacing w:after="1"/>
              <w:rPr>
                <w:sz w:val="22"/>
                <w:szCs w:val="22"/>
              </w:rPr>
            </w:pPr>
          </w:p>
          <w:p w14:paraId="647FE1B9" w14:textId="74B23D4B" w:rsidR="00A86C9C" w:rsidRDefault="00A86C9C" w:rsidP="00070D33">
            <w:pPr>
              <w:spacing w:after="1"/>
              <w:rPr>
                <w:sz w:val="22"/>
                <w:szCs w:val="22"/>
              </w:rPr>
            </w:pPr>
            <w:r>
              <w:rPr>
                <w:sz w:val="22"/>
                <w:szCs w:val="22"/>
              </w:rPr>
              <w:t>Historical Dat</w:t>
            </w:r>
            <w:r w:rsidR="00B15F74">
              <w:rPr>
                <w:sz w:val="22"/>
                <w:szCs w:val="22"/>
              </w:rPr>
              <w:t>a</w:t>
            </w:r>
            <w:r>
              <w:rPr>
                <w:sz w:val="22"/>
                <w:szCs w:val="22"/>
              </w:rPr>
              <w:t>:</w:t>
            </w:r>
          </w:p>
          <w:p w14:paraId="06702FA6" w14:textId="77777777" w:rsidR="00A86C9C" w:rsidRDefault="00A86C9C" w:rsidP="00070D33">
            <w:pPr>
              <w:spacing w:after="1"/>
              <w:rPr>
                <w:sz w:val="22"/>
                <w:szCs w:val="22"/>
              </w:rPr>
            </w:pPr>
            <w:r>
              <w:rPr>
                <w:sz w:val="22"/>
                <w:szCs w:val="22"/>
              </w:rPr>
              <w:t>Mobile Device ID</w:t>
            </w:r>
          </w:p>
          <w:p w14:paraId="7C1DA754" w14:textId="77777777" w:rsidR="00A86C9C" w:rsidRDefault="00A86C9C" w:rsidP="00070D33">
            <w:pPr>
              <w:spacing w:after="1"/>
              <w:rPr>
                <w:sz w:val="22"/>
                <w:szCs w:val="22"/>
              </w:rPr>
            </w:pPr>
          </w:p>
          <w:p w14:paraId="5960581B" w14:textId="77777777" w:rsidR="00A86C9C" w:rsidRDefault="00A86C9C" w:rsidP="00070D33">
            <w:pPr>
              <w:spacing w:after="1"/>
              <w:rPr>
                <w:sz w:val="22"/>
                <w:szCs w:val="22"/>
              </w:rPr>
            </w:pPr>
            <w:r>
              <w:rPr>
                <w:sz w:val="22"/>
                <w:szCs w:val="22"/>
              </w:rPr>
              <w:t>MOBILE_DEVICE_</w:t>
            </w:r>
          </w:p>
          <w:p w14:paraId="7445CAD5" w14:textId="77777777" w:rsidR="00A86C9C" w:rsidRDefault="00A86C9C" w:rsidP="00A86C9C">
            <w:pPr>
              <w:spacing w:after="1"/>
              <w:rPr>
                <w:sz w:val="22"/>
                <w:szCs w:val="22"/>
              </w:rPr>
            </w:pPr>
            <w:r>
              <w:rPr>
                <w:sz w:val="22"/>
                <w:szCs w:val="22"/>
              </w:rPr>
              <w:t>LOOKBACK_PERIOD</w:t>
            </w:r>
          </w:p>
          <w:p w14:paraId="2AD42F6E" w14:textId="77777777" w:rsidR="00A86C9C" w:rsidRDefault="00A86C9C" w:rsidP="00A86C9C">
            <w:pPr>
              <w:spacing w:after="1"/>
              <w:rPr>
                <w:sz w:val="22"/>
                <w:szCs w:val="22"/>
              </w:rPr>
            </w:pPr>
          </w:p>
          <w:p w14:paraId="2B7E9968" w14:textId="4CF3A0FD" w:rsidR="00A86C9C" w:rsidRPr="00A86C9C" w:rsidRDefault="00A86C9C" w:rsidP="00A86C9C">
            <w:pPr>
              <w:spacing w:after="1"/>
              <w:rPr>
                <w:sz w:val="22"/>
                <w:szCs w:val="22"/>
              </w:rPr>
            </w:pPr>
            <w:r>
              <w:rPr>
                <w:sz w:val="22"/>
                <w:szCs w:val="22"/>
              </w:rPr>
              <w:t>MOBILE_DEVICE_COUNTER</w:t>
            </w:r>
          </w:p>
        </w:tc>
        <w:tc>
          <w:tcPr>
            <w:tcW w:w="3060" w:type="dxa"/>
          </w:tcPr>
          <w:p w14:paraId="34A87DC0" w14:textId="77777777" w:rsidR="00841569" w:rsidRDefault="00B15F74" w:rsidP="00070D33">
            <w:pPr>
              <w:spacing w:after="1"/>
              <w:rPr>
                <w:sz w:val="22"/>
                <w:szCs w:val="22"/>
              </w:rPr>
            </w:pPr>
            <w:r>
              <w:rPr>
                <w:sz w:val="22"/>
                <w:szCs w:val="22"/>
              </w:rPr>
              <w:t>Is the court of all transactions</w:t>
            </w:r>
          </w:p>
          <w:p w14:paraId="29F7250C" w14:textId="7B6F7B5A" w:rsidR="00B15F74" w:rsidRDefault="00B15F74" w:rsidP="00B15F74">
            <w:pPr>
              <w:pStyle w:val="ListParagraph"/>
              <w:numPr>
                <w:ilvl w:val="0"/>
                <w:numId w:val="27"/>
              </w:numPr>
              <w:spacing w:after="1"/>
              <w:ind w:left="261" w:hanging="270"/>
              <w:rPr>
                <w:sz w:val="22"/>
                <w:szCs w:val="22"/>
              </w:rPr>
            </w:pPr>
            <w:r>
              <w:rPr>
                <w:sz w:val="22"/>
                <w:szCs w:val="22"/>
              </w:rPr>
              <w:t>With the same Mobile Device ID</w:t>
            </w:r>
          </w:p>
          <w:p w14:paraId="2823D1D4" w14:textId="77777777" w:rsidR="00B15F74" w:rsidRDefault="00B15F74" w:rsidP="00B15F74">
            <w:pPr>
              <w:pStyle w:val="ListParagraph"/>
              <w:numPr>
                <w:ilvl w:val="0"/>
                <w:numId w:val="27"/>
              </w:numPr>
              <w:spacing w:after="1"/>
              <w:ind w:left="261" w:hanging="270"/>
              <w:rPr>
                <w:sz w:val="22"/>
                <w:szCs w:val="22"/>
              </w:rPr>
            </w:pPr>
            <w:r>
              <w:rPr>
                <w:sz w:val="22"/>
                <w:szCs w:val="22"/>
              </w:rPr>
              <w:t>Within the past MOBILE_</w:t>
            </w:r>
            <w:r>
              <w:rPr>
                <w:sz w:val="22"/>
                <w:szCs w:val="22"/>
              </w:rPr>
              <w:br/>
              <w:t>DEVICE_LOOKBACK_</w:t>
            </w:r>
            <w:r>
              <w:rPr>
                <w:sz w:val="22"/>
                <w:szCs w:val="22"/>
              </w:rPr>
              <w:br/>
              <w:t>PERIOD days</w:t>
            </w:r>
          </w:p>
          <w:p w14:paraId="32CFFCAE" w14:textId="62CBBCE6" w:rsidR="00B15F74" w:rsidRPr="00B15F74" w:rsidRDefault="00B15F74" w:rsidP="00B15F74">
            <w:pPr>
              <w:pStyle w:val="ListParagraph"/>
              <w:numPr>
                <w:ilvl w:val="0"/>
                <w:numId w:val="27"/>
              </w:numPr>
              <w:spacing w:after="1"/>
              <w:ind w:left="261" w:hanging="270"/>
              <w:rPr>
                <w:sz w:val="22"/>
                <w:szCs w:val="22"/>
              </w:rPr>
            </w:pPr>
            <w:r>
              <w:rPr>
                <w:sz w:val="22"/>
                <w:szCs w:val="22"/>
              </w:rPr>
              <w:t>More than the MOBILE_</w:t>
            </w:r>
            <w:r>
              <w:rPr>
                <w:sz w:val="22"/>
                <w:szCs w:val="22"/>
              </w:rPr>
              <w:br/>
              <w:t>DEVICE_COUNTER?</w:t>
            </w:r>
          </w:p>
        </w:tc>
        <w:tc>
          <w:tcPr>
            <w:tcW w:w="1255" w:type="dxa"/>
          </w:tcPr>
          <w:p w14:paraId="701D6724" w14:textId="4338DD2B" w:rsidR="00841569" w:rsidRPr="00A86C9C" w:rsidRDefault="00B15F74" w:rsidP="00070D33">
            <w:pPr>
              <w:spacing w:after="1"/>
              <w:rPr>
                <w:sz w:val="22"/>
                <w:szCs w:val="22"/>
              </w:rPr>
            </w:pPr>
            <w:r>
              <w:rPr>
                <w:sz w:val="22"/>
                <w:szCs w:val="22"/>
              </w:rPr>
              <w:t>YES</w:t>
            </w:r>
          </w:p>
        </w:tc>
      </w:tr>
      <w:tr w:rsidR="00A86C9C" w14:paraId="6F10DCF7" w14:textId="77777777" w:rsidTr="00A86C9C">
        <w:tc>
          <w:tcPr>
            <w:tcW w:w="1080" w:type="dxa"/>
          </w:tcPr>
          <w:p w14:paraId="3D4D554A" w14:textId="72DBE60B" w:rsidR="00841569" w:rsidRPr="00A86C9C" w:rsidRDefault="00B658BA" w:rsidP="00070D33">
            <w:pPr>
              <w:spacing w:after="1"/>
              <w:rPr>
                <w:sz w:val="22"/>
                <w:szCs w:val="22"/>
              </w:rPr>
            </w:pPr>
            <w:r>
              <w:rPr>
                <w:sz w:val="22"/>
                <w:szCs w:val="22"/>
              </w:rPr>
              <w:t>7</w:t>
            </w:r>
          </w:p>
        </w:tc>
        <w:tc>
          <w:tcPr>
            <w:tcW w:w="3240" w:type="dxa"/>
          </w:tcPr>
          <w:p w14:paraId="38A4FB04" w14:textId="5740E0D4" w:rsidR="00841569" w:rsidRDefault="00040F82" w:rsidP="00070D33">
            <w:pPr>
              <w:spacing w:after="1"/>
              <w:rPr>
                <w:sz w:val="22"/>
                <w:szCs w:val="22"/>
              </w:rPr>
            </w:pPr>
            <w:r>
              <w:rPr>
                <w:sz w:val="22"/>
                <w:szCs w:val="22"/>
              </w:rPr>
              <w:t>Customer</w:t>
            </w:r>
            <w:r w:rsidR="00B15F74">
              <w:rPr>
                <w:sz w:val="22"/>
                <w:szCs w:val="22"/>
              </w:rPr>
              <w:t xml:space="preserve"> historical data:</w:t>
            </w:r>
          </w:p>
          <w:p w14:paraId="74B26562" w14:textId="77777777" w:rsidR="00B15F74" w:rsidRDefault="00B15F74" w:rsidP="00B15F74">
            <w:pPr>
              <w:spacing w:after="1"/>
              <w:rPr>
                <w:sz w:val="22"/>
                <w:szCs w:val="22"/>
              </w:rPr>
            </w:pPr>
            <w:r>
              <w:rPr>
                <w:sz w:val="22"/>
                <w:szCs w:val="22"/>
              </w:rPr>
              <w:t>Event history MOBILE_DEVICE</w:t>
            </w:r>
          </w:p>
          <w:p w14:paraId="5ACDC043" w14:textId="7AE84F1E" w:rsidR="00B15F74" w:rsidRPr="00A86C9C" w:rsidRDefault="00B15F74" w:rsidP="00B15F74">
            <w:pPr>
              <w:spacing w:after="1"/>
              <w:rPr>
                <w:sz w:val="22"/>
                <w:szCs w:val="22"/>
              </w:rPr>
            </w:pPr>
            <w:r>
              <w:rPr>
                <w:sz w:val="22"/>
                <w:szCs w:val="22"/>
              </w:rPr>
              <w:t>_LOOKBACK_PERIOD2</w:t>
            </w:r>
          </w:p>
        </w:tc>
        <w:tc>
          <w:tcPr>
            <w:tcW w:w="3060" w:type="dxa"/>
          </w:tcPr>
          <w:p w14:paraId="7C7E74FB" w14:textId="22A817E7" w:rsidR="00B15F74" w:rsidRDefault="00B15F74" w:rsidP="00070D33">
            <w:pPr>
              <w:spacing w:after="1"/>
              <w:rPr>
                <w:sz w:val="22"/>
                <w:szCs w:val="22"/>
              </w:rPr>
            </w:pPr>
            <w:r>
              <w:rPr>
                <w:sz w:val="22"/>
                <w:szCs w:val="22"/>
              </w:rPr>
              <w:t xml:space="preserve">Was an event generated and closed for this </w:t>
            </w:r>
            <w:r w:rsidR="00040F82">
              <w:rPr>
                <w:sz w:val="22"/>
                <w:szCs w:val="22"/>
              </w:rPr>
              <w:t>customer</w:t>
            </w:r>
            <w:r>
              <w:rPr>
                <w:sz w:val="22"/>
                <w:szCs w:val="22"/>
              </w:rPr>
              <w:t xml:space="preserve"> within the past MOBILE_DEVICE_</w:t>
            </w:r>
          </w:p>
          <w:p w14:paraId="2255B604" w14:textId="0D9FE879" w:rsidR="00841569" w:rsidRPr="00A86C9C" w:rsidRDefault="00B15F74" w:rsidP="00070D33">
            <w:pPr>
              <w:spacing w:after="1"/>
              <w:rPr>
                <w:sz w:val="22"/>
                <w:szCs w:val="22"/>
              </w:rPr>
            </w:pPr>
            <w:r>
              <w:rPr>
                <w:sz w:val="22"/>
                <w:szCs w:val="22"/>
              </w:rPr>
              <w:t>LOOKBACK_PERIOD2 from this current transaction?</w:t>
            </w:r>
          </w:p>
        </w:tc>
        <w:tc>
          <w:tcPr>
            <w:tcW w:w="1255" w:type="dxa"/>
          </w:tcPr>
          <w:p w14:paraId="4D346B9A" w14:textId="102F992D" w:rsidR="00841569" w:rsidRPr="00A86C9C" w:rsidRDefault="00B15F74" w:rsidP="00070D33">
            <w:pPr>
              <w:spacing w:after="1"/>
              <w:rPr>
                <w:sz w:val="22"/>
                <w:szCs w:val="22"/>
              </w:rPr>
            </w:pPr>
            <w:r>
              <w:rPr>
                <w:sz w:val="22"/>
                <w:szCs w:val="22"/>
              </w:rPr>
              <w:t>NO</w:t>
            </w:r>
          </w:p>
        </w:tc>
      </w:tr>
      <w:tr w:rsidR="00B15F74" w14:paraId="4B12A52C" w14:textId="77777777" w:rsidTr="002C0BEF">
        <w:tc>
          <w:tcPr>
            <w:tcW w:w="1080" w:type="dxa"/>
          </w:tcPr>
          <w:p w14:paraId="74F9F0C1" w14:textId="79151B2B" w:rsidR="00B15F74" w:rsidRPr="00A86C9C" w:rsidRDefault="00B658BA" w:rsidP="00070D33">
            <w:pPr>
              <w:spacing w:after="1"/>
              <w:rPr>
                <w:sz w:val="22"/>
                <w:szCs w:val="22"/>
              </w:rPr>
            </w:pPr>
            <w:r>
              <w:rPr>
                <w:sz w:val="22"/>
                <w:szCs w:val="22"/>
              </w:rPr>
              <w:t>8</w:t>
            </w:r>
            <w:r w:rsidR="00B15F74" w:rsidRPr="00A86C9C">
              <w:rPr>
                <w:sz w:val="22"/>
                <w:szCs w:val="22"/>
              </w:rPr>
              <w:t xml:space="preserve"> (Action Step)</w:t>
            </w:r>
          </w:p>
        </w:tc>
        <w:tc>
          <w:tcPr>
            <w:tcW w:w="6300" w:type="dxa"/>
            <w:gridSpan w:val="2"/>
          </w:tcPr>
          <w:p w14:paraId="2A2ADDEE" w14:textId="77777777" w:rsidR="00B15F74" w:rsidRDefault="00B15F74" w:rsidP="00070D33">
            <w:pPr>
              <w:pStyle w:val="ListParagraph"/>
              <w:numPr>
                <w:ilvl w:val="0"/>
                <w:numId w:val="26"/>
              </w:numPr>
              <w:spacing w:after="1"/>
              <w:ind w:left="252" w:hanging="270"/>
              <w:rPr>
                <w:sz w:val="22"/>
                <w:szCs w:val="22"/>
              </w:rPr>
            </w:pPr>
            <w:r>
              <w:rPr>
                <w:sz w:val="22"/>
                <w:szCs w:val="22"/>
              </w:rPr>
              <w:t>Approve Transaction</w:t>
            </w:r>
          </w:p>
          <w:p w14:paraId="1F92AF24" w14:textId="2F78037F" w:rsidR="00B15F74" w:rsidRPr="00B15F74" w:rsidRDefault="00B15F74" w:rsidP="00070D33">
            <w:pPr>
              <w:pStyle w:val="ListParagraph"/>
              <w:numPr>
                <w:ilvl w:val="0"/>
                <w:numId w:val="26"/>
              </w:numPr>
              <w:spacing w:after="1"/>
              <w:ind w:left="252" w:hanging="270"/>
              <w:rPr>
                <w:sz w:val="22"/>
                <w:szCs w:val="22"/>
              </w:rPr>
            </w:pPr>
            <w:r w:rsidRPr="00B15F74">
              <w:rPr>
                <w:sz w:val="22"/>
                <w:szCs w:val="22"/>
              </w:rPr>
              <w:t>Generate Event with score of 100</w:t>
            </w:r>
          </w:p>
        </w:tc>
        <w:tc>
          <w:tcPr>
            <w:tcW w:w="1255" w:type="dxa"/>
          </w:tcPr>
          <w:p w14:paraId="5955C926" w14:textId="77777777" w:rsidR="00B15F74" w:rsidRPr="00A86C9C" w:rsidRDefault="00B15F74" w:rsidP="00070D33">
            <w:pPr>
              <w:spacing w:after="1"/>
              <w:rPr>
                <w:sz w:val="22"/>
                <w:szCs w:val="22"/>
              </w:rPr>
            </w:pPr>
          </w:p>
        </w:tc>
      </w:tr>
    </w:tbl>
    <w:p w14:paraId="6D72D738" w14:textId="77777777" w:rsidR="00841569" w:rsidRDefault="00841569" w:rsidP="00070D33">
      <w:pPr>
        <w:spacing w:after="1"/>
        <w:ind w:left="-5"/>
      </w:pPr>
    </w:p>
    <w:p w14:paraId="655F7DE5" w14:textId="77777777" w:rsidR="00D22C01" w:rsidRPr="00D22C01" w:rsidRDefault="00D22C01" w:rsidP="00D22C01"/>
    <w:p w14:paraId="5AB952A0" w14:textId="145FE7EA" w:rsidR="00D22C01" w:rsidRDefault="00D22C01" w:rsidP="00D22C01">
      <w:pPr>
        <w:pStyle w:val="Heading5"/>
      </w:pPr>
      <w:r>
        <w:t>Rule Control Table</w:t>
      </w:r>
    </w:p>
    <w:p w14:paraId="73613C05" w14:textId="1F07E0AA" w:rsidR="00D22C01" w:rsidRPr="001479DA" w:rsidRDefault="00D22C01" w:rsidP="001479DA">
      <w:pPr>
        <w:spacing w:after="160" w:line="256" w:lineRule="auto"/>
        <w:rPr>
          <w:rFonts w:asciiTheme="minorHAnsi" w:hAnsiTheme="minorHAnsi"/>
          <w:sz w:val="22"/>
        </w:rPr>
      </w:pPr>
      <w:r>
        <w:t xml:space="preserve">The functionality of the rule addition is controlled by a data table: </w:t>
      </w:r>
    </w:p>
    <w:tbl>
      <w:tblPr>
        <w:tblStyle w:val="TableGrid"/>
        <w:tblW w:w="0" w:type="auto"/>
        <w:tblLook w:val="04A0" w:firstRow="1" w:lastRow="0" w:firstColumn="1" w:lastColumn="0" w:noHBand="0" w:noVBand="1"/>
      </w:tblPr>
      <w:tblGrid>
        <w:gridCol w:w="3154"/>
        <w:gridCol w:w="2394"/>
        <w:gridCol w:w="3082"/>
      </w:tblGrid>
      <w:tr w:rsidR="00D22C01" w14:paraId="09E6FDA1" w14:textId="77777777" w:rsidTr="00B15F74">
        <w:trPr>
          <w:trHeight w:val="300"/>
        </w:trPr>
        <w:tc>
          <w:tcPr>
            <w:tcW w:w="3950"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74486FFE" w14:textId="77777777" w:rsidR="00D22C01" w:rsidRPr="00B15F74" w:rsidRDefault="00D22C01">
            <w:pPr>
              <w:spacing w:line="240" w:lineRule="auto"/>
              <w:rPr>
                <w:color w:val="FFFFFF" w:themeColor="background1"/>
              </w:rPr>
            </w:pPr>
            <w:r w:rsidRPr="00B15F74">
              <w:rPr>
                <w:color w:val="FFFFFF" w:themeColor="background1"/>
              </w:rPr>
              <w:t>Parameter (value type)</w:t>
            </w:r>
          </w:p>
        </w:tc>
        <w:tc>
          <w:tcPr>
            <w:tcW w:w="2983"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19FD5DEF" w14:textId="77777777" w:rsidR="00D22C01" w:rsidRPr="00B15F74" w:rsidRDefault="00D22C01">
            <w:pPr>
              <w:spacing w:line="240" w:lineRule="auto"/>
              <w:rPr>
                <w:color w:val="FFFFFF" w:themeColor="background1"/>
              </w:rPr>
            </w:pPr>
            <w:r w:rsidRPr="00B15F74">
              <w:rPr>
                <w:color w:val="FFFFFF" w:themeColor="background1"/>
              </w:rPr>
              <w:t>Values</w:t>
            </w:r>
          </w:p>
        </w:tc>
        <w:tc>
          <w:tcPr>
            <w:tcW w:w="38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28095AA4" w14:textId="77777777" w:rsidR="00D22C01" w:rsidRPr="00B15F74" w:rsidRDefault="00D22C01">
            <w:pPr>
              <w:spacing w:line="240" w:lineRule="auto"/>
              <w:rPr>
                <w:color w:val="FFFFFF" w:themeColor="background1"/>
              </w:rPr>
            </w:pPr>
            <w:r w:rsidRPr="00B15F74">
              <w:rPr>
                <w:color w:val="FFFFFF" w:themeColor="background1"/>
              </w:rPr>
              <w:t>Definition</w:t>
            </w:r>
          </w:p>
        </w:tc>
      </w:tr>
      <w:tr w:rsidR="00D22C01" w14:paraId="31335661"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7D9CB7DE" w14:textId="77777777" w:rsidR="00D22C01" w:rsidRDefault="00D22C01">
            <w:pPr>
              <w:spacing w:line="240" w:lineRule="auto"/>
            </w:pPr>
            <w:r>
              <w:t>Mobile_Device_Onboard: string</w:t>
            </w:r>
          </w:p>
        </w:tc>
        <w:tc>
          <w:tcPr>
            <w:tcW w:w="2983" w:type="dxa"/>
            <w:tcBorders>
              <w:top w:val="single" w:sz="4" w:space="0" w:color="auto"/>
              <w:left w:val="single" w:sz="4" w:space="0" w:color="auto"/>
              <w:bottom w:val="single" w:sz="4" w:space="0" w:color="auto"/>
              <w:right w:val="single" w:sz="4" w:space="0" w:color="auto"/>
            </w:tcBorders>
            <w:noWrap/>
            <w:hideMark/>
          </w:tcPr>
          <w:p w14:paraId="0046AA33" w14:textId="2440C84D" w:rsidR="00D22C01" w:rsidRPr="00FC0832" w:rsidRDefault="0070713F" w:rsidP="00BD336F">
            <w:pPr>
              <w:spacing w:line="240" w:lineRule="auto"/>
              <w:rPr>
                <w:highlight w:val="yellow"/>
              </w:rPr>
            </w:pPr>
            <w:r>
              <w:rPr>
                <w:highlight w:val="cyan"/>
              </w:rPr>
              <w:t xml:space="preserve"> N/A – all branche</w:t>
            </w:r>
            <w:r w:rsidR="00274B8E">
              <w:rPr>
                <w:highlight w:val="cyan"/>
              </w:rPr>
              <w:t>s</w:t>
            </w:r>
            <w:r>
              <w:rPr>
                <w:highlight w:val="cyan"/>
              </w:rPr>
              <w:t xml:space="preserve"> to be captured </w:t>
            </w:r>
          </w:p>
        </w:tc>
        <w:tc>
          <w:tcPr>
            <w:tcW w:w="3857" w:type="dxa"/>
            <w:tcBorders>
              <w:top w:val="single" w:sz="4" w:space="0" w:color="auto"/>
              <w:left w:val="single" w:sz="4" w:space="0" w:color="auto"/>
              <w:bottom w:val="single" w:sz="4" w:space="0" w:color="auto"/>
              <w:right w:val="single" w:sz="4" w:space="0" w:color="auto"/>
            </w:tcBorders>
            <w:noWrap/>
            <w:hideMark/>
          </w:tcPr>
          <w:p w14:paraId="31FC2565" w14:textId="7CB1490B" w:rsidR="00D22C01" w:rsidRDefault="00D22C01">
            <w:pPr>
              <w:spacing w:line="240" w:lineRule="auto"/>
            </w:pPr>
            <w:r>
              <w:t xml:space="preserve">Branch identification for </w:t>
            </w:r>
            <w:r w:rsidR="00040F82">
              <w:t>customer</w:t>
            </w:r>
            <w:r>
              <w:t>s who are on boarded online</w:t>
            </w:r>
          </w:p>
        </w:tc>
      </w:tr>
      <w:tr w:rsidR="00D22C01" w14:paraId="2A7AA4A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1985A26E" w14:textId="77777777" w:rsidR="00D22C01" w:rsidRDefault="00D22C01">
            <w:pPr>
              <w:spacing w:line="240" w:lineRule="auto"/>
            </w:pPr>
            <w:r>
              <w:t>Mobile_Device_Lookback_Period: Integer</w:t>
            </w:r>
          </w:p>
        </w:tc>
        <w:tc>
          <w:tcPr>
            <w:tcW w:w="2983" w:type="dxa"/>
            <w:tcBorders>
              <w:top w:val="single" w:sz="4" w:space="0" w:color="auto"/>
              <w:left w:val="single" w:sz="4" w:space="0" w:color="auto"/>
              <w:bottom w:val="single" w:sz="4" w:space="0" w:color="auto"/>
              <w:right w:val="single" w:sz="4" w:space="0" w:color="auto"/>
            </w:tcBorders>
            <w:noWrap/>
            <w:hideMark/>
          </w:tcPr>
          <w:p w14:paraId="36B50B9C" w14:textId="77777777" w:rsidR="00D22C01" w:rsidRDefault="00D22C01">
            <w:pPr>
              <w:spacing w:line="240" w:lineRule="auto"/>
            </w:pPr>
            <w:r>
              <w:t>90</w:t>
            </w:r>
          </w:p>
        </w:tc>
        <w:tc>
          <w:tcPr>
            <w:tcW w:w="3857" w:type="dxa"/>
            <w:tcBorders>
              <w:top w:val="single" w:sz="4" w:space="0" w:color="auto"/>
              <w:left w:val="single" w:sz="4" w:space="0" w:color="auto"/>
              <w:bottom w:val="single" w:sz="4" w:space="0" w:color="auto"/>
              <w:right w:val="single" w:sz="4" w:space="0" w:color="auto"/>
            </w:tcBorders>
            <w:noWrap/>
            <w:hideMark/>
          </w:tcPr>
          <w:p w14:paraId="5A8B3B9C" w14:textId="5F0ABF4A" w:rsidR="00D22C01" w:rsidRDefault="00D22C01">
            <w:pPr>
              <w:spacing w:line="240" w:lineRule="auto"/>
            </w:pPr>
            <w:r>
              <w:t xml:space="preserve">Lookback Period for the Unique </w:t>
            </w:r>
            <w:r w:rsidR="00040F82">
              <w:t>customer</w:t>
            </w:r>
            <w:r>
              <w:t xml:space="preserve"> used by this Mobile Device, in days</w:t>
            </w:r>
          </w:p>
        </w:tc>
      </w:tr>
      <w:tr w:rsidR="00D22C01" w14:paraId="33B5B8AA"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E0B00AB" w14:textId="77777777" w:rsidR="00D22C01" w:rsidRDefault="00D22C01">
            <w:pPr>
              <w:spacing w:line="240" w:lineRule="auto"/>
            </w:pPr>
            <w:r>
              <w:t>Mobile_Device_Counter: Integer</w:t>
            </w:r>
          </w:p>
        </w:tc>
        <w:tc>
          <w:tcPr>
            <w:tcW w:w="2983" w:type="dxa"/>
            <w:tcBorders>
              <w:top w:val="single" w:sz="4" w:space="0" w:color="auto"/>
              <w:left w:val="single" w:sz="4" w:space="0" w:color="auto"/>
              <w:bottom w:val="single" w:sz="4" w:space="0" w:color="auto"/>
              <w:right w:val="single" w:sz="4" w:space="0" w:color="auto"/>
            </w:tcBorders>
            <w:noWrap/>
            <w:hideMark/>
          </w:tcPr>
          <w:p w14:paraId="472578D6" w14:textId="77777777" w:rsidR="00D22C01" w:rsidRDefault="00D22C01">
            <w:pPr>
              <w:spacing w:line="240" w:lineRule="auto"/>
            </w:pPr>
            <w:r>
              <w:t>2</w:t>
            </w:r>
          </w:p>
        </w:tc>
        <w:tc>
          <w:tcPr>
            <w:tcW w:w="3857" w:type="dxa"/>
            <w:tcBorders>
              <w:top w:val="single" w:sz="4" w:space="0" w:color="auto"/>
              <w:left w:val="single" w:sz="4" w:space="0" w:color="auto"/>
              <w:bottom w:val="single" w:sz="4" w:space="0" w:color="auto"/>
              <w:right w:val="single" w:sz="4" w:space="0" w:color="auto"/>
            </w:tcBorders>
            <w:noWrap/>
            <w:hideMark/>
          </w:tcPr>
          <w:p w14:paraId="039985FC" w14:textId="0F6697F6" w:rsidR="00D22C01" w:rsidRDefault="00D22C01">
            <w:pPr>
              <w:spacing w:line="240" w:lineRule="auto"/>
            </w:pPr>
            <w:r>
              <w:t xml:space="preserve">Counter for UNIQUE </w:t>
            </w:r>
            <w:r w:rsidR="00040F82">
              <w:t>Customer</w:t>
            </w:r>
            <w:r>
              <w:t>s used by this mobile device</w:t>
            </w:r>
          </w:p>
        </w:tc>
      </w:tr>
      <w:tr w:rsidR="00D22C01" w14:paraId="402A8EF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5D7A1A5D" w14:textId="77777777" w:rsidR="00D22C01" w:rsidRDefault="00D22C01">
            <w:pPr>
              <w:spacing w:line="240" w:lineRule="auto"/>
            </w:pPr>
            <w:r>
              <w:t>Mobile_Device_Activity: Integer</w:t>
            </w:r>
          </w:p>
        </w:tc>
        <w:tc>
          <w:tcPr>
            <w:tcW w:w="2983" w:type="dxa"/>
            <w:tcBorders>
              <w:top w:val="single" w:sz="4" w:space="0" w:color="auto"/>
              <w:left w:val="single" w:sz="4" w:space="0" w:color="auto"/>
              <w:bottom w:val="single" w:sz="4" w:space="0" w:color="auto"/>
              <w:right w:val="single" w:sz="4" w:space="0" w:color="auto"/>
            </w:tcBorders>
            <w:noWrap/>
            <w:hideMark/>
          </w:tcPr>
          <w:p w14:paraId="30523C00" w14:textId="19E2DE48" w:rsidR="00D22C01" w:rsidRPr="009213F9" w:rsidRDefault="009213F9">
            <w:pPr>
              <w:spacing w:line="240" w:lineRule="auto"/>
            </w:pPr>
            <w:r w:rsidRPr="004C0546">
              <w:rPr>
                <w:highlight w:val="green"/>
              </w:rPr>
              <w:t>All activity Codes</w:t>
            </w:r>
          </w:p>
        </w:tc>
        <w:tc>
          <w:tcPr>
            <w:tcW w:w="3857" w:type="dxa"/>
            <w:tcBorders>
              <w:top w:val="single" w:sz="4" w:space="0" w:color="auto"/>
              <w:left w:val="single" w:sz="4" w:space="0" w:color="auto"/>
              <w:bottom w:val="single" w:sz="4" w:space="0" w:color="auto"/>
              <w:right w:val="single" w:sz="4" w:space="0" w:color="auto"/>
            </w:tcBorders>
            <w:noWrap/>
            <w:hideMark/>
          </w:tcPr>
          <w:p w14:paraId="5DD49A26" w14:textId="77777777" w:rsidR="00D22C01" w:rsidRDefault="00D22C01">
            <w:pPr>
              <w:spacing w:line="240" w:lineRule="auto"/>
            </w:pPr>
            <w:r>
              <w:t>List of Activity codes for rule to consider</w:t>
            </w:r>
          </w:p>
        </w:tc>
      </w:tr>
      <w:tr w:rsidR="00D22C01" w14:paraId="15D49BA5"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BBAF6BD" w14:textId="77777777" w:rsidR="00D22C01" w:rsidRDefault="00D22C01">
            <w:pPr>
              <w:spacing w:line="240" w:lineRule="auto"/>
            </w:pPr>
            <w:r>
              <w:t>Mobile_Device_Lookback_Period2: Integer</w:t>
            </w:r>
          </w:p>
        </w:tc>
        <w:tc>
          <w:tcPr>
            <w:tcW w:w="2983" w:type="dxa"/>
            <w:tcBorders>
              <w:top w:val="single" w:sz="4" w:space="0" w:color="auto"/>
              <w:left w:val="single" w:sz="4" w:space="0" w:color="auto"/>
              <w:bottom w:val="single" w:sz="4" w:space="0" w:color="auto"/>
              <w:right w:val="single" w:sz="4" w:space="0" w:color="auto"/>
            </w:tcBorders>
            <w:noWrap/>
            <w:hideMark/>
          </w:tcPr>
          <w:p w14:paraId="0E98912C" w14:textId="77777777" w:rsidR="00D22C01" w:rsidRDefault="00D22C01">
            <w:pPr>
              <w:spacing w:line="240" w:lineRule="auto"/>
            </w:pPr>
            <w:r>
              <w:t>14</w:t>
            </w:r>
          </w:p>
        </w:tc>
        <w:tc>
          <w:tcPr>
            <w:tcW w:w="3857" w:type="dxa"/>
            <w:tcBorders>
              <w:top w:val="single" w:sz="4" w:space="0" w:color="auto"/>
              <w:left w:val="single" w:sz="4" w:space="0" w:color="auto"/>
              <w:bottom w:val="single" w:sz="4" w:space="0" w:color="auto"/>
              <w:right w:val="single" w:sz="4" w:space="0" w:color="auto"/>
            </w:tcBorders>
            <w:noWrap/>
            <w:hideMark/>
          </w:tcPr>
          <w:p w14:paraId="0E05F6AA" w14:textId="55CCACAF" w:rsidR="00D22C01" w:rsidRDefault="00D22C01">
            <w:pPr>
              <w:spacing w:line="240" w:lineRule="auto"/>
            </w:pPr>
            <w:r>
              <w:t xml:space="preserve">Lookback period for closed events for this </w:t>
            </w:r>
            <w:r w:rsidR="00040F82">
              <w:t>customer</w:t>
            </w:r>
            <w:r>
              <w:t>, in days</w:t>
            </w:r>
          </w:p>
        </w:tc>
      </w:tr>
    </w:tbl>
    <w:p w14:paraId="3E50AA2A" w14:textId="77777777" w:rsidR="00D22C01" w:rsidRPr="00D22C01" w:rsidRDefault="00D22C01" w:rsidP="00D22C01"/>
    <w:p w14:paraId="1C3D0D4D" w14:textId="79ADD468" w:rsidR="00933C7E" w:rsidRDefault="00933C7E" w:rsidP="00933C7E"/>
    <w:p w14:paraId="3DA0EB12" w14:textId="34513C65" w:rsidR="00B658BA" w:rsidRDefault="00B658BA" w:rsidP="00B658BA">
      <w:pPr>
        <w:pStyle w:val="Heading5"/>
      </w:pPr>
      <w:r>
        <w:t>T_REF_ORT021IPADDRESS Table</w:t>
      </w:r>
    </w:p>
    <w:p w14:paraId="3962DD8F" w14:textId="05E9B403" w:rsidR="00B658BA" w:rsidRDefault="00B658BA" w:rsidP="00B658BA">
      <w:r>
        <w:t>There will also be a table created called T_REF_ORT021IPADDRESS to assist in the determination if the IP address of the transaction is a listed IP.  Below is the table structure for T_REF_ORT021IPADDRESS.</w:t>
      </w:r>
    </w:p>
    <w:p w14:paraId="20DA97D5" w14:textId="77777777" w:rsidR="00B658BA" w:rsidRDefault="00B658BA" w:rsidP="00B658BA"/>
    <w:tbl>
      <w:tblPr>
        <w:tblStyle w:val="TableGrid"/>
        <w:tblW w:w="0" w:type="auto"/>
        <w:tblLook w:val="04A0" w:firstRow="1" w:lastRow="0" w:firstColumn="1" w:lastColumn="0" w:noHBand="0" w:noVBand="1"/>
      </w:tblPr>
      <w:tblGrid>
        <w:gridCol w:w="2910"/>
        <w:gridCol w:w="2862"/>
        <w:gridCol w:w="2858"/>
      </w:tblGrid>
      <w:tr w:rsidR="00B658BA" w14:paraId="74E63F32" w14:textId="77777777" w:rsidTr="00C6236D">
        <w:tc>
          <w:tcPr>
            <w:tcW w:w="8856" w:type="dxa"/>
            <w:gridSpan w:val="3"/>
          </w:tcPr>
          <w:p w14:paraId="7CFF9AE5" w14:textId="313CD9C5" w:rsidR="00B658BA" w:rsidRPr="00345D19" w:rsidRDefault="00B658BA" w:rsidP="00C6236D">
            <w:pPr>
              <w:rPr>
                <w:rFonts w:cs="Times"/>
                <w:sz w:val="22"/>
                <w:szCs w:val="22"/>
              </w:rPr>
            </w:pPr>
            <w:r>
              <w:rPr>
                <w:rFonts w:cs="Times"/>
                <w:sz w:val="22"/>
                <w:szCs w:val="22"/>
              </w:rPr>
              <w:lastRenderedPageBreak/>
              <w:t>T_REF_ORT021IPADRRESS</w:t>
            </w:r>
          </w:p>
        </w:tc>
      </w:tr>
      <w:tr w:rsidR="00B658BA" w:rsidRPr="00F33467" w14:paraId="4AF29496" w14:textId="77777777" w:rsidTr="00C6236D">
        <w:tc>
          <w:tcPr>
            <w:tcW w:w="2952" w:type="dxa"/>
            <w:shd w:val="clear" w:color="auto" w:fill="000000" w:themeFill="text1"/>
          </w:tcPr>
          <w:p w14:paraId="401352AE"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4057BE3E"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012A32FC"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Length</w:t>
            </w:r>
          </w:p>
        </w:tc>
      </w:tr>
      <w:tr w:rsidR="00B658BA" w14:paraId="3EBCD09D" w14:textId="77777777" w:rsidTr="00C6236D">
        <w:tc>
          <w:tcPr>
            <w:tcW w:w="2952" w:type="dxa"/>
          </w:tcPr>
          <w:p w14:paraId="573B0A52" w14:textId="77777777" w:rsidR="00B658BA" w:rsidRPr="00345D19" w:rsidRDefault="00B658BA" w:rsidP="00C6236D">
            <w:pPr>
              <w:rPr>
                <w:rFonts w:cs="Times"/>
                <w:sz w:val="22"/>
                <w:szCs w:val="22"/>
              </w:rPr>
            </w:pPr>
            <w:r w:rsidRPr="00345D19">
              <w:rPr>
                <w:rFonts w:cs="Times"/>
                <w:sz w:val="22"/>
                <w:szCs w:val="22"/>
              </w:rPr>
              <w:t>IP_Address</w:t>
            </w:r>
          </w:p>
        </w:tc>
        <w:tc>
          <w:tcPr>
            <w:tcW w:w="2952" w:type="dxa"/>
          </w:tcPr>
          <w:p w14:paraId="0F07CA34" w14:textId="77777777" w:rsidR="00B658BA" w:rsidRPr="00345D19" w:rsidRDefault="00B658BA" w:rsidP="00C6236D">
            <w:pPr>
              <w:rPr>
                <w:rFonts w:cs="Times"/>
                <w:sz w:val="22"/>
                <w:szCs w:val="22"/>
              </w:rPr>
            </w:pPr>
            <w:r w:rsidRPr="00345D19">
              <w:rPr>
                <w:rFonts w:cs="Times"/>
                <w:sz w:val="22"/>
                <w:szCs w:val="22"/>
              </w:rPr>
              <w:t>Varchar</w:t>
            </w:r>
          </w:p>
        </w:tc>
        <w:tc>
          <w:tcPr>
            <w:tcW w:w="2952" w:type="dxa"/>
          </w:tcPr>
          <w:p w14:paraId="38E4DB46" w14:textId="77777777" w:rsidR="00B658BA" w:rsidRPr="00345D19" w:rsidRDefault="00B658BA" w:rsidP="00C6236D">
            <w:pPr>
              <w:rPr>
                <w:rFonts w:cs="Times"/>
                <w:sz w:val="22"/>
                <w:szCs w:val="22"/>
              </w:rPr>
            </w:pPr>
            <w:r w:rsidRPr="00345D19">
              <w:rPr>
                <w:rFonts w:cs="Times"/>
                <w:sz w:val="22"/>
                <w:szCs w:val="22"/>
              </w:rPr>
              <w:t>50</w:t>
            </w:r>
          </w:p>
        </w:tc>
      </w:tr>
      <w:tr w:rsidR="00B658BA" w14:paraId="40BEEE64" w14:textId="77777777" w:rsidTr="00C6236D">
        <w:tc>
          <w:tcPr>
            <w:tcW w:w="2952" w:type="dxa"/>
          </w:tcPr>
          <w:p w14:paraId="6C9BFC1C" w14:textId="77777777" w:rsidR="00B658BA" w:rsidRPr="00345D19" w:rsidRDefault="00B658BA" w:rsidP="00C6236D">
            <w:pPr>
              <w:rPr>
                <w:rFonts w:cs="Times"/>
                <w:sz w:val="22"/>
                <w:szCs w:val="22"/>
              </w:rPr>
            </w:pPr>
            <w:r w:rsidRPr="00345D19">
              <w:rPr>
                <w:rFonts w:cs="Times"/>
                <w:sz w:val="22"/>
                <w:szCs w:val="22"/>
              </w:rPr>
              <w:t>IP_Decimal_Format</w:t>
            </w:r>
          </w:p>
        </w:tc>
        <w:tc>
          <w:tcPr>
            <w:tcW w:w="2952" w:type="dxa"/>
          </w:tcPr>
          <w:p w14:paraId="3723BFA6" w14:textId="77777777" w:rsidR="00B658BA" w:rsidRPr="00345D19" w:rsidRDefault="00B658BA" w:rsidP="00C6236D">
            <w:pPr>
              <w:rPr>
                <w:rFonts w:cs="Times"/>
                <w:sz w:val="22"/>
                <w:szCs w:val="22"/>
              </w:rPr>
            </w:pPr>
            <w:r w:rsidRPr="00345D19">
              <w:rPr>
                <w:rFonts w:cs="Times"/>
                <w:sz w:val="22"/>
                <w:szCs w:val="22"/>
              </w:rPr>
              <w:t>Varchar</w:t>
            </w:r>
          </w:p>
        </w:tc>
        <w:tc>
          <w:tcPr>
            <w:tcW w:w="2952" w:type="dxa"/>
          </w:tcPr>
          <w:p w14:paraId="717C1858" w14:textId="77777777" w:rsidR="00B658BA" w:rsidRPr="00345D19" w:rsidRDefault="00B658BA" w:rsidP="00C6236D">
            <w:pPr>
              <w:rPr>
                <w:rFonts w:cs="Times"/>
                <w:sz w:val="22"/>
                <w:szCs w:val="22"/>
              </w:rPr>
            </w:pPr>
            <w:r w:rsidRPr="00345D19">
              <w:rPr>
                <w:rFonts w:cs="Times"/>
                <w:sz w:val="22"/>
                <w:szCs w:val="22"/>
              </w:rPr>
              <w:t>50</w:t>
            </w:r>
          </w:p>
        </w:tc>
      </w:tr>
    </w:tbl>
    <w:p w14:paraId="6166E442" w14:textId="18817499" w:rsidR="00B658BA" w:rsidRPr="001479DA" w:rsidRDefault="00B658BA" w:rsidP="00B658BA">
      <w:pPr>
        <w:spacing w:after="160" w:line="256" w:lineRule="auto"/>
        <w:rPr>
          <w:rFonts w:asciiTheme="minorHAnsi" w:hAnsiTheme="minorHAnsi"/>
          <w:sz w:val="22"/>
        </w:rPr>
      </w:pPr>
    </w:p>
    <w:p w14:paraId="1CBA9989" w14:textId="77777777" w:rsidR="00B658BA" w:rsidRDefault="00B658BA" w:rsidP="00933C7E"/>
    <w:p w14:paraId="2EFB4B3D" w14:textId="10FDA697" w:rsidR="00A757DD" w:rsidRDefault="00A757DD">
      <w:pPr>
        <w:spacing w:after="160" w:line="259" w:lineRule="auto"/>
      </w:pPr>
      <w:r>
        <w:br w:type="page"/>
      </w:r>
    </w:p>
    <w:p w14:paraId="318F02C0" w14:textId="322095CA" w:rsidR="00913B5C" w:rsidRPr="001F2214" w:rsidRDefault="00B067E0" w:rsidP="00913B5C">
      <w:pPr>
        <w:pStyle w:val="Heading4"/>
        <w:rPr>
          <w:strike/>
        </w:rPr>
      </w:pPr>
      <w:bookmarkStart w:id="31" w:name="_Toc87003232"/>
      <w:commentRangeStart w:id="32"/>
      <w:r w:rsidRPr="001F2214">
        <w:rPr>
          <w:strike/>
        </w:rPr>
        <w:lastRenderedPageBreak/>
        <w:t xml:space="preserve">ORT023 </w:t>
      </w:r>
      <w:r w:rsidR="00913B5C" w:rsidRPr="001F2214">
        <w:rPr>
          <w:strike/>
        </w:rPr>
        <w:t>Modified eTransfers Rule</w:t>
      </w:r>
      <w:commentRangeEnd w:id="32"/>
      <w:r w:rsidR="00E67D83" w:rsidRPr="001F2214">
        <w:rPr>
          <w:rStyle w:val="CommentReference"/>
          <w:rFonts w:ascii="Times" w:hAnsi="Times"/>
          <w:b w:val="0"/>
          <w:strike/>
        </w:rPr>
        <w:commentReference w:id="32"/>
      </w:r>
      <w:bookmarkEnd w:id="31"/>
    </w:p>
    <w:p w14:paraId="56693F5D" w14:textId="5F724765" w:rsidR="00913B5C" w:rsidRPr="001F2214" w:rsidRDefault="00913B5C" w:rsidP="00913B5C">
      <w:pPr>
        <w:rPr>
          <w:strike/>
        </w:rPr>
      </w:pPr>
      <w:r w:rsidRPr="001F2214">
        <w:rPr>
          <w:strike/>
        </w:rPr>
        <w:t xml:space="preserve">The Modified eTransfers rule will be used to determine if an eTransfer transaction was completed following a certain sequence of activity codes.  This rule will be applied after all the Mobile </w:t>
      </w:r>
      <w:r w:rsidR="008A381D" w:rsidRPr="001F2214">
        <w:rPr>
          <w:strike/>
        </w:rPr>
        <w:t>Activity</w:t>
      </w:r>
      <w:r w:rsidRPr="001F2214">
        <w:rPr>
          <w:strike/>
        </w:rPr>
        <w:t xml:space="preserve"> </w:t>
      </w:r>
      <w:r w:rsidR="008A381D" w:rsidRPr="001F2214">
        <w:rPr>
          <w:strike/>
        </w:rPr>
        <w:t>Code</w:t>
      </w:r>
      <w:r w:rsidRPr="001F2214">
        <w:rPr>
          <w:strike/>
        </w:rPr>
        <w:t xml:space="preserve"> rule </w:t>
      </w:r>
      <w:r w:rsidR="008A381D" w:rsidRPr="001F2214">
        <w:rPr>
          <w:strike/>
        </w:rPr>
        <w:t>has</w:t>
      </w:r>
      <w:r w:rsidRPr="001F2214">
        <w:rPr>
          <w:strike/>
        </w:rPr>
        <w:t xml:space="preserve"> been applied.  The diagram below shows the logical flow for Modified eTransfers Rule.</w:t>
      </w:r>
    </w:p>
    <w:p w14:paraId="1EB0B4CB" w14:textId="54CBB529" w:rsidR="00913B5C" w:rsidRPr="001F2214" w:rsidRDefault="00913B5C" w:rsidP="00913B5C">
      <w:pPr>
        <w:rPr>
          <w:strike/>
        </w:rPr>
      </w:pPr>
    </w:p>
    <w:p w14:paraId="3D594C95" w14:textId="25F1BD56" w:rsidR="00913B5C" w:rsidRPr="001F2214" w:rsidRDefault="00CF3D75" w:rsidP="00913B5C">
      <w:pPr>
        <w:rPr>
          <w:strike/>
        </w:rPr>
      </w:pPr>
      <w:r>
        <w:rPr>
          <w:strike/>
          <w:noProof/>
        </w:rPr>
        <w:object w:dxaOrig="1440" w:dyaOrig="1440" w14:anchorId="4A93F76E">
          <v:shape id="_x0000_s2082" type="#_x0000_t75" style="position:absolute;margin-left:0;margin-top:.75pt;width:344.25pt;height:81.75pt;z-index:251974656;mso-position-horizontal-relative:text;mso-position-vertical-relative:text">
            <v:imagedata r:id="rId27" o:title=""/>
          </v:shape>
          <o:OLEObject Type="Embed" ProgID="Visio.Drawing.15" ShapeID="_x0000_s2082" DrawAspect="Content" ObjectID="_1700906167" r:id="rId28"/>
        </w:object>
      </w:r>
    </w:p>
    <w:p w14:paraId="3EAF083C" w14:textId="5BDBC5EE" w:rsidR="00CB510E" w:rsidRPr="001F2214" w:rsidRDefault="00CB510E" w:rsidP="00913B5C">
      <w:pPr>
        <w:rPr>
          <w:strike/>
        </w:rPr>
      </w:pPr>
    </w:p>
    <w:p w14:paraId="19451707" w14:textId="0A9119AC" w:rsidR="00CB510E" w:rsidRPr="001F2214" w:rsidRDefault="00CB510E" w:rsidP="00913B5C">
      <w:pPr>
        <w:rPr>
          <w:strike/>
        </w:rPr>
      </w:pPr>
    </w:p>
    <w:p w14:paraId="7B92A2D0" w14:textId="437D02C5" w:rsidR="00CB510E" w:rsidRPr="001F2214" w:rsidRDefault="00CB510E" w:rsidP="00913B5C">
      <w:pPr>
        <w:rPr>
          <w:strike/>
        </w:rPr>
      </w:pPr>
    </w:p>
    <w:p w14:paraId="2DE00720" w14:textId="067E1C03" w:rsidR="00CB510E" w:rsidRPr="001F2214" w:rsidRDefault="00CB510E" w:rsidP="00913B5C">
      <w:pPr>
        <w:rPr>
          <w:strike/>
        </w:rPr>
      </w:pPr>
    </w:p>
    <w:p w14:paraId="78B36F0B" w14:textId="2B4FD227" w:rsidR="00CB510E" w:rsidRPr="001F2214" w:rsidRDefault="00CB510E" w:rsidP="00913B5C">
      <w:pPr>
        <w:rPr>
          <w:strike/>
        </w:rPr>
      </w:pPr>
    </w:p>
    <w:p w14:paraId="27E34DAD" w14:textId="5627B5DF" w:rsidR="00CB510E" w:rsidRPr="001F2214" w:rsidRDefault="00CB510E" w:rsidP="00913B5C">
      <w:pPr>
        <w:rPr>
          <w:strike/>
        </w:rPr>
      </w:pPr>
    </w:p>
    <w:p w14:paraId="4C79058D" w14:textId="78C2A130" w:rsidR="00CB510E" w:rsidRPr="001F2214" w:rsidRDefault="00CB510E" w:rsidP="00913B5C">
      <w:pPr>
        <w:rPr>
          <w:strike/>
        </w:rPr>
      </w:pPr>
    </w:p>
    <w:p w14:paraId="20B86F7A" w14:textId="36397782" w:rsidR="00CB510E" w:rsidRPr="001F2214" w:rsidRDefault="00ED3A51" w:rsidP="00913B5C">
      <w:pPr>
        <w:rPr>
          <w:strike/>
        </w:rPr>
      </w:pPr>
      <w:r w:rsidRPr="001F2214">
        <w:rPr>
          <w:strike/>
        </w:rPr>
        <w:t xml:space="preserve">, , Login related events, </w:t>
      </w:r>
    </w:p>
    <w:p w14:paraId="2230FE84" w14:textId="77777777" w:rsidR="00ED3A51" w:rsidRPr="001F2214" w:rsidRDefault="00ED3A51" w:rsidP="00913B5C">
      <w:pPr>
        <w:rPr>
          <w:strike/>
        </w:rPr>
      </w:pPr>
    </w:p>
    <w:p w14:paraId="78276C02" w14:textId="641EFA0E" w:rsidR="00913B5C" w:rsidRPr="001F2214" w:rsidRDefault="00913B5C" w:rsidP="00913B5C">
      <w:pPr>
        <w:rPr>
          <w:strike/>
        </w:rPr>
      </w:pPr>
      <w:r w:rsidRPr="001F2214">
        <w:rPr>
          <w:strike/>
        </w:rPr>
        <w:t>IF an online transaction was completed with the activity code ‘</w:t>
      </w:r>
      <w:r w:rsidR="00ED3A51" w:rsidRPr="004C0546">
        <w:rPr>
          <w:strike/>
          <w:highlight w:val="green"/>
        </w:rPr>
        <w:t>e-transfers</w:t>
      </w:r>
      <w:r w:rsidR="0086232E" w:rsidRPr="004C0546">
        <w:rPr>
          <w:strike/>
          <w:highlight w:val="green"/>
        </w:rPr>
        <w:t>’</w:t>
      </w:r>
      <w:r w:rsidRPr="004C0546">
        <w:rPr>
          <w:strike/>
          <w:highlight w:val="green"/>
        </w:rPr>
        <w:t>AND</w:t>
      </w:r>
      <w:r w:rsidRPr="001F2214">
        <w:rPr>
          <w:strike/>
        </w:rPr>
        <w:t xml:space="preserve"> the transaction was preceded by a transaction of code </w:t>
      </w:r>
      <w:r w:rsidR="00102472" w:rsidRPr="001F2214">
        <w:rPr>
          <w:strike/>
        </w:rPr>
        <w:t>“</w:t>
      </w:r>
      <w:r w:rsidR="00ED3A51" w:rsidRPr="004C0546">
        <w:rPr>
          <w:strike/>
          <w:highlight w:val="green"/>
        </w:rPr>
        <w:t xml:space="preserve">Beneficiary </w:t>
      </w:r>
      <w:r w:rsidR="00102472" w:rsidRPr="004C0546">
        <w:rPr>
          <w:strike/>
          <w:highlight w:val="green"/>
        </w:rPr>
        <w:t xml:space="preserve">add </w:t>
      </w:r>
      <w:r w:rsidR="00ED3A51" w:rsidRPr="004C0546">
        <w:rPr>
          <w:strike/>
          <w:highlight w:val="green"/>
        </w:rPr>
        <w:t>for</w:t>
      </w:r>
      <w:r w:rsidR="00FF55FC" w:rsidRPr="004C0546">
        <w:rPr>
          <w:strike/>
          <w:highlight w:val="green"/>
        </w:rPr>
        <w:t xml:space="preserve"> </w:t>
      </w:r>
      <w:r w:rsidR="00ED3A51" w:rsidRPr="004C0546">
        <w:rPr>
          <w:strike/>
          <w:highlight w:val="green"/>
        </w:rPr>
        <w:t>e-transfers</w:t>
      </w:r>
      <w:r w:rsidR="00102472" w:rsidRPr="001F2214">
        <w:rPr>
          <w:strike/>
        </w:rPr>
        <w:t>”</w:t>
      </w:r>
      <w:r w:rsidR="0086232E" w:rsidRPr="001F2214">
        <w:rPr>
          <w:strike/>
        </w:rPr>
        <w:t xml:space="preserve"> </w:t>
      </w:r>
      <w:r w:rsidRPr="001F2214">
        <w:rPr>
          <w:strike/>
        </w:rPr>
        <w:t xml:space="preserve">which was itself preceded by a transaction code </w:t>
      </w:r>
      <w:r w:rsidR="00102472" w:rsidRPr="001F2214">
        <w:rPr>
          <w:strike/>
        </w:rPr>
        <w:t>“</w:t>
      </w:r>
      <w:r w:rsidR="00102472" w:rsidRPr="004C0546">
        <w:rPr>
          <w:strike/>
          <w:highlight w:val="green"/>
        </w:rPr>
        <w:t>Successful Login</w:t>
      </w:r>
      <w:r w:rsidR="00102472" w:rsidRPr="001F2214">
        <w:rPr>
          <w:strike/>
        </w:rPr>
        <w:t xml:space="preserve">” </w:t>
      </w:r>
      <w:r w:rsidR="00331EDF" w:rsidRPr="001F2214">
        <w:rPr>
          <w:strike/>
        </w:rPr>
        <w:t xml:space="preserve">within the past 70 minutes of the current online transaction </w:t>
      </w:r>
      <w:r w:rsidRPr="001F2214">
        <w:rPr>
          <w:strike/>
        </w:rPr>
        <w:t>THEN the transaction will be approved AND an event will be generated with a score of 250.</w:t>
      </w:r>
    </w:p>
    <w:p w14:paraId="1B677886" w14:textId="77777777" w:rsidR="00913B5C" w:rsidRPr="001F2214" w:rsidRDefault="00913B5C" w:rsidP="00913B5C">
      <w:pPr>
        <w:rPr>
          <w:strike/>
        </w:rPr>
      </w:pPr>
    </w:p>
    <w:p w14:paraId="6B876074" w14:textId="5BFDD183" w:rsidR="00913B5C" w:rsidRPr="001F2214" w:rsidRDefault="00913B5C" w:rsidP="00913B5C">
      <w:pPr>
        <w:rPr>
          <w:strike/>
        </w:rPr>
      </w:pPr>
      <w:r w:rsidRPr="001F2214">
        <w:rPr>
          <w:strike/>
        </w:rPr>
        <w:t xml:space="preserve">IF any of the following scenarios occur THEN the transaction will </w:t>
      </w:r>
      <w:r w:rsidR="001479DA" w:rsidRPr="001F2214">
        <w:rPr>
          <w:strike/>
        </w:rPr>
        <w:t xml:space="preserve">be </w:t>
      </w:r>
      <w:r w:rsidRPr="001F2214">
        <w:rPr>
          <w:strike/>
        </w:rPr>
        <w:t>approved</w:t>
      </w:r>
      <w:r w:rsidR="00331EDF" w:rsidRPr="001F2214">
        <w:rPr>
          <w:strike/>
        </w:rPr>
        <w:t xml:space="preserve"> without an event or score assigned from this rule</w:t>
      </w:r>
      <w:r w:rsidRPr="001F2214">
        <w:rPr>
          <w:strike/>
        </w:rPr>
        <w:t>.</w:t>
      </w:r>
    </w:p>
    <w:p w14:paraId="438C2FB0" w14:textId="77777777" w:rsidR="00913B5C" w:rsidRPr="001F2214" w:rsidRDefault="00913B5C" w:rsidP="00913B5C">
      <w:pPr>
        <w:rPr>
          <w:strike/>
        </w:rPr>
      </w:pPr>
    </w:p>
    <w:p w14:paraId="740E3BFD" w14:textId="1D48F988" w:rsidR="00913B5C" w:rsidRPr="001F2214" w:rsidRDefault="00913B5C" w:rsidP="00913B5C">
      <w:pPr>
        <w:pStyle w:val="ListParagraph"/>
        <w:numPr>
          <w:ilvl w:val="0"/>
          <w:numId w:val="4"/>
        </w:numPr>
        <w:contextualSpacing w:val="0"/>
        <w:rPr>
          <w:strike/>
        </w:rPr>
      </w:pPr>
      <w:r w:rsidRPr="001F2214">
        <w:rPr>
          <w:strike/>
        </w:rPr>
        <w:t>The transaction activity code is not ‘</w:t>
      </w:r>
      <w:r w:rsidR="0086232E" w:rsidRPr="004C0546">
        <w:rPr>
          <w:strike/>
          <w:highlight w:val="green"/>
        </w:rPr>
        <w:t>TBD</w:t>
      </w:r>
      <w:r w:rsidR="0086232E" w:rsidRPr="001F2214">
        <w:rPr>
          <w:strike/>
        </w:rPr>
        <w:t>’</w:t>
      </w:r>
      <w:r w:rsidRPr="001F2214">
        <w:rPr>
          <w:strike/>
        </w:rPr>
        <w:t>; or</w:t>
      </w:r>
    </w:p>
    <w:p w14:paraId="61205CEF" w14:textId="1205D7AB" w:rsidR="00913B5C" w:rsidRPr="001F2214" w:rsidRDefault="00913B5C" w:rsidP="00913B5C">
      <w:pPr>
        <w:pStyle w:val="ListParagraph"/>
        <w:numPr>
          <w:ilvl w:val="0"/>
          <w:numId w:val="4"/>
        </w:numPr>
        <w:contextualSpacing w:val="0"/>
        <w:rPr>
          <w:strike/>
        </w:rPr>
      </w:pPr>
      <w:r w:rsidRPr="001F2214">
        <w:rPr>
          <w:strike/>
        </w:rPr>
        <w:t xml:space="preserve">The following transaction activity code sequence did not occur in the past 70 minutes of the </w:t>
      </w:r>
      <w:r w:rsidR="0086232E" w:rsidRPr="004C0546">
        <w:rPr>
          <w:strike/>
          <w:highlight w:val="green"/>
        </w:rPr>
        <w:t>TBD</w:t>
      </w:r>
      <w:r w:rsidR="0086232E" w:rsidRPr="001F2214">
        <w:rPr>
          <w:strike/>
        </w:rPr>
        <w:t xml:space="preserve"> </w:t>
      </w:r>
      <w:r w:rsidRPr="001F2214">
        <w:rPr>
          <w:strike/>
        </w:rPr>
        <w:t xml:space="preserve">activity code: </w:t>
      </w:r>
      <w:r w:rsidR="0086232E" w:rsidRPr="004C0546">
        <w:rPr>
          <w:strike/>
          <w:highlight w:val="green"/>
        </w:rPr>
        <w:t>TBD</w:t>
      </w:r>
      <w:r w:rsidRPr="001F2214">
        <w:rPr>
          <w:strike/>
        </w:rPr>
        <w:t>.</w:t>
      </w:r>
    </w:p>
    <w:p w14:paraId="715CC7EA" w14:textId="3094EA98" w:rsidR="00E12ED8" w:rsidRPr="001F2214" w:rsidRDefault="00E12ED8" w:rsidP="00933C7E">
      <w:pPr>
        <w:rPr>
          <w:strike/>
        </w:rPr>
      </w:pPr>
    </w:p>
    <w:p w14:paraId="5BF89ECA" w14:textId="6BF0867E" w:rsidR="002B6316" w:rsidRPr="001F2214" w:rsidRDefault="002B6316">
      <w:pPr>
        <w:spacing w:after="160" w:line="259" w:lineRule="auto"/>
        <w:rPr>
          <w:strike/>
        </w:rPr>
      </w:pPr>
      <w:r w:rsidRPr="001F2214">
        <w:rPr>
          <w:strike/>
        </w:rPr>
        <w:br w:type="page"/>
      </w:r>
    </w:p>
    <w:p w14:paraId="19A4D075" w14:textId="77777777" w:rsidR="00933C7E" w:rsidRPr="001F2214" w:rsidRDefault="00933C7E" w:rsidP="00933C7E">
      <w:pPr>
        <w:pStyle w:val="Heading3"/>
        <w:spacing w:after="220"/>
        <w:rPr>
          <w:strike/>
        </w:rPr>
      </w:pPr>
      <w:bookmarkStart w:id="33" w:name="_Ref510006343"/>
      <w:bookmarkStart w:id="34" w:name="_Toc14270598"/>
      <w:bookmarkStart w:id="35" w:name="_Toc87003233"/>
      <w:r w:rsidRPr="001F2214">
        <w:rPr>
          <w:strike/>
        </w:rPr>
        <w:lastRenderedPageBreak/>
        <w:t>Online Transactions</w:t>
      </w:r>
      <w:bookmarkEnd w:id="33"/>
      <w:bookmarkEnd w:id="34"/>
      <w:bookmarkEnd w:id="35"/>
    </w:p>
    <w:p w14:paraId="62DDD0FF" w14:textId="5499B88B" w:rsidR="00933C7E" w:rsidRPr="001F2214" w:rsidRDefault="00933C7E" w:rsidP="00933C7E">
      <w:pPr>
        <w:rPr>
          <w:strike/>
        </w:rPr>
      </w:pPr>
      <w:r w:rsidRPr="001F2214">
        <w:rPr>
          <w:strike/>
        </w:rPr>
        <w:t xml:space="preserve">There are </w:t>
      </w:r>
      <w:r w:rsidR="008E03EF" w:rsidRPr="001F2214">
        <w:rPr>
          <w:strike/>
        </w:rPr>
        <w:t xml:space="preserve">multiple </w:t>
      </w:r>
      <w:r w:rsidRPr="001F2214">
        <w:rPr>
          <w:strike/>
        </w:rPr>
        <w:t>rules that make up the Online Transaction rules.</w:t>
      </w:r>
      <w:r w:rsidR="008E03EF" w:rsidRPr="001F2214">
        <w:rPr>
          <w:strike/>
        </w:rPr>
        <w:t xml:space="preserve"> These rules will run in parallel. </w:t>
      </w:r>
      <w:r w:rsidRPr="001F2214">
        <w:rPr>
          <w:strike/>
        </w:rPr>
        <w:t>To assist in the determination of the IP Addresses, the table T_REF_IP2LOCATION will be created.  Below is the table structure:</w:t>
      </w:r>
    </w:p>
    <w:p w14:paraId="72A7C530" w14:textId="77777777" w:rsidR="00933C7E" w:rsidRPr="001F2214" w:rsidRDefault="00933C7E" w:rsidP="00933C7E">
      <w:pPr>
        <w:rPr>
          <w:strike/>
        </w:rPr>
      </w:pPr>
    </w:p>
    <w:tbl>
      <w:tblPr>
        <w:tblStyle w:val="TableGrid"/>
        <w:tblW w:w="0" w:type="auto"/>
        <w:tblLook w:val="04A0" w:firstRow="1" w:lastRow="0" w:firstColumn="1" w:lastColumn="0" w:noHBand="0" w:noVBand="1"/>
      </w:tblPr>
      <w:tblGrid>
        <w:gridCol w:w="2922"/>
        <w:gridCol w:w="2856"/>
        <w:gridCol w:w="2852"/>
      </w:tblGrid>
      <w:tr w:rsidR="00933C7E" w:rsidRPr="001F2214" w14:paraId="4CB84D16" w14:textId="77777777" w:rsidTr="005933D9">
        <w:tc>
          <w:tcPr>
            <w:tcW w:w="8856" w:type="dxa"/>
            <w:gridSpan w:val="3"/>
          </w:tcPr>
          <w:p w14:paraId="2944BAA0" w14:textId="77777777" w:rsidR="00933C7E" w:rsidRPr="001F2214" w:rsidRDefault="00933C7E" w:rsidP="005933D9">
            <w:pPr>
              <w:rPr>
                <w:rFonts w:cs="Times"/>
                <w:strike/>
                <w:sz w:val="22"/>
                <w:szCs w:val="22"/>
              </w:rPr>
            </w:pPr>
            <w:r w:rsidRPr="001F2214">
              <w:rPr>
                <w:rFonts w:cs="Times"/>
                <w:strike/>
                <w:sz w:val="22"/>
                <w:szCs w:val="22"/>
              </w:rPr>
              <w:t>T_REF_IP2LOCATION</w:t>
            </w:r>
          </w:p>
        </w:tc>
      </w:tr>
      <w:tr w:rsidR="00933C7E" w:rsidRPr="001F2214" w14:paraId="3DAE9FD8" w14:textId="77777777" w:rsidTr="005933D9">
        <w:tc>
          <w:tcPr>
            <w:tcW w:w="2952" w:type="dxa"/>
            <w:shd w:val="clear" w:color="auto" w:fill="000000" w:themeFill="text1"/>
          </w:tcPr>
          <w:p w14:paraId="55723156"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18DBA31C"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3D0D2E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77327C2" w14:textId="77777777" w:rsidTr="005933D9">
        <w:tc>
          <w:tcPr>
            <w:tcW w:w="2952" w:type="dxa"/>
          </w:tcPr>
          <w:p w14:paraId="6F36F9BB" w14:textId="77777777" w:rsidR="00933C7E" w:rsidRPr="001F2214" w:rsidRDefault="00933C7E" w:rsidP="005933D9">
            <w:pPr>
              <w:rPr>
                <w:rFonts w:cs="Times"/>
                <w:strike/>
                <w:sz w:val="22"/>
                <w:szCs w:val="22"/>
              </w:rPr>
            </w:pPr>
            <w:r w:rsidRPr="001F2214">
              <w:rPr>
                <w:rFonts w:cs="Times"/>
                <w:strike/>
                <w:sz w:val="22"/>
                <w:szCs w:val="22"/>
              </w:rPr>
              <w:t>IP_From</w:t>
            </w:r>
          </w:p>
        </w:tc>
        <w:tc>
          <w:tcPr>
            <w:tcW w:w="2952" w:type="dxa"/>
          </w:tcPr>
          <w:p w14:paraId="2B177A17"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EB38146" w14:textId="77777777" w:rsidR="00933C7E" w:rsidRPr="001F2214" w:rsidRDefault="00933C7E" w:rsidP="005933D9">
            <w:pPr>
              <w:rPr>
                <w:rFonts w:cs="Times"/>
                <w:strike/>
                <w:sz w:val="22"/>
                <w:szCs w:val="22"/>
              </w:rPr>
            </w:pPr>
          </w:p>
        </w:tc>
      </w:tr>
      <w:tr w:rsidR="00933C7E" w:rsidRPr="001F2214" w14:paraId="5F9D3F68" w14:textId="77777777" w:rsidTr="005933D9">
        <w:tc>
          <w:tcPr>
            <w:tcW w:w="2952" w:type="dxa"/>
          </w:tcPr>
          <w:p w14:paraId="67C90255" w14:textId="77777777" w:rsidR="00933C7E" w:rsidRPr="001F2214" w:rsidRDefault="00933C7E" w:rsidP="005933D9">
            <w:pPr>
              <w:rPr>
                <w:rFonts w:cs="Times"/>
                <w:strike/>
                <w:sz w:val="22"/>
                <w:szCs w:val="22"/>
              </w:rPr>
            </w:pPr>
            <w:r w:rsidRPr="001F2214">
              <w:rPr>
                <w:rFonts w:cs="Times"/>
                <w:strike/>
                <w:sz w:val="22"/>
                <w:szCs w:val="22"/>
              </w:rPr>
              <w:t>IP_To</w:t>
            </w:r>
          </w:p>
        </w:tc>
        <w:tc>
          <w:tcPr>
            <w:tcW w:w="2952" w:type="dxa"/>
          </w:tcPr>
          <w:p w14:paraId="256B7450"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2659D716" w14:textId="77777777" w:rsidR="00933C7E" w:rsidRPr="001F2214" w:rsidRDefault="00933C7E" w:rsidP="005933D9">
            <w:pPr>
              <w:rPr>
                <w:rFonts w:cs="Times"/>
                <w:strike/>
                <w:sz w:val="22"/>
                <w:szCs w:val="22"/>
              </w:rPr>
            </w:pPr>
          </w:p>
        </w:tc>
      </w:tr>
      <w:tr w:rsidR="00933C7E" w:rsidRPr="001F2214" w14:paraId="73FBF394" w14:textId="77777777" w:rsidTr="005933D9">
        <w:tc>
          <w:tcPr>
            <w:tcW w:w="2952" w:type="dxa"/>
          </w:tcPr>
          <w:p w14:paraId="2E965F82" w14:textId="77777777" w:rsidR="00933C7E" w:rsidRPr="001F2214" w:rsidRDefault="00933C7E" w:rsidP="005933D9">
            <w:pPr>
              <w:rPr>
                <w:rFonts w:cs="Times"/>
                <w:strike/>
                <w:sz w:val="22"/>
                <w:szCs w:val="22"/>
              </w:rPr>
            </w:pPr>
            <w:r w:rsidRPr="001F2214">
              <w:rPr>
                <w:rFonts w:cs="Times"/>
                <w:strike/>
                <w:sz w:val="22"/>
                <w:szCs w:val="22"/>
              </w:rPr>
              <w:t>Country_Code</w:t>
            </w:r>
          </w:p>
        </w:tc>
        <w:tc>
          <w:tcPr>
            <w:tcW w:w="2952" w:type="dxa"/>
          </w:tcPr>
          <w:p w14:paraId="59DAD930" w14:textId="77777777" w:rsidR="00933C7E" w:rsidRPr="001F2214" w:rsidRDefault="00933C7E" w:rsidP="005933D9">
            <w:pPr>
              <w:rPr>
                <w:rFonts w:cs="Times"/>
                <w:strike/>
                <w:sz w:val="22"/>
                <w:szCs w:val="22"/>
              </w:rPr>
            </w:pPr>
            <w:r w:rsidRPr="001F2214">
              <w:rPr>
                <w:rFonts w:cs="Times"/>
                <w:strike/>
                <w:sz w:val="22"/>
                <w:szCs w:val="22"/>
              </w:rPr>
              <w:t>Char</w:t>
            </w:r>
          </w:p>
        </w:tc>
        <w:tc>
          <w:tcPr>
            <w:tcW w:w="2952" w:type="dxa"/>
          </w:tcPr>
          <w:p w14:paraId="3BCAF3E9" w14:textId="77777777" w:rsidR="00933C7E" w:rsidRPr="001F2214" w:rsidRDefault="00933C7E" w:rsidP="005933D9">
            <w:pPr>
              <w:rPr>
                <w:rFonts w:cs="Times"/>
                <w:strike/>
                <w:sz w:val="22"/>
                <w:szCs w:val="22"/>
              </w:rPr>
            </w:pPr>
            <w:r w:rsidRPr="001F2214">
              <w:rPr>
                <w:rFonts w:cs="Times"/>
                <w:strike/>
                <w:sz w:val="22"/>
                <w:szCs w:val="22"/>
              </w:rPr>
              <w:t>2</w:t>
            </w:r>
          </w:p>
        </w:tc>
      </w:tr>
      <w:tr w:rsidR="00933C7E" w:rsidRPr="001F2214" w14:paraId="33129E1D" w14:textId="77777777" w:rsidTr="005933D9">
        <w:tc>
          <w:tcPr>
            <w:tcW w:w="2952" w:type="dxa"/>
          </w:tcPr>
          <w:p w14:paraId="23BC6EFA" w14:textId="77777777" w:rsidR="00933C7E" w:rsidRPr="001F2214" w:rsidRDefault="00933C7E" w:rsidP="005933D9">
            <w:pPr>
              <w:rPr>
                <w:rFonts w:cs="Times"/>
                <w:strike/>
                <w:sz w:val="22"/>
                <w:szCs w:val="22"/>
              </w:rPr>
            </w:pPr>
            <w:r w:rsidRPr="001F2214">
              <w:rPr>
                <w:rFonts w:cs="Times"/>
                <w:strike/>
                <w:sz w:val="22"/>
                <w:szCs w:val="22"/>
              </w:rPr>
              <w:t>Country_Name</w:t>
            </w:r>
          </w:p>
        </w:tc>
        <w:tc>
          <w:tcPr>
            <w:tcW w:w="2952" w:type="dxa"/>
          </w:tcPr>
          <w:p w14:paraId="0EFA2A3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E314436" w14:textId="77777777" w:rsidR="00933C7E" w:rsidRPr="001F2214" w:rsidRDefault="00933C7E" w:rsidP="005933D9">
            <w:pPr>
              <w:rPr>
                <w:rFonts w:cs="Times"/>
                <w:strike/>
                <w:sz w:val="22"/>
                <w:szCs w:val="22"/>
              </w:rPr>
            </w:pPr>
            <w:r w:rsidRPr="001F2214">
              <w:rPr>
                <w:rFonts w:cs="Times"/>
                <w:strike/>
                <w:sz w:val="22"/>
                <w:szCs w:val="22"/>
              </w:rPr>
              <w:t>64</w:t>
            </w:r>
          </w:p>
        </w:tc>
      </w:tr>
      <w:tr w:rsidR="00933C7E" w:rsidRPr="001F2214" w14:paraId="2AAFE3EE" w14:textId="77777777" w:rsidTr="005933D9">
        <w:tc>
          <w:tcPr>
            <w:tcW w:w="2952" w:type="dxa"/>
          </w:tcPr>
          <w:p w14:paraId="6C4897D9" w14:textId="77777777" w:rsidR="00933C7E" w:rsidRPr="001F2214" w:rsidRDefault="00933C7E" w:rsidP="005933D9">
            <w:pPr>
              <w:rPr>
                <w:rFonts w:cs="Times"/>
                <w:strike/>
                <w:sz w:val="22"/>
                <w:szCs w:val="22"/>
              </w:rPr>
            </w:pPr>
            <w:r w:rsidRPr="001F2214">
              <w:rPr>
                <w:rFonts w:cs="Times"/>
                <w:strike/>
                <w:sz w:val="22"/>
                <w:szCs w:val="22"/>
              </w:rPr>
              <w:t>Region_Name</w:t>
            </w:r>
          </w:p>
        </w:tc>
        <w:tc>
          <w:tcPr>
            <w:tcW w:w="2952" w:type="dxa"/>
          </w:tcPr>
          <w:p w14:paraId="37F64D74"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F062B16"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747B7621" w14:textId="77777777" w:rsidTr="005933D9">
        <w:tc>
          <w:tcPr>
            <w:tcW w:w="2952" w:type="dxa"/>
          </w:tcPr>
          <w:p w14:paraId="38C7DB88" w14:textId="77777777" w:rsidR="00933C7E" w:rsidRPr="001F2214" w:rsidRDefault="00933C7E" w:rsidP="005933D9">
            <w:pPr>
              <w:rPr>
                <w:rFonts w:cs="Times"/>
                <w:strike/>
                <w:sz w:val="22"/>
                <w:szCs w:val="22"/>
              </w:rPr>
            </w:pPr>
            <w:r w:rsidRPr="001F2214">
              <w:rPr>
                <w:rFonts w:cs="Times"/>
                <w:strike/>
                <w:sz w:val="22"/>
                <w:szCs w:val="22"/>
              </w:rPr>
              <w:t>City_Name</w:t>
            </w:r>
          </w:p>
        </w:tc>
        <w:tc>
          <w:tcPr>
            <w:tcW w:w="2952" w:type="dxa"/>
          </w:tcPr>
          <w:p w14:paraId="663DC17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A3453B0"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50B49037" w14:textId="77777777" w:rsidTr="005933D9">
        <w:tc>
          <w:tcPr>
            <w:tcW w:w="2952" w:type="dxa"/>
          </w:tcPr>
          <w:p w14:paraId="3F6FBF1B" w14:textId="77777777" w:rsidR="00933C7E" w:rsidRPr="001F2214" w:rsidRDefault="00933C7E" w:rsidP="005933D9">
            <w:pPr>
              <w:rPr>
                <w:rFonts w:cs="Times"/>
                <w:strike/>
                <w:sz w:val="22"/>
                <w:szCs w:val="22"/>
              </w:rPr>
            </w:pPr>
            <w:r w:rsidRPr="001F2214">
              <w:rPr>
                <w:rFonts w:cs="Times"/>
                <w:strike/>
                <w:sz w:val="22"/>
                <w:szCs w:val="22"/>
              </w:rPr>
              <w:t>Latitude</w:t>
            </w:r>
          </w:p>
        </w:tc>
        <w:tc>
          <w:tcPr>
            <w:tcW w:w="2952" w:type="dxa"/>
          </w:tcPr>
          <w:p w14:paraId="3D035709"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442EC125" w14:textId="77777777" w:rsidR="00933C7E" w:rsidRPr="001F2214" w:rsidRDefault="00933C7E" w:rsidP="005933D9">
            <w:pPr>
              <w:rPr>
                <w:rFonts w:cs="Times"/>
                <w:strike/>
                <w:sz w:val="22"/>
                <w:szCs w:val="22"/>
              </w:rPr>
            </w:pPr>
          </w:p>
        </w:tc>
      </w:tr>
      <w:tr w:rsidR="00933C7E" w:rsidRPr="001F2214" w14:paraId="21FA1E1D" w14:textId="77777777" w:rsidTr="005933D9">
        <w:tc>
          <w:tcPr>
            <w:tcW w:w="2952" w:type="dxa"/>
          </w:tcPr>
          <w:p w14:paraId="3A0D7DC6" w14:textId="77777777" w:rsidR="00933C7E" w:rsidRPr="001F2214" w:rsidRDefault="00933C7E" w:rsidP="005933D9">
            <w:pPr>
              <w:rPr>
                <w:rFonts w:cs="Times"/>
                <w:strike/>
                <w:sz w:val="22"/>
                <w:szCs w:val="22"/>
              </w:rPr>
            </w:pPr>
            <w:r w:rsidRPr="001F2214">
              <w:rPr>
                <w:rFonts w:cs="Times"/>
                <w:strike/>
                <w:sz w:val="22"/>
                <w:szCs w:val="22"/>
              </w:rPr>
              <w:t>Longitude</w:t>
            </w:r>
          </w:p>
        </w:tc>
        <w:tc>
          <w:tcPr>
            <w:tcW w:w="2952" w:type="dxa"/>
          </w:tcPr>
          <w:p w14:paraId="329EEF12"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16464CB9" w14:textId="77777777" w:rsidR="00933C7E" w:rsidRPr="001F2214" w:rsidRDefault="00933C7E" w:rsidP="005933D9">
            <w:pPr>
              <w:rPr>
                <w:rFonts w:cs="Times"/>
                <w:strike/>
                <w:sz w:val="22"/>
                <w:szCs w:val="22"/>
              </w:rPr>
            </w:pPr>
          </w:p>
        </w:tc>
      </w:tr>
      <w:tr w:rsidR="00933C7E" w:rsidRPr="001F2214" w14:paraId="34046A1A" w14:textId="77777777" w:rsidTr="005933D9">
        <w:tc>
          <w:tcPr>
            <w:tcW w:w="2952" w:type="dxa"/>
          </w:tcPr>
          <w:p w14:paraId="13620E43" w14:textId="77777777" w:rsidR="00933C7E" w:rsidRPr="001F2214" w:rsidRDefault="00933C7E" w:rsidP="005933D9">
            <w:pPr>
              <w:rPr>
                <w:rFonts w:cs="Times"/>
                <w:strike/>
                <w:sz w:val="22"/>
                <w:szCs w:val="22"/>
              </w:rPr>
            </w:pPr>
            <w:r w:rsidRPr="001F2214">
              <w:rPr>
                <w:rFonts w:cs="Times"/>
                <w:strike/>
                <w:sz w:val="22"/>
                <w:szCs w:val="22"/>
              </w:rPr>
              <w:t>Zip_Code</w:t>
            </w:r>
          </w:p>
        </w:tc>
        <w:tc>
          <w:tcPr>
            <w:tcW w:w="2952" w:type="dxa"/>
          </w:tcPr>
          <w:p w14:paraId="33C9DE0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256B902"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313D9CAA" w14:textId="77777777" w:rsidTr="005933D9">
        <w:tc>
          <w:tcPr>
            <w:tcW w:w="2952" w:type="dxa"/>
          </w:tcPr>
          <w:p w14:paraId="28674243" w14:textId="77777777" w:rsidR="00933C7E" w:rsidRPr="001F2214" w:rsidRDefault="00933C7E" w:rsidP="005933D9">
            <w:pPr>
              <w:rPr>
                <w:rFonts w:cs="Times"/>
                <w:strike/>
                <w:sz w:val="22"/>
                <w:szCs w:val="22"/>
              </w:rPr>
            </w:pPr>
            <w:r w:rsidRPr="001F2214">
              <w:rPr>
                <w:rFonts w:cs="Times"/>
                <w:strike/>
                <w:sz w:val="22"/>
                <w:szCs w:val="22"/>
              </w:rPr>
              <w:t>Time_Zone</w:t>
            </w:r>
          </w:p>
        </w:tc>
        <w:tc>
          <w:tcPr>
            <w:tcW w:w="2952" w:type="dxa"/>
          </w:tcPr>
          <w:p w14:paraId="1C65BD8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062414C6"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2CD9D765" w14:textId="77777777" w:rsidTr="005933D9">
        <w:tc>
          <w:tcPr>
            <w:tcW w:w="2952" w:type="dxa"/>
          </w:tcPr>
          <w:p w14:paraId="23AFEA18" w14:textId="77777777" w:rsidR="00933C7E" w:rsidRPr="001F2214" w:rsidRDefault="00933C7E" w:rsidP="005933D9">
            <w:pPr>
              <w:rPr>
                <w:rFonts w:cs="Times"/>
                <w:strike/>
                <w:sz w:val="22"/>
                <w:szCs w:val="22"/>
              </w:rPr>
            </w:pPr>
            <w:r w:rsidRPr="001F2214">
              <w:rPr>
                <w:rFonts w:cs="Times"/>
                <w:strike/>
                <w:sz w:val="22"/>
                <w:szCs w:val="22"/>
              </w:rPr>
              <w:t>ISP</w:t>
            </w:r>
          </w:p>
        </w:tc>
        <w:tc>
          <w:tcPr>
            <w:tcW w:w="2952" w:type="dxa"/>
          </w:tcPr>
          <w:p w14:paraId="2EB4675F"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9EE7A62"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3E2D7F07" w14:textId="77777777" w:rsidTr="005933D9">
        <w:tc>
          <w:tcPr>
            <w:tcW w:w="2952" w:type="dxa"/>
          </w:tcPr>
          <w:p w14:paraId="3C2916B5" w14:textId="77777777" w:rsidR="00933C7E" w:rsidRPr="001F2214" w:rsidRDefault="00933C7E" w:rsidP="005933D9">
            <w:pPr>
              <w:rPr>
                <w:rFonts w:cs="Times"/>
                <w:strike/>
                <w:sz w:val="22"/>
                <w:szCs w:val="22"/>
              </w:rPr>
            </w:pPr>
            <w:r w:rsidRPr="001F2214">
              <w:rPr>
                <w:rFonts w:cs="Times"/>
                <w:strike/>
                <w:sz w:val="22"/>
                <w:szCs w:val="22"/>
              </w:rPr>
              <w:t>Domain</w:t>
            </w:r>
          </w:p>
        </w:tc>
        <w:tc>
          <w:tcPr>
            <w:tcW w:w="2952" w:type="dxa"/>
          </w:tcPr>
          <w:p w14:paraId="0F58EF8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1E8E1DB"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49E88547" w14:textId="77777777" w:rsidTr="005933D9">
        <w:tc>
          <w:tcPr>
            <w:tcW w:w="2952" w:type="dxa"/>
          </w:tcPr>
          <w:p w14:paraId="726EFBAB" w14:textId="77777777" w:rsidR="00933C7E" w:rsidRPr="001F2214" w:rsidRDefault="00933C7E" w:rsidP="005933D9">
            <w:pPr>
              <w:rPr>
                <w:rFonts w:cs="Times"/>
                <w:strike/>
                <w:sz w:val="22"/>
                <w:szCs w:val="22"/>
              </w:rPr>
            </w:pPr>
            <w:r w:rsidRPr="001F2214">
              <w:rPr>
                <w:rFonts w:cs="Times"/>
                <w:strike/>
                <w:sz w:val="22"/>
                <w:szCs w:val="22"/>
              </w:rPr>
              <w:t>Net_Speed</w:t>
            </w:r>
          </w:p>
        </w:tc>
        <w:tc>
          <w:tcPr>
            <w:tcW w:w="2952" w:type="dxa"/>
          </w:tcPr>
          <w:p w14:paraId="26B9BDF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3EB892E7"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0422D66D" w14:textId="77777777" w:rsidTr="005933D9">
        <w:tc>
          <w:tcPr>
            <w:tcW w:w="2952" w:type="dxa"/>
          </w:tcPr>
          <w:p w14:paraId="784DDB11" w14:textId="77777777" w:rsidR="00933C7E" w:rsidRPr="001F2214" w:rsidRDefault="00933C7E" w:rsidP="005933D9">
            <w:pPr>
              <w:rPr>
                <w:rFonts w:cs="Times"/>
                <w:strike/>
                <w:sz w:val="22"/>
                <w:szCs w:val="22"/>
              </w:rPr>
            </w:pPr>
            <w:r w:rsidRPr="001F2214">
              <w:rPr>
                <w:rFonts w:cs="Times"/>
                <w:strike/>
                <w:sz w:val="22"/>
                <w:szCs w:val="22"/>
              </w:rPr>
              <w:t>Idd_Code</w:t>
            </w:r>
          </w:p>
        </w:tc>
        <w:tc>
          <w:tcPr>
            <w:tcW w:w="2952" w:type="dxa"/>
          </w:tcPr>
          <w:p w14:paraId="5DDA190E"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3000DEC" w14:textId="77777777" w:rsidR="00933C7E" w:rsidRPr="001F2214" w:rsidRDefault="00933C7E" w:rsidP="005933D9">
            <w:pPr>
              <w:rPr>
                <w:rFonts w:cs="Times"/>
                <w:strike/>
                <w:sz w:val="22"/>
                <w:szCs w:val="22"/>
              </w:rPr>
            </w:pPr>
            <w:r w:rsidRPr="001F2214">
              <w:rPr>
                <w:rFonts w:cs="Times"/>
                <w:strike/>
                <w:sz w:val="22"/>
                <w:szCs w:val="22"/>
              </w:rPr>
              <w:t>5</w:t>
            </w:r>
          </w:p>
        </w:tc>
      </w:tr>
      <w:tr w:rsidR="00933C7E" w:rsidRPr="001F2214" w14:paraId="2A403FEF" w14:textId="77777777" w:rsidTr="005933D9">
        <w:tc>
          <w:tcPr>
            <w:tcW w:w="2952" w:type="dxa"/>
          </w:tcPr>
          <w:p w14:paraId="4788D635" w14:textId="77777777" w:rsidR="00933C7E" w:rsidRPr="001F2214" w:rsidRDefault="00933C7E" w:rsidP="005933D9">
            <w:pPr>
              <w:rPr>
                <w:rFonts w:cs="Times"/>
                <w:strike/>
                <w:sz w:val="22"/>
                <w:szCs w:val="22"/>
              </w:rPr>
            </w:pPr>
            <w:r w:rsidRPr="001F2214">
              <w:rPr>
                <w:rFonts w:cs="Times"/>
                <w:strike/>
                <w:sz w:val="22"/>
                <w:szCs w:val="22"/>
              </w:rPr>
              <w:t>Area_Code</w:t>
            </w:r>
          </w:p>
        </w:tc>
        <w:tc>
          <w:tcPr>
            <w:tcW w:w="2952" w:type="dxa"/>
          </w:tcPr>
          <w:p w14:paraId="678E9B7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4EE6FB4"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3C75D16F" w14:textId="77777777" w:rsidTr="005933D9">
        <w:tc>
          <w:tcPr>
            <w:tcW w:w="2952" w:type="dxa"/>
          </w:tcPr>
          <w:p w14:paraId="7DE16ABE" w14:textId="77777777" w:rsidR="00933C7E" w:rsidRPr="001F2214" w:rsidRDefault="00933C7E" w:rsidP="005933D9">
            <w:pPr>
              <w:rPr>
                <w:rFonts w:cs="Times"/>
                <w:strike/>
                <w:sz w:val="22"/>
                <w:szCs w:val="22"/>
              </w:rPr>
            </w:pPr>
            <w:r w:rsidRPr="001F2214">
              <w:rPr>
                <w:rFonts w:cs="Times"/>
                <w:strike/>
                <w:sz w:val="22"/>
                <w:szCs w:val="22"/>
              </w:rPr>
              <w:t>Weather_Station_Code</w:t>
            </w:r>
          </w:p>
        </w:tc>
        <w:tc>
          <w:tcPr>
            <w:tcW w:w="2952" w:type="dxa"/>
          </w:tcPr>
          <w:p w14:paraId="4BC900B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92C884C" w14:textId="77777777" w:rsidR="00933C7E" w:rsidRPr="001F2214" w:rsidRDefault="00933C7E" w:rsidP="005933D9">
            <w:pPr>
              <w:rPr>
                <w:rFonts w:cs="Times"/>
                <w:strike/>
                <w:sz w:val="22"/>
                <w:szCs w:val="22"/>
              </w:rPr>
            </w:pPr>
            <w:r w:rsidRPr="001F2214">
              <w:rPr>
                <w:rFonts w:cs="Times"/>
                <w:strike/>
                <w:sz w:val="22"/>
                <w:szCs w:val="22"/>
              </w:rPr>
              <w:t>10</w:t>
            </w:r>
          </w:p>
        </w:tc>
      </w:tr>
      <w:tr w:rsidR="00933C7E" w:rsidRPr="001F2214" w14:paraId="3B381C97" w14:textId="77777777" w:rsidTr="005933D9">
        <w:tc>
          <w:tcPr>
            <w:tcW w:w="2952" w:type="dxa"/>
          </w:tcPr>
          <w:p w14:paraId="0EF052B0" w14:textId="77777777" w:rsidR="00933C7E" w:rsidRPr="001F2214" w:rsidRDefault="00933C7E" w:rsidP="005933D9">
            <w:pPr>
              <w:rPr>
                <w:rFonts w:cs="Times"/>
                <w:strike/>
                <w:sz w:val="22"/>
                <w:szCs w:val="22"/>
              </w:rPr>
            </w:pPr>
            <w:r w:rsidRPr="001F2214">
              <w:rPr>
                <w:rFonts w:cs="Times"/>
                <w:strike/>
                <w:sz w:val="22"/>
                <w:szCs w:val="22"/>
              </w:rPr>
              <w:t>Weather_Station_Name</w:t>
            </w:r>
          </w:p>
        </w:tc>
        <w:tc>
          <w:tcPr>
            <w:tcW w:w="2952" w:type="dxa"/>
          </w:tcPr>
          <w:p w14:paraId="34A0E8B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C0D09A7"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CC3DEAA" w14:textId="77777777" w:rsidTr="005933D9">
        <w:tc>
          <w:tcPr>
            <w:tcW w:w="2952" w:type="dxa"/>
          </w:tcPr>
          <w:p w14:paraId="72ADAD49" w14:textId="77777777" w:rsidR="00933C7E" w:rsidRPr="001F2214" w:rsidRDefault="00933C7E" w:rsidP="005933D9">
            <w:pPr>
              <w:rPr>
                <w:rFonts w:cs="Times"/>
                <w:strike/>
                <w:sz w:val="22"/>
                <w:szCs w:val="22"/>
              </w:rPr>
            </w:pPr>
            <w:r w:rsidRPr="001F2214">
              <w:rPr>
                <w:rFonts w:cs="Times"/>
                <w:strike/>
                <w:sz w:val="22"/>
                <w:szCs w:val="22"/>
              </w:rPr>
              <w:t>MCC</w:t>
            </w:r>
          </w:p>
        </w:tc>
        <w:tc>
          <w:tcPr>
            <w:tcW w:w="2952" w:type="dxa"/>
          </w:tcPr>
          <w:p w14:paraId="0BDDC0F5"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5403F29"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1CFBF22" w14:textId="77777777" w:rsidTr="005933D9">
        <w:tc>
          <w:tcPr>
            <w:tcW w:w="2952" w:type="dxa"/>
          </w:tcPr>
          <w:p w14:paraId="2141E046" w14:textId="77777777" w:rsidR="00933C7E" w:rsidRPr="001F2214" w:rsidRDefault="00933C7E" w:rsidP="005933D9">
            <w:pPr>
              <w:rPr>
                <w:rFonts w:cs="Times"/>
                <w:strike/>
                <w:sz w:val="22"/>
                <w:szCs w:val="22"/>
              </w:rPr>
            </w:pPr>
            <w:r w:rsidRPr="001F2214">
              <w:rPr>
                <w:rFonts w:cs="Times"/>
                <w:strike/>
                <w:sz w:val="22"/>
                <w:szCs w:val="22"/>
              </w:rPr>
              <w:t>MNC</w:t>
            </w:r>
          </w:p>
        </w:tc>
        <w:tc>
          <w:tcPr>
            <w:tcW w:w="2952" w:type="dxa"/>
          </w:tcPr>
          <w:p w14:paraId="77459FF7"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516ABF5"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29CE6552" w14:textId="77777777" w:rsidTr="005933D9">
        <w:tc>
          <w:tcPr>
            <w:tcW w:w="2952" w:type="dxa"/>
          </w:tcPr>
          <w:p w14:paraId="69E428C2" w14:textId="77777777" w:rsidR="00933C7E" w:rsidRPr="001F2214" w:rsidRDefault="00933C7E" w:rsidP="005933D9">
            <w:pPr>
              <w:rPr>
                <w:rFonts w:cs="Times"/>
                <w:strike/>
                <w:sz w:val="22"/>
                <w:szCs w:val="22"/>
              </w:rPr>
            </w:pPr>
            <w:r w:rsidRPr="001F2214">
              <w:rPr>
                <w:rFonts w:cs="Times"/>
                <w:strike/>
                <w:sz w:val="22"/>
                <w:szCs w:val="22"/>
              </w:rPr>
              <w:t>Mobile_Brand</w:t>
            </w:r>
          </w:p>
        </w:tc>
        <w:tc>
          <w:tcPr>
            <w:tcW w:w="2952" w:type="dxa"/>
          </w:tcPr>
          <w:p w14:paraId="70FC772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074542F"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22899E6" w14:textId="77777777" w:rsidTr="005933D9">
        <w:tc>
          <w:tcPr>
            <w:tcW w:w="2952" w:type="dxa"/>
          </w:tcPr>
          <w:p w14:paraId="6E11B0E3" w14:textId="77777777" w:rsidR="00933C7E" w:rsidRPr="001F2214" w:rsidRDefault="00933C7E" w:rsidP="005933D9">
            <w:pPr>
              <w:rPr>
                <w:rFonts w:cs="Times"/>
                <w:strike/>
                <w:sz w:val="22"/>
                <w:szCs w:val="22"/>
              </w:rPr>
            </w:pPr>
            <w:r w:rsidRPr="001F2214">
              <w:rPr>
                <w:rFonts w:cs="Times"/>
                <w:strike/>
                <w:sz w:val="22"/>
                <w:szCs w:val="22"/>
              </w:rPr>
              <w:t>Elevation</w:t>
            </w:r>
          </w:p>
        </w:tc>
        <w:tc>
          <w:tcPr>
            <w:tcW w:w="2952" w:type="dxa"/>
          </w:tcPr>
          <w:p w14:paraId="37BBD3D9"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BBB0E83" w14:textId="77777777" w:rsidR="00933C7E" w:rsidRPr="001F2214" w:rsidRDefault="00933C7E" w:rsidP="005933D9">
            <w:pPr>
              <w:rPr>
                <w:rFonts w:cs="Times"/>
                <w:strike/>
                <w:sz w:val="22"/>
                <w:szCs w:val="22"/>
              </w:rPr>
            </w:pPr>
          </w:p>
        </w:tc>
      </w:tr>
      <w:tr w:rsidR="00933C7E" w:rsidRPr="001F2214" w14:paraId="67B55C32" w14:textId="77777777" w:rsidTr="005933D9">
        <w:tc>
          <w:tcPr>
            <w:tcW w:w="2952" w:type="dxa"/>
          </w:tcPr>
          <w:p w14:paraId="3AA4CC05" w14:textId="77777777" w:rsidR="00933C7E" w:rsidRPr="001F2214" w:rsidRDefault="00933C7E" w:rsidP="005933D9">
            <w:pPr>
              <w:rPr>
                <w:rFonts w:cs="Times"/>
                <w:strike/>
                <w:sz w:val="22"/>
                <w:szCs w:val="22"/>
              </w:rPr>
            </w:pPr>
            <w:r w:rsidRPr="001F2214">
              <w:rPr>
                <w:rFonts w:cs="Times"/>
                <w:strike/>
                <w:sz w:val="22"/>
                <w:szCs w:val="22"/>
              </w:rPr>
              <w:t>Usage_Type</w:t>
            </w:r>
          </w:p>
        </w:tc>
        <w:tc>
          <w:tcPr>
            <w:tcW w:w="2952" w:type="dxa"/>
          </w:tcPr>
          <w:p w14:paraId="5F33AFE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CEF69A9" w14:textId="77777777" w:rsidR="00933C7E" w:rsidRPr="001F2214" w:rsidRDefault="00933C7E" w:rsidP="005933D9">
            <w:pPr>
              <w:rPr>
                <w:rFonts w:cs="Times"/>
                <w:strike/>
                <w:sz w:val="22"/>
                <w:szCs w:val="22"/>
              </w:rPr>
            </w:pPr>
            <w:r w:rsidRPr="001F2214">
              <w:rPr>
                <w:rFonts w:cs="Times"/>
                <w:strike/>
                <w:sz w:val="22"/>
                <w:szCs w:val="22"/>
              </w:rPr>
              <w:t>11</w:t>
            </w:r>
          </w:p>
        </w:tc>
      </w:tr>
    </w:tbl>
    <w:p w14:paraId="339EE845" w14:textId="77777777" w:rsidR="00933C7E" w:rsidRPr="001F2214" w:rsidRDefault="00933C7E" w:rsidP="00933C7E">
      <w:pPr>
        <w:rPr>
          <w:strike/>
        </w:rPr>
      </w:pPr>
    </w:p>
    <w:p w14:paraId="72416D70" w14:textId="77777777" w:rsidR="00933C7E" w:rsidRPr="001F2214" w:rsidRDefault="00933C7E" w:rsidP="00933C7E">
      <w:pPr>
        <w:rPr>
          <w:strike/>
        </w:rPr>
      </w:pPr>
    </w:p>
    <w:p w14:paraId="531061BD" w14:textId="77777777" w:rsidR="00933C7E" w:rsidRPr="001F2214" w:rsidRDefault="00933C7E" w:rsidP="00933C7E">
      <w:pPr>
        <w:rPr>
          <w:strike/>
        </w:rPr>
      </w:pPr>
      <w:r w:rsidRPr="001F2214">
        <w:rPr>
          <w:strike/>
        </w:rPr>
        <w:t>In addition to the T_REF_IP2LOCATION table there will be another table T_TRA_BILLPAY that will be used to support the online card rules.  The structure of T_TRA_BILLPAY is as follows:</w:t>
      </w:r>
    </w:p>
    <w:p w14:paraId="368279D6" w14:textId="77777777" w:rsidR="00933C7E" w:rsidRPr="001F2214" w:rsidRDefault="00933C7E" w:rsidP="00933C7E">
      <w:pPr>
        <w:spacing w:line="240" w:lineRule="auto"/>
        <w:rPr>
          <w:strike/>
        </w:rPr>
      </w:pPr>
    </w:p>
    <w:tbl>
      <w:tblPr>
        <w:tblStyle w:val="TableGrid"/>
        <w:tblW w:w="0" w:type="auto"/>
        <w:tblLook w:val="04A0" w:firstRow="1" w:lastRow="0" w:firstColumn="1" w:lastColumn="0" w:noHBand="0" w:noVBand="1"/>
      </w:tblPr>
      <w:tblGrid>
        <w:gridCol w:w="2910"/>
        <w:gridCol w:w="2864"/>
        <w:gridCol w:w="2856"/>
      </w:tblGrid>
      <w:tr w:rsidR="00933C7E" w:rsidRPr="001F2214" w14:paraId="08930E8B" w14:textId="77777777" w:rsidTr="005933D9">
        <w:tc>
          <w:tcPr>
            <w:tcW w:w="8856" w:type="dxa"/>
            <w:gridSpan w:val="3"/>
          </w:tcPr>
          <w:p w14:paraId="4688C8FB" w14:textId="77777777" w:rsidR="00933C7E" w:rsidRPr="001F2214" w:rsidRDefault="00933C7E" w:rsidP="005933D9">
            <w:pPr>
              <w:rPr>
                <w:rFonts w:cs="Times"/>
                <w:strike/>
                <w:sz w:val="22"/>
                <w:szCs w:val="22"/>
              </w:rPr>
            </w:pPr>
            <w:r w:rsidRPr="001F2214">
              <w:rPr>
                <w:rFonts w:cs="Times"/>
                <w:strike/>
                <w:sz w:val="22"/>
                <w:szCs w:val="22"/>
              </w:rPr>
              <w:t>T_TRA_BILLPAY</w:t>
            </w:r>
          </w:p>
        </w:tc>
      </w:tr>
      <w:tr w:rsidR="00933C7E" w:rsidRPr="001F2214" w14:paraId="1372F76C" w14:textId="77777777" w:rsidTr="005933D9">
        <w:tc>
          <w:tcPr>
            <w:tcW w:w="2952" w:type="dxa"/>
            <w:shd w:val="clear" w:color="auto" w:fill="000000" w:themeFill="text1"/>
          </w:tcPr>
          <w:p w14:paraId="0CA1974F"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2E3656A4"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75A69A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B4B2BE2" w14:textId="77777777" w:rsidTr="005933D9">
        <w:tc>
          <w:tcPr>
            <w:tcW w:w="2952" w:type="dxa"/>
          </w:tcPr>
          <w:p w14:paraId="3C8A9638" w14:textId="77777777" w:rsidR="00933C7E" w:rsidRPr="001F2214" w:rsidRDefault="00933C7E" w:rsidP="005933D9">
            <w:pPr>
              <w:rPr>
                <w:rFonts w:cs="Times"/>
                <w:strike/>
                <w:sz w:val="22"/>
                <w:szCs w:val="22"/>
              </w:rPr>
            </w:pPr>
            <w:r w:rsidRPr="001F2214">
              <w:rPr>
                <w:rFonts w:cs="Times"/>
                <w:strike/>
                <w:sz w:val="22"/>
                <w:szCs w:val="22"/>
              </w:rPr>
              <w:t>Billpay_ID</w:t>
            </w:r>
          </w:p>
        </w:tc>
        <w:tc>
          <w:tcPr>
            <w:tcW w:w="2952" w:type="dxa"/>
          </w:tcPr>
          <w:p w14:paraId="2BB1ADB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A6261B4"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46DABB06" w14:textId="77777777" w:rsidTr="005933D9">
        <w:tc>
          <w:tcPr>
            <w:tcW w:w="2952" w:type="dxa"/>
          </w:tcPr>
          <w:p w14:paraId="5DDF2962" w14:textId="77777777" w:rsidR="00933C7E" w:rsidRPr="001F2214" w:rsidRDefault="00933C7E" w:rsidP="005933D9">
            <w:pPr>
              <w:rPr>
                <w:rFonts w:cs="Times"/>
                <w:strike/>
                <w:sz w:val="22"/>
                <w:szCs w:val="22"/>
              </w:rPr>
            </w:pPr>
            <w:r w:rsidRPr="001F2214">
              <w:rPr>
                <w:rFonts w:cs="Times"/>
                <w:strike/>
                <w:sz w:val="22"/>
                <w:szCs w:val="22"/>
              </w:rPr>
              <w:t>Cust_ID</w:t>
            </w:r>
          </w:p>
        </w:tc>
        <w:tc>
          <w:tcPr>
            <w:tcW w:w="2952" w:type="dxa"/>
          </w:tcPr>
          <w:p w14:paraId="55437BD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8F33F93"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455BFCEE" w14:textId="77777777" w:rsidTr="005933D9">
        <w:tc>
          <w:tcPr>
            <w:tcW w:w="2952" w:type="dxa"/>
          </w:tcPr>
          <w:p w14:paraId="5045C01A" w14:textId="77777777" w:rsidR="00933C7E" w:rsidRPr="001F2214" w:rsidRDefault="00933C7E" w:rsidP="005933D9">
            <w:pPr>
              <w:rPr>
                <w:rFonts w:cs="Times"/>
                <w:strike/>
                <w:sz w:val="22"/>
                <w:szCs w:val="22"/>
              </w:rPr>
            </w:pPr>
            <w:r w:rsidRPr="001F2214">
              <w:rPr>
                <w:rFonts w:cs="Times"/>
                <w:strike/>
                <w:sz w:val="22"/>
                <w:szCs w:val="22"/>
              </w:rPr>
              <w:t>Effective_Date</w:t>
            </w:r>
          </w:p>
        </w:tc>
        <w:tc>
          <w:tcPr>
            <w:tcW w:w="2952" w:type="dxa"/>
          </w:tcPr>
          <w:p w14:paraId="1EE78701"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3332F7DF" w14:textId="77777777" w:rsidR="00933C7E" w:rsidRPr="001F2214" w:rsidRDefault="00933C7E" w:rsidP="005933D9">
            <w:pPr>
              <w:rPr>
                <w:rFonts w:cs="Times"/>
                <w:strike/>
                <w:sz w:val="22"/>
                <w:szCs w:val="22"/>
              </w:rPr>
            </w:pPr>
          </w:p>
        </w:tc>
      </w:tr>
      <w:tr w:rsidR="00933C7E" w:rsidRPr="001F2214" w14:paraId="1A25D607" w14:textId="77777777" w:rsidTr="005933D9">
        <w:tc>
          <w:tcPr>
            <w:tcW w:w="2952" w:type="dxa"/>
          </w:tcPr>
          <w:p w14:paraId="750304E8" w14:textId="77777777" w:rsidR="00933C7E" w:rsidRPr="001F2214" w:rsidRDefault="00933C7E" w:rsidP="005933D9">
            <w:pPr>
              <w:rPr>
                <w:rFonts w:cs="Times"/>
                <w:strike/>
                <w:sz w:val="22"/>
                <w:szCs w:val="22"/>
              </w:rPr>
            </w:pPr>
            <w:r w:rsidRPr="001F2214">
              <w:rPr>
                <w:rFonts w:cs="Times"/>
                <w:strike/>
                <w:sz w:val="22"/>
                <w:szCs w:val="22"/>
              </w:rPr>
              <w:t>Date_New</w:t>
            </w:r>
          </w:p>
        </w:tc>
        <w:tc>
          <w:tcPr>
            <w:tcW w:w="2952" w:type="dxa"/>
          </w:tcPr>
          <w:p w14:paraId="0FE03F4E"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8E9531A" w14:textId="77777777" w:rsidR="00933C7E" w:rsidRPr="001F2214" w:rsidRDefault="00933C7E" w:rsidP="005933D9">
            <w:pPr>
              <w:rPr>
                <w:rFonts w:cs="Times"/>
                <w:strike/>
                <w:sz w:val="22"/>
                <w:szCs w:val="22"/>
              </w:rPr>
            </w:pPr>
          </w:p>
        </w:tc>
      </w:tr>
      <w:tr w:rsidR="00933C7E" w:rsidRPr="001F2214" w14:paraId="60362039" w14:textId="77777777" w:rsidTr="005933D9">
        <w:tc>
          <w:tcPr>
            <w:tcW w:w="2952" w:type="dxa"/>
          </w:tcPr>
          <w:p w14:paraId="38908C42" w14:textId="77777777" w:rsidR="00933C7E" w:rsidRPr="001F2214" w:rsidRDefault="00933C7E" w:rsidP="005933D9">
            <w:pPr>
              <w:rPr>
                <w:rFonts w:cs="Times"/>
                <w:strike/>
                <w:sz w:val="22"/>
                <w:szCs w:val="22"/>
              </w:rPr>
            </w:pPr>
            <w:r w:rsidRPr="001F2214">
              <w:rPr>
                <w:rFonts w:cs="Times"/>
                <w:strike/>
                <w:sz w:val="22"/>
                <w:szCs w:val="22"/>
              </w:rPr>
              <w:t>Closed</w:t>
            </w:r>
          </w:p>
        </w:tc>
        <w:tc>
          <w:tcPr>
            <w:tcW w:w="2952" w:type="dxa"/>
          </w:tcPr>
          <w:p w14:paraId="1C617EEB"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634EC706" w14:textId="77777777" w:rsidR="00933C7E" w:rsidRPr="001F2214" w:rsidRDefault="00933C7E" w:rsidP="005933D9">
            <w:pPr>
              <w:rPr>
                <w:rFonts w:cs="Times"/>
                <w:strike/>
                <w:sz w:val="22"/>
                <w:szCs w:val="22"/>
              </w:rPr>
            </w:pPr>
          </w:p>
        </w:tc>
      </w:tr>
      <w:tr w:rsidR="00933C7E" w:rsidRPr="001F2214" w14:paraId="19D06649" w14:textId="77777777" w:rsidTr="005933D9">
        <w:tc>
          <w:tcPr>
            <w:tcW w:w="2952" w:type="dxa"/>
          </w:tcPr>
          <w:p w14:paraId="177F0BE4" w14:textId="77777777" w:rsidR="00933C7E" w:rsidRPr="001F2214" w:rsidRDefault="00933C7E" w:rsidP="005933D9">
            <w:pPr>
              <w:rPr>
                <w:rFonts w:cs="Times"/>
                <w:strike/>
                <w:sz w:val="22"/>
                <w:szCs w:val="22"/>
              </w:rPr>
            </w:pPr>
            <w:r w:rsidRPr="001F2214">
              <w:rPr>
                <w:rFonts w:cs="Times"/>
                <w:strike/>
                <w:sz w:val="22"/>
                <w:szCs w:val="22"/>
              </w:rPr>
              <w:t>Status</w:t>
            </w:r>
          </w:p>
        </w:tc>
        <w:tc>
          <w:tcPr>
            <w:tcW w:w="2952" w:type="dxa"/>
          </w:tcPr>
          <w:p w14:paraId="7FF7F3DB"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6530414"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6E66AA97" w14:textId="77777777" w:rsidTr="005933D9">
        <w:tc>
          <w:tcPr>
            <w:tcW w:w="2952" w:type="dxa"/>
          </w:tcPr>
          <w:p w14:paraId="6AF0AB06" w14:textId="77777777" w:rsidR="00933C7E" w:rsidRPr="001F2214" w:rsidRDefault="00933C7E" w:rsidP="005933D9">
            <w:pPr>
              <w:rPr>
                <w:rFonts w:cs="Times"/>
                <w:strike/>
                <w:sz w:val="22"/>
                <w:szCs w:val="22"/>
              </w:rPr>
            </w:pPr>
            <w:r w:rsidRPr="001F2214">
              <w:rPr>
                <w:rFonts w:cs="Times"/>
                <w:strike/>
                <w:sz w:val="22"/>
                <w:szCs w:val="22"/>
              </w:rPr>
              <w:t>Prev_Payment_Amt</w:t>
            </w:r>
          </w:p>
        </w:tc>
        <w:tc>
          <w:tcPr>
            <w:tcW w:w="2952" w:type="dxa"/>
          </w:tcPr>
          <w:p w14:paraId="2DDE0156"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38E61955" w14:textId="77777777" w:rsidR="00933C7E" w:rsidRPr="001F2214" w:rsidRDefault="00933C7E" w:rsidP="005933D9">
            <w:pPr>
              <w:rPr>
                <w:rFonts w:cs="Times"/>
                <w:strike/>
                <w:sz w:val="22"/>
                <w:szCs w:val="22"/>
              </w:rPr>
            </w:pPr>
          </w:p>
        </w:tc>
      </w:tr>
      <w:tr w:rsidR="00933C7E" w:rsidRPr="001F2214" w14:paraId="2F1A3325" w14:textId="77777777" w:rsidTr="005933D9">
        <w:tc>
          <w:tcPr>
            <w:tcW w:w="2952" w:type="dxa"/>
          </w:tcPr>
          <w:p w14:paraId="73AB6574" w14:textId="77777777" w:rsidR="00933C7E" w:rsidRPr="001F2214" w:rsidRDefault="00933C7E" w:rsidP="005933D9">
            <w:pPr>
              <w:rPr>
                <w:rFonts w:cs="Times"/>
                <w:strike/>
                <w:sz w:val="22"/>
                <w:szCs w:val="22"/>
              </w:rPr>
            </w:pPr>
            <w:r w:rsidRPr="001F2214">
              <w:rPr>
                <w:rFonts w:cs="Times"/>
                <w:strike/>
                <w:sz w:val="22"/>
                <w:szCs w:val="22"/>
              </w:rPr>
              <w:t>Prev_Payment_Date</w:t>
            </w:r>
          </w:p>
        </w:tc>
        <w:tc>
          <w:tcPr>
            <w:tcW w:w="2952" w:type="dxa"/>
          </w:tcPr>
          <w:p w14:paraId="11600410"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B888319"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4E818F3C" w14:textId="77777777" w:rsidTr="005933D9">
        <w:tc>
          <w:tcPr>
            <w:tcW w:w="2952" w:type="dxa"/>
          </w:tcPr>
          <w:p w14:paraId="1B28DCD9" w14:textId="77777777" w:rsidR="00933C7E" w:rsidRPr="001F2214" w:rsidRDefault="00933C7E" w:rsidP="005933D9">
            <w:pPr>
              <w:rPr>
                <w:rFonts w:cs="Times"/>
                <w:strike/>
                <w:sz w:val="22"/>
                <w:szCs w:val="22"/>
              </w:rPr>
            </w:pPr>
            <w:r w:rsidRPr="001F2214">
              <w:rPr>
                <w:rFonts w:cs="Times"/>
                <w:strike/>
                <w:sz w:val="22"/>
                <w:szCs w:val="22"/>
              </w:rPr>
              <w:t>Last_Payment_Amt</w:t>
            </w:r>
          </w:p>
        </w:tc>
        <w:tc>
          <w:tcPr>
            <w:tcW w:w="2952" w:type="dxa"/>
          </w:tcPr>
          <w:p w14:paraId="09AD3279"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547603ED"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7A98A126" w14:textId="77777777" w:rsidTr="005933D9">
        <w:tc>
          <w:tcPr>
            <w:tcW w:w="2952" w:type="dxa"/>
          </w:tcPr>
          <w:p w14:paraId="5B60DF77" w14:textId="77777777" w:rsidR="00933C7E" w:rsidRPr="001F2214" w:rsidRDefault="00933C7E" w:rsidP="005933D9">
            <w:pPr>
              <w:rPr>
                <w:rFonts w:cs="Times"/>
                <w:strike/>
                <w:sz w:val="22"/>
                <w:szCs w:val="22"/>
              </w:rPr>
            </w:pPr>
            <w:r w:rsidRPr="001F2214">
              <w:rPr>
                <w:rFonts w:cs="Times"/>
                <w:strike/>
                <w:sz w:val="22"/>
                <w:szCs w:val="22"/>
              </w:rPr>
              <w:t>Last_Payment_Date</w:t>
            </w:r>
          </w:p>
        </w:tc>
        <w:tc>
          <w:tcPr>
            <w:tcW w:w="2952" w:type="dxa"/>
          </w:tcPr>
          <w:p w14:paraId="2E69BCEF"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981FB76"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15354C4B" w14:textId="77777777" w:rsidTr="005933D9">
        <w:tc>
          <w:tcPr>
            <w:tcW w:w="2952" w:type="dxa"/>
          </w:tcPr>
          <w:p w14:paraId="4C6B335A" w14:textId="77777777" w:rsidR="00933C7E" w:rsidRPr="001F2214" w:rsidRDefault="00933C7E" w:rsidP="005933D9">
            <w:pPr>
              <w:rPr>
                <w:rFonts w:cs="Times"/>
                <w:strike/>
                <w:sz w:val="22"/>
                <w:szCs w:val="22"/>
              </w:rPr>
            </w:pPr>
            <w:r w:rsidRPr="001F2214">
              <w:rPr>
                <w:rFonts w:cs="Times"/>
                <w:strike/>
                <w:sz w:val="22"/>
                <w:szCs w:val="22"/>
              </w:rPr>
              <w:t>Vendor_Code</w:t>
            </w:r>
          </w:p>
        </w:tc>
        <w:tc>
          <w:tcPr>
            <w:tcW w:w="2952" w:type="dxa"/>
          </w:tcPr>
          <w:p w14:paraId="479DE9F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025CCFA"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01DE9445" w14:textId="77777777" w:rsidTr="005933D9">
        <w:tc>
          <w:tcPr>
            <w:tcW w:w="2952" w:type="dxa"/>
          </w:tcPr>
          <w:p w14:paraId="38BC98F0" w14:textId="77777777" w:rsidR="00933C7E" w:rsidRPr="001F2214" w:rsidRDefault="00933C7E" w:rsidP="005933D9">
            <w:pPr>
              <w:rPr>
                <w:rFonts w:cs="Times"/>
                <w:strike/>
                <w:sz w:val="22"/>
                <w:szCs w:val="22"/>
              </w:rPr>
            </w:pPr>
            <w:r w:rsidRPr="001F2214">
              <w:rPr>
                <w:rFonts w:cs="Times"/>
                <w:strike/>
                <w:sz w:val="22"/>
                <w:szCs w:val="22"/>
              </w:rPr>
              <w:t>Vendor_Full_Name</w:t>
            </w:r>
          </w:p>
        </w:tc>
        <w:tc>
          <w:tcPr>
            <w:tcW w:w="2952" w:type="dxa"/>
          </w:tcPr>
          <w:p w14:paraId="3643F1CD"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7A00B4E"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7CC26257" w14:textId="77777777" w:rsidTr="005933D9">
        <w:tc>
          <w:tcPr>
            <w:tcW w:w="2952" w:type="dxa"/>
          </w:tcPr>
          <w:p w14:paraId="52EAC1E1" w14:textId="77777777" w:rsidR="00933C7E" w:rsidRPr="001F2214" w:rsidRDefault="00933C7E" w:rsidP="005933D9">
            <w:pPr>
              <w:rPr>
                <w:rFonts w:cs="Times"/>
                <w:strike/>
                <w:sz w:val="22"/>
                <w:szCs w:val="22"/>
              </w:rPr>
            </w:pPr>
            <w:r w:rsidRPr="001F2214">
              <w:rPr>
                <w:rFonts w:cs="Times"/>
                <w:strike/>
                <w:sz w:val="22"/>
                <w:szCs w:val="22"/>
              </w:rPr>
              <w:t>Vendor_Acct</w:t>
            </w:r>
          </w:p>
        </w:tc>
        <w:tc>
          <w:tcPr>
            <w:tcW w:w="2952" w:type="dxa"/>
          </w:tcPr>
          <w:p w14:paraId="131CB208"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EE6867E" w14:textId="77777777" w:rsidR="00933C7E" w:rsidRPr="001F2214" w:rsidRDefault="00933C7E" w:rsidP="005933D9">
            <w:pPr>
              <w:rPr>
                <w:rFonts w:cs="Times"/>
                <w:strike/>
                <w:sz w:val="22"/>
                <w:szCs w:val="22"/>
              </w:rPr>
            </w:pPr>
            <w:r w:rsidRPr="001F2214">
              <w:rPr>
                <w:rFonts w:cs="Times"/>
                <w:strike/>
                <w:sz w:val="22"/>
                <w:szCs w:val="22"/>
              </w:rPr>
              <w:t>7</w:t>
            </w:r>
          </w:p>
        </w:tc>
      </w:tr>
      <w:tr w:rsidR="00933C7E" w:rsidRPr="001F2214" w14:paraId="58FF81F8" w14:textId="77777777" w:rsidTr="005933D9">
        <w:tc>
          <w:tcPr>
            <w:tcW w:w="2952" w:type="dxa"/>
          </w:tcPr>
          <w:p w14:paraId="4843AA40" w14:textId="77777777" w:rsidR="00933C7E" w:rsidRPr="001F2214" w:rsidRDefault="00933C7E" w:rsidP="005933D9">
            <w:pPr>
              <w:rPr>
                <w:rFonts w:cs="Times"/>
                <w:strike/>
                <w:sz w:val="22"/>
                <w:szCs w:val="22"/>
              </w:rPr>
            </w:pPr>
            <w:r w:rsidRPr="001F2214">
              <w:rPr>
                <w:rFonts w:cs="Times"/>
                <w:strike/>
                <w:sz w:val="22"/>
                <w:szCs w:val="22"/>
              </w:rPr>
              <w:lastRenderedPageBreak/>
              <w:t>Session_ID</w:t>
            </w:r>
          </w:p>
        </w:tc>
        <w:tc>
          <w:tcPr>
            <w:tcW w:w="2952" w:type="dxa"/>
          </w:tcPr>
          <w:p w14:paraId="66E742D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0FB6FDE" w14:textId="77777777" w:rsidR="00933C7E" w:rsidRPr="001F2214" w:rsidRDefault="00933C7E" w:rsidP="005933D9">
            <w:pPr>
              <w:rPr>
                <w:rFonts w:cs="Times"/>
                <w:strike/>
                <w:sz w:val="22"/>
                <w:szCs w:val="22"/>
              </w:rPr>
            </w:pPr>
            <w:r w:rsidRPr="001F2214">
              <w:rPr>
                <w:rFonts w:cs="Times"/>
                <w:strike/>
                <w:sz w:val="22"/>
                <w:szCs w:val="22"/>
              </w:rPr>
              <w:t>40</w:t>
            </w:r>
          </w:p>
        </w:tc>
      </w:tr>
      <w:tr w:rsidR="00933C7E" w:rsidRPr="001F2214" w14:paraId="67E255ED" w14:textId="77777777" w:rsidTr="005933D9">
        <w:tc>
          <w:tcPr>
            <w:tcW w:w="2952" w:type="dxa"/>
          </w:tcPr>
          <w:p w14:paraId="5D29FDA1" w14:textId="77777777" w:rsidR="00933C7E" w:rsidRPr="001F2214" w:rsidRDefault="00933C7E" w:rsidP="005933D9">
            <w:pPr>
              <w:rPr>
                <w:rFonts w:cs="Times"/>
                <w:strike/>
                <w:sz w:val="22"/>
                <w:szCs w:val="22"/>
              </w:rPr>
            </w:pPr>
            <w:r w:rsidRPr="001F2214">
              <w:rPr>
                <w:rFonts w:cs="Times"/>
                <w:strike/>
                <w:sz w:val="22"/>
                <w:szCs w:val="22"/>
              </w:rPr>
              <w:t>Receive_Time</w:t>
            </w:r>
          </w:p>
        </w:tc>
        <w:tc>
          <w:tcPr>
            <w:tcW w:w="2952" w:type="dxa"/>
          </w:tcPr>
          <w:p w14:paraId="2EF3F0F7"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5F7007A6" w14:textId="77777777" w:rsidR="00933C7E" w:rsidRPr="001F2214" w:rsidRDefault="00933C7E" w:rsidP="005933D9">
            <w:pPr>
              <w:rPr>
                <w:rFonts w:cs="Times"/>
                <w:strike/>
                <w:sz w:val="22"/>
                <w:szCs w:val="22"/>
              </w:rPr>
            </w:pPr>
          </w:p>
        </w:tc>
      </w:tr>
    </w:tbl>
    <w:p w14:paraId="71075124" w14:textId="77777777" w:rsidR="00933C7E" w:rsidRPr="001F2214" w:rsidRDefault="00933C7E" w:rsidP="00933C7E">
      <w:pPr>
        <w:rPr>
          <w:strike/>
        </w:rPr>
      </w:pPr>
    </w:p>
    <w:p w14:paraId="40C0CF6F" w14:textId="20CAA6D4" w:rsidR="00933C7E" w:rsidRDefault="00933C7E" w:rsidP="00933C7E"/>
    <w:p w14:paraId="196ED64E" w14:textId="4C202628" w:rsidR="00A757DD" w:rsidRDefault="00A757DD">
      <w:pPr>
        <w:spacing w:after="160" w:line="259" w:lineRule="auto"/>
      </w:pPr>
      <w:r>
        <w:br w:type="page"/>
      </w:r>
    </w:p>
    <w:p w14:paraId="4F7E03EA" w14:textId="60499915" w:rsidR="0091750C" w:rsidRDefault="0091750C" w:rsidP="00933C7E">
      <w:pPr>
        <w:pStyle w:val="Heading4"/>
      </w:pPr>
      <w:bookmarkStart w:id="36" w:name="_Toc87003234"/>
      <w:r>
        <w:lastRenderedPageBreak/>
        <w:t>ORT004 Multi-Time Zone</w:t>
      </w:r>
      <w:r w:rsidR="008E03EF">
        <w:t>s</w:t>
      </w:r>
      <w:r>
        <w:t xml:space="preserve"> per User per Day</w:t>
      </w:r>
      <w:bookmarkEnd w:id="36"/>
    </w:p>
    <w:p w14:paraId="75D31FE6" w14:textId="553FAA96" w:rsidR="0091750C" w:rsidRDefault="008E03EF" w:rsidP="008E03EF">
      <w:r>
        <w:t>The purpose of this rule is to d</w:t>
      </w:r>
      <w:r w:rsidR="0091750C">
        <w:t>etect and identify when a user is linked to multiple time zones per day</w:t>
      </w:r>
      <w:r>
        <w:t xml:space="preserve"> and generate an event when this condition is met</w:t>
      </w:r>
      <w:r w:rsidR="0091750C">
        <w:t>.</w:t>
      </w:r>
    </w:p>
    <w:p w14:paraId="06802BD7" w14:textId="56A6C83A" w:rsidR="008E03EF" w:rsidRDefault="008E03EF" w:rsidP="008E03EF"/>
    <w:p w14:paraId="0FB9E4CD" w14:textId="575C451E" w:rsidR="002D2439" w:rsidRDefault="00CF3D75" w:rsidP="008E03EF">
      <w:r>
        <w:rPr>
          <w:noProof/>
        </w:rPr>
        <w:object w:dxaOrig="1440" w:dyaOrig="1440" w14:anchorId="685D9C6F">
          <v:shape id="_x0000_s2081" type="#_x0000_t75" style="position:absolute;margin-left:0;margin-top:.9pt;width:435pt;height:157.5pt;z-index:251972608;mso-position-horizontal-relative:text;mso-position-vertical-relative:text">
            <v:imagedata r:id="rId29" o:title=""/>
          </v:shape>
          <o:OLEObject Type="Embed" ProgID="Visio.Drawing.15" ShapeID="_x0000_s2081" DrawAspect="Content" ObjectID="_1700906168" r:id="rId30"/>
        </w:object>
      </w:r>
    </w:p>
    <w:p w14:paraId="1E5A9C5D" w14:textId="152D6F7C" w:rsidR="002D2439" w:rsidRDefault="002D2439" w:rsidP="008E03EF"/>
    <w:p w14:paraId="0B1A9768" w14:textId="162F1C78" w:rsidR="002D2439" w:rsidRDefault="002D2439" w:rsidP="008E03EF"/>
    <w:p w14:paraId="2863D71A" w14:textId="193FBA11" w:rsidR="002D2439" w:rsidRDefault="002D2439" w:rsidP="008E03EF"/>
    <w:p w14:paraId="3CD1EBCD" w14:textId="5C4FF834" w:rsidR="002D2439" w:rsidRDefault="002D2439" w:rsidP="008E03EF"/>
    <w:p w14:paraId="02F1CFD7" w14:textId="11BF22A1" w:rsidR="002D2439" w:rsidRDefault="002D2439" w:rsidP="008E03EF"/>
    <w:p w14:paraId="6CA044D1" w14:textId="5B7CFDF6" w:rsidR="002D2439" w:rsidRDefault="002D2439" w:rsidP="008E03EF"/>
    <w:p w14:paraId="4A12BCCE" w14:textId="4BE1F910" w:rsidR="002D2439" w:rsidRDefault="002D2439" w:rsidP="008E03EF"/>
    <w:p w14:paraId="371CA691" w14:textId="612ED4A7" w:rsidR="002D2439" w:rsidRDefault="002D2439" w:rsidP="008E03EF"/>
    <w:p w14:paraId="629A3303" w14:textId="50A3D607" w:rsidR="002D2439" w:rsidRDefault="002D2439" w:rsidP="008E03EF"/>
    <w:p w14:paraId="38569F83" w14:textId="5E6BFABA" w:rsidR="002D2439" w:rsidRDefault="002D2439" w:rsidP="008E03EF"/>
    <w:p w14:paraId="399D41B9" w14:textId="11309901" w:rsidR="002D2439" w:rsidRDefault="002D2439" w:rsidP="008E03EF"/>
    <w:p w14:paraId="106A6E65" w14:textId="7449A11E" w:rsidR="00D10341" w:rsidRDefault="00D10341" w:rsidP="008E03EF"/>
    <w:p w14:paraId="507DEBC7" w14:textId="0583D7F3" w:rsidR="002D2439" w:rsidRDefault="002D2439" w:rsidP="008E03EF"/>
    <w:p w14:paraId="275A5A94" w14:textId="77777777" w:rsidR="002D2439" w:rsidRDefault="002D2439" w:rsidP="008E03EF"/>
    <w:p w14:paraId="5F3EFFA3" w14:textId="77777777" w:rsidR="008E03EF" w:rsidRPr="00220565" w:rsidRDefault="008E03EF" w:rsidP="008E03EF">
      <w:pPr>
        <w:pStyle w:val="Heading5"/>
      </w:pPr>
      <w:r w:rsidRPr="00220565">
        <w:t>Mapping Strategy</w:t>
      </w:r>
    </w:p>
    <w:p w14:paraId="0EE20987" w14:textId="33B81C3A" w:rsidR="008E03EF" w:rsidRDefault="008E03EF" w:rsidP="008E03EF">
      <w:r>
        <w:t>When screening online transaction against the Multi-Time Zone rule, the following fields will be used:</w:t>
      </w:r>
    </w:p>
    <w:p w14:paraId="391FBF14" w14:textId="11F22C39" w:rsidR="00F979AF" w:rsidRDefault="00F979AF" w:rsidP="008E03EF"/>
    <w:p w14:paraId="02E95C0E" w14:textId="3C793451" w:rsidR="00E5311E" w:rsidRPr="00E5311E" w:rsidRDefault="00E5311E" w:rsidP="00E5311E">
      <w:pPr>
        <w:pStyle w:val="ListParagraph"/>
        <w:numPr>
          <w:ilvl w:val="0"/>
          <w:numId w:val="4"/>
        </w:numPr>
      </w:pPr>
      <w:r w:rsidRPr="00E5311E">
        <w:t>ClientIP</w:t>
      </w:r>
      <w:r>
        <w:t xml:space="preserve"> -&gt; Time zone will be derived from the location found in the IP address.</w:t>
      </w:r>
    </w:p>
    <w:p w14:paraId="2F27C04A" w14:textId="3CA5BD06" w:rsidR="00F979AF" w:rsidRDefault="00F979AF" w:rsidP="00F979AF">
      <w:pPr>
        <w:pStyle w:val="ListParagraph"/>
        <w:numPr>
          <w:ilvl w:val="0"/>
          <w:numId w:val="4"/>
        </w:numPr>
      </w:pPr>
      <w:r>
        <w:t>Transaction_Amount</w:t>
      </w:r>
    </w:p>
    <w:p w14:paraId="3D516E57" w14:textId="79036024" w:rsidR="00F979AF" w:rsidRDefault="00F979AF" w:rsidP="00F979AF">
      <w:pPr>
        <w:pStyle w:val="ListParagraph"/>
        <w:numPr>
          <w:ilvl w:val="0"/>
          <w:numId w:val="4"/>
        </w:numPr>
      </w:pPr>
      <w:r>
        <w:t>Transaction_Type_Code</w:t>
      </w:r>
    </w:p>
    <w:p w14:paraId="118C388C" w14:textId="330C8855" w:rsidR="00F979AF" w:rsidRDefault="00F979AF" w:rsidP="00F979AF">
      <w:pPr>
        <w:pStyle w:val="ListParagraph"/>
        <w:numPr>
          <w:ilvl w:val="0"/>
          <w:numId w:val="4"/>
        </w:numPr>
      </w:pPr>
      <w:r>
        <w:t>DateTime</w:t>
      </w:r>
    </w:p>
    <w:p w14:paraId="02D6E506" w14:textId="20CB7390" w:rsidR="00F979AF" w:rsidRDefault="00F979AF" w:rsidP="00F979AF">
      <w:pPr>
        <w:pStyle w:val="ListParagraph"/>
        <w:numPr>
          <w:ilvl w:val="0"/>
          <w:numId w:val="4"/>
        </w:numPr>
      </w:pPr>
      <w:r>
        <w:t>Client_Unique_Identifier</w:t>
      </w:r>
    </w:p>
    <w:p w14:paraId="0239DA70" w14:textId="007DA567" w:rsidR="008E03EF" w:rsidRDefault="008E03EF" w:rsidP="0091750C"/>
    <w:p w14:paraId="0B5245D9" w14:textId="2562E748" w:rsidR="00EA164B" w:rsidRDefault="00EA164B" w:rsidP="00EA164B">
      <w:r>
        <w:t xml:space="preserve">Below is the structure for the threshold table for this rule. </w:t>
      </w:r>
    </w:p>
    <w:p w14:paraId="3274D948" w14:textId="47C05AE0" w:rsidR="008E03EF" w:rsidRDefault="008E03EF" w:rsidP="0091750C"/>
    <w:tbl>
      <w:tblPr>
        <w:tblStyle w:val="TableGrid"/>
        <w:tblW w:w="0" w:type="auto"/>
        <w:tblInd w:w="-5" w:type="dxa"/>
        <w:tblLayout w:type="fixed"/>
        <w:tblLook w:val="04A0" w:firstRow="1" w:lastRow="0" w:firstColumn="1" w:lastColumn="0" w:noHBand="0" w:noVBand="1"/>
      </w:tblPr>
      <w:tblGrid>
        <w:gridCol w:w="4320"/>
        <w:gridCol w:w="1440"/>
        <w:gridCol w:w="2875"/>
      </w:tblGrid>
      <w:tr w:rsidR="008E03EF" w14:paraId="1BCDDF12" w14:textId="77777777" w:rsidTr="0086232E">
        <w:tc>
          <w:tcPr>
            <w:tcW w:w="8635" w:type="dxa"/>
            <w:gridSpan w:val="3"/>
          </w:tcPr>
          <w:p w14:paraId="5BF6880A" w14:textId="77777777" w:rsidR="008E03EF" w:rsidRDefault="008E03EF" w:rsidP="0086232E">
            <w:r>
              <w:t>Default Values</w:t>
            </w:r>
          </w:p>
        </w:tc>
      </w:tr>
      <w:tr w:rsidR="008E03EF" w:rsidRPr="006802A7" w14:paraId="19F34050" w14:textId="77777777" w:rsidTr="00850833">
        <w:tc>
          <w:tcPr>
            <w:tcW w:w="4320" w:type="dxa"/>
            <w:shd w:val="clear" w:color="auto" w:fill="000000" w:themeFill="text1"/>
          </w:tcPr>
          <w:p w14:paraId="43F37D8C" w14:textId="77777777" w:rsidR="008E03EF" w:rsidRPr="006802A7" w:rsidRDefault="008E03EF"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F242CB0" w14:textId="77777777" w:rsidR="008E03EF" w:rsidRPr="006802A7" w:rsidRDefault="008E03EF"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59D34B0E" w14:textId="77777777" w:rsidR="008E03EF" w:rsidRPr="006802A7" w:rsidRDefault="008E03EF" w:rsidP="0086232E">
            <w:pPr>
              <w:rPr>
                <w:color w:val="FFFFFF" w:themeColor="background1"/>
              </w:rPr>
            </w:pPr>
            <w:r w:rsidRPr="006802A7">
              <w:rPr>
                <w:color w:val="FFFFFF" w:themeColor="background1"/>
              </w:rPr>
              <w:t xml:space="preserve">Definition </w:t>
            </w:r>
          </w:p>
        </w:tc>
      </w:tr>
      <w:tr w:rsidR="008E03EF" w:rsidRPr="002B6316" w14:paraId="0DB7F309" w14:textId="77777777" w:rsidTr="00850833">
        <w:tc>
          <w:tcPr>
            <w:tcW w:w="4320" w:type="dxa"/>
          </w:tcPr>
          <w:p w14:paraId="23F709F1" w14:textId="7E039E37" w:rsidR="008E03EF" w:rsidRPr="002B6316" w:rsidRDefault="001C3987" w:rsidP="0086232E">
            <w:pPr>
              <w:rPr>
                <w:sz w:val="22"/>
                <w:szCs w:val="22"/>
              </w:rPr>
            </w:pPr>
            <w:r>
              <w:rPr>
                <w:sz w:val="22"/>
                <w:szCs w:val="22"/>
              </w:rPr>
              <w:t>TRANSACTION_AMOUNT_THRESHOLD:</w:t>
            </w:r>
            <w:r w:rsidR="008E03EF" w:rsidRPr="002B6316">
              <w:rPr>
                <w:sz w:val="22"/>
                <w:szCs w:val="22"/>
              </w:rPr>
              <w:t xml:space="preserve"> </w:t>
            </w:r>
            <w:r>
              <w:rPr>
                <w:sz w:val="22"/>
                <w:szCs w:val="22"/>
              </w:rPr>
              <w:t>float (2 decimal)</w:t>
            </w:r>
            <w:r w:rsidR="008E03EF" w:rsidRPr="002B6316">
              <w:rPr>
                <w:sz w:val="22"/>
                <w:szCs w:val="22"/>
              </w:rPr>
              <w:t xml:space="preserve"> </w:t>
            </w:r>
          </w:p>
        </w:tc>
        <w:tc>
          <w:tcPr>
            <w:tcW w:w="1440" w:type="dxa"/>
          </w:tcPr>
          <w:p w14:paraId="574523F6" w14:textId="5ED432BD" w:rsidR="008E03EF" w:rsidRPr="002B6316" w:rsidRDefault="001C3987" w:rsidP="0086232E">
            <w:pPr>
              <w:rPr>
                <w:sz w:val="22"/>
                <w:szCs w:val="22"/>
              </w:rPr>
            </w:pPr>
            <w:r>
              <w:rPr>
                <w:sz w:val="22"/>
                <w:szCs w:val="22"/>
              </w:rPr>
              <w:t>0.00</w:t>
            </w:r>
          </w:p>
        </w:tc>
        <w:tc>
          <w:tcPr>
            <w:tcW w:w="2875" w:type="dxa"/>
          </w:tcPr>
          <w:p w14:paraId="1281842A" w14:textId="0D464834" w:rsidR="008E03EF" w:rsidRPr="002B6316" w:rsidRDefault="001C3987" w:rsidP="0086232E">
            <w:pPr>
              <w:rPr>
                <w:sz w:val="22"/>
                <w:szCs w:val="22"/>
              </w:rPr>
            </w:pPr>
            <w:r w:rsidRPr="002B6316">
              <w:rPr>
                <w:sz w:val="22"/>
                <w:szCs w:val="22"/>
              </w:rPr>
              <w:t>Minimum value for the transaction to be checked against the rule</w:t>
            </w:r>
          </w:p>
        </w:tc>
      </w:tr>
      <w:tr w:rsidR="008E03EF" w:rsidRPr="002B6316" w14:paraId="462E7BA8" w14:textId="77777777" w:rsidTr="00850833">
        <w:tc>
          <w:tcPr>
            <w:tcW w:w="4320" w:type="dxa"/>
          </w:tcPr>
          <w:p w14:paraId="64F36773" w14:textId="6AB29C54" w:rsidR="008E03EF" w:rsidRPr="002B6316" w:rsidRDefault="001C3987" w:rsidP="0086232E">
            <w:pPr>
              <w:rPr>
                <w:sz w:val="22"/>
                <w:szCs w:val="22"/>
              </w:rPr>
            </w:pPr>
            <w:r>
              <w:rPr>
                <w:sz w:val="22"/>
                <w:szCs w:val="22"/>
              </w:rPr>
              <w:t>TRANSACTION_TYPE_CODE: varchar</w:t>
            </w:r>
            <w:r w:rsidR="008E03EF" w:rsidRPr="002B6316">
              <w:rPr>
                <w:sz w:val="22"/>
                <w:szCs w:val="22"/>
              </w:rPr>
              <w:t xml:space="preserve"> </w:t>
            </w:r>
          </w:p>
        </w:tc>
        <w:tc>
          <w:tcPr>
            <w:tcW w:w="1440" w:type="dxa"/>
          </w:tcPr>
          <w:p w14:paraId="68D4960B" w14:textId="7472720E" w:rsidR="008E03EF" w:rsidRPr="00797377" w:rsidRDefault="001C3987" w:rsidP="0086232E">
            <w:pPr>
              <w:rPr>
                <w:sz w:val="22"/>
                <w:szCs w:val="22"/>
              </w:rPr>
            </w:pPr>
            <w:r w:rsidRPr="00797377">
              <w:rPr>
                <w:sz w:val="22"/>
                <w:szCs w:val="22"/>
              </w:rPr>
              <w:t>[default</w:t>
            </w:r>
            <w:r w:rsidR="00850833" w:rsidRPr="00797377">
              <w:rPr>
                <w:sz w:val="22"/>
                <w:szCs w:val="22"/>
              </w:rPr>
              <w:t xml:space="preserve"> = all</w:t>
            </w:r>
            <w:r w:rsidRPr="00115E79">
              <w:rPr>
                <w:sz w:val="22"/>
                <w:szCs w:val="22"/>
              </w:rPr>
              <w:t xml:space="preserve"> transaction type codes]</w:t>
            </w:r>
          </w:p>
        </w:tc>
        <w:tc>
          <w:tcPr>
            <w:tcW w:w="2875" w:type="dxa"/>
          </w:tcPr>
          <w:p w14:paraId="3E8D1A15" w14:textId="4C36B22F" w:rsidR="008E03EF" w:rsidRPr="00797377" w:rsidRDefault="001C3987" w:rsidP="0086232E">
            <w:pPr>
              <w:rPr>
                <w:sz w:val="22"/>
                <w:szCs w:val="22"/>
              </w:rPr>
            </w:pPr>
            <w:r w:rsidRPr="00797377">
              <w:rPr>
                <w:sz w:val="22"/>
                <w:szCs w:val="22"/>
              </w:rPr>
              <w:t>All transaction codes to be considered for this rule</w:t>
            </w:r>
          </w:p>
        </w:tc>
      </w:tr>
      <w:tr w:rsidR="008E03EF" w:rsidRPr="002B6316" w14:paraId="153F2322" w14:textId="77777777" w:rsidTr="00850833">
        <w:tc>
          <w:tcPr>
            <w:tcW w:w="4320" w:type="dxa"/>
          </w:tcPr>
          <w:p w14:paraId="01BA938C" w14:textId="08E59AF8" w:rsidR="008E03EF" w:rsidRPr="002B6316" w:rsidRDefault="008E03EF" w:rsidP="0086232E">
            <w:pPr>
              <w:rPr>
                <w:sz w:val="22"/>
                <w:szCs w:val="22"/>
              </w:rPr>
            </w:pPr>
            <w:r w:rsidRPr="002B6316">
              <w:rPr>
                <w:sz w:val="22"/>
                <w:szCs w:val="22"/>
              </w:rPr>
              <w:t>LOOKBACK_</w:t>
            </w:r>
            <w:r w:rsidR="001C3987">
              <w:rPr>
                <w:sz w:val="22"/>
                <w:szCs w:val="22"/>
              </w:rPr>
              <w:t>HOURS</w:t>
            </w:r>
            <w:r w:rsidRPr="002B6316">
              <w:rPr>
                <w:sz w:val="22"/>
                <w:szCs w:val="22"/>
              </w:rPr>
              <w:t xml:space="preserve">: </w:t>
            </w:r>
          </w:p>
          <w:p w14:paraId="6DBB1CFA" w14:textId="77777777" w:rsidR="008E03EF" w:rsidRPr="002B6316" w:rsidRDefault="008E03EF" w:rsidP="0086232E">
            <w:pPr>
              <w:rPr>
                <w:sz w:val="22"/>
                <w:szCs w:val="22"/>
              </w:rPr>
            </w:pPr>
            <w:r w:rsidRPr="002B6316">
              <w:rPr>
                <w:sz w:val="22"/>
                <w:szCs w:val="22"/>
              </w:rPr>
              <w:t xml:space="preserve">Integer </w:t>
            </w:r>
          </w:p>
        </w:tc>
        <w:tc>
          <w:tcPr>
            <w:tcW w:w="1440" w:type="dxa"/>
          </w:tcPr>
          <w:p w14:paraId="3E5388BA" w14:textId="5453536D" w:rsidR="008E03EF" w:rsidRPr="002B6316" w:rsidRDefault="001C3987" w:rsidP="0086232E">
            <w:pPr>
              <w:rPr>
                <w:sz w:val="22"/>
                <w:szCs w:val="22"/>
              </w:rPr>
            </w:pPr>
            <w:r>
              <w:rPr>
                <w:sz w:val="22"/>
                <w:szCs w:val="22"/>
              </w:rPr>
              <w:t>24</w:t>
            </w:r>
            <w:r w:rsidR="008E03EF" w:rsidRPr="002B6316">
              <w:rPr>
                <w:sz w:val="22"/>
                <w:szCs w:val="22"/>
              </w:rPr>
              <w:t xml:space="preserve"> </w:t>
            </w:r>
          </w:p>
        </w:tc>
        <w:tc>
          <w:tcPr>
            <w:tcW w:w="2875" w:type="dxa"/>
          </w:tcPr>
          <w:p w14:paraId="25B11353" w14:textId="7E3955CC" w:rsidR="008E03EF" w:rsidRPr="002B6316" w:rsidRDefault="00EA164B" w:rsidP="0086232E">
            <w:pPr>
              <w:rPr>
                <w:sz w:val="22"/>
                <w:szCs w:val="22"/>
              </w:rPr>
            </w:pPr>
            <w:r>
              <w:rPr>
                <w:sz w:val="22"/>
                <w:szCs w:val="22"/>
              </w:rPr>
              <w:t>Number of hours to look back for specific activity</w:t>
            </w:r>
          </w:p>
        </w:tc>
      </w:tr>
      <w:tr w:rsidR="008E03EF" w:rsidRPr="002B6316" w14:paraId="0A25DCE1" w14:textId="77777777" w:rsidTr="00850833">
        <w:tc>
          <w:tcPr>
            <w:tcW w:w="4320" w:type="dxa"/>
          </w:tcPr>
          <w:p w14:paraId="323389DF" w14:textId="27EC0570" w:rsidR="008E03EF" w:rsidRPr="002B6316" w:rsidRDefault="001C3987" w:rsidP="0086232E">
            <w:pPr>
              <w:rPr>
                <w:sz w:val="22"/>
                <w:szCs w:val="22"/>
              </w:rPr>
            </w:pPr>
            <w:r>
              <w:rPr>
                <w:sz w:val="22"/>
                <w:szCs w:val="22"/>
              </w:rPr>
              <w:t>DISTINCT_TIME_ZONE_THRESHOLD:</w:t>
            </w:r>
            <w:r w:rsidR="008E03EF" w:rsidRPr="002B6316">
              <w:rPr>
                <w:sz w:val="22"/>
                <w:szCs w:val="22"/>
              </w:rPr>
              <w:t xml:space="preserve"> Integer </w:t>
            </w:r>
          </w:p>
        </w:tc>
        <w:tc>
          <w:tcPr>
            <w:tcW w:w="1440" w:type="dxa"/>
          </w:tcPr>
          <w:p w14:paraId="7E3D0487" w14:textId="0BF9DC97" w:rsidR="008E03EF" w:rsidRPr="002B6316" w:rsidRDefault="001C3987" w:rsidP="0086232E">
            <w:pPr>
              <w:rPr>
                <w:sz w:val="22"/>
                <w:szCs w:val="22"/>
              </w:rPr>
            </w:pPr>
            <w:r>
              <w:rPr>
                <w:sz w:val="22"/>
                <w:szCs w:val="22"/>
              </w:rPr>
              <w:t>3</w:t>
            </w:r>
            <w:r w:rsidR="008E03EF" w:rsidRPr="002B6316">
              <w:rPr>
                <w:sz w:val="22"/>
                <w:szCs w:val="22"/>
              </w:rPr>
              <w:t xml:space="preserve"> </w:t>
            </w:r>
          </w:p>
        </w:tc>
        <w:tc>
          <w:tcPr>
            <w:tcW w:w="2875" w:type="dxa"/>
          </w:tcPr>
          <w:p w14:paraId="05E3AB0E" w14:textId="0FBED172" w:rsidR="008E03EF" w:rsidRPr="002B6316" w:rsidRDefault="00EA164B" w:rsidP="0086232E">
            <w:pPr>
              <w:rPr>
                <w:sz w:val="22"/>
                <w:szCs w:val="22"/>
              </w:rPr>
            </w:pPr>
            <w:r>
              <w:rPr>
                <w:sz w:val="22"/>
                <w:szCs w:val="22"/>
              </w:rPr>
              <w:t>Number of distinct time zones necessary to trigger this rule</w:t>
            </w:r>
            <w:r w:rsidR="008E03EF" w:rsidRPr="002B6316">
              <w:rPr>
                <w:sz w:val="22"/>
                <w:szCs w:val="22"/>
              </w:rPr>
              <w:t xml:space="preserve"> </w:t>
            </w:r>
          </w:p>
        </w:tc>
      </w:tr>
    </w:tbl>
    <w:p w14:paraId="396B144C" w14:textId="0CAA5507" w:rsidR="008E03EF" w:rsidRDefault="008E03EF" w:rsidP="0091750C"/>
    <w:p w14:paraId="7D8C9613" w14:textId="77777777" w:rsidR="00CB510E" w:rsidRDefault="00CB510E" w:rsidP="0091750C"/>
    <w:p w14:paraId="65388599" w14:textId="77777777" w:rsidR="0091750C" w:rsidRDefault="0091750C" w:rsidP="001C3987">
      <w:pPr>
        <w:pStyle w:val="Heading5"/>
      </w:pPr>
      <w:r>
        <w:t>Rule Logic:</w:t>
      </w:r>
    </w:p>
    <w:p w14:paraId="446A38A4" w14:textId="5D05853F" w:rsidR="0091750C" w:rsidRDefault="00850833" w:rsidP="0091750C">
      <w:r>
        <w:t xml:space="preserve">The following section describes the step-by-step rule processing logic for each transaction. </w:t>
      </w:r>
    </w:p>
    <w:p w14:paraId="37D5B56D" w14:textId="77777777" w:rsidR="00850833" w:rsidRDefault="00850833" w:rsidP="0091750C"/>
    <w:p w14:paraId="3A0BC14C" w14:textId="538D004E" w:rsidR="0091750C" w:rsidRDefault="0091750C" w:rsidP="00850833">
      <w:pPr>
        <w:pStyle w:val="ListParagraph"/>
        <w:numPr>
          <w:ilvl w:val="0"/>
          <w:numId w:val="39"/>
        </w:numPr>
      </w:pPr>
      <w:r>
        <w:t>Is the Transaction Type Code in the “Transaction Type Code Threshold” list?</w:t>
      </w:r>
    </w:p>
    <w:p w14:paraId="700352A7" w14:textId="1FC45252" w:rsidR="0091750C" w:rsidRDefault="0091750C" w:rsidP="00850833">
      <w:pPr>
        <w:pStyle w:val="ListParagraph"/>
        <w:numPr>
          <w:ilvl w:val="0"/>
          <w:numId w:val="39"/>
        </w:numPr>
      </w:pPr>
      <w:r>
        <w:t>Is the Transaction Amount GREATER THAN OR EQUAL TO “Transaction Amount Threshold”?</w:t>
      </w:r>
    </w:p>
    <w:p w14:paraId="4A86CCE6" w14:textId="5A1263C5" w:rsidR="0091750C" w:rsidRDefault="0091750C" w:rsidP="00850833">
      <w:pPr>
        <w:pStyle w:val="ListParagraph"/>
        <w:numPr>
          <w:ilvl w:val="0"/>
          <w:numId w:val="39"/>
        </w:numPr>
      </w:pPr>
      <w:r>
        <w:lastRenderedPageBreak/>
        <w:t xml:space="preserve">Is the following true for ALL the below statements? </w:t>
      </w:r>
    </w:p>
    <w:p w14:paraId="306F73B0" w14:textId="6D9FF440" w:rsidR="0091750C" w:rsidRDefault="0091750C" w:rsidP="00850833">
      <w:pPr>
        <w:pStyle w:val="ListParagraph"/>
        <w:numPr>
          <w:ilvl w:val="1"/>
          <w:numId w:val="39"/>
        </w:numPr>
      </w:pPr>
      <w:r>
        <w:t xml:space="preserve">For all transactions within the past “Lookback Hours Threshold” hours (find all historical transactions for this Client Unique Identifier whose DateTime is within this range) </w:t>
      </w:r>
    </w:p>
    <w:p w14:paraId="3EB60280" w14:textId="0761E5EB" w:rsidR="0091750C" w:rsidRDefault="0091750C" w:rsidP="00850833">
      <w:pPr>
        <w:pStyle w:val="ListParagraph"/>
        <w:numPr>
          <w:ilvl w:val="1"/>
          <w:numId w:val="39"/>
        </w:numPr>
      </w:pPr>
      <w:r>
        <w:t>Have there been transactions whose number of unique time zones (COUNT(DISTINCT RIGHT(</w:t>
      </w:r>
      <w:r w:rsidR="00E5311E">
        <w:t>[derived from ClientIP]</w:t>
      </w:r>
      <w:r>
        <w:t xml:space="preserve">, 6))) equal or exceed the “Distinct Time Zone Threshold”? </w:t>
      </w:r>
    </w:p>
    <w:p w14:paraId="2FF1F0DF" w14:textId="274EAA22" w:rsidR="0091750C" w:rsidRDefault="0091750C" w:rsidP="00850833">
      <w:pPr>
        <w:pStyle w:val="ListParagraph"/>
        <w:numPr>
          <w:ilvl w:val="0"/>
          <w:numId w:val="39"/>
        </w:numPr>
      </w:pPr>
      <w:r>
        <w:t xml:space="preserve">If </w:t>
      </w:r>
      <w:r w:rsidR="00FE2221">
        <w:t>“</w:t>
      </w:r>
      <w:r>
        <w:t>Yes</w:t>
      </w:r>
      <w:r w:rsidR="00FE2221">
        <w:t>”</w:t>
      </w:r>
      <w:r w:rsidR="00850833">
        <w:t xml:space="preserve"> for </w:t>
      </w:r>
      <w:r w:rsidR="00FE2221">
        <w:t>a</w:t>
      </w:r>
      <w:r w:rsidR="00850833">
        <w:t>ll</w:t>
      </w:r>
      <w:r w:rsidR="00FE2221">
        <w:t xml:space="preserve"> conditions above</w:t>
      </w:r>
      <w:r>
        <w:t xml:space="preserve">, generate an </w:t>
      </w:r>
      <w:r w:rsidR="00FE2221">
        <w:t>e</w:t>
      </w:r>
      <w:r w:rsidR="00850833">
        <w:t>vent.</w:t>
      </w:r>
    </w:p>
    <w:p w14:paraId="640DB274" w14:textId="4AF2906C" w:rsidR="0091750C" w:rsidRDefault="0091750C" w:rsidP="0091750C"/>
    <w:p w14:paraId="569B64E9" w14:textId="227B2B25" w:rsidR="00A757DD" w:rsidRDefault="00A757DD">
      <w:pPr>
        <w:spacing w:after="160" w:line="259" w:lineRule="auto"/>
      </w:pPr>
      <w:r>
        <w:br w:type="page"/>
      </w:r>
    </w:p>
    <w:p w14:paraId="6E3F7BA4" w14:textId="084F221B" w:rsidR="0091750C" w:rsidRDefault="0091750C" w:rsidP="0091750C">
      <w:pPr>
        <w:pStyle w:val="Heading4"/>
      </w:pPr>
      <w:bookmarkStart w:id="37" w:name="_Toc87003235"/>
      <w:r>
        <w:lastRenderedPageBreak/>
        <w:t xml:space="preserve">ORT005 Inverse IP Geo </w:t>
      </w:r>
      <w:commentRangeStart w:id="38"/>
      <w:r>
        <w:t>Mismatch</w:t>
      </w:r>
      <w:commentRangeEnd w:id="38"/>
      <w:r w:rsidR="00223D3E">
        <w:rPr>
          <w:rStyle w:val="CommentReference"/>
          <w:rFonts w:ascii="Times" w:hAnsi="Times"/>
          <w:b w:val="0"/>
        </w:rPr>
        <w:commentReference w:id="38"/>
      </w:r>
      <w:bookmarkEnd w:id="37"/>
    </w:p>
    <w:p w14:paraId="0F208DF3" w14:textId="5F3EA07A" w:rsidR="00850833" w:rsidRDefault="00850833" w:rsidP="00850833">
      <w:r>
        <w:t>The purpose of this rule is to detect and identify when device time zone and geo location of the IP address are different.</w:t>
      </w:r>
    </w:p>
    <w:p w14:paraId="009F6142" w14:textId="66A0A997" w:rsidR="002D2439" w:rsidRDefault="002D2439" w:rsidP="00850833"/>
    <w:p w14:paraId="54746CB1" w14:textId="3C96F68C" w:rsidR="002D2439" w:rsidRDefault="00CF3D75" w:rsidP="00850833">
      <w:r>
        <w:rPr>
          <w:noProof/>
        </w:rPr>
        <w:object w:dxaOrig="1440" w:dyaOrig="1440" w14:anchorId="36F55601">
          <v:shape id="_x0000_s2080" type="#_x0000_t75" style="position:absolute;margin-left:0;margin-top:.7pt;width:396pt;height:386.25pt;z-index:251970560;mso-position-horizontal-relative:text;mso-position-vertical-relative:text">
            <v:imagedata r:id="rId31" o:title=""/>
          </v:shape>
          <o:OLEObject Type="Embed" ProgID="Visio.Drawing.15" ShapeID="_x0000_s2080" DrawAspect="Content" ObjectID="_1700906169" r:id="rId32"/>
        </w:object>
      </w:r>
    </w:p>
    <w:p w14:paraId="280F9F64" w14:textId="7A627A4B" w:rsidR="002D2439" w:rsidRDefault="002D2439" w:rsidP="00850833"/>
    <w:p w14:paraId="2EFA8D94" w14:textId="5D1623D5" w:rsidR="002D2439" w:rsidRDefault="002D2439" w:rsidP="00850833"/>
    <w:p w14:paraId="35697DA4" w14:textId="2B05DF8F" w:rsidR="002D2439" w:rsidRDefault="002D2439" w:rsidP="00850833"/>
    <w:p w14:paraId="1B5E48C5" w14:textId="0B1A5C8D" w:rsidR="002D2439" w:rsidRDefault="002D2439" w:rsidP="00850833"/>
    <w:p w14:paraId="0D5D3C6E" w14:textId="4CE40C12" w:rsidR="002D2439" w:rsidRDefault="002D2439" w:rsidP="00850833"/>
    <w:p w14:paraId="63AFECA6" w14:textId="6F167B89" w:rsidR="002D2439" w:rsidRDefault="002D2439" w:rsidP="00850833"/>
    <w:p w14:paraId="4C8E31CD" w14:textId="06196935" w:rsidR="002D2439" w:rsidRDefault="002D2439" w:rsidP="00850833"/>
    <w:p w14:paraId="17E5C0AB" w14:textId="641D0C41" w:rsidR="002D2439" w:rsidRDefault="002D2439" w:rsidP="00850833"/>
    <w:p w14:paraId="496BF2ED" w14:textId="4D535BB8" w:rsidR="002D2439" w:rsidRDefault="002D2439" w:rsidP="00850833"/>
    <w:p w14:paraId="11F271B8" w14:textId="1D016B73" w:rsidR="002D2439" w:rsidRDefault="002D2439" w:rsidP="00850833"/>
    <w:p w14:paraId="5A83D8D1" w14:textId="0F21B30E" w:rsidR="002D2439" w:rsidRDefault="002D2439" w:rsidP="00850833"/>
    <w:p w14:paraId="1ADECD7F" w14:textId="19C9FE9F" w:rsidR="002D2439" w:rsidRDefault="002D2439" w:rsidP="00850833"/>
    <w:p w14:paraId="00306894" w14:textId="5C28B215" w:rsidR="00F4371C" w:rsidRDefault="00F4371C" w:rsidP="00850833"/>
    <w:p w14:paraId="2044B1F0" w14:textId="066B120B" w:rsidR="00F4371C" w:rsidRDefault="00F4371C" w:rsidP="00850833"/>
    <w:p w14:paraId="549FD8E8" w14:textId="13511CDE" w:rsidR="00F4371C" w:rsidRDefault="00F4371C" w:rsidP="00850833"/>
    <w:p w14:paraId="29CD294C" w14:textId="3EB60860" w:rsidR="00F4371C" w:rsidRDefault="00F4371C" w:rsidP="00850833"/>
    <w:p w14:paraId="686C1474" w14:textId="15598E38" w:rsidR="00F4371C" w:rsidRDefault="00F4371C" w:rsidP="00850833"/>
    <w:p w14:paraId="27B1B949" w14:textId="681DEF2C" w:rsidR="00F4371C" w:rsidRDefault="00F4371C" w:rsidP="00850833"/>
    <w:p w14:paraId="5F6D5A07" w14:textId="01239FBB" w:rsidR="00F4371C" w:rsidRDefault="00F4371C" w:rsidP="00850833"/>
    <w:p w14:paraId="4EB36C99" w14:textId="545A151B" w:rsidR="00F4371C" w:rsidRDefault="00F4371C" w:rsidP="00850833"/>
    <w:p w14:paraId="1EE884DA" w14:textId="593D6314" w:rsidR="00F4371C" w:rsidRDefault="00F4371C" w:rsidP="00850833"/>
    <w:p w14:paraId="230EE5D6" w14:textId="0D9407FB" w:rsidR="00F4371C" w:rsidRDefault="00F4371C" w:rsidP="00850833"/>
    <w:p w14:paraId="0302D55F" w14:textId="1EC03EEF" w:rsidR="00F4371C" w:rsidRDefault="00F4371C" w:rsidP="00850833"/>
    <w:p w14:paraId="503B0AC0" w14:textId="041853E0" w:rsidR="00F4371C" w:rsidRDefault="00F4371C" w:rsidP="00850833"/>
    <w:p w14:paraId="34566FF9" w14:textId="731274C0" w:rsidR="00F4371C" w:rsidRDefault="00F4371C" w:rsidP="00850833"/>
    <w:p w14:paraId="352277CB" w14:textId="7EB645AD" w:rsidR="002D2439" w:rsidRDefault="002D2439" w:rsidP="00850833"/>
    <w:p w14:paraId="319BF908" w14:textId="47AD730F" w:rsidR="00F4371C" w:rsidRDefault="00F4371C" w:rsidP="00850833"/>
    <w:p w14:paraId="6423E768" w14:textId="50715C45" w:rsidR="00F4371C" w:rsidRDefault="00F4371C" w:rsidP="00850833"/>
    <w:p w14:paraId="27ED9497" w14:textId="606A304E" w:rsidR="00F4371C" w:rsidRDefault="00F4371C" w:rsidP="00850833"/>
    <w:p w14:paraId="64CC1D2A" w14:textId="0587C5A1" w:rsidR="00F4371C" w:rsidRDefault="00F4371C" w:rsidP="00850833"/>
    <w:p w14:paraId="44B55E25" w14:textId="1557B4CC" w:rsidR="00F4371C" w:rsidRDefault="00F4371C" w:rsidP="00850833"/>
    <w:p w14:paraId="5879D25F" w14:textId="318502D7" w:rsidR="002D2439" w:rsidRDefault="002D2439" w:rsidP="00850833"/>
    <w:p w14:paraId="6F417D61" w14:textId="77777777" w:rsidR="00850833" w:rsidRPr="00850833" w:rsidRDefault="00850833" w:rsidP="00850833"/>
    <w:p w14:paraId="235B0A1E" w14:textId="77777777" w:rsidR="00850833" w:rsidRPr="00220565" w:rsidRDefault="00850833" w:rsidP="00850833">
      <w:pPr>
        <w:pStyle w:val="Heading5"/>
      </w:pPr>
      <w:r w:rsidRPr="00220565">
        <w:t>Mapping Strategy</w:t>
      </w:r>
    </w:p>
    <w:p w14:paraId="769FEE12" w14:textId="5FFAE4D5" w:rsidR="00850833" w:rsidRDefault="00850833" w:rsidP="00850833">
      <w:r>
        <w:t>When screening online transaction against the Multi-Time Zone rule, the following fields will be used:</w:t>
      </w:r>
    </w:p>
    <w:p w14:paraId="3729ADC0" w14:textId="54FB6794" w:rsidR="00EA164B" w:rsidRDefault="00EA164B" w:rsidP="00850833"/>
    <w:p w14:paraId="4BC187E2" w14:textId="1AF090B1" w:rsidR="00EA164B" w:rsidRDefault="00EA164B" w:rsidP="00EA164B">
      <w:pPr>
        <w:pStyle w:val="ListParagraph"/>
        <w:numPr>
          <w:ilvl w:val="0"/>
          <w:numId w:val="4"/>
        </w:numPr>
      </w:pPr>
      <w:r>
        <w:t>HTTP_LOCAL_TIME</w:t>
      </w:r>
    </w:p>
    <w:p w14:paraId="19EBA5BA" w14:textId="111D81ED" w:rsidR="00EA164B" w:rsidRDefault="00EA164B" w:rsidP="00EA164B">
      <w:pPr>
        <w:pStyle w:val="ListParagraph"/>
        <w:numPr>
          <w:ilvl w:val="0"/>
          <w:numId w:val="4"/>
        </w:numPr>
      </w:pPr>
      <w:r>
        <w:t>Transaction_Amount</w:t>
      </w:r>
    </w:p>
    <w:p w14:paraId="340E27AE" w14:textId="3271C04B" w:rsidR="00EA164B" w:rsidRDefault="00EA164B" w:rsidP="00EA164B">
      <w:pPr>
        <w:pStyle w:val="ListParagraph"/>
        <w:numPr>
          <w:ilvl w:val="0"/>
          <w:numId w:val="4"/>
        </w:numPr>
      </w:pPr>
      <w:r>
        <w:t>Transaction_Type_Code</w:t>
      </w:r>
    </w:p>
    <w:p w14:paraId="50EAC4CD" w14:textId="145A1E48" w:rsidR="00EA164B" w:rsidRDefault="00EA164B" w:rsidP="00EA164B">
      <w:pPr>
        <w:pStyle w:val="ListParagraph"/>
        <w:numPr>
          <w:ilvl w:val="0"/>
          <w:numId w:val="4"/>
        </w:numPr>
      </w:pPr>
      <w:r>
        <w:t>ClientIP</w:t>
      </w:r>
    </w:p>
    <w:p w14:paraId="55EEFAD5" w14:textId="77777777" w:rsidR="00EA164B" w:rsidRDefault="00EA164B" w:rsidP="00850833"/>
    <w:p w14:paraId="7193375E" w14:textId="376EB062" w:rsidR="00850833" w:rsidRDefault="00850833" w:rsidP="00850833">
      <w:r>
        <w:t>Below is the structure for</w:t>
      </w:r>
      <w:r w:rsidR="00EA164B">
        <w:t xml:space="preserve"> the threshold table for this rule. </w:t>
      </w:r>
    </w:p>
    <w:p w14:paraId="37C00DC1"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6F66A3A7" w14:textId="77777777" w:rsidTr="0086232E">
        <w:tc>
          <w:tcPr>
            <w:tcW w:w="8635" w:type="dxa"/>
            <w:gridSpan w:val="3"/>
          </w:tcPr>
          <w:p w14:paraId="5DDC81A6" w14:textId="77777777" w:rsidR="00850833" w:rsidRDefault="00850833" w:rsidP="0086232E">
            <w:r>
              <w:t>Default Values</w:t>
            </w:r>
          </w:p>
        </w:tc>
      </w:tr>
      <w:tr w:rsidR="00850833" w:rsidRPr="006802A7" w14:paraId="0A387F6C" w14:textId="77777777" w:rsidTr="00850833">
        <w:tc>
          <w:tcPr>
            <w:tcW w:w="4320" w:type="dxa"/>
            <w:shd w:val="clear" w:color="auto" w:fill="000000" w:themeFill="text1"/>
          </w:tcPr>
          <w:p w14:paraId="4FA14284"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78819DBD"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F8D490F"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73A2B315" w14:textId="77777777" w:rsidTr="00850833">
        <w:tc>
          <w:tcPr>
            <w:tcW w:w="4320" w:type="dxa"/>
          </w:tcPr>
          <w:p w14:paraId="347D03D7" w14:textId="77777777" w:rsidR="00850833" w:rsidRPr="002B6316" w:rsidRDefault="00850833" w:rsidP="0086232E">
            <w:pPr>
              <w:rPr>
                <w:sz w:val="22"/>
                <w:szCs w:val="22"/>
              </w:rPr>
            </w:pPr>
            <w:r>
              <w:rPr>
                <w:sz w:val="22"/>
                <w:szCs w:val="22"/>
              </w:rPr>
              <w:lastRenderedPageBreak/>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3B090C06" w14:textId="77777777" w:rsidR="00850833" w:rsidRPr="002B6316" w:rsidRDefault="00850833" w:rsidP="0086232E">
            <w:pPr>
              <w:rPr>
                <w:sz w:val="22"/>
                <w:szCs w:val="22"/>
              </w:rPr>
            </w:pPr>
            <w:r>
              <w:rPr>
                <w:sz w:val="22"/>
                <w:szCs w:val="22"/>
              </w:rPr>
              <w:t>0.00</w:t>
            </w:r>
          </w:p>
        </w:tc>
        <w:tc>
          <w:tcPr>
            <w:tcW w:w="2875" w:type="dxa"/>
          </w:tcPr>
          <w:p w14:paraId="651F0F81"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45F9C00A" w14:textId="77777777" w:rsidTr="00850833">
        <w:tc>
          <w:tcPr>
            <w:tcW w:w="4320" w:type="dxa"/>
          </w:tcPr>
          <w:p w14:paraId="43BD2A0F"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B035DFC" w14:textId="2FE023D9" w:rsidR="00850833" w:rsidRPr="002B6316" w:rsidRDefault="00850833" w:rsidP="0086232E">
            <w:pPr>
              <w:rPr>
                <w:sz w:val="22"/>
                <w:szCs w:val="22"/>
              </w:rPr>
            </w:pPr>
            <w:r>
              <w:rPr>
                <w:sz w:val="22"/>
                <w:szCs w:val="22"/>
              </w:rPr>
              <w:t>[default = all transaction type codes]</w:t>
            </w:r>
          </w:p>
        </w:tc>
        <w:tc>
          <w:tcPr>
            <w:tcW w:w="2875" w:type="dxa"/>
          </w:tcPr>
          <w:p w14:paraId="5B3972E6" w14:textId="77777777" w:rsidR="00850833" w:rsidRPr="002B6316" w:rsidRDefault="00850833" w:rsidP="0086232E">
            <w:pPr>
              <w:rPr>
                <w:sz w:val="22"/>
                <w:szCs w:val="22"/>
              </w:rPr>
            </w:pPr>
            <w:r>
              <w:rPr>
                <w:sz w:val="22"/>
                <w:szCs w:val="22"/>
              </w:rPr>
              <w:t>All transaction codes to be considered for this rule</w:t>
            </w:r>
          </w:p>
        </w:tc>
      </w:tr>
    </w:tbl>
    <w:p w14:paraId="125994A5" w14:textId="77777777" w:rsidR="00850833" w:rsidRDefault="00850833" w:rsidP="00850833"/>
    <w:p w14:paraId="11A8499F" w14:textId="77777777" w:rsidR="00850833" w:rsidRDefault="00850833" w:rsidP="00850833">
      <w:pPr>
        <w:pStyle w:val="Heading5"/>
      </w:pPr>
      <w:r>
        <w:t>Rule Logic:</w:t>
      </w:r>
    </w:p>
    <w:p w14:paraId="001D1DC6" w14:textId="77777777" w:rsidR="00850833" w:rsidRDefault="00850833" w:rsidP="00850833">
      <w:r>
        <w:t xml:space="preserve">The following section describes the step-by-step rule processing logic for each transaction. </w:t>
      </w:r>
    </w:p>
    <w:p w14:paraId="780BF391" w14:textId="77777777" w:rsidR="00850833" w:rsidRDefault="00850833" w:rsidP="00850833"/>
    <w:p w14:paraId="151A05E4" w14:textId="03C91945" w:rsidR="0091750C" w:rsidRDefault="0091750C" w:rsidP="00850833">
      <w:pPr>
        <w:pStyle w:val="ListParagraph"/>
        <w:numPr>
          <w:ilvl w:val="0"/>
          <w:numId w:val="40"/>
        </w:numPr>
      </w:pPr>
      <w:r>
        <w:t>Is the Transaction Type Code in the “Transaction Type Code Threshold” list?</w:t>
      </w:r>
    </w:p>
    <w:p w14:paraId="2260AAD0" w14:textId="0EB043AC" w:rsidR="0091750C" w:rsidRDefault="0091750C" w:rsidP="00850833">
      <w:pPr>
        <w:pStyle w:val="ListParagraph"/>
        <w:numPr>
          <w:ilvl w:val="0"/>
          <w:numId w:val="40"/>
        </w:numPr>
      </w:pPr>
      <w:r>
        <w:t>Is the Transaction Amount GREATER THAN OR EQUAL TO “Transaction Amount Threshold”?</w:t>
      </w:r>
    </w:p>
    <w:p w14:paraId="7185B3C5" w14:textId="74A9BBFE" w:rsidR="0091750C" w:rsidRDefault="0091750C" w:rsidP="00850833">
      <w:pPr>
        <w:pStyle w:val="ListParagraph"/>
        <w:numPr>
          <w:ilvl w:val="0"/>
          <w:numId w:val="40"/>
        </w:numPr>
      </w:pPr>
      <w:r>
        <w:t xml:space="preserve">Derive the Geographic Location (“Country”) of the ClientIP based on parsing the numbers of the IP Address and using a lookup table of known IP Address to Countries. </w:t>
      </w:r>
    </w:p>
    <w:p w14:paraId="314E6DF9" w14:textId="2D5C9033" w:rsidR="0091750C" w:rsidRDefault="0091750C" w:rsidP="00850833">
      <w:pPr>
        <w:pStyle w:val="ListParagraph"/>
        <w:numPr>
          <w:ilvl w:val="0"/>
          <w:numId w:val="40"/>
        </w:numPr>
      </w:pPr>
      <w:r>
        <w:t>Determine if Daylight Saving Time is in effect or if it is Standard Time Zone based on the DateTime of the Transaction and some calendar logic (TBD)</w:t>
      </w:r>
    </w:p>
    <w:p w14:paraId="28DDC865" w14:textId="7F3CFF6A" w:rsidR="0091750C" w:rsidRDefault="0091750C" w:rsidP="00850833">
      <w:pPr>
        <w:pStyle w:val="ListParagraph"/>
        <w:numPr>
          <w:ilvl w:val="0"/>
          <w:numId w:val="40"/>
        </w:numPr>
      </w:pPr>
      <w:r>
        <w:t>Identify the last 6 characters HTTP LOCAL TIME</w:t>
      </w:r>
    </w:p>
    <w:p w14:paraId="2BCA7F7B" w14:textId="77777777" w:rsidR="00850833" w:rsidRDefault="0091750C" w:rsidP="00850833">
      <w:pPr>
        <w:ind w:firstLine="720"/>
      </w:pPr>
      <w:r>
        <w:t>Example: “2020-03-24 19:16:41.271621+05:30”</w:t>
      </w:r>
    </w:p>
    <w:p w14:paraId="4AFEB9DF" w14:textId="20B71C6F" w:rsidR="0091750C" w:rsidRDefault="0091750C" w:rsidP="00850833">
      <w:pPr>
        <w:ind w:firstLine="720"/>
      </w:pPr>
      <w:r>
        <w:t>Time = +05:30</w:t>
      </w:r>
    </w:p>
    <w:p w14:paraId="3CD93399" w14:textId="77777777" w:rsidR="00850833" w:rsidRDefault="0091750C" w:rsidP="0091750C">
      <w:pPr>
        <w:pStyle w:val="ListParagraph"/>
        <w:numPr>
          <w:ilvl w:val="0"/>
          <w:numId w:val="40"/>
        </w:numPr>
      </w:pPr>
      <w:r>
        <w:t>Use these 6 characters to match the “Country_Time_Zones” table* on either the “Standard_Time_Zone” or the “Daylight_Saving_Time_Zone” (depending which is in effect) and find all Country Codes (Column: “Iso_Country_Code”) that use this time zone.</w:t>
      </w:r>
    </w:p>
    <w:p w14:paraId="658F9569" w14:textId="7B653F3E" w:rsidR="0091750C" w:rsidRDefault="0091750C" w:rsidP="0091750C">
      <w:pPr>
        <w:pStyle w:val="ListParagraph"/>
        <w:numPr>
          <w:ilvl w:val="0"/>
          <w:numId w:val="40"/>
        </w:numPr>
      </w:pPr>
      <w:r>
        <w:t xml:space="preserve">If the Country Code from the ClientIP country lookup is not in the list of Country Codes determined by the Time Zone parsing logic from HTTP LOCAL TIME, generate an </w:t>
      </w:r>
      <w:r w:rsidR="00850833">
        <w:t>event</w:t>
      </w:r>
      <w:r>
        <w:t>.</w:t>
      </w:r>
    </w:p>
    <w:p w14:paraId="654A5E37" w14:textId="77777777" w:rsidR="00850833" w:rsidRDefault="00850833" w:rsidP="0091750C"/>
    <w:p w14:paraId="6345F56E" w14:textId="61239882" w:rsidR="0091750C" w:rsidRDefault="0091750C" w:rsidP="0091750C">
      <w:r>
        <w:t>Note</w:t>
      </w:r>
      <w:r w:rsidR="00850833">
        <w:t>s</w:t>
      </w:r>
      <w:r>
        <w:t>: This would generate an alert if either the ClientIP or HTTP LOCAL TIME fields are NULL. All “Daylight_Time_Zone”(s) are the same as “Standard_Time_Zone”(s) if the country does not change times throughout the year.</w:t>
      </w:r>
    </w:p>
    <w:p w14:paraId="2D9EAAD0" w14:textId="3B0BC382" w:rsidR="00A757DD" w:rsidRDefault="00A757DD" w:rsidP="0091750C"/>
    <w:p w14:paraId="4D5812D0" w14:textId="46D6A56E" w:rsidR="00A757DD" w:rsidRDefault="00A757DD">
      <w:pPr>
        <w:spacing w:after="160" w:line="259" w:lineRule="auto"/>
      </w:pPr>
      <w:r>
        <w:br w:type="page"/>
      </w:r>
    </w:p>
    <w:p w14:paraId="324E2780" w14:textId="01FAB293" w:rsidR="0091750C" w:rsidRDefault="0091750C" w:rsidP="0091750C">
      <w:pPr>
        <w:pStyle w:val="Heading4"/>
      </w:pPr>
      <w:bookmarkStart w:id="39" w:name="_Toc87003236"/>
      <w:r>
        <w:lastRenderedPageBreak/>
        <w:t>ORT006 Login from Multiple Countries</w:t>
      </w:r>
      <w:bookmarkEnd w:id="39"/>
    </w:p>
    <w:p w14:paraId="1F0678F8" w14:textId="77777777" w:rsidR="00FE2221" w:rsidRDefault="00850833" w:rsidP="00FE2221">
      <w:r>
        <w:t xml:space="preserve">The purpose of this rule is to detect and identify </w:t>
      </w:r>
      <w:r w:rsidR="00FE2221">
        <w:t>customers who login to their account from multiple countries within a specific time window.</w:t>
      </w:r>
    </w:p>
    <w:p w14:paraId="2B749ED8" w14:textId="62BB6D73" w:rsidR="00850833" w:rsidRDefault="00850833" w:rsidP="00850833"/>
    <w:p w14:paraId="31270897" w14:textId="4B62B941" w:rsidR="00462CFD" w:rsidRDefault="00CF3D75" w:rsidP="00850833">
      <w:r>
        <w:rPr>
          <w:noProof/>
        </w:rPr>
        <w:object w:dxaOrig="1440" w:dyaOrig="1440" w14:anchorId="0888D267">
          <v:shape id="_x0000_s2079" type="#_x0000_t75" style="position:absolute;margin-left:0;margin-top:.9pt;width:435pt;height:157.5pt;z-index:251968512;mso-position-horizontal-relative:text;mso-position-vertical-relative:text">
            <v:imagedata r:id="rId33" o:title=""/>
          </v:shape>
          <o:OLEObject Type="Embed" ProgID="Visio.Drawing.15" ShapeID="_x0000_s2079" DrawAspect="Content" ObjectID="_1700906170" r:id="rId34"/>
        </w:object>
      </w:r>
    </w:p>
    <w:p w14:paraId="1C3B3243" w14:textId="2603E57F" w:rsidR="00462CFD" w:rsidRDefault="00462CFD" w:rsidP="00850833"/>
    <w:p w14:paraId="7E87F29A" w14:textId="40730A5C" w:rsidR="00462CFD" w:rsidRDefault="00462CFD" w:rsidP="00850833"/>
    <w:p w14:paraId="1861548D" w14:textId="68F552A1" w:rsidR="00462CFD" w:rsidRDefault="00462CFD" w:rsidP="00850833"/>
    <w:p w14:paraId="266FC72D" w14:textId="2938D746" w:rsidR="00462CFD" w:rsidRDefault="00462CFD" w:rsidP="00850833"/>
    <w:p w14:paraId="04A76EAD" w14:textId="264D98F3" w:rsidR="00462CFD" w:rsidRDefault="00462CFD" w:rsidP="00850833"/>
    <w:p w14:paraId="03E29775" w14:textId="26D921B2" w:rsidR="00462CFD" w:rsidRDefault="00462CFD" w:rsidP="00850833"/>
    <w:p w14:paraId="72EE7A5C" w14:textId="41D90D50" w:rsidR="00462CFD" w:rsidRDefault="00462CFD" w:rsidP="00850833"/>
    <w:p w14:paraId="3EE09380" w14:textId="48875C62" w:rsidR="00462CFD" w:rsidRDefault="00462CFD" w:rsidP="00850833"/>
    <w:p w14:paraId="26434128" w14:textId="7D276016" w:rsidR="00462CFD" w:rsidRDefault="00462CFD" w:rsidP="00850833"/>
    <w:p w14:paraId="6A9E33E9" w14:textId="523A5EAA" w:rsidR="00462CFD" w:rsidRDefault="00462CFD" w:rsidP="00850833"/>
    <w:p w14:paraId="4FCDC8EE" w14:textId="01250928" w:rsidR="00462CFD" w:rsidRDefault="00462CFD" w:rsidP="00850833"/>
    <w:p w14:paraId="04DCF8E3" w14:textId="60254763" w:rsidR="00D10341" w:rsidRDefault="00D10341" w:rsidP="00850833"/>
    <w:p w14:paraId="7D4DCED9" w14:textId="6E36566D" w:rsidR="00462CFD" w:rsidRDefault="00462CFD" w:rsidP="00850833"/>
    <w:p w14:paraId="3FB08EF8" w14:textId="77777777" w:rsidR="00462CFD" w:rsidRPr="00850833" w:rsidRDefault="00462CFD" w:rsidP="00850833"/>
    <w:p w14:paraId="33FE82F6" w14:textId="77777777" w:rsidR="00850833" w:rsidRPr="00220565" w:rsidRDefault="00850833" w:rsidP="00850833">
      <w:pPr>
        <w:pStyle w:val="Heading5"/>
      </w:pPr>
      <w:r w:rsidRPr="00220565">
        <w:t>Mapping Strategy</w:t>
      </w:r>
    </w:p>
    <w:p w14:paraId="45F2DD93" w14:textId="4C876B8F" w:rsidR="00850833" w:rsidRDefault="00850833" w:rsidP="00850833">
      <w:r>
        <w:t>When screening online transaction against the Multi-Time Zone rule, the following fields will be used:</w:t>
      </w:r>
    </w:p>
    <w:p w14:paraId="02363960" w14:textId="7543C4FB" w:rsidR="00EA164B" w:rsidRDefault="00EA164B" w:rsidP="00850833"/>
    <w:p w14:paraId="43E8B85D" w14:textId="08A25AC3" w:rsidR="00EA164B" w:rsidRDefault="00EA164B" w:rsidP="00EA164B">
      <w:pPr>
        <w:pStyle w:val="ListParagraph"/>
        <w:numPr>
          <w:ilvl w:val="0"/>
          <w:numId w:val="4"/>
        </w:numPr>
      </w:pPr>
      <w:r>
        <w:t>DateTime</w:t>
      </w:r>
    </w:p>
    <w:p w14:paraId="57809639" w14:textId="09452436" w:rsidR="00EA164B" w:rsidRDefault="00EA164B" w:rsidP="00EA164B">
      <w:pPr>
        <w:pStyle w:val="ListParagraph"/>
        <w:numPr>
          <w:ilvl w:val="0"/>
          <w:numId w:val="4"/>
        </w:numPr>
      </w:pPr>
      <w:r>
        <w:t>Transaction_Amount</w:t>
      </w:r>
    </w:p>
    <w:p w14:paraId="3C8AF25A" w14:textId="5424EBFF" w:rsidR="00EA164B" w:rsidRDefault="00EA164B" w:rsidP="00EA164B">
      <w:pPr>
        <w:pStyle w:val="ListParagraph"/>
        <w:numPr>
          <w:ilvl w:val="0"/>
          <w:numId w:val="4"/>
        </w:numPr>
      </w:pPr>
      <w:r>
        <w:t>Transaction_Type_Code</w:t>
      </w:r>
    </w:p>
    <w:p w14:paraId="277E8AE7" w14:textId="5D07893F" w:rsidR="00EA164B" w:rsidRDefault="00EA164B" w:rsidP="00EA164B">
      <w:pPr>
        <w:pStyle w:val="ListParagraph"/>
        <w:numPr>
          <w:ilvl w:val="0"/>
          <w:numId w:val="4"/>
        </w:numPr>
      </w:pPr>
      <w:r>
        <w:t>ClientIP</w:t>
      </w:r>
    </w:p>
    <w:p w14:paraId="05291221" w14:textId="6D256D64" w:rsidR="00EA164B" w:rsidRDefault="00EA164B" w:rsidP="00EA164B">
      <w:pPr>
        <w:pStyle w:val="ListParagraph"/>
        <w:numPr>
          <w:ilvl w:val="0"/>
          <w:numId w:val="4"/>
        </w:numPr>
      </w:pPr>
      <w:r>
        <w:t>Client_Unique_Identifier</w:t>
      </w:r>
    </w:p>
    <w:p w14:paraId="54ABB85F" w14:textId="77777777" w:rsidR="00850833" w:rsidRDefault="00850833" w:rsidP="00850833"/>
    <w:p w14:paraId="6E4E4A5B" w14:textId="7DD4A9C4" w:rsidR="00EA164B" w:rsidRDefault="00EA164B" w:rsidP="00EA164B">
      <w:r>
        <w:t xml:space="preserve">Below is the structure for the threshold table for this rule. </w:t>
      </w:r>
    </w:p>
    <w:p w14:paraId="02BE45EC"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3AFE70ED" w14:textId="77777777" w:rsidTr="0086232E">
        <w:tc>
          <w:tcPr>
            <w:tcW w:w="8635" w:type="dxa"/>
            <w:gridSpan w:val="3"/>
          </w:tcPr>
          <w:p w14:paraId="588D2CD9" w14:textId="77777777" w:rsidR="00850833" w:rsidRDefault="00850833" w:rsidP="0086232E">
            <w:r>
              <w:t>Default Values</w:t>
            </w:r>
          </w:p>
        </w:tc>
      </w:tr>
      <w:tr w:rsidR="00850833" w:rsidRPr="006802A7" w14:paraId="111593F7" w14:textId="77777777" w:rsidTr="0086232E">
        <w:tc>
          <w:tcPr>
            <w:tcW w:w="4320" w:type="dxa"/>
            <w:shd w:val="clear" w:color="auto" w:fill="000000" w:themeFill="text1"/>
          </w:tcPr>
          <w:p w14:paraId="4E3F1AC0"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5F20BBE"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1B9699E"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45E1E3F2" w14:textId="77777777" w:rsidTr="0086232E">
        <w:tc>
          <w:tcPr>
            <w:tcW w:w="4320" w:type="dxa"/>
          </w:tcPr>
          <w:p w14:paraId="03DA1BBD" w14:textId="77777777" w:rsidR="00850833" w:rsidRPr="002B6316" w:rsidRDefault="00850833" w:rsidP="0086232E">
            <w:pPr>
              <w:rPr>
                <w:sz w:val="22"/>
                <w:szCs w:val="22"/>
              </w:rPr>
            </w:pPr>
            <w:r>
              <w:rPr>
                <w:sz w:val="22"/>
                <w:szCs w:val="22"/>
              </w:rPr>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6166CD31" w14:textId="77777777" w:rsidR="00850833" w:rsidRPr="002B6316" w:rsidRDefault="00850833" w:rsidP="0086232E">
            <w:pPr>
              <w:rPr>
                <w:sz w:val="22"/>
                <w:szCs w:val="22"/>
              </w:rPr>
            </w:pPr>
            <w:r>
              <w:rPr>
                <w:sz w:val="22"/>
                <w:szCs w:val="22"/>
              </w:rPr>
              <w:t>0.00</w:t>
            </w:r>
          </w:p>
        </w:tc>
        <w:tc>
          <w:tcPr>
            <w:tcW w:w="2875" w:type="dxa"/>
          </w:tcPr>
          <w:p w14:paraId="3FDABF18"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64A1B84A" w14:textId="77777777" w:rsidTr="0086232E">
        <w:tc>
          <w:tcPr>
            <w:tcW w:w="4320" w:type="dxa"/>
          </w:tcPr>
          <w:p w14:paraId="05F287CB"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4503829" w14:textId="77777777" w:rsidR="00850833" w:rsidRPr="00797377" w:rsidRDefault="00850833" w:rsidP="0086232E">
            <w:pPr>
              <w:rPr>
                <w:sz w:val="22"/>
                <w:szCs w:val="22"/>
              </w:rPr>
            </w:pPr>
            <w:r w:rsidRPr="00797377">
              <w:rPr>
                <w:sz w:val="22"/>
                <w:szCs w:val="22"/>
              </w:rPr>
              <w:t>[default = all transaction type codes]</w:t>
            </w:r>
          </w:p>
        </w:tc>
        <w:tc>
          <w:tcPr>
            <w:tcW w:w="2875" w:type="dxa"/>
          </w:tcPr>
          <w:p w14:paraId="54874653" w14:textId="77777777" w:rsidR="00850833" w:rsidRPr="002B6316" w:rsidRDefault="00850833" w:rsidP="0086232E">
            <w:pPr>
              <w:rPr>
                <w:sz w:val="22"/>
                <w:szCs w:val="22"/>
              </w:rPr>
            </w:pPr>
            <w:r>
              <w:rPr>
                <w:sz w:val="22"/>
                <w:szCs w:val="22"/>
              </w:rPr>
              <w:t>All transaction codes to be considered for this rule</w:t>
            </w:r>
          </w:p>
        </w:tc>
      </w:tr>
      <w:tr w:rsidR="00FE2221" w:rsidRPr="002B6316" w14:paraId="7B1018C4" w14:textId="77777777" w:rsidTr="0086232E">
        <w:tc>
          <w:tcPr>
            <w:tcW w:w="4320" w:type="dxa"/>
          </w:tcPr>
          <w:p w14:paraId="10F916C7" w14:textId="607D2E81" w:rsidR="00FE2221" w:rsidRDefault="00FE2221" w:rsidP="0086232E">
            <w:pPr>
              <w:rPr>
                <w:sz w:val="22"/>
                <w:szCs w:val="22"/>
              </w:rPr>
            </w:pPr>
            <w:r>
              <w:rPr>
                <w:sz w:val="22"/>
                <w:szCs w:val="22"/>
              </w:rPr>
              <w:t>COUNTRY_NUMBER_THRESHOLD: integer</w:t>
            </w:r>
          </w:p>
        </w:tc>
        <w:tc>
          <w:tcPr>
            <w:tcW w:w="1440" w:type="dxa"/>
          </w:tcPr>
          <w:p w14:paraId="3EEB886A" w14:textId="3D6DE30E" w:rsidR="00FE2221" w:rsidRDefault="00FE2221" w:rsidP="0086232E">
            <w:pPr>
              <w:rPr>
                <w:sz w:val="22"/>
                <w:szCs w:val="22"/>
              </w:rPr>
            </w:pPr>
            <w:r>
              <w:rPr>
                <w:sz w:val="22"/>
                <w:szCs w:val="22"/>
              </w:rPr>
              <w:t>2</w:t>
            </w:r>
          </w:p>
        </w:tc>
        <w:tc>
          <w:tcPr>
            <w:tcW w:w="2875" w:type="dxa"/>
          </w:tcPr>
          <w:p w14:paraId="6CDD2638" w14:textId="7CDEDF49" w:rsidR="00FE2221" w:rsidRDefault="00EA164B" w:rsidP="0086232E">
            <w:pPr>
              <w:rPr>
                <w:sz w:val="22"/>
                <w:szCs w:val="22"/>
              </w:rPr>
            </w:pPr>
            <w:r>
              <w:rPr>
                <w:sz w:val="22"/>
                <w:szCs w:val="22"/>
              </w:rPr>
              <w:t>Number of distinct countries necessary to trigger this rule</w:t>
            </w:r>
          </w:p>
        </w:tc>
      </w:tr>
      <w:tr w:rsidR="00FE2221" w:rsidRPr="002B6316" w14:paraId="082E9FDE" w14:textId="77777777" w:rsidTr="0086232E">
        <w:tc>
          <w:tcPr>
            <w:tcW w:w="4320" w:type="dxa"/>
          </w:tcPr>
          <w:p w14:paraId="3CBDEF89" w14:textId="082190D7" w:rsidR="00FE2221" w:rsidRDefault="00FE2221" w:rsidP="0086232E">
            <w:pPr>
              <w:rPr>
                <w:sz w:val="22"/>
                <w:szCs w:val="22"/>
              </w:rPr>
            </w:pPr>
            <w:r>
              <w:rPr>
                <w:sz w:val="22"/>
                <w:szCs w:val="22"/>
              </w:rPr>
              <w:t>LOOKBACK_HOURS: integer</w:t>
            </w:r>
          </w:p>
        </w:tc>
        <w:tc>
          <w:tcPr>
            <w:tcW w:w="1440" w:type="dxa"/>
          </w:tcPr>
          <w:p w14:paraId="5D9B1FB4" w14:textId="3F738FA1" w:rsidR="00FE2221" w:rsidRDefault="00FE2221" w:rsidP="0086232E">
            <w:pPr>
              <w:rPr>
                <w:sz w:val="22"/>
                <w:szCs w:val="22"/>
              </w:rPr>
            </w:pPr>
            <w:r>
              <w:rPr>
                <w:sz w:val="22"/>
                <w:szCs w:val="22"/>
              </w:rPr>
              <w:t>24</w:t>
            </w:r>
          </w:p>
        </w:tc>
        <w:tc>
          <w:tcPr>
            <w:tcW w:w="2875" w:type="dxa"/>
          </w:tcPr>
          <w:p w14:paraId="231C1A6D" w14:textId="2675A93B" w:rsidR="00FE2221" w:rsidRDefault="00EA164B" w:rsidP="0086232E">
            <w:pPr>
              <w:rPr>
                <w:sz w:val="22"/>
                <w:szCs w:val="22"/>
              </w:rPr>
            </w:pPr>
            <w:r>
              <w:rPr>
                <w:sz w:val="22"/>
                <w:szCs w:val="22"/>
              </w:rPr>
              <w:t>Number of hours to look back for specific activity</w:t>
            </w:r>
          </w:p>
        </w:tc>
      </w:tr>
    </w:tbl>
    <w:p w14:paraId="2B27DC6E" w14:textId="77777777" w:rsidR="00850833" w:rsidRDefault="00850833" w:rsidP="00850833"/>
    <w:p w14:paraId="334030DE" w14:textId="77777777" w:rsidR="00850833" w:rsidRDefault="00850833" w:rsidP="00850833">
      <w:pPr>
        <w:pStyle w:val="Heading5"/>
      </w:pPr>
      <w:r>
        <w:t>Rule Logic:</w:t>
      </w:r>
    </w:p>
    <w:p w14:paraId="409F845F" w14:textId="77777777" w:rsidR="00850833" w:rsidRDefault="00850833" w:rsidP="00850833">
      <w:r>
        <w:t xml:space="preserve">The following section describes the step-by-step rule processing logic for each transaction. </w:t>
      </w:r>
    </w:p>
    <w:p w14:paraId="42A6148B" w14:textId="77777777" w:rsidR="00850833" w:rsidRDefault="00850833" w:rsidP="00850833"/>
    <w:p w14:paraId="08FB6F53" w14:textId="77777777" w:rsidR="00FE2221" w:rsidRDefault="00FE2221" w:rsidP="00FE2221">
      <w:pPr>
        <w:pStyle w:val="ListParagraph"/>
        <w:numPr>
          <w:ilvl w:val="0"/>
          <w:numId w:val="42"/>
        </w:numPr>
      </w:pPr>
      <w:r>
        <w:t>Is the Transaction Type Code in the “Transaction Type Code Threshold” list?</w:t>
      </w:r>
    </w:p>
    <w:p w14:paraId="30EA6C5D" w14:textId="6FA86497" w:rsidR="00FE2221" w:rsidRDefault="00FE2221" w:rsidP="00FE2221">
      <w:pPr>
        <w:pStyle w:val="ListParagraph"/>
        <w:numPr>
          <w:ilvl w:val="0"/>
          <w:numId w:val="42"/>
        </w:numPr>
      </w:pPr>
      <w:r>
        <w:t>Is the Transaction Amount GREATER THAN OR EQUAL TO “Transaction Amount Threshold”?</w:t>
      </w:r>
    </w:p>
    <w:p w14:paraId="2C4C01E1" w14:textId="110E972B" w:rsidR="00FE2221" w:rsidRDefault="00FE2221" w:rsidP="00FE2221">
      <w:pPr>
        <w:pStyle w:val="ListParagraph"/>
        <w:numPr>
          <w:ilvl w:val="0"/>
          <w:numId w:val="42"/>
        </w:numPr>
      </w:pPr>
      <w:r>
        <w:t xml:space="preserve">Is the following true for ALL the below statements? </w:t>
      </w:r>
    </w:p>
    <w:p w14:paraId="7AF0E343" w14:textId="1A309F3E" w:rsidR="00FE2221" w:rsidRDefault="00FE2221" w:rsidP="00FE2221">
      <w:pPr>
        <w:pStyle w:val="ListParagraph"/>
        <w:numPr>
          <w:ilvl w:val="1"/>
          <w:numId w:val="42"/>
        </w:numPr>
      </w:pPr>
      <w:r>
        <w:lastRenderedPageBreak/>
        <w:t xml:space="preserve">For all transactions within the past “Lookback Hours Threshold” hours (find all historical transactions for this Client Unique Identifier whose DateTime is within this range) </w:t>
      </w:r>
    </w:p>
    <w:p w14:paraId="064B68F8" w14:textId="4C706D1F" w:rsidR="00FE2221" w:rsidRDefault="00FE2221" w:rsidP="00FE2221">
      <w:pPr>
        <w:pStyle w:val="ListParagraph"/>
        <w:numPr>
          <w:ilvl w:val="1"/>
          <w:numId w:val="42"/>
        </w:numPr>
      </w:pPr>
      <w:r>
        <w:t xml:space="preserve">Have there been transactions whose DISTINCT countries (derived from ClientIP-to-Country lookup table) equal or exceed the “Country Number Threshold”? </w:t>
      </w:r>
    </w:p>
    <w:p w14:paraId="1606ADAA" w14:textId="660A48AA" w:rsidR="00FE2221" w:rsidRPr="0091750C" w:rsidRDefault="00FE2221" w:rsidP="00FE2221">
      <w:pPr>
        <w:pStyle w:val="ListParagraph"/>
        <w:numPr>
          <w:ilvl w:val="0"/>
          <w:numId w:val="42"/>
        </w:numPr>
      </w:pPr>
      <w:r>
        <w:t>If “Yes” for all conditions above, generate an Event.</w:t>
      </w:r>
    </w:p>
    <w:p w14:paraId="6857ED82" w14:textId="15E4E394" w:rsidR="00850833" w:rsidRDefault="00850833" w:rsidP="00FE2221">
      <w:pPr>
        <w:pStyle w:val="ListParagraph"/>
      </w:pPr>
    </w:p>
    <w:p w14:paraId="44B96FE1" w14:textId="42E8B446" w:rsidR="0091750C" w:rsidRDefault="0091750C" w:rsidP="0091750C"/>
    <w:p w14:paraId="7458C455" w14:textId="0C70F38F" w:rsidR="00880137" w:rsidRDefault="00880137">
      <w:pPr>
        <w:spacing w:after="160" w:line="259" w:lineRule="auto"/>
      </w:pPr>
      <w:r>
        <w:br w:type="page"/>
      </w:r>
    </w:p>
    <w:p w14:paraId="5AA307A2" w14:textId="5401D3D8" w:rsidR="00933C7E" w:rsidRPr="00C64549" w:rsidRDefault="00B067E0" w:rsidP="00933C7E">
      <w:pPr>
        <w:pStyle w:val="Heading4"/>
      </w:pPr>
      <w:bookmarkStart w:id="40" w:name="_Toc87003237"/>
      <w:commentRangeStart w:id="41"/>
      <w:r>
        <w:lastRenderedPageBreak/>
        <w:t xml:space="preserve">ORT028 </w:t>
      </w:r>
      <w:r w:rsidR="00933C7E">
        <w:t>Online IP Blacklist</w:t>
      </w:r>
      <w:commentRangeEnd w:id="41"/>
      <w:r w:rsidR="00B51C2A">
        <w:rPr>
          <w:rStyle w:val="CommentReference"/>
          <w:rFonts w:ascii="Times" w:hAnsi="Times"/>
          <w:b w:val="0"/>
        </w:rPr>
        <w:commentReference w:id="41"/>
      </w:r>
      <w:bookmarkEnd w:id="40"/>
    </w:p>
    <w:p w14:paraId="3B68A9E5" w14:textId="27FB93B1" w:rsidR="00933C7E" w:rsidRDefault="00933C7E" w:rsidP="00933C7E">
      <w:r>
        <w:t>The rule for Online IP Blacklist filter is to create a case for all online transactions initiated from a specified blacklisted IP Addresses.</w:t>
      </w:r>
    </w:p>
    <w:p w14:paraId="1A9F24FD" w14:textId="19F3F17C" w:rsidR="00933C7E" w:rsidRDefault="00933C7E" w:rsidP="0029624E"/>
    <w:p w14:paraId="36C3DBD8" w14:textId="3E83D992" w:rsidR="00354E6C" w:rsidRDefault="00CF3D75" w:rsidP="00933C7E">
      <w:r>
        <w:rPr>
          <w:noProof/>
        </w:rPr>
        <w:object w:dxaOrig="1440" w:dyaOrig="1440" w14:anchorId="45AC98F4">
          <v:shape id="_x0000_s2089" type="#_x0000_t75" style="position:absolute;margin-left:0;margin-top:.8pt;width:209.25pt;height:137.25pt;z-index:251994112;mso-position-horizontal-relative:text;mso-position-vertical-relative:text">
            <v:imagedata r:id="rId35" o:title=""/>
          </v:shape>
          <o:OLEObject Type="Embed" ProgID="Visio.Drawing.15" ShapeID="_x0000_s2089" DrawAspect="Content" ObjectID="_1700906171" r:id="rId36"/>
        </w:object>
      </w:r>
    </w:p>
    <w:p w14:paraId="2E0BEBBF" w14:textId="1A5FC9D8" w:rsidR="00837202" w:rsidRDefault="00837202" w:rsidP="00933C7E"/>
    <w:p w14:paraId="67CF1392" w14:textId="0E2EB969" w:rsidR="00837202" w:rsidRDefault="00837202" w:rsidP="00933C7E"/>
    <w:p w14:paraId="318B9DCE" w14:textId="5431A534" w:rsidR="00837202" w:rsidRDefault="00837202" w:rsidP="00933C7E"/>
    <w:p w14:paraId="0F9B8CAB" w14:textId="5D702841" w:rsidR="00837202" w:rsidRDefault="00837202" w:rsidP="00933C7E"/>
    <w:p w14:paraId="32C51EEE" w14:textId="4F4057B8" w:rsidR="00837202" w:rsidRDefault="00837202" w:rsidP="00933C7E"/>
    <w:p w14:paraId="7271FDB7" w14:textId="1A1F4773" w:rsidR="00837202" w:rsidRDefault="00837202" w:rsidP="00933C7E"/>
    <w:p w14:paraId="3D04C4E5" w14:textId="7B024EEB" w:rsidR="00837202" w:rsidRDefault="00837202" w:rsidP="00933C7E"/>
    <w:p w14:paraId="229A8363" w14:textId="1CAF23BD" w:rsidR="00837202" w:rsidRDefault="00837202" w:rsidP="00933C7E"/>
    <w:p w14:paraId="05FADB09" w14:textId="03B1A5CA" w:rsidR="00837202" w:rsidRDefault="00837202" w:rsidP="00933C7E"/>
    <w:p w14:paraId="374668D8" w14:textId="0FBBBD3F" w:rsidR="00837202" w:rsidRDefault="00837202" w:rsidP="00933C7E"/>
    <w:p w14:paraId="3057C13A" w14:textId="671CD264" w:rsidR="00837202" w:rsidRDefault="00837202" w:rsidP="00933C7E"/>
    <w:p w14:paraId="24627AD7" w14:textId="77777777" w:rsidR="00837202" w:rsidRDefault="00837202" w:rsidP="00933C7E"/>
    <w:p w14:paraId="07DD71FF" w14:textId="4B487BD8" w:rsidR="00933C7E" w:rsidRDefault="00933C7E" w:rsidP="00933C7E">
      <w:r>
        <w:t xml:space="preserve">After </w:t>
      </w:r>
      <w:r w:rsidR="00D31176">
        <w:t>the Modified e-Transfers Rule is applied</w:t>
      </w:r>
      <w:r>
        <w:t xml:space="preserve">, IF the transaction was performed online AND </w:t>
      </w:r>
      <w:r w:rsidR="00440F4B">
        <w:t xml:space="preserve">the transaction activity code is in the provided list AND </w:t>
      </w:r>
      <w:r>
        <w:t>the transaction is initiated from a specified blacklisted IP Address, THEN the transaction will be approved AND a case will be created for investigation.</w:t>
      </w:r>
    </w:p>
    <w:p w14:paraId="556AF3F7" w14:textId="77777777" w:rsidR="00933C7E" w:rsidRDefault="00933C7E" w:rsidP="00933C7E"/>
    <w:p w14:paraId="031E2AA5" w14:textId="77777777" w:rsidR="00933C7E" w:rsidRDefault="00933C7E" w:rsidP="00933C7E">
      <w:r>
        <w:t>IF the transaction was not initiated from a specified blacklisted IP Address THEN the transaction will be approved.</w:t>
      </w:r>
    </w:p>
    <w:p w14:paraId="37569C3D" w14:textId="77777777" w:rsidR="00933C7E" w:rsidRDefault="00933C7E" w:rsidP="00933C7E"/>
    <w:p w14:paraId="10B48EA8" w14:textId="77777777" w:rsidR="00933C7E" w:rsidRPr="00220565" w:rsidRDefault="00933C7E" w:rsidP="00933C7E">
      <w:pPr>
        <w:pStyle w:val="Heading5"/>
      </w:pPr>
      <w:r w:rsidRPr="00220565">
        <w:t>Mapping Strategy</w:t>
      </w:r>
    </w:p>
    <w:p w14:paraId="79D179E0" w14:textId="54B9C8BD" w:rsidR="00933C7E" w:rsidRDefault="00933C7E" w:rsidP="00933C7E">
      <w:r>
        <w:t>When screening online transaction against the Online IP Blacklist rule, the following fields will be used:</w:t>
      </w:r>
    </w:p>
    <w:p w14:paraId="7656D0D3" w14:textId="77777777" w:rsidR="002B6316" w:rsidRDefault="002B6316" w:rsidP="00933C7E"/>
    <w:tbl>
      <w:tblPr>
        <w:tblStyle w:val="TableGrid"/>
        <w:tblW w:w="0" w:type="auto"/>
        <w:tblLook w:val="04A0" w:firstRow="1" w:lastRow="0" w:firstColumn="1" w:lastColumn="0" w:noHBand="0" w:noVBand="1"/>
      </w:tblPr>
      <w:tblGrid>
        <w:gridCol w:w="3006"/>
        <w:gridCol w:w="5624"/>
      </w:tblGrid>
      <w:tr w:rsidR="00933C7E" w:rsidRPr="00565B19" w14:paraId="34D38246" w14:textId="77777777" w:rsidTr="00AC7006">
        <w:tc>
          <w:tcPr>
            <w:tcW w:w="3006" w:type="dxa"/>
            <w:shd w:val="clear" w:color="auto" w:fill="000000" w:themeFill="text1"/>
          </w:tcPr>
          <w:p w14:paraId="77273019"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5624" w:type="dxa"/>
            <w:shd w:val="clear" w:color="auto" w:fill="000000" w:themeFill="text1"/>
          </w:tcPr>
          <w:p w14:paraId="356D1536"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12C5D417" w14:textId="77777777" w:rsidTr="00AC7006">
        <w:tc>
          <w:tcPr>
            <w:tcW w:w="3006" w:type="dxa"/>
          </w:tcPr>
          <w:p w14:paraId="3139801D" w14:textId="77777777" w:rsidR="00933C7E" w:rsidRPr="00345D19" w:rsidRDefault="00933C7E" w:rsidP="005933D9">
            <w:pPr>
              <w:rPr>
                <w:rFonts w:cs="Times"/>
                <w:sz w:val="22"/>
                <w:szCs w:val="22"/>
              </w:rPr>
            </w:pPr>
            <w:r>
              <w:rPr>
                <w:rFonts w:cs="Times"/>
                <w:sz w:val="22"/>
                <w:szCs w:val="22"/>
              </w:rPr>
              <w:t>ClientIP</w:t>
            </w:r>
          </w:p>
        </w:tc>
        <w:tc>
          <w:tcPr>
            <w:tcW w:w="5624" w:type="dxa"/>
          </w:tcPr>
          <w:p w14:paraId="05F4935C" w14:textId="77777777" w:rsidR="00933C7E" w:rsidRPr="00345D19" w:rsidRDefault="00933C7E" w:rsidP="005933D9">
            <w:pPr>
              <w:rPr>
                <w:rFonts w:cs="Times"/>
                <w:sz w:val="22"/>
                <w:szCs w:val="22"/>
              </w:rPr>
            </w:pPr>
            <w:r w:rsidRPr="00345D19">
              <w:rPr>
                <w:rFonts w:cs="Times"/>
                <w:sz w:val="22"/>
                <w:szCs w:val="22"/>
              </w:rPr>
              <w:t>This field will be used to obtain the IP Address.</w:t>
            </w:r>
          </w:p>
        </w:tc>
      </w:tr>
    </w:tbl>
    <w:p w14:paraId="4A663B84" w14:textId="77777777" w:rsidR="00933C7E" w:rsidRDefault="00933C7E" w:rsidP="00933C7E"/>
    <w:p w14:paraId="4F060387" w14:textId="77777777" w:rsidR="00933C7E" w:rsidRDefault="00933C7E" w:rsidP="00933C7E"/>
    <w:p w14:paraId="34C2444F" w14:textId="77777777" w:rsidR="00933C7E" w:rsidRDefault="00933C7E" w:rsidP="00933C7E">
      <w:r>
        <w:t>There will also be a table created called T_REF_</w:t>
      </w:r>
      <w:r w:rsidRPr="00552D26">
        <w:t xml:space="preserve"> </w:t>
      </w:r>
      <w:r>
        <w:t>IPBLACKLIST to assist in the determination if the IP address of the transaction is on the IP blacklist.  Below is the table structure for T_REF_</w:t>
      </w:r>
      <w:r w:rsidRPr="00552D26">
        <w:t xml:space="preserve"> </w:t>
      </w:r>
      <w:r>
        <w:t>IPBLACKLIST.</w:t>
      </w:r>
    </w:p>
    <w:p w14:paraId="1BC3649E" w14:textId="77777777" w:rsidR="00933C7E" w:rsidRDefault="00933C7E" w:rsidP="00933C7E"/>
    <w:tbl>
      <w:tblPr>
        <w:tblStyle w:val="TableGrid"/>
        <w:tblW w:w="0" w:type="auto"/>
        <w:tblLook w:val="04A0" w:firstRow="1" w:lastRow="0" w:firstColumn="1" w:lastColumn="0" w:noHBand="0" w:noVBand="1"/>
      </w:tblPr>
      <w:tblGrid>
        <w:gridCol w:w="2910"/>
        <w:gridCol w:w="2862"/>
        <w:gridCol w:w="2858"/>
      </w:tblGrid>
      <w:tr w:rsidR="00933C7E" w14:paraId="06B4C91F" w14:textId="77777777" w:rsidTr="005933D9">
        <w:tc>
          <w:tcPr>
            <w:tcW w:w="8856" w:type="dxa"/>
            <w:gridSpan w:val="3"/>
          </w:tcPr>
          <w:p w14:paraId="31F7B3AD" w14:textId="77777777" w:rsidR="00933C7E" w:rsidRPr="00345D19" w:rsidRDefault="00933C7E" w:rsidP="005933D9">
            <w:pPr>
              <w:rPr>
                <w:rFonts w:cs="Times"/>
                <w:sz w:val="22"/>
                <w:szCs w:val="22"/>
              </w:rPr>
            </w:pPr>
            <w:r w:rsidRPr="00345D19">
              <w:rPr>
                <w:rFonts w:cs="Times"/>
                <w:sz w:val="22"/>
                <w:szCs w:val="22"/>
              </w:rPr>
              <w:t>T_REF_IPBLACKLIST</w:t>
            </w:r>
          </w:p>
        </w:tc>
      </w:tr>
      <w:tr w:rsidR="00933C7E" w:rsidRPr="00F33467" w14:paraId="525EB9E0" w14:textId="77777777" w:rsidTr="005933D9">
        <w:tc>
          <w:tcPr>
            <w:tcW w:w="2952" w:type="dxa"/>
            <w:shd w:val="clear" w:color="auto" w:fill="000000" w:themeFill="text1"/>
          </w:tcPr>
          <w:p w14:paraId="6094527F"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352DC0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3747A3A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3759DE73" w14:textId="77777777" w:rsidTr="005933D9">
        <w:tc>
          <w:tcPr>
            <w:tcW w:w="2952" w:type="dxa"/>
          </w:tcPr>
          <w:p w14:paraId="170DAFA7" w14:textId="77777777" w:rsidR="00933C7E" w:rsidRPr="00345D19" w:rsidRDefault="00933C7E" w:rsidP="005933D9">
            <w:pPr>
              <w:rPr>
                <w:rFonts w:cs="Times"/>
                <w:sz w:val="22"/>
                <w:szCs w:val="22"/>
              </w:rPr>
            </w:pPr>
            <w:r w:rsidRPr="00345D19">
              <w:rPr>
                <w:rFonts w:cs="Times"/>
                <w:sz w:val="22"/>
                <w:szCs w:val="22"/>
              </w:rPr>
              <w:t>IP_Address</w:t>
            </w:r>
          </w:p>
        </w:tc>
        <w:tc>
          <w:tcPr>
            <w:tcW w:w="2952" w:type="dxa"/>
          </w:tcPr>
          <w:p w14:paraId="03185504"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7822888" w14:textId="77777777" w:rsidR="00933C7E" w:rsidRPr="00345D19" w:rsidRDefault="00933C7E" w:rsidP="005933D9">
            <w:pPr>
              <w:rPr>
                <w:rFonts w:cs="Times"/>
                <w:sz w:val="22"/>
                <w:szCs w:val="22"/>
              </w:rPr>
            </w:pPr>
            <w:r w:rsidRPr="00345D19">
              <w:rPr>
                <w:rFonts w:cs="Times"/>
                <w:sz w:val="22"/>
                <w:szCs w:val="22"/>
              </w:rPr>
              <w:t>50</w:t>
            </w:r>
          </w:p>
        </w:tc>
      </w:tr>
      <w:tr w:rsidR="00933C7E" w14:paraId="38209F54" w14:textId="77777777" w:rsidTr="005933D9">
        <w:tc>
          <w:tcPr>
            <w:tcW w:w="2952" w:type="dxa"/>
          </w:tcPr>
          <w:p w14:paraId="0DB7A19F" w14:textId="77777777" w:rsidR="00933C7E" w:rsidRPr="00345D19" w:rsidRDefault="00933C7E" w:rsidP="005933D9">
            <w:pPr>
              <w:rPr>
                <w:rFonts w:cs="Times"/>
                <w:sz w:val="22"/>
                <w:szCs w:val="22"/>
              </w:rPr>
            </w:pPr>
            <w:r w:rsidRPr="00345D19">
              <w:rPr>
                <w:rFonts w:cs="Times"/>
                <w:sz w:val="22"/>
                <w:szCs w:val="22"/>
              </w:rPr>
              <w:t>IP_Decimal_Format</w:t>
            </w:r>
          </w:p>
        </w:tc>
        <w:tc>
          <w:tcPr>
            <w:tcW w:w="2952" w:type="dxa"/>
          </w:tcPr>
          <w:p w14:paraId="58BFFAF2"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80AF9DE" w14:textId="77777777" w:rsidR="00933C7E" w:rsidRPr="00345D19" w:rsidRDefault="00933C7E" w:rsidP="005933D9">
            <w:pPr>
              <w:rPr>
                <w:rFonts w:cs="Times"/>
                <w:sz w:val="22"/>
                <w:szCs w:val="22"/>
              </w:rPr>
            </w:pPr>
            <w:r w:rsidRPr="00345D19">
              <w:rPr>
                <w:rFonts w:cs="Times"/>
                <w:sz w:val="22"/>
                <w:szCs w:val="22"/>
              </w:rPr>
              <w:t>50</w:t>
            </w:r>
          </w:p>
        </w:tc>
      </w:tr>
    </w:tbl>
    <w:p w14:paraId="568D1FA6" w14:textId="77777777" w:rsidR="00933C7E" w:rsidRDefault="00933C7E" w:rsidP="00933C7E"/>
    <w:p w14:paraId="7F03FDBD" w14:textId="6DDFAFB3" w:rsidR="00933C7E" w:rsidRDefault="00933C7E" w:rsidP="00933C7E"/>
    <w:p w14:paraId="39645718" w14:textId="596E114E" w:rsidR="00880137" w:rsidRDefault="00880137">
      <w:pPr>
        <w:spacing w:after="160" w:line="259" w:lineRule="auto"/>
      </w:pPr>
      <w:r>
        <w:br w:type="page"/>
      </w:r>
    </w:p>
    <w:p w14:paraId="572A4514" w14:textId="713A219F" w:rsidR="00933C7E" w:rsidRDefault="00B067E0" w:rsidP="00933C7E">
      <w:pPr>
        <w:pStyle w:val="Heading4"/>
      </w:pPr>
      <w:bookmarkStart w:id="42" w:name="_Toc87003238"/>
      <w:r>
        <w:lastRenderedPageBreak/>
        <w:t xml:space="preserve">ORT029 </w:t>
      </w:r>
      <w:r w:rsidR="00933C7E">
        <w:t>High Risk eTransfers</w:t>
      </w:r>
      <w:bookmarkEnd w:id="42"/>
    </w:p>
    <w:p w14:paraId="0BA8EF34" w14:textId="77777777" w:rsidR="00933C7E" w:rsidRDefault="00933C7E" w:rsidP="00933C7E">
      <w:r>
        <w:t>The rule for High Risk eTransfer filter is based on the following conditions being met:</w:t>
      </w:r>
    </w:p>
    <w:p w14:paraId="6AED56AF" w14:textId="77777777" w:rsidR="00933C7E" w:rsidRPr="00BD5D6D" w:rsidRDefault="00933C7E" w:rsidP="00933C7E"/>
    <w:p w14:paraId="2E236BA4" w14:textId="10C6DB34" w:rsidR="00933C7E" w:rsidRPr="004C0546" w:rsidRDefault="00933C7E" w:rsidP="00C43B30">
      <w:pPr>
        <w:pStyle w:val="ListParagraph"/>
        <w:numPr>
          <w:ilvl w:val="0"/>
          <w:numId w:val="9"/>
        </w:numPr>
        <w:contextualSpacing w:val="0"/>
        <w:rPr>
          <w:highlight w:val="cyan"/>
        </w:rPr>
      </w:pPr>
      <w:r>
        <w:t xml:space="preserve">Activity of a specific code </w:t>
      </w:r>
      <w:r w:rsidRPr="004C0546">
        <w:rPr>
          <w:highlight w:val="cyan"/>
        </w:rPr>
        <w:t>(</w:t>
      </w:r>
      <w:r w:rsidR="00FC1D79" w:rsidRPr="004C0546">
        <w:rPr>
          <w:rFonts w:ascii="Calibri" w:hAnsi="Calibri" w:cs="Calibri"/>
          <w:color w:val="000000"/>
          <w:sz w:val="22"/>
          <w:szCs w:val="22"/>
          <w:highlight w:val="cyan"/>
        </w:rPr>
        <w:t>SEND_MONEY,</w:t>
      </w:r>
      <w:r w:rsidR="00FC1D79">
        <w:rPr>
          <w:rFonts w:ascii="Calibri" w:hAnsi="Calibri" w:cs="Calibri"/>
          <w:color w:val="000000"/>
          <w:sz w:val="22"/>
          <w:szCs w:val="22"/>
        </w:rPr>
        <w:t xml:space="preserve"> </w:t>
      </w:r>
      <w:r w:rsidRPr="004C0546">
        <w:rPr>
          <w:highlight w:val="cyan"/>
        </w:rPr>
        <w:t>)</w:t>
      </w:r>
    </w:p>
    <w:p w14:paraId="1FE533FE" w14:textId="46AC268F" w:rsidR="00933C7E" w:rsidRPr="00874E1E" w:rsidRDefault="00933C7E" w:rsidP="00C43B30">
      <w:pPr>
        <w:pStyle w:val="ListParagraph"/>
        <w:numPr>
          <w:ilvl w:val="0"/>
          <w:numId w:val="9"/>
        </w:numPr>
        <w:contextualSpacing w:val="0"/>
      </w:pPr>
      <w:r>
        <w:t xml:space="preserve">Amount for activity code </w:t>
      </w:r>
      <w:r w:rsidR="003030B0" w:rsidRPr="004C0546">
        <w:t>($1,000)</w:t>
      </w:r>
      <w:r w:rsidR="00FF55FC" w:rsidRPr="00946E29">
        <w:t>.</w:t>
      </w:r>
    </w:p>
    <w:p w14:paraId="49BA8893" w14:textId="789FDCBD" w:rsidR="003030B0" w:rsidRPr="004C0546" w:rsidRDefault="00933C7E" w:rsidP="003030B0">
      <w:pPr>
        <w:pStyle w:val="ListParagraph"/>
        <w:numPr>
          <w:ilvl w:val="0"/>
          <w:numId w:val="9"/>
        </w:numPr>
        <w:rPr>
          <w:highlight w:val="cyan"/>
        </w:rPr>
      </w:pPr>
      <w:r>
        <w:t xml:space="preserve">The activity code </w:t>
      </w:r>
      <w:r w:rsidR="003030B0" w:rsidRPr="004C0546">
        <w:rPr>
          <w:highlight w:val="cyan"/>
        </w:rPr>
        <w:t>(</w:t>
      </w:r>
      <w:r w:rsidR="00FC1D79" w:rsidRPr="004C0546">
        <w:rPr>
          <w:highlight w:val="cyan"/>
        </w:rPr>
        <w:t>SEND_MONEY,</w:t>
      </w:r>
      <w:r w:rsidR="00C777A7">
        <w:rPr>
          <w:highlight w:val="cyan"/>
        </w:rPr>
        <w:t xml:space="preserve"> </w:t>
      </w:r>
      <w:r w:rsidR="003030B0" w:rsidRPr="004C0546">
        <w:rPr>
          <w:highlight w:val="cyan"/>
        </w:rPr>
        <w:t>)</w:t>
      </w:r>
    </w:p>
    <w:p w14:paraId="370860B4" w14:textId="7ACE4A28" w:rsidR="00933C7E" w:rsidRPr="00874E1E" w:rsidRDefault="0086232E" w:rsidP="006D0904">
      <w:pPr>
        <w:pStyle w:val="ListParagraph"/>
        <w:contextualSpacing w:val="0"/>
      </w:pPr>
      <w:r>
        <w:t xml:space="preserve"> </w:t>
      </w:r>
      <w:r w:rsidR="00933C7E">
        <w:t xml:space="preserve">is preceded by 2 other activity codes in the following pattern </w:t>
      </w:r>
      <w:r w:rsidR="00021051" w:rsidRPr="004C0546">
        <w:rPr>
          <w:highlight w:val="green"/>
        </w:rPr>
        <w:t>‘</w:t>
      </w:r>
      <w:r w:rsidR="00933C7E" w:rsidRPr="004C0546">
        <w:rPr>
          <w:highlight w:val="green"/>
        </w:rPr>
        <w:t>(</w:t>
      </w:r>
      <w:r w:rsidR="003030B0" w:rsidRPr="004C0546">
        <w:rPr>
          <w:highlight w:val="green"/>
        </w:rPr>
        <w:t>PASSWORD_CHANGE</w:t>
      </w:r>
      <w:r w:rsidR="003030B0" w:rsidRPr="004C0546" w:rsidDel="003030B0">
        <w:rPr>
          <w:highlight w:val="green"/>
        </w:rPr>
        <w:t xml:space="preserve"> </w:t>
      </w:r>
      <w:r w:rsidRPr="004C0546">
        <w:rPr>
          <w:highlight w:val="green"/>
        </w:rPr>
        <w:t>)</w:t>
      </w:r>
      <w:r w:rsidR="00021051" w:rsidRPr="004C0546">
        <w:rPr>
          <w:highlight w:val="green"/>
        </w:rPr>
        <w:t>’</w:t>
      </w:r>
      <w:r w:rsidR="00933C7E" w:rsidRPr="004C0546">
        <w:rPr>
          <w:highlight w:val="green"/>
        </w:rPr>
        <w:t xml:space="preserve"> </w:t>
      </w:r>
      <w:r w:rsidR="00021051" w:rsidRPr="004C0546">
        <w:rPr>
          <w:highlight w:val="green"/>
        </w:rPr>
        <w:t xml:space="preserve">‘(LOGIN_ATTEMPT, LOGIN_ATTEMPT_MFA)’ </w:t>
      </w:r>
      <w:r w:rsidR="00933C7E" w:rsidRPr="00FC1D79">
        <w:t>within a 70 minute period;</w:t>
      </w:r>
    </w:p>
    <w:p w14:paraId="5772B387" w14:textId="77777777" w:rsidR="00933C7E" w:rsidRDefault="00933C7E" w:rsidP="00C43B30">
      <w:pPr>
        <w:pStyle w:val="ListParagraph"/>
        <w:numPr>
          <w:ilvl w:val="0"/>
          <w:numId w:val="9"/>
        </w:numPr>
        <w:contextualSpacing w:val="0"/>
      </w:pPr>
      <w:r>
        <w:t xml:space="preserve">Were eTransfer receipts added or changed within past </w:t>
      </w:r>
      <w:r w:rsidRPr="00021051">
        <w:t>48 hours</w:t>
      </w:r>
      <w:r w:rsidRPr="00874E1E">
        <w:t>;</w:t>
      </w:r>
    </w:p>
    <w:p w14:paraId="665E2F96" w14:textId="77777777" w:rsidR="00933C7E" w:rsidRDefault="00933C7E" w:rsidP="00C43B30">
      <w:pPr>
        <w:pStyle w:val="ListParagraph"/>
        <w:numPr>
          <w:ilvl w:val="0"/>
          <w:numId w:val="9"/>
        </w:numPr>
        <w:contextualSpacing w:val="0"/>
      </w:pPr>
      <w:r>
        <w:t>Transaction completed from a new IP address;</w:t>
      </w:r>
    </w:p>
    <w:p w14:paraId="46547CC3" w14:textId="77777777" w:rsidR="00933C7E" w:rsidRDefault="00933C7E" w:rsidP="00C43B30">
      <w:pPr>
        <w:pStyle w:val="ListParagraph"/>
        <w:numPr>
          <w:ilvl w:val="0"/>
          <w:numId w:val="9"/>
        </w:numPr>
        <w:contextualSpacing w:val="0"/>
      </w:pPr>
      <w:r>
        <w:t>The field ‘Error Message’ is blank; and</w:t>
      </w:r>
    </w:p>
    <w:p w14:paraId="32431491" w14:textId="1184EA8C" w:rsidR="00933C7E" w:rsidRDefault="00933C7E" w:rsidP="00C43B30">
      <w:pPr>
        <w:pStyle w:val="ListParagraph"/>
        <w:numPr>
          <w:ilvl w:val="0"/>
          <w:numId w:val="9"/>
        </w:numPr>
        <w:contextualSpacing w:val="0"/>
      </w:pPr>
      <w:r>
        <w:t xml:space="preserve">Volume of successful eTransfers for a </w:t>
      </w:r>
      <w:r w:rsidR="00040F82">
        <w:t>customer</w:t>
      </w:r>
      <w:r>
        <w:t xml:space="preserve"> exceeds </w:t>
      </w:r>
      <w:r w:rsidRPr="00021051">
        <w:t>$4,500</w:t>
      </w:r>
      <w:r>
        <w:t xml:space="preserve"> within </w:t>
      </w:r>
      <w:r w:rsidRPr="00021051">
        <w:t>48 hour</w:t>
      </w:r>
      <w:r>
        <w:t xml:space="preserve"> period.</w:t>
      </w:r>
    </w:p>
    <w:p w14:paraId="5278BC57" w14:textId="77777777" w:rsidR="00933C7E" w:rsidRDefault="00933C7E" w:rsidP="00933C7E"/>
    <w:p w14:paraId="7CDE4240" w14:textId="77777777" w:rsidR="00933C7E" w:rsidRDefault="00933C7E" w:rsidP="00933C7E">
      <w:r>
        <w:t>The flowchart below shows the logical flow of the High Risk eTransfers rule.</w:t>
      </w:r>
    </w:p>
    <w:p w14:paraId="2A18C154" w14:textId="77DCC304" w:rsidR="00933C7E" w:rsidRDefault="00933C7E" w:rsidP="0029624E"/>
    <w:p w14:paraId="2BE0EEB6" w14:textId="6B327B4B" w:rsidR="00933C7E" w:rsidRDefault="00CF3D75" w:rsidP="0029624E">
      <w:r>
        <w:rPr>
          <w:noProof/>
        </w:rPr>
        <w:object w:dxaOrig="1440" w:dyaOrig="1440" w14:anchorId="72757697">
          <v:shape id="_x0000_s2077" type="#_x0000_t75" style="position:absolute;margin-left:0;margin-top:.95pt;width:354pt;height:393pt;z-index:251964416;mso-position-horizontal-relative:text;mso-position-vertical-relative:text">
            <v:imagedata r:id="rId37" o:title=""/>
          </v:shape>
          <o:OLEObject Type="Embed" ProgID="Visio.Drawing.15" ShapeID="_x0000_s2077" DrawAspect="Content" ObjectID="_1700906172" r:id="rId38"/>
        </w:object>
      </w:r>
    </w:p>
    <w:p w14:paraId="0DD1C08E" w14:textId="42D4C8D9" w:rsidR="004368B6" w:rsidRDefault="004368B6" w:rsidP="0029624E"/>
    <w:p w14:paraId="782A0EAF" w14:textId="00825853" w:rsidR="004368B6" w:rsidRDefault="004368B6" w:rsidP="0029624E"/>
    <w:p w14:paraId="2383084C" w14:textId="74E22286" w:rsidR="004368B6" w:rsidRDefault="004368B6" w:rsidP="0029624E"/>
    <w:p w14:paraId="22536EFF" w14:textId="75D5F5B0" w:rsidR="004368B6" w:rsidRDefault="004368B6" w:rsidP="0029624E"/>
    <w:p w14:paraId="2C3F64F6" w14:textId="17110D4F" w:rsidR="004368B6" w:rsidRDefault="004368B6" w:rsidP="0029624E"/>
    <w:p w14:paraId="04383E4F" w14:textId="7CBB0F6C" w:rsidR="004368B6" w:rsidRDefault="004368B6" w:rsidP="0029624E"/>
    <w:p w14:paraId="2F4BA150" w14:textId="0378564E" w:rsidR="004368B6" w:rsidRDefault="004368B6" w:rsidP="0029624E"/>
    <w:p w14:paraId="3A939274" w14:textId="4A6634BF" w:rsidR="004368B6" w:rsidRDefault="004368B6" w:rsidP="0029624E"/>
    <w:p w14:paraId="4E025D9A" w14:textId="4BCDAB18" w:rsidR="004368B6" w:rsidRDefault="004368B6" w:rsidP="0029624E"/>
    <w:p w14:paraId="2C29A2DE" w14:textId="5459EEBF" w:rsidR="004368B6" w:rsidRDefault="004368B6" w:rsidP="0029624E"/>
    <w:p w14:paraId="1928F5E6" w14:textId="536E2A3B" w:rsidR="004368B6" w:rsidRDefault="004368B6" w:rsidP="0029624E"/>
    <w:p w14:paraId="445703AF" w14:textId="593519C7" w:rsidR="004368B6" w:rsidRDefault="004368B6" w:rsidP="0029624E"/>
    <w:p w14:paraId="652AD2E3" w14:textId="36E94860" w:rsidR="004368B6" w:rsidRDefault="004368B6" w:rsidP="0029624E"/>
    <w:p w14:paraId="2E8A52A8" w14:textId="0B91D153" w:rsidR="004368B6" w:rsidRDefault="004368B6" w:rsidP="0029624E"/>
    <w:p w14:paraId="74180BE8" w14:textId="598DAA4E" w:rsidR="004368B6" w:rsidRDefault="004368B6" w:rsidP="0029624E"/>
    <w:p w14:paraId="2ACB6940" w14:textId="589179D7" w:rsidR="004368B6" w:rsidRDefault="004368B6" w:rsidP="0029624E"/>
    <w:p w14:paraId="5FFC12C8" w14:textId="64696F27" w:rsidR="004368B6" w:rsidRDefault="004368B6" w:rsidP="0029624E"/>
    <w:p w14:paraId="3BDA059B" w14:textId="3615EE5D" w:rsidR="004368B6" w:rsidRDefault="004368B6" w:rsidP="0029624E"/>
    <w:p w14:paraId="02664493" w14:textId="28616643" w:rsidR="004368B6" w:rsidRDefault="004368B6" w:rsidP="0029624E"/>
    <w:p w14:paraId="3B9CEE49" w14:textId="0E6E3E1D" w:rsidR="004368B6" w:rsidRDefault="004368B6" w:rsidP="0029624E"/>
    <w:p w14:paraId="36519EF9" w14:textId="6445781B" w:rsidR="004368B6" w:rsidRDefault="004368B6" w:rsidP="0029624E"/>
    <w:p w14:paraId="581D8CEF" w14:textId="00B48099" w:rsidR="004368B6" w:rsidRDefault="004368B6" w:rsidP="0029624E"/>
    <w:p w14:paraId="27B623E8" w14:textId="118C4936" w:rsidR="004368B6" w:rsidRDefault="004368B6" w:rsidP="0029624E"/>
    <w:p w14:paraId="4DE157FF" w14:textId="58F9BCBF" w:rsidR="004368B6" w:rsidRDefault="004368B6" w:rsidP="0029624E"/>
    <w:p w14:paraId="7FCACB24" w14:textId="633E805E" w:rsidR="004368B6" w:rsidRDefault="004368B6" w:rsidP="0029624E"/>
    <w:p w14:paraId="6FCF772E" w14:textId="051C022C" w:rsidR="00B56EE6" w:rsidRDefault="00B56EE6" w:rsidP="0029624E"/>
    <w:p w14:paraId="1E8BF92D" w14:textId="7AE2E6BF" w:rsidR="00B56EE6" w:rsidRDefault="00B56EE6" w:rsidP="0029624E"/>
    <w:p w14:paraId="6DBB1E73" w14:textId="3E8C25BA" w:rsidR="00B56EE6" w:rsidRDefault="00B56EE6" w:rsidP="0029624E"/>
    <w:p w14:paraId="21902577" w14:textId="31FA185A" w:rsidR="00B56EE6" w:rsidRDefault="00B56EE6" w:rsidP="0029624E"/>
    <w:p w14:paraId="62851188" w14:textId="77777777" w:rsidR="00B56EE6" w:rsidRDefault="00B56EE6" w:rsidP="0029624E"/>
    <w:p w14:paraId="2FA5E6DA" w14:textId="77777777" w:rsidR="004368B6" w:rsidRDefault="004368B6" w:rsidP="0029624E"/>
    <w:p w14:paraId="397EF751" w14:textId="56E2A0E3" w:rsidR="004368B6" w:rsidRDefault="004368B6" w:rsidP="0029624E"/>
    <w:p w14:paraId="4F4302B9" w14:textId="58CC6060" w:rsidR="004368B6" w:rsidRDefault="004368B6" w:rsidP="0029624E"/>
    <w:p w14:paraId="4D23CF6D" w14:textId="77777777" w:rsidR="00102472" w:rsidRDefault="00102472" w:rsidP="0029624E"/>
    <w:p w14:paraId="73B6178C" w14:textId="27E428C3" w:rsidR="00933C7E" w:rsidRDefault="006B6BE9" w:rsidP="00933C7E">
      <w:r>
        <w:lastRenderedPageBreak/>
        <w:t xml:space="preserve">After </w:t>
      </w:r>
      <w:r w:rsidR="00D31176">
        <w:t>the Modified e-Transfers Rule is applied</w:t>
      </w:r>
      <w:r w:rsidR="00933C7E">
        <w:t xml:space="preserve">, there will be check to determine if the transaction has an activity code of </w:t>
      </w:r>
      <w:r w:rsidR="00FF55FC" w:rsidRPr="004C0546">
        <w:rPr>
          <w:highlight w:val="cyan"/>
        </w:rPr>
        <w:t>‘(</w:t>
      </w:r>
      <w:r w:rsidR="00FC1D79" w:rsidRPr="004C0546">
        <w:rPr>
          <w:highlight w:val="cyan"/>
        </w:rPr>
        <w:t>SEND_MONEY,</w:t>
      </w:r>
      <w:r w:rsidR="00FC1D79">
        <w:t xml:space="preserve"> </w:t>
      </w:r>
      <w:r w:rsidR="00FF55FC" w:rsidRPr="004C0546">
        <w:rPr>
          <w:highlight w:val="cyan"/>
        </w:rPr>
        <w:t>)’</w:t>
      </w:r>
      <w:r w:rsidR="00933C7E">
        <w:t>.  This filter will apply only to those transaction activity codes.  The flow chart above contains three conditions that need to be checked.  If the transaction activity code is one of the three listed then there are three conditions that need to be applied to this transaction to determine the appropriate action.</w:t>
      </w:r>
    </w:p>
    <w:p w14:paraId="2BB238D7" w14:textId="77777777" w:rsidR="00933C7E" w:rsidRDefault="00933C7E" w:rsidP="00933C7E"/>
    <w:p w14:paraId="6F3B67FE" w14:textId="7680B4F1" w:rsidR="00933C7E" w:rsidRDefault="00933C7E" w:rsidP="00933C7E">
      <w:r>
        <w:t xml:space="preserve">For transactions of code </w:t>
      </w:r>
      <w:r w:rsidR="004C0546">
        <w:t xml:space="preserve"> </w:t>
      </w:r>
      <w:r>
        <w:t xml:space="preserve"> IF the transaction was preceded by a transaction of code </w:t>
      </w:r>
      <w:r w:rsidR="00FF55FC">
        <w:t>‘</w:t>
      </w:r>
      <w:r w:rsidR="00FF55FC" w:rsidRPr="004C0546">
        <w:rPr>
          <w:highlight w:val="green"/>
        </w:rPr>
        <w:t xml:space="preserve">PASSWORD_CHANGE’ </w:t>
      </w:r>
      <w:r w:rsidR="007F4E60">
        <w:t xml:space="preserve"> </w:t>
      </w:r>
      <w:r>
        <w:t xml:space="preserve">which was itself preceded by a transaction code </w:t>
      </w:r>
      <w:r w:rsidR="00F25CFE" w:rsidRPr="004C0546">
        <w:rPr>
          <w:highlight w:val="green"/>
        </w:rPr>
        <w:t>‘(LOGIN_ATTEMPT, LOGIN_ATTEMPT_MFA)’</w:t>
      </w:r>
      <w:r w:rsidR="00F25CFE" w:rsidRPr="00F25CFE">
        <w:t xml:space="preserve"> with Status indicating Success</w:t>
      </w:r>
      <w:r w:rsidR="00F25CFE" w:rsidRPr="00F25CFE" w:rsidDel="00F25CFE">
        <w:t xml:space="preserve"> </w:t>
      </w:r>
      <w:r>
        <w:t>THEN an Event will be generated with a fraud score of 250.</w:t>
      </w:r>
    </w:p>
    <w:p w14:paraId="33EF5B48" w14:textId="77777777" w:rsidR="00F85039" w:rsidRDefault="00F85039" w:rsidP="00933C7E"/>
    <w:p w14:paraId="1B19A4BA" w14:textId="49080FB1" w:rsidR="00933C7E" w:rsidRDefault="00933C7E" w:rsidP="00933C7E">
      <w:r>
        <w:t xml:space="preserve">For transactions of code </w:t>
      </w:r>
      <w:r w:rsidR="00FF55FC" w:rsidRPr="004C0546">
        <w:rPr>
          <w:highlight w:val="cyan"/>
        </w:rPr>
        <w:t>‘(</w:t>
      </w:r>
      <w:r w:rsidR="00FC1D79" w:rsidRPr="004C0546">
        <w:rPr>
          <w:highlight w:val="cyan"/>
        </w:rPr>
        <w:t>SEND_MONEY,</w:t>
      </w:r>
      <w:r w:rsidR="00FC1D79">
        <w:t xml:space="preserve"> </w:t>
      </w:r>
      <w:r w:rsidR="00FF55FC" w:rsidRPr="004C0546">
        <w:rPr>
          <w:highlight w:val="cyan"/>
        </w:rPr>
        <w:t>)’</w:t>
      </w:r>
      <w:r>
        <w:t xml:space="preserve">, </w:t>
      </w:r>
      <w:r w:rsidRPr="00F10B25">
        <w:rPr>
          <w:highlight w:val="yellow"/>
        </w:rPr>
        <w:t>where the amount exceeds $</w:t>
      </w:r>
      <w:r w:rsidR="00FF55FC" w:rsidRPr="00F10B25">
        <w:rPr>
          <w:highlight w:val="yellow"/>
        </w:rPr>
        <w:t>1,000</w:t>
      </w:r>
      <w:r w:rsidRPr="00946E29">
        <w:t>,</w:t>
      </w:r>
      <w:r>
        <w:t xml:space="preserve"> IF there was an eTransfer receipt that was added or changed in the past </w:t>
      </w:r>
      <w:r w:rsidRPr="004B4E1D">
        <w:t>48 hours</w:t>
      </w:r>
      <w:r>
        <w:t xml:space="preserve"> AND the transaction was completed from a new IP address THEN the transaction will be approved AND an event will be generated with the score of 150.  This will be completed by looking for activity codes </w:t>
      </w:r>
      <w:r w:rsidR="00021051" w:rsidRPr="004C0546">
        <w:rPr>
          <w:highlight w:val="cyan"/>
        </w:rPr>
        <w:t>‘(</w:t>
      </w:r>
      <w:r w:rsidR="00FC1D79" w:rsidRPr="004C0546">
        <w:rPr>
          <w:highlight w:val="cyan"/>
        </w:rPr>
        <w:t xml:space="preserve">, </w:t>
      </w:r>
      <w:r w:rsidR="00B22A2E">
        <w:rPr>
          <w:highlight w:val="cyan"/>
        </w:rPr>
        <w:t>ADD_RECIPIENT or UPDAT</w:t>
      </w:r>
      <w:r w:rsidR="008B3495">
        <w:rPr>
          <w:highlight w:val="cyan"/>
        </w:rPr>
        <w:t>E</w:t>
      </w:r>
      <w:r w:rsidR="00B22A2E">
        <w:rPr>
          <w:highlight w:val="cyan"/>
        </w:rPr>
        <w:t>_RECIPIENT</w:t>
      </w:r>
      <w:r w:rsidR="00021051" w:rsidRPr="004C0546">
        <w:rPr>
          <w:highlight w:val="cyan"/>
        </w:rPr>
        <w:t>)’</w:t>
      </w:r>
      <w:r w:rsidRPr="004C0546">
        <w:rPr>
          <w:highlight w:val="cyan"/>
        </w:rPr>
        <w:t xml:space="preserve">. </w:t>
      </w:r>
      <w:r>
        <w:t xml:space="preserve"> </w:t>
      </w:r>
    </w:p>
    <w:p w14:paraId="56CA35F5" w14:textId="77777777" w:rsidR="00AC7006" w:rsidRDefault="00AC7006" w:rsidP="00933C7E"/>
    <w:p w14:paraId="12604BAD" w14:textId="77777777" w:rsidR="00933C7E" w:rsidRDefault="00933C7E" w:rsidP="00933C7E">
      <w:r>
        <w:t>Also, login from a new IP Address will be defined as one of the two cases below:</w:t>
      </w:r>
    </w:p>
    <w:p w14:paraId="1343F67B" w14:textId="77777777" w:rsidR="00933C7E" w:rsidRDefault="00933C7E" w:rsidP="00933C7E"/>
    <w:p w14:paraId="31537CDD" w14:textId="6D05B365" w:rsidR="00933C7E" w:rsidRDefault="00933C7E" w:rsidP="006B6BE9">
      <w:pPr>
        <w:ind w:left="720" w:hanging="270"/>
      </w:pPr>
      <w:r>
        <w:t xml:space="preserve">1. The IP has never been used for a login by this </w:t>
      </w:r>
      <w:r w:rsidR="00040F82">
        <w:t>customer</w:t>
      </w:r>
      <w:r>
        <w:t xml:space="preserve"> throughout the history that we have (T_ESP_ONLINE). </w:t>
      </w:r>
    </w:p>
    <w:p w14:paraId="6AE9FC41" w14:textId="7D30C6A4" w:rsidR="00933C7E" w:rsidRDefault="00933C7E" w:rsidP="006B6BE9">
      <w:pPr>
        <w:ind w:left="720" w:hanging="270"/>
      </w:pPr>
      <w:r>
        <w:t xml:space="preserve">2. The IP has been used for a login previously but the total session time for all logins for this </w:t>
      </w:r>
      <w:r w:rsidR="00040F82">
        <w:t>customer</w:t>
      </w:r>
      <w:r>
        <w:t xml:space="preserve"> add up to less than 10 minutes</w:t>
      </w:r>
    </w:p>
    <w:p w14:paraId="2D7F3EE1" w14:textId="77777777" w:rsidR="00933C7E" w:rsidRDefault="00933C7E" w:rsidP="00933C7E"/>
    <w:p w14:paraId="059BFB8F" w14:textId="128DC633" w:rsidR="00933C7E" w:rsidRDefault="007C26AE" w:rsidP="00933C7E">
      <w:r>
        <w:t xml:space="preserve">For transactions of code </w:t>
      </w:r>
      <w:r w:rsidRPr="004C0546">
        <w:rPr>
          <w:highlight w:val="cyan"/>
        </w:rPr>
        <w:t>‘(SEND_MONEY)’</w:t>
      </w:r>
      <w:r>
        <w:t xml:space="preserve">, where the amount </w:t>
      </w:r>
      <w:commentRangeStart w:id="43"/>
      <w:r w:rsidRPr="00F10B25">
        <w:rPr>
          <w:strike/>
        </w:rPr>
        <w:t xml:space="preserve">exceeds </w:t>
      </w:r>
      <w:commentRangeEnd w:id="43"/>
      <w:r w:rsidR="00336A59">
        <w:rPr>
          <w:rStyle w:val="CommentReference"/>
        </w:rPr>
        <w:commentReference w:id="43"/>
      </w:r>
      <w:r w:rsidR="00336A59">
        <w:t xml:space="preserve">is less than or equal to </w:t>
      </w:r>
      <w:r w:rsidRPr="004C0546">
        <w:t>$1,000</w:t>
      </w:r>
      <w:r w:rsidRPr="00946E29">
        <w:t>,</w:t>
      </w:r>
      <w:r>
        <w:t xml:space="preserve"> </w:t>
      </w:r>
      <w:r w:rsidR="00933C7E">
        <w:t xml:space="preserve">AND the field ‘Error Message’ is blank AND the volume of successful eTransfer transactions for the </w:t>
      </w:r>
      <w:r w:rsidR="00040F82">
        <w:t>customer</w:t>
      </w:r>
      <w:r w:rsidR="00933C7E">
        <w:t xml:space="preserve"> exceeds </w:t>
      </w:r>
      <w:r w:rsidR="00933C7E" w:rsidRPr="004B4E1D">
        <w:t>$4,500</w:t>
      </w:r>
      <w:r w:rsidR="00933C7E">
        <w:t xml:space="preserve"> in the past </w:t>
      </w:r>
      <w:r w:rsidR="00933C7E" w:rsidRPr="004B4E1D">
        <w:t>48 hours</w:t>
      </w:r>
      <w:r w:rsidR="00933C7E">
        <w:t xml:space="preserve"> THEN an Event will be generated with a fraud score of 120.  Please note that successful eTransfer transactions will have an activity code of </w:t>
      </w:r>
      <w:r w:rsidR="00021051" w:rsidRPr="004C0546">
        <w:rPr>
          <w:highlight w:val="cyan"/>
        </w:rPr>
        <w:t>‘(</w:t>
      </w:r>
      <w:r w:rsidR="00FC1D79" w:rsidRPr="004C0546">
        <w:rPr>
          <w:highlight w:val="cyan"/>
        </w:rPr>
        <w:t>SEND_MONEY,</w:t>
      </w:r>
      <w:r w:rsidR="00FC1D79">
        <w:t xml:space="preserve"> </w:t>
      </w:r>
      <w:r w:rsidR="00021051" w:rsidRPr="004C0546">
        <w:rPr>
          <w:highlight w:val="cyan"/>
        </w:rPr>
        <w:t>)’</w:t>
      </w:r>
      <w:r w:rsidR="00933C7E" w:rsidRPr="004C0546">
        <w:rPr>
          <w:highlight w:val="cyan"/>
        </w:rPr>
        <w:t>.</w:t>
      </w:r>
    </w:p>
    <w:p w14:paraId="4C0E4ACE" w14:textId="77777777" w:rsidR="00933C7E" w:rsidRDefault="00933C7E" w:rsidP="00933C7E"/>
    <w:p w14:paraId="5B58A0F8" w14:textId="77777777" w:rsidR="00933C7E" w:rsidRDefault="00933C7E" w:rsidP="00933C7E">
      <w:r>
        <w:t>IF one of the following scenarios occur THEN the transaction will be approved:</w:t>
      </w:r>
    </w:p>
    <w:p w14:paraId="722425A7" w14:textId="77777777" w:rsidR="00933C7E" w:rsidRDefault="00933C7E" w:rsidP="00933C7E"/>
    <w:p w14:paraId="6FC57685" w14:textId="23426D52" w:rsidR="00933C7E" w:rsidRDefault="00933C7E" w:rsidP="00C43B30">
      <w:pPr>
        <w:pStyle w:val="ListParagraph"/>
        <w:numPr>
          <w:ilvl w:val="0"/>
          <w:numId w:val="4"/>
        </w:numPr>
        <w:contextualSpacing w:val="0"/>
      </w:pPr>
      <w:r>
        <w:t xml:space="preserve">The Activity Code is not </w:t>
      </w:r>
      <w:r w:rsidR="00054669" w:rsidRPr="00CC5744">
        <w:rPr>
          <w:highlight w:val="cyan"/>
        </w:rPr>
        <w:t>‘(</w:t>
      </w:r>
      <w:r w:rsidR="00FC1D79" w:rsidRPr="00CC5744">
        <w:rPr>
          <w:highlight w:val="cyan"/>
        </w:rPr>
        <w:t>SEND_MONEY,</w:t>
      </w:r>
      <w:r w:rsidR="00FC1D79">
        <w:t xml:space="preserve"> </w:t>
      </w:r>
      <w:r w:rsidR="00054669" w:rsidRPr="00CC5744">
        <w:rPr>
          <w:highlight w:val="cyan"/>
        </w:rPr>
        <w:t>)</w:t>
      </w:r>
      <w:r w:rsidR="00054669" w:rsidRPr="006D0904">
        <w:rPr>
          <w:highlight w:val="yellow"/>
        </w:rPr>
        <w:t>’</w:t>
      </w:r>
      <w:r>
        <w:t>;</w:t>
      </w:r>
    </w:p>
    <w:p w14:paraId="12F85B8A" w14:textId="2F298AD1" w:rsidR="00F25CFE" w:rsidRPr="00CC5744" w:rsidRDefault="00933C7E" w:rsidP="00D0148D">
      <w:pPr>
        <w:pStyle w:val="ListParagraph"/>
        <w:numPr>
          <w:ilvl w:val="0"/>
          <w:numId w:val="4"/>
        </w:numPr>
        <w:contextualSpacing w:val="0"/>
        <w:rPr>
          <w:highlight w:val="green"/>
        </w:rPr>
      </w:pPr>
      <w:r>
        <w:t xml:space="preserve">The following transaction activity code sequence did not occur in the past </w:t>
      </w:r>
      <w:r w:rsidRPr="004B4E1D">
        <w:t>70 minutes:</w:t>
      </w:r>
      <w:r>
        <w:t xml:space="preserve"> </w:t>
      </w:r>
      <w:r w:rsidR="004B4E1D" w:rsidRPr="00CC5744">
        <w:rPr>
          <w:highlight w:val="green"/>
        </w:rPr>
        <w:t xml:space="preserve">‘(LOGIN_ATTEMPT, LOGIN_ATTEMPT_MFA)’ </w:t>
      </w:r>
      <w:r w:rsidR="00F25CFE" w:rsidRPr="00CC5744">
        <w:rPr>
          <w:highlight w:val="green"/>
        </w:rPr>
        <w:t xml:space="preserve">‘PASSWORD_CHANGE’,   </w:t>
      </w:r>
    </w:p>
    <w:p w14:paraId="6ACFBBE0" w14:textId="77777777" w:rsidR="00933C7E" w:rsidRDefault="00933C7E" w:rsidP="00D0148D">
      <w:pPr>
        <w:pStyle w:val="ListParagraph"/>
        <w:numPr>
          <w:ilvl w:val="0"/>
          <w:numId w:val="4"/>
        </w:numPr>
        <w:contextualSpacing w:val="0"/>
      </w:pPr>
      <w:r>
        <w:t>The field “Error Message” is not blank;</w:t>
      </w:r>
    </w:p>
    <w:p w14:paraId="3E677111" w14:textId="77777777" w:rsidR="00933C7E" w:rsidRPr="004B4E1D" w:rsidRDefault="00933C7E" w:rsidP="00C43B30">
      <w:pPr>
        <w:pStyle w:val="ListParagraph"/>
        <w:numPr>
          <w:ilvl w:val="0"/>
          <w:numId w:val="4"/>
        </w:numPr>
        <w:contextualSpacing w:val="0"/>
      </w:pPr>
      <w:r w:rsidRPr="004B4E1D">
        <w:t>The transaction was completed from a new IP Address; or</w:t>
      </w:r>
    </w:p>
    <w:p w14:paraId="21697A36" w14:textId="1A1936F2" w:rsidR="00933C7E" w:rsidRPr="004B4E1D" w:rsidRDefault="00933C7E" w:rsidP="00C43B30">
      <w:pPr>
        <w:pStyle w:val="ListParagraph"/>
        <w:numPr>
          <w:ilvl w:val="0"/>
          <w:numId w:val="4"/>
        </w:numPr>
        <w:contextualSpacing w:val="0"/>
      </w:pPr>
      <w:r w:rsidRPr="004B4E1D">
        <w:t>The volume of successful eTransfers (</w:t>
      </w:r>
      <w:r w:rsidR="007F4E60" w:rsidRPr="006D0904">
        <w:t>TBD</w:t>
      </w:r>
      <w:r w:rsidRPr="004B4E1D">
        <w:t>) does not exceed $4,500 within past 48 hours.</w:t>
      </w:r>
    </w:p>
    <w:p w14:paraId="668225B5" w14:textId="77777777" w:rsidR="00933C7E" w:rsidRDefault="00933C7E" w:rsidP="00933C7E"/>
    <w:p w14:paraId="29ED8485" w14:textId="77777777" w:rsidR="00933C7E" w:rsidRDefault="00933C7E" w:rsidP="00933C7E">
      <w:pPr>
        <w:pStyle w:val="Heading5"/>
      </w:pPr>
      <w:r>
        <w:t>Mapping Strategy</w:t>
      </w:r>
    </w:p>
    <w:p w14:paraId="1801AE26" w14:textId="77777777" w:rsidR="00933C7E" w:rsidRDefault="00933C7E" w:rsidP="00933C7E">
      <w:r>
        <w:t>When screening online transactions against the High Risk eTransfer rule, the following fields will be used:</w:t>
      </w:r>
    </w:p>
    <w:p w14:paraId="13829464" w14:textId="77777777" w:rsidR="00933C7E" w:rsidRDefault="00933C7E" w:rsidP="00933C7E"/>
    <w:tbl>
      <w:tblPr>
        <w:tblStyle w:val="TableGrid"/>
        <w:tblW w:w="0" w:type="auto"/>
        <w:tblLook w:val="04A0" w:firstRow="1" w:lastRow="0" w:firstColumn="1" w:lastColumn="0" w:noHBand="0" w:noVBand="1"/>
      </w:tblPr>
      <w:tblGrid>
        <w:gridCol w:w="1975"/>
        <w:gridCol w:w="6655"/>
      </w:tblGrid>
      <w:tr w:rsidR="00933C7E" w:rsidRPr="00565B19" w14:paraId="6DF5B159" w14:textId="77777777" w:rsidTr="00560DFC">
        <w:tc>
          <w:tcPr>
            <w:tcW w:w="1975" w:type="dxa"/>
            <w:shd w:val="clear" w:color="auto" w:fill="000000" w:themeFill="text1"/>
          </w:tcPr>
          <w:p w14:paraId="138376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6655" w:type="dxa"/>
            <w:shd w:val="clear" w:color="auto" w:fill="000000" w:themeFill="text1"/>
          </w:tcPr>
          <w:p w14:paraId="356E9277"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02B483F1" w14:textId="77777777" w:rsidTr="00560DFC">
        <w:tc>
          <w:tcPr>
            <w:tcW w:w="1975" w:type="dxa"/>
          </w:tcPr>
          <w:p w14:paraId="05A1A689" w14:textId="77777777" w:rsidR="00933C7E" w:rsidRDefault="00933C7E" w:rsidP="005933D9">
            <w:pPr>
              <w:spacing w:line="240" w:lineRule="auto"/>
            </w:pPr>
            <w:r>
              <w:t>Activity Code</w:t>
            </w:r>
          </w:p>
        </w:tc>
        <w:tc>
          <w:tcPr>
            <w:tcW w:w="6655" w:type="dxa"/>
          </w:tcPr>
          <w:p w14:paraId="257E8B58" w14:textId="77777777" w:rsidR="00933C7E" w:rsidRDefault="00933C7E" w:rsidP="005933D9">
            <w:pPr>
              <w:spacing w:line="240" w:lineRule="auto"/>
            </w:pPr>
            <w:r>
              <w:t>Used to identify the type of online banking transaction taking place.</w:t>
            </w:r>
          </w:p>
        </w:tc>
      </w:tr>
      <w:tr w:rsidR="00933C7E" w14:paraId="0ED25978" w14:textId="77777777" w:rsidTr="00560DFC">
        <w:tc>
          <w:tcPr>
            <w:tcW w:w="1975" w:type="dxa"/>
          </w:tcPr>
          <w:p w14:paraId="62366747" w14:textId="77777777" w:rsidR="00933C7E" w:rsidRDefault="00933C7E" w:rsidP="005933D9">
            <w:pPr>
              <w:spacing w:line="240" w:lineRule="auto"/>
            </w:pPr>
            <w:r>
              <w:t>Date Time</w:t>
            </w:r>
          </w:p>
        </w:tc>
        <w:tc>
          <w:tcPr>
            <w:tcW w:w="6655" w:type="dxa"/>
          </w:tcPr>
          <w:p w14:paraId="5C24E782" w14:textId="77777777" w:rsidR="00933C7E" w:rsidRDefault="00933C7E" w:rsidP="005933D9">
            <w:pPr>
              <w:spacing w:line="240" w:lineRule="auto"/>
            </w:pPr>
            <w:r>
              <w:t>A timestamp for each activity code which is used to determine the length of time between transactions and other time-sensitive logic.</w:t>
            </w:r>
          </w:p>
        </w:tc>
      </w:tr>
      <w:tr w:rsidR="00933C7E" w14:paraId="5A66F8AB" w14:textId="77777777" w:rsidTr="00560DFC">
        <w:tc>
          <w:tcPr>
            <w:tcW w:w="1975" w:type="dxa"/>
          </w:tcPr>
          <w:p w14:paraId="36BF1202" w14:textId="77777777" w:rsidR="00933C7E" w:rsidRDefault="00933C7E" w:rsidP="005933D9">
            <w:pPr>
              <w:spacing w:line="240" w:lineRule="auto"/>
            </w:pPr>
            <w:r>
              <w:t>Session ID</w:t>
            </w:r>
          </w:p>
        </w:tc>
        <w:tc>
          <w:tcPr>
            <w:tcW w:w="6655" w:type="dxa"/>
          </w:tcPr>
          <w:p w14:paraId="5B22A028" w14:textId="77777777" w:rsidR="00933C7E" w:rsidRDefault="00933C7E" w:rsidP="005933D9">
            <w:pPr>
              <w:spacing w:line="240" w:lineRule="auto"/>
            </w:pPr>
            <w:r>
              <w:t>Used to bundle transaction sets together and determine total time spend by a user in a session.</w:t>
            </w:r>
          </w:p>
        </w:tc>
      </w:tr>
      <w:tr w:rsidR="00933C7E" w14:paraId="43B88E44" w14:textId="77777777" w:rsidTr="00560DFC">
        <w:tc>
          <w:tcPr>
            <w:tcW w:w="1975" w:type="dxa"/>
          </w:tcPr>
          <w:p w14:paraId="3B5EA5AB" w14:textId="77777777" w:rsidR="00933C7E" w:rsidRDefault="00933C7E" w:rsidP="005933D9">
            <w:pPr>
              <w:spacing w:line="240" w:lineRule="auto"/>
            </w:pPr>
            <w:r>
              <w:t>Cust No</w:t>
            </w:r>
          </w:p>
        </w:tc>
        <w:tc>
          <w:tcPr>
            <w:tcW w:w="6655" w:type="dxa"/>
          </w:tcPr>
          <w:p w14:paraId="39065A07" w14:textId="1D4C5E72" w:rsidR="00933C7E" w:rsidRDefault="00933C7E" w:rsidP="005933D9">
            <w:pPr>
              <w:spacing w:line="240" w:lineRule="auto"/>
            </w:pPr>
            <w:r>
              <w:t xml:space="preserve">Used to identify individual </w:t>
            </w:r>
            <w:r w:rsidR="00040F82">
              <w:t>customer</w:t>
            </w:r>
            <w:r>
              <w:t>s.</w:t>
            </w:r>
          </w:p>
        </w:tc>
      </w:tr>
      <w:tr w:rsidR="00933C7E" w14:paraId="535C7A24" w14:textId="77777777" w:rsidTr="00560DFC">
        <w:tc>
          <w:tcPr>
            <w:tcW w:w="1975" w:type="dxa"/>
          </w:tcPr>
          <w:p w14:paraId="1A36AABC" w14:textId="77777777" w:rsidR="00933C7E" w:rsidRDefault="00933C7E" w:rsidP="005933D9">
            <w:pPr>
              <w:spacing w:line="240" w:lineRule="auto"/>
            </w:pPr>
            <w:r>
              <w:lastRenderedPageBreak/>
              <w:t>Error Code/Error Message</w:t>
            </w:r>
          </w:p>
        </w:tc>
        <w:tc>
          <w:tcPr>
            <w:tcW w:w="6655" w:type="dxa"/>
          </w:tcPr>
          <w:p w14:paraId="3E40B494" w14:textId="77777777" w:rsidR="00933C7E" w:rsidRDefault="00933C7E" w:rsidP="005933D9">
            <w:pPr>
              <w:spacing w:line="240" w:lineRule="auto"/>
            </w:pPr>
            <w:r>
              <w:t>Used to determine if the transaction is completed successfully.</w:t>
            </w:r>
          </w:p>
        </w:tc>
      </w:tr>
      <w:tr w:rsidR="00933C7E" w14:paraId="1FA234F7" w14:textId="77777777" w:rsidTr="00560DFC">
        <w:tc>
          <w:tcPr>
            <w:tcW w:w="1975" w:type="dxa"/>
          </w:tcPr>
          <w:p w14:paraId="1DC691E5" w14:textId="77777777" w:rsidR="00933C7E" w:rsidRDefault="00933C7E" w:rsidP="005933D9">
            <w:pPr>
              <w:spacing w:line="240" w:lineRule="auto"/>
            </w:pPr>
            <w:r>
              <w:t>Amount</w:t>
            </w:r>
          </w:p>
        </w:tc>
        <w:tc>
          <w:tcPr>
            <w:tcW w:w="6655" w:type="dxa"/>
          </w:tcPr>
          <w:p w14:paraId="65D7B75C" w14:textId="77777777" w:rsidR="00933C7E" w:rsidRDefault="00933C7E" w:rsidP="005933D9">
            <w:pPr>
              <w:spacing w:line="240" w:lineRule="auto"/>
            </w:pPr>
            <w:r>
              <w:t>Used to determine the total amount of a transaction.</w:t>
            </w:r>
          </w:p>
        </w:tc>
      </w:tr>
      <w:tr w:rsidR="00933C7E" w14:paraId="1888185A" w14:textId="77777777" w:rsidTr="00560DFC">
        <w:tc>
          <w:tcPr>
            <w:tcW w:w="1975" w:type="dxa"/>
          </w:tcPr>
          <w:p w14:paraId="2CD6BAD4" w14:textId="77777777" w:rsidR="00933C7E" w:rsidRPr="00345D19" w:rsidRDefault="00933C7E" w:rsidP="005933D9">
            <w:pPr>
              <w:rPr>
                <w:rFonts w:cs="Times"/>
                <w:sz w:val="22"/>
                <w:szCs w:val="22"/>
              </w:rPr>
            </w:pPr>
            <w:r>
              <w:rPr>
                <w:rFonts w:cs="Times"/>
                <w:sz w:val="22"/>
                <w:szCs w:val="22"/>
              </w:rPr>
              <w:t>ClientIP</w:t>
            </w:r>
          </w:p>
        </w:tc>
        <w:tc>
          <w:tcPr>
            <w:tcW w:w="6655" w:type="dxa"/>
          </w:tcPr>
          <w:p w14:paraId="44CA1B5A" w14:textId="77777777" w:rsidR="00933C7E" w:rsidRPr="00345D19" w:rsidRDefault="00933C7E" w:rsidP="005933D9">
            <w:pPr>
              <w:rPr>
                <w:rFonts w:cs="Times"/>
                <w:sz w:val="22"/>
                <w:szCs w:val="22"/>
              </w:rPr>
            </w:pPr>
            <w:r>
              <w:t>The IP address used by the online banking user to complete activities</w:t>
            </w:r>
            <w:r w:rsidRPr="00345D19">
              <w:rPr>
                <w:rFonts w:cs="Times"/>
                <w:sz w:val="22"/>
                <w:szCs w:val="22"/>
              </w:rPr>
              <w:t>.</w:t>
            </w:r>
          </w:p>
        </w:tc>
      </w:tr>
    </w:tbl>
    <w:p w14:paraId="7AC2D353" w14:textId="15AFE19C" w:rsidR="00933C7E" w:rsidRDefault="00933C7E" w:rsidP="00933C7E"/>
    <w:p w14:paraId="176ED9C4" w14:textId="77777777" w:rsidR="00880137" w:rsidRDefault="00880137" w:rsidP="00933C7E"/>
    <w:p w14:paraId="1F320274" w14:textId="077FB532" w:rsidR="00933C7E" w:rsidRPr="007F4E60" w:rsidRDefault="00B067E0" w:rsidP="00933C7E">
      <w:pPr>
        <w:pStyle w:val="Heading4"/>
      </w:pPr>
      <w:bookmarkStart w:id="44" w:name="_Toc87003239"/>
      <w:r>
        <w:t xml:space="preserve">ORT030 </w:t>
      </w:r>
      <w:r w:rsidR="00933C7E">
        <w:t xml:space="preserve">High Risk </w:t>
      </w:r>
      <w:r w:rsidR="00933C7E" w:rsidRPr="007F4E60">
        <w:t>Outbound</w:t>
      </w:r>
      <w:r w:rsidRPr="007F4E60">
        <w:t xml:space="preserve"> Specified Transaction Party</w:t>
      </w:r>
      <w:r w:rsidR="00933C7E" w:rsidRPr="007F4E60">
        <w:t xml:space="preserve"> Rule</w:t>
      </w:r>
      <w:bookmarkEnd w:id="44"/>
    </w:p>
    <w:p w14:paraId="5C94D3D0" w14:textId="6EF9E59F" w:rsidR="00933C7E" w:rsidRPr="007F4E60" w:rsidRDefault="00933C7E" w:rsidP="00933C7E">
      <w:r w:rsidRPr="007F4E60">
        <w:t xml:space="preserve">The rule for High Risk Outbound </w:t>
      </w:r>
      <w:r w:rsidR="008026BA" w:rsidRPr="007F4E60">
        <w:t>Specified Transaction Party</w:t>
      </w:r>
      <w:r w:rsidRPr="007F4E60">
        <w:t xml:space="preserve"> filter is based on the following conditions being met:</w:t>
      </w:r>
    </w:p>
    <w:p w14:paraId="548EAAD4" w14:textId="77777777" w:rsidR="00933C7E" w:rsidRPr="007F4E60" w:rsidRDefault="00933C7E" w:rsidP="00933C7E"/>
    <w:p w14:paraId="003C5FCF" w14:textId="77777777" w:rsidR="00933C7E" w:rsidRPr="007F4E60" w:rsidRDefault="00933C7E" w:rsidP="00880137">
      <w:pPr>
        <w:pStyle w:val="ListParagraph"/>
        <w:numPr>
          <w:ilvl w:val="0"/>
          <w:numId w:val="9"/>
        </w:numPr>
        <w:contextualSpacing w:val="0"/>
      </w:pPr>
      <w:r w:rsidRPr="007F4E60">
        <w:t>Transaction Error Code is null or blank;</w:t>
      </w:r>
    </w:p>
    <w:p w14:paraId="76E9A732" w14:textId="77777777" w:rsidR="00880137" w:rsidRDefault="00933C7E" w:rsidP="00880137">
      <w:pPr>
        <w:pStyle w:val="ListParagraph"/>
        <w:numPr>
          <w:ilvl w:val="0"/>
          <w:numId w:val="9"/>
        </w:numPr>
        <w:contextualSpacing w:val="0"/>
      </w:pPr>
      <w:r w:rsidRPr="007F4E60">
        <w:t xml:space="preserve">Transaction Activity Code is listed in </w:t>
      </w:r>
      <w:r w:rsidR="001479DA" w:rsidRPr="007F4E60">
        <w:t>TP</w:t>
      </w:r>
      <w:r w:rsidR="001479DA">
        <w:t>_</w:t>
      </w:r>
      <w:r>
        <w:t>ACTIVITY_CODES</w:t>
      </w:r>
      <w:r w:rsidRPr="00874E1E">
        <w:t>;</w:t>
      </w:r>
    </w:p>
    <w:p w14:paraId="1B497D5C" w14:textId="1E3F2135" w:rsidR="00933C7E" w:rsidRPr="00874E1E" w:rsidRDefault="00933C7E" w:rsidP="00880137">
      <w:pPr>
        <w:pStyle w:val="ListParagraph"/>
        <w:numPr>
          <w:ilvl w:val="0"/>
          <w:numId w:val="9"/>
        </w:numPr>
        <w:contextualSpacing w:val="0"/>
      </w:pPr>
      <w:r>
        <w:t xml:space="preserve">The ‘AccountId2’ AND ‘CustNo’ combination is NOT present in </w:t>
      </w:r>
      <w:r w:rsidR="001479DA">
        <w:t>TP_OUT_</w:t>
      </w:r>
      <w:r>
        <w:t>SAFELIST</w:t>
      </w:r>
      <w:r w:rsidRPr="00874E1E">
        <w:t>;</w:t>
      </w:r>
    </w:p>
    <w:p w14:paraId="6D5AE36C" w14:textId="77777777" w:rsidR="00933C7E" w:rsidRDefault="00933C7E" w:rsidP="00880137">
      <w:pPr>
        <w:pStyle w:val="ListParagraph"/>
        <w:numPr>
          <w:ilvl w:val="0"/>
          <w:numId w:val="9"/>
        </w:numPr>
        <w:contextualSpacing w:val="0"/>
      </w:pPr>
      <w:r>
        <w:t>The first 4 characters of the ‘AccountId2’ value is equal to ‘exta’</w:t>
      </w:r>
      <w:r w:rsidRPr="00874E1E">
        <w:t>;</w:t>
      </w:r>
    </w:p>
    <w:p w14:paraId="52D39E7E" w14:textId="7949B18C" w:rsidR="00933C7E" w:rsidRDefault="00933C7E" w:rsidP="00880137">
      <w:pPr>
        <w:pStyle w:val="ListParagraph"/>
        <w:numPr>
          <w:ilvl w:val="0"/>
          <w:numId w:val="9"/>
        </w:numPr>
        <w:contextualSpacing w:val="0"/>
      </w:pPr>
      <w:r>
        <w:t xml:space="preserve">The transaction amount exceeds the threshold in </w:t>
      </w:r>
      <w:r w:rsidR="001479DA">
        <w:t>TPOUT_</w:t>
      </w:r>
      <w:r>
        <w:t>EVENT_THRESHOLD; and</w:t>
      </w:r>
    </w:p>
    <w:p w14:paraId="1B743625" w14:textId="2E37297E" w:rsidR="00933C7E" w:rsidRDefault="00933C7E" w:rsidP="00880137">
      <w:pPr>
        <w:pStyle w:val="ListParagraph"/>
        <w:numPr>
          <w:ilvl w:val="0"/>
          <w:numId w:val="9"/>
        </w:numPr>
        <w:contextualSpacing w:val="0"/>
      </w:pPr>
      <w:r>
        <w:t xml:space="preserve">An activity code in </w:t>
      </w:r>
      <w:r w:rsidR="001479DA">
        <w:t>TPOUT</w:t>
      </w:r>
      <w:r>
        <w:t xml:space="preserve">_PROFILE_CHANGE_CODES was completed by the customer within the number of days set in </w:t>
      </w:r>
      <w:r w:rsidR="001479DA">
        <w:t>TPOUT</w:t>
      </w:r>
      <w:r>
        <w:t>_PROFILE_HOUR_LOOKBACK</w:t>
      </w:r>
    </w:p>
    <w:p w14:paraId="544DF245" w14:textId="77777777" w:rsidR="00933C7E" w:rsidRDefault="00933C7E" w:rsidP="00933C7E"/>
    <w:p w14:paraId="4D54302F" w14:textId="3BB3CB82" w:rsidR="00933C7E" w:rsidRDefault="00933C7E" w:rsidP="00933C7E">
      <w:r>
        <w:t xml:space="preserve">The flowchart below shows the logical flow of the High Risk Outbound </w:t>
      </w:r>
      <w:r w:rsidR="001479DA">
        <w:t>Specified Transaction Party</w:t>
      </w:r>
      <w:r>
        <w:t xml:space="preserve"> rule.</w:t>
      </w:r>
    </w:p>
    <w:p w14:paraId="3BF60ABF" w14:textId="24DED2EF" w:rsidR="00933C7E" w:rsidRDefault="00933C7E" w:rsidP="0029624E"/>
    <w:p w14:paraId="345175B6" w14:textId="3BC70C57" w:rsidR="00AC7006" w:rsidRDefault="00AC7006" w:rsidP="0029624E"/>
    <w:p w14:paraId="2CC2759A" w14:textId="3B266F29" w:rsidR="007808D5" w:rsidRDefault="007808D5" w:rsidP="0029624E"/>
    <w:p w14:paraId="4C835D0C" w14:textId="66957770" w:rsidR="007808D5" w:rsidRDefault="007808D5" w:rsidP="0029624E"/>
    <w:p w14:paraId="0F13FAFA" w14:textId="0C9002E5" w:rsidR="007808D5" w:rsidRDefault="007808D5" w:rsidP="0029624E"/>
    <w:p w14:paraId="0BCBB5E7" w14:textId="210E26ED" w:rsidR="007808D5" w:rsidRDefault="007808D5" w:rsidP="0029624E"/>
    <w:p w14:paraId="36F81AEE" w14:textId="672DE537" w:rsidR="007808D5" w:rsidRDefault="007808D5" w:rsidP="0029624E"/>
    <w:p w14:paraId="66BF5721" w14:textId="557E7942" w:rsidR="007808D5" w:rsidRDefault="007808D5" w:rsidP="0029624E"/>
    <w:p w14:paraId="6FFEC4DF" w14:textId="1BD38E6F" w:rsidR="007808D5" w:rsidRDefault="007808D5" w:rsidP="0029624E"/>
    <w:p w14:paraId="1E0BEFB3" w14:textId="4AF7626B" w:rsidR="007808D5" w:rsidRDefault="007808D5" w:rsidP="0029624E"/>
    <w:p w14:paraId="0F878C26" w14:textId="5E184925" w:rsidR="007808D5" w:rsidRDefault="007808D5" w:rsidP="0029624E"/>
    <w:p w14:paraId="64BB0B3F" w14:textId="76AB64EC" w:rsidR="007808D5" w:rsidRDefault="007808D5" w:rsidP="0029624E"/>
    <w:p w14:paraId="284BA74C" w14:textId="795DE84C" w:rsidR="007808D5" w:rsidRDefault="007808D5" w:rsidP="0029624E"/>
    <w:p w14:paraId="22A595B6" w14:textId="456D2263" w:rsidR="007808D5" w:rsidRDefault="007808D5" w:rsidP="0029624E"/>
    <w:p w14:paraId="06CCFD72" w14:textId="0123AADA" w:rsidR="007808D5" w:rsidRDefault="007808D5" w:rsidP="0029624E"/>
    <w:p w14:paraId="505E15A8" w14:textId="4471AB2B" w:rsidR="007808D5" w:rsidRDefault="007808D5" w:rsidP="0029624E"/>
    <w:p w14:paraId="57C06D75" w14:textId="0C33FD5F" w:rsidR="007808D5" w:rsidRDefault="007808D5" w:rsidP="0029624E"/>
    <w:p w14:paraId="418BCD26" w14:textId="2B4A0804" w:rsidR="007808D5" w:rsidRDefault="007808D5" w:rsidP="0029624E"/>
    <w:p w14:paraId="522259CB" w14:textId="0ADBA082" w:rsidR="007808D5" w:rsidRDefault="007808D5" w:rsidP="0029624E"/>
    <w:p w14:paraId="26A953F3" w14:textId="49065802" w:rsidR="007808D5" w:rsidRDefault="007808D5" w:rsidP="0029624E"/>
    <w:p w14:paraId="136B308D" w14:textId="22032698" w:rsidR="007808D5" w:rsidRDefault="007808D5" w:rsidP="0029624E"/>
    <w:p w14:paraId="2FB2DF7B" w14:textId="7C344D18" w:rsidR="007808D5" w:rsidRDefault="007808D5" w:rsidP="0029624E"/>
    <w:p w14:paraId="7D7E82A2" w14:textId="796676DC" w:rsidR="007808D5" w:rsidRDefault="007808D5" w:rsidP="0029624E"/>
    <w:p w14:paraId="6AEAD96B" w14:textId="77777777" w:rsidR="007808D5" w:rsidRDefault="007808D5" w:rsidP="0029624E"/>
    <w:p w14:paraId="6CAC8B97" w14:textId="32741FC2" w:rsidR="00AC7006" w:rsidRDefault="00AC7006" w:rsidP="0029624E"/>
    <w:p w14:paraId="2BF331B7" w14:textId="77777777" w:rsidR="00AC7006" w:rsidRDefault="00AC7006" w:rsidP="0029624E"/>
    <w:p w14:paraId="005A5EEB" w14:textId="6B149BFF" w:rsidR="00933C7E" w:rsidRDefault="00933C7E" w:rsidP="0029624E"/>
    <w:p w14:paraId="10B17C1A" w14:textId="03F2ABAB" w:rsidR="00AC7006" w:rsidRDefault="00AC7006" w:rsidP="0029624E"/>
    <w:p w14:paraId="0FB077C5" w14:textId="7FEF8054" w:rsidR="00AC7006" w:rsidRDefault="00AC7006" w:rsidP="0029624E"/>
    <w:p w14:paraId="221B0676" w14:textId="01D39EBC" w:rsidR="00AC7006" w:rsidRDefault="00AC7006" w:rsidP="0029624E"/>
    <w:p w14:paraId="2E7D38D0" w14:textId="14F944FB" w:rsidR="00AC7006" w:rsidRDefault="00AC7006" w:rsidP="0029624E"/>
    <w:p w14:paraId="39D80B41" w14:textId="30348DB0" w:rsidR="00AC7006" w:rsidRDefault="00AC7006" w:rsidP="0029624E"/>
    <w:p w14:paraId="6B2C60F1" w14:textId="379D490F" w:rsidR="00AC7006" w:rsidRDefault="00AC7006" w:rsidP="0029624E"/>
    <w:p w14:paraId="4C7A2424" w14:textId="662B9263" w:rsidR="00AC7006" w:rsidRDefault="00AC7006" w:rsidP="0029624E"/>
    <w:p w14:paraId="3CA3DA58" w14:textId="453919B0" w:rsidR="00AC7006" w:rsidRDefault="008A661E" w:rsidP="0029624E">
      <w:r>
        <w:rPr>
          <w:noProof/>
        </w:rPr>
        <w:drawing>
          <wp:anchor distT="0" distB="0" distL="114300" distR="114300" simplePos="0" relativeHeight="251987968" behindDoc="0" locked="0" layoutInCell="1" allowOverlap="1" wp14:anchorId="4246BD67" wp14:editId="34031EED">
            <wp:simplePos x="0" y="0"/>
            <wp:positionH relativeFrom="margin">
              <wp:posOffset>161925</wp:posOffset>
            </wp:positionH>
            <wp:positionV relativeFrom="paragraph">
              <wp:posOffset>0</wp:posOffset>
            </wp:positionV>
            <wp:extent cx="5085714" cy="6419048"/>
            <wp:effectExtent l="0" t="0" r="127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85714" cy="6419048"/>
                    </a:xfrm>
                    <a:prstGeom prst="rect">
                      <a:avLst/>
                    </a:prstGeom>
                  </pic:spPr>
                </pic:pic>
              </a:graphicData>
            </a:graphic>
            <wp14:sizeRelH relativeFrom="page">
              <wp14:pctWidth>0</wp14:pctWidth>
            </wp14:sizeRelH>
            <wp14:sizeRelV relativeFrom="page">
              <wp14:pctHeight>0</wp14:pctHeight>
            </wp14:sizeRelV>
          </wp:anchor>
        </w:drawing>
      </w:r>
    </w:p>
    <w:p w14:paraId="088448EC" w14:textId="1D1DA353" w:rsidR="00AC7006" w:rsidRDefault="00AC7006" w:rsidP="0029624E"/>
    <w:p w14:paraId="2FAB1791" w14:textId="51B3D896" w:rsidR="00AC7006" w:rsidRDefault="00AC7006" w:rsidP="0029624E"/>
    <w:p w14:paraId="586F61B5" w14:textId="00F4AA62" w:rsidR="00933C7E" w:rsidRDefault="00933C7E" w:rsidP="00933C7E">
      <w:r>
        <w:t xml:space="preserve">After the </w:t>
      </w:r>
      <w:r w:rsidR="004F0F9B">
        <w:t>Modified E-Transfer rule is</w:t>
      </w:r>
      <w:r>
        <w:t xml:space="preserve"> applied, IF the transaction error code is blank AND the transaction Activity Code is listed in the </w:t>
      </w:r>
      <w:r w:rsidR="001479DA">
        <w:t>TPOUT</w:t>
      </w:r>
      <w:r>
        <w:t xml:space="preserve">_ACTIVITY_CODES field of </w:t>
      </w:r>
      <w:r w:rsidR="00DA3321" w:rsidRPr="00DA3321">
        <w:lastRenderedPageBreak/>
        <w:t>MM_OUT_RULE_CONTROL</w:t>
      </w:r>
      <w:r>
        <w:t xml:space="preserve">table AND the ‘AccountId2’ ‘CustNo’ combination is present in the </w:t>
      </w:r>
      <w:r w:rsidR="001479DA">
        <w:t>TP</w:t>
      </w:r>
      <w:r>
        <w:t>_OUT_SAFELIST THEN the transaction will be approved and an event will not be generated.</w:t>
      </w:r>
    </w:p>
    <w:p w14:paraId="44043E9C" w14:textId="373D9D78" w:rsidR="00933C7E" w:rsidRDefault="00933C7E" w:rsidP="00933C7E"/>
    <w:p w14:paraId="71E2C90D" w14:textId="1E153594" w:rsidR="00933C7E" w:rsidRDefault="00933C7E" w:rsidP="00933C7E">
      <w:r>
        <w:t xml:space="preserve">Continuing with the above logic IF the ‘AccountId2’ ‘CustNo’ combination is not present in the </w:t>
      </w:r>
      <w:r w:rsidR="001479DA">
        <w:t>TP</w:t>
      </w:r>
      <w:r>
        <w:t xml:space="preserve">_OUT_SAFELIST AND the first 4 characters of the value in ‘AccountId2’ is equal to ‘exta’ AND the transaction amount exceeds the threshold set in </w:t>
      </w:r>
      <w:r w:rsidR="001479DA">
        <w:t>TP</w:t>
      </w:r>
      <w:r>
        <w:t xml:space="preserve">_OUT_THRESHOLD in the </w:t>
      </w:r>
      <w:r w:rsidR="001479DA">
        <w:t>TP</w:t>
      </w:r>
      <w:r>
        <w:t xml:space="preserve">_OUT_RULE_CONTROL table AND there was an activity code listed in </w:t>
      </w:r>
      <w:r w:rsidR="001479DA" w:rsidRPr="00911C85">
        <w:rPr>
          <w:highlight w:val="yellow"/>
        </w:rPr>
        <w:t>TPOUT</w:t>
      </w:r>
      <w:r w:rsidRPr="00911C85">
        <w:rPr>
          <w:highlight w:val="yellow"/>
        </w:rPr>
        <w:t>_PROFILE_CHANGE_CODES</w:t>
      </w:r>
      <w:r w:rsidR="00911C85">
        <w:t xml:space="preserve"> = </w:t>
      </w:r>
      <w:r>
        <w:t xml:space="preserve"> </w:t>
      </w:r>
      <w:r w:rsidR="00911C85">
        <w:t>“</w:t>
      </w:r>
      <w:r w:rsidR="00911C85" w:rsidRPr="00911C85">
        <w:t xml:space="preserve">Password change, Password </w:t>
      </w:r>
      <w:r w:rsidR="00911C85">
        <w:t>reset</w:t>
      </w:r>
      <w:r w:rsidR="00911C85" w:rsidRPr="00911C85">
        <w:t>, Pin change, Beneficiary change for BP and e-transfers</w:t>
      </w:r>
      <w:r w:rsidR="00911C85">
        <w:t>”</w:t>
      </w:r>
      <w:r w:rsidR="00911C85" w:rsidRPr="00911C85">
        <w:t xml:space="preserve"> </w:t>
      </w:r>
      <w:r>
        <w:t xml:space="preserve">was completed by the ‘CustNo’ within the number of </w:t>
      </w:r>
      <w:r w:rsidR="002B0065">
        <w:t xml:space="preserve">hours </w:t>
      </w:r>
      <w:r>
        <w:t xml:space="preserve">set in </w:t>
      </w:r>
      <w:r w:rsidR="001479DA">
        <w:t>TPOUT</w:t>
      </w:r>
      <w:r>
        <w:t>_PROFILE_HOUR_LOOKBACK THEN the transaction will be declined and an event will be generated with a score of 300.</w:t>
      </w:r>
    </w:p>
    <w:p w14:paraId="2447E485" w14:textId="77777777" w:rsidR="00933C7E" w:rsidRDefault="00933C7E" w:rsidP="00933C7E"/>
    <w:p w14:paraId="75169243" w14:textId="2EB53054" w:rsidR="00933C7E" w:rsidRDefault="00933C7E" w:rsidP="00933C7E">
      <w:r>
        <w:t xml:space="preserve">IF there was not an activity code listed in </w:t>
      </w:r>
      <w:r w:rsidR="001479DA">
        <w:t>TPOUT</w:t>
      </w:r>
      <w:r>
        <w:t xml:space="preserve">_PROFILE_CHANGE_CODES was completed by the ‘CustNo’ within the number of </w:t>
      </w:r>
      <w:r w:rsidR="002B0065">
        <w:t xml:space="preserve">hours </w:t>
      </w:r>
      <w:r>
        <w:t xml:space="preserve">set in </w:t>
      </w:r>
      <w:r w:rsidR="001479DA">
        <w:t>TPOUT</w:t>
      </w:r>
      <w:r>
        <w:t>_PROFILE_HOUR_LOOKBACK THEN an event will be generated with a score of 250.</w:t>
      </w:r>
    </w:p>
    <w:p w14:paraId="7DF60D45" w14:textId="77777777" w:rsidR="00933C7E" w:rsidRDefault="00933C7E" w:rsidP="00933C7E"/>
    <w:p w14:paraId="636816DC" w14:textId="4A2576C9" w:rsidR="00933C7E" w:rsidRDefault="00933C7E" w:rsidP="00933C7E">
      <w:r>
        <w:t xml:space="preserve">The last step of the rule will be to either store or remove the ‘AccountId2’ and ‘CustNo’ combination in </w:t>
      </w:r>
      <w:r w:rsidR="001479DA">
        <w:t>TP</w:t>
      </w:r>
      <w:r>
        <w:t xml:space="preserve">_OUT_SAFELIST.  After the transaction is declined and an event is generated with a score of 300 OR an event is generated with a score of 250, IF the event final status is ‘Event Close’ OR the alert final status is ‘Alert Close’ THEN the ‘AccountId2’ and ‘CustNo’ combination will be stored in </w:t>
      </w:r>
      <w:r w:rsidR="001479DA">
        <w:t>TP</w:t>
      </w:r>
      <w:r>
        <w:t xml:space="preserve">_OUT_SAFELIST if it does not exist in the list ELSE IF the final status is not ‘Event Close’ OR ‘Alert Close’ AND the final status for the Event or Alert is ‘Fraud’ THEN the ‘AccountId2’ and ‘CustNo’ combination will be removed from </w:t>
      </w:r>
      <w:r w:rsidR="001479DA">
        <w:t>TP</w:t>
      </w:r>
      <w:r>
        <w:t>_OUT_SAFELIST if it is present in the list.</w:t>
      </w:r>
    </w:p>
    <w:p w14:paraId="2B41ED6F" w14:textId="77777777" w:rsidR="00933C7E" w:rsidRDefault="00933C7E" w:rsidP="00933C7E"/>
    <w:p w14:paraId="1B3E8A4D" w14:textId="77777777" w:rsidR="00933C7E" w:rsidRDefault="00933C7E" w:rsidP="00933C7E">
      <w:r>
        <w:t>IF one of the following scenarios occur THEN the transaction will be approved:</w:t>
      </w:r>
    </w:p>
    <w:p w14:paraId="494C70AF" w14:textId="77777777" w:rsidR="00933C7E" w:rsidRDefault="00933C7E" w:rsidP="00933C7E"/>
    <w:p w14:paraId="148BB2B5" w14:textId="77777777" w:rsidR="00933C7E" w:rsidRDefault="00933C7E" w:rsidP="00C43B30">
      <w:pPr>
        <w:pStyle w:val="ListParagraph"/>
        <w:numPr>
          <w:ilvl w:val="0"/>
          <w:numId w:val="4"/>
        </w:numPr>
        <w:contextualSpacing w:val="0"/>
      </w:pPr>
      <w:r>
        <w:t>The transaction error code field is not blank;</w:t>
      </w:r>
    </w:p>
    <w:p w14:paraId="4E538805" w14:textId="61262DD4" w:rsidR="00933C7E" w:rsidRDefault="00933C7E" w:rsidP="00C43B30">
      <w:pPr>
        <w:pStyle w:val="ListParagraph"/>
        <w:numPr>
          <w:ilvl w:val="0"/>
          <w:numId w:val="4"/>
        </w:numPr>
        <w:contextualSpacing w:val="0"/>
      </w:pPr>
      <w:r>
        <w:t xml:space="preserve">The transaction activity code is not listed in </w:t>
      </w:r>
      <w:r w:rsidR="001479DA">
        <w:t>TPOUT</w:t>
      </w:r>
      <w:r>
        <w:t>_ACTIVITY_CODES;</w:t>
      </w:r>
    </w:p>
    <w:p w14:paraId="7595FF7B" w14:textId="77777777" w:rsidR="00933C7E" w:rsidRDefault="00933C7E" w:rsidP="00C43B30">
      <w:pPr>
        <w:pStyle w:val="ListParagraph"/>
        <w:numPr>
          <w:ilvl w:val="0"/>
          <w:numId w:val="4"/>
        </w:numPr>
        <w:contextualSpacing w:val="0"/>
      </w:pPr>
      <w:r>
        <w:t>The first 4 characters of ‘AccountId2’ is not equal to ‘exta’; or</w:t>
      </w:r>
    </w:p>
    <w:p w14:paraId="1676FF75" w14:textId="24A18BDE" w:rsidR="00933C7E" w:rsidRDefault="00933C7E" w:rsidP="00C43B30">
      <w:pPr>
        <w:pStyle w:val="ListParagraph"/>
        <w:numPr>
          <w:ilvl w:val="0"/>
          <w:numId w:val="4"/>
        </w:numPr>
        <w:contextualSpacing w:val="0"/>
      </w:pPr>
      <w:r>
        <w:t xml:space="preserve">The transaction amount does not exceed the value in </w:t>
      </w:r>
      <w:r w:rsidR="001479DA">
        <w:t>TPOUT</w:t>
      </w:r>
      <w:r>
        <w:t>_EVENT_THRESHOLD.</w:t>
      </w:r>
    </w:p>
    <w:p w14:paraId="6E32E306" w14:textId="77777777" w:rsidR="00933C7E" w:rsidRDefault="00933C7E" w:rsidP="00933C7E"/>
    <w:p w14:paraId="313C4DE0" w14:textId="77777777" w:rsidR="00933C7E" w:rsidRDefault="00933C7E" w:rsidP="00933C7E">
      <w:pPr>
        <w:pStyle w:val="Heading5"/>
      </w:pPr>
      <w:r>
        <w:t>Mapping Strategy</w:t>
      </w:r>
    </w:p>
    <w:p w14:paraId="7184450B" w14:textId="565B6BFE" w:rsidR="00933C7E" w:rsidRDefault="00933C7E" w:rsidP="00933C7E">
      <w:r>
        <w:t xml:space="preserve">When screening online transactions against the High Risk Outbound </w:t>
      </w:r>
      <w:r w:rsidR="001479DA">
        <w:t>Specified Transaction Party</w:t>
      </w:r>
      <w:r>
        <w:t xml:space="preserve"> rule, the following fields will be used:</w:t>
      </w:r>
    </w:p>
    <w:p w14:paraId="7A599973" w14:textId="77777777" w:rsidR="00933C7E" w:rsidRDefault="00933C7E" w:rsidP="00933C7E"/>
    <w:tbl>
      <w:tblPr>
        <w:tblStyle w:val="TableGrid"/>
        <w:tblW w:w="0" w:type="auto"/>
        <w:tblLook w:val="04A0" w:firstRow="1" w:lastRow="0" w:firstColumn="1" w:lastColumn="0" w:noHBand="0" w:noVBand="1"/>
      </w:tblPr>
      <w:tblGrid>
        <w:gridCol w:w="1657"/>
        <w:gridCol w:w="3172"/>
        <w:gridCol w:w="3801"/>
      </w:tblGrid>
      <w:tr w:rsidR="00911C85" w:rsidRPr="00565B19" w14:paraId="734DFABF" w14:textId="77777777" w:rsidTr="00911C85">
        <w:tc>
          <w:tcPr>
            <w:tcW w:w="1657" w:type="dxa"/>
            <w:shd w:val="clear" w:color="auto" w:fill="000000" w:themeFill="text1"/>
          </w:tcPr>
          <w:p w14:paraId="5A60C4B1" w14:textId="77777777"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Field Name</w:t>
            </w:r>
          </w:p>
        </w:tc>
        <w:tc>
          <w:tcPr>
            <w:tcW w:w="3172" w:type="dxa"/>
            <w:shd w:val="clear" w:color="auto" w:fill="000000" w:themeFill="text1"/>
          </w:tcPr>
          <w:p w14:paraId="6828C922" w14:textId="77777777" w:rsidR="00911C85" w:rsidRPr="00345D19" w:rsidRDefault="00911C85" w:rsidP="005933D9">
            <w:pPr>
              <w:rPr>
                <w:rFonts w:cs="Times"/>
                <w:color w:val="FFFFFF" w:themeColor="background1"/>
                <w:sz w:val="22"/>
                <w:szCs w:val="22"/>
              </w:rPr>
            </w:pPr>
          </w:p>
        </w:tc>
        <w:tc>
          <w:tcPr>
            <w:tcW w:w="3801" w:type="dxa"/>
            <w:shd w:val="clear" w:color="auto" w:fill="000000" w:themeFill="text1"/>
          </w:tcPr>
          <w:p w14:paraId="4D669424" w14:textId="5F62B0E2"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Description</w:t>
            </w:r>
          </w:p>
        </w:tc>
      </w:tr>
      <w:tr w:rsidR="00911C85" w14:paraId="0D309BF6" w14:textId="77777777" w:rsidTr="00911C85">
        <w:tc>
          <w:tcPr>
            <w:tcW w:w="1657" w:type="dxa"/>
          </w:tcPr>
          <w:p w14:paraId="11997125" w14:textId="77777777" w:rsidR="00911C85" w:rsidRDefault="00911C85" w:rsidP="005933D9">
            <w:pPr>
              <w:spacing w:line="240" w:lineRule="auto"/>
            </w:pPr>
            <w:r>
              <w:t>Error Code</w:t>
            </w:r>
          </w:p>
        </w:tc>
        <w:tc>
          <w:tcPr>
            <w:tcW w:w="3172" w:type="dxa"/>
          </w:tcPr>
          <w:p w14:paraId="776593A8" w14:textId="77777777" w:rsidR="00911C85" w:rsidRDefault="00911C85" w:rsidP="005933D9">
            <w:pPr>
              <w:spacing w:line="240" w:lineRule="auto"/>
            </w:pPr>
          </w:p>
        </w:tc>
        <w:tc>
          <w:tcPr>
            <w:tcW w:w="3801" w:type="dxa"/>
          </w:tcPr>
          <w:p w14:paraId="46964061" w14:textId="7FB900ED" w:rsidR="00911C85" w:rsidRDefault="00911C85" w:rsidP="005933D9">
            <w:pPr>
              <w:spacing w:line="240" w:lineRule="auto"/>
            </w:pPr>
            <w:r>
              <w:t>Used to determine if the transaction is completed successfully.</w:t>
            </w:r>
          </w:p>
        </w:tc>
      </w:tr>
      <w:tr w:rsidR="00911C85" w14:paraId="37B247BB" w14:textId="77777777" w:rsidTr="00911C85">
        <w:tc>
          <w:tcPr>
            <w:tcW w:w="1657" w:type="dxa"/>
          </w:tcPr>
          <w:p w14:paraId="1CDBF43A" w14:textId="77777777" w:rsidR="00911C85" w:rsidRDefault="00911C85" w:rsidP="005933D9">
            <w:pPr>
              <w:spacing w:line="240" w:lineRule="auto"/>
            </w:pPr>
            <w:r>
              <w:t>Activity Code</w:t>
            </w:r>
          </w:p>
        </w:tc>
        <w:tc>
          <w:tcPr>
            <w:tcW w:w="3172" w:type="dxa"/>
          </w:tcPr>
          <w:p w14:paraId="0C0C11FF" w14:textId="59BFCA1E" w:rsidR="00911C85" w:rsidRDefault="00911C85" w:rsidP="005933D9">
            <w:pPr>
              <w:spacing w:line="240" w:lineRule="auto"/>
            </w:pPr>
            <w:r w:rsidRPr="00CC5744">
              <w:rPr>
                <w:highlight w:val="green"/>
              </w:rPr>
              <w:t>BP and e-transfers</w:t>
            </w:r>
          </w:p>
        </w:tc>
        <w:tc>
          <w:tcPr>
            <w:tcW w:w="3801" w:type="dxa"/>
          </w:tcPr>
          <w:p w14:paraId="3D350FF7" w14:textId="0EDE9523" w:rsidR="00911C85" w:rsidRDefault="00911C85" w:rsidP="005933D9">
            <w:pPr>
              <w:spacing w:line="240" w:lineRule="auto"/>
            </w:pPr>
            <w:r>
              <w:t>Used to identify the type of online banking transaction taking place.</w:t>
            </w:r>
          </w:p>
        </w:tc>
      </w:tr>
      <w:tr w:rsidR="00911C85" w14:paraId="76C3E686" w14:textId="77777777" w:rsidTr="00911C85">
        <w:tc>
          <w:tcPr>
            <w:tcW w:w="1657" w:type="dxa"/>
          </w:tcPr>
          <w:p w14:paraId="4D7691F9" w14:textId="77777777" w:rsidR="00911C85" w:rsidRDefault="00911C85" w:rsidP="005933D9">
            <w:pPr>
              <w:spacing w:line="240" w:lineRule="auto"/>
            </w:pPr>
            <w:r>
              <w:t>Cust No</w:t>
            </w:r>
          </w:p>
        </w:tc>
        <w:tc>
          <w:tcPr>
            <w:tcW w:w="3172" w:type="dxa"/>
          </w:tcPr>
          <w:p w14:paraId="17A32D19" w14:textId="77777777" w:rsidR="00911C85" w:rsidRDefault="00911C85" w:rsidP="005933D9">
            <w:pPr>
              <w:spacing w:line="240" w:lineRule="auto"/>
            </w:pPr>
          </w:p>
        </w:tc>
        <w:tc>
          <w:tcPr>
            <w:tcW w:w="3801" w:type="dxa"/>
          </w:tcPr>
          <w:p w14:paraId="58CACA68" w14:textId="461B128B" w:rsidR="00911C85" w:rsidRDefault="00911C85" w:rsidP="005933D9">
            <w:pPr>
              <w:spacing w:line="240" w:lineRule="auto"/>
            </w:pPr>
            <w:r>
              <w:t>Used to identify individual customers.</w:t>
            </w:r>
          </w:p>
        </w:tc>
      </w:tr>
      <w:tr w:rsidR="00911C85" w14:paraId="75FFD425" w14:textId="77777777" w:rsidTr="00911C85">
        <w:tc>
          <w:tcPr>
            <w:tcW w:w="1657" w:type="dxa"/>
          </w:tcPr>
          <w:p w14:paraId="546F8E5A" w14:textId="77777777" w:rsidR="00911C85" w:rsidRDefault="00911C85" w:rsidP="005933D9">
            <w:pPr>
              <w:spacing w:line="240" w:lineRule="auto"/>
            </w:pPr>
            <w:r>
              <w:t>AccountId2</w:t>
            </w:r>
          </w:p>
        </w:tc>
        <w:tc>
          <w:tcPr>
            <w:tcW w:w="3172" w:type="dxa"/>
          </w:tcPr>
          <w:p w14:paraId="7E7B3ACB" w14:textId="77777777" w:rsidR="00911C85" w:rsidRDefault="00911C85" w:rsidP="005933D9">
            <w:pPr>
              <w:spacing w:line="240" w:lineRule="auto"/>
            </w:pPr>
          </w:p>
        </w:tc>
        <w:tc>
          <w:tcPr>
            <w:tcW w:w="3801" w:type="dxa"/>
          </w:tcPr>
          <w:p w14:paraId="56B4ED48" w14:textId="6A05E050" w:rsidR="00911C85" w:rsidRDefault="00911C85" w:rsidP="005933D9">
            <w:pPr>
              <w:spacing w:line="240" w:lineRule="auto"/>
            </w:pPr>
            <w:r>
              <w:t>Used to identify the account of customers.</w:t>
            </w:r>
          </w:p>
        </w:tc>
      </w:tr>
      <w:tr w:rsidR="00911C85" w14:paraId="251FD32F" w14:textId="77777777" w:rsidTr="00911C85">
        <w:tc>
          <w:tcPr>
            <w:tcW w:w="1657" w:type="dxa"/>
          </w:tcPr>
          <w:p w14:paraId="727A8C58" w14:textId="77777777" w:rsidR="00911C85" w:rsidRDefault="00911C85" w:rsidP="005933D9">
            <w:pPr>
              <w:spacing w:line="240" w:lineRule="auto"/>
            </w:pPr>
            <w:r>
              <w:t>Amount</w:t>
            </w:r>
          </w:p>
        </w:tc>
        <w:tc>
          <w:tcPr>
            <w:tcW w:w="3172" w:type="dxa"/>
          </w:tcPr>
          <w:p w14:paraId="7BC1B5B5" w14:textId="77777777" w:rsidR="00911C85" w:rsidRDefault="00911C85" w:rsidP="005933D9">
            <w:pPr>
              <w:spacing w:line="240" w:lineRule="auto"/>
            </w:pPr>
          </w:p>
        </w:tc>
        <w:tc>
          <w:tcPr>
            <w:tcW w:w="3801" w:type="dxa"/>
          </w:tcPr>
          <w:p w14:paraId="62670460" w14:textId="588B86DD" w:rsidR="00911C85" w:rsidRDefault="00911C85" w:rsidP="005933D9">
            <w:pPr>
              <w:spacing w:line="240" w:lineRule="auto"/>
            </w:pPr>
            <w:r>
              <w:t>Used to determine the total amount of a transaction.</w:t>
            </w:r>
          </w:p>
        </w:tc>
      </w:tr>
      <w:tr w:rsidR="00911C85" w14:paraId="79CFC472" w14:textId="77777777" w:rsidTr="00911C85">
        <w:tc>
          <w:tcPr>
            <w:tcW w:w="1657" w:type="dxa"/>
          </w:tcPr>
          <w:p w14:paraId="50F572A9" w14:textId="77777777" w:rsidR="00911C85" w:rsidRPr="00345D19" w:rsidRDefault="00911C85" w:rsidP="005933D9">
            <w:pPr>
              <w:rPr>
                <w:rFonts w:cs="Times"/>
                <w:sz w:val="22"/>
                <w:szCs w:val="22"/>
              </w:rPr>
            </w:pPr>
            <w:r>
              <w:rPr>
                <w:rFonts w:cs="Times"/>
                <w:sz w:val="22"/>
                <w:szCs w:val="22"/>
              </w:rPr>
              <w:t>Event Status</w:t>
            </w:r>
          </w:p>
        </w:tc>
        <w:tc>
          <w:tcPr>
            <w:tcW w:w="3172" w:type="dxa"/>
          </w:tcPr>
          <w:p w14:paraId="239BA569" w14:textId="77777777" w:rsidR="00911C85" w:rsidRDefault="00911C85" w:rsidP="005933D9"/>
        </w:tc>
        <w:tc>
          <w:tcPr>
            <w:tcW w:w="3801" w:type="dxa"/>
          </w:tcPr>
          <w:p w14:paraId="733CAD42" w14:textId="5164D065" w:rsidR="00911C85" w:rsidRPr="00345D19" w:rsidRDefault="00911C85" w:rsidP="005933D9">
            <w:pPr>
              <w:rPr>
                <w:rFonts w:cs="Times"/>
                <w:sz w:val="22"/>
                <w:szCs w:val="22"/>
              </w:rPr>
            </w:pPr>
            <w:r>
              <w:t>Used to determine the status of an EnView IMF event</w:t>
            </w:r>
            <w:r w:rsidRPr="00345D19">
              <w:rPr>
                <w:rFonts w:cs="Times"/>
                <w:sz w:val="22"/>
                <w:szCs w:val="22"/>
              </w:rPr>
              <w:t>.</w:t>
            </w:r>
          </w:p>
        </w:tc>
      </w:tr>
      <w:tr w:rsidR="00911C85" w14:paraId="57DF2109" w14:textId="77777777" w:rsidTr="00911C85">
        <w:tc>
          <w:tcPr>
            <w:tcW w:w="1657" w:type="dxa"/>
          </w:tcPr>
          <w:p w14:paraId="32B032D7" w14:textId="77777777" w:rsidR="00911C85" w:rsidRDefault="00911C85" w:rsidP="005933D9">
            <w:pPr>
              <w:rPr>
                <w:rFonts w:cs="Times"/>
                <w:sz w:val="22"/>
                <w:szCs w:val="22"/>
              </w:rPr>
            </w:pPr>
            <w:r>
              <w:rPr>
                <w:rFonts w:cs="Times"/>
                <w:sz w:val="22"/>
                <w:szCs w:val="22"/>
              </w:rPr>
              <w:lastRenderedPageBreak/>
              <w:t>Alert Status</w:t>
            </w:r>
          </w:p>
        </w:tc>
        <w:tc>
          <w:tcPr>
            <w:tcW w:w="3172" w:type="dxa"/>
          </w:tcPr>
          <w:p w14:paraId="267F9F5B" w14:textId="77777777" w:rsidR="00911C85" w:rsidRDefault="00911C85" w:rsidP="005933D9"/>
        </w:tc>
        <w:tc>
          <w:tcPr>
            <w:tcW w:w="3801" w:type="dxa"/>
          </w:tcPr>
          <w:p w14:paraId="2C9B2B76" w14:textId="25256425" w:rsidR="00911C85" w:rsidRDefault="00911C85" w:rsidP="005933D9">
            <w:r>
              <w:t>Used to determine the status of an EnView IMF alert</w:t>
            </w:r>
            <w:r w:rsidRPr="00345D19">
              <w:rPr>
                <w:rFonts w:cs="Times"/>
                <w:sz w:val="22"/>
                <w:szCs w:val="22"/>
              </w:rPr>
              <w:t>.</w:t>
            </w:r>
          </w:p>
        </w:tc>
      </w:tr>
    </w:tbl>
    <w:p w14:paraId="66EB8AB7" w14:textId="77777777" w:rsidR="00933C7E" w:rsidRDefault="00933C7E" w:rsidP="00933C7E"/>
    <w:p w14:paraId="75358816" w14:textId="1CB4FC37" w:rsidR="00933C7E" w:rsidRDefault="00933C7E" w:rsidP="00933C7E">
      <w:r>
        <w:t xml:space="preserve">To assist in the determination of High Risk Outbound </w:t>
      </w:r>
      <w:r w:rsidR="001479DA">
        <w:t>Specified Transaction Party</w:t>
      </w:r>
      <w:r>
        <w:t xml:space="preserve"> transactions, the two tables listed below will need to be created:</w:t>
      </w:r>
    </w:p>
    <w:p w14:paraId="21B2ACA1" w14:textId="77777777" w:rsidR="00933C7E" w:rsidRDefault="00933C7E" w:rsidP="00933C7E"/>
    <w:p w14:paraId="5E95610C" w14:textId="75719F5F" w:rsidR="00933C7E" w:rsidRDefault="001479DA" w:rsidP="00C43B30">
      <w:pPr>
        <w:pStyle w:val="ListParagraph"/>
        <w:numPr>
          <w:ilvl w:val="0"/>
          <w:numId w:val="10"/>
        </w:numPr>
        <w:contextualSpacing w:val="0"/>
      </w:pPr>
      <w:r>
        <w:t>TP</w:t>
      </w:r>
      <w:r w:rsidR="00933C7E">
        <w:t>_OUT_RULE_CONTROL; and</w:t>
      </w:r>
    </w:p>
    <w:p w14:paraId="23B8EAEB" w14:textId="234DC482" w:rsidR="00933C7E" w:rsidRDefault="001479DA" w:rsidP="00C43B30">
      <w:pPr>
        <w:pStyle w:val="ListParagraph"/>
        <w:numPr>
          <w:ilvl w:val="0"/>
          <w:numId w:val="10"/>
        </w:numPr>
        <w:contextualSpacing w:val="0"/>
      </w:pPr>
      <w:r>
        <w:t>TP</w:t>
      </w:r>
      <w:r w:rsidR="00933C7E">
        <w:t>_OUT_SAFELIST</w:t>
      </w:r>
    </w:p>
    <w:p w14:paraId="01FA0ACB" w14:textId="72857E75" w:rsidR="00871B46" w:rsidRDefault="00871B46">
      <w:pPr>
        <w:spacing w:after="160" w:line="259" w:lineRule="auto"/>
      </w:pPr>
    </w:p>
    <w:tbl>
      <w:tblPr>
        <w:tblStyle w:val="TableGrid"/>
        <w:tblW w:w="0" w:type="auto"/>
        <w:tblLook w:val="04A0" w:firstRow="1" w:lastRow="0" w:firstColumn="1" w:lastColumn="0" w:noHBand="0" w:noVBand="1"/>
      </w:tblPr>
      <w:tblGrid>
        <w:gridCol w:w="4257"/>
        <w:gridCol w:w="2159"/>
        <w:gridCol w:w="2214"/>
      </w:tblGrid>
      <w:tr w:rsidR="00933C7E" w14:paraId="2045F758" w14:textId="77777777" w:rsidTr="005933D9">
        <w:tc>
          <w:tcPr>
            <w:tcW w:w="8630" w:type="dxa"/>
            <w:gridSpan w:val="3"/>
          </w:tcPr>
          <w:p w14:paraId="7506C87A" w14:textId="4B562B83" w:rsidR="00933C7E" w:rsidRDefault="001479DA" w:rsidP="005933D9">
            <w:r>
              <w:t>TP</w:t>
            </w:r>
            <w:r w:rsidR="00933C7E">
              <w:t>_OUT_RULE_CONTROL</w:t>
            </w:r>
          </w:p>
        </w:tc>
      </w:tr>
      <w:tr w:rsidR="00933C7E" w14:paraId="62B8C514" w14:textId="77777777" w:rsidTr="005933D9">
        <w:tc>
          <w:tcPr>
            <w:tcW w:w="4257" w:type="dxa"/>
            <w:shd w:val="clear" w:color="auto" w:fill="000000" w:themeFill="text1"/>
          </w:tcPr>
          <w:p w14:paraId="372EAAB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1458B7E1"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2A92F474"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54B32225" w14:textId="77777777" w:rsidTr="005933D9">
        <w:tc>
          <w:tcPr>
            <w:tcW w:w="4257" w:type="dxa"/>
          </w:tcPr>
          <w:p w14:paraId="656D8048" w14:textId="439800C8" w:rsidR="00933C7E" w:rsidRDefault="001479DA" w:rsidP="005933D9">
            <w:r>
              <w:t>TP</w:t>
            </w:r>
            <w:r w:rsidR="00933C7E">
              <w:t>OUT_ACTIVITY_CODES</w:t>
            </w:r>
          </w:p>
        </w:tc>
        <w:tc>
          <w:tcPr>
            <w:tcW w:w="2159" w:type="dxa"/>
          </w:tcPr>
          <w:p w14:paraId="34DF3933" w14:textId="77777777" w:rsidR="00933C7E" w:rsidRDefault="00933C7E" w:rsidP="005933D9">
            <w:r>
              <w:t>Varchar</w:t>
            </w:r>
          </w:p>
        </w:tc>
        <w:tc>
          <w:tcPr>
            <w:tcW w:w="2214" w:type="dxa"/>
          </w:tcPr>
          <w:p w14:paraId="72A23AB5" w14:textId="77777777" w:rsidR="00933C7E" w:rsidRDefault="00933C7E" w:rsidP="005933D9">
            <w:r>
              <w:t>50</w:t>
            </w:r>
          </w:p>
        </w:tc>
      </w:tr>
      <w:tr w:rsidR="00933C7E" w14:paraId="1A4DE79A" w14:textId="77777777" w:rsidTr="005933D9">
        <w:tc>
          <w:tcPr>
            <w:tcW w:w="4257" w:type="dxa"/>
          </w:tcPr>
          <w:p w14:paraId="7731D0F6" w14:textId="184F07F9" w:rsidR="00933C7E" w:rsidRDefault="001479DA" w:rsidP="005933D9">
            <w:r>
              <w:t>TP</w:t>
            </w:r>
            <w:r w:rsidR="00933C7E">
              <w:t>OUT_EVENT_THRESHOLD</w:t>
            </w:r>
          </w:p>
        </w:tc>
        <w:tc>
          <w:tcPr>
            <w:tcW w:w="2159" w:type="dxa"/>
          </w:tcPr>
          <w:p w14:paraId="4D2A604F" w14:textId="77777777" w:rsidR="00933C7E" w:rsidRDefault="00933C7E" w:rsidP="005933D9">
            <w:r>
              <w:t>Varchar</w:t>
            </w:r>
          </w:p>
        </w:tc>
        <w:tc>
          <w:tcPr>
            <w:tcW w:w="2214" w:type="dxa"/>
          </w:tcPr>
          <w:p w14:paraId="6DBD82C0" w14:textId="77777777" w:rsidR="00933C7E" w:rsidRDefault="00933C7E" w:rsidP="005933D9">
            <w:r>
              <w:t>50</w:t>
            </w:r>
          </w:p>
        </w:tc>
      </w:tr>
      <w:tr w:rsidR="00933C7E" w14:paraId="70E4A661" w14:textId="77777777" w:rsidTr="005933D9">
        <w:tc>
          <w:tcPr>
            <w:tcW w:w="4257" w:type="dxa"/>
          </w:tcPr>
          <w:p w14:paraId="39BACF7E" w14:textId="6A0D9DE6" w:rsidR="00933C7E" w:rsidRDefault="001479DA" w:rsidP="005933D9">
            <w:r>
              <w:t>TP</w:t>
            </w:r>
            <w:r w:rsidR="00933C7E">
              <w:t>OUT_PROFILE_CHANGE_CODES</w:t>
            </w:r>
          </w:p>
        </w:tc>
        <w:tc>
          <w:tcPr>
            <w:tcW w:w="2159" w:type="dxa"/>
          </w:tcPr>
          <w:p w14:paraId="4EB6F8BA" w14:textId="77777777" w:rsidR="00933C7E" w:rsidRDefault="00933C7E" w:rsidP="005933D9">
            <w:r>
              <w:t>Varchar</w:t>
            </w:r>
          </w:p>
        </w:tc>
        <w:tc>
          <w:tcPr>
            <w:tcW w:w="2214" w:type="dxa"/>
          </w:tcPr>
          <w:p w14:paraId="5C70DD3F" w14:textId="77777777" w:rsidR="00933C7E" w:rsidRDefault="00933C7E" w:rsidP="005933D9">
            <w:r>
              <w:t>50</w:t>
            </w:r>
          </w:p>
        </w:tc>
      </w:tr>
      <w:tr w:rsidR="00933C7E" w14:paraId="6758A451" w14:textId="77777777" w:rsidTr="005933D9">
        <w:tc>
          <w:tcPr>
            <w:tcW w:w="4257" w:type="dxa"/>
          </w:tcPr>
          <w:p w14:paraId="0ECFD80B" w14:textId="66EA0817" w:rsidR="00933C7E" w:rsidRDefault="001479DA" w:rsidP="005933D9">
            <w:r>
              <w:t>TP</w:t>
            </w:r>
            <w:r w:rsidR="00933C7E">
              <w:t>OUT_HOUR_LOOKBACK</w:t>
            </w:r>
          </w:p>
        </w:tc>
        <w:tc>
          <w:tcPr>
            <w:tcW w:w="2159" w:type="dxa"/>
          </w:tcPr>
          <w:p w14:paraId="569FDAC3" w14:textId="77777777" w:rsidR="00933C7E" w:rsidRDefault="00933C7E" w:rsidP="005933D9">
            <w:r>
              <w:t>Varchar</w:t>
            </w:r>
          </w:p>
        </w:tc>
        <w:tc>
          <w:tcPr>
            <w:tcW w:w="2214" w:type="dxa"/>
          </w:tcPr>
          <w:p w14:paraId="4D985098" w14:textId="77777777" w:rsidR="00933C7E" w:rsidRDefault="00933C7E" w:rsidP="005933D9">
            <w:r>
              <w:t>50</w:t>
            </w:r>
          </w:p>
        </w:tc>
      </w:tr>
    </w:tbl>
    <w:p w14:paraId="1F9E533E" w14:textId="77777777" w:rsidR="00933C7E" w:rsidRDefault="00933C7E" w:rsidP="00933C7E"/>
    <w:tbl>
      <w:tblPr>
        <w:tblStyle w:val="TableGrid"/>
        <w:tblW w:w="0" w:type="auto"/>
        <w:tblLook w:val="04A0" w:firstRow="1" w:lastRow="0" w:firstColumn="1" w:lastColumn="0" w:noHBand="0" w:noVBand="1"/>
      </w:tblPr>
      <w:tblGrid>
        <w:gridCol w:w="4257"/>
        <w:gridCol w:w="2159"/>
        <w:gridCol w:w="2214"/>
      </w:tblGrid>
      <w:tr w:rsidR="00933C7E" w14:paraId="598AE037" w14:textId="77777777" w:rsidTr="005933D9">
        <w:tc>
          <w:tcPr>
            <w:tcW w:w="8630" w:type="dxa"/>
            <w:gridSpan w:val="3"/>
          </w:tcPr>
          <w:p w14:paraId="17EC266D" w14:textId="42E4ADC2" w:rsidR="00933C7E" w:rsidRDefault="001479DA" w:rsidP="005933D9">
            <w:r>
              <w:t>TP</w:t>
            </w:r>
            <w:r w:rsidR="00933C7E">
              <w:t>_OUT_SAFELIST</w:t>
            </w:r>
          </w:p>
        </w:tc>
      </w:tr>
      <w:tr w:rsidR="00933C7E" w14:paraId="73BD2D39" w14:textId="77777777" w:rsidTr="005933D9">
        <w:tc>
          <w:tcPr>
            <w:tcW w:w="4257" w:type="dxa"/>
            <w:shd w:val="clear" w:color="auto" w:fill="000000" w:themeFill="text1"/>
          </w:tcPr>
          <w:p w14:paraId="3FC875C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085BE87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48F17FB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12B492B6" w14:textId="77777777" w:rsidTr="005933D9">
        <w:tc>
          <w:tcPr>
            <w:tcW w:w="4257" w:type="dxa"/>
          </w:tcPr>
          <w:p w14:paraId="3B7CE82E" w14:textId="77777777" w:rsidR="00933C7E" w:rsidRDefault="00933C7E" w:rsidP="005933D9">
            <w:r>
              <w:t>CustNo</w:t>
            </w:r>
          </w:p>
        </w:tc>
        <w:tc>
          <w:tcPr>
            <w:tcW w:w="2159" w:type="dxa"/>
          </w:tcPr>
          <w:p w14:paraId="41E40BF2" w14:textId="77777777" w:rsidR="00933C7E" w:rsidRDefault="00933C7E" w:rsidP="005933D9">
            <w:r>
              <w:t>Varchar</w:t>
            </w:r>
          </w:p>
        </w:tc>
        <w:tc>
          <w:tcPr>
            <w:tcW w:w="2214" w:type="dxa"/>
          </w:tcPr>
          <w:p w14:paraId="64AB1795" w14:textId="77777777" w:rsidR="00933C7E" w:rsidRDefault="00933C7E" w:rsidP="005933D9">
            <w:r>
              <w:t>50</w:t>
            </w:r>
          </w:p>
        </w:tc>
      </w:tr>
      <w:tr w:rsidR="00933C7E" w14:paraId="41814723" w14:textId="77777777" w:rsidTr="005933D9">
        <w:tc>
          <w:tcPr>
            <w:tcW w:w="4257" w:type="dxa"/>
          </w:tcPr>
          <w:p w14:paraId="346D12F4" w14:textId="77777777" w:rsidR="00933C7E" w:rsidRDefault="00933C7E" w:rsidP="005933D9">
            <w:r>
              <w:t>AccountID</w:t>
            </w:r>
          </w:p>
        </w:tc>
        <w:tc>
          <w:tcPr>
            <w:tcW w:w="2159" w:type="dxa"/>
          </w:tcPr>
          <w:p w14:paraId="577CF561" w14:textId="77777777" w:rsidR="00933C7E" w:rsidRDefault="00933C7E" w:rsidP="005933D9">
            <w:r>
              <w:t>Varchar</w:t>
            </w:r>
          </w:p>
        </w:tc>
        <w:tc>
          <w:tcPr>
            <w:tcW w:w="2214" w:type="dxa"/>
          </w:tcPr>
          <w:p w14:paraId="6FDE62CD" w14:textId="77777777" w:rsidR="00933C7E" w:rsidRDefault="00933C7E" w:rsidP="005933D9">
            <w:r>
              <w:t>50</w:t>
            </w:r>
          </w:p>
        </w:tc>
      </w:tr>
    </w:tbl>
    <w:p w14:paraId="59402BA4" w14:textId="021B4783" w:rsidR="00933C7E" w:rsidRDefault="00933C7E" w:rsidP="00933C7E"/>
    <w:p w14:paraId="6B930EFB" w14:textId="0544B144" w:rsidR="00187FB0" w:rsidRDefault="00187FB0" w:rsidP="00933C7E"/>
    <w:p w14:paraId="3751203F" w14:textId="3E4EE09C" w:rsidR="00880137" w:rsidRDefault="00880137">
      <w:pPr>
        <w:spacing w:after="160" w:line="259" w:lineRule="auto"/>
      </w:pPr>
      <w:r>
        <w:br w:type="page"/>
      </w:r>
    </w:p>
    <w:p w14:paraId="246202D6" w14:textId="32560008" w:rsidR="00187FB0" w:rsidRDefault="00B067E0" w:rsidP="00187FB0">
      <w:pPr>
        <w:pStyle w:val="Heading4"/>
      </w:pPr>
      <w:bookmarkStart w:id="45" w:name="_Ref42041124"/>
      <w:bookmarkStart w:id="46" w:name="_Toc87003240"/>
      <w:r>
        <w:lastRenderedPageBreak/>
        <w:t xml:space="preserve">ORT025 </w:t>
      </w:r>
      <w:r w:rsidR="00187FB0">
        <w:t>EMT A</w:t>
      </w:r>
      <w:r>
        <w:t>ccount Take Over</w:t>
      </w:r>
      <w:r w:rsidR="00187FB0">
        <w:t xml:space="preserve"> Rule</w:t>
      </w:r>
      <w:bookmarkEnd w:id="45"/>
      <w:bookmarkEnd w:id="46"/>
    </w:p>
    <w:p w14:paraId="5F139EC3" w14:textId="1B3A07FC" w:rsidR="00187FB0" w:rsidRDefault="00723569" w:rsidP="00187FB0">
      <w:r>
        <w:t>The EMT ATO Rule is used</w:t>
      </w:r>
      <w:r w:rsidR="002C1DC6">
        <w:t xml:space="preserve"> to identify electronic money transfer (EMT) transactions whose accounts meet account takeover risk factor thresholds and will create an event for those identified transactions and approve them.  </w:t>
      </w:r>
      <w:r w:rsidR="00187FB0">
        <w:t>The rule for EMT ATO filter is based on the following conditions being met:</w:t>
      </w:r>
    </w:p>
    <w:p w14:paraId="0EBE8293" w14:textId="77777777" w:rsidR="00187FB0" w:rsidRPr="00BD5D6D" w:rsidRDefault="00187FB0" w:rsidP="00187FB0"/>
    <w:p w14:paraId="3DA3EBD0" w14:textId="155C252F" w:rsidR="00187FB0" w:rsidRDefault="00187FB0" w:rsidP="00C43B30">
      <w:pPr>
        <w:pStyle w:val="ListParagraph"/>
        <w:numPr>
          <w:ilvl w:val="0"/>
          <w:numId w:val="9"/>
        </w:numPr>
        <w:contextualSpacing w:val="0"/>
      </w:pPr>
      <w:r>
        <w:t>Transaction Activity Code is listed in ‘EMT_ATO_ACTCODES’;</w:t>
      </w:r>
    </w:p>
    <w:p w14:paraId="549A5D0F" w14:textId="2190B9D7" w:rsidR="00187FB0" w:rsidRPr="00B10D4A" w:rsidRDefault="00187FB0" w:rsidP="00C43B30">
      <w:pPr>
        <w:pStyle w:val="ListParagraph"/>
        <w:numPr>
          <w:ilvl w:val="0"/>
          <w:numId w:val="9"/>
        </w:numPr>
        <w:contextualSpacing w:val="0"/>
        <w:rPr>
          <w:rFonts w:cs="Times"/>
          <w:szCs w:val="23"/>
        </w:rPr>
      </w:pPr>
      <w:r w:rsidRPr="00B10D4A">
        <w:rPr>
          <w:rFonts w:cs="Times"/>
          <w:szCs w:val="23"/>
        </w:rPr>
        <w:t xml:space="preserve">Transaction Amount exceeds </w:t>
      </w:r>
      <w:r w:rsidR="00B10D4A">
        <w:rPr>
          <w:rFonts w:cs="Times"/>
          <w:szCs w:val="23"/>
        </w:rPr>
        <w:t>‘</w:t>
      </w:r>
      <w:r w:rsidRPr="00B10D4A">
        <w:rPr>
          <w:rFonts w:cs="Times"/>
          <w:szCs w:val="23"/>
        </w:rPr>
        <w:t>EMT_ATO_THRESHOLD</w:t>
      </w:r>
      <w:r w:rsidR="00B10D4A">
        <w:rPr>
          <w:rFonts w:cs="Times"/>
          <w:szCs w:val="23"/>
        </w:rPr>
        <w:t>’</w:t>
      </w:r>
      <w:r w:rsidRPr="00B10D4A">
        <w:rPr>
          <w:rFonts w:cs="Times"/>
          <w:szCs w:val="23"/>
        </w:rPr>
        <w:t>;</w:t>
      </w:r>
    </w:p>
    <w:p w14:paraId="40F0E1C4" w14:textId="08D396A2"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w:t>
      </w:r>
      <w:r w:rsidR="00B10D4A">
        <w:rPr>
          <w:rFonts w:cs="Times"/>
          <w:color w:val="000000"/>
          <w:szCs w:val="23"/>
        </w:rPr>
        <w:t>d</w:t>
      </w:r>
      <w:r w:rsidR="00B10D4A" w:rsidRPr="00B10D4A">
        <w:rPr>
          <w:rFonts w:cs="Times"/>
          <w:color w:val="000000"/>
          <w:szCs w:val="23"/>
        </w:rPr>
        <w:t xml:space="preserve"> an activity code listed in EMT_ATO_RECIPCODES within previous lookback timeframe ‘EMT_ATO_RECIPLOOKBACK</w:t>
      </w:r>
      <w:r w:rsidR="00B10D4A" w:rsidRPr="00B10D4A">
        <w:rPr>
          <w:rFonts w:cs="Times"/>
          <w:szCs w:val="23"/>
        </w:rPr>
        <w:t>’</w:t>
      </w:r>
      <w:r w:rsidR="00187FB0" w:rsidRPr="00B10D4A">
        <w:rPr>
          <w:rFonts w:cs="Times"/>
          <w:szCs w:val="23"/>
        </w:rPr>
        <w:t>; and</w:t>
      </w:r>
    </w:p>
    <w:p w14:paraId="7411E375" w14:textId="7FF0BDCD"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 an activity code listed in </w:t>
      </w:r>
      <w:r w:rsidR="00B10D4A">
        <w:rPr>
          <w:rFonts w:cs="Times"/>
          <w:color w:val="000000"/>
          <w:szCs w:val="23"/>
        </w:rPr>
        <w:t>‘</w:t>
      </w:r>
      <w:r w:rsidR="00B10D4A" w:rsidRPr="00B10D4A">
        <w:rPr>
          <w:rFonts w:cs="Times"/>
          <w:color w:val="000000"/>
          <w:szCs w:val="23"/>
        </w:rPr>
        <w:t>EMT_ATO_PROFILEUPDATECODES</w:t>
      </w:r>
      <w:r w:rsidR="00B10D4A">
        <w:rPr>
          <w:rFonts w:cs="Times"/>
          <w:color w:val="000000"/>
          <w:szCs w:val="23"/>
        </w:rPr>
        <w:t>’</w:t>
      </w:r>
      <w:r w:rsidR="00B10D4A" w:rsidRPr="00B10D4A">
        <w:rPr>
          <w:rFonts w:cs="Times"/>
          <w:color w:val="000000"/>
          <w:szCs w:val="23"/>
        </w:rPr>
        <w:t xml:space="preserve"> within the previous </w:t>
      </w:r>
      <w:r w:rsidR="00B10D4A">
        <w:rPr>
          <w:rFonts w:cs="Times"/>
          <w:color w:val="000000"/>
          <w:szCs w:val="23"/>
        </w:rPr>
        <w:t>‘</w:t>
      </w:r>
      <w:r w:rsidR="00B10D4A" w:rsidRPr="00B10D4A">
        <w:rPr>
          <w:rFonts w:cs="Times"/>
          <w:color w:val="000000"/>
          <w:szCs w:val="23"/>
        </w:rPr>
        <w:t>EMT_ATO_PROFILEUPDATE_LOOKBACK</w:t>
      </w:r>
      <w:r w:rsidR="00B10D4A">
        <w:rPr>
          <w:rFonts w:cs="Times"/>
          <w:color w:val="000000"/>
          <w:szCs w:val="23"/>
        </w:rPr>
        <w:t>’</w:t>
      </w:r>
    </w:p>
    <w:p w14:paraId="3FE8AF58" w14:textId="77777777" w:rsidR="00187FB0" w:rsidRPr="00B10D4A" w:rsidRDefault="00187FB0" w:rsidP="00187FB0">
      <w:pPr>
        <w:rPr>
          <w:rFonts w:cs="Times"/>
          <w:szCs w:val="23"/>
        </w:rPr>
      </w:pPr>
    </w:p>
    <w:p w14:paraId="5C9BAAD1" w14:textId="18C968B3" w:rsidR="00187FB0" w:rsidRPr="00B10D4A" w:rsidRDefault="00187FB0" w:rsidP="00187FB0">
      <w:pPr>
        <w:rPr>
          <w:rFonts w:cs="Times"/>
          <w:szCs w:val="23"/>
        </w:rPr>
      </w:pPr>
      <w:r w:rsidRPr="00B10D4A">
        <w:rPr>
          <w:rFonts w:cs="Times"/>
          <w:szCs w:val="23"/>
        </w:rPr>
        <w:t xml:space="preserve">The flowchart below shows the logical flow of the </w:t>
      </w:r>
      <w:r w:rsidR="008F4661">
        <w:rPr>
          <w:rFonts w:cs="Times"/>
          <w:szCs w:val="23"/>
        </w:rPr>
        <w:t>EMT ATO</w:t>
      </w:r>
      <w:r w:rsidRPr="00B10D4A">
        <w:rPr>
          <w:rFonts w:cs="Times"/>
          <w:szCs w:val="23"/>
        </w:rPr>
        <w:t xml:space="preserve"> rule.</w:t>
      </w:r>
    </w:p>
    <w:p w14:paraId="0D6FE9C6" w14:textId="05575FE3" w:rsidR="00187FB0" w:rsidRDefault="00187FB0" w:rsidP="00933C7E"/>
    <w:p w14:paraId="5F98265C" w14:textId="04063806" w:rsidR="001479DA" w:rsidRDefault="00CF3D75" w:rsidP="00933C7E">
      <w:r>
        <w:rPr>
          <w:noProof/>
        </w:rPr>
        <w:object w:dxaOrig="1440" w:dyaOrig="1440" w14:anchorId="29410497">
          <v:shape id="_x0000_s2075" type="#_x0000_t75" style="position:absolute;margin-left:0;margin-top:.8pt;width:429.75pt;height:173.25pt;z-index:251960320;mso-position-horizontal-relative:text;mso-position-vertical-relative:text">
            <v:imagedata r:id="rId40" o:title=""/>
          </v:shape>
          <o:OLEObject Type="Embed" ProgID="Visio.Drawing.15" ShapeID="_x0000_s2075" DrawAspect="Content" ObjectID="_1700906173" r:id="rId41"/>
        </w:object>
      </w:r>
    </w:p>
    <w:p w14:paraId="13A89CD3" w14:textId="4694FA9B" w:rsidR="009B3E81" w:rsidRDefault="009B3E81" w:rsidP="00933C7E"/>
    <w:p w14:paraId="5C5EEFBD" w14:textId="412000EC" w:rsidR="009B3E81" w:rsidRDefault="009B3E81" w:rsidP="00933C7E"/>
    <w:p w14:paraId="03D040B8" w14:textId="674F844B" w:rsidR="009B3E81" w:rsidRDefault="009B3E81" w:rsidP="00933C7E"/>
    <w:p w14:paraId="70932CF3" w14:textId="59306235" w:rsidR="009B3E81" w:rsidRDefault="009B3E81" w:rsidP="00933C7E"/>
    <w:p w14:paraId="303475E1" w14:textId="679AFE6B" w:rsidR="009B3E81" w:rsidRDefault="009B3E81" w:rsidP="00933C7E"/>
    <w:p w14:paraId="59446B0E" w14:textId="30CBDEE4" w:rsidR="009B3E81" w:rsidRDefault="009B3E81" w:rsidP="00933C7E"/>
    <w:p w14:paraId="18328C66" w14:textId="6640E80A" w:rsidR="009B3E81" w:rsidRDefault="009B3E81" w:rsidP="00933C7E"/>
    <w:p w14:paraId="0168903C" w14:textId="186AB49D" w:rsidR="009B3E81" w:rsidRDefault="009B3E81" w:rsidP="00933C7E"/>
    <w:p w14:paraId="509FA5EE" w14:textId="77777777" w:rsidR="009B3E81" w:rsidRDefault="009B3E81" w:rsidP="00933C7E"/>
    <w:p w14:paraId="6588648B" w14:textId="3C861900" w:rsidR="009B3E81" w:rsidRDefault="009B3E81" w:rsidP="00933C7E"/>
    <w:p w14:paraId="7F79F7C0" w14:textId="05229064" w:rsidR="009B3E81" w:rsidRDefault="009B3E81" w:rsidP="00933C7E"/>
    <w:p w14:paraId="1A0A07C0" w14:textId="0DD805CD" w:rsidR="009B3E81" w:rsidRDefault="009B3E81" w:rsidP="00933C7E"/>
    <w:p w14:paraId="33635407" w14:textId="049B601F" w:rsidR="009B3E81" w:rsidRDefault="009B3E81" w:rsidP="00933C7E"/>
    <w:p w14:paraId="57C334FD" w14:textId="76D4C2CC" w:rsidR="009B3E81" w:rsidRDefault="009B3E81" w:rsidP="00933C7E"/>
    <w:p w14:paraId="5B41F3BC" w14:textId="0995706E" w:rsidR="009B3E81" w:rsidRDefault="009B3E81" w:rsidP="00933C7E"/>
    <w:p w14:paraId="5A8936D7" w14:textId="77777777" w:rsidR="00A20D34" w:rsidRDefault="00A20D34" w:rsidP="00933C7E"/>
    <w:tbl>
      <w:tblPr>
        <w:tblStyle w:val="TableGrid"/>
        <w:tblW w:w="0" w:type="auto"/>
        <w:tblLook w:val="04A0" w:firstRow="1" w:lastRow="0" w:firstColumn="1" w:lastColumn="0" w:noHBand="0" w:noVBand="1"/>
      </w:tblPr>
      <w:tblGrid>
        <w:gridCol w:w="791"/>
        <w:gridCol w:w="2951"/>
        <w:gridCol w:w="2845"/>
        <w:gridCol w:w="1889"/>
      </w:tblGrid>
      <w:tr w:rsidR="001479DA" w14:paraId="722D10C8" w14:textId="77777777" w:rsidTr="001479DA">
        <w:trPr>
          <w:trHeight w:val="287"/>
        </w:trPr>
        <w:tc>
          <w:tcPr>
            <w:tcW w:w="791" w:type="dxa"/>
            <w:shd w:val="clear" w:color="auto" w:fill="000000" w:themeFill="text1"/>
          </w:tcPr>
          <w:p w14:paraId="5AE44F9C" w14:textId="27CBD86A" w:rsidR="001479DA" w:rsidRPr="00A20D34" w:rsidRDefault="001479DA" w:rsidP="00933C7E">
            <w:pPr>
              <w:rPr>
                <w:color w:val="FFFFFF" w:themeColor="background1"/>
                <w:sz w:val="22"/>
                <w:szCs w:val="22"/>
              </w:rPr>
            </w:pPr>
            <w:r w:rsidRPr="00A20D34">
              <w:rPr>
                <w:color w:val="FFFFFF" w:themeColor="background1"/>
                <w:sz w:val="22"/>
                <w:szCs w:val="22"/>
              </w:rPr>
              <w:t>Step</w:t>
            </w:r>
          </w:p>
        </w:tc>
        <w:tc>
          <w:tcPr>
            <w:tcW w:w="2951" w:type="dxa"/>
            <w:shd w:val="clear" w:color="auto" w:fill="000000" w:themeFill="text1"/>
          </w:tcPr>
          <w:p w14:paraId="03CEF84E" w14:textId="69482CEE" w:rsidR="001479DA" w:rsidRPr="00A20D34" w:rsidRDefault="001479DA" w:rsidP="00933C7E">
            <w:pPr>
              <w:rPr>
                <w:color w:val="FFFFFF" w:themeColor="background1"/>
                <w:sz w:val="22"/>
                <w:szCs w:val="22"/>
              </w:rPr>
            </w:pPr>
            <w:r w:rsidRPr="00A20D34">
              <w:rPr>
                <w:color w:val="FFFFFF" w:themeColor="background1"/>
                <w:sz w:val="22"/>
                <w:szCs w:val="22"/>
              </w:rPr>
              <w:t>Data</w:t>
            </w:r>
          </w:p>
        </w:tc>
        <w:tc>
          <w:tcPr>
            <w:tcW w:w="2845" w:type="dxa"/>
            <w:shd w:val="clear" w:color="auto" w:fill="000000" w:themeFill="text1"/>
          </w:tcPr>
          <w:p w14:paraId="361879A4" w14:textId="4EEBF789" w:rsidR="001479DA" w:rsidRPr="00A20D34" w:rsidRDefault="001479DA" w:rsidP="00933C7E">
            <w:pPr>
              <w:rPr>
                <w:color w:val="FFFFFF" w:themeColor="background1"/>
                <w:sz w:val="22"/>
                <w:szCs w:val="22"/>
              </w:rPr>
            </w:pPr>
            <w:r>
              <w:rPr>
                <w:color w:val="FFFFFF" w:themeColor="background1"/>
                <w:sz w:val="22"/>
                <w:szCs w:val="22"/>
              </w:rPr>
              <w:t>Condition</w:t>
            </w:r>
          </w:p>
        </w:tc>
        <w:tc>
          <w:tcPr>
            <w:tcW w:w="1889" w:type="dxa"/>
            <w:shd w:val="clear" w:color="auto" w:fill="000000" w:themeFill="text1"/>
          </w:tcPr>
          <w:p w14:paraId="63FF4FFC" w14:textId="21E5D451" w:rsidR="001479DA" w:rsidRPr="00A20D34" w:rsidRDefault="001479DA" w:rsidP="00933C7E">
            <w:pPr>
              <w:rPr>
                <w:color w:val="FFFFFF" w:themeColor="background1"/>
                <w:sz w:val="22"/>
                <w:szCs w:val="22"/>
              </w:rPr>
            </w:pPr>
            <w:r w:rsidRPr="00A20D34">
              <w:rPr>
                <w:color w:val="FFFFFF" w:themeColor="background1"/>
                <w:sz w:val="22"/>
                <w:szCs w:val="22"/>
              </w:rPr>
              <w:t>Result (for ‘Yes’)</w:t>
            </w:r>
          </w:p>
        </w:tc>
      </w:tr>
      <w:tr w:rsidR="001479DA" w14:paraId="253D767D" w14:textId="77777777" w:rsidTr="001479DA">
        <w:trPr>
          <w:trHeight w:val="1008"/>
        </w:trPr>
        <w:tc>
          <w:tcPr>
            <w:tcW w:w="791" w:type="dxa"/>
          </w:tcPr>
          <w:p w14:paraId="0BF93D8C" w14:textId="455B53DF" w:rsidR="001479DA" w:rsidRPr="00A20D34" w:rsidRDefault="001479DA" w:rsidP="00A20D34">
            <w:pPr>
              <w:rPr>
                <w:sz w:val="22"/>
                <w:szCs w:val="22"/>
              </w:rPr>
            </w:pPr>
            <w:r>
              <w:rPr>
                <w:sz w:val="22"/>
                <w:szCs w:val="22"/>
              </w:rPr>
              <w:t>1</w:t>
            </w:r>
          </w:p>
        </w:tc>
        <w:tc>
          <w:tcPr>
            <w:tcW w:w="2951" w:type="dxa"/>
          </w:tcPr>
          <w:p w14:paraId="6E88F503" w14:textId="77777777" w:rsidR="001479DA" w:rsidRDefault="001479DA" w:rsidP="00A20D34">
            <w:pPr>
              <w:rPr>
                <w:sz w:val="22"/>
                <w:szCs w:val="22"/>
              </w:rPr>
            </w:pPr>
            <w:r>
              <w:rPr>
                <w:sz w:val="22"/>
                <w:szCs w:val="22"/>
              </w:rPr>
              <w:t>Trans Activity Code, EMT_ATO_ACT_</w:t>
            </w:r>
          </w:p>
          <w:p w14:paraId="73BAEC9D" w14:textId="172C5DBE" w:rsidR="001479DA" w:rsidRPr="00A20D34" w:rsidRDefault="001479DA" w:rsidP="00A20D34">
            <w:pPr>
              <w:rPr>
                <w:sz w:val="22"/>
                <w:szCs w:val="22"/>
              </w:rPr>
            </w:pPr>
            <w:r>
              <w:rPr>
                <w:sz w:val="22"/>
                <w:szCs w:val="22"/>
              </w:rPr>
              <w:t>CODES</w:t>
            </w:r>
          </w:p>
        </w:tc>
        <w:tc>
          <w:tcPr>
            <w:tcW w:w="2845" w:type="dxa"/>
          </w:tcPr>
          <w:p w14:paraId="367BE25F" w14:textId="77777777" w:rsidR="001479DA" w:rsidRDefault="001479DA" w:rsidP="00A20D34">
            <w:pPr>
              <w:rPr>
                <w:sz w:val="22"/>
                <w:szCs w:val="22"/>
              </w:rPr>
            </w:pPr>
            <w:r>
              <w:rPr>
                <w:sz w:val="22"/>
                <w:szCs w:val="22"/>
              </w:rPr>
              <w:t>Is the Transaction’s Activity Code equal to any of the EMT_</w:t>
            </w:r>
          </w:p>
          <w:p w14:paraId="65142B2F" w14:textId="49A82D5A" w:rsidR="001479DA" w:rsidRPr="00A20D34" w:rsidRDefault="001479DA" w:rsidP="00A20D34">
            <w:pPr>
              <w:rPr>
                <w:sz w:val="22"/>
                <w:szCs w:val="22"/>
              </w:rPr>
            </w:pPr>
            <w:r>
              <w:rPr>
                <w:sz w:val="22"/>
                <w:szCs w:val="22"/>
              </w:rPr>
              <w:t>ATO_ACTCODES?</w:t>
            </w:r>
          </w:p>
        </w:tc>
        <w:tc>
          <w:tcPr>
            <w:tcW w:w="1889" w:type="dxa"/>
          </w:tcPr>
          <w:p w14:paraId="51C9967F" w14:textId="53E0C38A" w:rsidR="001479DA" w:rsidRPr="00A20D34" w:rsidRDefault="001479DA" w:rsidP="00A20D34">
            <w:pPr>
              <w:rPr>
                <w:sz w:val="22"/>
                <w:szCs w:val="22"/>
              </w:rPr>
            </w:pPr>
            <w:r>
              <w:rPr>
                <w:sz w:val="22"/>
                <w:szCs w:val="22"/>
              </w:rPr>
              <w:t>Go to Step 2</w:t>
            </w:r>
          </w:p>
        </w:tc>
      </w:tr>
      <w:tr w:rsidR="001479DA" w14:paraId="316CC873" w14:textId="77777777" w:rsidTr="001479DA">
        <w:trPr>
          <w:trHeight w:val="1020"/>
        </w:trPr>
        <w:tc>
          <w:tcPr>
            <w:tcW w:w="791" w:type="dxa"/>
          </w:tcPr>
          <w:p w14:paraId="41F75175" w14:textId="5BAD7058" w:rsidR="001479DA" w:rsidRPr="00A20D34" w:rsidRDefault="001479DA" w:rsidP="00933C7E">
            <w:pPr>
              <w:rPr>
                <w:sz w:val="22"/>
                <w:szCs w:val="22"/>
              </w:rPr>
            </w:pPr>
            <w:r>
              <w:rPr>
                <w:sz w:val="22"/>
                <w:szCs w:val="22"/>
              </w:rPr>
              <w:t>2</w:t>
            </w:r>
          </w:p>
        </w:tc>
        <w:tc>
          <w:tcPr>
            <w:tcW w:w="2951" w:type="dxa"/>
          </w:tcPr>
          <w:p w14:paraId="47FCCA3F" w14:textId="00341E39" w:rsidR="001479DA" w:rsidRPr="00A20D34" w:rsidRDefault="001479DA" w:rsidP="00933C7E">
            <w:pPr>
              <w:rPr>
                <w:sz w:val="22"/>
                <w:szCs w:val="22"/>
              </w:rPr>
            </w:pPr>
            <w:r>
              <w:rPr>
                <w:sz w:val="22"/>
                <w:szCs w:val="22"/>
              </w:rPr>
              <w:t>Trans Amount, EMT_ATO_Threshold</w:t>
            </w:r>
          </w:p>
        </w:tc>
        <w:tc>
          <w:tcPr>
            <w:tcW w:w="2845" w:type="dxa"/>
          </w:tcPr>
          <w:p w14:paraId="605BC53F" w14:textId="77777777" w:rsidR="001479DA" w:rsidRDefault="001479DA" w:rsidP="00933C7E">
            <w:pPr>
              <w:rPr>
                <w:sz w:val="22"/>
                <w:szCs w:val="22"/>
              </w:rPr>
            </w:pPr>
            <w:r>
              <w:rPr>
                <w:sz w:val="22"/>
                <w:szCs w:val="22"/>
              </w:rPr>
              <w:t>Is the transaction Amount greater than the EMT_ATO_</w:t>
            </w:r>
          </w:p>
          <w:p w14:paraId="47E7BD6F" w14:textId="69C25C4C" w:rsidR="001479DA" w:rsidRPr="00A20D34" w:rsidRDefault="001479DA" w:rsidP="00933C7E">
            <w:pPr>
              <w:rPr>
                <w:sz w:val="22"/>
                <w:szCs w:val="22"/>
              </w:rPr>
            </w:pPr>
            <w:r>
              <w:rPr>
                <w:sz w:val="22"/>
                <w:szCs w:val="22"/>
              </w:rPr>
              <w:t>THRESHOLD</w:t>
            </w:r>
          </w:p>
        </w:tc>
        <w:tc>
          <w:tcPr>
            <w:tcW w:w="1889" w:type="dxa"/>
          </w:tcPr>
          <w:p w14:paraId="205B3068" w14:textId="2829371A" w:rsidR="001479DA" w:rsidRPr="00A20D34" w:rsidRDefault="001479DA" w:rsidP="00933C7E">
            <w:pPr>
              <w:rPr>
                <w:sz w:val="22"/>
                <w:szCs w:val="22"/>
              </w:rPr>
            </w:pPr>
            <w:r>
              <w:rPr>
                <w:sz w:val="22"/>
                <w:szCs w:val="22"/>
              </w:rPr>
              <w:t>Go to Step 3</w:t>
            </w:r>
          </w:p>
        </w:tc>
      </w:tr>
      <w:tr w:rsidR="001479DA" w14:paraId="76C13982" w14:textId="77777777" w:rsidTr="001479DA">
        <w:trPr>
          <w:trHeight w:val="2268"/>
        </w:trPr>
        <w:tc>
          <w:tcPr>
            <w:tcW w:w="791" w:type="dxa"/>
          </w:tcPr>
          <w:p w14:paraId="3552C3D6" w14:textId="27BBD41C" w:rsidR="001479DA" w:rsidRPr="00A20D34" w:rsidRDefault="001479DA" w:rsidP="00933C7E">
            <w:pPr>
              <w:rPr>
                <w:sz w:val="22"/>
                <w:szCs w:val="22"/>
              </w:rPr>
            </w:pPr>
            <w:r>
              <w:rPr>
                <w:sz w:val="22"/>
                <w:szCs w:val="22"/>
              </w:rPr>
              <w:t>3</w:t>
            </w:r>
          </w:p>
        </w:tc>
        <w:tc>
          <w:tcPr>
            <w:tcW w:w="2951" w:type="dxa"/>
          </w:tcPr>
          <w:p w14:paraId="4F42C3A0" w14:textId="278776CF"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3BDD16D2" w14:textId="77777777" w:rsidR="001479DA" w:rsidRDefault="001479DA" w:rsidP="002C0BEF">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432FBD56" w14:textId="3387A403" w:rsidR="001479DA" w:rsidRPr="00A20D34" w:rsidRDefault="001479DA" w:rsidP="00363AB1">
            <w:pPr>
              <w:pStyle w:val="ListParagraph"/>
              <w:numPr>
                <w:ilvl w:val="0"/>
                <w:numId w:val="28"/>
              </w:numPr>
              <w:ind w:left="254" w:hanging="270"/>
              <w:rPr>
                <w:sz w:val="22"/>
                <w:szCs w:val="22"/>
              </w:rPr>
            </w:pPr>
            <w:r w:rsidRPr="00363AB1">
              <w:rPr>
                <w:sz w:val="22"/>
                <w:szCs w:val="22"/>
              </w:rPr>
              <w:t>EMT_ATO_</w:t>
            </w:r>
            <w:r>
              <w:rPr>
                <w:sz w:val="22"/>
                <w:szCs w:val="22"/>
              </w:rPr>
              <w:br/>
            </w:r>
            <w:r w:rsidRPr="00363AB1">
              <w:rPr>
                <w:sz w:val="22"/>
                <w:szCs w:val="22"/>
              </w:rPr>
              <w:t>RECIPLOOKBACK</w:t>
            </w:r>
          </w:p>
        </w:tc>
        <w:tc>
          <w:tcPr>
            <w:tcW w:w="2845" w:type="dxa"/>
          </w:tcPr>
          <w:p w14:paraId="79134C1A" w14:textId="10953133" w:rsidR="001479DA" w:rsidRDefault="001479DA" w:rsidP="00933C7E">
            <w:pPr>
              <w:rPr>
                <w:sz w:val="22"/>
                <w:szCs w:val="22"/>
              </w:rPr>
            </w:pPr>
            <w:r w:rsidRPr="00363AB1">
              <w:rPr>
                <w:sz w:val="22"/>
                <w:szCs w:val="22"/>
              </w:rPr>
              <w:t xml:space="preserve">Did the </w:t>
            </w:r>
            <w:r w:rsidR="00040F82">
              <w:rPr>
                <w:sz w:val="22"/>
                <w:szCs w:val="22"/>
              </w:rPr>
              <w:t>Customer</w:t>
            </w:r>
            <w:r w:rsidRPr="00363AB1">
              <w:rPr>
                <w:sz w:val="22"/>
                <w:szCs w:val="22"/>
              </w:rPr>
              <w:t xml:space="preserve"> complete an activity code listed in EMT_</w:t>
            </w:r>
          </w:p>
          <w:p w14:paraId="78ABA874" w14:textId="7225761B" w:rsidR="001479DA" w:rsidRDefault="001479DA" w:rsidP="00933C7E">
            <w:pPr>
              <w:rPr>
                <w:sz w:val="22"/>
                <w:szCs w:val="22"/>
              </w:rPr>
            </w:pPr>
            <w:r w:rsidRPr="00363AB1">
              <w:rPr>
                <w:sz w:val="22"/>
                <w:szCs w:val="22"/>
              </w:rPr>
              <w:t>ATO_RECIPCODES within previous lookback timeframe (EMT_ATO_</w:t>
            </w:r>
          </w:p>
          <w:p w14:paraId="197F68DB" w14:textId="6C439B59" w:rsidR="001479DA" w:rsidRPr="00A20D34" w:rsidRDefault="001479DA" w:rsidP="00933C7E">
            <w:pPr>
              <w:rPr>
                <w:sz w:val="22"/>
                <w:szCs w:val="22"/>
              </w:rPr>
            </w:pPr>
            <w:r w:rsidRPr="00363AB1">
              <w:rPr>
                <w:sz w:val="22"/>
                <w:szCs w:val="22"/>
              </w:rPr>
              <w:t>RECIPLOOKBACK)?</w:t>
            </w:r>
          </w:p>
        </w:tc>
        <w:tc>
          <w:tcPr>
            <w:tcW w:w="1889" w:type="dxa"/>
          </w:tcPr>
          <w:p w14:paraId="47E66084" w14:textId="7DBB0F87" w:rsidR="001479DA" w:rsidRPr="00A20D34" w:rsidRDefault="001479DA" w:rsidP="00933C7E">
            <w:pPr>
              <w:rPr>
                <w:sz w:val="22"/>
                <w:szCs w:val="22"/>
              </w:rPr>
            </w:pPr>
            <w:r>
              <w:rPr>
                <w:sz w:val="22"/>
                <w:szCs w:val="22"/>
              </w:rPr>
              <w:t>Go to Step 4</w:t>
            </w:r>
          </w:p>
        </w:tc>
      </w:tr>
      <w:tr w:rsidR="001479DA" w14:paraId="66AE9D12" w14:textId="77777777" w:rsidTr="001479DA">
        <w:trPr>
          <w:trHeight w:val="2279"/>
        </w:trPr>
        <w:tc>
          <w:tcPr>
            <w:tcW w:w="791" w:type="dxa"/>
          </w:tcPr>
          <w:p w14:paraId="6DC83991" w14:textId="6BC4FE7A" w:rsidR="001479DA" w:rsidRPr="00A20D34" w:rsidRDefault="001479DA" w:rsidP="00933C7E">
            <w:pPr>
              <w:rPr>
                <w:sz w:val="22"/>
                <w:szCs w:val="22"/>
              </w:rPr>
            </w:pPr>
            <w:r>
              <w:rPr>
                <w:sz w:val="22"/>
                <w:szCs w:val="22"/>
              </w:rPr>
              <w:lastRenderedPageBreak/>
              <w:t>4</w:t>
            </w:r>
          </w:p>
        </w:tc>
        <w:tc>
          <w:tcPr>
            <w:tcW w:w="2951" w:type="dxa"/>
          </w:tcPr>
          <w:p w14:paraId="0B08E80D" w14:textId="2FD448E8"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1FC40CFC" w14:textId="77777777" w:rsidR="001479DA" w:rsidRDefault="001479DA" w:rsidP="00363AB1">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35556DEE" w14:textId="243BA8B6" w:rsidR="001479DA" w:rsidRPr="00D60CF1" w:rsidRDefault="001479DA" w:rsidP="00363AB1">
            <w:pPr>
              <w:pStyle w:val="ListParagraph"/>
              <w:numPr>
                <w:ilvl w:val="0"/>
                <w:numId w:val="28"/>
              </w:numPr>
              <w:ind w:left="254" w:hanging="270"/>
              <w:rPr>
                <w:sz w:val="22"/>
                <w:szCs w:val="22"/>
              </w:rPr>
            </w:pPr>
            <w:r w:rsidRPr="00D60CF1">
              <w:rPr>
                <w:sz w:val="22"/>
                <w:szCs w:val="22"/>
              </w:rPr>
              <w:t>EMT_ATO_</w:t>
            </w:r>
            <w:r w:rsidRPr="00D60CF1">
              <w:rPr>
                <w:sz w:val="22"/>
                <w:szCs w:val="22"/>
              </w:rPr>
              <w:br/>
              <w:t>RECIPLOOKBACK</w:t>
            </w:r>
          </w:p>
        </w:tc>
        <w:tc>
          <w:tcPr>
            <w:tcW w:w="2845" w:type="dxa"/>
          </w:tcPr>
          <w:p w14:paraId="1AB0033D" w14:textId="0AF70CD3" w:rsidR="001479DA" w:rsidRDefault="001479DA" w:rsidP="00933C7E">
            <w:pPr>
              <w:rPr>
                <w:sz w:val="22"/>
                <w:szCs w:val="22"/>
              </w:rPr>
            </w:pPr>
            <w:r w:rsidRPr="00363AB1">
              <w:rPr>
                <w:sz w:val="22"/>
                <w:szCs w:val="22"/>
              </w:rPr>
              <w:t xml:space="preserve">Did this </w:t>
            </w:r>
            <w:r w:rsidR="00040F82">
              <w:rPr>
                <w:sz w:val="22"/>
                <w:szCs w:val="22"/>
              </w:rPr>
              <w:t>Customer</w:t>
            </w:r>
            <w:r w:rsidRPr="00363AB1">
              <w:rPr>
                <w:sz w:val="22"/>
                <w:szCs w:val="22"/>
              </w:rPr>
              <w:t xml:space="preserve"> complete an activity code listed in [EMT_ATO_</w:t>
            </w:r>
          </w:p>
          <w:p w14:paraId="57C8C273" w14:textId="03A48406" w:rsidR="001479DA" w:rsidRDefault="001479DA" w:rsidP="00933C7E">
            <w:pPr>
              <w:rPr>
                <w:sz w:val="22"/>
                <w:szCs w:val="22"/>
              </w:rPr>
            </w:pPr>
            <w:r w:rsidRPr="00363AB1">
              <w:rPr>
                <w:sz w:val="22"/>
                <w:szCs w:val="22"/>
              </w:rPr>
              <w:t>PROFILEUPDATE</w:t>
            </w:r>
          </w:p>
          <w:p w14:paraId="7AEBD1BB" w14:textId="43D9F6A8" w:rsidR="001479DA" w:rsidRDefault="001479DA" w:rsidP="00933C7E">
            <w:pPr>
              <w:rPr>
                <w:sz w:val="22"/>
                <w:szCs w:val="22"/>
              </w:rPr>
            </w:pPr>
            <w:r w:rsidRPr="00363AB1">
              <w:rPr>
                <w:sz w:val="22"/>
                <w:szCs w:val="22"/>
              </w:rPr>
              <w:t>CODES] within the previous [EMT_ATO</w:t>
            </w:r>
          </w:p>
          <w:p w14:paraId="504B0B99" w14:textId="2678CEDC" w:rsidR="001479DA" w:rsidRDefault="001479DA" w:rsidP="00363AB1">
            <w:pPr>
              <w:rPr>
                <w:sz w:val="22"/>
                <w:szCs w:val="22"/>
              </w:rPr>
            </w:pPr>
            <w:r w:rsidRPr="00363AB1">
              <w:rPr>
                <w:sz w:val="22"/>
                <w:szCs w:val="22"/>
              </w:rPr>
              <w:t>_PROFILEUPDATE_</w:t>
            </w:r>
          </w:p>
          <w:p w14:paraId="29671FD9" w14:textId="2AC7DBE1" w:rsidR="001479DA" w:rsidRPr="00A20D34" w:rsidRDefault="001479DA" w:rsidP="00363AB1">
            <w:pPr>
              <w:rPr>
                <w:sz w:val="22"/>
                <w:szCs w:val="22"/>
              </w:rPr>
            </w:pPr>
            <w:r w:rsidRPr="00363AB1">
              <w:rPr>
                <w:sz w:val="22"/>
                <w:szCs w:val="22"/>
              </w:rPr>
              <w:t>LOOKBACK] hours?</w:t>
            </w:r>
          </w:p>
        </w:tc>
        <w:tc>
          <w:tcPr>
            <w:tcW w:w="1889" w:type="dxa"/>
          </w:tcPr>
          <w:p w14:paraId="743DA03F" w14:textId="409F1660" w:rsidR="001479DA" w:rsidRPr="00A20D34" w:rsidRDefault="001479DA" w:rsidP="00933C7E">
            <w:pPr>
              <w:rPr>
                <w:sz w:val="22"/>
                <w:szCs w:val="22"/>
              </w:rPr>
            </w:pPr>
            <w:r>
              <w:rPr>
                <w:sz w:val="22"/>
                <w:szCs w:val="22"/>
              </w:rPr>
              <w:t>Generate Event (Step 5)</w:t>
            </w:r>
          </w:p>
        </w:tc>
      </w:tr>
      <w:tr w:rsidR="001479DA" w14:paraId="2B880AA3" w14:textId="77777777" w:rsidTr="001479DA">
        <w:trPr>
          <w:trHeight w:val="1020"/>
        </w:trPr>
        <w:tc>
          <w:tcPr>
            <w:tcW w:w="791" w:type="dxa"/>
          </w:tcPr>
          <w:p w14:paraId="27B8F5E9" w14:textId="7F637305" w:rsidR="001479DA" w:rsidRPr="00A20D34" w:rsidRDefault="001479DA" w:rsidP="00933C7E">
            <w:pPr>
              <w:rPr>
                <w:sz w:val="22"/>
                <w:szCs w:val="22"/>
              </w:rPr>
            </w:pPr>
            <w:r>
              <w:rPr>
                <w:sz w:val="22"/>
                <w:szCs w:val="22"/>
              </w:rPr>
              <w:t>5</w:t>
            </w:r>
          </w:p>
        </w:tc>
        <w:tc>
          <w:tcPr>
            <w:tcW w:w="2951" w:type="dxa"/>
          </w:tcPr>
          <w:p w14:paraId="7DBEAD81" w14:textId="77777777" w:rsidR="001479DA" w:rsidRPr="00A20D34" w:rsidRDefault="001479DA" w:rsidP="00933C7E">
            <w:pPr>
              <w:rPr>
                <w:sz w:val="22"/>
                <w:szCs w:val="22"/>
              </w:rPr>
            </w:pPr>
          </w:p>
        </w:tc>
        <w:tc>
          <w:tcPr>
            <w:tcW w:w="2845" w:type="dxa"/>
          </w:tcPr>
          <w:p w14:paraId="1713211B" w14:textId="2A3F7ED6" w:rsidR="001479DA" w:rsidRPr="00A20D34" w:rsidRDefault="001479DA" w:rsidP="00933C7E">
            <w:pPr>
              <w:rPr>
                <w:sz w:val="22"/>
                <w:szCs w:val="22"/>
              </w:rPr>
            </w:pPr>
            <w:r w:rsidRPr="00363AB1">
              <w:rPr>
                <w:sz w:val="22"/>
                <w:szCs w:val="22"/>
              </w:rPr>
              <w:t>Generate an event with a score of 100 and approve the transaction</w:t>
            </w:r>
          </w:p>
        </w:tc>
        <w:tc>
          <w:tcPr>
            <w:tcW w:w="1889" w:type="dxa"/>
          </w:tcPr>
          <w:p w14:paraId="53E9CA5F" w14:textId="556A428E" w:rsidR="001479DA" w:rsidRPr="00A20D34" w:rsidRDefault="001479DA" w:rsidP="00933C7E">
            <w:pPr>
              <w:rPr>
                <w:sz w:val="22"/>
                <w:szCs w:val="22"/>
              </w:rPr>
            </w:pPr>
            <w:r>
              <w:rPr>
                <w:sz w:val="22"/>
                <w:szCs w:val="22"/>
              </w:rPr>
              <w:t>End Rule</w:t>
            </w:r>
          </w:p>
        </w:tc>
      </w:tr>
    </w:tbl>
    <w:p w14:paraId="599E1257" w14:textId="20328114" w:rsidR="00A20D34" w:rsidRDefault="00A20D34" w:rsidP="00933C7E"/>
    <w:p w14:paraId="1E1DE49A" w14:textId="77777777" w:rsidR="00D60CF1" w:rsidRDefault="00D60CF1" w:rsidP="00933C7E"/>
    <w:p w14:paraId="7E8532A2" w14:textId="29CB829E" w:rsidR="002C1DC6" w:rsidRDefault="006B6BE9" w:rsidP="00933C7E">
      <w:r>
        <w:t xml:space="preserve">After </w:t>
      </w:r>
      <w:r w:rsidR="00723569">
        <w:t>the Modified e-Transfers Rule is applied</w:t>
      </w:r>
      <w:r w:rsidR="002C1DC6">
        <w:t xml:space="preserve">, the online transactions will </w:t>
      </w:r>
      <w:r w:rsidR="008A4580">
        <w:t xml:space="preserve">be screened to determine if they are EMT ATO transactions. </w:t>
      </w:r>
      <w:r w:rsidR="002C1DC6">
        <w:t xml:space="preserve"> IF the transaction activity code is listed in ‘</w:t>
      </w:r>
      <w:r w:rsidR="008A4580">
        <w:t>EMT_ATO_ACTCODES</w:t>
      </w:r>
      <w:r w:rsidR="002C1DC6">
        <w:t>’ AND the transaction amount exceeds the value contained in ‘</w:t>
      </w:r>
      <w:r w:rsidR="008A4580">
        <w:t>EMT_ATO_THRESHOLD</w:t>
      </w:r>
      <w:r w:rsidR="002C1DC6">
        <w:t xml:space="preserve">’ </w:t>
      </w:r>
      <w:r w:rsidR="008A4580">
        <w:t xml:space="preserve">AND the </w:t>
      </w:r>
      <w:r w:rsidR="00040F82">
        <w:t>customer</w:t>
      </w:r>
      <w:r w:rsidR="008A4580">
        <w:t xml:space="preserve"> completed an activity code listed in ‘EMT_ATO_RECIPCODES’ within the previous ‘EMT_ATO_RECIPLOOKBACK’ </w:t>
      </w:r>
      <w:r w:rsidR="00BE219A">
        <w:t xml:space="preserve">hours AND the </w:t>
      </w:r>
      <w:r w:rsidR="00040F82">
        <w:t>customer</w:t>
      </w:r>
      <w:r w:rsidR="00BE219A">
        <w:t xml:space="preserve"> completed an activity code listed in ‘EMT_ATO_PROFILEUPDATECODES’ within the previous ‘OLB_EMT_ATO_PROFILEUPDATE_LOOKBACK’ hours THEN the transaction will be approved AND an event will be generated with a score of 100.</w:t>
      </w:r>
    </w:p>
    <w:p w14:paraId="6552B079" w14:textId="77777777" w:rsidR="002C1DC6" w:rsidRDefault="002C1DC6" w:rsidP="00933C7E"/>
    <w:p w14:paraId="5D171333" w14:textId="3C723000" w:rsidR="00634193" w:rsidRDefault="00634193" w:rsidP="00634193">
      <w:r>
        <w:t xml:space="preserve">IF one of the following scenarios occur THEN the transaction will </w:t>
      </w:r>
      <w:r w:rsidR="008A4580">
        <w:t xml:space="preserve">proceed to the </w:t>
      </w:r>
      <w:r w:rsidR="006B6BE9">
        <w:t>other remaining rules</w:t>
      </w:r>
      <w:r>
        <w:t>:</w:t>
      </w:r>
    </w:p>
    <w:p w14:paraId="59488090" w14:textId="77777777" w:rsidR="00634193" w:rsidRDefault="00634193" w:rsidP="00634193"/>
    <w:p w14:paraId="4D7909E0" w14:textId="395DB7EA" w:rsidR="00634193" w:rsidRDefault="00634193" w:rsidP="00C43B30">
      <w:pPr>
        <w:pStyle w:val="ListParagraph"/>
        <w:numPr>
          <w:ilvl w:val="0"/>
          <w:numId w:val="4"/>
        </w:numPr>
        <w:contextualSpacing w:val="0"/>
      </w:pPr>
      <w:r>
        <w:t>The transaction activity code is not listed in ‘EMT_ATO_ACTCODES’;</w:t>
      </w:r>
    </w:p>
    <w:p w14:paraId="377CAFFD" w14:textId="3F1B6CF6" w:rsidR="00634193" w:rsidRDefault="00634193" w:rsidP="00C43B30">
      <w:pPr>
        <w:pStyle w:val="ListParagraph"/>
        <w:numPr>
          <w:ilvl w:val="0"/>
          <w:numId w:val="4"/>
        </w:numPr>
        <w:contextualSpacing w:val="0"/>
      </w:pPr>
      <w:r>
        <w:t>The transaction amount is less than the value in ‘EMT_ATO_THRESHOLD’;</w:t>
      </w:r>
    </w:p>
    <w:p w14:paraId="4578600A" w14:textId="6C0F0D8B" w:rsidR="00634193" w:rsidRDefault="00040F82" w:rsidP="00C43B30">
      <w:pPr>
        <w:pStyle w:val="ListParagraph"/>
        <w:numPr>
          <w:ilvl w:val="0"/>
          <w:numId w:val="4"/>
        </w:numPr>
        <w:contextualSpacing w:val="0"/>
      </w:pPr>
      <w:r>
        <w:t>Customer</w:t>
      </w:r>
      <w:r w:rsidR="00C81C41">
        <w:t xml:space="preserve"> did not complete an activity code listed in ‘EMT_ATO_</w:t>
      </w:r>
      <w:r w:rsidR="00C81C41" w:rsidRPr="00C81C41">
        <w:rPr>
          <w:rFonts w:cs="Times"/>
          <w:color w:val="000000"/>
          <w:szCs w:val="23"/>
        </w:rPr>
        <w:t xml:space="preserve"> </w:t>
      </w:r>
      <w:r w:rsidR="00C81C41" w:rsidRPr="00B10D4A">
        <w:rPr>
          <w:rFonts w:cs="Times"/>
          <w:color w:val="000000"/>
          <w:szCs w:val="23"/>
        </w:rPr>
        <w:t>RECIPCODES</w:t>
      </w:r>
      <w:r w:rsidR="00C81C41">
        <w:rPr>
          <w:rFonts w:cs="Times"/>
          <w:color w:val="000000"/>
          <w:szCs w:val="23"/>
        </w:rPr>
        <w:t>’</w:t>
      </w:r>
      <w:r w:rsidR="00C81C41" w:rsidRPr="00B10D4A">
        <w:rPr>
          <w:rFonts w:cs="Times"/>
          <w:color w:val="000000"/>
          <w:szCs w:val="23"/>
        </w:rPr>
        <w:t xml:space="preserve"> </w:t>
      </w:r>
      <w:r w:rsidR="00C81C41">
        <w:t>within the previous ‘EMT_ATO_</w:t>
      </w:r>
      <w:r w:rsidR="00C81C41" w:rsidRPr="00C81C41">
        <w:rPr>
          <w:rFonts w:cs="Times"/>
          <w:color w:val="000000"/>
          <w:szCs w:val="23"/>
        </w:rPr>
        <w:t xml:space="preserve"> </w:t>
      </w:r>
      <w:r w:rsidR="00C81C41" w:rsidRPr="00B10D4A">
        <w:rPr>
          <w:rFonts w:cs="Times"/>
          <w:color w:val="000000"/>
          <w:szCs w:val="23"/>
        </w:rPr>
        <w:t>RECIPLOOKBACK</w:t>
      </w:r>
      <w:r w:rsidR="00C81C41">
        <w:t xml:space="preserve">’ </w:t>
      </w:r>
      <w:r w:rsidR="00BE219A">
        <w:t>hours</w:t>
      </w:r>
      <w:r w:rsidR="00634193">
        <w:t>; or</w:t>
      </w:r>
    </w:p>
    <w:p w14:paraId="36094563" w14:textId="21EF6DD0" w:rsidR="00634193" w:rsidRDefault="00040F82" w:rsidP="00C43B30">
      <w:pPr>
        <w:pStyle w:val="ListParagraph"/>
        <w:numPr>
          <w:ilvl w:val="0"/>
          <w:numId w:val="4"/>
        </w:numPr>
        <w:contextualSpacing w:val="0"/>
      </w:pPr>
      <w:r>
        <w:t>Customer</w:t>
      </w:r>
      <w:r w:rsidR="00634193">
        <w:t xml:space="preserve"> did not complete an activity code listed in ‘EMT_ATO_PROFILEUPDATECODES’ </w:t>
      </w:r>
      <w:r w:rsidR="00C81C41">
        <w:t>with</w:t>
      </w:r>
      <w:r w:rsidR="00634193">
        <w:t xml:space="preserve">in </w:t>
      </w:r>
      <w:r w:rsidR="00C81C41">
        <w:t>the previous ‘EMT_ATO</w:t>
      </w:r>
      <w:r w:rsidR="00634193">
        <w:t>_</w:t>
      </w:r>
      <w:r w:rsidR="00C81C41">
        <w:t xml:space="preserve">PROFILEUPDATE_LOOKBACK’ </w:t>
      </w:r>
      <w:r w:rsidR="00BE219A">
        <w:t>hours</w:t>
      </w:r>
      <w:r w:rsidR="00634193">
        <w:t>.</w:t>
      </w:r>
    </w:p>
    <w:p w14:paraId="747648A0" w14:textId="77777777" w:rsidR="007642C7" w:rsidRDefault="007642C7" w:rsidP="00933C7E"/>
    <w:p w14:paraId="24B02844" w14:textId="77777777" w:rsidR="00D87800" w:rsidRDefault="00D87800" w:rsidP="00D87800">
      <w:pPr>
        <w:pStyle w:val="Heading5"/>
      </w:pPr>
      <w:r>
        <w:t>Mapping Strategy</w:t>
      </w:r>
    </w:p>
    <w:p w14:paraId="15058CED" w14:textId="6D8D15F2" w:rsidR="00D87800" w:rsidRDefault="00D87800" w:rsidP="00D87800">
      <w:r>
        <w:t>When screening online transactions against the EMT ATO rule, the following fields will be used:</w:t>
      </w:r>
    </w:p>
    <w:p w14:paraId="10FC19DF" w14:textId="77777777" w:rsidR="00D87800" w:rsidRDefault="00D87800" w:rsidP="00D87800"/>
    <w:tbl>
      <w:tblPr>
        <w:tblStyle w:val="TableGrid"/>
        <w:tblW w:w="0" w:type="auto"/>
        <w:tblLook w:val="04A0" w:firstRow="1" w:lastRow="0" w:firstColumn="1" w:lastColumn="0" w:noHBand="0" w:noVBand="1"/>
      </w:tblPr>
      <w:tblGrid>
        <w:gridCol w:w="2605"/>
        <w:gridCol w:w="6025"/>
      </w:tblGrid>
      <w:tr w:rsidR="00D87800" w:rsidRPr="00565B19" w14:paraId="3597C681" w14:textId="77777777" w:rsidTr="007951FE">
        <w:tc>
          <w:tcPr>
            <w:tcW w:w="2605" w:type="dxa"/>
            <w:shd w:val="clear" w:color="auto" w:fill="000000" w:themeFill="text1"/>
          </w:tcPr>
          <w:p w14:paraId="32793536"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6EFB311B"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Description</w:t>
            </w:r>
          </w:p>
        </w:tc>
      </w:tr>
      <w:tr w:rsidR="00D87800" w14:paraId="56866E93" w14:textId="77777777" w:rsidTr="007951FE">
        <w:tc>
          <w:tcPr>
            <w:tcW w:w="2605" w:type="dxa"/>
          </w:tcPr>
          <w:p w14:paraId="1AA719B5" w14:textId="77777777" w:rsidR="00D87800" w:rsidRDefault="00D87800" w:rsidP="00634193">
            <w:pPr>
              <w:spacing w:line="240" w:lineRule="auto"/>
            </w:pPr>
            <w:r>
              <w:t>Error Code</w:t>
            </w:r>
          </w:p>
        </w:tc>
        <w:tc>
          <w:tcPr>
            <w:tcW w:w="6025" w:type="dxa"/>
          </w:tcPr>
          <w:p w14:paraId="1791FC3D" w14:textId="77777777" w:rsidR="00D87800" w:rsidRDefault="00D87800" w:rsidP="00634193">
            <w:pPr>
              <w:spacing w:line="240" w:lineRule="auto"/>
            </w:pPr>
            <w:r>
              <w:t>Used to determine if the transaction is completed successfully.</w:t>
            </w:r>
          </w:p>
        </w:tc>
      </w:tr>
      <w:tr w:rsidR="00D87800" w14:paraId="29834377" w14:textId="77777777" w:rsidTr="007951FE">
        <w:tc>
          <w:tcPr>
            <w:tcW w:w="2605" w:type="dxa"/>
          </w:tcPr>
          <w:p w14:paraId="7E4CE300" w14:textId="77777777" w:rsidR="00D87800" w:rsidRDefault="00D87800" w:rsidP="00634193">
            <w:pPr>
              <w:spacing w:line="240" w:lineRule="auto"/>
            </w:pPr>
            <w:r>
              <w:t>Activity Code</w:t>
            </w:r>
          </w:p>
        </w:tc>
        <w:tc>
          <w:tcPr>
            <w:tcW w:w="6025" w:type="dxa"/>
          </w:tcPr>
          <w:p w14:paraId="66AD82E4" w14:textId="77777777" w:rsidR="00D87800" w:rsidRDefault="00D87800" w:rsidP="00634193">
            <w:pPr>
              <w:spacing w:line="240" w:lineRule="auto"/>
            </w:pPr>
            <w:r>
              <w:t>Used to identify the type of online banking transaction taking place.</w:t>
            </w:r>
          </w:p>
        </w:tc>
      </w:tr>
      <w:tr w:rsidR="00D87800" w14:paraId="2CB819EB" w14:textId="77777777" w:rsidTr="007951FE">
        <w:tc>
          <w:tcPr>
            <w:tcW w:w="2605" w:type="dxa"/>
          </w:tcPr>
          <w:p w14:paraId="2BBFEF85" w14:textId="77777777" w:rsidR="00D87800" w:rsidRDefault="00D87800" w:rsidP="00634193">
            <w:pPr>
              <w:spacing w:line="240" w:lineRule="auto"/>
            </w:pPr>
            <w:r>
              <w:t>Cust No</w:t>
            </w:r>
          </w:p>
        </w:tc>
        <w:tc>
          <w:tcPr>
            <w:tcW w:w="6025" w:type="dxa"/>
          </w:tcPr>
          <w:p w14:paraId="7D547922" w14:textId="3B5F68D8" w:rsidR="00D87800" w:rsidRDefault="00D87800" w:rsidP="00634193">
            <w:pPr>
              <w:spacing w:line="240" w:lineRule="auto"/>
            </w:pPr>
            <w:r>
              <w:t xml:space="preserve">Used to identify individual </w:t>
            </w:r>
            <w:r w:rsidR="00040F82">
              <w:t>customer</w:t>
            </w:r>
            <w:r>
              <w:t>s.</w:t>
            </w:r>
          </w:p>
        </w:tc>
      </w:tr>
      <w:tr w:rsidR="00D87800" w14:paraId="749620D4" w14:textId="77777777" w:rsidTr="007951FE">
        <w:tc>
          <w:tcPr>
            <w:tcW w:w="2605" w:type="dxa"/>
          </w:tcPr>
          <w:p w14:paraId="2DC71CEC" w14:textId="77777777" w:rsidR="00D87800" w:rsidRDefault="00D87800" w:rsidP="00634193">
            <w:pPr>
              <w:spacing w:line="240" w:lineRule="auto"/>
            </w:pPr>
            <w:r>
              <w:t>AccountId2</w:t>
            </w:r>
          </w:p>
        </w:tc>
        <w:tc>
          <w:tcPr>
            <w:tcW w:w="6025" w:type="dxa"/>
          </w:tcPr>
          <w:p w14:paraId="4AAD4753" w14:textId="56AEE68F" w:rsidR="00D87800" w:rsidRDefault="00D87800" w:rsidP="00634193">
            <w:pPr>
              <w:spacing w:line="240" w:lineRule="auto"/>
            </w:pPr>
            <w:r>
              <w:t xml:space="preserve">Used to identify the account of </w:t>
            </w:r>
            <w:r w:rsidR="00040F82">
              <w:t>customer</w:t>
            </w:r>
            <w:r>
              <w:t>s.</w:t>
            </w:r>
          </w:p>
        </w:tc>
      </w:tr>
      <w:tr w:rsidR="00D87800" w14:paraId="1BF5949A" w14:textId="77777777" w:rsidTr="007951FE">
        <w:tc>
          <w:tcPr>
            <w:tcW w:w="2605" w:type="dxa"/>
          </w:tcPr>
          <w:p w14:paraId="3E765183" w14:textId="77777777" w:rsidR="00D87800" w:rsidRDefault="00D87800" w:rsidP="00634193">
            <w:pPr>
              <w:spacing w:line="240" w:lineRule="auto"/>
            </w:pPr>
            <w:r>
              <w:t>Amount</w:t>
            </w:r>
          </w:p>
        </w:tc>
        <w:tc>
          <w:tcPr>
            <w:tcW w:w="6025" w:type="dxa"/>
          </w:tcPr>
          <w:p w14:paraId="5C21E907" w14:textId="77777777" w:rsidR="00D87800" w:rsidRDefault="00D87800" w:rsidP="00634193">
            <w:pPr>
              <w:spacing w:line="240" w:lineRule="auto"/>
            </w:pPr>
            <w:r>
              <w:t>Used to determine the total amount of a transaction.</w:t>
            </w:r>
          </w:p>
        </w:tc>
      </w:tr>
      <w:tr w:rsidR="00D87800" w14:paraId="464E0D74" w14:textId="77777777" w:rsidTr="007951FE">
        <w:tc>
          <w:tcPr>
            <w:tcW w:w="2605" w:type="dxa"/>
          </w:tcPr>
          <w:p w14:paraId="3752905E" w14:textId="77777777" w:rsidR="00D87800" w:rsidRPr="00345D19" w:rsidRDefault="00D87800" w:rsidP="00634193">
            <w:pPr>
              <w:rPr>
                <w:rFonts w:cs="Times"/>
                <w:sz w:val="22"/>
                <w:szCs w:val="22"/>
              </w:rPr>
            </w:pPr>
            <w:r>
              <w:rPr>
                <w:rFonts w:cs="Times"/>
                <w:sz w:val="22"/>
                <w:szCs w:val="22"/>
              </w:rPr>
              <w:t>Event Status</w:t>
            </w:r>
          </w:p>
        </w:tc>
        <w:tc>
          <w:tcPr>
            <w:tcW w:w="6025" w:type="dxa"/>
          </w:tcPr>
          <w:p w14:paraId="7579375E" w14:textId="77777777" w:rsidR="00D87800" w:rsidRPr="00345D19" w:rsidRDefault="00D87800" w:rsidP="00634193">
            <w:pPr>
              <w:rPr>
                <w:rFonts w:cs="Times"/>
                <w:sz w:val="22"/>
                <w:szCs w:val="22"/>
              </w:rPr>
            </w:pPr>
            <w:r>
              <w:t>Used to determine the status of an EnView IMF event</w:t>
            </w:r>
            <w:r w:rsidRPr="00345D19">
              <w:rPr>
                <w:rFonts w:cs="Times"/>
                <w:sz w:val="22"/>
                <w:szCs w:val="22"/>
              </w:rPr>
              <w:t>.</w:t>
            </w:r>
          </w:p>
        </w:tc>
      </w:tr>
      <w:tr w:rsidR="00D87800" w14:paraId="7B3601B4" w14:textId="77777777" w:rsidTr="007951FE">
        <w:tc>
          <w:tcPr>
            <w:tcW w:w="2605" w:type="dxa"/>
          </w:tcPr>
          <w:p w14:paraId="3B67022B" w14:textId="77777777" w:rsidR="00D87800" w:rsidRDefault="00D87800" w:rsidP="00634193">
            <w:pPr>
              <w:rPr>
                <w:rFonts w:cs="Times"/>
                <w:sz w:val="22"/>
                <w:szCs w:val="22"/>
              </w:rPr>
            </w:pPr>
            <w:r>
              <w:rPr>
                <w:rFonts w:cs="Times"/>
                <w:sz w:val="22"/>
                <w:szCs w:val="22"/>
              </w:rPr>
              <w:t>Alert Status</w:t>
            </w:r>
          </w:p>
        </w:tc>
        <w:tc>
          <w:tcPr>
            <w:tcW w:w="6025" w:type="dxa"/>
          </w:tcPr>
          <w:p w14:paraId="79CAFC17" w14:textId="77777777" w:rsidR="00D87800" w:rsidRDefault="00D87800" w:rsidP="00634193">
            <w:r>
              <w:t>Used to determine the status of an EnView IMF alert</w:t>
            </w:r>
            <w:r w:rsidRPr="00345D19">
              <w:rPr>
                <w:rFonts w:cs="Times"/>
                <w:sz w:val="22"/>
                <w:szCs w:val="22"/>
              </w:rPr>
              <w:t>.</w:t>
            </w:r>
          </w:p>
        </w:tc>
      </w:tr>
    </w:tbl>
    <w:p w14:paraId="61EC4043" w14:textId="77777777" w:rsidR="00D87800" w:rsidRDefault="00D87800" w:rsidP="00D87800"/>
    <w:p w14:paraId="3F6A3D81" w14:textId="77777777" w:rsidR="00D87800" w:rsidRDefault="00D87800" w:rsidP="00D87800"/>
    <w:p w14:paraId="69C65EAB" w14:textId="07B07D9D" w:rsidR="00D87800" w:rsidRPr="00D87800" w:rsidRDefault="00D87800" w:rsidP="00D87800">
      <w:r w:rsidRPr="00D87800">
        <w:lastRenderedPageBreak/>
        <w:t>To assist in the determination of EMT ATO transactions, the table ‘EMT_ACCT_TAKEVER_RULE_CONTROL’ will need to be created</w:t>
      </w:r>
      <w:r>
        <w:t>.</w:t>
      </w:r>
    </w:p>
    <w:p w14:paraId="7A2ABA08" w14:textId="6609DA62" w:rsidR="00D87800" w:rsidRDefault="00D87800" w:rsidP="00D87800"/>
    <w:tbl>
      <w:tblPr>
        <w:tblStyle w:val="TableGrid"/>
        <w:tblW w:w="0" w:type="auto"/>
        <w:tblLook w:val="04A0" w:firstRow="1" w:lastRow="0" w:firstColumn="1" w:lastColumn="0" w:noHBand="0" w:noVBand="1"/>
      </w:tblPr>
      <w:tblGrid>
        <w:gridCol w:w="2914"/>
        <w:gridCol w:w="2862"/>
        <w:gridCol w:w="2854"/>
      </w:tblGrid>
      <w:tr w:rsidR="003E1311" w14:paraId="5329302A" w14:textId="77777777" w:rsidTr="006F4F15">
        <w:tc>
          <w:tcPr>
            <w:tcW w:w="8630" w:type="dxa"/>
            <w:gridSpan w:val="3"/>
          </w:tcPr>
          <w:p w14:paraId="1E3E32A2" w14:textId="34BB913C" w:rsidR="003E1311" w:rsidRPr="00345D19" w:rsidRDefault="006F4F15" w:rsidP="00634193">
            <w:pPr>
              <w:rPr>
                <w:rFonts w:cs="Times"/>
                <w:sz w:val="22"/>
                <w:szCs w:val="22"/>
              </w:rPr>
            </w:pPr>
            <w:r w:rsidRPr="00D87800">
              <w:t>EMT_ACCT_TAKEVER_RULE_CONTROL</w:t>
            </w:r>
          </w:p>
        </w:tc>
      </w:tr>
      <w:tr w:rsidR="003E1311" w:rsidRPr="00F33467" w14:paraId="3E508F73" w14:textId="77777777" w:rsidTr="006F4F15">
        <w:tc>
          <w:tcPr>
            <w:tcW w:w="2914" w:type="dxa"/>
            <w:shd w:val="clear" w:color="auto" w:fill="000000" w:themeFill="text1"/>
          </w:tcPr>
          <w:p w14:paraId="6E29A7C0"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Field Name</w:t>
            </w:r>
          </w:p>
        </w:tc>
        <w:tc>
          <w:tcPr>
            <w:tcW w:w="2862" w:type="dxa"/>
            <w:shd w:val="clear" w:color="auto" w:fill="000000" w:themeFill="text1"/>
          </w:tcPr>
          <w:p w14:paraId="4F15718D"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Type</w:t>
            </w:r>
          </w:p>
        </w:tc>
        <w:tc>
          <w:tcPr>
            <w:tcW w:w="2854" w:type="dxa"/>
            <w:shd w:val="clear" w:color="auto" w:fill="000000" w:themeFill="text1"/>
          </w:tcPr>
          <w:p w14:paraId="04B2115B"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Length</w:t>
            </w:r>
          </w:p>
        </w:tc>
      </w:tr>
      <w:tr w:rsidR="003E1311" w14:paraId="10819439" w14:textId="77777777" w:rsidTr="006F4F15">
        <w:tc>
          <w:tcPr>
            <w:tcW w:w="2914" w:type="dxa"/>
          </w:tcPr>
          <w:p w14:paraId="339BFBE1" w14:textId="77777777" w:rsidR="003E1311" w:rsidRPr="00345D19" w:rsidRDefault="003E1311" w:rsidP="00634193">
            <w:pPr>
              <w:rPr>
                <w:rFonts w:cs="Times"/>
                <w:sz w:val="22"/>
                <w:szCs w:val="22"/>
              </w:rPr>
            </w:pPr>
            <w:r>
              <w:rPr>
                <w:rFonts w:cs="Times"/>
                <w:sz w:val="22"/>
                <w:szCs w:val="22"/>
              </w:rPr>
              <w:t>Threshold_Name</w:t>
            </w:r>
          </w:p>
        </w:tc>
        <w:tc>
          <w:tcPr>
            <w:tcW w:w="2862" w:type="dxa"/>
          </w:tcPr>
          <w:p w14:paraId="021ABD0F"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56D3A584" w14:textId="77777777" w:rsidR="003E1311" w:rsidRPr="00345D19" w:rsidRDefault="003E1311" w:rsidP="00634193">
            <w:pPr>
              <w:rPr>
                <w:rFonts w:cs="Times"/>
                <w:sz w:val="22"/>
                <w:szCs w:val="22"/>
              </w:rPr>
            </w:pPr>
            <w:r>
              <w:rPr>
                <w:rFonts w:cs="Times"/>
                <w:sz w:val="22"/>
                <w:szCs w:val="22"/>
              </w:rPr>
              <w:t>255</w:t>
            </w:r>
          </w:p>
        </w:tc>
      </w:tr>
      <w:tr w:rsidR="003E1311" w14:paraId="7580FDB0" w14:textId="77777777" w:rsidTr="006F4F15">
        <w:tc>
          <w:tcPr>
            <w:tcW w:w="2914" w:type="dxa"/>
          </w:tcPr>
          <w:p w14:paraId="561FFBF6" w14:textId="77777777" w:rsidR="003E1311" w:rsidRPr="00345D19" w:rsidRDefault="003E1311" w:rsidP="00634193">
            <w:pPr>
              <w:rPr>
                <w:rFonts w:cs="Times"/>
                <w:sz w:val="22"/>
                <w:szCs w:val="22"/>
              </w:rPr>
            </w:pPr>
            <w:r>
              <w:rPr>
                <w:rFonts w:cs="Times"/>
                <w:sz w:val="22"/>
                <w:szCs w:val="22"/>
              </w:rPr>
              <w:t>Threshold_Value</w:t>
            </w:r>
          </w:p>
        </w:tc>
        <w:tc>
          <w:tcPr>
            <w:tcW w:w="2862" w:type="dxa"/>
          </w:tcPr>
          <w:p w14:paraId="2412017B"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61CFA1D9" w14:textId="77777777" w:rsidR="003E1311" w:rsidRPr="00345D19" w:rsidRDefault="003E1311" w:rsidP="00634193">
            <w:pPr>
              <w:rPr>
                <w:rFonts w:cs="Times"/>
                <w:sz w:val="22"/>
                <w:szCs w:val="22"/>
              </w:rPr>
            </w:pPr>
            <w:r>
              <w:rPr>
                <w:rFonts w:cs="Times"/>
                <w:sz w:val="22"/>
                <w:szCs w:val="22"/>
              </w:rPr>
              <w:t>255</w:t>
            </w:r>
          </w:p>
        </w:tc>
      </w:tr>
    </w:tbl>
    <w:p w14:paraId="70912C71" w14:textId="346EDDB6" w:rsidR="003E1311" w:rsidRDefault="003E1311" w:rsidP="003E1311"/>
    <w:p w14:paraId="1C3C50FB" w14:textId="77777777" w:rsidR="008A4580" w:rsidRDefault="008A4580" w:rsidP="003E1311"/>
    <w:tbl>
      <w:tblPr>
        <w:tblStyle w:val="TableGrid"/>
        <w:tblW w:w="0" w:type="auto"/>
        <w:tblLayout w:type="fixed"/>
        <w:tblLook w:val="04A0" w:firstRow="1" w:lastRow="0" w:firstColumn="1" w:lastColumn="0" w:noHBand="0" w:noVBand="1"/>
      </w:tblPr>
      <w:tblGrid>
        <w:gridCol w:w="3055"/>
        <w:gridCol w:w="1710"/>
        <w:gridCol w:w="3865"/>
      </w:tblGrid>
      <w:tr w:rsidR="003E1311" w14:paraId="456A2217" w14:textId="77777777" w:rsidTr="00361589">
        <w:tc>
          <w:tcPr>
            <w:tcW w:w="8630" w:type="dxa"/>
            <w:gridSpan w:val="3"/>
          </w:tcPr>
          <w:p w14:paraId="0C62CD49" w14:textId="77777777" w:rsidR="003E1311" w:rsidRDefault="003E1311" w:rsidP="00634193">
            <w:r>
              <w:t>Default Values</w:t>
            </w:r>
          </w:p>
        </w:tc>
      </w:tr>
      <w:tr w:rsidR="003E1311" w:rsidRPr="00F33467" w14:paraId="47B9C8F9" w14:textId="77777777" w:rsidTr="00560DFC">
        <w:tc>
          <w:tcPr>
            <w:tcW w:w="3055" w:type="dxa"/>
            <w:shd w:val="clear" w:color="auto" w:fill="000000" w:themeFill="text1"/>
          </w:tcPr>
          <w:p w14:paraId="13AAAB84"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Name</w:t>
            </w:r>
          </w:p>
        </w:tc>
        <w:tc>
          <w:tcPr>
            <w:tcW w:w="1710" w:type="dxa"/>
            <w:shd w:val="clear" w:color="auto" w:fill="000000" w:themeFill="text1"/>
          </w:tcPr>
          <w:p w14:paraId="1582B4A8"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Value</w:t>
            </w:r>
          </w:p>
        </w:tc>
        <w:tc>
          <w:tcPr>
            <w:tcW w:w="3865" w:type="dxa"/>
            <w:shd w:val="clear" w:color="auto" w:fill="000000" w:themeFill="text1"/>
          </w:tcPr>
          <w:p w14:paraId="5259525E" w14:textId="77777777" w:rsidR="003E1311" w:rsidRDefault="003E1311" w:rsidP="00634193">
            <w:pPr>
              <w:rPr>
                <w:rFonts w:cs="Times"/>
                <w:color w:val="FFFFFF" w:themeColor="background1"/>
                <w:sz w:val="22"/>
                <w:szCs w:val="22"/>
              </w:rPr>
            </w:pPr>
            <w:r>
              <w:rPr>
                <w:rFonts w:cs="Times"/>
                <w:color w:val="FFFFFF" w:themeColor="background1"/>
                <w:sz w:val="22"/>
                <w:szCs w:val="22"/>
              </w:rPr>
              <w:t>Notes:</w:t>
            </w:r>
          </w:p>
        </w:tc>
      </w:tr>
      <w:tr w:rsidR="00361589" w14:paraId="0C92330D" w14:textId="77777777" w:rsidTr="00560DFC">
        <w:tc>
          <w:tcPr>
            <w:tcW w:w="3055" w:type="dxa"/>
          </w:tcPr>
          <w:p w14:paraId="3D5FD6B8" w14:textId="5339F09A" w:rsidR="00361589" w:rsidRPr="00345D19" w:rsidRDefault="00361589" w:rsidP="00361589">
            <w:pPr>
              <w:rPr>
                <w:rFonts w:cs="Times"/>
                <w:sz w:val="22"/>
                <w:szCs w:val="22"/>
              </w:rPr>
            </w:pPr>
            <w:r>
              <w:rPr>
                <w:rFonts w:cs="Times"/>
                <w:sz w:val="22"/>
                <w:szCs w:val="22"/>
              </w:rPr>
              <w:t>EMT_ATO_ACTCODES</w:t>
            </w:r>
          </w:p>
        </w:tc>
        <w:tc>
          <w:tcPr>
            <w:tcW w:w="1710" w:type="dxa"/>
          </w:tcPr>
          <w:p w14:paraId="20BD17A7" w14:textId="3872BC79" w:rsidR="00361589" w:rsidRPr="00345D19" w:rsidRDefault="00ED6FEB" w:rsidP="00361589">
            <w:pPr>
              <w:jc w:val="center"/>
              <w:rPr>
                <w:rFonts w:cs="Times"/>
                <w:sz w:val="22"/>
                <w:szCs w:val="22"/>
              </w:rPr>
            </w:pPr>
            <w:r w:rsidRPr="00CC5744">
              <w:rPr>
                <w:highlight w:val="green"/>
              </w:rPr>
              <w:t>e-transfers</w:t>
            </w:r>
          </w:p>
        </w:tc>
        <w:tc>
          <w:tcPr>
            <w:tcW w:w="3865" w:type="dxa"/>
          </w:tcPr>
          <w:p w14:paraId="587C3F24" w14:textId="77777777" w:rsidR="00361589" w:rsidRDefault="00361589" w:rsidP="00361589">
            <w:r w:rsidRPr="00A11E43">
              <w:t>Activity Codes the rule will check against the logic</w:t>
            </w:r>
            <w:r>
              <w:t>.</w:t>
            </w:r>
          </w:p>
          <w:p w14:paraId="5E9E7D4E" w14:textId="77777777" w:rsidR="00361589" w:rsidRDefault="00361589" w:rsidP="00361589"/>
          <w:p w14:paraId="11412E19" w14:textId="0139F8F3" w:rsidR="00361589" w:rsidRDefault="00361589" w:rsidP="00361589">
            <w:pPr>
              <w:rPr>
                <w:rFonts w:cs="Times"/>
                <w:sz w:val="22"/>
                <w:szCs w:val="22"/>
              </w:rPr>
            </w:pPr>
            <w:r w:rsidRPr="00361589">
              <w:rPr>
                <w:b/>
                <w:bCs/>
              </w:rPr>
              <w:t>Note</w:t>
            </w:r>
            <w:r>
              <w:t>: This value will contain a comma delineated list of Activity Codes.</w:t>
            </w:r>
          </w:p>
        </w:tc>
      </w:tr>
      <w:tr w:rsidR="00361589" w14:paraId="134EBC1B" w14:textId="77777777" w:rsidTr="00560DFC">
        <w:tc>
          <w:tcPr>
            <w:tcW w:w="3055" w:type="dxa"/>
          </w:tcPr>
          <w:p w14:paraId="5FBD3584" w14:textId="593690B7" w:rsidR="00361589" w:rsidRPr="00345D19" w:rsidRDefault="00361589" w:rsidP="00361589">
            <w:pPr>
              <w:rPr>
                <w:rFonts w:cs="Times"/>
                <w:sz w:val="22"/>
                <w:szCs w:val="22"/>
              </w:rPr>
            </w:pPr>
            <w:r>
              <w:rPr>
                <w:rFonts w:cs="Times"/>
                <w:sz w:val="22"/>
                <w:szCs w:val="22"/>
              </w:rPr>
              <w:t>EMT_ATO_THRESHOLD</w:t>
            </w:r>
          </w:p>
        </w:tc>
        <w:tc>
          <w:tcPr>
            <w:tcW w:w="1710" w:type="dxa"/>
          </w:tcPr>
          <w:p w14:paraId="78BAE0D7" w14:textId="24B5319F" w:rsidR="00361589" w:rsidRPr="00345D19" w:rsidRDefault="003C11B7" w:rsidP="00361589">
            <w:pPr>
              <w:jc w:val="center"/>
              <w:rPr>
                <w:rFonts w:cs="Times"/>
                <w:sz w:val="22"/>
                <w:szCs w:val="22"/>
              </w:rPr>
            </w:pPr>
            <w:r>
              <w:t>1000.00</w:t>
            </w:r>
          </w:p>
        </w:tc>
        <w:tc>
          <w:tcPr>
            <w:tcW w:w="3865" w:type="dxa"/>
          </w:tcPr>
          <w:p w14:paraId="34509AC8" w14:textId="6CDF12FB" w:rsidR="00361589" w:rsidRPr="00345D19" w:rsidRDefault="00361589" w:rsidP="00361589">
            <w:pPr>
              <w:rPr>
                <w:rFonts w:cs="Times"/>
                <w:sz w:val="22"/>
                <w:szCs w:val="22"/>
              </w:rPr>
            </w:pPr>
            <w:r w:rsidRPr="00A11E43">
              <w:t>Minimum value for the transaction to be checked against the rule</w:t>
            </w:r>
          </w:p>
        </w:tc>
      </w:tr>
      <w:tr w:rsidR="006F4F15" w14:paraId="65B39A0D" w14:textId="77777777" w:rsidTr="00560DFC">
        <w:tc>
          <w:tcPr>
            <w:tcW w:w="3055" w:type="dxa"/>
          </w:tcPr>
          <w:p w14:paraId="4E931C4B" w14:textId="1802A5A3" w:rsidR="006F4F15" w:rsidRDefault="006F4F15" w:rsidP="006F4F15">
            <w:pPr>
              <w:rPr>
                <w:rFonts w:cs="Times"/>
                <w:sz w:val="22"/>
                <w:szCs w:val="22"/>
              </w:rPr>
            </w:pPr>
            <w:r>
              <w:t>EMT_ATO_RECIPCODES</w:t>
            </w:r>
          </w:p>
        </w:tc>
        <w:tc>
          <w:tcPr>
            <w:tcW w:w="1710" w:type="dxa"/>
          </w:tcPr>
          <w:p w14:paraId="7CB143D5" w14:textId="09F5186A" w:rsidR="006F4F15" w:rsidRDefault="00C43751" w:rsidP="006F4F15">
            <w:pPr>
              <w:jc w:val="center"/>
              <w:rPr>
                <w:rFonts w:cs="Times"/>
                <w:sz w:val="22"/>
                <w:szCs w:val="22"/>
              </w:rPr>
            </w:pPr>
            <w:r w:rsidRPr="00CC5744">
              <w:rPr>
                <w:highlight w:val="green"/>
              </w:rPr>
              <w:t>Beneficiary add for e-Transfers</w:t>
            </w:r>
            <w:r w:rsidRPr="00CC5744" w:rsidDel="00EA21FB">
              <w:rPr>
                <w:highlight w:val="green"/>
              </w:rPr>
              <w:t xml:space="preserve"> </w:t>
            </w:r>
          </w:p>
        </w:tc>
        <w:tc>
          <w:tcPr>
            <w:tcW w:w="3865" w:type="dxa"/>
          </w:tcPr>
          <w:p w14:paraId="33E02C91" w14:textId="77777777" w:rsidR="006F4F15" w:rsidRDefault="006F4F15" w:rsidP="006F4F15">
            <w:r>
              <w:t>Activity codes that constitute a change to recipients being added.</w:t>
            </w:r>
          </w:p>
          <w:p w14:paraId="270A566E" w14:textId="77777777" w:rsidR="006F4F15" w:rsidRDefault="006F4F15" w:rsidP="006F4F15"/>
          <w:p w14:paraId="3784335F" w14:textId="37AA36BC"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2FB31BD8" w14:textId="77777777" w:rsidTr="00560DFC">
        <w:tc>
          <w:tcPr>
            <w:tcW w:w="3055" w:type="dxa"/>
          </w:tcPr>
          <w:p w14:paraId="6CE16B85" w14:textId="4150CA77" w:rsidR="006F4F15" w:rsidRDefault="006F4F15" w:rsidP="006F4F15">
            <w:pPr>
              <w:rPr>
                <w:rFonts w:cs="Times"/>
                <w:sz w:val="22"/>
                <w:szCs w:val="22"/>
              </w:rPr>
            </w:pPr>
            <w:r>
              <w:t>EMT_ATO_RECIPLOOKBACK</w:t>
            </w:r>
          </w:p>
        </w:tc>
        <w:tc>
          <w:tcPr>
            <w:tcW w:w="1710" w:type="dxa"/>
          </w:tcPr>
          <w:p w14:paraId="1EE6B1A6" w14:textId="564A36BF" w:rsidR="006F4F15" w:rsidRDefault="006F4F15" w:rsidP="006F4F15">
            <w:pPr>
              <w:jc w:val="center"/>
              <w:rPr>
                <w:rFonts w:cs="Times"/>
                <w:sz w:val="22"/>
                <w:szCs w:val="22"/>
              </w:rPr>
            </w:pPr>
            <w:r>
              <w:t>48</w:t>
            </w:r>
          </w:p>
        </w:tc>
        <w:tc>
          <w:tcPr>
            <w:tcW w:w="3865" w:type="dxa"/>
          </w:tcPr>
          <w:p w14:paraId="1339E92D" w14:textId="78232C94" w:rsidR="006F4F15" w:rsidRDefault="006F4F15" w:rsidP="006F4F15">
            <w:pPr>
              <w:rPr>
                <w:rFonts w:cs="Times"/>
                <w:sz w:val="22"/>
                <w:szCs w:val="22"/>
              </w:rPr>
            </w:pPr>
            <w:r>
              <w:t>Maximum lookback for recipient change from current transaction time in hours</w:t>
            </w:r>
          </w:p>
        </w:tc>
      </w:tr>
      <w:tr w:rsidR="006F4F15" w14:paraId="67B133AE" w14:textId="77777777" w:rsidTr="00560DFC">
        <w:tc>
          <w:tcPr>
            <w:tcW w:w="3055" w:type="dxa"/>
          </w:tcPr>
          <w:p w14:paraId="054005AA" w14:textId="7B962A81" w:rsidR="006F4F15" w:rsidRDefault="006F4F15" w:rsidP="006F4F15">
            <w:pPr>
              <w:rPr>
                <w:rFonts w:cs="Times"/>
                <w:sz w:val="22"/>
                <w:szCs w:val="22"/>
              </w:rPr>
            </w:pPr>
            <w:r>
              <w:t>EMT_ATO_PROFILEUPDATECODES</w:t>
            </w:r>
          </w:p>
        </w:tc>
        <w:tc>
          <w:tcPr>
            <w:tcW w:w="1710" w:type="dxa"/>
          </w:tcPr>
          <w:p w14:paraId="0425F638" w14:textId="1AB64691" w:rsidR="006F4F15" w:rsidRDefault="00ED6FEB" w:rsidP="006F4F15">
            <w:pPr>
              <w:jc w:val="center"/>
              <w:rPr>
                <w:rFonts w:cs="Times"/>
                <w:sz w:val="22"/>
                <w:szCs w:val="22"/>
              </w:rPr>
            </w:pPr>
            <w:r w:rsidRPr="00CC5744">
              <w:rPr>
                <w:highlight w:val="green"/>
              </w:rPr>
              <w:t>Password change, Password reset, Pin change</w:t>
            </w:r>
          </w:p>
        </w:tc>
        <w:tc>
          <w:tcPr>
            <w:tcW w:w="3865" w:type="dxa"/>
          </w:tcPr>
          <w:p w14:paraId="2CF737A7" w14:textId="77777777" w:rsidR="006F4F15" w:rsidRDefault="006F4F15" w:rsidP="006F4F15">
            <w:r>
              <w:t>Activity codes constituting a change in user profile.</w:t>
            </w:r>
          </w:p>
          <w:p w14:paraId="713F82C0" w14:textId="77777777" w:rsidR="006F4F15" w:rsidRDefault="006F4F15" w:rsidP="006F4F15"/>
          <w:p w14:paraId="3F63834F" w14:textId="2C87F3BE"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65994B93" w14:textId="77777777" w:rsidTr="00560DFC">
        <w:tc>
          <w:tcPr>
            <w:tcW w:w="3055" w:type="dxa"/>
          </w:tcPr>
          <w:p w14:paraId="14188D14" w14:textId="5D7E34B5" w:rsidR="006F4F15" w:rsidRDefault="006F4F15" w:rsidP="006F4F15">
            <w:pPr>
              <w:rPr>
                <w:rFonts w:cs="Times"/>
                <w:sz w:val="22"/>
                <w:szCs w:val="22"/>
              </w:rPr>
            </w:pPr>
            <w:r>
              <w:t>EMT_ATO_PROFILEUPDATE_LOOKBAC</w:t>
            </w:r>
            <w:r w:rsidR="00361589">
              <w:t>K</w:t>
            </w:r>
          </w:p>
        </w:tc>
        <w:tc>
          <w:tcPr>
            <w:tcW w:w="1710" w:type="dxa"/>
          </w:tcPr>
          <w:p w14:paraId="0CE8FD34" w14:textId="69BE4420" w:rsidR="006F4F15" w:rsidRDefault="006F4F15" w:rsidP="006F4F15">
            <w:pPr>
              <w:jc w:val="center"/>
              <w:rPr>
                <w:rFonts w:cs="Times"/>
                <w:sz w:val="22"/>
                <w:szCs w:val="22"/>
              </w:rPr>
            </w:pPr>
            <w:r>
              <w:t>336</w:t>
            </w:r>
          </w:p>
        </w:tc>
        <w:tc>
          <w:tcPr>
            <w:tcW w:w="3865" w:type="dxa"/>
          </w:tcPr>
          <w:p w14:paraId="61466B90" w14:textId="43488080" w:rsidR="006F4F15" w:rsidRDefault="006F4F15" w:rsidP="006F4F15">
            <w:pPr>
              <w:rPr>
                <w:rFonts w:cs="Times"/>
                <w:sz w:val="22"/>
                <w:szCs w:val="22"/>
              </w:rPr>
            </w:pPr>
            <w:r>
              <w:t>Maximum lookback for profile update from current transaction time in hours</w:t>
            </w:r>
          </w:p>
        </w:tc>
      </w:tr>
    </w:tbl>
    <w:p w14:paraId="3629DD0F" w14:textId="77777777" w:rsidR="003E1311" w:rsidRDefault="003E1311" w:rsidP="003E1311"/>
    <w:p w14:paraId="6CC691CA" w14:textId="73D7669C" w:rsidR="00D87800" w:rsidRDefault="00D87800" w:rsidP="00D87800"/>
    <w:p w14:paraId="29885FF7" w14:textId="0EC40DC7" w:rsidR="00880137" w:rsidRDefault="00880137">
      <w:pPr>
        <w:spacing w:after="160" w:line="259" w:lineRule="auto"/>
      </w:pPr>
      <w:r>
        <w:br w:type="page"/>
      </w:r>
    </w:p>
    <w:p w14:paraId="78519F11" w14:textId="7A3311DD" w:rsidR="00EC78A3" w:rsidRPr="00EC78A3" w:rsidRDefault="00AF22D3" w:rsidP="000A7E13">
      <w:pPr>
        <w:pStyle w:val="Heading4"/>
      </w:pPr>
      <w:bookmarkStart w:id="47" w:name="_Toc87003241"/>
      <w:r>
        <w:lastRenderedPageBreak/>
        <w:t xml:space="preserve">ORT031 </w:t>
      </w:r>
      <w:r w:rsidR="008E522C">
        <w:t>Money Request E-Transfer Rule</w:t>
      </w:r>
      <w:bookmarkEnd w:id="47"/>
    </w:p>
    <w:p w14:paraId="7167EB66" w14:textId="0D16DEBA" w:rsidR="008E522C" w:rsidRDefault="008E522C" w:rsidP="008E522C">
      <w:pPr>
        <w:ind w:left="-5"/>
        <w:rPr>
          <w:szCs w:val="23"/>
        </w:rPr>
      </w:pPr>
      <w:r>
        <w:t>Th</w:t>
      </w:r>
      <w:r w:rsidR="00F57718">
        <w:t>e</w:t>
      </w:r>
      <w:r>
        <w:t xml:space="preserve"> </w:t>
      </w:r>
      <w:r w:rsidR="00F57718">
        <w:t>Money Request E-Transfer rule will</w:t>
      </w:r>
      <w:r>
        <w:t xml:space="preserve"> evaluate fulfilled money request e-transfers and </w:t>
      </w:r>
      <w:r w:rsidRPr="00D644AB">
        <w:rPr>
          <w:szCs w:val="23"/>
        </w:rPr>
        <w:t>decision approval with event generation. Th</w:t>
      </w:r>
      <w:r w:rsidR="006802A7">
        <w:rPr>
          <w:szCs w:val="23"/>
        </w:rPr>
        <w:t>e</w:t>
      </w:r>
      <w:r w:rsidRPr="00D644AB">
        <w:rPr>
          <w:szCs w:val="23"/>
        </w:rPr>
        <w:t xml:space="preserve"> rule</w:t>
      </w:r>
      <w:r w:rsidR="006802A7">
        <w:rPr>
          <w:szCs w:val="23"/>
        </w:rPr>
        <w:t xml:space="preserve"> for </w:t>
      </w:r>
      <w:r w:rsidR="006802A7">
        <w:t>Money Request E-Transfer filter will be</w:t>
      </w:r>
      <w:r w:rsidRPr="00D644AB">
        <w:rPr>
          <w:szCs w:val="23"/>
        </w:rPr>
        <w:t xml:space="preserve"> </w:t>
      </w:r>
      <w:r w:rsidR="00F57718" w:rsidRPr="00D644AB">
        <w:rPr>
          <w:szCs w:val="23"/>
        </w:rPr>
        <w:t>based on the following conditions being met:</w:t>
      </w:r>
    </w:p>
    <w:p w14:paraId="1A6FD95D" w14:textId="77777777" w:rsidR="00D644AB" w:rsidRPr="00D644AB" w:rsidRDefault="00D644AB" w:rsidP="008E522C">
      <w:pPr>
        <w:ind w:left="-5"/>
        <w:rPr>
          <w:szCs w:val="23"/>
        </w:rPr>
      </w:pPr>
    </w:p>
    <w:p w14:paraId="2B03B271" w14:textId="64E3A3B2" w:rsidR="00F57718" w:rsidRPr="00D644AB" w:rsidRDefault="00F57718" w:rsidP="00D644AB">
      <w:pPr>
        <w:pStyle w:val="ListParagraph"/>
        <w:numPr>
          <w:ilvl w:val="0"/>
          <w:numId w:val="31"/>
        </w:numPr>
        <w:ind w:left="630" w:hanging="270"/>
        <w:rPr>
          <w:szCs w:val="23"/>
        </w:rPr>
      </w:pPr>
      <w:r w:rsidRPr="00D644AB">
        <w:rPr>
          <w:szCs w:val="23"/>
        </w:rPr>
        <w:t>The Transaction Activity Code is in MONEY_REQ_ACTIVITYCDE;</w:t>
      </w:r>
    </w:p>
    <w:p w14:paraId="0C0BE153" w14:textId="6C03463D"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MONEY_REQ_AMOUNT;</w:t>
      </w:r>
    </w:p>
    <w:p w14:paraId="7665B021" w14:textId="094212A9"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the average of the historical transaction amounts (where the transaction activity code is in MONEY_REQ_ACTIVITYCDE and the transaction date is within the MONEY_REQ_LOOKBACK_PERIOD);</w:t>
      </w:r>
    </w:p>
    <w:p w14:paraId="46D298D0" w14:textId="65A8B618" w:rsidR="00F57718" w:rsidRPr="00D644AB" w:rsidRDefault="00D644AB" w:rsidP="00D644AB">
      <w:pPr>
        <w:pStyle w:val="ListParagraph"/>
        <w:numPr>
          <w:ilvl w:val="0"/>
          <w:numId w:val="31"/>
        </w:numPr>
        <w:spacing w:after="1"/>
        <w:ind w:left="630" w:hanging="270"/>
        <w:rPr>
          <w:szCs w:val="23"/>
        </w:rPr>
      </w:pPr>
      <w:r>
        <w:rPr>
          <w:szCs w:val="23"/>
        </w:rPr>
        <w:t>Th</w:t>
      </w:r>
      <w:r w:rsidR="00F57718" w:rsidRPr="00D644AB">
        <w:rPr>
          <w:szCs w:val="23"/>
        </w:rPr>
        <w:t xml:space="preserve">ere </w:t>
      </w:r>
      <w:r>
        <w:rPr>
          <w:szCs w:val="23"/>
        </w:rPr>
        <w:t>w</w:t>
      </w:r>
      <w:r w:rsidR="00F57718" w:rsidRPr="00D644AB">
        <w:rPr>
          <w:szCs w:val="23"/>
        </w:rPr>
        <w:t>ere historical transactions with activity codes in MONEY_REQ_ACTIVITYCDE1 within MONEY_REQ_LOOKBACK_PERIOD1 days with the same IP Address as the IP Address of the current transaction; and</w:t>
      </w:r>
    </w:p>
    <w:p w14:paraId="0A9BE923" w14:textId="68D4FE9D" w:rsidR="00F57718" w:rsidRPr="00D644AB" w:rsidRDefault="00D644AB" w:rsidP="00D644AB">
      <w:pPr>
        <w:pStyle w:val="ListParagraph"/>
        <w:numPr>
          <w:ilvl w:val="0"/>
          <w:numId w:val="31"/>
        </w:numPr>
        <w:ind w:left="630" w:hanging="270"/>
        <w:rPr>
          <w:szCs w:val="23"/>
        </w:rPr>
      </w:pPr>
      <w:r w:rsidRPr="00D644AB">
        <w:rPr>
          <w:szCs w:val="23"/>
        </w:rPr>
        <w:t>The velocity of activity in MONEY_REQ_ACTIVITYCDE2 from transactions IP Address within MONEY_REQ_LOOKBACK_PERIOD2 is greater than MONEY_REQ_LOGINVAL</w:t>
      </w:r>
    </w:p>
    <w:p w14:paraId="6DB6ABAD" w14:textId="77777777" w:rsidR="00D644AB" w:rsidRPr="00D644AB" w:rsidRDefault="00D644AB" w:rsidP="008E522C">
      <w:pPr>
        <w:ind w:left="-5"/>
        <w:rPr>
          <w:szCs w:val="23"/>
        </w:rPr>
      </w:pPr>
    </w:p>
    <w:p w14:paraId="2F8487DE" w14:textId="19DB48D6" w:rsidR="00F57718" w:rsidRPr="00D644AB" w:rsidRDefault="00F57718" w:rsidP="00F57718">
      <w:pPr>
        <w:rPr>
          <w:rFonts w:cs="Times"/>
          <w:szCs w:val="23"/>
        </w:rPr>
      </w:pPr>
      <w:r w:rsidRPr="00D644AB">
        <w:rPr>
          <w:rFonts w:cs="Times"/>
          <w:szCs w:val="23"/>
        </w:rPr>
        <w:t>The flowchart below shows the logical flow of the Money Request E-Transfer rule.</w:t>
      </w:r>
    </w:p>
    <w:p w14:paraId="31A55A43" w14:textId="2BD91FEE" w:rsidR="00F57718" w:rsidRDefault="00F57718" w:rsidP="008E522C">
      <w:pPr>
        <w:ind w:left="-5"/>
      </w:pPr>
    </w:p>
    <w:p w14:paraId="297829A2" w14:textId="43AAC7D3" w:rsidR="00F57718" w:rsidRDefault="00CF3D75" w:rsidP="008E522C">
      <w:pPr>
        <w:ind w:left="-5"/>
      </w:pPr>
      <w:r>
        <w:rPr>
          <w:noProof/>
        </w:rPr>
        <w:object w:dxaOrig="1440" w:dyaOrig="1440" w14:anchorId="2B2E898E">
          <v:shape id="_x0000_s2074" type="#_x0000_t75" style="position:absolute;left:0;text-align:left;margin-left:-.05pt;margin-top:1.3pt;width:336.75pt;height:275.25pt;z-index:251958272;mso-position-horizontal-relative:text;mso-position-vertical-relative:text">
            <v:imagedata r:id="rId42" o:title=""/>
          </v:shape>
          <o:OLEObject Type="Embed" ProgID="Visio.Drawing.15" ShapeID="_x0000_s2074" DrawAspect="Content" ObjectID="_1700906174" r:id="rId43"/>
        </w:object>
      </w:r>
    </w:p>
    <w:p w14:paraId="712DE096" w14:textId="080DC98A" w:rsidR="00EF7B33" w:rsidRDefault="00EF7B33" w:rsidP="008E522C">
      <w:pPr>
        <w:ind w:left="-5"/>
      </w:pPr>
    </w:p>
    <w:p w14:paraId="13F96E1B" w14:textId="6301B369" w:rsidR="00EF7B33" w:rsidRDefault="00EF7B33" w:rsidP="008E522C">
      <w:pPr>
        <w:ind w:left="-5"/>
      </w:pPr>
    </w:p>
    <w:p w14:paraId="534CA66C" w14:textId="3E9970ED" w:rsidR="00EF7B33" w:rsidRDefault="00EF7B33" w:rsidP="008E522C">
      <w:pPr>
        <w:ind w:left="-5"/>
      </w:pPr>
    </w:p>
    <w:p w14:paraId="1F8DF8F6" w14:textId="2494A613" w:rsidR="00EF7B33" w:rsidRDefault="00EF7B33" w:rsidP="008E522C">
      <w:pPr>
        <w:ind w:left="-5"/>
      </w:pPr>
    </w:p>
    <w:p w14:paraId="75B3DCEC" w14:textId="102F4884" w:rsidR="00EF7B33" w:rsidRDefault="00EF7B33" w:rsidP="008E522C">
      <w:pPr>
        <w:ind w:left="-5"/>
      </w:pPr>
    </w:p>
    <w:p w14:paraId="00FDB052" w14:textId="1F61EE64" w:rsidR="00EF7B33" w:rsidRDefault="00EF7B33" w:rsidP="008E522C">
      <w:pPr>
        <w:ind w:left="-5"/>
      </w:pPr>
    </w:p>
    <w:p w14:paraId="0B033971" w14:textId="15BF4B21" w:rsidR="00EF7B33" w:rsidRDefault="00EF7B33" w:rsidP="008E522C">
      <w:pPr>
        <w:ind w:left="-5"/>
      </w:pPr>
    </w:p>
    <w:p w14:paraId="66B1ED1E" w14:textId="52E27BF7" w:rsidR="00EF7B33" w:rsidRDefault="00EF7B33" w:rsidP="008E522C">
      <w:pPr>
        <w:ind w:left="-5"/>
      </w:pPr>
    </w:p>
    <w:p w14:paraId="55BA8FA4" w14:textId="71256968" w:rsidR="00EF7B33" w:rsidRDefault="00EF7B33" w:rsidP="008E522C">
      <w:pPr>
        <w:ind w:left="-5"/>
      </w:pPr>
    </w:p>
    <w:p w14:paraId="4349AB06" w14:textId="7C32E2E9" w:rsidR="00EF7B33" w:rsidRDefault="00EF7B33" w:rsidP="008E522C">
      <w:pPr>
        <w:ind w:left="-5"/>
      </w:pPr>
    </w:p>
    <w:p w14:paraId="47380DC3" w14:textId="4C74DB43" w:rsidR="00EF7B33" w:rsidRDefault="00EF7B33" w:rsidP="008E522C">
      <w:pPr>
        <w:ind w:left="-5"/>
      </w:pPr>
    </w:p>
    <w:p w14:paraId="3A0C88FC" w14:textId="0DEFF7C1" w:rsidR="00EF7B33" w:rsidRDefault="00EF7B33" w:rsidP="008E522C">
      <w:pPr>
        <w:ind w:left="-5"/>
      </w:pPr>
    </w:p>
    <w:p w14:paraId="4A00502C" w14:textId="09109682" w:rsidR="00EF7B33" w:rsidRDefault="00EF7B33" w:rsidP="008E522C">
      <w:pPr>
        <w:ind w:left="-5"/>
      </w:pPr>
    </w:p>
    <w:p w14:paraId="5C6AA9A1" w14:textId="02FA6C5E" w:rsidR="00EF7B33" w:rsidRDefault="00EF7B33" w:rsidP="008E522C">
      <w:pPr>
        <w:ind w:left="-5"/>
      </w:pPr>
    </w:p>
    <w:p w14:paraId="5C1C14AF" w14:textId="3C5262CE" w:rsidR="00EF7B33" w:rsidRDefault="00EF7B33" w:rsidP="008E522C">
      <w:pPr>
        <w:ind w:left="-5"/>
      </w:pPr>
    </w:p>
    <w:p w14:paraId="3FA55287" w14:textId="445BC8C7" w:rsidR="00EF7B33" w:rsidRDefault="00EF7B33" w:rsidP="008E522C">
      <w:pPr>
        <w:ind w:left="-5"/>
      </w:pPr>
    </w:p>
    <w:p w14:paraId="10325BEE" w14:textId="76FD6092" w:rsidR="00EF7B33" w:rsidRDefault="00EF7B33" w:rsidP="008E522C">
      <w:pPr>
        <w:ind w:left="-5"/>
      </w:pPr>
    </w:p>
    <w:p w14:paraId="716EBA32" w14:textId="3FEA056D" w:rsidR="00EF7B33" w:rsidRDefault="00EF7B33" w:rsidP="008E522C">
      <w:pPr>
        <w:ind w:left="-5"/>
      </w:pPr>
    </w:p>
    <w:p w14:paraId="0FDF0AC8" w14:textId="7AAD4882" w:rsidR="00EF7B33" w:rsidRDefault="00EF7B33" w:rsidP="008E522C">
      <w:pPr>
        <w:ind w:left="-5"/>
      </w:pPr>
    </w:p>
    <w:p w14:paraId="64C3A9B9" w14:textId="4152F9D8" w:rsidR="00EF7B33" w:rsidRDefault="00EF7B33" w:rsidP="008E522C">
      <w:pPr>
        <w:ind w:left="-5"/>
      </w:pPr>
    </w:p>
    <w:p w14:paraId="2747B2EE" w14:textId="04A817AD" w:rsidR="00EF7B33" w:rsidRDefault="00EF7B33" w:rsidP="008E522C">
      <w:pPr>
        <w:ind w:left="-5"/>
      </w:pPr>
    </w:p>
    <w:p w14:paraId="3FA0F8B4" w14:textId="1D71D55A" w:rsidR="00EF7B33" w:rsidRDefault="00EF7B33" w:rsidP="008E522C">
      <w:pPr>
        <w:ind w:left="-5"/>
      </w:pPr>
    </w:p>
    <w:p w14:paraId="3312ADDF" w14:textId="5EA4A658" w:rsidR="00EF7B33" w:rsidRDefault="00EF7B33" w:rsidP="008E522C">
      <w:pPr>
        <w:ind w:left="-5"/>
      </w:pPr>
    </w:p>
    <w:p w14:paraId="4BC2708B" w14:textId="77777777" w:rsidR="00EF7B33" w:rsidRDefault="00EF7B33" w:rsidP="008E522C">
      <w:pPr>
        <w:ind w:left="-5"/>
      </w:pPr>
    </w:p>
    <w:p w14:paraId="0725D4FC" w14:textId="178D9763" w:rsidR="00D644AB" w:rsidRDefault="00D644AB" w:rsidP="00D644AB">
      <w:pPr>
        <w:spacing w:after="1"/>
        <w:ind w:left="-5"/>
      </w:pPr>
      <w:r>
        <w:t xml:space="preserve">This rule will run after </w:t>
      </w:r>
      <w:r w:rsidR="00723569">
        <w:t>the Modified e-Transfers Rule is applied</w:t>
      </w:r>
      <w:r>
        <w:t xml:space="preserve">. The table below presents the rule logic for evaluating a given transaction.  If the answer to proceed to the next step is not provided, Navaera to assume the processing on this rule will end. Note: this rule does not have the ability to reject transactions.   </w:t>
      </w:r>
    </w:p>
    <w:p w14:paraId="51686F68" w14:textId="77777777" w:rsidR="00D644AB" w:rsidRDefault="00D644AB" w:rsidP="00D644AB">
      <w:pPr>
        <w:spacing w:after="1"/>
        <w:ind w:left="-5"/>
      </w:pPr>
    </w:p>
    <w:tbl>
      <w:tblPr>
        <w:tblStyle w:val="TableGrid"/>
        <w:tblW w:w="0" w:type="auto"/>
        <w:tblInd w:w="-5" w:type="dxa"/>
        <w:tblLook w:val="04A0" w:firstRow="1" w:lastRow="0" w:firstColumn="1" w:lastColumn="0" w:noHBand="0" w:noVBand="1"/>
      </w:tblPr>
      <w:tblGrid>
        <w:gridCol w:w="904"/>
        <w:gridCol w:w="3015"/>
        <w:gridCol w:w="3551"/>
        <w:gridCol w:w="1165"/>
      </w:tblGrid>
      <w:tr w:rsidR="00D644AB" w14:paraId="4397BF10" w14:textId="77777777" w:rsidTr="003D6B90">
        <w:tc>
          <w:tcPr>
            <w:tcW w:w="904" w:type="dxa"/>
            <w:shd w:val="clear" w:color="auto" w:fill="000000" w:themeFill="text1"/>
          </w:tcPr>
          <w:p w14:paraId="2E86DAE6"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Step # </w:t>
            </w:r>
          </w:p>
        </w:tc>
        <w:tc>
          <w:tcPr>
            <w:tcW w:w="3015" w:type="dxa"/>
            <w:shd w:val="clear" w:color="auto" w:fill="000000" w:themeFill="text1"/>
          </w:tcPr>
          <w:p w14:paraId="06887589"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Data Referenced </w:t>
            </w:r>
          </w:p>
        </w:tc>
        <w:tc>
          <w:tcPr>
            <w:tcW w:w="3551" w:type="dxa"/>
            <w:shd w:val="clear" w:color="auto" w:fill="000000" w:themeFill="text1"/>
          </w:tcPr>
          <w:p w14:paraId="3C11C34A"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Question </w:t>
            </w:r>
          </w:p>
        </w:tc>
        <w:tc>
          <w:tcPr>
            <w:tcW w:w="1165" w:type="dxa"/>
            <w:shd w:val="clear" w:color="auto" w:fill="000000" w:themeFill="text1"/>
          </w:tcPr>
          <w:p w14:paraId="107DC268"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Answer to Proceed </w:t>
            </w:r>
          </w:p>
        </w:tc>
      </w:tr>
      <w:tr w:rsidR="00D644AB" w14:paraId="310AB10B" w14:textId="77777777" w:rsidTr="003D6B90">
        <w:tc>
          <w:tcPr>
            <w:tcW w:w="904" w:type="dxa"/>
          </w:tcPr>
          <w:p w14:paraId="2F8993E4" w14:textId="77777777" w:rsidR="00D644AB" w:rsidRPr="003D6B90" w:rsidRDefault="00D644AB" w:rsidP="002C0BEF">
            <w:pPr>
              <w:spacing w:after="1"/>
              <w:rPr>
                <w:sz w:val="22"/>
                <w:szCs w:val="22"/>
              </w:rPr>
            </w:pPr>
            <w:r w:rsidRPr="003D6B90">
              <w:rPr>
                <w:sz w:val="22"/>
                <w:szCs w:val="22"/>
              </w:rPr>
              <w:lastRenderedPageBreak/>
              <w:t>1</w:t>
            </w:r>
          </w:p>
        </w:tc>
        <w:tc>
          <w:tcPr>
            <w:tcW w:w="3015" w:type="dxa"/>
          </w:tcPr>
          <w:p w14:paraId="4BFB6BD1" w14:textId="77777777" w:rsidR="00D644AB" w:rsidRPr="003D6B90" w:rsidRDefault="00D644AB" w:rsidP="002C0BEF">
            <w:pPr>
              <w:spacing w:after="1"/>
              <w:rPr>
                <w:sz w:val="22"/>
                <w:szCs w:val="22"/>
              </w:rPr>
            </w:pPr>
            <w:r w:rsidRPr="003D6B90">
              <w:rPr>
                <w:sz w:val="22"/>
                <w:szCs w:val="22"/>
              </w:rPr>
              <w:t xml:space="preserve">Transaction Activity Code </w:t>
            </w:r>
          </w:p>
          <w:p w14:paraId="0764108A" w14:textId="5FF845E0"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CDE0</w:t>
            </w:r>
          </w:p>
        </w:tc>
        <w:tc>
          <w:tcPr>
            <w:tcW w:w="3551" w:type="dxa"/>
          </w:tcPr>
          <w:p w14:paraId="24DB28EB" w14:textId="75576DC6" w:rsidR="00D644AB" w:rsidRPr="003D6B90" w:rsidRDefault="00D644AB" w:rsidP="002C0BEF">
            <w:pPr>
              <w:spacing w:after="1"/>
              <w:rPr>
                <w:sz w:val="22"/>
                <w:szCs w:val="22"/>
              </w:rPr>
            </w:pPr>
            <w:r w:rsidRPr="003D6B90">
              <w:rPr>
                <w:sz w:val="22"/>
                <w:szCs w:val="22"/>
              </w:rPr>
              <w:t>Is the Transaction Activity Code in MONEY_REQ_ACTIVITY</w:t>
            </w:r>
            <w:r w:rsidR="00723569" w:rsidRPr="003D6B90">
              <w:rPr>
                <w:sz w:val="22"/>
                <w:szCs w:val="22"/>
              </w:rPr>
              <w:br/>
            </w:r>
            <w:r w:rsidRPr="003D6B90">
              <w:rPr>
                <w:sz w:val="22"/>
                <w:szCs w:val="22"/>
              </w:rPr>
              <w:t>CDE</w:t>
            </w:r>
            <w:r w:rsidR="00D13091">
              <w:rPr>
                <w:sz w:val="22"/>
                <w:szCs w:val="22"/>
              </w:rPr>
              <w:t>0</w:t>
            </w:r>
            <w:r w:rsidRPr="003D6B90">
              <w:rPr>
                <w:sz w:val="22"/>
                <w:szCs w:val="22"/>
              </w:rPr>
              <w:t>?</w:t>
            </w:r>
          </w:p>
        </w:tc>
        <w:tc>
          <w:tcPr>
            <w:tcW w:w="1165" w:type="dxa"/>
          </w:tcPr>
          <w:p w14:paraId="06BD8E59" w14:textId="77777777" w:rsidR="00D644AB" w:rsidRPr="003D6B90" w:rsidRDefault="00D644AB" w:rsidP="002C0BEF">
            <w:pPr>
              <w:spacing w:after="1"/>
              <w:rPr>
                <w:sz w:val="22"/>
                <w:szCs w:val="22"/>
              </w:rPr>
            </w:pPr>
            <w:r w:rsidRPr="003D6B90">
              <w:rPr>
                <w:sz w:val="22"/>
                <w:szCs w:val="22"/>
              </w:rPr>
              <w:t xml:space="preserve">YES </w:t>
            </w:r>
          </w:p>
        </w:tc>
      </w:tr>
      <w:tr w:rsidR="00D644AB" w14:paraId="7D0296FE" w14:textId="77777777" w:rsidTr="003D6B90">
        <w:tc>
          <w:tcPr>
            <w:tcW w:w="904" w:type="dxa"/>
          </w:tcPr>
          <w:p w14:paraId="0236BC21" w14:textId="77777777" w:rsidR="00D644AB" w:rsidRPr="003D6B90" w:rsidRDefault="00D644AB" w:rsidP="002C0BEF">
            <w:pPr>
              <w:spacing w:after="1"/>
              <w:rPr>
                <w:sz w:val="22"/>
                <w:szCs w:val="22"/>
              </w:rPr>
            </w:pPr>
            <w:r w:rsidRPr="003D6B90">
              <w:rPr>
                <w:sz w:val="22"/>
                <w:szCs w:val="22"/>
              </w:rPr>
              <w:t>2</w:t>
            </w:r>
          </w:p>
        </w:tc>
        <w:tc>
          <w:tcPr>
            <w:tcW w:w="3015" w:type="dxa"/>
          </w:tcPr>
          <w:p w14:paraId="08DBFC42" w14:textId="77777777" w:rsidR="00D644AB" w:rsidRPr="003D6B90" w:rsidRDefault="00D644AB" w:rsidP="002C0BEF">
            <w:pPr>
              <w:spacing w:after="1"/>
              <w:rPr>
                <w:sz w:val="22"/>
                <w:szCs w:val="22"/>
              </w:rPr>
            </w:pPr>
            <w:r w:rsidRPr="003D6B90">
              <w:rPr>
                <w:sz w:val="22"/>
                <w:szCs w:val="22"/>
              </w:rPr>
              <w:t xml:space="preserve">Transaction Amount </w:t>
            </w:r>
          </w:p>
          <w:p w14:paraId="7A692147" w14:textId="77777777" w:rsidR="00D644AB" w:rsidRPr="003D6B90" w:rsidRDefault="00D644AB" w:rsidP="002C0BEF">
            <w:pPr>
              <w:spacing w:after="1"/>
              <w:rPr>
                <w:sz w:val="22"/>
                <w:szCs w:val="22"/>
              </w:rPr>
            </w:pPr>
            <w:r w:rsidRPr="003D6B90">
              <w:rPr>
                <w:sz w:val="22"/>
                <w:szCs w:val="22"/>
              </w:rPr>
              <w:t>MONEY_REQ_AMOUNT</w:t>
            </w:r>
          </w:p>
        </w:tc>
        <w:tc>
          <w:tcPr>
            <w:tcW w:w="3551" w:type="dxa"/>
          </w:tcPr>
          <w:p w14:paraId="4E92248F" w14:textId="3F63FCD9" w:rsidR="00D644AB" w:rsidRPr="003D6B90" w:rsidRDefault="00D644AB" w:rsidP="00723569">
            <w:pPr>
              <w:spacing w:after="1"/>
              <w:rPr>
                <w:sz w:val="22"/>
                <w:szCs w:val="22"/>
              </w:rPr>
            </w:pPr>
            <w:r w:rsidRPr="003D6B90">
              <w:rPr>
                <w:sz w:val="22"/>
                <w:szCs w:val="22"/>
              </w:rPr>
              <w:t>Is the Transaction Amount greater than or equal to MONEY_REQ_AMOUNT?</w:t>
            </w:r>
          </w:p>
        </w:tc>
        <w:tc>
          <w:tcPr>
            <w:tcW w:w="1165" w:type="dxa"/>
          </w:tcPr>
          <w:p w14:paraId="579151F9" w14:textId="77777777" w:rsidR="00D644AB" w:rsidRPr="003D6B90" w:rsidRDefault="00D644AB" w:rsidP="002C0BEF">
            <w:pPr>
              <w:spacing w:after="1"/>
              <w:rPr>
                <w:sz w:val="22"/>
                <w:szCs w:val="22"/>
              </w:rPr>
            </w:pPr>
            <w:r w:rsidRPr="003D6B90">
              <w:rPr>
                <w:sz w:val="22"/>
                <w:szCs w:val="22"/>
              </w:rPr>
              <w:t xml:space="preserve">YES </w:t>
            </w:r>
          </w:p>
        </w:tc>
      </w:tr>
      <w:tr w:rsidR="00D644AB" w14:paraId="78C47300" w14:textId="77777777" w:rsidTr="003D6B90">
        <w:tc>
          <w:tcPr>
            <w:tcW w:w="904" w:type="dxa"/>
          </w:tcPr>
          <w:p w14:paraId="676790CC" w14:textId="77777777" w:rsidR="00D644AB" w:rsidRPr="003D6B90" w:rsidRDefault="00D644AB" w:rsidP="002C0BEF">
            <w:pPr>
              <w:spacing w:after="1"/>
              <w:rPr>
                <w:sz w:val="22"/>
                <w:szCs w:val="22"/>
              </w:rPr>
            </w:pPr>
            <w:r w:rsidRPr="003D6B90">
              <w:rPr>
                <w:sz w:val="22"/>
                <w:szCs w:val="22"/>
              </w:rPr>
              <w:t>3</w:t>
            </w:r>
          </w:p>
        </w:tc>
        <w:tc>
          <w:tcPr>
            <w:tcW w:w="3015" w:type="dxa"/>
          </w:tcPr>
          <w:p w14:paraId="0B2ACC23" w14:textId="77777777" w:rsidR="00D644AB" w:rsidRPr="003D6B90" w:rsidRDefault="00D644AB" w:rsidP="002C0BEF">
            <w:pPr>
              <w:spacing w:after="1"/>
              <w:rPr>
                <w:sz w:val="22"/>
                <w:szCs w:val="22"/>
              </w:rPr>
            </w:pPr>
            <w:r w:rsidRPr="003D6B90">
              <w:rPr>
                <w:sz w:val="22"/>
                <w:szCs w:val="22"/>
              </w:rPr>
              <w:t xml:space="preserve">Transaction Amount (this trans.) </w:t>
            </w:r>
          </w:p>
          <w:p w14:paraId="03E60F05" w14:textId="77777777" w:rsidR="00D644AB" w:rsidRPr="003D6B90" w:rsidRDefault="00D644AB" w:rsidP="002C0BEF">
            <w:pPr>
              <w:spacing w:after="1"/>
              <w:rPr>
                <w:sz w:val="22"/>
                <w:szCs w:val="22"/>
              </w:rPr>
            </w:pPr>
            <w:r w:rsidRPr="003D6B90">
              <w:rPr>
                <w:sz w:val="22"/>
                <w:szCs w:val="22"/>
              </w:rPr>
              <w:t>Historical Transaction data:</w:t>
            </w:r>
          </w:p>
          <w:p w14:paraId="2BDADE0D" w14:textId="77777777" w:rsidR="00D644AB" w:rsidRPr="003D6B90" w:rsidRDefault="00D644AB" w:rsidP="002C0BEF">
            <w:pPr>
              <w:spacing w:after="1"/>
              <w:rPr>
                <w:sz w:val="22"/>
                <w:szCs w:val="22"/>
              </w:rPr>
            </w:pPr>
            <w:r w:rsidRPr="003D6B90">
              <w:rPr>
                <w:sz w:val="22"/>
                <w:szCs w:val="22"/>
              </w:rPr>
              <w:t xml:space="preserve">Amounts, Dates, </w:t>
            </w:r>
          </w:p>
          <w:p w14:paraId="06856B26" w14:textId="27E38F2C"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 </w:t>
            </w:r>
          </w:p>
          <w:p w14:paraId="476C3CCA" w14:textId="77777777" w:rsidR="00D644AB" w:rsidRPr="003D6B90" w:rsidRDefault="00D644AB" w:rsidP="002C0BEF">
            <w:pPr>
              <w:spacing w:after="1"/>
              <w:rPr>
                <w:sz w:val="22"/>
                <w:szCs w:val="22"/>
              </w:rPr>
            </w:pPr>
            <w:r w:rsidRPr="003D6B90">
              <w:rPr>
                <w:sz w:val="22"/>
                <w:szCs w:val="22"/>
              </w:rPr>
              <w:t>MONEY_REQ_LOOKBACK_</w:t>
            </w:r>
          </w:p>
          <w:p w14:paraId="1E64DCC3" w14:textId="77777777" w:rsidR="00D644AB" w:rsidRPr="003D6B90" w:rsidRDefault="00D644AB" w:rsidP="002C0BEF">
            <w:pPr>
              <w:spacing w:after="1"/>
              <w:rPr>
                <w:sz w:val="22"/>
                <w:szCs w:val="22"/>
              </w:rPr>
            </w:pPr>
            <w:r w:rsidRPr="003D6B90">
              <w:rPr>
                <w:sz w:val="22"/>
                <w:szCs w:val="22"/>
              </w:rPr>
              <w:t>PERIOD</w:t>
            </w:r>
          </w:p>
        </w:tc>
        <w:tc>
          <w:tcPr>
            <w:tcW w:w="3551" w:type="dxa"/>
          </w:tcPr>
          <w:p w14:paraId="67B9E904" w14:textId="39ACF619" w:rsidR="00D644AB" w:rsidRPr="003D6B90" w:rsidRDefault="00D644AB" w:rsidP="00723569">
            <w:pPr>
              <w:spacing w:after="1"/>
              <w:rPr>
                <w:sz w:val="22"/>
                <w:szCs w:val="22"/>
              </w:rPr>
            </w:pPr>
            <w:r w:rsidRPr="003D6B90">
              <w:rPr>
                <w:sz w:val="22"/>
                <w:szCs w:val="22"/>
              </w:rPr>
              <w:t>Is the Transaction Amount greater than or equal to the average of the historical transaction amounts (where the transaction activity code is in MONEY_REQ_ACTIVITYCDE and the transaction date is within the MONEY_REQ_LOOK</w:t>
            </w:r>
            <w:r w:rsidR="00723569" w:rsidRPr="003D6B90">
              <w:rPr>
                <w:sz w:val="22"/>
                <w:szCs w:val="22"/>
              </w:rPr>
              <w:br/>
            </w:r>
            <w:r w:rsidRPr="003D6B90">
              <w:rPr>
                <w:sz w:val="22"/>
                <w:szCs w:val="22"/>
              </w:rPr>
              <w:t>BACK_PERIOD)?</w:t>
            </w:r>
          </w:p>
        </w:tc>
        <w:tc>
          <w:tcPr>
            <w:tcW w:w="1165" w:type="dxa"/>
          </w:tcPr>
          <w:p w14:paraId="622D23D4" w14:textId="77777777" w:rsidR="00D644AB" w:rsidRPr="003D6B90" w:rsidRDefault="00D644AB" w:rsidP="002C0BEF">
            <w:pPr>
              <w:spacing w:after="1"/>
              <w:rPr>
                <w:sz w:val="22"/>
                <w:szCs w:val="22"/>
              </w:rPr>
            </w:pPr>
            <w:r w:rsidRPr="003D6B90">
              <w:rPr>
                <w:sz w:val="22"/>
                <w:szCs w:val="22"/>
              </w:rPr>
              <w:t xml:space="preserve">YES </w:t>
            </w:r>
          </w:p>
        </w:tc>
      </w:tr>
      <w:tr w:rsidR="00D644AB" w14:paraId="0FAA9041" w14:textId="77777777" w:rsidTr="003D6B90">
        <w:tc>
          <w:tcPr>
            <w:tcW w:w="904" w:type="dxa"/>
          </w:tcPr>
          <w:p w14:paraId="237CB1ED" w14:textId="3AD5356F" w:rsidR="00D644AB" w:rsidRPr="003D6B90" w:rsidRDefault="00D644AB" w:rsidP="002C0BEF">
            <w:pPr>
              <w:spacing w:after="1"/>
              <w:rPr>
                <w:sz w:val="22"/>
                <w:szCs w:val="22"/>
              </w:rPr>
            </w:pPr>
            <w:r w:rsidRPr="003D6B90">
              <w:rPr>
                <w:sz w:val="22"/>
                <w:szCs w:val="22"/>
              </w:rPr>
              <w:t>4</w:t>
            </w:r>
          </w:p>
        </w:tc>
        <w:tc>
          <w:tcPr>
            <w:tcW w:w="3015" w:type="dxa"/>
          </w:tcPr>
          <w:p w14:paraId="01C28C5F" w14:textId="77777777" w:rsidR="00D644AB" w:rsidRPr="003D6B90" w:rsidRDefault="00D644AB" w:rsidP="002C0BEF">
            <w:pPr>
              <w:spacing w:after="1"/>
              <w:rPr>
                <w:sz w:val="22"/>
                <w:szCs w:val="22"/>
              </w:rPr>
            </w:pPr>
            <w:r w:rsidRPr="003D6B90">
              <w:rPr>
                <w:sz w:val="22"/>
                <w:szCs w:val="22"/>
              </w:rPr>
              <w:t xml:space="preserve">IP Address of current transaction </w:t>
            </w:r>
          </w:p>
          <w:p w14:paraId="1F8FBFA0" w14:textId="77777777" w:rsidR="00D644AB" w:rsidRPr="003D6B90" w:rsidRDefault="00D644AB" w:rsidP="002C0BEF">
            <w:pPr>
              <w:spacing w:after="1"/>
              <w:rPr>
                <w:sz w:val="22"/>
                <w:szCs w:val="22"/>
              </w:rPr>
            </w:pPr>
          </w:p>
          <w:p w14:paraId="68B72FEC" w14:textId="77777777" w:rsidR="00D644AB" w:rsidRPr="003D6B90" w:rsidRDefault="00D644AB" w:rsidP="002C0BEF">
            <w:pPr>
              <w:spacing w:after="1"/>
              <w:rPr>
                <w:sz w:val="22"/>
                <w:szCs w:val="22"/>
              </w:rPr>
            </w:pPr>
            <w:r w:rsidRPr="003D6B90">
              <w:rPr>
                <w:sz w:val="22"/>
                <w:szCs w:val="22"/>
              </w:rPr>
              <w:t xml:space="preserve">Historical Transaction data: </w:t>
            </w:r>
          </w:p>
          <w:p w14:paraId="56B65690" w14:textId="77777777" w:rsidR="00D644AB" w:rsidRPr="003D6B90" w:rsidRDefault="00D644AB" w:rsidP="002C0BEF">
            <w:pPr>
              <w:spacing w:after="1"/>
              <w:rPr>
                <w:sz w:val="22"/>
                <w:szCs w:val="22"/>
              </w:rPr>
            </w:pPr>
            <w:r w:rsidRPr="003D6B90">
              <w:rPr>
                <w:sz w:val="22"/>
                <w:szCs w:val="22"/>
              </w:rPr>
              <w:t xml:space="preserve">Activity Code, Date, IP Address </w:t>
            </w:r>
          </w:p>
          <w:p w14:paraId="6EB2CFCC" w14:textId="50ECCF8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CDE1  </w:t>
            </w:r>
          </w:p>
          <w:p w14:paraId="5CDAA8EA" w14:textId="77777777" w:rsidR="00D644AB" w:rsidRPr="003D6B90" w:rsidRDefault="00D644AB" w:rsidP="002C0BEF">
            <w:pPr>
              <w:spacing w:after="1"/>
              <w:rPr>
                <w:sz w:val="22"/>
                <w:szCs w:val="22"/>
              </w:rPr>
            </w:pPr>
            <w:r w:rsidRPr="003D6B90">
              <w:rPr>
                <w:sz w:val="22"/>
                <w:szCs w:val="22"/>
              </w:rPr>
              <w:t>MONEY_REQ_LOOKBACK_</w:t>
            </w:r>
          </w:p>
          <w:p w14:paraId="4B8EF0C0" w14:textId="77777777" w:rsidR="00D644AB" w:rsidRPr="003D6B90" w:rsidRDefault="00D644AB" w:rsidP="002C0BEF">
            <w:pPr>
              <w:spacing w:after="1"/>
              <w:rPr>
                <w:sz w:val="22"/>
                <w:szCs w:val="22"/>
              </w:rPr>
            </w:pPr>
            <w:r w:rsidRPr="003D6B90">
              <w:rPr>
                <w:sz w:val="22"/>
                <w:szCs w:val="22"/>
              </w:rPr>
              <w:t>PERIOD1</w:t>
            </w:r>
          </w:p>
        </w:tc>
        <w:tc>
          <w:tcPr>
            <w:tcW w:w="3551" w:type="dxa"/>
          </w:tcPr>
          <w:p w14:paraId="0858D299" w14:textId="4F5FBD5B" w:rsidR="00D644AB" w:rsidRPr="003D6B90" w:rsidRDefault="00D644AB" w:rsidP="00723569">
            <w:pPr>
              <w:spacing w:after="1"/>
              <w:rPr>
                <w:sz w:val="22"/>
                <w:szCs w:val="22"/>
              </w:rPr>
            </w:pPr>
            <w:r w:rsidRPr="003D6B90">
              <w:rPr>
                <w:sz w:val="22"/>
                <w:szCs w:val="22"/>
              </w:rPr>
              <w:t>Were there any historical transactions with activity codes in MONEY_REQ_ACTIVITYCDE1 within MONEY_REQ_LOOK</w:t>
            </w:r>
            <w:r w:rsidR="00723569" w:rsidRPr="003D6B90">
              <w:rPr>
                <w:sz w:val="22"/>
                <w:szCs w:val="22"/>
              </w:rPr>
              <w:br/>
            </w:r>
            <w:r w:rsidRPr="003D6B90">
              <w:rPr>
                <w:sz w:val="22"/>
                <w:szCs w:val="22"/>
              </w:rPr>
              <w:t xml:space="preserve">BACK_PERIOD1 days with the same IP Address as the IP Address of the current transaction?  </w:t>
            </w:r>
          </w:p>
        </w:tc>
        <w:tc>
          <w:tcPr>
            <w:tcW w:w="1165" w:type="dxa"/>
          </w:tcPr>
          <w:p w14:paraId="5293EAFB" w14:textId="77777777" w:rsidR="00D644AB" w:rsidRPr="003D6B90" w:rsidRDefault="00D644AB" w:rsidP="002C0BEF">
            <w:pPr>
              <w:spacing w:after="1"/>
              <w:rPr>
                <w:sz w:val="22"/>
                <w:szCs w:val="22"/>
              </w:rPr>
            </w:pPr>
            <w:r w:rsidRPr="003D6B90">
              <w:rPr>
                <w:sz w:val="22"/>
                <w:szCs w:val="22"/>
              </w:rPr>
              <w:t xml:space="preserve">NO </w:t>
            </w:r>
          </w:p>
        </w:tc>
      </w:tr>
      <w:tr w:rsidR="00D644AB" w14:paraId="27F9672B" w14:textId="77777777" w:rsidTr="003D6B90">
        <w:tc>
          <w:tcPr>
            <w:tcW w:w="904" w:type="dxa"/>
          </w:tcPr>
          <w:p w14:paraId="1D6CC4C3" w14:textId="77777777" w:rsidR="00D644AB" w:rsidRPr="003D6B90" w:rsidRDefault="00D644AB" w:rsidP="002C0BEF">
            <w:pPr>
              <w:spacing w:after="1"/>
              <w:rPr>
                <w:sz w:val="22"/>
                <w:szCs w:val="22"/>
              </w:rPr>
            </w:pPr>
            <w:r w:rsidRPr="003D6B90">
              <w:rPr>
                <w:sz w:val="22"/>
                <w:szCs w:val="22"/>
              </w:rPr>
              <w:t>5</w:t>
            </w:r>
          </w:p>
        </w:tc>
        <w:tc>
          <w:tcPr>
            <w:tcW w:w="3015" w:type="dxa"/>
          </w:tcPr>
          <w:p w14:paraId="70C53AB0" w14:textId="77777777" w:rsidR="00D644AB" w:rsidRPr="003D6B90" w:rsidRDefault="00D644AB" w:rsidP="002C0BEF">
            <w:pPr>
              <w:spacing w:after="1"/>
              <w:rPr>
                <w:sz w:val="22"/>
                <w:szCs w:val="22"/>
              </w:rPr>
            </w:pPr>
            <w:r w:rsidRPr="003D6B90">
              <w:rPr>
                <w:sz w:val="22"/>
                <w:szCs w:val="22"/>
              </w:rPr>
              <w:t xml:space="preserve">IP Address of current transaction </w:t>
            </w:r>
          </w:p>
          <w:p w14:paraId="59696793" w14:textId="77777777" w:rsidR="00D644AB" w:rsidRPr="003D6B90" w:rsidRDefault="00D644AB" w:rsidP="002C0BEF">
            <w:pPr>
              <w:spacing w:after="1"/>
              <w:rPr>
                <w:sz w:val="22"/>
                <w:szCs w:val="22"/>
              </w:rPr>
            </w:pPr>
            <w:r w:rsidRPr="003D6B90">
              <w:rPr>
                <w:sz w:val="22"/>
                <w:szCs w:val="22"/>
              </w:rPr>
              <w:t xml:space="preserve">Historical Transaction data: </w:t>
            </w:r>
          </w:p>
          <w:p w14:paraId="3BB75323" w14:textId="77777777" w:rsidR="00D644AB" w:rsidRPr="003D6B90" w:rsidRDefault="00D644AB" w:rsidP="002C0BEF">
            <w:pPr>
              <w:spacing w:after="1"/>
              <w:rPr>
                <w:sz w:val="22"/>
                <w:szCs w:val="22"/>
              </w:rPr>
            </w:pPr>
            <w:r w:rsidRPr="003D6B90">
              <w:rPr>
                <w:sz w:val="22"/>
                <w:szCs w:val="22"/>
              </w:rPr>
              <w:t xml:space="preserve">Activity Code, Date, IP Address </w:t>
            </w:r>
          </w:p>
          <w:p w14:paraId="02FD2C4D" w14:textId="08C3CCE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CDE2 </w:t>
            </w:r>
          </w:p>
          <w:p w14:paraId="45993D7F" w14:textId="77777777" w:rsidR="00D644AB" w:rsidRPr="003D6B90" w:rsidRDefault="00D644AB" w:rsidP="002C0BEF">
            <w:pPr>
              <w:spacing w:after="1"/>
              <w:rPr>
                <w:sz w:val="22"/>
                <w:szCs w:val="22"/>
              </w:rPr>
            </w:pPr>
            <w:r w:rsidRPr="003D6B90">
              <w:rPr>
                <w:sz w:val="22"/>
                <w:szCs w:val="22"/>
              </w:rPr>
              <w:t>MONEY_REQ_LOOKBACK_</w:t>
            </w:r>
            <w:r w:rsidRPr="003D6B90">
              <w:rPr>
                <w:sz w:val="22"/>
                <w:szCs w:val="22"/>
              </w:rPr>
              <w:br/>
              <w:t xml:space="preserve">PERIOD2 </w:t>
            </w:r>
          </w:p>
          <w:p w14:paraId="22D8FB78" w14:textId="77777777" w:rsidR="00D644AB" w:rsidRPr="003D6B90" w:rsidRDefault="00D644AB" w:rsidP="002C0BEF">
            <w:pPr>
              <w:spacing w:after="1"/>
              <w:rPr>
                <w:sz w:val="22"/>
                <w:szCs w:val="22"/>
              </w:rPr>
            </w:pPr>
            <w:r w:rsidRPr="003D6B90">
              <w:rPr>
                <w:sz w:val="22"/>
                <w:szCs w:val="22"/>
              </w:rPr>
              <w:t>MONEY_REQ_LOGINVAL</w:t>
            </w:r>
          </w:p>
        </w:tc>
        <w:tc>
          <w:tcPr>
            <w:tcW w:w="3551" w:type="dxa"/>
          </w:tcPr>
          <w:p w14:paraId="7933FC43" w14:textId="77777777" w:rsidR="00D644AB" w:rsidRPr="003D6B90" w:rsidRDefault="00D644AB" w:rsidP="002C0BEF">
            <w:pPr>
              <w:spacing w:after="1"/>
              <w:rPr>
                <w:sz w:val="22"/>
                <w:szCs w:val="22"/>
              </w:rPr>
            </w:pPr>
            <w:r w:rsidRPr="003D6B90">
              <w:rPr>
                <w:sz w:val="22"/>
                <w:szCs w:val="22"/>
              </w:rPr>
              <w:t xml:space="preserve">Is the Velocity* of Activities  </w:t>
            </w:r>
          </w:p>
          <w:p w14:paraId="5A619617" w14:textId="5DC92601"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Where the activity code is in MONEY_REQ_ACTIVITYCDE2</w:t>
            </w:r>
          </w:p>
          <w:p w14:paraId="6CC7E504" w14:textId="7777777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 xml:space="preserve">from historical transactions with the same IP Address as the current transaction’s IP Address </w:t>
            </w:r>
          </w:p>
          <w:p w14:paraId="4BA9C389" w14:textId="142482B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within the past MONEY_REQ</w:t>
            </w:r>
            <w:r w:rsidR="00723569" w:rsidRPr="003D6B90">
              <w:rPr>
                <w:sz w:val="22"/>
                <w:szCs w:val="22"/>
              </w:rPr>
              <w:br/>
            </w:r>
            <w:r w:rsidRPr="003D6B90">
              <w:rPr>
                <w:sz w:val="22"/>
                <w:szCs w:val="22"/>
              </w:rPr>
              <w:t>_LOOKBACK_PERIOD2 days greater than MONEY_REQ_</w:t>
            </w:r>
            <w:r w:rsidRPr="003D6B90">
              <w:rPr>
                <w:sz w:val="22"/>
                <w:szCs w:val="22"/>
              </w:rPr>
              <w:br/>
              <w:t>LOGINVAL?</w:t>
            </w:r>
          </w:p>
        </w:tc>
        <w:tc>
          <w:tcPr>
            <w:tcW w:w="1165" w:type="dxa"/>
          </w:tcPr>
          <w:p w14:paraId="4ABF4CFD" w14:textId="77777777" w:rsidR="00D644AB" w:rsidRPr="003D6B90" w:rsidRDefault="00D644AB" w:rsidP="002C0BEF">
            <w:pPr>
              <w:spacing w:after="1"/>
              <w:rPr>
                <w:sz w:val="22"/>
                <w:szCs w:val="22"/>
              </w:rPr>
            </w:pPr>
            <w:r w:rsidRPr="003D6B90">
              <w:rPr>
                <w:sz w:val="22"/>
                <w:szCs w:val="22"/>
              </w:rPr>
              <w:t xml:space="preserve">YES </w:t>
            </w:r>
          </w:p>
        </w:tc>
      </w:tr>
      <w:tr w:rsidR="00D644AB" w14:paraId="3D013302" w14:textId="77777777" w:rsidTr="003D6B90">
        <w:tc>
          <w:tcPr>
            <w:tcW w:w="904" w:type="dxa"/>
          </w:tcPr>
          <w:p w14:paraId="25F7AD9F" w14:textId="77777777" w:rsidR="00D644AB" w:rsidRPr="003D6B90" w:rsidRDefault="00D644AB" w:rsidP="002C0BEF">
            <w:pPr>
              <w:spacing w:after="1"/>
              <w:rPr>
                <w:sz w:val="22"/>
                <w:szCs w:val="22"/>
              </w:rPr>
            </w:pPr>
            <w:r w:rsidRPr="003D6B90">
              <w:rPr>
                <w:sz w:val="22"/>
                <w:szCs w:val="22"/>
              </w:rPr>
              <w:t>6 (Action Sep)</w:t>
            </w:r>
          </w:p>
        </w:tc>
        <w:tc>
          <w:tcPr>
            <w:tcW w:w="3015" w:type="dxa"/>
          </w:tcPr>
          <w:p w14:paraId="29CC6DCD" w14:textId="66A60779" w:rsidR="00D644AB" w:rsidRPr="003D6B90" w:rsidRDefault="00D644AB" w:rsidP="002C0BEF">
            <w:pPr>
              <w:spacing w:after="1"/>
              <w:rPr>
                <w:sz w:val="22"/>
                <w:szCs w:val="22"/>
              </w:rPr>
            </w:pPr>
            <w:r w:rsidRPr="003D6B90">
              <w:rPr>
                <w:sz w:val="22"/>
                <w:szCs w:val="22"/>
              </w:rPr>
              <w:t>MONEY_REQ_OLB_</w:t>
            </w:r>
            <w:r w:rsidR="003D6B90">
              <w:rPr>
                <w:sz w:val="22"/>
                <w:szCs w:val="22"/>
              </w:rPr>
              <w:br/>
            </w:r>
            <w:r w:rsidRPr="003D6B90">
              <w:rPr>
                <w:sz w:val="22"/>
                <w:szCs w:val="22"/>
              </w:rPr>
              <w:t>ACTION</w:t>
            </w:r>
          </w:p>
        </w:tc>
        <w:tc>
          <w:tcPr>
            <w:tcW w:w="3551" w:type="dxa"/>
          </w:tcPr>
          <w:p w14:paraId="229D1E6D"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 xml:space="preserve">Approve Transaction </w:t>
            </w:r>
          </w:p>
          <w:p w14:paraId="00A503FC" w14:textId="01B9E5D5" w:rsidR="00D644AB" w:rsidRPr="003D6B90" w:rsidRDefault="00D644AB" w:rsidP="002C0BEF">
            <w:pPr>
              <w:pStyle w:val="ListParagraph"/>
              <w:numPr>
                <w:ilvl w:val="0"/>
                <w:numId w:val="30"/>
              </w:numPr>
              <w:spacing w:after="1"/>
              <w:ind w:left="271" w:hanging="253"/>
              <w:rPr>
                <w:sz w:val="22"/>
                <w:szCs w:val="22"/>
              </w:rPr>
            </w:pPr>
            <w:r w:rsidRPr="003D6B90">
              <w:rPr>
                <w:sz w:val="22"/>
                <w:szCs w:val="22"/>
              </w:rPr>
              <w:t>Respond with the OLB_ACTION value in MONEY_REQ_OLB_ACTION</w:t>
            </w:r>
          </w:p>
          <w:p w14:paraId="5596797E"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Generate Event with a score of 120</w:t>
            </w:r>
          </w:p>
        </w:tc>
        <w:tc>
          <w:tcPr>
            <w:tcW w:w="1165" w:type="dxa"/>
          </w:tcPr>
          <w:p w14:paraId="08BFB14B" w14:textId="77777777" w:rsidR="00D644AB" w:rsidRPr="003D6B90" w:rsidRDefault="00D644AB" w:rsidP="002C0BEF">
            <w:pPr>
              <w:spacing w:after="1"/>
              <w:rPr>
                <w:sz w:val="22"/>
                <w:szCs w:val="22"/>
              </w:rPr>
            </w:pPr>
          </w:p>
        </w:tc>
      </w:tr>
    </w:tbl>
    <w:p w14:paraId="720EA65F" w14:textId="77777777" w:rsidR="00D644AB" w:rsidRDefault="00D644AB" w:rsidP="00D644AB">
      <w:pPr>
        <w:spacing w:after="1"/>
        <w:ind w:left="-5"/>
      </w:pPr>
    </w:p>
    <w:p w14:paraId="371171C4" w14:textId="77777777" w:rsidR="00D644AB" w:rsidRPr="00D644AB" w:rsidRDefault="00D644AB" w:rsidP="00D644AB">
      <w:pPr>
        <w:rPr>
          <w:szCs w:val="23"/>
        </w:rPr>
      </w:pPr>
    </w:p>
    <w:p w14:paraId="19016970" w14:textId="591257FB" w:rsidR="00D644AB" w:rsidRPr="00D644AB" w:rsidRDefault="00D644AB" w:rsidP="00D644AB">
      <w:pPr>
        <w:ind w:left="-5"/>
        <w:rPr>
          <w:szCs w:val="23"/>
        </w:rPr>
      </w:pPr>
      <w:r w:rsidRPr="00D644AB">
        <w:rPr>
          <w:szCs w:val="23"/>
        </w:rPr>
        <w:t xml:space="preserve">Please note that in Step 5 that *Velocity is the count of all login activities from the IP address of the current transaction associated with this </w:t>
      </w:r>
      <w:r w:rsidR="00040F82">
        <w:rPr>
          <w:szCs w:val="23"/>
        </w:rPr>
        <w:t>customer</w:t>
      </w:r>
      <w:r w:rsidRPr="00D644AB">
        <w:rPr>
          <w:szCs w:val="23"/>
        </w:rPr>
        <w:t xml:space="preserve"> number in the past 30 days. The velocity calculation excludes the current session.   </w:t>
      </w:r>
    </w:p>
    <w:p w14:paraId="0BBD0B72" w14:textId="77777777" w:rsidR="00D644AB" w:rsidRDefault="00D644AB" w:rsidP="00D644AB">
      <w:pPr>
        <w:pStyle w:val="Heading5"/>
      </w:pPr>
      <w:r>
        <w:t>Mapping Strategy</w:t>
      </w:r>
    </w:p>
    <w:p w14:paraId="6E6CC664" w14:textId="79C27323" w:rsidR="00D644AB" w:rsidRDefault="00D644AB" w:rsidP="00D644AB">
      <w:r>
        <w:t xml:space="preserve">When screening online transactions against the </w:t>
      </w:r>
      <w:r w:rsidR="006802A7">
        <w:t>Money Request E-Transfer rule</w:t>
      </w:r>
      <w:r>
        <w:t>, the following fields will be used:</w:t>
      </w:r>
    </w:p>
    <w:p w14:paraId="391D988D" w14:textId="77777777" w:rsidR="00666576" w:rsidRDefault="00666576" w:rsidP="00666576"/>
    <w:tbl>
      <w:tblPr>
        <w:tblStyle w:val="TableGrid"/>
        <w:tblW w:w="0" w:type="auto"/>
        <w:tblLook w:val="04A0" w:firstRow="1" w:lastRow="0" w:firstColumn="1" w:lastColumn="0" w:noHBand="0" w:noVBand="1"/>
      </w:tblPr>
      <w:tblGrid>
        <w:gridCol w:w="2605"/>
        <w:gridCol w:w="6025"/>
      </w:tblGrid>
      <w:tr w:rsidR="00666576" w:rsidRPr="00565B19" w14:paraId="0CF0E0BA" w14:textId="77777777" w:rsidTr="002B6316">
        <w:tc>
          <w:tcPr>
            <w:tcW w:w="2605" w:type="dxa"/>
            <w:shd w:val="clear" w:color="auto" w:fill="000000" w:themeFill="text1"/>
          </w:tcPr>
          <w:p w14:paraId="3F721E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180182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Description</w:t>
            </w:r>
          </w:p>
        </w:tc>
      </w:tr>
      <w:tr w:rsidR="00666576" w14:paraId="65CE95BB" w14:textId="77777777" w:rsidTr="002B6316">
        <w:tc>
          <w:tcPr>
            <w:tcW w:w="2605" w:type="dxa"/>
          </w:tcPr>
          <w:p w14:paraId="0FE9F2C0" w14:textId="13757E3A" w:rsidR="00666576" w:rsidRDefault="00666576" w:rsidP="002C0BEF">
            <w:pPr>
              <w:spacing w:line="240" w:lineRule="auto"/>
            </w:pPr>
            <w:r>
              <w:t>Activity Code</w:t>
            </w:r>
          </w:p>
        </w:tc>
        <w:tc>
          <w:tcPr>
            <w:tcW w:w="6025" w:type="dxa"/>
          </w:tcPr>
          <w:p w14:paraId="1D12658D" w14:textId="287A9236" w:rsidR="00666576" w:rsidRDefault="00666576" w:rsidP="002C0BEF">
            <w:pPr>
              <w:spacing w:line="240" w:lineRule="auto"/>
            </w:pPr>
            <w:r>
              <w:t>Used to identify the type of online banking transaction taking place.</w:t>
            </w:r>
          </w:p>
        </w:tc>
      </w:tr>
      <w:tr w:rsidR="00666576" w14:paraId="03FDBB7E" w14:textId="77777777" w:rsidTr="002B6316">
        <w:tc>
          <w:tcPr>
            <w:tcW w:w="2605" w:type="dxa"/>
          </w:tcPr>
          <w:p w14:paraId="41531A06" w14:textId="29C6026D" w:rsidR="00666576" w:rsidRDefault="00666576" w:rsidP="00666576">
            <w:pPr>
              <w:spacing w:line="240" w:lineRule="auto"/>
            </w:pPr>
            <w:r>
              <w:lastRenderedPageBreak/>
              <w:t>Amount</w:t>
            </w:r>
          </w:p>
        </w:tc>
        <w:tc>
          <w:tcPr>
            <w:tcW w:w="6025" w:type="dxa"/>
          </w:tcPr>
          <w:p w14:paraId="2C1A3205" w14:textId="4366E213" w:rsidR="00666576" w:rsidRDefault="00666576" w:rsidP="00666576">
            <w:pPr>
              <w:spacing w:line="240" w:lineRule="auto"/>
            </w:pPr>
            <w:r>
              <w:t>Used to determine the total amount of a transaction.</w:t>
            </w:r>
          </w:p>
        </w:tc>
      </w:tr>
      <w:tr w:rsidR="00666576" w14:paraId="5C9010F0" w14:textId="77777777" w:rsidTr="002B6316">
        <w:tc>
          <w:tcPr>
            <w:tcW w:w="2605" w:type="dxa"/>
          </w:tcPr>
          <w:p w14:paraId="0DD44864" w14:textId="19FFE230" w:rsidR="00666576" w:rsidRDefault="00666576" w:rsidP="00666576">
            <w:pPr>
              <w:spacing w:line="240" w:lineRule="auto"/>
            </w:pPr>
            <w:r>
              <w:t>DateTime</w:t>
            </w:r>
          </w:p>
        </w:tc>
        <w:tc>
          <w:tcPr>
            <w:tcW w:w="6025" w:type="dxa"/>
          </w:tcPr>
          <w:p w14:paraId="23E9D4A9" w14:textId="2354CDC2" w:rsidR="00666576" w:rsidRDefault="00666576" w:rsidP="00666576">
            <w:pPr>
              <w:spacing w:line="240" w:lineRule="auto"/>
            </w:pPr>
            <w:r>
              <w:t>Used to determine the date and time of the transaction.</w:t>
            </w:r>
          </w:p>
        </w:tc>
      </w:tr>
      <w:tr w:rsidR="00666576" w14:paraId="64C2E924" w14:textId="77777777" w:rsidTr="002B6316">
        <w:tc>
          <w:tcPr>
            <w:tcW w:w="2605" w:type="dxa"/>
          </w:tcPr>
          <w:p w14:paraId="5957E1E5" w14:textId="75E940C6" w:rsidR="00666576" w:rsidRDefault="00666576" w:rsidP="00666576">
            <w:pPr>
              <w:spacing w:line="240" w:lineRule="auto"/>
            </w:pPr>
            <w:r>
              <w:t>c-ip</w:t>
            </w:r>
          </w:p>
        </w:tc>
        <w:tc>
          <w:tcPr>
            <w:tcW w:w="6025" w:type="dxa"/>
          </w:tcPr>
          <w:p w14:paraId="1B81FC90" w14:textId="4B47D5E0" w:rsidR="00666576" w:rsidRDefault="00666576" w:rsidP="00666576">
            <w:pPr>
              <w:spacing w:line="240" w:lineRule="auto"/>
            </w:pPr>
            <w:r>
              <w:t>Used to determine the IP Address.</w:t>
            </w:r>
          </w:p>
        </w:tc>
      </w:tr>
      <w:tr w:rsidR="00666576" w14:paraId="66F727C7" w14:textId="77777777" w:rsidTr="002B6316">
        <w:tc>
          <w:tcPr>
            <w:tcW w:w="2605" w:type="dxa"/>
          </w:tcPr>
          <w:p w14:paraId="380E83CD" w14:textId="76AF484E" w:rsidR="00666576" w:rsidRDefault="00666576" w:rsidP="00666576">
            <w:pPr>
              <w:spacing w:line="240" w:lineRule="auto"/>
            </w:pPr>
            <w:r>
              <w:t>Cust No</w:t>
            </w:r>
          </w:p>
        </w:tc>
        <w:tc>
          <w:tcPr>
            <w:tcW w:w="6025" w:type="dxa"/>
          </w:tcPr>
          <w:p w14:paraId="1FE31DB3" w14:textId="5EADEAD4" w:rsidR="00666576" w:rsidRDefault="00666576" w:rsidP="00666576">
            <w:pPr>
              <w:spacing w:line="240" w:lineRule="auto"/>
            </w:pPr>
            <w:r>
              <w:t xml:space="preserve">Used to identify individual </w:t>
            </w:r>
            <w:r w:rsidR="00040F82">
              <w:t>customer</w:t>
            </w:r>
            <w:r>
              <w:t>s.</w:t>
            </w:r>
          </w:p>
        </w:tc>
      </w:tr>
      <w:tr w:rsidR="00666576" w14:paraId="5D05D2D1" w14:textId="77777777" w:rsidTr="002B6316">
        <w:tc>
          <w:tcPr>
            <w:tcW w:w="2605" w:type="dxa"/>
          </w:tcPr>
          <w:p w14:paraId="32BDEFA2" w14:textId="4F559E4E" w:rsidR="00666576" w:rsidRDefault="00666576" w:rsidP="00666576">
            <w:pPr>
              <w:spacing w:line="240" w:lineRule="auto"/>
            </w:pPr>
            <w:r>
              <w:t>AccountId2</w:t>
            </w:r>
          </w:p>
        </w:tc>
        <w:tc>
          <w:tcPr>
            <w:tcW w:w="6025" w:type="dxa"/>
          </w:tcPr>
          <w:p w14:paraId="3B9EFABC" w14:textId="712209CF" w:rsidR="00666576" w:rsidRDefault="00666576" w:rsidP="00666576">
            <w:pPr>
              <w:spacing w:line="240" w:lineRule="auto"/>
            </w:pPr>
            <w:r>
              <w:t xml:space="preserve">Used to identify the account of </w:t>
            </w:r>
            <w:r w:rsidR="00040F82">
              <w:t>customer</w:t>
            </w:r>
            <w:r>
              <w:t>s.</w:t>
            </w:r>
          </w:p>
        </w:tc>
      </w:tr>
    </w:tbl>
    <w:p w14:paraId="678E0BE1" w14:textId="4F6A966C" w:rsidR="00666576" w:rsidRDefault="00666576" w:rsidP="008E522C">
      <w:pPr>
        <w:ind w:left="-5"/>
      </w:pPr>
    </w:p>
    <w:p w14:paraId="4719855A" w14:textId="103E9167" w:rsidR="00666576" w:rsidRDefault="00666576" w:rsidP="008E522C">
      <w:pPr>
        <w:ind w:left="-5"/>
      </w:pPr>
    </w:p>
    <w:p w14:paraId="3E70E54A" w14:textId="3CD7D49D" w:rsidR="008B0CC1" w:rsidRDefault="00666576" w:rsidP="00666576">
      <w:r w:rsidRPr="00D87800">
        <w:t xml:space="preserve">To assist in the determination of </w:t>
      </w:r>
      <w:r>
        <w:t>Money Request E-Transfer</w:t>
      </w:r>
      <w:r w:rsidRPr="00D87800">
        <w:t xml:space="preserve"> transactions, the table </w:t>
      </w:r>
      <w:r w:rsidR="003C223E">
        <w:t>‘Money Request E-Transfers Thresholds’ will be created</w:t>
      </w:r>
      <w:r w:rsidR="000A2687">
        <w:t xml:space="preserve">.  This </w:t>
      </w:r>
      <w:r>
        <w:t xml:space="preserve">table will be created </w:t>
      </w:r>
      <w:r w:rsidR="000A2687">
        <w:t>to</w:t>
      </w:r>
      <w:r>
        <w:t xml:space="preserve"> follow the format provided by </w:t>
      </w:r>
      <w:r w:rsidR="00B163AE">
        <w:t>CWB</w:t>
      </w:r>
      <w:r>
        <w:t xml:space="preserve"> (see reference: “Money Request E-Transfer Rule.docx” in Section 3). to assume values presented </w:t>
      </w:r>
      <w:r w:rsidR="000A2687">
        <w:t>in that document,</w:t>
      </w:r>
      <w:r>
        <w:t xml:space="preserve"> will be the initial values for implementing this rule</w:t>
      </w:r>
      <w:r w:rsidR="000A2687">
        <w:t>.  These values</w:t>
      </w:r>
      <w:r>
        <w:t xml:space="preserve"> can be configured later as needs change.  The following </w:t>
      </w:r>
      <w:r w:rsidR="000A2687">
        <w:t>table will list all of the default values for the fields in</w:t>
      </w:r>
      <w:r>
        <w:t xml:space="preserve"> the Money Request E-Transfers Thresholds table </w:t>
      </w:r>
    </w:p>
    <w:p w14:paraId="2318247F" w14:textId="77777777" w:rsidR="00666576" w:rsidRDefault="00666576" w:rsidP="00666576"/>
    <w:tbl>
      <w:tblPr>
        <w:tblStyle w:val="TableGrid"/>
        <w:tblW w:w="0" w:type="auto"/>
        <w:tblInd w:w="-5" w:type="dxa"/>
        <w:tblLayout w:type="fixed"/>
        <w:tblLook w:val="04A0" w:firstRow="1" w:lastRow="0" w:firstColumn="1" w:lastColumn="0" w:noHBand="0" w:noVBand="1"/>
      </w:tblPr>
      <w:tblGrid>
        <w:gridCol w:w="4152"/>
        <w:gridCol w:w="1608"/>
        <w:gridCol w:w="2875"/>
      </w:tblGrid>
      <w:tr w:rsidR="00666576" w14:paraId="2266F0EA" w14:textId="77777777" w:rsidTr="002B6316">
        <w:tc>
          <w:tcPr>
            <w:tcW w:w="8635" w:type="dxa"/>
            <w:gridSpan w:val="3"/>
          </w:tcPr>
          <w:p w14:paraId="3EAA32AD" w14:textId="77777777" w:rsidR="00666576" w:rsidRDefault="00666576" w:rsidP="002C0BEF">
            <w:r>
              <w:t>Default Values</w:t>
            </w:r>
          </w:p>
        </w:tc>
      </w:tr>
      <w:tr w:rsidR="006802A7" w14:paraId="6CE4919E" w14:textId="77777777" w:rsidTr="002B6316">
        <w:tc>
          <w:tcPr>
            <w:tcW w:w="4152" w:type="dxa"/>
            <w:shd w:val="clear" w:color="auto" w:fill="000000" w:themeFill="text1"/>
          </w:tcPr>
          <w:p w14:paraId="227780B1" w14:textId="087E73E5" w:rsidR="006802A7" w:rsidRPr="006802A7" w:rsidRDefault="006802A7" w:rsidP="006802A7">
            <w:pPr>
              <w:rPr>
                <w:color w:val="FFFFFF" w:themeColor="background1"/>
              </w:rPr>
            </w:pPr>
            <w:r w:rsidRPr="006802A7">
              <w:rPr>
                <w:color w:val="FFFFFF" w:themeColor="background1"/>
              </w:rPr>
              <w:t xml:space="preserve">Parameter (value type) </w:t>
            </w:r>
          </w:p>
        </w:tc>
        <w:tc>
          <w:tcPr>
            <w:tcW w:w="1608" w:type="dxa"/>
            <w:shd w:val="clear" w:color="auto" w:fill="000000" w:themeFill="text1"/>
          </w:tcPr>
          <w:p w14:paraId="5D90BC2C" w14:textId="7630C6DE" w:rsidR="006802A7" w:rsidRPr="006802A7" w:rsidRDefault="006802A7" w:rsidP="006802A7">
            <w:pPr>
              <w:rPr>
                <w:color w:val="FFFFFF" w:themeColor="background1"/>
              </w:rPr>
            </w:pPr>
            <w:r w:rsidRPr="006802A7">
              <w:rPr>
                <w:color w:val="FFFFFF" w:themeColor="background1"/>
              </w:rPr>
              <w:t xml:space="preserve">Values </w:t>
            </w:r>
          </w:p>
        </w:tc>
        <w:tc>
          <w:tcPr>
            <w:tcW w:w="2875" w:type="dxa"/>
            <w:shd w:val="clear" w:color="auto" w:fill="000000" w:themeFill="text1"/>
          </w:tcPr>
          <w:p w14:paraId="148FD4D4" w14:textId="484A3912" w:rsidR="006802A7" w:rsidRPr="006802A7" w:rsidRDefault="006802A7" w:rsidP="006802A7">
            <w:pPr>
              <w:rPr>
                <w:color w:val="FFFFFF" w:themeColor="background1"/>
              </w:rPr>
            </w:pPr>
            <w:r w:rsidRPr="006802A7">
              <w:rPr>
                <w:color w:val="FFFFFF" w:themeColor="background1"/>
              </w:rPr>
              <w:t xml:space="preserve">Definition </w:t>
            </w:r>
          </w:p>
        </w:tc>
      </w:tr>
      <w:tr w:rsidR="006802A7" w14:paraId="60E1E19F" w14:textId="77777777" w:rsidTr="002B6316">
        <w:tc>
          <w:tcPr>
            <w:tcW w:w="4152" w:type="dxa"/>
          </w:tcPr>
          <w:p w14:paraId="17B35AFA" w14:textId="49847550" w:rsidR="006802A7" w:rsidRPr="002B6316" w:rsidRDefault="006802A7" w:rsidP="006802A7">
            <w:pPr>
              <w:rPr>
                <w:sz w:val="22"/>
                <w:szCs w:val="22"/>
              </w:rPr>
            </w:pPr>
            <w:r w:rsidRPr="002B6316">
              <w:rPr>
                <w:sz w:val="22"/>
                <w:szCs w:val="22"/>
              </w:rPr>
              <w:t xml:space="preserve">MONEY_REQ_ACTIVITYCDE0: Integer </w:t>
            </w:r>
          </w:p>
        </w:tc>
        <w:tc>
          <w:tcPr>
            <w:tcW w:w="1608" w:type="dxa"/>
          </w:tcPr>
          <w:p w14:paraId="56B5F6F8" w14:textId="1250DABB" w:rsidR="006802A7" w:rsidRPr="002B6316" w:rsidRDefault="001724F4" w:rsidP="006802A7">
            <w:pPr>
              <w:rPr>
                <w:sz w:val="22"/>
                <w:szCs w:val="22"/>
              </w:rPr>
            </w:pPr>
            <w:commentRangeStart w:id="48"/>
            <w:r w:rsidRPr="00CC5744">
              <w:rPr>
                <w:highlight w:val="cyan"/>
              </w:rPr>
              <w:t xml:space="preserve">FULFILL_MONEY, </w:t>
            </w:r>
            <w:commentRangeEnd w:id="48"/>
            <w:r w:rsidR="009D5367">
              <w:rPr>
                <w:rStyle w:val="CommentReference"/>
              </w:rPr>
              <w:commentReference w:id="48"/>
            </w:r>
          </w:p>
        </w:tc>
        <w:tc>
          <w:tcPr>
            <w:tcW w:w="2875" w:type="dxa"/>
          </w:tcPr>
          <w:p w14:paraId="1DD0733E" w14:textId="7212024F" w:rsidR="006802A7" w:rsidRPr="002B6316" w:rsidRDefault="006802A7" w:rsidP="006802A7">
            <w:pPr>
              <w:rPr>
                <w:sz w:val="22"/>
                <w:szCs w:val="22"/>
              </w:rPr>
            </w:pPr>
            <w:r w:rsidRPr="002B6316">
              <w:rPr>
                <w:sz w:val="22"/>
                <w:szCs w:val="22"/>
              </w:rPr>
              <w:t xml:space="preserve">Activity Codes the rule will check against the logic </w:t>
            </w:r>
          </w:p>
        </w:tc>
      </w:tr>
      <w:tr w:rsidR="006802A7" w14:paraId="12EA82A8" w14:textId="77777777" w:rsidTr="002B6316">
        <w:tc>
          <w:tcPr>
            <w:tcW w:w="4152" w:type="dxa"/>
          </w:tcPr>
          <w:p w14:paraId="54997145" w14:textId="37EF9566" w:rsidR="006802A7" w:rsidRPr="002B6316" w:rsidRDefault="006802A7" w:rsidP="006802A7">
            <w:pPr>
              <w:rPr>
                <w:sz w:val="22"/>
                <w:szCs w:val="22"/>
              </w:rPr>
            </w:pPr>
            <w:r w:rsidRPr="002B6316">
              <w:rPr>
                <w:sz w:val="22"/>
                <w:szCs w:val="22"/>
              </w:rPr>
              <w:t xml:space="preserve">MONEY_REQ_AMOUNT: float (2 decimal) </w:t>
            </w:r>
          </w:p>
        </w:tc>
        <w:tc>
          <w:tcPr>
            <w:tcW w:w="1608" w:type="dxa"/>
          </w:tcPr>
          <w:p w14:paraId="1D9B3C1C" w14:textId="5C53E08E" w:rsidR="006802A7" w:rsidRPr="002B6316" w:rsidRDefault="00384E5C" w:rsidP="006802A7">
            <w:pPr>
              <w:rPr>
                <w:sz w:val="22"/>
                <w:szCs w:val="22"/>
              </w:rPr>
            </w:pPr>
            <w:r>
              <w:rPr>
                <w:sz w:val="22"/>
                <w:szCs w:val="22"/>
              </w:rPr>
              <w:t>500</w:t>
            </w:r>
            <w:r w:rsidR="006802A7" w:rsidRPr="002B6316">
              <w:rPr>
                <w:sz w:val="22"/>
                <w:szCs w:val="22"/>
              </w:rPr>
              <w:t xml:space="preserve">.00 </w:t>
            </w:r>
          </w:p>
        </w:tc>
        <w:tc>
          <w:tcPr>
            <w:tcW w:w="2875" w:type="dxa"/>
          </w:tcPr>
          <w:p w14:paraId="675DC20E" w14:textId="16C48E8F" w:rsidR="006802A7" w:rsidRPr="002B6316" w:rsidRDefault="006802A7" w:rsidP="006802A7">
            <w:pPr>
              <w:rPr>
                <w:sz w:val="22"/>
                <w:szCs w:val="22"/>
              </w:rPr>
            </w:pPr>
            <w:r w:rsidRPr="002B6316">
              <w:rPr>
                <w:sz w:val="22"/>
                <w:szCs w:val="22"/>
              </w:rPr>
              <w:t xml:space="preserve">Minimum value for the transaction to be checked against the rule </w:t>
            </w:r>
          </w:p>
        </w:tc>
      </w:tr>
      <w:tr w:rsidR="00D97C13" w14:paraId="31DE9032" w14:textId="77777777" w:rsidTr="002B6316">
        <w:tc>
          <w:tcPr>
            <w:tcW w:w="4152" w:type="dxa"/>
          </w:tcPr>
          <w:p w14:paraId="49A32C44" w14:textId="0D9DBE52" w:rsidR="00D97C13" w:rsidRPr="002B6316" w:rsidRDefault="00D97C13" w:rsidP="00D97C13">
            <w:pPr>
              <w:rPr>
                <w:sz w:val="22"/>
                <w:szCs w:val="22"/>
              </w:rPr>
            </w:pPr>
            <w:r w:rsidRPr="002B6316">
              <w:rPr>
                <w:sz w:val="22"/>
                <w:szCs w:val="22"/>
              </w:rPr>
              <w:t xml:space="preserve">MONEY_REQ_ACTIVITYCDE: Integer </w:t>
            </w:r>
          </w:p>
        </w:tc>
        <w:tc>
          <w:tcPr>
            <w:tcW w:w="1608" w:type="dxa"/>
          </w:tcPr>
          <w:p w14:paraId="13E60040" w14:textId="53ECF5EF" w:rsidR="00D97C13" w:rsidRPr="002B6316" w:rsidRDefault="001724F4" w:rsidP="00D97C13">
            <w:pPr>
              <w:rPr>
                <w:sz w:val="22"/>
                <w:szCs w:val="22"/>
              </w:rPr>
            </w:pPr>
            <w:commentRangeStart w:id="49"/>
            <w:r w:rsidRPr="00CC5744">
              <w:rPr>
                <w:highlight w:val="cyan"/>
              </w:rPr>
              <w:t xml:space="preserve">FULFILL_MONEY, </w:t>
            </w:r>
            <w:commentRangeEnd w:id="49"/>
            <w:r w:rsidR="00CD773E">
              <w:rPr>
                <w:rStyle w:val="CommentReference"/>
              </w:rPr>
              <w:commentReference w:id="49"/>
            </w:r>
          </w:p>
        </w:tc>
        <w:tc>
          <w:tcPr>
            <w:tcW w:w="2875" w:type="dxa"/>
          </w:tcPr>
          <w:p w14:paraId="79A45F07" w14:textId="13B61866"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4D4EDF0C" w14:textId="77777777" w:rsidTr="002B6316">
        <w:tc>
          <w:tcPr>
            <w:tcW w:w="4152" w:type="dxa"/>
          </w:tcPr>
          <w:p w14:paraId="4BD2CB75" w14:textId="77777777" w:rsidR="00D97C13" w:rsidRPr="002B6316" w:rsidRDefault="00D97C13" w:rsidP="00D97C13">
            <w:pPr>
              <w:rPr>
                <w:sz w:val="22"/>
                <w:szCs w:val="22"/>
              </w:rPr>
            </w:pPr>
            <w:r w:rsidRPr="002B6316">
              <w:rPr>
                <w:sz w:val="22"/>
                <w:szCs w:val="22"/>
              </w:rPr>
              <w:t xml:space="preserve">MONEY_REQ_LOOKBACK_PERIOD: </w:t>
            </w:r>
          </w:p>
          <w:p w14:paraId="424EA35C" w14:textId="70D42F80" w:rsidR="00D97C13" w:rsidRPr="002B6316" w:rsidRDefault="00D97C13" w:rsidP="00D97C13">
            <w:pPr>
              <w:rPr>
                <w:sz w:val="22"/>
                <w:szCs w:val="22"/>
              </w:rPr>
            </w:pPr>
            <w:r w:rsidRPr="002B6316">
              <w:rPr>
                <w:sz w:val="22"/>
                <w:szCs w:val="22"/>
              </w:rPr>
              <w:t xml:space="preserve">Integer </w:t>
            </w:r>
          </w:p>
        </w:tc>
        <w:tc>
          <w:tcPr>
            <w:tcW w:w="1608" w:type="dxa"/>
          </w:tcPr>
          <w:p w14:paraId="5DDDC80D" w14:textId="172F4633" w:rsidR="00D97C13" w:rsidRPr="002B6316" w:rsidRDefault="00D97C13" w:rsidP="00D97C13">
            <w:pPr>
              <w:rPr>
                <w:sz w:val="22"/>
                <w:szCs w:val="22"/>
              </w:rPr>
            </w:pPr>
            <w:r w:rsidRPr="002B6316">
              <w:rPr>
                <w:sz w:val="22"/>
                <w:szCs w:val="22"/>
              </w:rPr>
              <w:t xml:space="preserve">120 </w:t>
            </w:r>
          </w:p>
        </w:tc>
        <w:tc>
          <w:tcPr>
            <w:tcW w:w="2875" w:type="dxa"/>
          </w:tcPr>
          <w:p w14:paraId="20508D71" w14:textId="0BA4E062" w:rsidR="00D97C13" w:rsidRPr="002B6316" w:rsidRDefault="00D97C13" w:rsidP="00D97C13">
            <w:pPr>
              <w:rPr>
                <w:sz w:val="22"/>
                <w:szCs w:val="22"/>
              </w:rPr>
            </w:pPr>
            <w:r w:rsidRPr="002B6316">
              <w:rPr>
                <w:sz w:val="22"/>
                <w:szCs w:val="22"/>
              </w:rPr>
              <w:t xml:space="preserve">Maximum lookback for averaging money being send out, in Days </w:t>
            </w:r>
          </w:p>
        </w:tc>
      </w:tr>
      <w:tr w:rsidR="00D97C13" w14:paraId="374B0702" w14:textId="77777777" w:rsidTr="002B6316">
        <w:tc>
          <w:tcPr>
            <w:tcW w:w="4152" w:type="dxa"/>
          </w:tcPr>
          <w:p w14:paraId="01601CE2" w14:textId="4F40B883" w:rsidR="00D97C13" w:rsidRPr="002B6316" w:rsidRDefault="00D97C13" w:rsidP="00D97C13">
            <w:pPr>
              <w:rPr>
                <w:sz w:val="22"/>
                <w:szCs w:val="22"/>
              </w:rPr>
            </w:pPr>
            <w:r w:rsidRPr="002B6316">
              <w:rPr>
                <w:sz w:val="22"/>
                <w:szCs w:val="22"/>
              </w:rPr>
              <w:t xml:space="preserve">MONEY_REQ_ACTIVITYCDE1: Integer </w:t>
            </w:r>
          </w:p>
        </w:tc>
        <w:tc>
          <w:tcPr>
            <w:tcW w:w="1608" w:type="dxa"/>
          </w:tcPr>
          <w:p w14:paraId="5F40B9D4" w14:textId="2B903BA7" w:rsidR="00D97C13" w:rsidRPr="002B6316" w:rsidRDefault="001724F4" w:rsidP="00D97C13">
            <w:pPr>
              <w:rPr>
                <w:sz w:val="22"/>
                <w:szCs w:val="22"/>
              </w:rPr>
            </w:pPr>
            <w:commentRangeStart w:id="50"/>
            <w:r w:rsidRPr="00CC5744">
              <w:rPr>
                <w:highlight w:val="cyan"/>
              </w:rPr>
              <w:t>FULFILL_MONEY</w:t>
            </w:r>
            <w:r>
              <w:t xml:space="preserve">, </w:t>
            </w:r>
            <w:commentRangeEnd w:id="50"/>
            <w:r w:rsidR="00CD773E">
              <w:rPr>
                <w:rStyle w:val="CommentReference"/>
              </w:rPr>
              <w:commentReference w:id="50"/>
            </w:r>
          </w:p>
        </w:tc>
        <w:tc>
          <w:tcPr>
            <w:tcW w:w="2875" w:type="dxa"/>
          </w:tcPr>
          <w:p w14:paraId="5125EEE7" w14:textId="12D728FF"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6D24FB6E" w14:textId="77777777" w:rsidTr="002B6316">
        <w:tc>
          <w:tcPr>
            <w:tcW w:w="4152" w:type="dxa"/>
          </w:tcPr>
          <w:p w14:paraId="634C7E66" w14:textId="77777777" w:rsidR="00D97C13" w:rsidRPr="002B6316" w:rsidRDefault="00D97C13" w:rsidP="00D97C13">
            <w:pPr>
              <w:rPr>
                <w:sz w:val="22"/>
                <w:szCs w:val="22"/>
              </w:rPr>
            </w:pPr>
            <w:r w:rsidRPr="002B6316">
              <w:rPr>
                <w:sz w:val="22"/>
                <w:szCs w:val="22"/>
              </w:rPr>
              <w:t xml:space="preserve">MONEY_REQ_LOOKBACK_PERIOD1: </w:t>
            </w:r>
          </w:p>
          <w:p w14:paraId="5458B191" w14:textId="089A0A81" w:rsidR="00D97C13" w:rsidRPr="002B6316" w:rsidRDefault="00D97C13" w:rsidP="00D97C13">
            <w:pPr>
              <w:rPr>
                <w:sz w:val="22"/>
                <w:szCs w:val="22"/>
              </w:rPr>
            </w:pPr>
            <w:r w:rsidRPr="002B6316">
              <w:rPr>
                <w:sz w:val="22"/>
                <w:szCs w:val="22"/>
              </w:rPr>
              <w:t xml:space="preserve">Integer </w:t>
            </w:r>
          </w:p>
        </w:tc>
        <w:tc>
          <w:tcPr>
            <w:tcW w:w="1608" w:type="dxa"/>
          </w:tcPr>
          <w:p w14:paraId="69A0D958" w14:textId="1891A0D3" w:rsidR="00D97C13" w:rsidRPr="002B6316" w:rsidRDefault="00D97C13" w:rsidP="00D97C13">
            <w:pPr>
              <w:rPr>
                <w:sz w:val="22"/>
                <w:szCs w:val="22"/>
              </w:rPr>
            </w:pPr>
            <w:r w:rsidRPr="002B6316">
              <w:rPr>
                <w:sz w:val="22"/>
                <w:szCs w:val="22"/>
              </w:rPr>
              <w:t xml:space="preserve">180 </w:t>
            </w:r>
          </w:p>
        </w:tc>
        <w:tc>
          <w:tcPr>
            <w:tcW w:w="2875" w:type="dxa"/>
          </w:tcPr>
          <w:p w14:paraId="5ABF04B8" w14:textId="25D38DB4" w:rsidR="00D97C13" w:rsidRPr="002B6316" w:rsidRDefault="00D97C13" w:rsidP="00D97C13">
            <w:pPr>
              <w:rPr>
                <w:sz w:val="22"/>
                <w:szCs w:val="22"/>
              </w:rPr>
            </w:pPr>
            <w:r w:rsidRPr="002B6316">
              <w:rPr>
                <w:sz w:val="22"/>
                <w:szCs w:val="22"/>
              </w:rPr>
              <w:t xml:space="preserve">Maximum lookback for money being send out from transactions IP Address, in Days </w:t>
            </w:r>
          </w:p>
        </w:tc>
      </w:tr>
      <w:tr w:rsidR="00D97C13" w14:paraId="13C8E732" w14:textId="77777777" w:rsidTr="002B6316">
        <w:tc>
          <w:tcPr>
            <w:tcW w:w="4152" w:type="dxa"/>
          </w:tcPr>
          <w:p w14:paraId="3ECE9D14" w14:textId="3FEFFE12" w:rsidR="00D97C13" w:rsidRPr="002B6316" w:rsidRDefault="00D97C13" w:rsidP="00D97C13">
            <w:pPr>
              <w:rPr>
                <w:sz w:val="22"/>
                <w:szCs w:val="22"/>
              </w:rPr>
            </w:pPr>
            <w:r w:rsidRPr="002B6316">
              <w:rPr>
                <w:sz w:val="22"/>
                <w:szCs w:val="22"/>
              </w:rPr>
              <w:t xml:space="preserve">MONEY_REQ_ACTIVITYCDE2: Integer </w:t>
            </w:r>
          </w:p>
        </w:tc>
        <w:tc>
          <w:tcPr>
            <w:tcW w:w="1608" w:type="dxa"/>
          </w:tcPr>
          <w:p w14:paraId="16E03971" w14:textId="574D5161" w:rsidR="002F5F64" w:rsidRDefault="002F5F64" w:rsidP="002F5F64">
            <w:r w:rsidRPr="00CC5744">
              <w:rPr>
                <w:highlight w:val="green"/>
              </w:rPr>
              <w:t>LOGIN_ATTEMPT</w:t>
            </w:r>
          </w:p>
          <w:p w14:paraId="176CD452" w14:textId="4C37DCAA" w:rsidR="00D97C13" w:rsidRPr="002B6316" w:rsidRDefault="00D97C13">
            <w:pPr>
              <w:rPr>
                <w:sz w:val="22"/>
                <w:szCs w:val="22"/>
              </w:rPr>
            </w:pPr>
          </w:p>
        </w:tc>
        <w:tc>
          <w:tcPr>
            <w:tcW w:w="2875" w:type="dxa"/>
          </w:tcPr>
          <w:p w14:paraId="451A0F47" w14:textId="1F5E88DD" w:rsidR="00D97C13" w:rsidRPr="002B6316" w:rsidRDefault="00D97C13" w:rsidP="00D97C13">
            <w:pPr>
              <w:rPr>
                <w:sz w:val="22"/>
                <w:szCs w:val="22"/>
              </w:rPr>
            </w:pPr>
            <w:r w:rsidRPr="002B6316">
              <w:rPr>
                <w:sz w:val="22"/>
                <w:szCs w:val="22"/>
              </w:rPr>
              <w:t xml:space="preserve">Activity codes that constitute Login to the account </w:t>
            </w:r>
          </w:p>
        </w:tc>
      </w:tr>
      <w:tr w:rsidR="00D97C13" w14:paraId="0BF06355" w14:textId="77777777" w:rsidTr="002B6316">
        <w:tc>
          <w:tcPr>
            <w:tcW w:w="4152" w:type="dxa"/>
          </w:tcPr>
          <w:p w14:paraId="65CFB5A2" w14:textId="08B55A6F" w:rsidR="00D97C13" w:rsidRPr="002B6316" w:rsidRDefault="00D97C13" w:rsidP="00D97C13">
            <w:pPr>
              <w:rPr>
                <w:sz w:val="22"/>
                <w:szCs w:val="22"/>
              </w:rPr>
            </w:pPr>
            <w:r w:rsidRPr="002B6316">
              <w:rPr>
                <w:sz w:val="22"/>
                <w:szCs w:val="22"/>
              </w:rPr>
              <w:t xml:space="preserve">MONEY_REQ_LOOKBACK_PERIOD2 </w:t>
            </w:r>
          </w:p>
        </w:tc>
        <w:tc>
          <w:tcPr>
            <w:tcW w:w="1608" w:type="dxa"/>
          </w:tcPr>
          <w:p w14:paraId="6C7805BB" w14:textId="305B0720" w:rsidR="00D97C13" w:rsidRPr="002B6316" w:rsidRDefault="00D97C13" w:rsidP="00D97C13">
            <w:pPr>
              <w:rPr>
                <w:sz w:val="22"/>
                <w:szCs w:val="22"/>
              </w:rPr>
            </w:pPr>
            <w:r w:rsidRPr="002B6316">
              <w:rPr>
                <w:sz w:val="22"/>
                <w:szCs w:val="22"/>
              </w:rPr>
              <w:t xml:space="preserve">30 </w:t>
            </w:r>
          </w:p>
        </w:tc>
        <w:tc>
          <w:tcPr>
            <w:tcW w:w="2875" w:type="dxa"/>
          </w:tcPr>
          <w:p w14:paraId="5380B6C4" w14:textId="2F2D364F" w:rsidR="00D97C13" w:rsidRPr="002B6316" w:rsidRDefault="00D97C13" w:rsidP="00D97C13">
            <w:pPr>
              <w:rPr>
                <w:sz w:val="22"/>
                <w:szCs w:val="22"/>
              </w:rPr>
            </w:pPr>
            <w:r w:rsidRPr="002B6316">
              <w:rPr>
                <w:sz w:val="22"/>
                <w:szCs w:val="22"/>
              </w:rPr>
              <w:t xml:space="preserve">Maximum lookback for Loggings from transactions IP Address, in Days </w:t>
            </w:r>
          </w:p>
        </w:tc>
      </w:tr>
      <w:tr w:rsidR="00D97C13" w14:paraId="407AC432" w14:textId="77777777" w:rsidTr="002B6316">
        <w:tc>
          <w:tcPr>
            <w:tcW w:w="4152" w:type="dxa"/>
          </w:tcPr>
          <w:p w14:paraId="201F7D76" w14:textId="74894CD0" w:rsidR="00D97C13" w:rsidRPr="002B6316" w:rsidRDefault="00D97C13" w:rsidP="00D97C13">
            <w:pPr>
              <w:rPr>
                <w:sz w:val="22"/>
                <w:szCs w:val="22"/>
              </w:rPr>
            </w:pPr>
            <w:r w:rsidRPr="002B6316">
              <w:rPr>
                <w:sz w:val="22"/>
                <w:szCs w:val="22"/>
              </w:rPr>
              <w:t xml:space="preserve">MONEY_REQ_LOGINVAL: Integer </w:t>
            </w:r>
          </w:p>
        </w:tc>
        <w:tc>
          <w:tcPr>
            <w:tcW w:w="1608" w:type="dxa"/>
          </w:tcPr>
          <w:p w14:paraId="731CD994" w14:textId="622B1BE8" w:rsidR="00D97C13" w:rsidRPr="002B6316" w:rsidRDefault="001F1125" w:rsidP="00D97C13">
            <w:pPr>
              <w:rPr>
                <w:sz w:val="22"/>
                <w:szCs w:val="22"/>
              </w:rPr>
            </w:pPr>
            <w:r>
              <w:rPr>
                <w:sz w:val="22"/>
                <w:szCs w:val="22"/>
              </w:rPr>
              <w:t>0</w:t>
            </w:r>
          </w:p>
        </w:tc>
        <w:tc>
          <w:tcPr>
            <w:tcW w:w="2875" w:type="dxa"/>
          </w:tcPr>
          <w:p w14:paraId="34D3E812" w14:textId="174195D1" w:rsidR="00D97C13" w:rsidRPr="002B6316" w:rsidRDefault="00D97C13" w:rsidP="00D97C13">
            <w:pPr>
              <w:rPr>
                <w:sz w:val="22"/>
                <w:szCs w:val="22"/>
              </w:rPr>
            </w:pPr>
            <w:r w:rsidRPr="002B6316">
              <w:rPr>
                <w:sz w:val="22"/>
                <w:szCs w:val="22"/>
              </w:rPr>
              <w:t xml:space="preserve">Value of the Login Velocity condition </w:t>
            </w:r>
          </w:p>
        </w:tc>
      </w:tr>
      <w:tr w:rsidR="00D97C13" w14:paraId="6CF9012F" w14:textId="77777777" w:rsidTr="002B6316">
        <w:tc>
          <w:tcPr>
            <w:tcW w:w="4152" w:type="dxa"/>
          </w:tcPr>
          <w:p w14:paraId="40C57AD8" w14:textId="4A1D3F81" w:rsidR="00D97C13" w:rsidRPr="002B6316" w:rsidRDefault="00D97C13" w:rsidP="00D97C13">
            <w:pPr>
              <w:rPr>
                <w:sz w:val="22"/>
                <w:szCs w:val="22"/>
              </w:rPr>
            </w:pPr>
            <w:r w:rsidRPr="002B6316">
              <w:rPr>
                <w:sz w:val="22"/>
                <w:szCs w:val="22"/>
              </w:rPr>
              <w:t xml:space="preserve">MONEY_REQ _OLB_ACTION: Integer </w:t>
            </w:r>
          </w:p>
        </w:tc>
        <w:tc>
          <w:tcPr>
            <w:tcW w:w="1608" w:type="dxa"/>
          </w:tcPr>
          <w:p w14:paraId="730691A6" w14:textId="5F1A03C4" w:rsidR="00D97C13" w:rsidRPr="002B6316" w:rsidRDefault="00D97C13" w:rsidP="00D97C13">
            <w:pPr>
              <w:rPr>
                <w:sz w:val="22"/>
                <w:szCs w:val="22"/>
              </w:rPr>
            </w:pPr>
            <w:r w:rsidRPr="002B6316">
              <w:rPr>
                <w:sz w:val="22"/>
                <w:szCs w:val="22"/>
              </w:rPr>
              <w:t xml:space="preserve">201 </w:t>
            </w:r>
          </w:p>
        </w:tc>
        <w:tc>
          <w:tcPr>
            <w:tcW w:w="2875" w:type="dxa"/>
          </w:tcPr>
          <w:p w14:paraId="5E0E7DB2" w14:textId="040F501F" w:rsidR="00D97C13" w:rsidRPr="002B6316" w:rsidRDefault="00D97C13" w:rsidP="00D97C13">
            <w:pPr>
              <w:rPr>
                <w:sz w:val="22"/>
                <w:szCs w:val="22"/>
              </w:rPr>
            </w:pPr>
            <w:r w:rsidRPr="002B6316">
              <w:rPr>
                <w:sz w:val="22"/>
                <w:szCs w:val="22"/>
              </w:rPr>
              <w:t xml:space="preserve">OLB Action Values to response with  </w:t>
            </w:r>
          </w:p>
        </w:tc>
      </w:tr>
    </w:tbl>
    <w:p w14:paraId="094D8FFD" w14:textId="1CAF3484" w:rsidR="008E522C" w:rsidRDefault="008E522C" w:rsidP="008E522C"/>
    <w:p w14:paraId="087E7097" w14:textId="77777777" w:rsidR="002B6316" w:rsidRDefault="002B6316" w:rsidP="008E522C"/>
    <w:p w14:paraId="128202D1" w14:textId="77777777" w:rsidR="00933C7E" w:rsidRDefault="00933C7E" w:rsidP="00933C7E">
      <w:pPr>
        <w:sectPr w:rsidR="00933C7E" w:rsidSect="005933D9">
          <w:pgSz w:w="12240" w:h="15840"/>
          <w:pgMar w:top="1440" w:right="1800" w:bottom="1440" w:left="1800" w:header="720" w:footer="720" w:gutter="0"/>
          <w:cols w:space="720"/>
          <w:docGrid w:linePitch="360"/>
        </w:sectPr>
      </w:pPr>
    </w:p>
    <w:p w14:paraId="0E8D8074" w14:textId="372E64FC" w:rsidR="00B04330" w:rsidRPr="001F2214" w:rsidRDefault="00B067E0" w:rsidP="00481B42">
      <w:pPr>
        <w:pStyle w:val="Heading4"/>
        <w:rPr>
          <w:strike/>
        </w:rPr>
      </w:pPr>
      <w:bookmarkStart w:id="51" w:name="_Toc87003242"/>
      <w:bookmarkStart w:id="52" w:name="_Toc14270599"/>
      <w:commentRangeStart w:id="53"/>
      <w:r w:rsidRPr="001F2214">
        <w:rPr>
          <w:strike/>
        </w:rPr>
        <w:lastRenderedPageBreak/>
        <w:t>ORT019</w:t>
      </w:r>
      <w:commentRangeEnd w:id="53"/>
      <w:r w:rsidR="00C43751" w:rsidRPr="001F2214">
        <w:rPr>
          <w:rStyle w:val="CommentReference"/>
          <w:rFonts w:ascii="Times" w:hAnsi="Times"/>
          <w:b w:val="0"/>
          <w:strike/>
        </w:rPr>
        <w:commentReference w:id="53"/>
      </w:r>
      <w:r w:rsidRPr="001F2214">
        <w:rPr>
          <w:strike/>
        </w:rPr>
        <w:t xml:space="preserve"> </w:t>
      </w:r>
      <w:r w:rsidR="00B04330" w:rsidRPr="001F2214">
        <w:rPr>
          <w:strike/>
        </w:rPr>
        <w:t>Extended EMT response validation rule</w:t>
      </w:r>
      <w:bookmarkEnd w:id="51"/>
    </w:p>
    <w:p w14:paraId="1C67B182" w14:textId="032BB411" w:rsidR="00B04330" w:rsidRPr="001F2214" w:rsidRDefault="00B04330" w:rsidP="009159EA">
      <w:pPr>
        <w:rPr>
          <w:rFonts w:ascii="Calibri" w:hAnsi="Calibri"/>
          <w:strike/>
          <w:sz w:val="22"/>
        </w:rPr>
      </w:pPr>
      <w:r w:rsidRPr="001F2214">
        <w:rPr>
          <w:strike/>
        </w:rPr>
        <w:t xml:space="preserve">This rule is intended to assist QA to validate the expanded online banking tuple and new functionality around blocking eTransfers. Our high-level understanding of the business requirements for the </w:t>
      </w:r>
      <w:r w:rsidR="00B163AE" w:rsidRPr="001F2214">
        <w:rPr>
          <w:strike/>
        </w:rPr>
        <w:t>CWB</w:t>
      </w:r>
      <w:r w:rsidRPr="001F2214">
        <w:rPr>
          <w:strike/>
        </w:rPr>
        <w:t xml:space="preserve"> Extended EMT response validation rule is broken down in the following sections: </w:t>
      </w:r>
    </w:p>
    <w:p w14:paraId="51118272" w14:textId="77777777" w:rsidR="00B04330" w:rsidRPr="001F2214" w:rsidRDefault="00B04330" w:rsidP="009159EA">
      <w:pPr>
        <w:rPr>
          <w:strike/>
        </w:rPr>
      </w:pPr>
      <w:r w:rsidRPr="001F2214">
        <w:rPr>
          <w:strike/>
        </w:rPr>
        <w:t xml:space="preserve"> </w:t>
      </w:r>
    </w:p>
    <w:p w14:paraId="27C62E6D" w14:textId="77777777" w:rsidR="00B04330" w:rsidRPr="001F2214" w:rsidRDefault="00B04330" w:rsidP="009159EA">
      <w:pPr>
        <w:rPr>
          <w:b/>
          <w:bCs/>
          <w:strike/>
        </w:rPr>
      </w:pPr>
      <w:r w:rsidRPr="001F2214">
        <w:rPr>
          <w:b/>
          <w:bCs/>
          <w:strike/>
        </w:rPr>
        <w:t xml:space="preserve">Summary </w:t>
      </w:r>
    </w:p>
    <w:p w14:paraId="3BC66CD9" w14:textId="139FD05D" w:rsidR="007E1399" w:rsidRPr="001F2214" w:rsidRDefault="00B04330" w:rsidP="007E1399">
      <w:pPr>
        <w:rPr>
          <w:rFonts w:cs="Times"/>
          <w:strike/>
          <w:szCs w:val="23"/>
        </w:rPr>
      </w:pPr>
      <w:r w:rsidRPr="001F2214">
        <w:rPr>
          <w:strike/>
        </w:rPr>
        <w:t xml:space="preserve">The rule will examine and approve all transactions passing through this rule and have the ability to create cases for investigation. Decisioning relies on a transaction’s activity code and notification handle. This rule will not have the ability to decline transactions, only approve them.  </w:t>
      </w:r>
      <w:r w:rsidR="007E1399" w:rsidRPr="001F2214">
        <w:rPr>
          <w:rFonts w:cs="Times"/>
          <w:strike/>
          <w:szCs w:val="23"/>
        </w:rPr>
        <w:t>The flowchart below shows the logical flow of the Extended EMT rule.</w:t>
      </w:r>
    </w:p>
    <w:p w14:paraId="78EFCB5C" w14:textId="28C2DCBF" w:rsidR="00B04330" w:rsidRPr="001F2214" w:rsidRDefault="00B04330" w:rsidP="009159EA">
      <w:pPr>
        <w:rPr>
          <w:strike/>
        </w:rPr>
      </w:pPr>
    </w:p>
    <w:p w14:paraId="3A3556D4" w14:textId="569B6141" w:rsidR="007E1399" w:rsidRPr="001F2214" w:rsidRDefault="00CF3D75" w:rsidP="009159EA">
      <w:pPr>
        <w:rPr>
          <w:strike/>
        </w:rPr>
      </w:pPr>
      <w:r>
        <w:rPr>
          <w:strike/>
          <w:noProof/>
        </w:rPr>
        <w:object w:dxaOrig="1440" w:dyaOrig="1440" w14:anchorId="3F007782">
          <v:shape id="_x0000_s2073" type="#_x0000_t75" style="position:absolute;margin-left:0;margin-top:1.15pt;width:337.5pt;height:235.5pt;z-index:251956224;mso-position-horizontal-relative:text;mso-position-vertical-relative:text">
            <v:imagedata r:id="rId44" o:title=""/>
          </v:shape>
          <o:OLEObject Type="Embed" ProgID="Visio.Drawing.15" ShapeID="_x0000_s2073" DrawAspect="Content" ObjectID="_1700906175" r:id="rId45"/>
        </w:object>
      </w:r>
    </w:p>
    <w:p w14:paraId="57F948BD" w14:textId="1168600B" w:rsidR="00EF7B33" w:rsidRPr="001F2214" w:rsidRDefault="00EF7B33" w:rsidP="009159EA">
      <w:pPr>
        <w:rPr>
          <w:strike/>
        </w:rPr>
      </w:pPr>
    </w:p>
    <w:p w14:paraId="6C393041" w14:textId="68FD1889" w:rsidR="00EF7B33" w:rsidRPr="001F2214" w:rsidRDefault="00EF7B33" w:rsidP="009159EA">
      <w:pPr>
        <w:rPr>
          <w:strike/>
        </w:rPr>
      </w:pPr>
    </w:p>
    <w:p w14:paraId="50A32167" w14:textId="1D4539E5" w:rsidR="00EF7B33" w:rsidRPr="001F2214" w:rsidRDefault="00EF7B33" w:rsidP="009159EA">
      <w:pPr>
        <w:rPr>
          <w:strike/>
        </w:rPr>
      </w:pPr>
    </w:p>
    <w:p w14:paraId="03CAD8FE" w14:textId="17F330BD" w:rsidR="00EF7B33" w:rsidRPr="001F2214" w:rsidRDefault="00EF7B33" w:rsidP="009159EA">
      <w:pPr>
        <w:rPr>
          <w:strike/>
        </w:rPr>
      </w:pPr>
    </w:p>
    <w:p w14:paraId="67A1796E" w14:textId="38BC68B2" w:rsidR="00EF7B33" w:rsidRPr="001F2214" w:rsidRDefault="00EF7B33" w:rsidP="009159EA">
      <w:pPr>
        <w:rPr>
          <w:strike/>
        </w:rPr>
      </w:pPr>
    </w:p>
    <w:p w14:paraId="2F09588B" w14:textId="1496AB35" w:rsidR="00EF7B33" w:rsidRPr="001F2214" w:rsidRDefault="00EF7B33" w:rsidP="009159EA">
      <w:pPr>
        <w:rPr>
          <w:strike/>
        </w:rPr>
      </w:pPr>
    </w:p>
    <w:p w14:paraId="7332DA81" w14:textId="00F5874B" w:rsidR="00EF7B33" w:rsidRPr="001F2214" w:rsidRDefault="00EF7B33" w:rsidP="009159EA">
      <w:pPr>
        <w:rPr>
          <w:strike/>
        </w:rPr>
      </w:pPr>
    </w:p>
    <w:p w14:paraId="6654089C" w14:textId="40DB23A3" w:rsidR="00EF7B33" w:rsidRPr="001F2214" w:rsidRDefault="00EF7B33" w:rsidP="009159EA">
      <w:pPr>
        <w:rPr>
          <w:strike/>
        </w:rPr>
      </w:pPr>
    </w:p>
    <w:p w14:paraId="31F2F6C9" w14:textId="50F25D4D" w:rsidR="00EF7B33" w:rsidRPr="001F2214" w:rsidRDefault="00EF7B33" w:rsidP="009159EA">
      <w:pPr>
        <w:rPr>
          <w:strike/>
        </w:rPr>
      </w:pPr>
    </w:p>
    <w:p w14:paraId="6344ED35" w14:textId="77777777" w:rsidR="009373C2" w:rsidRPr="001F2214" w:rsidRDefault="009373C2" w:rsidP="009159EA">
      <w:pPr>
        <w:rPr>
          <w:strike/>
        </w:rPr>
      </w:pPr>
    </w:p>
    <w:p w14:paraId="32FA3086" w14:textId="432455E7" w:rsidR="00EF7B33" w:rsidRPr="001F2214" w:rsidRDefault="00EF7B33" w:rsidP="009159EA">
      <w:pPr>
        <w:rPr>
          <w:strike/>
        </w:rPr>
      </w:pPr>
    </w:p>
    <w:p w14:paraId="640054DC" w14:textId="7BC462DF" w:rsidR="00EF7B33" w:rsidRPr="001F2214" w:rsidRDefault="00EF7B33" w:rsidP="009159EA">
      <w:pPr>
        <w:rPr>
          <w:strike/>
        </w:rPr>
      </w:pPr>
    </w:p>
    <w:p w14:paraId="15A6F651" w14:textId="41444B91" w:rsidR="00EF7B33" w:rsidRPr="001F2214" w:rsidRDefault="00EF7B33" w:rsidP="009159EA">
      <w:pPr>
        <w:rPr>
          <w:strike/>
        </w:rPr>
      </w:pPr>
    </w:p>
    <w:p w14:paraId="7413DC77" w14:textId="38FDC135" w:rsidR="00EF7B33" w:rsidRPr="001F2214" w:rsidRDefault="00EF7B33" w:rsidP="009159EA">
      <w:pPr>
        <w:rPr>
          <w:strike/>
        </w:rPr>
      </w:pPr>
    </w:p>
    <w:p w14:paraId="79E9F161" w14:textId="1EDE225B" w:rsidR="00EF7B33" w:rsidRPr="001F2214" w:rsidRDefault="00EF7B33" w:rsidP="009159EA">
      <w:pPr>
        <w:rPr>
          <w:strike/>
        </w:rPr>
      </w:pPr>
    </w:p>
    <w:p w14:paraId="4AD8CA4F" w14:textId="79D61CF3" w:rsidR="00EF7B33" w:rsidRPr="001F2214" w:rsidRDefault="00EF7B33" w:rsidP="009159EA">
      <w:pPr>
        <w:rPr>
          <w:strike/>
        </w:rPr>
      </w:pPr>
    </w:p>
    <w:p w14:paraId="262197D5" w14:textId="71CA7C1A" w:rsidR="00EF7B33" w:rsidRPr="001F2214" w:rsidRDefault="00EF7B33" w:rsidP="009159EA">
      <w:pPr>
        <w:rPr>
          <w:strike/>
        </w:rPr>
      </w:pPr>
    </w:p>
    <w:p w14:paraId="0007D45B" w14:textId="3A634696" w:rsidR="00EF7B33" w:rsidRPr="001F2214" w:rsidRDefault="00EF7B33" w:rsidP="009159EA">
      <w:pPr>
        <w:rPr>
          <w:strike/>
        </w:rPr>
      </w:pPr>
    </w:p>
    <w:p w14:paraId="54C71AF6" w14:textId="5389DE42" w:rsidR="00EF7B33" w:rsidRPr="001F2214" w:rsidRDefault="00EF7B33" w:rsidP="009159EA">
      <w:pPr>
        <w:rPr>
          <w:strike/>
        </w:rPr>
      </w:pPr>
    </w:p>
    <w:p w14:paraId="532C9868" w14:textId="77777777" w:rsidR="00EF7B33" w:rsidRPr="001F2214" w:rsidRDefault="00EF7B33" w:rsidP="009159EA">
      <w:pPr>
        <w:rPr>
          <w:strike/>
        </w:rPr>
      </w:pPr>
    </w:p>
    <w:p w14:paraId="5D6B7002" w14:textId="00F28B51" w:rsidR="00B04330" w:rsidRPr="001F2214" w:rsidRDefault="00481B42" w:rsidP="009159EA">
      <w:pPr>
        <w:rPr>
          <w:b/>
          <w:bCs/>
          <w:strike/>
        </w:rPr>
      </w:pPr>
      <w:r w:rsidRPr="001F2214">
        <w:rPr>
          <w:b/>
          <w:bCs/>
          <w:strike/>
        </w:rPr>
        <w:t>Rule Logic:</w:t>
      </w:r>
      <w:r w:rsidR="00B04330" w:rsidRPr="001F2214">
        <w:rPr>
          <w:b/>
          <w:bCs/>
          <w:strike/>
        </w:rPr>
        <w:t xml:space="preserve"> </w:t>
      </w:r>
    </w:p>
    <w:p w14:paraId="24C86A75" w14:textId="77777777" w:rsidR="00481B42" w:rsidRPr="001F2214" w:rsidRDefault="00481B42" w:rsidP="00481B42">
      <w:pPr>
        <w:rPr>
          <w:strike/>
        </w:rPr>
      </w:pPr>
      <w:r w:rsidRPr="001F2214">
        <w:rPr>
          <w:strike/>
        </w:rPr>
        <w:t xml:space="preserve">The following table illustrates the information required in each step and the outcome of a “Yes” or “No” answer to each step’s statement. The following table will state Navaera’s assumptions in the “Assumptions” column.  </w:t>
      </w:r>
    </w:p>
    <w:p w14:paraId="07F3DCC2" w14:textId="77777777" w:rsidR="007642C7" w:rsidRPr="001F2214" w:rsidRDefault="007642C7" w:rsidP="009159EA">
      <w:pPr>
        <w:rPr>
          <w:b/>
          <w:bCs/>
          <w:strike/>
        </w:rPr>
      </w:pPr>
    </w:p>
    <w:tbl>
      <w:tblPr>
        <w:tblStyle w:val="TableGrid0"/>
        <w:tblpPr w:leftFromText="180" w:rightFromText="180" w:vertAnchor="text" w:horzAnchor="margin" w:tblpY="34"/>
        <w:tblW w:w="8402" w:type="dxa"/>
        <w:tblInd w:w="0" w:type="dxa"/>
        <w:tblCellMar>
          <w:top w:w="8" w:type="dxa"/>
          <w:left w:w="106" w:type="dxa"/>
          <w:right w:w="64" w:type="dxa"/>
        </w:tblCellMar>
        <w:tblLook w:val="04A0" w:firstRow="1" w:lastRow="0" w:firstColumn="1" w:lastColumn="0" w:noHBand="0" w:noVBand="1"/>
      </w:tblPr>
      <w:tblGrid>
        <w:gridCol w:w="634"/>
        <w:gridCol w:w="3458"/>
        <w:gridCol w:w="2254"/>
        <w:gridCol w:w="1082"/>
        <w:gridCol w:w="974"/>
      </w:tblGrid>
      <w:tr w:rsidR="00481B42" w:rsidRPr="001F2214" w14:paraId="30FF3CF2" w14:textId="77777777" w:rsidTr="00481B42">
        <w:trPr>
          <w:trHeight w:val="508"/>
        </w:trPr>
        <w:tc>
          <w:tcPr>
            <w:tcW w:w="63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16469C4" w14:textId="77777777" w:rsidR="00481B42" w:rsidRPr="001F2214" w:rsidRDefault="00481B42" w:rsidP="00F41953">
            <w:pPr>
              <w:ind w:left="34"/>
              <w:rPr>
                <w:bCs/>
                <w:strike/>
                <w:color w:val="FFFFFF" w:themeColor="background1"/>
              </w:rPr>
            </w:pPr>
            <w:r w:rsidRPr="001F2214">
              <w:rPr>
                <w:rFonts w:ascii="Arial" w:eastAsia="Arial" w:hAnsi="Arial" w:cs="Arial"/>
                <w:bCs/>
                <w:strike/>
                <w:color w:val="FFFFFF" w:themeColor="background1"/>
                <w:sz w:val="16"/>
              </w:rPr>
              <w:t xml:space="preserve">Step </w:t>
            </w:r>
          </w:p>
        </w:tc>
        <w:tc>
          <w:tcPr>
            <w:tcW w:w="3458"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43A6888"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Summary </w:t>
            </w:r>
          </w:p>
        </w:tc>
        <w:tc>
          <w:tcPr>
            <w:tcW w:w="225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FC90B91"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Required Data </w:t>
            </w:r>
          </w:p>
        </w:tc>
        <w:tc>
          <w:tcPr>
            <w:tcW w:w="108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2ECD6B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"Yes" Outcome </w:t>
            </w:r>
          </w:p>
        </w:tc>
        <w:tc>
          <w:tcPr>
            <w:tcW w:w="97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199686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"No" Outcome </w:t>
            </w:r>
          </w:p>
        </w:tc>
      </w:tr>
      <w:tr w:rsidR="00481B42" w:rsidRPr="001F2214" w14:paraId="6D1EF9F9" w14:textId="77777777" w:rsidTr="00481B42">
        <w:trPr>
          <w:trHeight w:val="1076"/>
        </w:trPr>
        <w:tc>
          <w:tcPr>
            <w:tcW w:w="634" w:type="dxa"/>
            <w:tcBorders>
              <w:top w:val="single" w:sz="4" w:space="0" w:color="000000"/>
              <w:left w:val="single" w:sz="4" w:space="0" w:color="000000"/>
              <w:bottom w:val="single" w:sz="4" w:space="0" w:color="000000"/>
              <w:right w:val="single" w:sz="4" w:space="0" w:color="000000"/>
            </w:tcBorders>
            <w:hideMark/>
          </w:tcPr>
          <w:p w14:paraId="159E7897" w14:textId="5C1A4C89"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1 </w:t>
            </w:r>
          </w:p>
        </w:tc>
        <w:tc>
          <w:tcPr>
            <w:tcW w:w="3458" w:type="dxa"/>
            <w:tcBorders>
              <w:top w:val="single" w:sz="4" w:space="0" w:color="000000"/>
              <w:left w:val="single" w:sz="4" w:space="0" w:color="000000"/>
              <w:bottom w:val="single" w:sz="4" w:space="0" w:color="000000"/>
              <w:right w:val="single" w:sz="4" w:space="0" w:color="000000"/>
            </w:tcBorders>
            <w:hideMark/>
          </w:tcPr>
          <w:p w14:paraId="7B84EBA7" w14:textId="00387F72"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Does the Transaction Activity Code match</w:t>
            </w:r>
            <w:r w:rsidR="00D13091" w:rsidRPr="001F2214">
              <w:rPr>
                <w:rFonts w:ascii="Times New Roman" w:eastAsia="Arial" w:hAnsi="Times New Roman"/>
                <w:strike/>
                <w:szCs w:val="23"/>
              </w:rPr>
              <w:t xml:space="preserve"> </w:t>
            </w:r>
            <w:r w:rsidR="00D13091" w:rsidRPr="007C26AE">
              <w:rPr>
                <w:rFonts w:ascii="Times New Roman" w:eastAsia="Arial" w:hAnsi="Times New Roman"/>
                <w:strike/>
                <w:szCs w:val="23"/>
                <w:highlight w:val="green"/>
              </w:rPr>
              <w:t>TBD</w:t>
            </w:r>
            <w:r w:rsidRPr="001F2214">
              <w:rPr>
                <w:rFonts w:ascii="Times New Roman" w:eastAsia="Arial" w:hAnsi="Times New Roman"/>
                <w:strike/>
                <w:szCs w:val="23"/>
              </w:rPr>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35516BB7"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Activity </w:t>
            </w:r>
          </w:p>
          <w:p w14:paraId="0F9E23A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Code </w:t>
            </w:r>
          </w:p>
        </w:tc>
        <w:tc>
          <w:tcPr>
            <w:tcW w:w="1082" w:type="dxa"/>
            <w:tcBorders>
              <w:top w:val="single" w:sz="4" w:space="0" w:color="000000"/>
              <w:left w:val="single" w:sz="4" w:space="0" w:color="000000"/>
              <w:bottom w:val="single" w:sz="4" w:space="0" w:color="000000"/>
              <w:right w:val="single" w:sz="4" w:space="0" w:color="000000"/>
            </w:tcBorders>
            <w:hideMark/>
          </w:tcPr>
          <w:p w14:paraId="40CB4F4E" w14:textId="537B0060" w:rsidR="00481B42" w:rsidRPr="001F2214" w:rsidRDefault="00481B42" w:rsidP="00F41953">
            <w:pPr>
              <w:jc w:val="center"/>
              <w:rPr>
                <w:rFonts w:ascii="Times New Roman" w:hAnsi="Times New Roman"/>
                <w:strike/>
                <w:szCs w:val="23"/>
              </w:rPr>
            </w:pPr>
            <w:r w:rsidRPr="001F2214">
              <w:rPr>
                <w:rFonts w:ascii="Times New Roman" w:eastAsia="Arial" w:hAnsi="Times New Roman"/>
                <w:strike/>
                <w:szCs w:val="23"/>
              </w:rPr>
              <w:t xml:space="preserve">Proceed to Step 2 </w:t>
            </w:r>
          </w:p>
        </w:tc>
        <w:tc>
          <w:tcPr>
            <w:tcW w:w="974" w:type="dxa"/>
            <w:tcBorders>
              <w:top w:val="single" w:sz="4" w:space="0" w:color="000000"/>
              <w:left w:val="single" w:sz="4" w:space="0" w:color="000000"/>
              <w:bottom w:val="single" w:sz="4" w:space="0" w:color="000000"/>
              <w:right w:val="single" w:sz="4" w:space="0" w:color="000000"/>
            </w:tcBorders>
            <w:hideMark/>
          </w:tcPr>
          <w:p w14:paraId="52AE4AA9"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37974D4" w14:textId="77777777" w:rsidTr="00481B42">
        <w:trPr>
          <w:trHeight w:val="1539"/>
        </w:trPr>
        <w:tc>
          <w:tcPr>
            <w:tcW w:w="634" w:type="dxa"/>
            <w:tcBorders>
              <w:top w:val="single" w:sz="4" w:space="0" w:color="000000"/>
              <w:left w:val="single" w:sz="4" w:space="0" w:color="000000"/>
              <w:bottom w:val="single" w:sz="4" w:space="0" w:color="000000"/>
              <w:right w:val="single" w:sz="4" w:space="0" w:color="000000"/>
            </w:tcBorders>
            <w:hideMark/>
          </w:tcPr>
          <w:p w14:paraId="5868C9DB" w14:textId="5BA8219B"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2 </w:t>
            </w:r>
          </w:p>
        </w:tc>
        <w:tc>
          <w:tcPr>
            <w:tcW w:w="3458" w:type="dxa"/>
            <w:tcBorders>
              <w:top w:val="single" w:sz="4" w:space="0" w:color="000000"/>
              <w:left w:val="single" w:sz="4" w:space="0" w:color="000000"/>
              <w:bottom w:val="single" w:sz="4" w:space="0" w:color="000000"/>
              <w:right w:val="single" w:sz="4" w:space="0" w:color="000000"/>
            </w:tcBorders>
            <w:hideMark/>
          </w:tcPr>
          <w:p w14:paraId="4714AEE6"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7F868D4F"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'notificationHandle' = </w:t>
            </w:r>
          </w:p>
          <w:p w14:paraId="67E81525" w14:textId="345D4435"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'qCWBnavaera1@gmail.com' ? </w:t>
            </w:r>
          </w:p>
        </w:tc>
        <w:tc>
          <w:tcPr>
            <w:tcW w:w="2254" w:type="dxa"/>
            <w:tcBorders>
              <w:top w:val="single" w:sz="4" w:space="0" w:color="000000"/>
              <w:left w:val="single" w:sz="4" w:space="0" w:color="000000"/>
              <w:bottom w:val="single" w:sz="4" w:space="0" w:color="000000"/>
              <w:right w:val="single" w:sz="4" w:space="0" w:color="000000"/>
            </w:tcBorders>
            <w:hideMark/>
          </w:tcPr>
          <w:p w14:paraId="4D80199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notificationHandle </w:t>
            </w:r>
          </w:p>
        </w:tc>
        <w:tc>
          <w:tcPr>
            <w:tcW w:w="1082" w:type="dxa"/>
            <w:tcBorders>
              <w:top w:val="single" w:sz="4" w:space="0" w:color="000000"/>
              <w:left w:val="single" w:sz="4" w:space="0" w:color="000000"/>
              <w:bottom w:val="single" w:sz="4" w:space="0" w:color="000000"/>
              <w:right w:val="single" w:sz="4" w:space="0" w:color="000000"/>
            </w:tcBorders>
            <w:hideMark/>
          </w:tcPr>
          <w:p w14:paraId="46636876"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O.2 </w:t>
            </w:r>
          </w:p>
        </w:tc>
        <w:tc>
          <w:tcPr>
            <w:tcW w:w="974" w:type="dxa"/>
            <w:tcBorders>
              <w:top w:val="single" w:sz="4" w:space="0" w:color="000000"/>
              <w:left w:val="single" w:sz="4" w:space="0" w:color="000000"/>
              <w:bottom w:val="single" w:sz="4" w:space="0" w:color="000000"/>
              <w:right w:val="single" w:sz="4" w:space="0" w:color="000000"/>
            </w:tcBorders>
            <w:hideMark/>
          </w:tcPr>
          <w:p w14:paraId="6EAB5B32"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2EDA4D99"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2583D344" w14:textId="0C0B47DF"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lastRenderedPageBreak/>
              <w:t xml:space="preserve">3 </w:t>
            </w:r>
          </w:p>
        </w:tc>
        <w:tc>
          <w:tcPr>
            <w:tcW w:w="3458" w:type="dxa"/>
            <w:tcBorders>
              <w:top w:val="single" w:sz="4" w:space="0" w:color="000000"/>
              <w:left w:val="single" w:sz="4" w:space="0" w:color="000000"/>
              <w:bottom w:val="single" w:sz="4" w:space="0" w:color="000000"/>
              <w:right w:val="single" w:sz="4" w:space="0" w:color="000000"/>
            </w:tcBorders>
            <w:hideMark/>
          </w:tcPr>
          <w:p w14:paraId="4D4CA0E8"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0FC5CFE2"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'notificationHandle' = </w:t>
            </w:r>
          </w:p>
          <w:p w14:paraId="32C4BE49" w14:textId="3AAA7EDA"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'qCWBnavaera2@gmail.com' ? </w:t>
            </w:r>
          </w:p>
        </w:tc>
        <w:tc>
          <w:tcPr>
            <w:tcW w:w="2254" w:type="dxa"/>
            <w:tcBorders>
              <w:top w:val="single" w:sz="4" w:space="0" w:color="000000"/>
              <w:left w:val="single" w:sz="4" w:space="0" w:color="000000"/>
              <w:bottom w:val="single" w:sz="4" w:space="0" w:color="000000"/>
              <w:right w:val="single" w:sz="4" w:space="0" w:color="000000"/>
            </w:tcBorders>
            <w:hideMark/>
          </w:tcPr>
          <w:p w14:paraId="40C4BE4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notificationHandle </w:t>
            </w:r>
          </w:p>
        </w:tc>
        <w:tc>
          <w:tcPr>
            <w:tcW w:w="1082" w:type="dxa"/>
            <w:tcBorders>
              <w:top w:val="single" w:sz="4" w:space="0" w:color="000000"/>
              <w:left w:val="single" w:sz="4" w:space="0" w:color="000000"/>
              <w:bottom w:val="single" w:sz="4" w:space="0" w:color="000000"/>
              <w:right w:val="single" w:sz="4" w:space="0" w:color="000000"/>
            </w:tcBorders>
            <w:hideMark/>
          </w:tcPr>
          <w:p w14:paraId="56C56A43"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O.3 </w:t>
            </w:r>
          </w:p>
        </w:tc>
        <w:tc>
          <w:tcPr>
            <w:tcW w:w="974" w:type="dxa"/>
            <w:tcBorders>
              <w:top w:val="single" w:sz="4" w:space="0" w:color="000000"/>
              <w:left w:val="single" w:sz="4" w:space="0" w:color="000000"/>
              <w:bottom w:val="single" w:sz="4" w:space="0" w:color="000000"/>
              <w:right w:val="single" w:sz="4" w:space="0" w:color="000000"/>
            </w:tcBorders>
            <w:hideMark/>
          </w:tcPr>
          <w:p w14:paraId="6E8A6175"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1FF2B7D"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7DFA5E6"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O.1 </w:t>
            </w:r>
          </w:p>
        </w:tc>
        <w:tc>
          <w:tcPr>
            <w:tcW w:w="3458" w:type="dxa"/>
            <w:tcBorders>
              <w:top w:val="single" w:sz="4" w:space="0" w:color="000000"/>
              <w:left w:val="single" w:sz="4" w:space="0" w:color="000000"/>
              <w:bottom w:val="single" w:sz="4" w:space="0" w:color="000000"/>
              <w:right w:val="single" w:sz="4" w:space="0" w:color="000000"/>
            </w:tcBorders>
            <w:hideMark/>
          </w:tcPr>
          <w:p w14:paraId="29EC2EB0" w14:textId="5C32B72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Transaction </w:t>
            </w:r>
          </w:p>
          <w:p w14:paraId="64C7F060" w14:textId="1C657AC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End rule processing </w:t>
            </w:r>
          </w:p>
        </w:tc>
        <w:tc>
          <w:tcPr>
            <w:tcW w:w="2254" w:type="dxa"/>
            <w:tcBorders>
              <w:top w:val="single" w:sz="4" w:space="0" w:color="000000"/>
              <w:left w:val="single" w:sz="4" w:space="0" w:color="000000"/>
              <w:bottom w:val="single" w:sz="4" w:space="0" w:color="000000"/>
              <w:right w:val="single" w:sz="4" w:space="0" w:color="000000"/>
            </w:tcBorders>
            <w:hideMark/>
          </w:tcPr>
          <w:p w14:paraId="655D75EE"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4D820A3F"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10CFE41D"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238033A8" w14:textId="77777777" w:rsidTr="00481B42">
        <w:trPr>
          <w:trHeight w:val="1540"/>
        </w:trPr>
        <w:tc>
          <w:tcPr>
            <w:tcW w:w="634" w:type="dxa"/>
            <w:tcBorders>
              <w:top w:val="single" w:sz="4" w:space="0" w:color="000000"/>
              <w:left w:val="single" w:sz="4" w:space="0" w:color="000000"/>
              <w:bottom w:val="single" w:sz="4" w:space="0" w:color="000000"/>
              <w:right w:val="single" w:sz="4" w:space="0" w:color="000000"/>
            </w:tcBorders>
            <w:hideMark/>
          </w:tcPr>
          <w:p w14:paraId="753423E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O.2 </w:t>
            </w:r>
          </w:p>
        </w:tc>
        <w:tc>
          <w:tcPr>
            <w:tcW w:w="3458" w:type="dxa"/>
            <w:tcBorders>
              <w:top w:val="single" w:sz="4" w:space="0" w:color="000000"/>
              <w:left w:val="single" w:sz="4" w:space="0" w:color="000000"/>
              <w:bottom w:val="single" w:sz="4" w:space="0" w:color="000000"/>
              <w:right w:val="single" w:sz="4" w:space="0" w:color="000000"/>
            </w:tcBorders>
            <w:hideMark/>
          </w:tcPr>
          <w:p w14:paraId="550BD467" w14:textId="7777777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r w:rsidRPr="001F2214">
              <w:rPr>
                <w:rFonts w:ascii="Times New Roman" w:hAnsi="Times New Roman"/>
                <w:strike/>
                <w:szCs w:val="23"/>
              </w:rPr>
              <w:t xml:space="preserve">2. </w:t>
            </w:r>
          </w:p>
          <w:p w14:paraId="499CC1DD" w14:textId="2117BB57" w:rsidR="00481B42" w:rsidRPr="001F2214" w:rsidRDefault="00481B42" w:rsidP="00481B42">
            <w:pPr>
              <w:spacing w:line="256" w:lineRule="auto"/>
              <w:rPr>
                <w:rFonts w:ascii="Times New Roman" w:hAnsi="Times New Roman"/>
                <w:strike/>
                <w:szCs w:val="23"/>
              </w:rPr>
            </w:pPr>
            <w:r w:rsidRPr="001F2214">
              <w:rPr>
                <w:rFonts w:ascii="Times New Roman" w:hAnsi="Times New Roman"/>
                <w:strike/>
                <w:szCs w:val="23"/>
              </w:rPr>
              <w:t xml:space="preserve">2. </w:t>
            </w:r>
            <w:r w:rsidRPr="001F2214">
              <w:rPr>
                <w:rFonts w:ascii="Times New Roman" w:eastAsia="Arial" w:hAnsi="Times New Roman"/>
                <w:strike/>
                <w:szCs w:val="23"/>
              </w:rPr>
              <w:t>Returns OLB_ACTION value: 201</w:t>
            </w:r>
          </w:p>
          <w:p w14:paraId="3A2EA6F6" w14:textId="3F2D582E"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2AC7F4B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54043060"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3FC0C48B"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18996558"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84A7872"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O.3 </w:t>
            </w:r>
          </w:p>
        </w:tc>
        <w:tc>
          <w:tcPr>
            <w:tcW w:w="3458" w:type="dxa"/>
            <w:tcBorders>
              <w:top w:val="single" w:sz="4" w:space="0" w:color="000000"/>
              <w:left w:val="single" w:sz="4" w:space="0" w:color="000000"/>
              <w:bottom w:val="single" w:sz="4" w:space="0" w:color="000000"/>
              <w:right w:val="single" w:sz="4" w:space="0" w:color="000000"/>
            </w:tcBorders>
            <w:hideMark/>
          </w:tcPr>
          <w:p w14:paraId="2BFB5AAC" w14:textId="3B20CC4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p>
          <w:p w14:paraId="72039EF6" w14:textId="267AC8D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Returns OLB_ACTION values: (1, 2, 201) </w:t>
            </w:r>
          </w:p>
          <w:p w14:paraId="0FF63F3A" w14:textId="4994D63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74E4514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760F46B7"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4318DB95"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bl>
    <w:p w14:paraId="1D790F3D" w14:textId="77777777" w:rsidR="007E1399" w:rsidRPr="001F2214" w:rsidRDefault="007E1399" w:rsidP="009159EA">
      <w:pPr>
        <w:rPr>
          <w:strike/>
        </w:rPr>
      </w:pPr>
    </w:p>
    <w:p w14:paraId="2D200496" w14:textId="77777777" w:rsidR="00481B42" w:rsidRPr="001F2214" w:rsidRDefault="00481B42" w:rsidP="009159EA">
      <w:pPr>
        <w:rPr>
          <w:strike/>
        </w:rPr>
      </w:pPr>
    </w:p>
    <w:p w14:paraId="7DB4EFF6" w14:textId="3347579A" w:rsidR="00B04330" w:rsidRPr="001F2214" w:rsidRDefault="00B04330" w:rsidP="009159EA">
      <w:pPr>
        <w:rPr>
          <w:strike/>
        </w:rPr>
      </w:pPr>
      <w:r w:rsidRPr="001F2214">
        <w:rPr>
          <w:strike/>
        </w:rPr>
        <w:t xml:space="preserve">This rule centers around applying a set of logical filters to distill the specific transactions that should create cases for investigation and return specific OLB_ACTION values.  The logical flow for this rule is outlined in the diagram below with decision points numbered in red and outcomes prefaced with “O.” </w:t>
      </w:r>
    </w:p>
    <w:p w14:paraId="2166BE82" w14:textId="475D6540" w:rsidR="00B04330" w:rsidRPr="001F2214" w:rsidRDefault="00B04330" w:rsidP="009159EA">
      <w:pPr>
        <w:rPr>
          <w:strike/>
        </w:rPr>
      </w:pPr>
    </w:p>
    <w:p w14:paraId="5379CC59" w14:textId="77777777" w:rsidR="00B04330" w:rsidRPr="001F2214" w:rsidRDefault="00B04330" w:rsidP="009159EA">
      <w:pPr>
        <w:rPr>
          <w:b/>
          <w:bCs/>
          <w:strike/>
        </w:rPr>
      </w:pPr>
      <w:r w:rsidRPr="001F2214">
        <w:rPr>
          <w:b/>
          <w:bCs/>
          <w:strike/>
        </w:rPr>
        <w:t xml:space="preserve">Additional Requirements </w:t>
      </w:r>
    </w:p>
    <w:p w14:paraId="2A1F6D0B" w14:textId="1615A104" w:rsidR="00921E1D" w:rsidRPr="001F2214" w:rsidRDefault="00481B42" w:rsidP="00B04330">
      <w:pPr>
        <w:rPr>
          <w:strike/>
        </w:rPr>
      </w:pPr>
      <w:r w:rsidRPr="001F2214">
        <w:rPr>
          <w:strike/>
        </w:rPr>
        <w:t>E</w:t>
      </w:r>
      <w:r w:rsidR="00B04330" w:rsidRPr="001F2214">
        <w:rPr>
          <w:strike/>
        </w:rPr>
        <w:t xml:space="preserve">vents for this rule can be located within the ‘OLB Rule Master Report’ dashlet on the </w:t>
      </w:r>
      <w:r w:rsidR="00B163AE" w:rsidRPr="001F2214">
        <w:rPr>
          <w:strike/>
        </w:rPr>
        <w:t>CWB</w:t>
      </w:r>
      <w:r w:rsidR="00B04330" w:rsidRPr="001F2214">
        <w:rPr>
          <w:strike/>
        </w:rPr>
        <w:t xml:space="preserve"> test environment.</w:t>
      </w:r>
    </w:p>
    <w:p w14:paraId="6CBC1874" w14:textId="08131DCB" w:rsidR="007642C7" w:rsidRDefault="007642C7" w:rsidP="00B04330"/>
    <w:p w14:paraId="606AA8D2" w14:textId="76DB6357" w:rsidR="00880137" w:rsidRDefault="00880137">
      <w:pPr>
        <w:spacing w:after="160" w:line="259" w:lineRule="auto"/>
      </w:pPr>
      <w:r>
        <w:br w:type="page"/>
      </w:r>
    </w:p>
    <w:p w14:paraId="1B388C14" w14:textId="41EBF0BD" w:rsidR="007417B6" w:rsidRDefault="00B067E0" w:rsidP="00481B42">
      <w:pPr>
        <w:pStyle w:val="Heading4"/>
      </w:pPr>
      <w:bookmarkStart w:id="54" w:name="_Toc87003243"/>
      <w:r>
        <w:lastRenderedPageBreak/>
        <w:t xml:space="preserve">ORT033 </w:t>
      </w:r>
      <w:r w:rsidR="007417B6">
        <w:t>Bill Beneficiary Rule</w:t>
      </w:r>
      <w:bookmarkEnd w:id="54"/>
    </w:p>
    <w:p w14:paraId="259FD46A" w14:textId="7D282462" w:rsidR="00D80CE2" w:rsidRDefault="00D80CE2" w:rsidP="004C7A59">
      <w:r>
        <w:t>The purpose of this rule is to generate alerts when a new bill beneficiary has been added to the account after a bill payment is made.</w:t>
      </w:r>
    </w:p>
    <w:p w14:paraId="0808C89A" w14:textId="54047F4E" w:rsidR="004C7A59" w:rsidRDefault="004C7A59" w:rsidP="004C7A59"/>
    <w:p w14:paraId="4B94B87D" w14:textId="0E008042" w:rsidR="004C7A59" w:rsidRDefault="004C7A59" w:rsidP="00481B42">
      <w:pPr>
        <w:pStyle w:val="Heading5"/>
      </w:pPr>
      <w:r>
        <w:t>Rule Logic</w:t>
      </w:r>
    </w:p>
    <w:p w14:paraId="20E9B0B4" w14:textId="5C7C00D1" w:rsidR="00D80CE2" w:rsidRDefault="00D80CE2" w:rsidP="00D80CE2">
      <w:r>
        <w:t xml:space="preserve">The following diagram shows the rule logic sequence for this rule: </w:t>
      </w:r>
    </w:p>
    <w:p w14:paraId="7CD67CC9" w14:textId="32166554" w:rsidR="005D2359" w:rsidRDefault="00CF3D75" w:rsidP="00D80CE2">
      <w:r>
        <w:rPr>
          <w:noProof/>
        </w:rPr>
        <w:object w:dxaOrig="1440" w:dyaOrig="1440" w14:anchorId="3CF4EE6D">
          <v:shape id="_x0000_s2090" type="#_x0000_t75" style="position:absolute;margin-left:-14.25pt;margin-top:11.7pt;width:460.5pt;height:416.25pt;z-index:251996160;mso-position-horizontal-relative:text;mso-position-vertical-relative:text">
            <v:imagedata r:id="rId46" o:title=""/>
          </v:shape>
          <o:OLEObject Type="Embed" ProgID="Visio.Drawing.15" ShapeID="_x0000_s2090" DrawAspect="Content" ObjectID="_1700906176" r:id="rId47"/>
        </w:object>
      </w:r>
    </w:p>
    <w:p w14:paraId="0A122E59" w14:textId="7688B05F" w:rsidR="005D2359" w:rsidRDefault="005D2359" w:rsidP="00D80CE2"/>
    <w:p w14:paraId="74E31482" w14:textId="4696C3ED" w:rsidR="005D2359" w:rsidRDefault="005D2359" w:rsidP="00D80CE2"/>
    <w:p w14:paraId="20E728F3" w14:textId="5F1AC18D" w:rsidR="005D2359" w:rsidRDefault="005D2359" w:rsidP="00D80CE2"/>
    <w:p w14:paraId="20801ECF" w14:textId="6E2AA3D8" w:rsidR="005D2359" w:rsidRDefault="005D2359" w:rsidP="00D80CE2"/>
    <w:p w14:paraId="74DC7B98" w14:textId="497E663C" w:rsidR="005D2359" w:rsidRDefault="005D2359" w:rsidP="00D80CE2"/>
    <w:p w14:paraId="1124FAEB" w14:textId="77777777" w:rsidR="005D2359" w:rsidRDefault="005D2359" w:rsidP="00D80CE2"/>
    <w:p w14:paraId="4349F013" w14:textId="49A936E0" w:rsidR="005D2359" w:rsidRDefault="005D2359" w:rsidP="00D80CE2"/>
    <w:p w14:paraId="3DE59773" w14:textId="2BEFDFE9" w:rsidR="005D2359" w:rsidRDefault="005D2359">
      <w:pPr>
        <w:spacing w:after="160" w:line="259" w:lineRule="auto"/>
      </w:pPr>
      <w:r>
        <w:br w:type="page"/>
      </w:r>
    </w:p>
    <w:p w14:paraId="01B73251" w14:textId="6C977E10" w:rsidR="00953BDF" w:rsidRDefault="00953BDF" w:rsidP="00D80CE2">
      <w:r>
        <w:lastRenderedPageBreak/>
        <w:t xml:space="preserve">In summary, the steps </w:t>
      </w:r>
      <w:r w:rsidR="00246E18">
        <w:t xml:space="preserve">for the Bill Beneficiary rule </w:t>
      </w:r>
      <w:r>
        <w:t xml:space="preserve">are: </w:t>
      </w:r>
    </w:p>
    <w:p w14:paraId="0ACC2487" w14:textId="77777777" w:rsidR="00C558CC" w:rsidRDefault="00C558CC" w:rsidP="00D80CE2"/>
    <w:p w14:paraId="5188ECBF" w14:textId="0DC57BD3" w:rsidR="00C558CC" w:rsidRDefault="00C558CC" w:rsidP="00C558CC">
      <w:pPr>
        <w:pStyle w:val="ListParagraph"/>
        <w:numPr>
          <w:ilvl w:val="0"/>
          <w:numId w:val="44"/>
        </w:numPr>
      </w:pPr>
      <w:r>
        <w:t>step-1 : Is the transaction’s “ActivityCode” in ‘Activity_Code_Table_1’ ?</w:t>
      </w:r>
    </w:p>
    <w:p w14:paraId="5C61C6AC" w14:textId="77777777" w:rsidR="00C558CC" w:rsidRDefault="00C558CC" w:rsidP="00C558CC">
      <w:pPr>
        <w:pStyle w:val="ListParagraph"/>
        <w:numPr>
          <w:ilvl w:val="1"/>
          <w:numId w:val="44"/>
        </w:numPr>
      </w:pPr>
      <w:r>
        <w:t xml:space="preserve">if YES:-proceed, </w:t>
      </w:r>
    </w:p>
    <w:p w14:paraId="0CEF3CB9" w14:textId="139F2BD8" w:rsidR="00C558CC" w:rsidRDefault="00C558CC" w:rsidP="00C558CC">
      <w:pPr>
        <w:pStyle w:val="ListParagraph"/>
        <w:numPr>
          <w:ilvl w:val="1"/>
          <w:numId w:val="44"/>
        </w:numPr>
      </w:pPr>
      <w:r>
        <w:t>if NO:- End Rule</w:t>
      </w:r>
    </w:p>
    <w:p w14:paraId="50F936CF" w14:textId="77777777" w:rsidR="00C558CC" w:rsidRDefault="00C558CC" w:rsidP="00C558CC"/>
    <w:p w14:paraId="03B8867C" w14:textId="77777777" w:rsidR="00C558CC" w:rsidRDefault="00C558CC" w:rsidP="00C558CC">
      <w:pPr>
        <w:pStyle w:val="ListParagraph"/>
        <w:numPr>
          <w:ilvl w:val="0"/>
          <w:numId w:val="44"/>
        </w:numPr>
      </w:pPr>
      <w:r>
        <w:t>step-2 : Is the transaction “Amount” GREATER THAN ‘Transaction_Amount_Table_1’?</w:t>
      </w:r>
    </w:p>
    <w:p w14:paraId="287D192D" w14:textId="77777777" w:rsidR="00C558CC" w:rsidRDefault="00C558CC" w:rsidP="00C558CC">
      <w:pPr>
        <w:pStyle w:val="ListParagraph"/>
        <w:numPr>
          <w:ilvl w:val="1"/>
          <w:numId w:val="44"/>
        </w:numPr>
      </w:pPr>
      <w:r>
        <w:t xml:space="preserve">if YES:-Proceed, </w:t>
      </w:r>
    </w:p>
    <w:p w14:paraId="590BEA02" w14:textId="2E0FA015" w:rsidR="00C558CC" w:rsidRDefault="00C558CC" w:rsidP="00C558CC">
      <w:pPr>
        <w:pStyle w:val="ListParagraph"/>
        <w:numPr>
          <w:ilvl w:val="1"/>
          <w:numId w:val="44"/>
        </w:numPr>
      </w:pPr>
      <w:r>
        <w:t>if NO:- End Rule</w:t>
      </w:r>
    </w:p>
    <w:p w14:paraId="391D39F3" w14:textId="77777777" w:rsidR="00C558CC" w:rsidRDefault="00C558CC" w:rsidP="00C558CC"/>
    <w:p w14:paraId="3144F658" w14:textId="77777777" w:rsidR="00C558CC" w:rsidRDefault="00C558CC" w:rsidP="00C558CC">
      <w:pPr>
        <w:pStyle w:val="ListParagraph"/>
        <w:numPr>
          <w:ilvl w:val="0"/>
          <w:numId w:val="44"/>
        </w:numPr>
      </w:pPr>
      <w:r>
        <w:t>step-3 : Are there any transactions with Activity Code matching (in ‘Activity_Code_Table_2’) where the transaction’s “VendorAccount” is the same as the current transaction’s “VendorAccount” within the past lookback number of days (set in ‘Lookback_Period_Table_1’) ?</w:t>
      </w:r>
    </w:p>
    <w:p w14:paraId="565042F5" w14:textId="77777777" w:rsidR="00C558CC" w:rsidRDefault="00C558CC" w:rsidP="00C558CC">
      <w:pPr>
        <w:pStyle w:val="ListParagraph"/>
        <w:numPr>
          <w:ilvl w:val="1"/>
          <w:numId w:val="44"/>
        </w:numPr>
      </w:pPr>
      <w:r>
        <w:t xml:space="preserve">if YES : proceed, </w:t>
      </w:r>
    </w:p>
    <w:p w14:paraId="3DAB6A5B" w14:textId="445D9CAC" w:rsidR="00C558CC" w:rsidRDefault="00C558CC" w:rsidP="00C558CC">
      <w:pPr>
        <w:pStyle w:val="ListParagraph"/>
        <w:numPr>
          <w:ilvl w:val="1"/>
          <w:numId w:val="44"/>
        </w:numPr>
      </w:pPr>
      <w:r>
        <w:t>if NO- End rule</w:t>
      </w:r>
    </w:p>
    <w:p w14:paraId="741BFD79" w14:textId="77777777" w:rsidR="00C558CC" w:rsidRDefault="00C558CC" w:rsidP="00C558CC"/>
    <w:p w14:paraId="70D7F1AE" w14:textId="77777777" w:rsidR="00C558CC" w:rsidRDefault="00C558CC" w:rsidP="00C558CC">
      <w:pPr>
        <w:pStyle w:val="ListParagraph"/>
        <w:numPr>
          <w:ilvl w:val="0"/>
          <w:numId w:val="44"/>
        </w:numPr>
      </w:pPr>
      <w:r>
        <w:t>step-4 : Does the total session time (calculation in table below) of all logins from this IP Address add up to a value less than the threshold ‘IP_Session_Time_Table’?</w:t>
      </w:r>
    </w:p>
    <w:p w14:paraId="1530FE79" w14:textId="77777777" w:rsidR="00C558CC" w:rsidRDefault="00C558CC" w:rsidP="00C558CC">
      <w:pPr>
        <w:pStyle w:val="ListParagraph"/>
        <w:numPr>
          <w:ilvl w:val="1"/>
          <w:numId w:val="44"/>
        </w:numPr>
      </w:pPr>
      <w:r>
        <w:t>if YES:-Proceed,</w:t>
      </w:r>
    </w:p>
    <w:p w14:paraId="275FA19D" w14:textId="0A73BD47" w:rsidR="00C558CC" w:rsidRDefault="00C558CC" w:rsidP="00C558CC">
      <w:pPr>
        <w:pStyle w:val="ListParagraph"/>
        <w:numPr>
          <w:ilvl w:val="1"/>
          <w:numId w:val="44"/>
        </w:numPr>
      </w:pPr>
      <w:r>
        <w:t>if NO:-End Rule</w:t>
      </w:r>
    </w:p>
    <w:p w14:paraId="1AC7D230" w14:textId="77777777" w:rsidR="00C558CC" w:rsidRDefault="00C558CC" w:rsidP="00C558CC"/>
    <w:p w14:paraId="7ED74038" w14:textId="77777777" w:rsidR="00C558CC" w:rsidRDefault="00C558CC" w:rsidP="00C558CC">
      <w:pPr>
        <w:pStyle w:val="ListParagraph"/>
        <w:numPr>
          <w:ilvl w:val="0"/>
          <w:numId w:val="44"/>
        </w:numPr>
      </w:pPr>
      <w:r>
        <w:t>step-5 : For the entry in T_TRA_Billpay matching this transaction’s ‘VendorAccount’ and ‘CustNo’ (detail in table below), is the “Prev_Payment_Date” greater than ‘1900-01-01’? (This date value means there was no previous bill payment with this vendor) ?</w:t>
      </w:r>
    </w:p>
    <w:p w14:paraId="1BC50CB6" w14:textId="77777777" w:rsidR="00C558CC" w:rsidRDefault="00C558CC" w:rsidP="00C558CC">
      <w:pPr>
        <w:pStyle w:val="ListParagraph"/>
        <w:numPr>
          <w:ilvl w:val="1"/>
          <w:numId w:val="44"/>
        </w:numPr>
      </w:pPr>
      <w:r>
        <w:t xml:space="preserve">if YES : proceed, </w:t>
      </w:r>
    </w:p>
    <w:p w14:paraId="22C79ACF" w14:textId="60258DFD" w:rsidR="00C558CC" w:rsidRDefault="00C558CC" w:rsidP="00C558CC">
      <w:pPr>
        <w:pStyle w:val="ListParagraph"/>
        <w:numPr>
          <w:ilvl w:val="1"/>
          <w:numId w:val="44"/>
        </w:numPr>
      </w:pPr>
      <w:r>
        <w:t>if NO : End rule</w:t>
      </w:r>
    </w:p>
    <w:p w14:paraId="5E8AB16B" w14:textId="77777777" w:rsidR="00C558CC" w:rsidRDefault="00C558CC" w:rsidP="00C558CC"/>
    <w:p w14:paraId="09C534E2" w14:textId="77777777" w:rsidR="00C558CC" w:rsidRDefault="00C558CC" w:rsidP="00C558CC">
      <w:pPr>
        <w:pStyle w:val="ListParagraph"/>
        <w:numPr>
          <w:ilvl w:val="0"/>
          <w:numId w:val="44"/>
        </w:numPr>
      </w:pPr>
      <w:r>
        <w:t>step-6 : Is the account duration (see table below for calculation) less than the ‘Account_Age_Table’ threshold AND is thre transaction amount greater than the ‘Transaction_Amount_Table_3’ threshold?</w:t>
      </w:r>
    </w:p>
    <w:p w14:paraId="6D8A81DD" w14:textId="77777777" w:rsidR="00C558CC" w:rsidRDefault="00C558CC" w:rsidP="00C558CC">
      <w:pPr>
        <w:pStyle w:val="ListParagraph"/>
        <w:numPr>
          <w:ilvl w:val="1"/>
          <w:numId w:val="44"/>
        </w:numPr>
      </w:pPr>
      <w:r>
        <w:t>if YES : approve the transaction and generate an event with a score of 150</w:t>
      </w:r>
    </w:p>
    <w:p w14:paraId="75A4EB3A" w14:textId="77777777" w:rsidR="00C558CC" w:rsidRDefault="00C558CC" w:rsidP="00C558CC">
      <w:pPr>
        <w:pStyle w:val="ListParagraph"/>
        <w:numPr>
          <w:ilvl w:val="1"/>
          <w:numId w:val="44"/>
        </w:numPr>
      </w:pPr>
      <w:r>
        <w:t>if NO : then step - 7</w:t>
      </w:r>
    </w:p>
    <w:p w14:paraId="52E0F84B" w14:textId="77777777" w:rsidR="00C558CC" w:rsidRDefault="00C558CC" w:rsidP="00C558CC"/>
    <w:p w14:paraId="1BA24890" w14:textId="77777777" w:rsidR="00C558CC" w:rsidRDefault="00C558CC" w:rsidP="00C558CC">
      <w:pPr>
        <w:pStyle w:val="ListParagraph"/>
        <w:numPr>
          <w:ilvl w:val="0"/>
          <w:numId w:val="44"/>
        </w:numPr>
      </w:pPr>
      <w:r>
        <w:t>step-7 : Is Account Duration* (“Datetime” of current transaction MINUS ‘Acct_Open_Date’ in T_ACT_MASTER, rounded up to nearest day) GREATER THAN OR EQUAL TO ‘Account_Age_Table’? AND Is the transaction “Amount” LESS THAN OR EQUAL TO ‘Transaction_Amount_Table_2’?</w:t>
      </w:r>
    </w:p>
    <w:p w14:paraId="25EEDA56" w14:textId="77777777" w:rsidR="00C558CC" w:rsidRDefault="00C558CC" w:rsidP="00C558CC">
      <w:pPr>
        <w:pStyle w:val="ListParagraph"/>
        <w:numPr>
          <w:ilvl w:val="1"/>
          <w:numId w:val="44"/>
        </w:numPr>
      </w:pPr>
      <w:r>
        <w:t xml:space="preserve">IF YES:-Approve and Generate Case with score:- 150, </w:t>
      </w:r>
    </w:p>
    <w:p w14:paraId="3BC684B2" w14:textId="718567DF" w:rsidR="00C558CC" w:rsidRDefault="00C558CC" w:rsidP="00C558CC">
      <w:pPr>
        <w:pStyle w:val="ListParagraph"/>
        <w:numPr>
          <w:ilvl w:val="1"/>
          <w:numId w:val="44"/>
        </w:numPr>
      </w:pPr>
      <w:r>
        <w:t>IF NO:-Proceed to next step-8</w:t>
      </w:r>
    </w:p>
    <w:p w14:paraId="49DD65F9" w14:textId="77777777" w:rsidR="00C558CC" w:rsidRDefault="00C558CC" w:rsidP="00C558CC"/>
    <w:p w14:paraId="4D9DDBF8" w14:textId="77777777" w:rsidR="00C558CC" w:rsidRDefault="00C558CC" w:rsidP="00C558CC">
      <w:pPr>
        <w:pStyle w:val="ListParagraph"/>
        <w:numPr>
          <w:ilvl w:val="0"/>
          <w:numId w:val="44"/>
        </w:numPr>
      </w:pPr>
      <w:r>
        <w:t>step-8 : Is Account Duration* (“Datetime” of current transaction MINUS ‘Acct_Open_Date’ in T_ACT_MASTER, rounded up to nearest day) GREATER THAN OR EQUAL TO ‘Account_Age_Table’? AND Is the transaction “Amount” GREATER THAN ‘Transaction_Amount_Table_2’?</w:t>
      </w:r>
    </w:p>
    <w:p w14:paraId="09B0D8CA" w14:textId="77777777" w:rsidR="00C558CC" w:rsidRDefault="00C558CC" w:rsidP="00C558CC">
      <w:pPr>
        <w:pStyle w:val="ListParagraph"/>
        <w:numPr>
          <w:ilvl w:val="1"/>
          <w:numId w:val="44"/>
        </w:numPr>
      </w:pPr>
      <w:r>
        <w:t xml:space="preserve">IF YES:-Decline transaction and Generate Case with score:- 120, </w:t>
      </w:r>
    </w:p>
    <w:p w14:paraId="0815C27A" w14:textId="6079719B" w:rsidR="00953BDF" w:rsidRDefault="00C558CC" w:rsidP="00C558CC">
      <w:pPr>
        <w:pStyle w:val="ListParagraph"/>
        <w:numPr>
          <w:ilvl w:val="1"/>
          <w:numId w:val="44"/>
        </w:numPr>
      </w:pPr>
      <w:r>
        <w:t>IF NO:-End Rule</w:t>
      </w:r>
    </w:p>
    <w:p w14:paraId="2E08384D" w14:textId="565714AF" w:rsidR="00C558CC" w:rsidRDefault="00C558CC" w:rsidP="00C558CC"/>
    <w:p w14:paraId="65C158C3" w14:textId="45770CDA" w:rsidR="00C558CC" w:rsidRDefault="00C558CC" w:rsidP="00C558CC"/>
    <w:p w14:paraId="0334E323" w14:textId="77777777" w:rsidR="00C558CC" w:rsidRDefault="00C558CC" w:rsidP="00C558CC"/>
    <w:p w14:paraId="1AE8B5E9" w14:textId="77777777" w:rsidR="00C558CC" w:rsidRDefault="00C558CC" w:rsidP="00C558CC"/>
    <w:p w14:paraId="7F692869" w14:textId="54943867" w:rsidR="00246E18" w:rsidRPr="001E2D6E" w:rsidRDefault="00246E18" w:rsidP="00D80CE2">
      <w:pPr>
        <w:rPr>
          <w:b/>
          <w:bCs/>
        </w:rPr>
      </w:pPr>
      <w:r>
        <w:rPr>
          <w:b/>
          <w:bCs/>
        </w:rPr>
        <w:lastRenderedPageBreak/>
        <w:t>Rule Logic Table</w:t>
      </w:r>
    </w:p>
    <w:p w14:paraId="3AA23211" w14:textId="77777777" w:rsidR="00246E18" w:rsidRDefault="00246E18" w:rsidP="00D80CE2"/>
    <w:p w14:paraId="39609979" w14:textId="0040379D" w:rsidR="00953BDF" w:rsidRDefault="00D80CE2" w:rsidP="00D80CE2">
      <w:r>
        <w:t xml:space="preserve">The following </w:t>
      </w:r>
      <w:r w:rsidR="00953BDF">
        <w:t xml:space="preserve">table </w:t>
      </w:r>
      <w:r>
        <w:t xml:space="preserve">describes the </w:t>
      </w:r>
      <w:r w:rsidR="00953BDF">
        <w:t xml:space="preserve">detailed </w:t>
      </w:r>
      <w:r>
        <w:t xml:space="preserve">decision logic for this rule. The input transaction data will come from the Online Banking transaction tuple. All single-quoted references (‘) will refer to the value of the corresponding field in the rule control table ‘BILL_BENEFICIARY_CONTROL’ and all double-quoted (“) references will refer to the value of the field in the online banking transaction data. </w:t>
      </w:r>
      <w:r>
        <w:rPr>
          <w:i/>
          <w:iCs/>
        </w:rPr>
        <w:t>Italicized</w:t>
      </w:r>
      <w:r>
        <w:t xml:space="preserve"> references will be used for other data sources (like </w:t>
      </w:r>
      <w:r>
        <w:rPr>
          <w:i/>
          <w:iCs/>
        </w:rPr>
        <w:t>T_TRA_Billpay</w:t>
      </w:r>
      <w:r>
        <w:t>).</w:t>
      </w:r>
    </w:p>
    <w:p w14:paraId="7A61C067" w14:textId="77777777" w:rsidR="007642C7" w:rsidRDefault="007642C7" w:rsidP="00D80CE2"/>
    <w:tbl>
      <w:tblPr>
        <w:tblStyle w:val="TableGrid"/>
        <w:tblW w:w="0" w:type="auto"/>
        <w:tblLook w:val="04A0" w:firstRow="1" w:lastRow="0" w:firstColumn="1" w:lastColumn="0" w:noHBand="0" w:noVBand="1"/>
      </w:tblPr>
      <w:tblGrid>
        <w:gridCol w:w="715"/>
        <w:gridCol w:w="4180"/>
        <w:gridCol w:w="1951"/>
        <w:gridCol w:w="1784"/>
      </w:tblGrid>
      <w:tr w:rsidR="00D80CE2" w14:paraId="30525285" w14:textId="77777777" w:rsidTr="002A5D06">
        <w:tc>
          <w:tcPr>
            <w:tcW w:w="7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D1E9B1" w14:textId="77777777" w:rsidR="00D80CE2" w:rsidRPr="002A5D06" w:rsidRDefault="00D80CE2">
            <w:pPr>
              <w:spacing w:line="240" w:lineRule="auto"/>
              <w:jc w:val="center"/>
              <w:rPr>
                <w:color w:val="FFFFFF" w:themeColor="background1"/>
              </w:rPr>
            </w:pPr>
            <w:r w:rsidRPr="002A5D06">
              <w:rPr>
                <w:color w:val="FFFFFF" w:themeColor="background1"/>
              </w:rPr>
              <w:t>Node</w:t>
            </w:r>
          </w:p>
        </w:tc>
        <w:tc>
          <w:tcPr>
            <w:tcW w:w="418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9FF15DA" w14:textId="77777777" w:rsidR="00D80CE2" w:rsidRPr="002A5D06" w:rsidRDefault="00D80CE2">
            <w:pPr>
              <w:spacing w:line="240" w:lineRule="auto"/>
              <w:jc w:val="center"/>
              <w:rPr>
                <w:color w:val="FFFFFF" w:themeColor="background1"/>
              </w:rPr>
            </w:pPr>
            <w:r w:rsidRPr="002A5D06">
              <w:rPr>
                <w:color w:val="FFFFFF" w:themeColor="background1"/>
              </w:rPr>
              <w:t>Condition</w:t>
            </w:r>
          </w:p>
        </w:tc>
        <w:tc>
          <w:tcPr>
            <w:tcW w:w="195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F60AE9" w14:textId="77777777" w:rsidR="00D80CE2" w:rsidRPr="002A5D06" w:rsidRDefault="00D80CE2">
            <w:pPr>
              <w:spacing w:line="240" w:lineRule="auto"/>
              <w:jc w:val="center"/>
              <w:rPr>
                <w:color w:val="FFFFFF" w:themeColor="background1"/>
              </w:rPr>
            </w:pPr>
            <w:r w:rsidRPr="002A5D06">
              <w:rPr>
                <w:color w:val="FFFFFF" w:themeColor="background1"/>
              </w:rPr>
              <w:t>“YES”</w:t>
            </w:r>
          </w:p>
        </w:tc>
        <w:tc>
          <w:tcPr>
            <w:tcW w:w="178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0D67C2" w14:textId="77777777" w:rsidR="00D80CE2" w:rsidRPr="002A5D06" w:rsidRDefault="00D80CE2">
            <w:pPr>
              <w:spacing w:line="240" w:lineRule="auto"/>
              <w:jc w:val="center"/>
              <w:rPr>
                <w:color w:val="FFFFFF" w:themeColor="background1"/>
              </w:rPr>
            </w:pPr>
            <w:r w:rsidRPr="002A5D06">
              <w:rPr>
                <w:color w:val="FFFFFF" w:themeColor="background1"/>
              </w:rPr>
              <w:t>“NO”</w:t>
            </w:r>
          </w:p>
        </w:tc>
      </w:tr>
      <w:tr w:rsidR="00D80CE2" w:rsidRPr="002A5D06" w14:paraId="62338CFB"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134985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1</w:t>
            </w:r>
          </w:p>
        </w:tc>
        <w:tc>
          <w:tcPr>
            <w:tcW w:w="4180" w:type="dxa"/>
            <w:tcBorders>
              <w:top w:val="single" w:sz="4" w:space="0" w:color="auto"/>
              <w:left w:val="single" w:sz="4" w:space="0" w:color="auto"/>
              <w:bottom w:val="single" w:sz="4" w:space="0" w:color="auto"/>
              <w:right w:val="single" w:sz="4" w:space="0" w:color="auto"/>
            </w:tcBorders>
            <w:hideMark/>
          </w:tcPr>
          <w:p w14:paraId="39C66F78"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transaction’s “ActivityCode</w:t>
            </w:r>
            <w:r w:rsidRPr="002A5D06">
              <w:rPr>
                <w:rFonts w:ascii="Times New Roman" w:hAnsi="Times New Roman"/>
                <w:i/>
                <w:iCs/>
                <w:szCs w:val="23"/>
              </w:rPr>
              <w:t>”</w:t>
            </w:r>
            <w:r w:rsidRPr="002A5D06">
              <w:rPr>
                <w:rFonts w:ascii="Times New Roman" w:hAnsi="Times New Roman"/>
                <w:szCs w:val="23"/>
              </w:rPr>
              <w:t xml:space="preserve"> in ‘Activity_Code_Table_1’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AF2B3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37195736" w14:textId="38A6272A"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498CBDA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EB4554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2</w:t>
            </w:r>
          </w:p>
        </w:tc>
        <w:tc>
          <w:tcPr>
            <w:tcW w:w="4180" w:type="dxa"/>
            <w:tcBorders>
              <w:top w:val="single" w:sz="4" w:space="0" w:color="auto"/>
              <w:left w:val="single" w:sz="4" w:space="0" w:color="auto"/>
              <w:bottom w:val="single" w:sz="4" w:space="0" w:color="auto"/>
              <w:right w:val="single" w:sz="4" w:space="0" w:color="auto"/>
            </w:tcBorders>
            <w:hideMark/>
          </w:tcPr>
          <w:p w14:paraId="17381AF9"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 “Amount” GREATER THAN ‘Transaction_Amount_Table_1’?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5E6F934E"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3</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972F0CC" w14:textId="6FE5DC7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5267B8C9"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375510D4" w14:textId="66A70FD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3</w:t>
            </w:r>
          </w:p>
        </w:tc>
        <w:tc>
          <w:tcPr>
            <w:tcW w:w="4180" w:type="dxa"/>
            <w:tcBorders>
              <w:top w:val="single" w:sz="4" w:space="0" w:color="auto"/>
              <w:left w:val="single" w:sz="4" w:space="0" w:color="auto"/>
              <w:bottom w:val="single" w:sz="4" w:space="0" w:color="auto"/>
              <w:right w:val="single" w:sz="4" w:space="0" w:color="auto"/>
            </w:tcBorders>
          </w:tcPr>
          <w:p w14:paraId="557368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For all past transactions where</w:t>
            </w:r>
          </w:p>
          <w:p w14:paraId="4776847B" w14:textId="587B14A9"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IP Session Time (“Datetime” of current transaction minus “Datetime” of past transaction. OR use IP Session Time formula from </w:t>
            </w:r>
            <w:r w:rsidR="00B163AE" w:rsidRPr="002A5D06">
              <w:rPr>
                <w:rFonts w:ascii="Times New Roman" w:hAnsi="Times New Roman"/>
                <w:szCs w:val="23"/>
              </w:rPr>
              <w:t>CWB</w:t>
            </w:r>
            <w:r w:rsidRPr="002A5D06">
              <w:rPr>
                <w:rFonts w:ascii="Times New Roman" w:hAnsi="Times New Roman"/>
                <w:szCs w:val="23"/>
              </w:rPr>
              <w:t xml:space="preserve"> ‘</w:t>
            </w:r>
            <w:r w:rsidRPr="002A5D06">
              <w:rPr>
                <w:rFonts w:ascii="Times New Roman" w:hAnsi="Times New Roman"/>
                <w:i/>
                <w:iCs/>
                <w:szCs w:val="23"/>
              </w:rPr>
              <w:t>High Risk E-Transfer Rule</w:t>
            </w:r>
            <w:r w:rsidRPr="002A5D06">
              <w:rPr>
                <w:rFonts w:ascii="Times New Roman" w:hAnsi="Times New Roman"/>
                <w:szCs w:val="23"/>
              </w:rPr>
              <w:t>’)</w:t>
            </w:r>
          </w:p>
          <w:p w14:paraId="28C549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LESS THAN OR EQUAL TO ‘Lookback_Period_Table_1’ days):</w:t>
            </w:r>
          </w:p>
          <w:p w14:paraId="339B3C3D" w14:textId="77777777" w:rsidR="00D80CE2" w:rsidRPr="002A5D06" w:rsidRDefault="00D80CE2">
            <w:pPr>
              <w:spacing w:line="240" w:lineRule="auto"/>
              <w:rPr>
                <w:rFonts w:ascii="Times New Roman" w:hAnsi="Times New Roman"/>
                <w:szCs w:val="23"/>
              </w:rPr>
            </w:pPr>
          </w:p>
          <w:p w14:paraId="6562BB6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“ActivityCode” in “Activity_Code_Table_2”?</w:t>
            </w:r>
          </w:p>
          <w:p w14:paraId="17BBACE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15E47E3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“VendorAccount” EQUAL TO the current transaction’s “VendorAccount”?</w:t>
            </w:r>
          </w:p>
        </w:tc>
        <w:tc>
          <w:tcPr>
            <w:tcW w:w="1951" w:type="dxa"/>
            <w:tcBorders>
              <w:top w:val="single" w:sz="4" w:space="0" w:color="auto"/>
              <w:left w:val="single" w:sz="4" w:space="0" w:color="auto"/>
              <w:bottom w:val="single" w:sz="4" w:space="0" w:color="auto"/>
              <w:right w:val="single" w:sz="4" w:space="0" w:color="auto"/>
            </w:tcBorders>
            <w:vAlign w:val="center"/>
          </w:tcPr>
          <w:p w14:paraId="79CA160F" w14:textId="77777777" w:rsidR="00D80CE2" w:rsidRPr="002A5D06" w:rsidRDefault="00D80CE2">
            <w:pPr>
              <w:spacing w:line="240" w:lineRule="auto"/>
              <w:jc w:val="center"/>
              <w:rPr>
                <w:rFonts w:ascii="Times New Roman" w:hAnsi="Times New Roman"/>
                <w:szCs w:val="23"/>
              </w:rPr>
            </w:pPr>
          </w:p>
          <w:p w14:paraId="58BD2BBE" w14:textId="77777777" w:rsidR="00D80CE2" w:rsidRPr="002A5D06" w:rsidRDefault="00D80CE2">
            <w:pPr>
              <w:spacing w:line="240" w:lineRule="auto"/>
              <w:jc w:val="center"/>
              <w:rPr>
                <w:rFonts w:ascii="Times New Roman" w:hAnsi="Times New Roman"/>
                <w:szCs w:val="23"/>
              </w:rPr>
            </w:pPr>
          </w:p>
          <w:p w14:paraId="6C44003F" w14:textId="77777777" w:rsidR="00D80CE2" w:rsidRPr="002A5D06" w:rsidRDefault="00D80CE2">
            <w:pPr>
              <w:spacing w:line="240" w:lineRule="auto"/>
              <w:jc w:val="center"/>
              <w:rPr>
                <w:rFonts w:ascii="Times New Roman" w:hAnsi="Times New Roman"/>
                <w:szCs w:val="23"/>
              </w:rPr>
            </w:pPr>
          </w:p>
          <w:p w14:paraId="07CA642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4</w:t>
            </w:r>
          </w:p>
          <w:p w14:paraId="7A70078C" w14:textId="77777777" w:rsidR="00D80CE2" w:rsidRPr="002A5D06" w:rsidRDefault="00D80CE2">
            <w:pPr>
              <w:spacing w:line="240" w:lineRule="auto"/>
              <w:jc w:val="center"/>
              <w:rPr>
                <w:rFonts w:ascii="Times New Roman" w:hAnsi="Times New Roman"/>
                <w:szCs w:val="23"/>
              </w:rPr>
            </w:pPr>
          </w:p>
          <w:p w14:paraId="36DE839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 xml:space="preserve">(if all conditions </w:t>
            </w:r>
            <w:r w:rsidRPr="002A5D06">
              <w:rPr>
                <w:rFonts w:ascii="Times New Roman" w:hAnsi="Times New Roman"/>
                <w:szCs w:val="23"/>
              </w:rPr>
              <w:br/>
              <w:t>are TRUE)</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16B09E8" w14:textId="2DAA9B4C"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2ED60ED3"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7028D70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4</w:t>
            </w:r>
          </w:p>
        </w:tc>
        <w:tc>
          <w:tcPr>
            <w:tcW w:w="4180" w:type="dxa"/>
            <w:tcBorders>
              <w:top w:val="single" w:sz="4" w:space="0" w:color="auto"/>
              <w:left w:val="single" w:sz="4" w:space="0" w:color="auto"/>
              <w:bottom w:val="single" w:sz="4" w:space="0" w:color="auto"/>
              <w:right w:val="single" w:sz="4" w:space="0" w:color="auto"/>
            </w:tcBorders>
          </w:tcPr>
          <w:p w14:paraId="69CD0EFD" w14:textId="2A2591FB" w:rsidR="00D80CE2" w:rsidRPr="002A5D06" w:rsidRDefault="00D80CE2">
            <w:pPr>
              <w:spacing w:line="240" w:lineRule="auto"/>
              <w:rPr>
                <w:rFonts w:ascii="Times New Roman" w:hAnsi="Times New Roman"/>
                <w:b/>
                <w:bCs/>
                <w:szCs w:val="23"/>
                <w:lang w:val="en-CA"/>
              </w:rPr>
            </w:pPr>
            <w:r w:rsidRPr="002A5D06">
              <w:rPr>
                <w:rFonts w:ascii="Times New Roman" w:hAnsi="Times New Roman"/>
                <w:szCs w:val="23"/>
              </w:rPr>
              <w:t xml:space="preserve">Does the total session time (“Datetime” of latest transaction minus the “Datetime” of the earliest transaction for “SessionID”) for all logins for this </w:t>
            </w:r>
            <w:r w:rsidR="00040F82">
              <w:rPr>
                <w:rFonts w:ascii="Times New Roman" w:hAnsi="Times New Roman"/>
                <w:szCs w:val="23"/>
              </w:rPr>
              <w:t>customer</w:t>
            </w:r>
            <w:r w:rsidRPr="002A5D06">
              <w:rPr>
                <w:rFonts w:ascii="Times New Roman" w:hAnsi="Times New Roman"/>
                <w:szCs w:val="23"/>
              </w:rPr>
              <w:t xml:space="preserve"> (“CustNo”) with this IP address (“ClientIP”)) add up to a total</w:t>
            </w:r>
            <w:r w:rsidRPr="002A5D06">
              <w:rPr>
                <w:rFonts w:ascii="Times New Roman" w:hAnsi="Times New Roman"/>
                <w:szCs w:val="23"/>
              </w:rPr>
              <w:br/>
              <w:t xml:space="preserve">LESS THAN the value in ‘Ip_Session_Time_Table’? </w:t>
            </w:r>
          </w:p>
          <w:p w14:paraId="7AC4E0A4" w14:textId="77777777" w:rsidR="00D80CE2" w:rsidRPr="002A5D06" w:rsidRDefault="00D80CE2">
            <w:pPr>
              <w:spacing w:line="240" w:lineRule="auto"/>
              <w:rPr>
                <w:rFonts w:ascii="Times New Roman" w:hAnsi="Times New Roman"/>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DEAE08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5</w:t>
            </w:r>
          </w:p>
        </w:tc>
        <w:tc>
          <w:tcPr>
            <w:tcW w:w="1784" w:type="dxa"/>
            <w:tcBorders>
              <w:top w:val="single" w:sz="4" w:space="0" w:color="auto"/>
              <w:left w:val="single" w:sz="4" w:space="0" w:color="auto"/>
              <w:bottom w:val="single" w:sz="4" w:space="0" w:color="auto"/>
              <w:right w:val="single" w:sz="4" w:space="0" w:color="auto"/>
            </w:tcBorders>
            <w:vAlign w:val="center"/>
            <w:hideMark/>
          </w:tcPr>
          <w:p w14:paraId="66B452B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0A50CADC"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5036E0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5</w:t>
            </w:r>
          </w:p>
        </w:tc>
        <w:tc>
          <w:tcPr>
            <w:tcW w:w="4180" w:type="dxa"/>
            <w:tcBorders>
              <w:top w:val="single" w:sz="4" w:space="0" w:color="auto"/>
              <w:left w:val="single" w:sz="4" w:space="0" w:color="auto"/>
              <w:bottom w:val="single" w:sz="4" w:space="0" w:color="auto"/>
              <w:right w:val="single" w:sz="4" w:space="0" w:color="auto"/>
            </w:tcBorders>
          </w:tcPr>
          <w:p w14:paraId="4FA1A171"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For the record in </w:t>
            </w:r>
            <w:r w:rsidRPr="002A5D06">
              <w:rPr>
                <w:rFonts w:ascii="Times New Roman" w:hAnsi="Times New Roman"/>
                <w:i/>
                <w:iCs/>
                <w:szCs w:val="23"/>
              </w:rPr>
              <w:t>T_TRA_Billpay</w:t>
            </w:r>
            <w:r w:rsidRPr="002A5D06">
              <w:rPr>
                <w:rFonts w:ascii="Times New Roman" w:hAnsi="Times New Roman"/>
                <w:b/>
                <w:bCs/>
                <w:szCs w:val="23"/>
              </w:rPr>
              <w:t xml:space="preserve"> </w:t>
            </w:r>
            <w:r w:rsidRPr="002A5D06">
              <w:rPr>
                <w:rFonts w:ascii="Times New Roman" w:hAnsi="Times New Roman"/>
                <w:szCs w:val="23"/>
              </w:rPr>
              <w:t>where:</w:t>
            </w:r>
          </w:p>
          <w:p w14:paraId="06BB5926" w14:textId="77777777" w:rsidR="00D80CE2" w:rsidRPr="002A5D06" w:rsidRDefault="00D80CE2">
            <w:pPr>
              <w:spacing w:line="240" w:lineRule="auto"/>
              <w:rPr>
                <w:rFonts w:ascii="Times New Roman" w:hAnsi="Times New Roman"/>
                <w:b/>
                <w:bCs/>
                <w:i/>
                <w:iCs/>
                <w:szCs w:val="23"/>
              </w:rPr>
            </w:pPr>
            <w:r w:rsidRPr="002A5D06">
              <w:rPr>
                <w:rFonts w:ascii="Times New Roman" w:hAnsi="Times New Roman"/>
                <w:szCs w:val="23"/>
              </w:rPr>
              <w:t>Transaction’s “VendorAccount” IS EQUAL TO ‘</w:t>
            </w:r>
            <w:r w:rsidRPr="002A5D06">
              <w:rPr>
                <w:rFonts w:ascii="Times New Roman" w:hAnsi="Times New Roman"/>
                <w:i/>
                <w:iCs/>
                <w:szCs w:val="23"/>
              </w:rPr>
              <w:t xml:space="preserve">Vendor_Acct’ </w:t>
            </w:r>
            <w:r w:rsidRPr="002A5D06">
              <w:rPr>
                <w:rFonts w:ascii="Times New Roman" w:hAnsi="Times New Roman"/>
                <w:szCs w:val="23"/>
              </w:rPr>
              <w:t>in</w:t>
            </w:r>
            <w:r w:rsidRPr="002A5D06">
              <w:rPr>
                <w:rFonts w:ascii="Times New Roman" w:hAnsi="Times New Roman"/>
                <w:i/>
                <w:iCs/>
                <w:szCs w:val="23"/>
              </w:rPr>
              <w:t xml:space="preserve"> T_TRA_BillPay</w:t>
            </w:r>
          </w:p>
          <w:p w14:paraId="5C57CC43"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2F440ECB"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Transaction’s “CustNo” IS EQUAL TO </w:t>
            </w:r>
            <w:r w:rsidRPr="002A5D06">
              <w:rPr>
                <w:rFonts w:ascii="Times New Roman" w:hAnsi="Times New Roman"/>
                <w:i/>
                <w:iCs/>
                <w:szCs w:val="23"/>
              </w:rPr>
              <w:t>‘Cust_ID’</w:t>
            </w:r>
            <w:r w:rsidRPr="002A5D06">
              <w:rPr>
                <w:rFonts w:ascii="Times New Roman" w:hAnsi="Times New Roman"/>
                <w:szCs w:val="23"/>
              </w:rPr>
              <w:t xml:space="preserve"> in </w:t>
            </w:r>
            <w:r w:rsidRPr="002A5D06">
              <w:rPr>
                <w:rFonts w:ascii="Times New Roman" w:hAnsi="Times New Roman"/>
                <w:i/>
                <w:iCs/>
                <w:szCs w:val="23"/>
              </w:rPr>
              <w:t>T_TRA_BillPay</w:t>
            </w:r>
            <w:r w:rsidRPr="002A5D06">
              <w:rPr>
                <w:rFonts w:ascii="Times New Roman" w:hAnsi="Times New Roman"/>
                <w:szCs w:val="23"/>
              </w:rPr>
              <w:t>,</w:t>
            </w:r>
          </w:p>
          <w:p w14:paraId="60F83D2A" w14:textId="77777777" w:rsidR="00D80CE2" w:rsidRPr="002A5D06" w:rsidRDefault="00D80CE2">
            <w:pPr>
              <w:spacing w:line="240" w:lineRule="auto"/>
              <w:rPr>
                <w:rFonts w:ascii="Times New Roman" w:hAnsi="Times New Roman"/>
                <w:szCs w:val="23"/>
              </w:rPr>
            </w:pPr>
          </w:p>
          <w:p w14:paraId="2E4F4FAC"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lastRenderedPageBreak/>
              <w:t>is ‘</w:t>
            </w:r>
            <w:r w:rsidRPr="002A5D06">
              <w:rPr>
                <w:rFonts w:ascii="Times New Roman" w:hAnsi="Times New Roman"/>
                <w:i/>
                <w:iCs/>
                <w:szCs w:val="23"/>
              </w:rPr>
              <w:t>Prev_Payment_Date’</w:t>
            </w:r>
            <w:r w:rsidRPr="002A5D06">
              <w:rPr>
                <w:rFonts w:ascii="Times New Roman" w:hAnsi="Times New Roman"/>
                <w:szCs w:val="23"/>
              </w:rPr>
              <w:t xml:space="preserve"> in the corresponding </w:t>
            </w:r>
            <w:r w:rsidRPr="002A5D06">
              <w:rPr>
                <w:rFonts w:ascii="Times New Roman" w:hAnsi="Times New Roman"/>
                <w:i/>
                <w:iCs/>
                <w:szCs w:val="23"/>
              </w:rPr>
              <w:t>T_TRA_Billpay</w:t>
            </w:r>
            <w:r w:rsidRPr="002A5D06">
              <w:rPr>
                <w:rFonts w:ascii="Times New Roman" w:hAnsi="Times New Roman"/>
                <w:szCs w:val="23"/>
              </w:rPr>
              <w:t xml:space="preserve"> row GREATER THAN </w:t>
            </w:r>
            <w:r w:rsidRPr="002A5D06">
              <w:rPr>
                <w:rFonts w:ascii="Times New Roman" w:hAnsi="Times New Roman"/>
                <w:szCs w:val="23"/>
              </w:rPr>
              <w:br/>
              <w:t>‘1900-01-01’?</w:t>
            </w:r>
          </w:p>
          <w:p w14:paraId="33B0440A"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(if it is equal to ‘1900-01-01’ then it means there were NO previous bill payments)</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2F033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Rule Ends</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29ADE5A"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6</w:t>
            </w:r>
          </w:p>
        </w:tc>
      </w:tr>
      <w:tr w:rsidR="00D80CE2" w:rsidRPr="002A5D06" w14:paraId="3E8B7B05"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58831B3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6</w:t>
            </w:r>
          </w:p>
        </w:tc>
        <w:tc>
          <w:tcPr>
            <w:tcW w:w="4180" w:type="dxa"/>
            <w:tcBorders>
              <w:top w:val="single" w:sz="4" w:space="0" w:color="auto"/>
              <w:left w:val="single" w:sz="4" w:space="0" w:color="auto"/>
              <w:bottom w:val="single" w:sz="4" w:space="0" w:color="auto"/>
              <w:right w:val="single" w:sz="4" w:space="0" w:color="auto"/>
            </w:tcBorders>
          </w:tcPr>
          <w:p w14:paraId="38B6D2ED"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‘Acct_Open_Date’</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LESS THAN ‘Account_Age_Table’?</w:t>
            </w:r>
          </w:p>
          <w:p w14:paraId="58C69820" w14:textId="77777777" w:rsidR="00D80CE2" w:rsidRPr="002A5D06" w:rsidRDefault="00D80CE2">
            <w:pPr>
              <w:spacing w:line="240" w:lineRule="auto"/>
              <w:rPr>
                <w:rFonts w:ascii="Times New Roman" w:hAnsi="Times New Roman"/>
                <w:szCs w:val="23"/>
              </w:rPr>
            </w:pPr>
          </w:p>
          <w:p w14:paraId="55C6EF2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BD15162" w14:textId="77777777" w:rsidR="00D80CE2" w:rsidRPr="002A5D06" w:rsidRDefault="00D80CE2">
            <w:pPr>
              <w:spacing w:line="240" w:lineRule="auto"/>
              <w:rPr>
                <w:rFonts w:ascii="Times New Roman" w:hAnsi="Times New Roman"/>
                <w:szCs w:val="23"/>
              </w:rPr>
            </w:pPr>
          </w:p>
          <w:p w14:paraId="382BE881"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GREATER THAN ‘Transaction_Amount_Table_3’?</w:t>
            </w:r>
          </w:p>
          <w:p w14:paraId="078376C8"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597088E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4D420E18"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A237D5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7</w:t>
            </w:r>
          </w:p>
        </w:tc>
      </w:tr>
      <w:tr w:rsidR="00D80CE2" w:rsidRPr="002A5D06" w14:paraId="2D7BE06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7FB4C8E" w14:textId="3D8FFF25"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7</w:t>
            </w:r>
          </w:p>
        </w:tc>
        <w:tc>
          <w:tcPr>
            <w:tcW w:w="4180" w:type="dxa"/>
            <w:tcBorders>
              <w:top w:val="single" w:sz="4" w:space="0" w:color="auto"/>
              <w:left w:val="single" w:sz="4" w:space="0" w:color="auto"/>
              <w:bottom w:val="single" w:sz="4" w:space="0" w:color="auto"/>
              <w:right w:val="single" w:sz="4" w:space="0" w:color="auto"/>
            </w:tcBorders>
          </w:tcPr>
          <w:p w14:paraId="4EB49FFA"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‘Acct_Open_Date’</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‘Account_Age_Table’?</w:t>
            </w:r>
          </w:p>
          <w:p w14:paraId="026A2319" w14:textId="77777777" w:rsidR="00D80CE2" w:rsidRPr="002A5D06" w:rsidRDefault="00D80CE2">
            <w:pPr>
              <w:spacing w:line="240" w:lineRule="auto"/>
              <w:rPr>
                <w:rFonts w:ascii="Times New Roman" w:hAnsi="Times New Roman"/>
                <w:szCs w:val="23"/>
              </w:rPr>
            </w:pPr>
          </w:p>
          <w:p w14:paraId="3CD1316D"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061F70B" w14:textId="77777777" w:rsidR="00D80CE2" w:rsidRPr="002A5D06" w:rsidRDefault="00D80CE2">
            <w:pPr>
              <w:spacing w:line="240" w:lineRule="auto"/>
              <w:rPr>
                <w:rFonts w:ascii="Times New Roman" w:hAnsi="Times New Roman"/>
                <w:szCs w:val="23"/>
              </w:rPr>
            </w:pPr>
          </w:p>
          <w:p w14:paraId="094F46AD"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LESS THAN OR EQUAL TO ‘Transaction_Amount_Table_2’?</w:t>
            </w:r>
          </w:p>
          <w:p w14:paraId="415720FB"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4699179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7A2C11D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7B45DB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8</w:t>
            </w:r>
          </w:p>
        </w:tc>
      </w:tr>
      <w:tr w:rsidR="00D80CE2" w:rsidRPr="002A5D06" w14:paraId="43CDA798"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45D1F6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8</w:t>
            </w:r>
          </w:p>
        </w:tc>
        <w:tc>
          <w:tcPr>
            <w:tcW w:w="4180" w:type="dxa"/>
            <w:tcBorders>
              <w:top w:val="single" w:sz="4" w:space="0" w:color="auto"/>
              <w:left w:val="single" w:sz="4" w:space="0" w:color="auto"/>
              <w:bottom w:val="single" w:sz="4" w:space="0" w:color="auto"/>
              <w:right w:val="single" w:sz="4" w:space="0" w:color="auto"/>
            </w:tcBorders>
          </w:tcPr>
          <w:p w14:paraId="038B2EB5"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‘Acct_Open_Date’</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‘Account_Age_Table’?</w:t>
            </w:r>
          </w:p>
          <w:p w14:paraId="0D8B7946" w14:textId="77777777" w:rsidR="00D80CE2" w:rsidRPr="002A5D06" w:rsidRDefault="00D80CE2">
            <w:pPr>
              <w:spacing w:line="240" w:lineRule="auto"/>
              <w:rPr>
                <w:rFonts w:ascii="Times New Roman" w:hAnsi="Times New Roman"/>
                <w:szCs w:val="23"/>
              </w:rPr>
            </w:pPr>
          </w:p>
          <w:p w14:paraId="3AB829A7"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622C07D" w14:textId="77777777" w:rsidR="00D80CE2" w:rsidRPr="002A5D06" w:rsidRDefault="00D80CE2">
            <w:pPr>
              <w:spacing w:line="240" w:lineRule="auto"/>
              <w:rPr>
                <w:rFonts w:ascii="Times New Roman" w:hAnsi="Times New Roman"/>
                <w:szCs w:val="23"/>
              </w:rPr>
            </w:pPr>
          </w:p>
          <w:p w14:paraId="3E3F4690" w14:textId="77777777" w:rsidR="00D80CE2" w:rsidRPr="002A5D06" w:rsidRDefault="00D80CE2">
            <w:pPr>
              <w:spacing w:line="240" w:lineRule="auto"/>
              <w:rPr>
                <w:rFonts w:ascii="Times New Roman" w:hAnsi="Times New Roman"/>
                <w:szCs w:val="23"/>
                <w:lang w:val="en-CA"/>
              </w:rPr>
            </w:pPr>
            <w:r w:rsidRPr="002A5D06">
              <w:rPr>
                <w:rFonts w:ascii="Times New Roman" w:hAnsi="Times New Roman"/>
                <w:szCs w:val="23"/>
              </w:rPr>
              <w:t>Is the transaction “Amount” GREATER THAN ‘Transaction_Amount_Table_2’?</w:t>
            </w:r>
          </w:p>
          <w:p w14:paraId="1C82E346" w14:textId="77777777" w:rsidR="00D80CE2" w:rsidRPr="002A5D06" w:rsidRDefault="00D80CE2">
            <w:pPr>
              <w:spacing w:line="240" w:lineRule="auto"/>
              <w:rPr>
                <w:rFonts w:ascii="Times New Roman" w:hAnsi="Times New Roman"/>
                <w:color w:val="000000"/>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455A98D"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Decline Transaction,</w:t>
            </w:r>
          </w:p>
          <w:p w14:paraId="45567E1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120.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2230C3A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bl>
    <w:p w14:paraId="43A33D39" w14:textId="0EEEC82C" w:rsidR="00D80CE2" w:rsidRDefault="00D80CE2" w:rsidP="00D80CE2">
      <w:pPr>
        <w:rPr>
          <w:rFonts w:asciiTheme="minorHAnsi" w:hAnsiTheme="minorHAnsi" w:cstheme="minorBidi"/>
          <w:sz w:val="22"/>
          <w:szCs w:val="22"/>
        </w:rPr>
      </w:pPr>
    </w:p>
    <w:p w14:paraId="7981FA20" w14:textId="77777777" w:rsidR="00EC3E2D" w:rsidRDefault="00EC3E2D" w:rsidP="00D80CE2">
      <w:pPr>
        <w:rPr>
          <w:rFonts w:asciiTheme="minorHAnsi" w:hAnsiTheme="minorHAnsi" w:cstheme="minorBidi"/>
          <w:sz w:val="22"/>
          <w:szCs w:val="22"/>
        </w:rPr>
      </w:pPr>
    </w:p>
    <w:p w14:paraId="687086BA" w14:textId="77777777" w:rsidR="00D80CE2" w:rsidRDefault="00D80CE2" w:rsidP="00D80CE2">
      <w:pPr>
        <w:rPr>
          <w:b/>
          <w:bCs/>
        </w:rPr>
      </w:pPr>
      <w:r>
        <w:rPr>
          <w:b/>
          <w:bCs/>
        </w:rPr>
        <w:t>*</w:t>
      </w:r>
      <w:r>
        <w:t xml:space="preserve"> </w:t>
      </w:r>
      <w:r>
        <w:rPr>
          <w:b/>
          <w:bCs/>
        </w:rPr>
        <w:t>Account Duration calculation</w:t>
      </w:r>
    </w:p>
    <w:p w14:paraId="3A500721" w14:textId="6056B83E" w:rsidR="00D80CE2" w:rsidRDefault="00D80CE2" w:rsidP="002A5D06">
      <w:r>
        <w:lastRenderedPageBreak/>
        <w:t xml:space="preserve">The transaction’s Account ID is pulled from the AccountID1 field from the online tuple. </w:t>
      </w:r>
      <w:r w:rsidRPr="002A5D06">
        <w:rPr>
          <w:highlight w:val="yellow"/>
        </w:rPr>
        <w:t>The dmd account number is parsed from the field which contains other information</w:t>
      </w:r>
      <w:r w:rsidR="007F4E60">
        <w:rPr>
          <w:highlight w:val="yellow"/>
        </w:rPr>
        <w:t xml:space="preserve"> (</w:t>
      </w:r>
      <w:r w:rsidR="007F4E60" w:rsidRPr="0086232E">
        <w:rPr>
          <w:highlight w:val="yellow"/>
        </w:rPr>
        <w:t>TBD</w:t>
      </w:r>
      <w:r w:rsidR="007F4E60">
        <w:rPr>
          <w:highlight w:val="yellow"/>
        </w:rPr>
        <w:t>)</w:t>
      </w:r>
      <w:r w:rsidRPr="002A5D06">
        <w:rPr>
          <w:highlight w:val="yellow"/>
        </w:rPr>
        <w:t>.</w:t>
      </w:r>
      <w:r>
        <w:t xml:space="preserve"> </w:t>
      </w:r>
    </w:p>
    <w:p w14:paraId="689C12CD" w14:textId="77777777" w:rsidR="00D80CE2" w:rsidRPr="00D80CE2" w:rsidRDefault="00D80CE2" w:rsidP="004C7A59"/>
    <w:p w14:paraId="2C95B3E7" w14:textId="77777777" w:rsidR="00D80CE2" w:rsidRDefault="00D80CE2" w:rsidP="00481B42">
      <w:pPr>
        <w:pStyle w:val="Heading5"/>
        <w:rPr>
          <w:rFonts w:ascii="ElisarDTInfant-Regular" w:hAnsi="ElisarDTInfant-Regular"/>
          <w:sz w:val="32"/>
        </w:rPr>
      </w:pPr>
      <w:r>
        <w:t>Rule Control Table</w:t>
      </w:r>
    </w:p>
    <w:p w14:paraId="06236642" w14:textId="67D77C23" w:rsidR="00D80CE2" w:rsidRDefault="00D80CE2" w:rsidP="00D80CE2">
      <w:r>
        <w:t xml:space="preserve">The functionality of this rule is controlled by the ‘BILL_BENEFICIARY_CONTROL’ rule control table as described below. This table should be made visible to </w:t>
      </w:r>
      <w:r w:rsidR="00B163AE">
        <w:t>CWB</w:t>
      </w:r>
      <w:r>
        <w:t xml:space="preserve">. </w:t>
      </w:r>
    </w:p>
    <w:p w14:paraId="23FBADD3" w14:textId="77777777" w:rsidR="007642C7" w:rsidRDefault="007642C7" w:rsidP="00D80CE2"/>
    <w:tbl>
      <w:tblPr>
        <w:tblStyle w:val="TableGrid"/>
        <w:tblW w:w="0" w:type="auto"/>
        <w:tblLook w:val="04A0" w:firstRow="1" w:lastRow="0" w:firstColumn="1" w:lastColumn="0" w:noHBand="0" w:noVBand="1"/>
      </w:tblPr>
      <w:tblGrid>
        <w:gridCol w:w="3115"/>
        <w:gridCol w:w="2190"/>
        <w:gridCol w:w="3325"/>
      </w:tblGrid>
      <w:tr w:rsidR="00D80CE2" w14:paraId="5D1BBF6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716B471" w14:textId="77777777" w:rsidR="00D80CE2" w:rsidRDefault="00D80CE2" w:rsidP="000A7E13">
            <w:pPr>
              <w:spacing w:line="240" w:lineRule="auto"/>
              <w:rPr>
                <w:b/>
                <w:bCs/>
                <w:lang w:val="en-CA"/>
              </w:rPr>
            </w:pPr>
            <w:r>
              <w:rPr>
                <w:b/>
                <w:bCs/>
              </w:rPr>
              <w:t>Parameter (value type)</w:t>
            </w:r>
          </w:p>
        </w:tc>
        <w:tc>
          <w:tcPr>
            <w:tcW w:w="2190" w:type="dxa"/>
            <w:tcBorders>
              <w:top w:val="single" w:sz="4" w:space="0" w:color="auto"/>
              <w:left w:val="single" w:sz="4" w:space="0" w:color="auto"/>
              <w:bottom w:val="single" w:sz="4" w:space="0" w:color="auto"/>
              <w:right w:val="single" w:sz="4" w:space="0" w:color="auto"/>
            </w:tcBorders>
            <w:noWrap/>
            <w:hideMark/>
          </w:tcPr>
          <w:p w14:paraId="5D150AF2" w14:textId="77777777" w:rsidR="00D80CE2" w:rsidRDefault="00D80CE2" w:rsidP="000A7E13">
            <w:pPr>
              <w:spacing w:line="240" w:lineRule="auto"/>
              <w:rPr>
                <w:b/>
                <w:bCs/>
              </w:rPr>
            </w:pPr>
            <w:r>
              <w:rPr>
                <w:b/>
                <w:bCs/>
              </w:rPr>
              <w:t>Values</w:t>
            </w:r>
          </w:p>
        </w:tc>
        <w:tc>
          <w:tcPr>
            <w:tcW w:w="3325" w:type="dxa"/>
            <w:tcBorders>
              <w:top w:val="single" w:sz="4" w:space="0" w:color="auto"/>
              <w:left w:val="single" w:sz="4" w:space="0" w:color="auto"/>
              <w:bottom w:val="single" w:sz="4" w:space="0" w:color="auto"/>
              <w:right w:val="single" w:sz="4" w:space="0" w:color="auto"/>
            </w:tcBorders>
            <w:noWrap/>
            <w:hideMark/>
          </w:tcPr>
          <w:p w14:paraId="0B51D317" w14:textId="77777777" w:rsidR="00D80CE2" w:rsidRDefault="00D80CE2" w:rsidP="000A7E13">
            <w:pPr>
              <w:spacing w:line="240" w:lineRule="auto"/>
              <w:rPr>
                <w:b/>
                <w:bCs/>
              </w:rPr>
            </w:pPr>
            <w:r>
              <w:rPr>
                <w:b/>
                <w:bCs/>
              </w:rPr>
              <w:t>Definition</w:t>
            </w:r>
          </w:p>
        </w:tc>
      </w:tr>
      <w:tr w:rsidR="00D80CE2" w14:paraId="2E19A48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0C8B5034" w14:textId="77777777" w:rsidR="00D80CE2" w:rsidRDefault="00D80CE2" w:rsidP="000A7E13">
            <w:pPr>
              <w:spacing w:line="240" w:lineRule="auto"/>
            </w:pPr>
            <w:r>
              <w:rPr>
                <w:rFonts w:ascii="Calibri" w:hAnsi="Calibri" w:cs="Calibri"/>
                <w:color w:val="000000"/>
              </w:rPr>
              <w:t>Activity Code Table 1</w:t>
            </w:r>
            <w:r>
              <w:t>: integer:</w:t>
            </w:r>
            <w:r>
              <w:rPr>
                <w:rFonts w:ascii="Calibri" w:hAnsi="Calibri" w:cs="Calibri"/>
                <w:color w:val="000000"/>
              </w:rPr>
              <w:t xml:space="preserve"> Integer</w:t>
            </w:r>
          </w:p>
        </w:tc>
        <w:tc>
          <w:tcPr>
            <w:tcW w:w="2190" w:type="dxa"/>
            <w:tcBorders>
              <w:top w:val="single" w:sz="4" w:space="0" w:color="auto"/>
              <w:left w:val="single" w:sz="4" w:space="0" w:color="auto"/>
              <w:bottom w:val="single" w:sz="4" w:space="0" w:color="auto"/>
              <w:right w:val="single" w:sz="4" w:space="0" w:color="auto"/>
            </w:tcBorders>
            <w:noWrap/>
            <w:hideMark/>
          </w:tcPr>
          <w:p w14:paraId="579096AF" w14:textId="2CCCAFFF" w:rsidR="00D80CE2" w:rsidRDefault="007646CD" w:rsidP="000A7E13">
            <w:pPr>
              <w:spacing w:line="240" w:lineRule="auto"/>
            </w:pPr>
            <w:r w:rsidRPr="00CC5744">
              <w:rPr>
                <w:highlight w:val="green"/>
              </w:rPr>
              <w:t>Bill Payments</w:t>
            </w:r>
          </w:p>
        </w:tc>
        <w:tc>
          <w:tcPr>
            <w:tcW w:w="3325" w:type="dxa"/>
            <w:tcBorders>
              <w:top w:val="single" w:sz="4" w:space="0" w:color="auto"/>
              <w:left w:val="single" w:sz="4" w:space="0" w:color="auto"/>
              <w:bottom w:val="single" w:sz="4" w:space="0" w:color="auto"/>
              <w:right w:val="single" w:sz="4" w:space="0" w:color="auto"/>
            </w:tcBorders>
            <w:noWrap/>
            <w:hideMark/>
          </w:tcPr>
          <w:p w14:paraId="60F18F77" w14:textId="77777777" w:rsidR="00D80CE2" w:rsidRDefault="00D80CE2" w:rsidP="000A7E13">
            <w:pPr>
              <w:spacing w:line="240" w:lineRule="auto"/>
            </w:pPr>
            <w:r>
              <w:t>List of activities entering this rule</w:t>
            </w:r>
          </w:p>
        </w:tc>
      </w:tr>
      <w:tr w:rsidR="00D80CE2" w14:paraId="6972A0A5"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28CA39F2" w14:textId="77777777" w:rsidR="00D80CE2" w:rsidRDefault="00D80CE2" w:rsidP="000A7E13">
            <w:pPr>
              <w:spacing w:line="240" w:lineRule="auto"/>
            </w:pPr>
            <w:r>
              <w:rPr>
                <w:rFonts w:ascii="Calibri" w:hAnsi="Calibri" w:cs="Calibri"/>
                <w:color w:val="000000"/>
                <w:sz w:val="24"/>
                <w:szCs w:val="24"/>
              </w:rPr>
              <w:t>Transaction Amount Table 1</w:t>
            </w:r>
            <w:r>
              <w:t>: float</w:t>
            </w:r>
          </w:p>
        </w:tc>
        <w:tc>
          <w:tcPr>
            <w:tcW w:w="2190" w:type="dxa"/>
            <w:tcBorders>
              <w:top w:val="single" w:sz="4" w:space="0" w:color="auto"/>
              <w:left w:val="single" w:sz="4" w:space="0" w:color="auto"/>
              <w:bottom w:val="single" w:sz="4" w:space="0" w:color="auto"/>
              <w:right w:val="single" w:sz="4" w:space="0" w:color="auto"/>
            </w:tcBorders>
            <w:noWrap/>
            <w:hideMark/>
          </w:tcPr>
          <w:p w14:paraId="711DBD65" w14:textId="70CF495A" w:rsidR="00D80CE2" w:rsidRDefault="00384E5C" w:rsidP="000A7E13">
            <w:pPr>
              <w:spacing w:line="240" w:lineRule="auto"/>
            </w:pPr>
            <w:r>
              <w:t>500.00</w:t>
            </w:r>
          </w:p>
        </w:tc>
        <w:tc>
          <w:tcPr>
            <w:tcW w:w="3325" w:type="dxa"/>
            <w:tcBorders>
              <w:top w:val="single" w:sz="4" w:space="0" w:color="auto"/>
              <w:left w:val="single" w:sz="4" w:space="0" w:color="auto"/>
              <w:bottom w:val="single" w:sz="4" w:space="0" w:color="auto"/>
              <w:right w:val="single" w:sz="4" w:space="0" w:color="auto"/>
            </w:tcBorders>
            <w:noWrap/>
            <w:hideMark/>
          </w:tcPr>
          <w:p w14:paraId="1CF7CCA5" w14:textId="77777777" w:rsidR="00D80CE2" w:rsidRDefault="00D80CE2" w:rsidP="000A7E13">
            <w:pPr>
              <w:spacing w:line="240" w:lineRule="auto"/>
            </w:pPr>
            <w:r>
              <w:t>Minimum amount of transaction to be considered in this rule</w:t>
            </w:r>
          </w:p>
        </w:tc>
      </w:tr>
      <w:tr w:rsidR="00D80CE2" w14:paraId="3DC83850"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D89B773" w14:textId="77777777" w:rsidR="00D80CE2" w:rsidRDefault="00D80CE2" w:rsidP="000A7E13">
            <w:pPr>
              <w:spacing w:line="240" w:lineRule="auto"/>
            </w:pPr>
            <w:r>
              <w:rPr>
                <w:rFonts w:ascii="Calibri" w:hAnsi="Calibri" w:cs="Calibri"/>
                <w:color w:val="000000"/>
              </w:rPr>
              <w:t>Activity Code Table 2: Integer</w:t>
            </w:r>
          </w:p>
        </w:tc>
        <w:tc>
          <w:tcPr>
            <w:tcW w:w="2190" w:type="dxa"/>
            <w:tcBorders>
              <w:top w:val="single" w:sz="4" w:space="0" w:color="auto"/>
              <w:left w:val="single" w:sz="4" w:space="0" w:color="auto"/>
              <w:bottom w:val="single" w:sz="4" w:space="0" w:color="auto"/>
              <w:right w:val="single" w:sz="4" w:space="0" w:color="auto"/>
            </w:tcBorders>
            <w:noWrap/>
            <w:hideMark/>
          </w:tcPr>
          <w:p w14:paraId="574FAAFD" w14:textId="68007E83" w:rsidR="00D80CE2" w:rsidRDefault="007646CD" w:rsidP="000A7E13">
            <w:pPr>
              <w:spacing w:line="240" w:lineRule="auto"/>
            </w:pPr>
            <w:r w:rsidRPr="00CC5744">
              <w:rPr>
                <w:highlight w:val="green"/>
              </w:rPr>
              <w:t>Beneficiary add for Bill Payments</w:t>
            </w:r>
            <w:r w:rsidRPr="00CC5744" w:rsidDel="007646CD">
              <w:rPr>
                <w:highlight w:val="green"/>
              </w:rPr>
              <w:t xml:space="preserve"> </w:t>
            </w:r>
          </w:p>
        </w:tc>
        <w:tc>
          <w:tcPr>
            <w:tcW w:w="3325" w:type="dxa"/>
            <w:tcBorders>
              <w:top w:val="single" w:sz="4" w:space="0" w:color="auto"/>
              <w:left w:val="single" w:sz="4" w:space="0" w:color="auto"/>
              <w:bottom w:val="single" w:sz="4" w:space="0" w:color="auto"/>
              <w:right w:val="single" w:sz="4" w:space="0" w:color="auto"/>
            </w:tcBorders>
            <w:noWrap/>
            <w:hideMark/>
          </w:tcPr>
          <w:p w14:paraId="265FA1A0" w14:textId="77777777" w:rsidR="00D80CE2" w:rsidRDefault="00D80CE2" w:rsidP="000A7E13">
            <w:pPr>
              <w:spacing w:line="240" w:lineRule="auto"/>
            </w:pPr>
            <w:r>
              <w:t>Activity code for New Bill Payment Beneficiary</w:t>
            </w:r>
          </w:p>
        </w:tc>
      </w:tr>
      <w:tr w:rsidR="00D80CE2" w14:paraId="671D00F3"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45252FF3" w14:textId="77777777" w:rsidR="00D80CE2" w:rsidRDefault="00D80CE2" w:rsidP="000A7E13">
            <w:pPr>
              <w:spacing w:line="240" w:lineRule="auto"/>
            </w:pPr>
            <w:r>
              <w:rPr>
                <w:rFonts w:ascii="Calibri" w:hAnsi="Calibri" w:cs="Calibri"/>
                <w:color w:val="000000"/>
              </w:rPr>
              <w:t>Look Back Period Table 1: Integer</w:t>
            </w:r>
          </w:p>
        </w:tc>
        <w:tc>
          <w:tcPr>
            <w:tcW w:w="2190" w:type="dxa"/>
            <w:tcBorders>
              <w:top w:val="single" w:sz="4" w:space="0" w:color="auto"/>
              <w:left w:val="single" w:sz="4" w:space="0" w:color="auto"/>
              <w:bottom w:val="single" w:sz="4" w:space="0" w:color="auto"/>
              <w:right w:val="single" w:sz="4" w:space="0" w:color="auto"/>
            </w:tcBorders>
            <w:noWrap/>
            <w:hideMark/>
          </w:tcPr>
          <w:p w14:paraId="3EAD63C8" w14:textId="76026026" w:rsidR="00D80CE2" w:rsidRDefault="00D80CE2" w:rsidP="000A7E13">
            <w:pPr>
              <w:spacing w:line="240" w:lineRule="auto"/>
            </w:pPr>
            <w:r>
              <w:t>3</w:t>
            </w:r>
            <w:r w:rsidR="00384E5C">
              <w:t>65</w:t>
            </w:r>
          </w:p>
        </w:tc>
        <w:tc>
          <w:tcPr>
            <w:tcW w:w="3325" w:type="dxa"/>
            <w:tcBorders>
              <w:top w:val="single" w:sz="4" w:space="0" w:color="auto"/>
              <w:left w:val="single" w:sz="4" w:space="0" w:color="auto"/>
              <w:bottom w:val="single" w:sz="4" w:space="0" w:color="auto"/>
              <w:right w:val="single" w:sz="4" w:space="0" w:color="auto"/>
            </w:tcBorders>
            <w:noWrap/>
            <w:hideMark/>
          </w:tcPr>
          <w:p w14:paraId="1CD9B5B7" w14:textId="77777777" w:rsidR="00D80CE2" w:rsidRDefault="00D80CE2" w:rsidP="000A7E13">
            <w:pPr>
              <w:spacing w:line="240" w:lineRule="auto"/>
            </w:pPr>
            <w:r>
              <w:t>Look back period for addition of new account beneficiary, in days</w:t>
            </w:r>
          </w:p>
        </w:tc>
      </w:tr>
      <w:tr w:rsidR="00D80CE2" w14:paraId="0CD1C448"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5EBA5174" w14:textId="77777777" w:rsidR="00D80CE2" w:rsidRDefault="00D80CE2" w:rsidP="000A7E13">
            <w:pPr>
              <w:spacing w:line="240" w:lineRule="auto"/>
            </w:pPr>
            <w:r>
              <w:rPr>
                <w:rFonts w:ascii="Calibri" w:hAnsi="Calibri" w:cs="Calibri"/>
                <w:color w:val="000000"/>
              </w:rPr>
              <w:t>Ip Session Time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2CD3AD8D" w14:textId="77777777" w:rsidR="00D80CE2" w:rsidRDefault="00D80CE2" w:rsidP="000A7E13">
            <w:pPr>
              <w:spacing w:line="240" w:lineRule="auto"/>
            </w:pPr>
            <w:r>
              <w:t>20</w:t>
            </w:r>
          </w:p>
        </w:tc>
        <w:tc>
          <w:tcPr>
            <w:tcW w:w="3325" w:type="dxa"/>
            <w:tcBorders>
              <w:top w:val="single" w:sz="4" w:space="0" w:color="auto"/>
              <w:left w:val="single" w:sz="4" w:space="0" w:color="auto"/>
              <w:bottom w:val="single" w:sz="4" w:space="0" w:color="auto"/>
              <w:right w:val="single" w:sz="4" w:space="0" w:color="auto"/>
            </w:tcBorders>
            <w:noWrap/>
            <w:hideMark/>
          </w:tcPr>
          <w:p w14:paraId="4FB5CEF7" w14:textId="77777777" w:rsidR="00D80CE2" w:rsidRDefault="00D80CE2" w:rsidP="000A7E13">
            <w:pPr>
              <w:spacing w:line="240" w:lineRule="auto"/>
            </w:pPr>
            <w:r>
              <w:t>Total session time for the IP address with that account, in minutes</w:t>
            </w:r>
          </w:p>
        </w:tc>
      </w:tr>
      <w:tr w:rsidR="00D80CE2" w14:paraId="2823422E"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663BCDF" w14:textId="77777777" w:rsidR="00D80CE2" w:rsidRDefault="00D80CE2" w:rsidP="000A7E13">
            <w:pPr>
              <w:spacing w:line="240" w:lineRule="auto"/>
            </w:pPr>
            <w:r>
              <w:rPr>
                <w:rFonts w:ascii="Calibri" w:hAnsi="Calibri" w:cs="Calibri"/>
                <w:color w:val="000000"/>
              </w:rPr>
              <w:t>Account Age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1B519221" w14:textId="77777777" w:rsidR="00D80CE2" w:rsidRDefault="00D80CE2" w:rsidP="000A7E13">
            <w:pPr>
              <w:spacing w:line="240" w:lineRule="auto"/>
            </w:pPr>
            <w:r>
              <w:t>90</w:t>
            </w:r>
          </w:p>
        </w:tc>
        <w:tc>
          <w:tcPr>
            <w:tcW w:w="3325" w:type="dxa"/>
            <w:tcBorders>
              <w:top w:val="single" w:sz="4" w:space="0" w:color="auto"/>
              <w:left w:val="single" w:sz="4" w:space="0" w:color="auto"/>
              <w:bottom w:val="single" w:sz="4" w:space="0" w:color="auto"/>
              <w:right w:val="single" w:sz="4" w:space="0" w:color="auto"/>
            </w:tcBorders>
            <w:noWrap/>
            <w:hideMark/>
          </w:tcPr>
          <w:p w14:paraId="235FAAAC" w14:textId="77777777" w:rsidR="00D80CE2" w:rsidRDefault="00D80CE2" w:rsidP="000A7E13">
            <w:pPr>
              <w:spacing w:line="240" w:lineRule="auto"/>
            </w:pPr>
            <w:r>
              <w:t>Identifies what is considered old accounts, in days. Transaction date minus the account opening date is the Account Age.</w:t>
            </w:r>
          </w:p>
        </w:tc>
      </w:tr>
      <w:tr w:rsidR="00D80CE2" w14:paraId="421E1029"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BAEB34D" w14:textId="77777777" w:rsidR="00D80CE2" w:rsidRDefault="00D80CE2" w:rsidP="000A7E13">
            <w:pPr>
              <w:spacing w:line="240" w:lineRule="auto"/>
            </w:pPr>
            <w:r>
              <w:rPr>
                <w:rFonts w:ascii="Calibri" w:hAnsi="Calibri" w:cs="Calibri"/>
                <w:color w:val="000000"/>
              </w:rPr>
              <w:t xml:space="preserve">Transaction Amount Table 2: </w:t>
            </w:r>
            <w:r>
              <w:t>float</w:t>
            </w:r>
          </w:p>
        </w:tc>
        <w:tc>
          <w:tcPr>
            <w:tcW w:w="2190" w:type="dxa"/>
            <w:tcBorders>
              <w:top w:val="single" w:sz="4" w:space="0" w:color="auto"/>
              <w:left w:val="single" w:sz="4" w:space="0" w:color="auto"/>
              <w:bottom w:val="single" w:sz="4" w:space="0" w:color="auto"/>
              <w:right w:val="single" w:sz="4" w:space="0" w:color="auto"/>
            </w:tcBorders>
            <w:noWrap/>
            <w:hideMark/>
          </w:tcPr>
          <w:p w14:paraId="282193F3" w14:textId="542F759C" w:rsidR="00D80CE2" w:rsidRDefault="009B5C58" w:rsidP="000A7E13">
            <w:pPr>
              <w:spacing w:line="240" w:lineRule="auto"/>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2B35983C" w14:textId="77777777" w:rsidR="00D80CE2" w:rsidRDefault="00D80CE2" w:rsidP="000A7E13">
            <w:pPr>
              <w:spacing w:line="240" w:lineRule="auto"/>
            </w:pPr>
            <w:r>
              <w:t xml:space="preserve">Amount Threshold to </w:t>
            </w:r>
            <w:r w:rsidRPr="008C2135">
              <w:rPr>
                <w:strike/>
              </w:rPr>
              <w:t>decline</w:t>
            </w:r>
            <w:r>
              <w:t xml:space="preserve"> or alert for old accounts.</w:t>
            </w:r>
          </w:p>
        </w:tc>
      </w:tr>
      <w:tr w:rsidR="00D80CE2" w14:paraId="6F6F8B5A"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65ED0FC" w14:textId="77777777" w:rsidR="00D80CE2" w:rsidRDefault="00D80CE2" w:rsidP="000A7E13">
            <w:pPr>
              <w:spacing w:line="240" w:lineRule="auto"/>
              <w:rPr>
                <w:rFonts w:ascii="Calibri" w:hAnsi="Calibri" w:cs="Calibri"/>
                <w:color w:val="000000"/>
              </w:rPr>
            </w:pPr>
            <w:r>
              <w:rPr>
                <w:rFonts w:ascii="Calibri" w:hAnsi="Calibri" w:cs="Calibri"/>
                <w:color w:val="000000"/>
              </w:rPr>
              <w:t>Transaction Amount Table 3: float</w:t>
            </w:r>
          </w:p>
        </w:tc>
        <w:tc>
          <w:tcPr>
            <w:tcW w:w="2190" w:type="dxa"/>
            <w:tcBorders>
              <w:top w:val="single" w:sz="4" w:space="0" w:color="auto"/>
              <w:left w:val="single" w:sz="4" w:space="0" w:color="auto"/>
              <w:bottom w:val="single" w:sz="4" w:space="0" w:color="auto"/>
              <w:right w:val="single" w:sz="4" w:space="0" w:color="auto"/>
            </w:tcBorders>
            <w:noWrap/>
            <w:hideMark/>
          </w:tcPr>
          <w:p w14:paraId="4E841017" w14:textId="3BBFB96A" w:rsidR="00D80CE2" w:rsidRDefault="00384E5C" w:rsidP="000A7E13">
            <w:pPr>
              <w:spacing w:line="240" w:lineRule="auto"/>
              <w:rPr>
                <w:rFonts w:asciiTheme="minorHAnsi" w:hAnsiTheme="minorHAnsi" w:cstheme="minorBidi"/>
              </w:rPr>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3B6A1334" w14:textId="77777777" w:rsidR="00D80CE2" w:rsidRDefault="00D80CE2" w:rsidP="000A7E13">
            <w:pPr>
              <w:spacing w:line="240" w:lineRule="auto"/>
            </w:pPr>
            <w:r>
              <w:t>Amount Threshold to alert or not for new accounts.</w:t>
            </w:r>
          </w:p>
        </w:tc>
      </w:tr>
    </w:tbl>
    <w:p w14:paraId="6EB74051" w14:textId="71C02F0E" w:rsidR="00D80CE2" w:rsidRDefault="00D80CE2" w:rsidP="004C7A59"/>
    <w:p w14:paraId="74DA0EEA" w14:textId="6C7B1753" w:rsidR="00880137" w:rsidRDefault="00880137" w:rsidP="004C7A59"/>
    <w:p w14:paraId="493AAFC8" w14:textId="6B766365" w:rsidR="00880137" w:rsidRDefault="00880137">
      <w:pPr>
        <w:spacing w:after="160" w:line="259" w:lineRule="auto"/>
      </w:pPr>
      <w:r>
        <w:br w:type="page"/>
      </w:r>
    </w:p>
    <w:p w14:paraId="3187E270" w14:textId="3613FFD8" w:rsidR="007417B6" w:rsidRPr="007417B6" w:rsidRDefault="00B067E0" w:rsidP="00481B42">
      <w:pPr>
        <w:pStyle w:val="Heading4"/>
      </w:pPr>
      <w:bookmarkStart w:id="55" w:name="_Toc87003244"/>
      <w:r>
        <w:lastRenderedPageBreak/>
        <w:t xml:space="preserve">ORT032 </w:t>
      </w:r>
      <w:r w:rsidR="007417B6">
        <w:t>New Same IP E-Transfer Rule</w:t>
      </w:r>
      <w:bookmarkEnd w:id="55"/>
    </w:p>
    <w:p w14:paraId="64464B77" w14:textId="7D37147D" w:rsidR="007F4E60" w:rsidRDefault="002A5D06" w:rsidP="00206F87">
      <w:r>
        <w:t xml:space="preserve">The purpose of this rule is to detect and identify activity that exceeds a threshold velocity of transactions within a time frame from the same IP address. </w:t>
      </w:r>
    </w:p>
    <w:p w14:paraId="495D9F59" w14:textId="6C7A8347" w:rsidR="00206F87" w:rsidRDefault="00206F87" w:rsidP="00206F87"/>
    <w:p w14:paraId="307C1214" w14:textId="330B26EA" w:rsidR="00206F87" w:rsidRDefault="00CF3D75" w:rsidP="00B732AB">
      <w:pPr>
        <w:ind w:left="-5"/>
      </w:pPr>
      <w:r>
        <w:rPr>
          <w:noProof/>
        </w:rPr>
        <w:object w:dxaOrig="1440" w:dyaOrig="1440" w14:anchorId="58A23190">
          <v:shape id="_x0000_s2071" type="#_x0000_t75" style="position:absolute;left:0;text-align:left;margin-left:-.05pt;margin-top:1pt;width:351.75pt;height:393.75pt;z-index:251952128;mso-position-horizontal-relative:text;mso-position-vertical-relative:text">
            <v:imagedata r:id="rId48" o:title=""/>
          </v:shape>
          <o:OLEObject Type="Embed" ProgID="Visio.Drawing.15" ShapeID="_x0000_s2071" DrawAspect="Content" ObjectID="_1700906177" r:id="rId49"/>
        </w:object>
      </w:r>
    </w:p>
    <w:p w14:paraId="63B6E93A" w14:textId="7B1E488F" w:rsidR="00206F87" w:rsidRDefault="00206F87" w:rsidP="00B732AB">
      <w:pPr>
        <w:ind w:left="-5"/>
      </w:pPr>
    </w:p>
    <w:p w14:paraId="53D284C4" w14:textId="4E3C45EB" w:rsidR="00206F87" w:rsidRDefault="00206F87" w:rsidP="00B732AB">
      <w:pPr>
        <w:ind w:left="-5"/>
      </w:pPr>
    </w:p>
    <w:p w14:paraId="795325BB" w14:textId="05DB5D37" w:rsidR="00206F87" w:rsidRDefault="00206F87" w:rsidP="00B732AB">
      <w:pPr>
        <w:ind w:left="-5"/>
      </w:pPr>
    </w:p>
    <w:p w14:paraId="4B93B835" w14:textId="7D0EB00D" w:rsidR="00206F87" w:rsidRDefault="00206F87" w:rsidP="00B732AB">
      <w:pPr>
        <w:ind w:left="-5"/>
      </w:pPr>
    </w:p>
    <w:p w14:paraId="3784EB05" w14:textId="0138E1E2" w:rsidR="00206F87" w:rsidRDefault="00206F87" w:rsidP="00B732AB">
      <w:pPr>
        <w:ind w:left="-5"/>
      </w:pPr>
    </w:p>
    <w:p w14:paraId="7E3E3E04" w14:textId="34DE1205" w:rsidR="00206F87" w:rsidRDefault="00206F87" w:rsidP="00B732AB">
      <w:pPr>
        <w:ind w:left="-5"/>
      </w:pPr>
    </w:p>
    <w:p w14:paraId="466624DB" w14:textId="57A0B3A2" w:rsidR="00206F87" w:rsidRDefault="00206F87" w:rsidP="00B732AB">
      <w:pPr>
        <w:ind w:left="-5"/>
      </w:pPr>
    </w:p>
    <w:p w14:paraId="4B183208" w14:textId="7A44311F" w:rsidR="00206F87" w:rsidRDefault="00206F87" w:rsidP="00B732AB">
      <w:pPr>
        <w:ind w:left="-5"/>
      </w:pPr>
    </w:p>
    <w:p w14:paraId="251D78C3" w14:textId="76AE861C" w:rsidR="00206F87" w:rsidRDefault="00206F87" w:rsidP="00B732AB">
      <w:pPr>
        <w:ind w:left="-5"/>
      </w:pPr>
    </w:p>
    <w:p w14:paraId="205BE5FF" w14:textId="00932B00" w:rsidR="00206F87" w:rsidRDefault="00206F87" w:rsidP="00B732AB">
      <w:pPr>
        <w:ind w:left="-5"/>
      </w:pPr>
    </w:p>
    <w:p w14:paraId="28E55DCB" w14:textId="024BF078" w:rsidR="00206F87" w:rsidRDefault="00206F87" w:rsidP="00B732AB">
      <w:pPr>
        <w:ind w:left="-5"/>
      </w:pPr>
    </w:p>
    <w:p w14:paraId="3654E1A8" w14:textId="451A0A8D" w:rsidR="00206F87" w:rsidRDefault="00206F87" w:rsidP="00B732AB">
      <w:pPr>
        <w:ind w:left="-5"/>
      </w:pPr>
    </w:p>
    <w:p w14:paraId="1313A8E7" w14:textId="74436C0C" w:rsidR="00206F87" w:rsidRDefault="00206F87" w:rsidP="00B732AB">
      <w:pPr>
        <w:ind w:left="-5"/>
      </w:pPr>
    </w:p>
    <w:p w14:paraId="59950929" w14:textId="458D4D06" w:rsidR="00206F87" w:rsidRDefault="00206F87" w:rsidP="00B732AB">
      <w:pPr>
        <w:ind w:left="-5"/>
      </w:pPr>
    </w:p>
    <w:p w14:paraId="58D0C4EE" w14:textId="5C1FD1ED" w:rsidR="00206F87" w:rsidRDefault="00206F87" w:rsidP="00B732AB">
      <w:pPr>
        <w:ind w:left="-5"/>
      </w:pPr>
    </w:p>
    <w:p w14:paraId="4BC5476A" w14:textId="6A5190EF" w:rsidR="00206F87" w:rsidRDefault="00206F87" w:rsidP="00B732AB">
      <w:pPr>
        <w:ind w:left="-5"/>
      </w:pPr>
    </w:p>
    <w:p w14:paraId="56322273" w14:textId="5C6078C2" w:rsidR="00206F87" w:rsidRDefault="00206F87" w:rsidP="00B732AB">
      <w:pPr>
        <w:ind w:left="-5"/>
      </w:pPr>
    </w:p>
    <w:p w14:paraId="7C05824A" w14:textId="7A644C96" w:rsidR="00206F87" w:rsidRDefault="00206F87" w:rsidP="00B732AB">
      <w:pPr>
        <w:ind w:left="-5"/>
      </w:pPr>
    </w:p>
    <w:p w14:paraId="74DB127F" w14:textId="77777777" w:rsidR="00206F87" w:rsidRDefault="00206F87" w:rsidP="00B732AB">
      <w:pPr>
        <w:ind w:left="-5"/>
      </w:pPr>
    </w:p>
    <w:p w14:paraId="4C135833" w14:textId="1D2B7E76" w:rsidR="00206F87" w:rsidRDefault="00206F87" w:rsidP="00B732AB">
      <w:pPr>
        <w:ind w:left="-5"/>
      </w:pPr>
    </w:p>
    <w:p w14:paraId="289F37DB" w14:textId="7F2E8EDE" w:rsidR="00206F87" w:rsidRDefault="00206F87" w:rsidP="00B732AB">
      <w:pPr>
        <w:ind w:left="-5"/>
      </w:pPr>
    </w:p>
    <w:p w14:paraId="382BD156" w14:textId="040A9F4C" w:rsidR="00206F87" w:rsidRDefault="00206F87" w:rsidP="00B732AB">
      <w:pPr>
        <w:ind w:left="-5"/>
      </w:pPr>
    </w:p>
    <w:p w14:paraId="268DCBED" w14:textId="28D5081C" w:rsidR="00206F87" w:rsidRDefault="00206F87" w:rsidP="00B732AB">
      <w:pPr>
        <w:ind w:left="-5"/>
      </w:pPr>
    </w:p>
    <w:p w14:paraId="0FA4D8D1" w14:textId="421E77B5" w:rsidR="00206F87" w:rsidRDefault="00206F87" w:rsidP="00B732AB">
      <w:pPr>
        <w:ind w:left="-5"/>
      </w:pPr>
    </w:p>
    <w:p w14:paraId="25E333EC" w14:textId="184B9E0F" w:rsidR="00206F87" w:rsidRDefault="00206F87" w:rsidP="00B732AB">
      <w:pPr>
        <w:ind w:left="-5"/>
      </w:pPr>
    </w:p>
    <w:p w14:paraId="27FB5734" w14:textId="704D30BE" w:rsidR="00206F87" w:rsidRDefault="00206F87" w:rsidP="00B732AB">
      <w:pPr>
        <w:ind w:left="-5"/>
      </w:pPr>
    </w:p>
    <w:p w14:paraId="5C53D478" w14:textId="170AEBB8" w:rsidR="00206F87" w:rsidRDefault="00206F87" w:rsidP="00B732AB">
      <w:pPr>
        <w:ind w:left="-5"/>
      </w:pPr>
    </w:p>
    <w:p w14:paraId="1901A971" w14:textId="6FCE2558" w:rsidR="00206F87" w:rsidRDefault="00206F87" w:rsidP="00B732AB">
      <w:pPr>
        <w:ind w:left="-5"/>
      </w:pPr>
    </w:p>
    <w:p w14:paraId="527BA43E" w14:textId="6C58C15A" w:rsidR="00206F87" w:rsidRDefault="00206F87" w:rsidP="00B732AB">
      <w:pPr>
        <w:ind w:left="-5"/>
      </w:pPr>
    </w:p>
    <w:p w14:paraId="23FE89F1" w14:textId="76FE99EB" w:rsidR="00206F87" w:rsidRDefault="00206F87" w:rsidP="00B732AB">
      <w:pPr>
        <w:ind w:left="-5"/>
      </w:pPr>
    </w:p>
    <w:p w14:paraId="2063D57E" w14:textId="310205D6" w:rsidR="00206F87" w:rsidRDefault="00206F87" w:rsidP="00B732AB">
      <w:pPr>
        <w:ind w:left="-5"/>
      </w:pPr>
    </w:p>
    <w:p w14:paraId="35A6AC06" w14:textId="56222E61" w:rsidR="00206F87" w:rsidRDefault="00206F87" w:rsidP="00B732AB">
      <w:pPr>
        <w:ind w:left="-5"/>
      </w:pPr>
    </w:p>
    <w:p w14:paraId="785A3506" w14:textId="72C7E30C" w:rsidR="00206F87" w:rsidRDefault="00206F87" w:rsidP="00B732AB">
      <w:pPr>
        <w:ind w:left="-5"/>
      </w:pPr>
    </w:p>
    <w:p w14:paraId="1F9A4ADF" w14:textId="77777777" w:rsidR="00206F87" w:rsidRDefault="00206F87" w:rsidP="00B732AB">
      <w:pPr>
        <w:ind w:left="-5"/>
      </w:pPr>
    </w:p>
    <w:p w14:paraId="43F4E697" w14:textId="5BABAE30" w:rsidR="00B732AB" w:rsidRDefault="00B732AB" w:rsidP="00B732AB">
      <w:pPr>
        <w:ind w:left="-5"/>
      </w:pPr>
      <w:r>
        <w:t xml:space="preserve">The table below presents the rule logic for evaluating a given transaction. If the answer to proceed to the next step is not provided, Navaera will assume the processing on this rule will end.  </w:t>
      </w:r>
    </w:p>
    <w:p w14:paraId="253F0B8B" w14:textId="77777777" w:rsidR="00B732AB" w:rsidRDefault="00B732AB" w:rsidP="00B732AB">
      <w:pPr>
        <w:ind w:left="-5"/>
      </w:pPr>
    </w:p>
    <w:tbl>
      <w:tblPr>
        <w:tblStyle w:val="TableGrid"/>
        <w:tblW w:w="0" w:type="auto"/>
        <w:tblInd w:w="-5" w:type="dxa"/>
        <w:tblLook w:val="04A0" w:firstRow="1" w:lastRow="0" w:firstColumn="1" w:lastColumn="0" w:noHBand="0" w:noVBand="1"/>
      </w:tblPr>
      <w:tblGrid>
        <w:gridCol w:w="969"/>
        <w:gridCol w:w="3138"/>
        <w:gridCol w:w="3566"/>
        <w:gridCol w:w="962"/>
      </w:tblGrid>
      <w:tr w:rsidR="00B732AB" w14:paraId="6B8CF1FF" w14:textId="77777777" w:rsidTr="000A7E13">
        <w:tc>
          <w:tcPr>
            <w:tcW w:w="1170" w:type="dxa"/>
            <w:shd w:val="clear" w:color="auto" w:fill="000000" w:themeFill="text1"/>
          </w:tcPr>
          <w:p w14:paraId="7EAAA16B" w14:textId="77777777" w:rsidR="00B732AB" w:rsidRPr="00CA6129" w:rsidRDefault="00B732AB" w:rsidP="000A7E13">
            <w:pPr>
              <w:rPr>
                <w:color w:val="FFFFFF" w:themeColor="background1"/>
              </w:rPr>
            </w:pPr>
            <w:r w:rsidRPr="00CA6129">
              <w:rPr>
                <w:color w:val="FFFFFF" w:themeColor="background1"/>
              </w:rPr>
              <w:t>Node</w:t>
            </w:r>
          </w:p>
        </w:tc>
        <w:tc>
          <w:tcPr>
            <w:tcW w:w="3144" w:type="dxa"/>
            <w:shd w:val="clear" w:color="auto" w:fill="000000" w:themeFill="text1"/>
          </w:tcPr>
          <w:p w14:paraId="72FF8279" w14:textId="77777777" w:rsidR="00B732AB" w:rsidRPr="00CA6129" w:rsidRDefault="00B732AB" w:rsidP="000A7E13">
            <w:pPr>
              <w:rPr>
                <w:color w:val="FFFFFF" w:themeColor="background1"/>
              </w:rPr>
            </w:pPr>
            <w:r w:rsidRPr="00CA6129">
              <w:rPr>
                <w:color w:val="FFFFFF" w:themeColor="background1"/>
              </w:rPr>
              <w:t>Required Data</w:t>
            </w:r>
          </w:p>
        </w:tc>
        <w:tc>
          <w:tcPr>
            <w:tcW w:w="3336" w:type="dxa"/>
            <w:shd w:val="clear" w:color="auto" w:fill="000000" w:themeFill="text1"/>
          </w:tcPr>
          <w:p w14:paraId="4F3D5EDB" w14:textId="77777777" w:rsidR="00B732AB" w:rsidRPr="00CA6129" w:rsidRDefault="00B732AB" w:rsidP="000A7E13">
            <w:pPr>
              <w:rPr>
                <w:color w:val="FFFFFF" w:themeColor="background1"/>
              </w:rPr>
            </w:pPr>
            <w:r w:rsidRPr="00CA6129">
              <w:rPr>
                <w:color w:val="FFFFFF" w:themeColor="background1"/>
              </w:rPr>
              <w:t>Condition</w:t>
            </w:r>
          </w:p>
        </w:tc>
        <w:tc>
          <w:tcPr>
            <w:tcW w:w="980" w:type="dxa"/>
            <w:shd w:val="clear" w:color="auto" w:fill="000000" w:themeFill="text1"/>
          </w:tcPr>
          <w:p w14:paraId="006CDDFD" w14:textId="77777777" w:rsidR="00B732AB" w:rsidRPr="00CA6129" w:rsidRDefault="00B732AB" w:rsidP="000A7E13">
            <w:pPr>
              <w:rPr>
                <w:color w:val="FFFFFF" w:themeColor="background1"/>
              </w:rPr>
            </w:pPr>
            <w:r w:rsidRPr="00CA6129">
              <w:rPr>
                <w:color w:val="FFFFFF" w:themeColor="background1"/>
              </w:rPr>
              <w:t>Proceed</w:t>
            </w:r>
          </w:p>
        </w:tc>
      </w:tr>
      <w:tr w:rsidR="00B732AB" w14:paraId="4627B60C" w14:textId="77777777" w:rsidTr="000A7E13">
        <w:tc>
          <w:tcPr>
            <w:tcW w:w="1170" w:type="dxa"/>
          </w:tcPr>
          <w:p w14:paraId="192CC198" w14:textId="77777777" w:rsidR="00B732AB" w:rsidRDefault="00B732AB" w:rsidP="000A7E13">
            <w:r>
              <w:t>1</w:t>
            </w:r>
          </w:p>
        </w:tc>
        <w:tc>
          <w:tcPr>
            <w:tcW w:w="3144" w:type="dxa"/>
          </w:tcPr>
          <w:p w14:paraId="650BB045" w14:textId="77777777" w:rsidR="00B732AB" w:rsidRPr="003C223E" w:rsidRDefault="00B732AB" w:rsidP="000A7E13">
            <w:pPr>
              <w:rPr>
                <w:sz w:val="22"/>
                <w:szCs w:val="22"/>
              </w:rPr>
            </w:pPr>
            <w:r w:rsidRPr="003C223E">
              <w:rPr>
                <w:sz w:val="22"/>
                <w:szCs w:val="22"/>
              </w:rPr>
              <w:t xml:space="preserve">Transaction Activity Code  </w:t>
            </w:r>
          </w:p>
          <w:p w14:paraId="0C762EEC" w14:textId="77777777" w:rsidR="00B732AB" w:rsidRPr="003C223E" w:rsidRDefault="00B732AB" w:rsidP="000A7E13">
            <w:pPr>
              <w:rPr>
                <w:sz w:val="22"/>
                <w:szCs w:val="22"/>
              </w:rPr>
            </w:pPr>
            <w:r w:rsidRPr="003C223E">
              <w:rPr>
                <w:sz w:val="22"/>
                <w:szCs w:val="22"/>
              </w:rPr>
              <w:t>Same_Ip_Activity_Code_Node1</w:t>
            </w:r>
          </w:p>
        </w:tc>
        <w:tc>
          <w:tcPr>
            <w:tcW w:w="3336" w:type="dxa"/>
          </w:tcPr>
          <w:p w14:paraId="2CF2BDC5" w14:textId="77777777" w:rsidR="00B732AB" w:rsidRPr="003C223E" w:rsidRDefault="00B732AB" w:rsidP="000A7E13">
            <w:pPr>
              <w:rPr>
                <w:sz w:val="22"/>
                <w:szCs w:val="22"/>
              </w:rPr>
            </w:pPr>
            <w:r w:rsidRPr="003C223E">
              <w:rPr>
                <w:sz w:val="22"/>
                <w:szCs w:val="22"/>
              </w:rPr>
              <w:t>Is the transaction Activity Code in Same_Ip_Activity_Code_Node1?</w:t>
            </w:r>
          </w:p>
        </w:tc>
        <w:tc>
          <w:tcPr>
            <w:tcW w:w="980" w:type="dxa"/>
          </w:tcPr>
          <w:p w14:paraId="77670495" w14:textId="77777777" w:rsidR="00B732AB" w:rsidRDefault="00B732AB" w:rsidP="000A7E13">
            <w:r>
              <w:t>YES</w:t>
            </w:r>
          </w:p>
        </w:tc>
      </w:tr>
      <w:tr w:rsidR="00B732AB" w14:paraId="27DB662C" w14:textId="77777777" w:rsidTr="000A7E13">
        <w:tc>
          <w:tcPr>
            <w:tcW w:w="1170" w:type="dxa"/>
          </w:tcPr>
          <w:p w14:paraId="7C7FD62E" w14:textId="77777777" w:rsidR="00B732AB" w:rsidRDefault="00B732AB" w:rsidP="000A7E13">
            <w:r>
              <w:t>2</w:t>
            </w:r>
          </w:p>
        </w:tc>
        <w:tc>
          <w:tcPr>
            <w:tcW w:w="3144" w:type="dxa"/>
          </w:tcPr>
          <w:p w14:paraId="4F488B29" w14:textId="77777777" w:rsidR="00B732AB" w:rsidRPr="003C223E" w:rsidRDefault="00B732AB" w:rsidP="000A7E13">
            <w:pPr>
              <w:rPr>
                <w:sz w:val="22"/>
                <w:szCs w:val="22"/>
              </w:rPr>
            </w:pPr>
            <w:r w:rsidRPr="003C223E">
              <w:rPr>
                <w:sz w:val="22"/>
                <w:szCs w:val="22"/>
              </w:rPr>
              <w:t xml:space="preserve">Transaction Amount </w:t>
            </w:r>
          </w:p>
          <w:p w14:paraId="2D0F85D4" w14:textId="77777777" w:rsidR="00B732AB" w:rsidRPr="003C223E" w:rsidRDefault="00B732AB" w:rsidP="000A7E13">
            <w:pPr>
              <w:rPr>
                <w:sz w:val="22"/>
                <w:szCs w:val="22"/>
              </w:rPr>
            </w:pPr>
            <w:r w:rsidRPr="003C223E">
              <w:rPr>
                <w:sz w:val="22"/>
                <w:szCs w:val="22"/>
              </w:rPr>
              <w:t>Same_Ip_Trans_Amnt_Node2</w:t>
            </w:r>
          </w:p>
        </w:tc>
        <w:tc>
          <w:tcPr>
            <w:tcW w:w="3336" w:type="dxa"/>
          </w:tcPr>
          <w:p w14:paraId="478DD900" w14:textId="77777777" w:rsidR="00B732AB" w:rsidRPr="003C223E" w:rsidRDefault="00B732AB" w:rsidP="000A7E13">
            <w:pPr>
              <w:rPr>
                <w:sz w:val="22"/>
                <w:szCs w:val="22"/>
              </w:rPr>
            </w:pPr>
            <w:r w:rsidRPr="003C223E">
              <w:rPr>
                <w:sz w:val="22"/>
                <w:szCs w:val="22"/>
              </w:rPr>
              <w:t>Is the transaction amount greater than or equal to the value in Same_Ip_Trans_Amnt_Node2?</w:t>
            </w:r>
          </w:p>
        </w:tc>
        <w:tc>
          <w:tcPr>
            <w:tcW w:w="980" w:type="dxa"/>
          </w:tcPr>
          <w:p w14:paraId="27CABDAD" w14:textId="77777777" w:rsidR="00B732AB" w:rsidRDefault="00B732AB" w:rsidP="000A7E13">
            <w:r>
              <w:t>YES</w:t>
            </w:r>
          </w:p>
        </w:tc>
      </w:tr>
      <w:tr w:rsidR="00B732AB" w14:paraId="68663D70" w14:textId="77777777" w:rsidTr="000A7E13">
        <w:tc>
          <w:tcPr>
            <w:tcW w:w="1170" w:type="dxa"/>
          </w:tcPr>
          <w:p w14:paraId="26EB7509" w14:textId="77777777" w:rsidR="00B732AB" w:rsidRDefault="00B732AB" w:rsidP="000A7E13">
            <w:r>
              <w:t>3</w:t>
            </w:r>
          </w:p>
        </w:tc>
        <w:tc>
          <w:tcPr>
            <w:tcW w:w="3144" w:type="dxa"/>
          </w:tcPr>
          <w:p w14:paraId="31F5A5F3" w14:textId="77777777" w:rsidR="00B732AB" w:rsidRPr="003C223E" w:rsidRDefault="00B732AB" w:rsidP="000A7E13">
            <w:pPr>
              <w:rPr>
                <w:sz w:val="22"/>
                <w:szCs w:val="22"/>
              </w:rPr>
            </w:pPr>
            <w:r w:rsidRPr="003C223E">
              <w:rPr>
                <w:sz w:val="22"/>
                <w:szCs w:val="22"/>
              </w:rPr>
              <w:t xml:space="preserve">Transaction History: </w:t>
            </w:r>
          </w:p>
          <w:p w14:paraId="37EC204A" w14:textId="77777777" w:rsidR="00B732AB" w:rsidRPr="003C223E" w:rsidRDefault="00B732AB" w:rsidP="000A7E13">
            <w:pPr>
              <w:rPr>
                <w:sz w:val="22"/>
                <w:szCs w:val="22"/>
              </w:rPr>
            </w:pPr>
            <w:r w:rsidRPr="003C223E">
              <w:rPr>
                <w:sz w:val="22"/>
                <w:szCs w:val="22"/>
              </w:rPr>
              <w:t xml:space="preserve">Account holder </w:t>
            </w:r>
          </w:p>
          <w:p w14:paraId="789F7585" w14:textId="77777777" w:rsidR="00B732AB" w:rsidRPr="003C223E" w:rsidRDefault="00B732AB" w:rsidP="000A7E13">
            <w:pPr>
              <w:rPr>
                <w:sz w:val="22"/>
                <w:szCs w:val="22"/>
              </w:rPr>
            </w:pPr>
            <w:r w:rsidRPr="003C223E">
              <w:rPr>
                <w:sz w:val="22"/>
                <w:szCs w:val="22"/>
              </w:rPr>
              <w:t xml:space="preserve">Recipient Name Activity Code  </w:t>
            </w:r>
          </w:p>
          <w:p w14:paraId="186C69D4" w14:textId="77777777" w:rsidR="00B732AB" w:rsidRPr="003C223E" w:rsidRDefault="00B732AB" w:rsidP="000A7E13">
            <w:pPr>
              <w:rPr>
                <w:sz w:val="22"/>
                <w:szCs w:val="22"/>
              </w:rPr>
            </w:pPr>
            <w:r w:rsidRPr="003C223E">
              <w:rPr>
                <w:sz w:val="22"/>
                <w:szCs w:val="22"/>
              </w:rPr>
              <w:lastRenderedPageBreak/>
              <w:t xml:space="preserve">Same_Ip_Activity_Code_Node3  </w:t>
            </w:r>
          </w:p>
          <w:p w14:paraId="12249CE5" w14:textId="77777777" w:rsidR="00B732AB" w:rsidRPr="003C223E" w:rsidRDefault="00B732AB" w:rsidP="000A7E13">
            <w:pPr>
              <w:rPr>
                <w:sz w:val="22"/>
                <w:szCs w:val="22"/>
              </w:rPr>
            </w:pPr>
            <w:r w:rsidRPr="003C223E">
              <w:rPr>
                <w:sz w:val="22"/>
                <w:szCs w:val="22"/>
              </w:rPr>
              <w:t>Same_Ip_Lookback_Node3</w:t>
            </w:r>
          </w:p>
        </w:tc>
        <w:tc>
          <w:tcPr>
            <w:tcW w:w="3336" w:type="dxa"/>
          </w:tcPr>
          <w:p w14:paraId="21A3BD7B" w14:textId="77777777" w:rsidR="00B732AB" w:rsidRPr="003C223E" w:rsidRDefault="00B732AB" w:rsidP="000A7E13">
            <w:pPr>
              <w:rPr>
                <w:sz w:val="22"/>
                <w:szCs w:val="22"/>
              </w:rPr>
            </w:pPr>
            <w:r w:rsidRPr="003C223E">
              <w:rPr>
                <w:sz w:val="22"/>
                <w:szCs w:val="22"/>
              </w:rPr>
              <w:lastRenderedPageBreak/>
              <w:t xml:space="preserve">Has there been a transaction with an activity code matching Same_Ip_Activity_Code_Node3 (to </w:t>
            </w:r>
            <w:r w:rsidRPr="003C223E">
              <w:rPr>
                <w:sz w:val="22"/>
                <w:szCs w:val="22"/>
              </w:rPr>
              <w:lastRenderedPageBreak/>
              <w:t>identify e-Transfer transactions) from this account to same recipient name as the current transaction in past Same_Ip_Lookback_Node3?</w:t>
            </w:r>
          </w:p>
        </w:tc>
        <w:tc>
          <w:tcPr>
            <w:tcW w:w="980" w:type="dxa"/>
          </w:tcPr>
          <w:p w14:paraId="21A8EBAE" w14:textId="77777777" w:rsidR="00B732AB" w:rsidRDefault="00B732AB" w:rsidP="000A7E13">
            <w:r>
              <w:lastRenderedPageBreak/>
              <w:t>NO</w:t>
            </w:r>
          </w:p>
        </w:tc>
      </w:tr>
      <w:tr w:rsidR="00B732AB" w14:paraId="5B5345C3" w14:textId="77777777" w:rsidTr="000A7E13">
        <w:tc>
          <w:tcPr>
            <w:tcW w:w="1170" w:type="dxa"/>
          </w:tcPr>
          <w:p w14:paraId="354FD99D" w14:textId="77777777" w:rsidR="00B732AB" w:rsidRDefault="00B732AB" w:rsidP="000A7E13">
            <w:r>
              <w:t>4</w:t>
            </w:r>
          </w:p>
        </w:tc>
        <w:tc>
          <w:tcPr>
            <w:tcW w:w="3144" w:type="dxa"/>
          </w:tcPr>
          <w:p w14:paraId="535C3367" w14:textId="77777777" w:rsidR="00B732AB" w:rsidRPr="003C223E" w:rsidRDefault="00B732AB" w:rsidP="000A7E13">
            <w:pPr>
              <w:rPr>
                <w:sz w:val="22"/>
                <w:szCs w:val="22"/>
              </w:rPr>
            </w:pPr>
            <w:r w:rsidRPr="003C223E">
              <w:rPr>
                <w:sz w:val="22"/>
                <w:szCs w:val="22"/>
              </w:rPr>
              <w:t xml:space="preserve">Transaction History: </w:t>
            </w:r>
          </w:p>
          <w:p w14:paraId="132CC851" w14:textId="77777777" w:rsidR="00B732AB" w:rsidRPr="003C223E" w:rsidRDefault="00B732AB" w:rsidP="000A7E13">
            <w:pPr>
              <w:rPr>
                <w:sz w:val="22"/>
                <w:szCs w:val="22"/>
              </w:rPr>
            </w:pPr>
            <w:r w:rsidRPr="003C223E">
              <w:rPr>
                <w:sz w:val="22"/>
                <w:szCs w:val="22"/>
              </w:rPr>
              <w:t xml:space="preserve">Transaction Amount Activity Code </w:t>
            </w:r>
          </w:p>
          <w:p w14:paraId="380D935C" w14:textId="77777777" w:rsidR="00B732AB" w:rsidRPr="003C223E" w:rsidRDefault="00B732AB" w:rsidP="000A7E13">
            <w:pPr>
              <w:rPr>
                <w:sz w:val="22"/>
                <w:szCs w:val="22"/>
              </w:rPr>
            </w:pPr>
            <w:r w:rsidRPr="003C223E">
              <w:rPr>
                <w:sz w:val="22"/>
                <w:szCs w:val="22"/>
              </w:rPr>
              <w:t xml:space="preserve">Same_Ip_Activity_Code_Node4 </w:t>
            </w:r>
          </w:p>
          <w:p w14:paraId="7BDAF248" w14:textId="77777777" w:rsidR="00B732AB" w:rsidRPr="003C223E" w:rsidRDefault="00B732AB" w:rsidP="000A7E13">
            <w:pPr>
              <w:rPr>
                <w:sz w:val="22"/>
                <w:szCs w:val="22"/>
              </w:rPr>
            </w:pPr>
            <w:r w:rsidRPr="003C223E">
              <w:rPr>
                <w:sz w:val="22"/>
                <w:szCs w:val="22"/>
              </w:rPr>
              <w:t>Same_Ip_Lookback_Node4</w:t>
            </w:r>
          </w:p>
        </w:tc>
        <w:tc>
          <w:tcPr>
            <w:tcW w:w="3336" w:type="dxa"/>
          </w:tcPr>
          <w:p w14:paraId="198DA766" w14:textId="77777777" w:rsidR="00B732AB" w:rsidRPr="003C223E" w:rsidRDefault="00B732AB" w:rsidP="000A7E13">
            <w:pPr>
              <w:rPr>
                <w:sz w:val="22"/>
                <w:szCs w:val="22"/>
              </w:rPr>
            </w:pPr>
            <w:r w:rsidRPr="003C223E">
              <w:rPr>
                <w:sz w:val="22"/>
                <w:szCs w:val="22"/>
              </w:rPr>
              <w:t>Is the transaction amount greater than (&gt;) the average amount of e-transfers (identified by matching activity code to Same_Ip_Activity_Code_Node4) from the past Same_Ip_Lookback_Node4 days?</w:t>
            </w:r>
          </w:p>
        </w:tc>
        <w:tc>
          <w:tcPr>
            <w:tcW w:w="980" w:type="dxa"/>
          </w:tcPr>
          <w:p w14:paraId="6A5BB59D" w14:textId="77777777" w:rsidR="00B732AB" w:rsidRDefault="00B732AB" w:rsidP="000A7E13">
            <w:r>
              <w:t>YES</w:t>
            </w:r>
          </w:p>
        </w:tc>
      </w:tr>
      <w:tr w:rsidR="00B732AB" w14:paraId="7E9A0B75" w14:textId="77777777" w:rsidTr="000A7E13">
        <w:tc>
          <w:tcPr>
            <w:tcW w:w="1170" w:type="dxa"/>
          </w:tcPr>
          <w:p w14:paraId="24A8421A" w14:textId="77777777" w:rsidR="00B732AB" w:rsidRDefault="00B732AB" w:rsidP="000A7E13">
            <w:r>
              <w:t>5</w:t>
            </w:r>
          </w:p>
        </w:tc>
        <w:tc>
          <w:tcPr>
            <w:tcW w:w="3144" w:type="dxa"/>
          </w:tcPr>
          <w:p w14:paraId="65FCA760" w14:textId="77777777" w:rsidR="00B732AB" w:rsidRPr="003C223E" w:rsidRDefault="00B732AB" w:rsidP="000A7E13">
            <w:pPr>
              <w:rPr>
                <w:sz w:val="22"/>
                <w:szCs w:val="22"/>
              </w:rPr>
            </w:pPr>
            <w:r w:rsidRPr="003C223E">
              <w:rPr>
                <w:sz w:val="22"/>
                <w:szCs w:val="22"/>
              </w:rPr>
              <w:t xml:space="preserve">Transaction History: </w:t>
            </w:r>
          </w:p>
          <w:p w14:paraId="28ADF61A" w14:textId="7CEC2819"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34C71053" w14:textId="77777777" w:rsidR="00B732AB" w:rsidRPr="003C223E" w:rsidRDefault="00B732AB" w:rsidP="000A7E13">
            <w:pPr>
              <w:rPr>
                <w:sz w:val="22"/>
                <w:szCs w:val="22"/>
              </w:rPr>
            </w:pPr>
            <w:r w:rsidRPr="003C223E">
              <w:rPr>
                <w:sz w:val="22"/>
                <w:szCs w:val="22"/>
              </w:rPr>
              <w:t xml:space="preserve">Same_Ip_Activity_Code_Node5 </w:t>
            </w:r>
          </w:p>
          <w:p w14:paraId="53CA0190" w14:textId="77777777" w:rsidR="00B732AB" w:rsidRPr="003C223E" w:rsidRDefault="00B732AB" w:rsidP="000A7E13">
            <w:pPr>
              <w:rPr>
                <w:sz w:val="22"/>
                <w:szCs w:val="22"/>
              </w:rPr>
            </w:pPr>
            <w:r w:rsidRPr="003C223E">
              <w:rPr>
                <w:sz w:val="22"/>
                <w:szCs w:val="22"/>
              </w:rPr>
              <w:t>Same_Ip_Lookback_Node5</w:t>
            </w:r>
          </w:p>
        </w:tc>
        <w:tc>
          <w:tcPr>
            <w:tcW w:w="3336" w:type="dxa"/>
          </w:tcPr>
          <w:p w14:paraId="07AAE11C" w14:textId="32C2958B" w:rsidR="00B732AB" w:rsidRPr="003C223E" w:rsidRDefault="00B732AB" w:rsidP="000A7E13">
            <w:pPr>
              <w:rPr>
                <w:sz w:val="22"/>
                <w:szCs w:val="22"/>
              </w:rPr>
            </w:pPr>
            <w:r w:rsidRPr="003C223E">
              <w:rPr>
                <w:sz w:val="22"/>
                <w:szCs w:val="22"/>
              </w:rPr>
              <w:t xml:space="preserve">Has there been any addition to an e-transfer recipient (identified by an activity code matching Same_Ip_Activity_Code_Node5) within the past Same_Ip_Lookback_Node5 days for the </w:t>
            </w:r>
            <w:r w:rsidR="00040F82">
              <w:rPr>
                <w:sz w:val="22"/>
                <w:szCs w:val="22"/>
              </w:rPr>
              <w:t>customer</w:t>
            </w:r>
            <w:r w:rsidRPr="003C223E">
              <w:rPr>
                <w:sz w:val="22"/>
                <w:szCs w:val="22"/>
              </w:rPr>
              <w:t xml:space="preserve"> associated with this transaction?</w:t>
            </w:r>
          </w:p>
        </w:tc>
        <w:tc>
          <w:tcPr>
            <w:tcW w:w="980" w:type="dxa"/>
          </w:tcPr>
          <w:p w14:paraId="418AA2F3" w14:textId="77777777" w:rsidR="00B732AB" w:rsidRDefault="00B732AB" w:rsidP="000A7E13">
            <w:r>
              <w:t>YES</w:t>
            </w:r>
          </w:p>
        </w:tc>
      </w:tr>
      <w:tr w:rsidR="00B732AB" w14:paraId="713A4F3E" w14:textId="77777777" w:rsidTr="000A7E13">
        <w:tc>
          <w:tcPr>
            <w:tcW w:w="1170" w:type="dxa"/>
          </w:tcPr>
          <w:p w14:paraId="76B676C5" w14:textId="77777777" w:rsidR="00B732AB" w:rsidRDefault="00B732AB" w:rsidP="000A7E13">
            <w:r>
              <w:t>6</w:t>
            </w:r>
          </w:p>
        </w:tc>
        <w:tc>
          <w:tcPr>
            <w:tcW w:w="3144" w:type="dxa"/>
          </w:tcPr>
          <w:p w14:paraId="50F759BA" w14:textId="77777777" w:rsidR="00B732AB" w:rsidRPr="003C223E" w:rsidRDefault="00B732AB" w:rsidP="000A7E13">
            <w:pPr>
              <w:rPr>
                <w:sz w:val="22"/>
                <w:szCs w:val="22"/>
              </w:rPr>
            </w:pPr>
            <w:r w:rsidRPr="003C223E">
              <w:rPr>
                <w:sz w:val="22"/>
                <w:szCs w:val="22"/>
              </w:rPr>
              <w:t xml:space="preserve">Transaction History: </w:t>
            </w:r>
          </w:p>
          <w:p w14:paraId="3C3A1FA5" w14:textId="77777777" w:rsidR="00B732AB" w:rsidRPr="003C223E" w:rsidRDefault="00B732AB" w:rsidP="000A7E13">
            <w:pPr>
              <w:rPr>
                <w:sz w:val="22"/>
                <w:szCs w:val="22"/>
              </w:rPr>
            </w:pPr>
            <w:r w:rsidRPr="003C223E">
              <w:rPr>
                <w:sz w:val="22"/>
                <w:szCs w:val="22"/>
              </w:rPr>
              <w:t xml:space="preserve">Transaction Amount </w:t>
            </w:r>
          </w:p>
          <w:p w14:paraId="1CDCC613" w14:textId="243404F1"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5CA7852B" w14:textId="77777777" w:rsidR="00B732AB" w:rsidRPr="003C223E" w:rsidRDefault="00B732AB" w:rsidP="000A7E13">
            <w:pPr>
              <w:rPr>
                <w:sz w:val="22"/>
                <w:szCs w:val="22"/>
              </w:rPr>
            </w:pPr>
          </w:p>
          <w:p w14:paraId="21AC9A4A" w14:textId="77777777" w:rsidR="00B732AB" w:rsidRPr="003C223E" w:rsidRDefault="00B732AB" w:rsidP="000A7E13">
            <w:pPr>
              <w:rPr>
                <w:sz w:val="22"/>
                <w:szCs w:val="22"/>
              </w:rPr>
            </w:pPr>
            <w:r w:rsidRPr="003C223E">
              <w:rPr>
                <w:sz w:val="22"/>
                <w:szCs w:val="22"/>
              </w:rPr>
              <w:t xml:space="preserve">Same_Ip_Activity_Code_Node6 </w:t>
            </w:r>
          </w:p>
          <w:p w14:paraId="75A7D049" w14:textId="77777777" w:rsidR="00B732AB" w:rsidRPr="003C223E" w:rsidRDefault="00B732AB" w:rsidP="000A7E13">
            <w:pPr>
              <w:rPr>
                <w:sz w:val="22"/>
                <w:szCs w:val="22"/>
              </w:rPr>
            </w:pPr>
            <w:r w:rsidRPr="003C223E">
              <w:rPr>
                <w:sz w:val="22"/>
                <w:szCs w:val="22"/>
              </w:rPr>
              <w:t xml:space="preserve">Same_Ip_Lookback_Node6 </w:t>
            </w:r>
          </w:p>
          <w:p w14:paraId="41EE84B1" w14:textId="77777777" w:rsidR="00B732AB" w:rsidRPr="003C223E" w:rsidRDefault="00B732AB" w:rsidP="000A7E13">
            <w:pPr>
              <w:rPr>
                <w:sz w:val="22"/>
                <w:szCs w:val="22"/>
              </w:rPr>
            </w:pPr>
            <w:r w:rsidRPr="003C223E">
              <w:rPr>
                <w:sz w:val="22"/>
                <w:szCs w:val="22"/>
              </w:rPr>
              <w:t>Same_Ip_VelSum_Amnt_Node6</w:t>
            </w:r>
          </w:p>
        </w:tc>
        <w:tc>
          <w:tcPr>
            <w:tcW w:w="3336" w:type="dxa"/>
          </w:tcPr>
          <w:p w14:paraId="76656406" w14:textId="77777777" w:rsidR="00B732AB" w:rsidRPr="003C223E" w:rsidRDefault="00B732AB" w:rsidP="000A7E13">
            <w:pPr>
              <w:rPr>
                <w:sz w:val="22"/>
                <w:szCs w:val="22"/>
              </w:rPr>
            </w:pPr>
            <w:r w:rsidRPr="003C223E">
              <w:rPr>
                <w:sz w:val="22"/>
                <w:szCs w:val="22"/>
              </w:rPr>
              <w:t xml:space="preserve">Is the sum of transactions that meet the following criteria: </w:t>
            </w:r>
          </w:p>
          <w:p w14:paraId="2ABB1F56"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Activity Code = Same_Ip_Activity_Code_Node6</w:t>
            </w:r>
          </w:p>
          <w:p w14:paraId="67ADE21C" w14:textId="079262AD" w:rsidR="00B732AB" w:rsidRPr="003C223E" w:rsidRDefault="00040F82" w:rsidP="000A7E13">
            <w:pPr>
              <w:pStyle w:val="ListParagraph"/>
              <w:numPr>
                <w:ilvl w:val="0"/>
                <w:numId w:val="32"/>
              </w:numPr>
              <w:ind w:left="331" w:hanging="300"/>
              <w:rPr>
                <w:sz w:val="22"/>
                <w:szCs w:val="22"/>
              </w:rPr>
            </w:pPr>
            <w:r>
              <w:rPr>
                <w:sz w:val="22"/>
                <w:szCs w:val="22"/>
              </w:rPr>
              <w:t>Customer</w:t>
            </w:r>
            <w:r w:rsidR="00B732AB" w:rsidRPr="003C223E">
              <w:rPr>
                <w:sz w:val="22"/>
                <w:szCs w:val="22"/>
              </w:rPr>
              <w:t xml:space="preserve"> Number is same as current </w:t>
            </w:r>
            <w:r>
              <w:rPr>
                <w:sz w:val="22"/>
                <w:szCs w:val="22"/>
              </w:rPr>
              <w:t>customer</w:t>
            </w:r>
            <w:r w:rsidR="00B732AB" w:rsidRPr="003C223E">
              <w:rPr>
                <w:sz w:val="22"/>
                <w:szCs w:val="22"/>
              </w:rPr>
              <w:t xml:space="preserve"> of transaction </w:t>
            </w:r>
          </w:p>
          <w:p w14:paraId="14C82B09"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Within the past Same_Ip_Lookback_Node6 days</w:t>
            </w:r>
          </w:p>
          <w:p w14:paraId="5E27AA18"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greater than Same_Ip_VelSum_Amnt_Node6?</w:t>
            </w:r>
          </w:p>
        </w:tc>
        <w:tc>
          <w:tcPr>
            <w:tcW w:w="980" w:type="dxa"/>
          </w:tcPr>
          <w:p w14:paraId="32B552E8" w14:textId="77777777" w:rsidR="00B732AB" w:rsidRDefault="00B732AB" w:rsidP="000A7E13">
            <w:r>
              <w:t>YES</w:t>
            </w:r>
          </w:p>
        </w:tc>
      </w:tr>
      <w:tr w:rsidR="00B732AB" w14:paraId="68D48C4A" w14:textId="77777777" w:rsidTr="000A7E13">
        <w:tc>
          <w:tcPr>
            <w:tcW w:w="1170" w:type="dxa"/>
          </w:tcPr>
          <w:p w14:paraId="64FEE9DE" w14:textId="77777777" w:rsidR="00B732AB" w:rsidRDefault="00B732AB" w:rsidP="000A7E13">
            <w:r>
              <w:t>7 (Action Step)</w:t>
            </w:r>
          </w:p>
        </w:tc>
        <w:tc>
          <w:tcPr>
            <w:tcW w:w="3144" w:type="dxa"/>
          </w:tcPr>
          <w:p w14:paraId="225EDCAA" w14:textId="77777777" w:rsidR="00B732AB" w:rsidRDefault="00B732AB" w:rsidP="000A7E13">
            <w:r w:rsidRPr="003C223E">
              <w:t>Same_Ip _OLB_ACTION</w:t>
            </w:r>
          </w:p>
        </w:tc>
        <w:tc>
          <w:tcPr>
            <w:tcW w:w="3336" w:type="dxa"/>
          </w:tcPr>
          <w:p w14:paraId="2C4438A1" w14:textId="77777777" w:rsidR="00B732AB" w:rsidRDefault="00B732AB" w:rsidP="000A7E13">
            <w:pPr>
              <w:pStyle w:val="ListParagraph"/>
              <w:numPr>
                <w:ilvl w:val="0"/>
                <w:numId w:val="33"/>
              </w:numPr>
              <w:ind w:left="376"/>
            </w:pPr>
            <w:r>
              <w:t xml:space="preserve">Approve Transaction </w:t>
            </w:r>
          </w:p>
          <w:p w14:paraId="503D4E48" w14:textId="77777777" w:rsidR="00B732AB" w:rsidRDefault="00B732AB" w:rsidP="000A7E13">
            <w:pPr>
              <w:pStyle w:val="ListParagraph"/>
              <w:numPr>
                <w:ilvl w:val="0"/>
                <w:numId w:val="33"/>
              </w:numPr>
              <w:ind w:left="376"/>
            </w:pPr>
            <w:r>
              <w:t xml:space="preserve">Generate Event with a score of 100 </w:t>
            </w:r>
          </w:p>
          <w:p w14:paraId="5AF0F92B" w14:textId="77777777" w:rsidR="00B732AB" w:rsidRDefault="00B732AB" w:rsidP="000A7E13">
            <w:pPr>
              <w:pStyle w:val="ListParagraph"/>
              <w:numPr>
                <w:ilvl w:val="0"/>
                <w:numId w:val="33"/>
              </w:numPr>
              <w:ind w:left="376"/>
            </w:pPr>
            <w:r>
              <w:t>OLB Action Value response</w:t>
            </w:r>
          </w:p>
        </w:tc>
        <w:tc>
          <w:tcPr>
            <w:tcW w:w="980" w:type="dxa"/>
          </w:tcPr>
          <w:p w14:paraId="6993DEBB" w14:textId="77777777" w:rsidR="00B732AB" w:rsidRDefault="00B732AB" w:rsidP="000A7E13"/>
        </w:tc>
      </w:tr>
    </w:tbl>
    <w:p w14:paraId="3D16E35A" w14:textId="77777777" w:rsidR="00B732AB" w:rsidRDefault="00B732AB" w:rsidP="00B732AB">
      <w:pPr>
        <w:ind w:left="-5"/>
      </w:pPr>
    </w:p>
    <w:p w14:paraId="321CBFD3" w14:textId="77777777" w:rsidR="00B732AB" w:rsidRDefault="00B732AB" w:rsidP="00B732AB"/>
    <w:p w14:paraId="13F7CA1C" w14:textId="77777777" w:rsidR="00B732AB" w:rsidRDefault="00B732AB" w:rsidP="00B732AB">
      <w:pPr>
        <w:pStyle w:val="Heading5"/>
      </w:pPr>
      <w:r>
        <w:t>Mapping Strategy</w:t>
      </w:r>
    </w:p>
    <w:p w14:paraId="24116073" w14:textId="77777777" w:rsidR="00B732AB" w:rsidRDefault="00B732AB" w:rsidP="00B732AB">
      <w:r>
        <w:t>When screening online transactions against the Same IP E-Transfer rule, the following fields will be used:</w:t>
      </w:r>
    </w:p>
    <w:p w14:paraId="49ADF22B" w14:textId="77777777" w:rsidR="00B732AB" w:rsidRDefault="00B732AB" w:rsidP="00B732AB"/>
    <w:tbl>
      <w:tblPr>
        <w:tblStyle w:val="TableGrid"/>
        <w:tblW w:w="0" w:type="auto"/>
        <w:tblLook w:val="04A0" w:firstRow="1" w:lastRow="0" w:firstColumn="1" w:lastColumn="0" w:noHBand="0" w:noVBand="1"/>
      </w:tblPr>
      <w:tblGrid>
        <w:gridCol w:w="3012"/>
        <w:gridCol w:w="5618"/>
      </w:tblGrid>
      <w:tr w:rsidR="00B732AB" w:rsidRPr="00565B19" w14:paraId="6FFA0E5B" w14:textId="77777777" w:rsidTr="000A7E13">
        <w:tc>
          <w:tcPr>
            <w:tcW w:w="3012" w:type="dxa"/>
            <w:shd w:val="clear" w:color="auto" w:fill="000000" w:themeFill="text1"/>
          </w:tcPr>
          <w:p w14:paraId="31304605"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Field Name</w:t>
            </w:r>
          </w:p>
        </w:tc>
        <w:tc>
          <w:tcPr>
            <w:tcW w:w="5618" w:type="dxa"/>
            <w:shd w:val="clear" w:color="auto" w:fill="000000" w:themeFill="text1"/>
          </w:tcPr>
          <w:p w14:paraId="23FB04F6"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Description</w:t>
            </w:r>
          </w:p>
        </w:tc>
      </w:tr>
      <w:tr w:rsidR="00B732AB" w14:paraId="1ABEBD72" w14:textId="77777777" w:rsidTr="000A7E13">
        <w:tc>
          <w:tcPr>
            <w:tcW w:w="3012" w:type="dxa"/>
          </w:tcPr>
          <w:p w14:paraId="6705B3B7" w14:textId="77777777" w:rsidR="00B732AB" w:rsidRDefault="00B732AB" w:rsidP="000A7E13">
            <w:pPr>
              <w:spacing w:line="240" w:lineRule="auto"/>
            </w:pPr>
            <w:r>
              <w:t>Activity Code</w:t>
            </w:r>
          </w:p>
        </w:tc>
        <w:tc>
          <w:tcPr>
            <w:tcW w:w="5618" w:type="dxa"/>
          </w:tcPr>
          <w:p w14:paraId="60CC5AA8" w14:textId="77777777" w:rsidR="00B732AB" w:rsidRDefault="00B732AB" w:rsidP="000A7E13">
            <w:pPr>
              <w:spacing w:line="240" w:lineRule="auto"/>
            </w:pPr>
            <w:r>
              <w:t>Used to identify the type of online banking transaction taking place.</w:t>
            </w:r>
          </w:p>
        </w:tc>
      </w:tr>
      <w:tr w:rsidR="00B732AB" w14:paraId="79512C52" w14:textId="77777777" w:rsidTr="000A7E13">
        <w:tc>
          <w:tcPr>
            <w:tcW w:w="3012" w:type="dxa"/>
          </w:tcPr>
          <w:p w14:paraId="22766CCC" w14:textId="77777777" w:rsidR="00B732AB" w:rsidRDefault="00B732AB" w:rsidP="000A7E13">
            <w:pPr>
              <w:spacing w:line="240" w:lineRule="auto"/>
            </w:pPr>
            <w:r>
              <w:t>Amount</w:t>
            </w:r>
          </w:p>
        </w:tc>
        <w:tc>
          <w:tcPr>
            <w:tcW w:w="5618" w:type="dxa"/>
          </w:tcPr>
          <w:p w14:paraId="3438924C" w14:textId="77777777" w:rsidR="00B732AB" w:rsidRDefault="00B732AB" w:rsidP="000A7E13">
            <w:pPr>
              <w:spacing w:line="240" w:lineRule="auto"/>
            </w:pPr>
            <w:r>
              <w:t>Used to determine the total amount of a transaction.</w:t>
            </w:r>
          </w:p>
        </w:tc>
      </w:tr>
      <w:tr w:rsidR="00B732AB" w14:paraId="52750F72" w14:textId="77777777" w:rsidTr="000A7E13">
        <w:tc>
          <w:tcPr>
            <w:tcW w:w="3012" w:type="dxa"/>
          </w:tcPr>
          <w:p w14:paraId="3A1E4744" w14:textId="77777777" w:rsidR="00B732AB" w:rsidRDefault="00B732AB" w:rsidP="000A7E13">
            <w:pPr>
              <w:spacing w:line="240" w:lineRule="auto"/>
            </w:pPr>
            <w:r>
              <w:t>DateTime</w:t>
            </w:r>
          </w:p>
        </w:tc>
        <w:tc>
          <w:tcPr>
            <w:tcW w:w="5618" w:type="dxa"/>
          </w:tcPr>
          <w:p w14:paraId="36A0D0BF" w14:textId="77777777" w:rsidR="00B732AB" w:rsidRDefault="00B732AB" w:rsidP="000A7E13">
            <w:pPr>
              <w:spacing w:line="240" w:lineRule="auto"/>
            </w:pPr>
            <w:r>
              <w:t>Used to determine the date and time of the transaction.</w:t>
            </w:r>
          </w:p>
        </w:tc>
      </w:tr>
      <w:tr w:rsidR="00B732AB" w14:paraId="4637BA90" w14:textId="77777777" w:rsidTr="000A7E13">
        <w:tc>
          <w:tcPr>
            <w:tcW w:w="3012" w:type="dxa"/>
          </w:tcPr>
          <w:p w14:paraId="6FDE5D01" w14:textId="77777777" w:rsidR="00B732AB" w:rsidRDefault="00B732AB" w:rsidP="000A7E13">
            <w:pPr>
              <w:spacing w:line="240" w:lineRule="auto"/>
            </w:pPr>
            <w:r>
              <w:t>c-ip</w:t>
            </w:r>
          </w:p>
        </w:tc>
        <w:tc>
          <w:tcPr>
            <w:tcW w:w="5618" w:type="dxa"/>
          </w:tcPr>
          <w:p w14:paraId="40A2F257" w14:textId="77777777" w:rsidR="00B732AB" w:rsidRDefault="00B732AB" w:rsidP="000A7E13">
            <w:pPr>
              <w:spacing w:line="240" w:lineRule="auto"/>
            </w:pPr>
            <w:r>
              <w:t>Used to determine the IP Address.</w:t>
            </w:r>
          </w:p>
        </w:tc>
      </w:tr>
      <w:tr w:rsidR="00B732AB" w14:paraId="3B9C5BBB" w14:textId="77777777" w:rsidTr="000A7E13">
        <w:tc>
          <w:tcPr>
            <w:tcW w:w="3012" w:type="dxa"/>
          </w:tcPr>
          <w:p w14:paraId="62FD00AD" w14:textId="77777777" w:rsidR="00B732AB" w:rsidRDefault="00B732AB" w:rsidP="000A7E13">
            <w:pPr>
              <w:spacing w:line="240" w:lineRule="auto"/>
            </w:pPr>
            <w:r>
              <w:t>Cust No</w:t>
            </w:r>
          </w:p>
        </w:tc>
        <w:tc>
          <w:tcPr>
            <w:tcW w:w="5618" w:type="dxa"/>
          </w:tcPr>
          <w:p w14:paraId="1F0FC8F0" w14:textId="57668599" w:rsidR="00B732AB" w:rsidRDefault="00B732AB" w:rsidP="000A7E13">
            <w:pPr>
              <w:spacing w:line="240" w:lineRule="auto"/>
            </w:pPr>
            <w:r>
              <w:t xml:space="preserve">Used to identify individual </w:t>
            </w:r>
            <w:r w:rsidR="00040F82">
              <w:t>customer</w:t>
            </w:r>
            <w:r>
              <w:t>s.</w:t>
            </w:r>
          </w:p>
        </w:tc>
      </w:tr>
      <w:tr w:rsidR="00B732AB" w14:paraId="49FF919B" w14:textId="77777777" w:rsidTr="000A7E13">
        <w:tc>
          <w:tcPr>
            <w:tcW w:w="3012" w:type="dxa"/>
          </w:tcPr>
          <w:p w14:paraId="7877E5C7" w14:textId="77777777" w:rsidR="00B732AB" w:rsidRDefault="00B732AB" w:rsidP="000A7E13">
            <w:pPr>
              <w:spacing w:line="240" w:lineRule="auto"/>
            </w:pPr>
            <w:r>
              <w:t>AccountId2</w:t>
            </w:r>
          </w:p>
        </w:tc>
        <w:tc>
          <w:tcPr>
            <w:tcW w:w="5618" w:type="dxa"/>
          </w:tcPr>
          <w:p w14:paraId="2AB7031F" w14:textId="5252AD86" w:rsidR="00B732AB" w:rsidRDefault="00B732AB" w:rsidP="000A7E13">
            <w:pPr>
              <w:spacing w:line="240" w:lineRule="auto"/>
            </w:pPr>
            <w:r>
              <w:t xml:space="preserve">Used to identify the account of </w:t>
            </w:r>
            <w:r w:rsidR="00040F82">
              <w:t>customer</w:t>
            </w:r>
            <w:r>
              <w:t>s.</w:t>
            </w:r>
          </w:p>
        </w:tc>
      </w:tr>
    </w:tbl>
    <w:p w14:paraId="6C81BCE0" w14:textId="77777777" w:rsidR="00B732AB" w:rsidRDefault="00B732AB" w:rsidP="00B732AB">
      <w:pPr>
        <w:ind w:left="-5"/>
      </w:pPr>
    </w:p>
    <w:p w14:paraId="4837C7D9" w14:textId="77777777" w:rsidR="00B732AB" w:rsidRDefault="00B732AB" w:rsidP="00B732AB"/>
    <w:p w14:paraId="1EFAAE05" w14:textId="77777777" w:rsidR="00B732AB" w:rsidRDefault="00B732AB" w:rsidP="00B732AB">
      <w:pPr>
        <w:pStyle w:val="Heading5"/>
      </w:pPr>
      <w:r>
        <w:t>Rule Control Table</w:t>
      </w:r>
    </w:p>
    <w:p w14:paraId="272FBE95" w14:textId="23072591" w:rsidR="00B732AB" w:rsidRDefault="00B732AB" w:rsidP="00B732AB">
      <w:pPr>
        <w:spacing w:after="1"/>
        <w:ind w:left="-5"/>
      </w:pPr>
      <w:r>
        <w:t>The following fields should be added to the Same I</w:t>
      </w:r>
      <w:r w:rsidR="00B81A60">
        <w:t>P</w:t>
      </w:r>
      <w:r>
        <w:t xml:space="preserve"> E-Transfer Thresholds table with these initial values. </w:t>
      </w:r>
    </w:p>
    <w:p w14:paraId="6DAF17B8" w14:textId="77777777" w:rsidR="00B732AB" w:rsidRDefault="00B732AB" w:rsidP="00B732AB">
      <w:pPr>
        <w:spacing w:after="1"/>
        <w:ind w:left="-5"/>
      </w:pPr>
    </w:p>
    <w:tbl>
      <w:tblPr>
        <w:tblStyle w:val="TableGrid0"/>
        <w:tblW w:w="8630" w:type="dxa"/>
        <w:tblInd w:w="5" w:type="dxa"/>
        <w:tblCellMar>
          <w:top w:w="48" w:type="dxa"/>
          <w:left w:w="108" w:type="dxa"/>
          <w:right w:w="63" w:type="dxa"/>
        </w:tblCellMar>
        <w:tblLook w:val="04A0" w:firstRow="1" w:lastRow="0" w:firstColumn="1" w:lastColumn="0" w:noHBand="0" w:noVBand="1"/>
      </w:tblPr>
      <w:tblGrid>
        <w:gridCol w:w="3320"/>
        <w:gridCol w:w="2070"/>
        <w:gridCol w:w="3240"/>
      </w:tblGrid>
      <w:tr w:rsidR="00B732AB" w14:paraId="10B2A3D2"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12DD385" w14:textId="77777777" w:rsidR="00B732AB" w:rsidRPr="00723569" w:rsidRDefault="00B732AB" w:rsidP="000A7E13">
            <w:pPr>
              <w:rPr>
                <w:bCs/>
                <w:color w:val="FFFFFF" w:themeColor="background1"/>
              </w:rPr>
            </w:pPr>
            <w:r w:rsidRPr="00723569">
              <w:rPr>
                <w:bCs/>
                <w:color w:val="FFFFFF" w:themeColor="background1"/>
              </w:rPr>
              <w:t xml:space="preserve">Parameter (value type) </w:t>
            </w:r>
          </w:p>
        </w:tc>
        <w:tc>
          <w:tcPr>
            <w:tcW w:w="207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61881E4" w14:textId="77777777" w:rsidR="00B732AB" w:rsidRPr="00723569" w:rsidRDefault="00B732AB" w:rsidP="000A7E13">
            <w:pPr>
              <w:rPr>
                <w:bCs/>
                <w:color w:val="FFFFFF" w:themeColor="background1"/>
              </w:rPr>
            </w:pPr>
            <w:r w:rsidRPr="00723569">
              <w:rPr>
                <w:bCs/>
                <w:color w:val="FFFFFF" w:themeColor="background1"/>
              </w:rPr>
              <w:t xml:space="preserve">Values </w:t>
            </w:r>
          </w:p>
        </w:tc>
        <w:tc>
          <w:tcPr>
            <w:tcW w:w="324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53BC2F2" w14:textId="77777777" w:rsidR="00B732AB" w:rsidRPr="00723569" w:rsidRDefault="00B732AB" w:rsidP="000A7E13">
            <w:pPr>
              <w:rPr>
                <w:bCs/>
                <w:color w:val="FFFFFF" w:themeColor="background1"/>
              </w:rPr>
            </w:pPr>
            <w:r w:rsidRPr="00723569">
              <w:rPr>
                <w:bCs/>
                <w:color w:val="FFFFFF" w:themeColor="background1"/>
              </w:rPr>
              <w:t xml:space="preserve">Definition </w:t>
            </w:r>
          </w:p>
        </w:tc>
      </w:tr>
      <w:tr w:rsidR="00B732AB" w14:paraId="28A2429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4363F7" w14:textId="77777777" w:rsidR="00B732AB" w:rsidRDefault="00B732AB" w:rsidP="000A7E13">
            <w:r>
              <w:t xml:space="preserve">Same_Ip_Activity_Code_Node1: </w:t>
            </w:r>
          </w:p>
          <w:p w14:paraId="245EC8CF"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634A6B03" w14:textId="4538E5E2"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38F84CAC" w14:textId="77777777" w:rsidR="00B732AB" w:rsidRDefault="00B732AB" w:rsidP="000A7E13">
            <w:r>
              <w:t xml:space="preserve">Activity codes that is being considered in this rule </w:t>
            </w:r>
          </w:p>
        </w:tc>
      </w:tr>
      <w:tr w:rsidR="00B732AB" w14:paraId="3BB67E54"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73E282F5" w14:textId="77777777" w:rsidR="00B732AB" w:rsidRDefault="00B732AB" w:rsidP="000A7E13">
            <w:r>
              <w:t xml:space="preserve">Same_Ip_Trans_Amnt_Node2: float </w:t>
            </w:r>
          </w:p>
        </w:tc>
        <w:tc>
          <w:tcPr>
            <w:tcW w:w="2070" w:type="dxa"/>
            <w:tcBorders>
              <w:top w:val="single" w:sz="4" w:space="0" w:color="000000"/>
              <w:left w:val="single" w:sz="4" w:space="0" w:color="000000"/>
              <w:bottom w:val="single" w:sz="4" w:space="0" w:color="000000"/>
              <w:right w:val="single" w:sz="4" w:space="0" w:color="000000"/>
            </w:tcBorders>
            <w:hideMark/>
          </w:tcPr>
          <w:p w14:paraId="53C6EFDB" w14:textId="32D7E8CB" w:rsidR="00B732AB" w:rsidRDefault="00B57CC4" w:rsidP="000A7E13">
            <w:r>
              <w:t>1500</w:t>
            </w:r>
            <w:r w:rsidR="00B732AB">
              <w:t xml:space="preserve">.00 </w:t>
            </w:r>
          </w:p>
        </w:tc>
        <w:tc>
          <w:tcPr>
            <w:tcW w:w="3240" w:type="dxa"/>
            <w:tcBorders>
              <w:top w:val="single" w:sz="4" w:space="0" w:color="000000"/>
              <w:left w:val="single" w:sz="4" w:space="0" w:color="000000"/>
              <w:bottom w:val="single" w:sz="4" w:space="0" w:color="000000"/>
              <w:right w:val="single" w:sz="4" w:space="0" w:color="000000"/>
            </w:tcBorders>
            <w:hideMark/>
          </w:tcPr>
          <w:p w14:paraId="11EC9255" w14:textId="77777777" w:rsidR="00B732AB" w:rsidRDefault="00B732AB" w:rsidP="000A7E13">
            <w:r>
              <w:t xml:space="preserve">Minimum transaction amount to be considered by this rule </w:t>
            </w:r>
          </w:p>
        </w:tc>
      </w:tr>
      <w:tr w:rsidR="00B732AB" w14:paraId="692BE94A"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3191FE0" w14:textId="77777777" w:rsidR="00B732AB" w:rsidRDefault="00B732AB" w:rsidP="000A7E13">
            <w:r>
              <w:t xml:space="preserve">Same_Ip_Activity_Code_Node3: </w:t>
            </w:r>
          </w:p>
          <w:p w14:paraId="55E8B987"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C22521F" w14:textId="200A777C"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2BB5668D" w14:textId="77777777" w:rsidR="00B732AB" w:rsidRDefault="00B732AB" w:rsidP="000A7E13">
            <w:r>
              <w:t xml:space="preserve">List of E-transfers to consider in lookback period </w:t>
            </w:r>
          </w:p>
        </w:tc>
      </w:tr>
      <w:tr w:rsidR="00B732AB" w14:paraId="6488704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4A1B351" w14:textId="77777777" w:rsidR="00B732AB" w:rsidRDefault="00B732AB" w:rsidP="000A7E13">
            <w:r>
              <w:t xml:space="preserve">Same_Ip_Lookback_Node3: Integer </w:t>
            </w:r>
          </w:p>
        </w:tc>
        <w:tc>
          <w:tcPr>
            <w:tcW w:w="2070" w:type="dxa"/>
            <w:tcBorders>
              <w:top w:val="single" w:sz="4" w:space="0" w:color="000000"/>
              <w:left w:val="single" w:sz="4" w:space="0" w:color="000000"/>
              <w:bottom w:val="single" w:sz="4" w:space="0" w:color="000000"/>
              <w:right w:val="single" w:sz="4" w:space="0" w:color="000000"/>
            </w:tcBorders>
            <w:hideMark/>
          </w:tcPr>
          <w:p w14:paraId="5A6918CB"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0CE912F1" w14:textId="77777777" w:rsidR="00B732AB" w:rsidRDefault="00B732AB" w:rsidP="000A7E13">
            <w:r>
              <w:t xml:space="preserve">Time Period to consider for recipient names, in days </w:t>
            </w:r>
          </w:p>
        </w:tc>
      </w:tr>
      <w:tr w:rsidR="00B732AB" w14:paraId="09A597EB"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149487C" w14:textId="77777777" w:rsidR="00B732AB" w:rsidRDefault="00B732AB" w:rsidP="000A7E13">
            <w:r>
              <w:t xml:space="preserve">Same_Ip_Activity_Code_Node4: </w:t>
            </w:r>
          </w:p>
          <w:p w14:paraId="536EA951"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7627452" w14:textId="4C968B51"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77155D34" w14:textId="77777777" w:rsidR="00B732AB" w:rsidRDefault="00B732AB" w:rsidP="000A7E13">
            <w:r>
              <w:t xml:space="preserve">Activity codes to consider in averaging </w:t>
            </w:r>
          </w:p>
        </w:tc>
      </w:tr>
      <w:tr w:rsidR="00B732AB" w14:paraId="46BB668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C1C7F2" w14:textId="77777777" w:rsidR="00B732AB" w:rsidRDefault="00B732AB" w:rsidP="000A7E13">
            <w:r>
              <w:t xml:space="preserve">Same_Ip_Lookback_Node4: Integer </w:t>
            </w:r>
          </w:p>
        </w:tc>
        <w:tc>
          <w:tcPr>
            <w:tcW w:w="2070" w:type="dxa"/>
            <w:tcBorders>
              <w:top w:val="single" w:sz="4" w:space="0" w:color="000000"/>
              <w:left w:val="single" w:sz="4" w:space="0" w:color="000000"/>
              <w:bottom w:val="single" w:sz="4" w:space="0" w:color="000000"/>
              <w:right w:val="single" w:sz="4" w:space="0" w:color="000000"/>
            </w:tcBorders>
            <w:hideMark/>
          </w:tcPr>
          <w:p w14:paraId="152063E3"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16A4AE32" w14:textId="77777777" w:rsidR="00B732AB" w:rsidRDefault="00B732AB" w:rsidP="000A7E13">
            <w:r>
              <w:t xml:space="preserve">Lookback period for averaging transactions, in days </w:t>
            </w:r>
          </w:p>
        </w:tc>
      </w:tr>
      <w:tr w:rsidR="00B732AB" w14:paraId="091A490F"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E58B231" w14:textId="77777777" w:rsidR="00B732AB" w:rsidRDefault="00B732AB" w:rsidP="000A7E13">
            <w:r>
              <w:t xml:space="preserve">Same_Ip_Activity_Code_Node5 </w:t>
            </w:r>
          </w:p>
        </w:tc>
        <w:tc>
          <w:tcPr>
            <w:tcW w:w="2070" w:type="dxa"/>
            <w:tcBorders>
              <w:top w:val="single" w:sz="4" w:space="0" w:color="000000"/>
              <w:left w:val="single" w:sz="4" w:space="0" w:color="000000"/>
              <w:bottom w:val="single" w:sz="4" w:space="0" w:color="000000"/>
              <w:right w:val="single" w:sz="4" w:space="0" w:color="000000"/>
            </w:tcBorders>
            <w:hideMark/>
          </w:tcPr>
          <w:p w14:paraId="4BB8CC47" w14:textId="466B6FE7" w:rsidR="00B732AB" w:rsidRDefault="00D97C13" w:rsidP="000A7E13">
            <w:r w:rsidRPr="00CC5744">
              <w:rPr>
                <w:highlight w:val="green"/>
              </w:rPr>
              <w:t>e-Transfer Recipient Added</w:t>
            </w:r>
          </w:p>
        </w:tc>
        <w:tc>
          <w:tcPr>
            <w:tcW w:w="3240" w:type="dxa"/>
            <w:tcBorders>
              <w:top w:val="single" w:sz="4" w:space="0" w:color="000000"/>
              <w:left w:val="single" w:sz="4" w:space="0" w:color="000000"/>
              <w:bottom w:val="single" w:sz="4" w:space="0" w:color="000000"/>
              <w:right w:val="single" w:sz="4" w:space="0" w:color="000000"/>
            </w:tcBorders>
            <w:hideMark/>
          </w:tcPr>
          <w:p w14:paraId="0B81AEC4" w14:textId="77777777" w:rsidR="00B732AB" w:rsidRDefault="00B732AB" w:rsidP="000A7E13">
            <w:r>
              <w:t xml:space="preserve">Look back activity code for addition of e-transfer recipient </w:t>
            </w:r>
          </w:p>
        </w:tc>
      </w:tr>
      <w:tr w:rsidR="00B732AB" w14:paraId="7FEBDB98"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50716C3C" w14:textId="77777777" w:rsidR="00B732AB" w:rsidRDefault="00B732AB" w:rsidP="000A7E13">
            <w:r>
              <w:t xml:space="preserve">Same_Ip_Lookback_Node5 </w:t>
            </w:r>
          </w:p>
        </w:tc>
        <w:tc>
          <w:tcPr>
            <w:tcW w:w="2070" w:type="dxa"/>
            <w:tcBorders>
              <w:top w:val="single" w:sz="4" w:space="0" w:color="000000"/>
              <w:left w:val="single" w:sz="4" w:space="0" w:color="000000"/>
              <w:bottom w:val="single" w:sz="4" w:space="0" w:color="000000"/>
              <w:right w:val="single" w:sz="4" w:space="0" w:color="000000"/>
            </w:tcBorders>
            <w:hideMark/>
          </w:tcPr>
          <w:p w14:paraId="2A5224F2" w14:textId="77777777" w:rsidR="00B732AB" w:rsidRDefault="00B732AB" w:rsidP="000A7E13">
            <w:r>
              <w:t xml:space="preserve">30 </w:t>
            </w:r>
          </w:p>
        </w:tc>
        <w:tc>
          <w:tcPr>
            <w:tcW w:w="3240" w:type="dxa"/>
            <w:tcBorders>
              <w:top w:val="single" w:sz="4" w:space="0" w:color="000000"/>
              <w:left w:val="single" w:sz="4" w:space="0" w:color="000000"/>
              <w:bottom w:val="single" w:sz="4" w:space="0" w:color="000000"/>
              <w:right w:val="single" w:sz="4" w:space="0" w:color="000000"/>
            </w:tcBorders>
            <w:hideMark/>
          </w:tcPr>
          <w:p w14:paraId="2C602804" w14:textId="77777777" w:rsidR="00B732AB" w:rsidRDefault="00B732AB" w:rsidP="000A7E13">
            <w:r>
              <w:t xml:space="preserve">Look back period for addition of new recipient, in days </w:t>
            </w:r>
          </w:p>
        </w:tc>
      </w:tr>
      <w:tr w:rsidR="00B732AB" w14:paraId="137A30BD"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65454A0" w14:textId="77777777" w:rsidR="00B732AB" w:rsidRDefault="00B732AB" w:rsidP="000A7E13">
            <w:r>
              <w:t xml:space="preserve">Same_Ip_Activity_Code_Node6: Integer  </w:t>
            </w:r>
          </w:p>
        </w:tc>
        <w:tc>
          <w:tcPr>
            <w:tcW w:w="2070" w:type="dxa"/>
            <w:tcBorders>
              <w:top w:val="single" w:sz="4" w:space="0" w:color="000000"/>
              <w:left w:val="single" w:sz="4" w:space="0" w:color="000000"/>
              <w:bottom w:val="single" w:sz="4" w:space="0" w:color="000000"/>
              <w:right w:val="single" w:sz="4" w:space="0" w:color="000000"/>
            </w:tcBorders>
            <w:hideMark/>
          </w:tcPr>
          <w:p w14:paraId="3C3F4216" w14:textId="22B0C3B7"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61D7162A" w14:textId="77777777" w:rsidR="00B732AB" w:rsidRDefault="00B732AB" w:rsidP="000A7E13">
            <w:r>
              <w:t xml:space="preserve">Activity codes to sum in lookback period for last node. </w:t>
            </w:r>
          </w:p>
        </w:tc>
      </w:tr>
      <w:tr w:rsidR="00B732AB" w14:paraId="2923224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1AC7037" w14:textId="77777777" w:rsidR="00B732AB" w:rsidRDefault="00B732AB" w:rsidP="000A7E13">
            <w:r>
              <w:t xml:space="preserve">Same_Ip_Lookback_Node6: </w:t>
            </w:r>
          </w:p>
        </w:tc>
        <w:tc>
          <w:tcPr>
            <w:tcW w:w="2070" w:type="dxa"/>
            <w:tcBorders>
              <w:top w:val="single" w:sz="4" w:space="0" w:color="000000"/>
              <w:left w:val="single" w:sz="4" w:space="0" w:color="000000"/>
              <w:bottom w:val="single" w:sz="4" w:space="0" w:color="000000"/>
              <w:right w:val="single" w:sz="4" w:space="0" w:color="000000"/>
            </w:tcBorders>
            <w:hideMark/>
          </w:tcPr>
          <w:p w14:paraId="5F59D89A" w14:textId="77777777" w:rsidR="00B732AB" w:rsidRDefault="00B732AB" w:rsidP="000A7E13">
            <w:r>
              <w:t xml:space="preserve">14 </w:t>
            </w:r>
          </w:p>
        </w:tc>
        <w:tc>
          <w:tcPr>
            <w:tcW w:w="3240" w:type="dxa"/>
            <w:tcBorders>
              <w:top w:val="single" w:sz="4" w:space="0" w:color="000000"/>
              <w:left w:val="single" w:sz="4" w:space="0" w:color="000000"/>
              <w:bottom w:val="single" w:sz="4" w:space="0" w:color="000000"/>
              <w:right w:val="single" w:sz="4" w:space="0" w:color="000000"/>
            </w:tcBorders>
            <w:hideMark/>
          </w:tcPr>
          <w:p w14:paraId="14D777FF" w14:textId="77777777" w:rsidR="00B732AB" w:rsidRDefault="00B732AB" w:rsidP="000A7E13">
            <w:r>
              <w:t xml:space="preserve">Look back period for node 6, in days </w:t>
            </w:r>
          </w:p>
        </w:tc>
      </w:tr>
      <w:tr w:rsidR="00B732AB" w14:paraId="48344E80"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43E6601F" w14:textId="77777777" w:rsidR="00B732AB" w:rsidRDefault="00B732AB" w:rsidP="000A7E13">
            <w:r>
              <w:t xml:space="preserve">Same_Ip_VelSum_Amnt_Node6: float </w:t>
            </w:r>
          </w:p>
        </w:tc>
        <w:tc>
          <w:tcPr>
            <w:tcW w:w="2070" w:type="dxa"/>
            <w:tcBorders>
              <w:top w:val="single" w:sz="4" w:space="0" w:color="000000"/>
              <w:left w:val="single" w:sz="4" w:space="0" w:color="000000"/>
              <w:bottom w:val="single" w:sz="4" w:space="0" w:color="000000"/>
              <w:right w:val="single" w:sz="4" w:space="0" w:color="000000"/>
            </w:tcBorders>
            <w:hideMark/>
          </w:tcPr>
          <w:p w14:paraId="780261CC" w14:textId="77777777" w:rsidR="00B732AB" w:rsidRDefault="00B732AB" w:rsidP="000A7E13">
            <w:r>
              <w:t xml:space="preserve">10000.00 </w:t>
            </w:r>
          </w:p>
        </w:tc>
        <w:tc>
          <w:tcPr>
            <w:tcW w:w="3240" w:type="dxa"/>
            <w:tcBorders>
              <w:top w:val="single" w:sz="4" w:space="0" w:color="000000"/>
              <w:left w:val="single" w:sz="4" w:space="0" w:color="000000"/>
              <w:bottom w:val="single" w:sz="4" w:space="0" w:color="000000"/>
              <w:right w:val="single" w:sz="4" w:space="0" w:color="000000"/>
            </w:tcBorders>
            <w:hideMark/>
          </w:tcPr>
          <w:p w14:paraId="0E6EB577" w14:textId="77777777" w:rsidR="00B732AB" w:rsidRDefault="00B732AB" w:rsidP="000A7E13">
            <w:r>
              <w:t xml:space="preserve">Threshold for sum all e-transfer in past. </w:t>
            </w:r>
          </w:p>
        </w:tc>
      </w:tr>
      <w:tr w:rsidR="00B732AB" w14:paraId="4E022615"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hideMark/>
          </w:tcPr>
          <w:p w14:paraId="19B46E27" w14:textId="77777777" w:rsidR="00B732AB" w:rsidRDefault="00B732AB" w:rsidP="000A7E13">
            <w:r>
              <w:t xml:space="preserve">Same_Ip _OLB_ACTION: Integer </w:t>
            </w:r>
          </w:p>
        </w:tc>
        <w:tc>
          <w:tcPr>
            <w:tcW w:w="2070" w:type="dxa"/>
            <w:tcBorders>
              <w:top w:val="single" w:sz="4" w:space="0" w:color="000000"/>
              <w:left w:val="single" w:sz="4" w:space="0" w:color="000000"/>
              <w:bottom w:val="single" w:sz="4" w:space="0" w:color="000000"/>
              <w:right w:val="single" w:sz="4" w:space="0" w:color="000000"/>
            </w:tcBorders>
            <w:hideMark/>
          </w:tcPr>
          <w:p w14:paraId="39F285FE" w14:textId="77777777" w:rsidR="00B732AB" w:rsidRDefault="00B732AB" w:rsidP="000A7E13">
            <w:r>
              <w:t xml:space="preserve">201 </w:t>
            </w:r>
          </w:p>
        </w:tc>
        <w:tc>
          <w:tcPr>
            <w:tcW w:w="3240" w:type="dxa"/>
            <w:tcBorders>
              <w:top w:val="single" w:sz="4" w:space="0" w:color="000000"/>
              <w:left w:val="single" w:sz="4" w:space="0" w:color="000000"/>
              <w:bottom w:val="single" w:sz="4" w:space="0" w:color="000000"/>
              <w:right w:val="single" w:sz="4" w:space="0" w:color="000000"/>
            </w:tcBorders>
            <w:hideMark/>
          </w:tcPr>
          <w:p w14:paraId="280B211D" w14:textId="77777777" w:rsidR="00B732AB" w:rsidRDefault="00B732AB" w:rsidP="000A7E13">
            <w:r>
              <w:t xml:space="preserve">Values to response </w:t>
            </w:r>
          </w:p>
        </w:tc>
      </w:tr>
    </w:tbl>
    <w:p w14:paraId="437BD795" w14:textId="77777777" w:rsidR="00B732AB" w:rsidRDefault="00B732AB" w:rsidP="00B732AB"/>
    <w:p w14:paraId="010A54D0" w14:textId="7A10D028" w:rsidR="00B732AB" w:rsidRDefault="00B732AB" w:rsidP="00B732AB"/>
    <w:p w14:paraId="2321FB4E" w14:textId="137D9ADA" w:rsidR="006D0904" w:rsidRPr="003E1FCF" w:rsidRDefault="006D0904" w:rsidP="006D0904">
      <w:pPr>
        <w:pStyle w:val="Heading4"/>
        <w:rPr>
          <w:highlight w:val="yellow"/>
        </w:rPr>
      </w:pPr>
      <w:bookmarkStart w:id="56" w:name="_Toc87003245"/>
      <w:r w:rsidRPr="003E1FCF">
        <w:rPr>
          <w:highlight w:val="yellow"/>
        </w:rPr>
        <w:t xml:space="preserve">ORTXXX Access to Service from Known </w:t>
      </w:r>
      <w:commentRangeStart w:id="57"/>
      <w:r w:rsidRPr="003E1FCF">
        <w:rPr>
          <w:highlight w:val="yellow"/>
        </w:rPr>
        <w:t xml:space="preserve">Proxy </w:t>
      </w:r>
      <w:commentRangeEnd w:id="57"/>
      <w:r w:rsidR="003E1FCF">
        <w:rPr>
          <w:rStyle w:val="CommentReference"/>
          <w:rFonts w:ascii="Times" w:hAnsi="Times"/>
          <w:b w:val="0"/>
        </w:rPr>
        <w:commentReference w:id="57"/>
      </w:r>
      <w:r w:rsidRPr="003E1FCF">
        <w:rPr>
          <w:highlight w:val="yellow"/>
        </w:rPr>
        <w:t>IP</w:t>
      </w:r>
      <w:bookmarkEnd w:id="56"/>
    </w:p>
    <w:p w14:paraId="69B2A29F" w14:textId="04134137" w:rsidR="006D0904" w:rsidRPr="003E1FCF" w:rsidRDefault="006D0904" w:rsidP="006D0904">
      <w:pPr>
        <w:rPr>
          <w:highlight w:val="yellow"/>
        </w:rPr>
      </w:pPr>
      <w:r w:rsidRPr="003E1FCF">
        <w:rPr>
          <w:highlight w:val="yellow"/>
        </w:rPr>
        <w:t>The rule for Access to Service from Known Proxy IP is to create an Event for all online transactions initiated from a specified known proxy IP Addresses.</w:t>
      </w:r>
    </w:p>
    <w:p w14:paraId="1B45342E" w14:textId="77777777" w:rsidR="006D0904" w:rsidRPr="003E1FCF" w:rsidRDefault="006D0904" w:rsidP="006D0904">
      <w:pPr>
        <w:rPr>
          <w:highlight w:val="yellow"/>
        </w:rPr>
      </w:pPr>
    </w:p>
    <w:p w14:paraId="05158BF3" w14:textId="418B5E6D" w:rsidR="006D0904" w:rsidRPr="003E1FCF" w:rsidRDefault="006D0904" w:rsidP="006D0904">
      <w:pPr>
        <w:rPr>
          <w:highlight w:val="yellow"/>
        </w:rPr>
      </w:pPr>
      <w:r w:rsidRPr="003E1FCF">
        <w:rPr>
          <w:noProof/>
          <w:highlight w:val="yellow"/>
        </w:rPr>
        <w:drawing>
          <wp:anchor distT="0" distB="0" distL="114300" distR="114300" simplePos="0" relativeHeight="251985920" behindDoc="0" locked="0" layoutInCell="1" allowOverlap="1" wp14:anchorId="37C8D670" wp14:editId="2FFE3A92">
            <wp:simplePos x="0" y="0"/>
            <wp:positionH relativeFrom="column">
              <wp:posOffset>0</wp:posOffset>
            </wp:positionH>
            <wp:positionV relativeFrom="paragraph">
              <wp:posOffset>4295775</wp:posOffset>
            </wp:positionV>
            <wp:extent cx="2695238" cy="18380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95238" cy="1838095"/>
                    </a:xfrm>
                    <a:prstGeom prst="rect">
                      <a:avLst/>
                    </a:prstGeom>
                  </pic:spPr>
                </pic:pic>
              </a:graphicData>
            </a:graphic>
            <wp14:sizeRelH relativeFrom="page">
              <wp14:pctWidth>0</wp14:pctWidth>
            </wp14:sizeRelH>
            <wp14:sizeRelV relativeFrom="page">
              <wp14:pctHeight>0</wp14:pctHeight>
            </wp14:sizeRelV>
          </wp:anchor>
        </w:drawing>
      </w:r>
    </w:p>
    <w:p w14:paraId="26A6A91E" w14:textId="77777777" w:rsidR="006D0904" w:rsidRPr="003E1FCF" w:rsidRDefault="006D0904" w:rsidP="006D0904">
      <w:pPr>
        <w:rPr>
          <w:highlight w:val="yellow"/>
        </w:rPr>
      </w:pPr>
    </w:p>
    <w:p w14:paraId="62B2B472" w14:textId="77777777" w:rsidR="006D0904" w:rsidRPr="003E1FCF" w:rsidRDefault="006D0904" w:rsidP="006D0904">
      <w:pPr>
        <w:rPr>
          <w:highlight w:val="yellow"/>
        </w:rPr>
      </w:pPr>
    </w:p>
    <w:p w14:paraId="7CC15D5D" w14:textId="77777777" w:rsidR="006D0904" w:rsidRPr="003E1FCF" w:rsidRDefault="006D0904" w:rsidP="006D0904">
      <w:pPr>
        <w:rPr>
          <w:highlight w:val="yellow"/>
        </w:rPr>
      </w:pPr>
    </w:p>
    <w:p w14:paraId="2127C4D4" w14:textId="77777777" w:rsidR="006D0904" w:rsidRPr="003E1FCF" w:rsidRDefault="006D0904" w:rsidP="006D0904">
      <w:pPr>
        <w:rPr>
          <w:highlight w:val="yellow"/>
        </w:rPr>
      </w:pPr>
    </w:p>
    <w:p w14:paraId="0DB6BF3A" w14:textId="77777777" w:rsidR="006D0904" w:rsidRPr="003E1FCF" w:rsidRDefault="006D0904" w:rsidP="006D0904">
      <w:pPr>
        <w:rPr>
          <w:highlight w:val="yellow"/>
        </w:rPr>
      </w:pPr>
    </w:p>
    <w:p w14:paraId="36D2CF1D" w14:textId="77777777" w:rsidR="006D0904" w:rsidRPr="003E1FCF" w:rsidRDefault="006D0904" w:rsidP="006D0904">
      <w:pPr>
        <w:rPr>
          <w:highlight w:val="yellow"/>
        </w:rPr>
      </w:pPr>
    </w:p>
    <w:p w14:paraId="50606A78" w14:textId="77777777" w:rsidR="006D0904" w:rsidRPr="003E1FCF" w:rsidRDefault="006D0904" w:rsidP="006D0904">
      <w:pPr>
        <w:rPr>
          <w:highlight w:val="yellow"/>
        </w:rPr>
      </w:pPr>
    </w:p>
    <w:p w14:paraId="1DE15CC1" w14:textId="77777777" w:rsidR="006D0904" w:rsidRPr="003E1FCF" w:rsidRDefault="006D0904" w:rsidP="006D0904">
      <w:pPr>
        <w:rPr>
          <w:highlight w:val="yellow"/>
        </w:rPr>
      </w:pPr>
    </w:p>
    <w:p w14:paraId="69B025D0" w14:textId="77777777" w:rsidR="006D0904" w:rsidRPr="003E1FCF" w:rsidRDefault="006D0904" w:rsidP="006D0904">
      <w:pPr>
        <w:rPr>
          <w:highlight w:val="yellow"/>
        </w:rPr>
      </w:pPr>
    </w:p>
    <w:p w14:paraId="25A78444" w14:textId="77777777" w:rsidR="006D0904" w:rsidRPr="003E1FCF" w:rsidRDefault="006D0904" w:rsidP="006D0904">
      <w:pPr>
        <w:rPr>
          <w:highlight w:val="yellow"/>
        </w:rPr>
      </w:pPr>
    </w:p>
    <w:p w14:paraId="2689E72B" w14:textId="77777777" w:rsidR="006D0904" w:rsidRPr="003E1FCF" w:rsidRDefault="006D0904" w:rsidP="006D0904">
      <w:pPr>
        <w:rPr>
          <w:highlight w:val="yellow"/>
        </w:rPr>
      </w:pPr>
    </w:p>
    <w:p w14:paraId="13761485" w14:textId="77777777" w:rsidR="006D0904" w:rsidRPr="003E1FCF" w:rsidRDefault="006D0904" w:rsidP="006D0904">
      <w:pPr>
        <w:rPr>
          <w:highlight w:val="yellow"/>
        </w:rPr>
      </w:pPr>
    </w:p>
    <w:p w14:paraId="33FDF920" w14:textId="77777777" w:rsidR="006D0904" w:rsidRPr="003E1FCF" w:rsidRDefault="006D0904" w:rsidP="006D0904">
      <w:pPr>
        <w:rPr>
          <w:highlight w:val="yellow"/>
        </w:rPr>
      </w:pPr>
    </w:p>
    <w:p w14:paraId="314B0D0E" w14:textId="2B88EEAA" w:rsidR="006D0904" w:rsidRPr="003E1FCF" w:rsidRDefault="006D0904" w:rsidP="006D0904">
      <w:pPr>
        <w:rPr>
          <w:highlight w:val="yellow"/>
        </w:rPr>
      </w:pPr>
      <w:r w:rsidRPr="003E1FCF">
        <w:rPr>
          <w:highlight w:val="yellow"/>
        </w:rPr>
        <w:t>IF the transaction was performed online AND the transaction is initiated from a specified known proxy IP Address, THEN the transaction will be approved AND a case will be created for investigation.</w:t>
      </w:r>
    </w:p>
    <w:p w14:paraId="2740900E" w14:textId="77777777" w:rsidR="006D0904" w:rsidRPr="003E1FCF" w:rsidRDefault="006D0904" w:rsidP="006D0904">
      <w:pPr>
        <w:rPr>
          <w:highlight w:val="yellow"/>
        </w:rPr>
      </w:pPr>
    </w:p>
    <w:p w14:paraId="263433E0" w14:textId="77777777" w:rsidR="006D0904" w:rsidRPr="003E1FCF" w:rsidRDefault="006D0904" w:rsidP="006D0904">
      <w:pPr>
        <w:pStyle w:val="Heading5"/>
        <w:rPr>
          <w:highlight w:val="yellow"/>
        </w:rPr>
      </w:pPr>
      <w:r w:rsidRPr="003E1FCF">
        <w:rPr>
          <w:highlight w:val="yellow"/>
        </w:rPr>
        <w:t>Mapping Strategy</w:t>
      </w:r>
    </w:p>
    <w:p w14:paraId="3BB6F0CA" w14:textId="77777777" w:rsidR="006D0904" w:rsidRPr="003E1FCF" w:rsidRDefault="006D0904" w:rsidP="006D0904">
      <w:pPr>
        <w:rPr>
          <w:highlight w:val="yellow"/>
        </w:rPr>
      </w:pPr>
      <w:r w:rsidRPr="003E1FCF">
        <w:rPr>
          <w:highlight w:val="yellow"/>
        </w:rPr>
        <w:t>When screening online transaction against the Online IP Blacklist rule, the following fields will be used:</w:t>
      </w:r>
    </w:p>
    <w:p w14:paraId="74405C1B" w14:textId="77777777" w:rsidR="006D0904" w:rsidRPr="003E1FCF" w:rsidRDefault="006D0904" w:rsidP="006D0904">
      <w:pPr>
        <w:rPr>
          <w:highlight w:val="yellow"/>
        </w:rPr>
      </w:pPr>
    </w:p>
    <w:tbl>
      <w:tblPr>
        <w:tblStyle w:val="TableGrid"/>
        <w:tblW w:w="0" w:type="auto"/>
        <w:tblLook w:val="04A0" w:firstRow="1" w:lastRow="0" w:firstColumn="1" w:lastColumn="0" w:noHBand="0" w:noVBand="1"/>
      </w:tblPr>
      <w:tblGrid>
        <w:gridCol w:w="3006"/>
        <w:gridCol w:w="5624"/>
      </w:tblGrid>
      <w:tr w:rsidR="006D0904" w:rsidRPr="003E1FCF" w14:paraId="0899F256" w14:textId="77777777" w:rsidTr="00952B39">
        <w:tc>
          <w:tcPr>
            <w:tcW w:w="3006" w:type="dxa"/>
            <w:shd w:val="clear" w:color="auto" w:fill="000000" w:themeFill="text1"/>
          </w:tcPr>
          <w:p w14:paraId="641A7922"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Field Name</w:t>
            </w:r>
          </w:p>
        </w:tc>
        <w:tc>
          <w:tcPr>
            <w:tcW w:w="5624" w:type="dxa"/>
            <w:shd w:val="clear" w:color="auto" w:fill="000000" w:themeFill="text1"/>
          </w:tcPr>
          <w:p w14:paraId="66A5FAF8"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Description</w:t>
            </w:r>
          </w:p>
        </w:tc>
      </w:tr>
      <w:tr w:rsidR="006D0904" w14:paraId="1A48DE1F" w14:textId="77777777" w:rsidTr="00952B39">
        <w:tc>
          <w:tcPr>
            <w:tcW w:w="3006" w:type="dxa"/>
          </w:tcPr>
          <w:p w14:paraId="14F2727C" w14:textId="77777777" w:rsidR="006D0904" w:rsidRPr="003E1FCF" w:rsidRDefault="006D0904" w:rsidP="00952B39">
            <w:pPr>
              <w:rPr>
                <w:rFonts w:cs="Times"/>
                <w:sz w:val="22"/>
                <w:szCs w:val="22"/>
                <w:highlight w:val="yellow"/>
              </w:rPr>
            </w:pPr>
            <w:r w:rsidRPr="003E1FCF">
              <w:rPr>
                <w:rFonts w:cs="Times"/>
                <w:sz w:val="22"/>
                <w:szCs w:val="22"/>
                <w:highlight w:val="yellow"/>
              </w:rPr>
              <w:t>ClientIP</w:t>
            </w:r>
          </w:p>
        </w:tc>
        <w:tc>
          <w:tcPr>
            <w:tcW w:w="5624" w:type="dxa"/>
          </w:tcPr>
          <w:p w14:paraId="341EBD17" w14:textId="77777777" w:rsidR="006D0904" w:rsidRPr="00345D19" w:rsidRDefault="006D0904" w:rsidP="00952B39">
            <w:pPr>
              <w:rPr>
                <w:rFonts w:cs="Times"/>
                <w:sz w:val="22"/>
                <w:szCs w:val="22"/>
              </w:rPr>
            </w:pPr>
            <w:r w:rsidRPr="003E1FCF">
              <w:rPr>
                <w:rFonts w:cs="Times"/>
                <w:sz w:val="22"/>
                <w:szCs w:val="22"/>
                <w:highlight w:val="yellow"/>
              </w:rPr>
              <w:t>This field will be used to obtain the IP Address.</w:t>
            </w:r>
          </w:p>
        </w:tc>
      </w:tr>
    </w:tbl>
    <w:p w14:paraId="787DF8AA" w14:textId="77777777" w:rsidR="006D0904" w:rsidRDefault="006D0904" w:rsidP="006D0904"/>
    <w:p w14:paraId="13B994CF" w14:textId="77777777" w:rsidR="006D0904" w:rsidRDefault="006D0904" w:rsidP="006D0904"/>
    <w:p w14:paraId="47A6F327" w14:textId="77777777" w:rsidR="00843589" w:rsidRDefault="00843589" w:rsidP="00843589">
      <w:pPr>
        <w:pStyle w:val="Heading2"/>
        <w:spacing w:before="240" w:after="240"/>
      </w:pPr>
      <w:bookmarkStart w:id="58" w:name="_Toc34307050"/>
      <w:bookmarkStart w:id="59" w:name="_Ref42041184"/>
      <w:bookmarkStart w:id="60" w:name="_Toc87003246"/>
      <w:r>
        <w:t>Online Transaction Fraud Rules Order Sequence</w:t>
      </w:r>
      <w:bookmarkEnd w:id="58"/>
      <w:bookmarkEnd w:id="59"/>
      <w:r>
        <w:t xml:space="preserve"> - Production</w:t>
      </w:r>
      <w:bookmarkEnd w:id="60"/>
    </w:p>
    <w:p w14:paraId="6ACAFE53" w14:textId="76D46584" w:rsidR="00843589" w:rsidRDefault="00843589" w:rsidP="00843589">
      <w:r>
        <w:t xml:space="preserve">The below diagram shows the online transaction fraud rules that are configured in the production instance and the order in which the rules will be run.  </w:t>
      </w:r>
    </w:p>
    <w:p w14:paraId="4D477961" w14:textId="7A0A2521" w:rsidR="00D829D4" w:rsidRDefault="00D829D4" w:rsidP="00843589"/>
    <w:p w14:paraId="088BAA38" w14:textId="723F6B21" w:rsidR="00843589" w:rsidRDefault="00CF3D75" w:rsidP="00843589">
      <w:r>
        <w:rPr>
          <w:noProof/>
        </w:rPr>
        <w:object w:dxaOrig="1440" w:dyaOrig="1440" w14:anchorId="5E9D4F22">
          <v:shape id="_x0000_s2070" type="#_x0000_t75" style="position:absolute;margin-left:24pt;margin-top:.4pt;width:384pt;height:559.5pt;z-index:251950080;mso-position-horizontal-relative:text;mso-position-vertical-relative:text">
            <v:imagedata r:id="rId51" o:title=""/>
          </v:shape>
          <o:OLEObject Type="Embed" ProgID="Visio.Drawing.15" ShapeID="_x0000_s2070" DrawAspect="Content" ObjectID="_1700906178" r:id="rId52"/>
        </w:object>
      </w:r>
    </w:p>
    <w:p w14:paraId="710DE7C1" w14:textId="19B5704E" w:rsidR="00843589" w:rsidRDefault="00843589" w:rsidP="00843589"/>
    <w:p w14:paraId="3D80C6E8" w14:textId="77777777" w:rsidR="00843589" w:rsidRDefault="00843589" w:rsidP="00843589"/>
    <w:p w14:paraId="105B8C6C" w14:textId="77777777" w:rsidR="00843589" w:rsidRDefault="00843589" w:rsidP="00843589"/>
    <w:p w14:paraId="33C42A2E" w14:textId="0792F8FC" w:rsidR="00B81A60" w:rsidRDefault="00B81A60" w:rsidP="00843589"/>
    <w:p w14:paraId="2C669FF5" w14:textId="78134D9F" w:rsidR="00B81A60" w:rsidRDefault="00B81A60" w:rsidP="00843589"/>
    <w:p w14:paraId="1795C1E1" w14:textId="673B849E" w:rsidR="00B81A60" w:rsidRDefault="00B81A60" w:rsidP="00843589"/>
    <w:p w14:paraId="715B7DDB" w14:textId="5DF8404E" w:rsidR="00B81A60" w:rsidRDefault="00B81A60" w:rsidP="00843589"/>
    <w:p w14:paraId="17C7D305" w14:textId="67F722C2" w:rsidR="00B81A60" w:rsidRDefault="00B81A60" w:rsidP="00843589"/>
    <w:p w14:paraId="0EFD524F" w14:textId="274B4E68" w:rsidR="00B81A60" w:rsidRDefault="00B81A60" w:rsidP="00843589"/>
    <w:p w14:paraId="0F0BBDFB" w14:textId="508403A0" w:rsidR="00B81A60" w:rsidRDefault="00B81A60" w:rsidP="00843589"/>
    <w:p w14:paraId="738BE8DD" w14:textId="59715B06" w:rsidR="00B81A60" w:rsidRDefault="00B81A60" w:rsidP="00843589"/>
    <w:p w14:paraId="6CBDCF04" w14:textId="48BBC47D" w:rsidR="00B81A60" w:rsidRDefault="00B81A60" w:rsidP="00843589"/>
    <w:p w14:paraId="666DC8F3" w14:textId="1CC2EE71" w:rsidR="00B81A60" w:rsidRDefault="00B81A60" w:rsidP="00843589"/>
    <w:p w14:paraId="7D42288F" w14:textId="6E1AE909" w:rsidR="00B81A60" w:rsidRDefault="00B81A60" w:rsidP="00843589"/>
    <w:p w14:paraId="196AFE79" w14:textId="38B139B4" w:rsidR="00B81A60" w:rsidRDefault="00B81A60" w:rsidP="00843589"/>
    <w:p w14:paraId="53FD0EB0" w14:textId="77777777" w:rsidR="00B81A60" w:rsidRDefault="00B81A60" w:rsidP="00843589"/>
    <w:p w14:paraId="792889D4" w14:textId="28D34E56" w:rsidR="00880137" w:rsidRDefault="00880137" w:rsidP="00843589"/>
    <w:p w14:paraId="62D1CC0F" w14:textId="5F4B1F43" w:rsidR="00880137" w:rsidRDefault="00880137">
      <w:pPr>
        <w:spacing w:after="160" w:line="259" w:lineRule="auto"/>
      </w:pPr>
      <w:r>
        <w:br w:type="page"/>
      </w:r>
    </w:p>
    <w:p w14:paraId="2FE865F3" w14:textId="13EFB055" w:rsidR="00933C7E" w:rsidRPr="00814DD6" w:rsidRDefault="00933C7E" w:rsidP="00933C7E">
      <w:pPr>
        <w:pStyle w:val="Heading1"/>
        <w:numPr>
          <w:ilvl w:val="0"/>
          <w:numId w:val="0"/>
        </w:numPr>
      </w:pPr>
      <w:bookmarkStart w:id="61" w:name="_Toc14270600"/>
      <w:bookmarkStart w:id="62" w:name="_Toc87003247"/>
      <w:bookmarkEnd w:id="52"/>
      <w:r w:rsidRPr="00814DD6">
        <w:lastRenderedPageBreak/>
        <w:t xml:space="preserve">Appendix </w:t>
      </w:r>
      <w:r w:rsidR="002A5D06" w:rsidRPr="00814DD6">
        <w:t>A</w:t>
      </w:r>
      <w:r w:rsidRPr="00814DD6">
        <w:t>:  Online Banking Data Elements</w:t>
      </w:r>
      <w:bookmarkEnd w:id="61"/>
      <w:bookmarkEnd w:id="62"/>
    </w:p>
    <w:tbl>
      <w:tblPr>
        <w:tblW w:w="90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2340"/>
        <w:gridCol w:w="2700"/>
      </w:tblGrid>
      <w:tr w:rsidR="00933C7E" w:rsidRPr="00814DD6" w14:paraId="3DF45A8D" w14:textId="77777777" w:rsidTr="000D74B1">
        <w:trPr>
          <w:cantSplit/>
          <w:trHeight w:val="255"/>
          <w:tblHeader/>
        </w:trPr>
        <w:tc>
          <w:tcPr>
            <w:tcW w:w="3978" w:type="dxa"/>
            <w:shd w:val="clear" w:color="auto" w:fill="000000" w:themeFill="text1"/>
            <w:noWrap/>
            <w:vAlign w:val="bottom"/>
            <w:hideMark/>
          </w:tcPr>
          <w:p w14:paraId="019BECF4"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Element</w:t>
            </w:r>
          </w:p>
        </w:tc>
        <w:tc>
          <w:tcPr>
            <w:tcW w:w="2340" w:type="dxa"/>
            <w:shd w:val="clear" w:color="auto" w:fill="000000" w:themeFill="text1"/>
            <w:vAlign w:val="bottom"/>
            <w:hideMark/>
          </w:tcPr>
          <w:p w14:paraId="55DDFFAA"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Description</w:t>
            </w:r>
          </w:p>
        </w:tc>
        <w:tc>
          <w:tcPr>
            <w:tcW w:w="2700" w:type="dxa"/>
            <w:shd w:val="clear" w:color="auto" w:fill="000000" w:themeFill="text1"/>
            <w:noWrap/>
            <w:vAlign w:val="bottom"/>
            <w:hideMark/>
          </w:tcPr>
          <w:p w14:paraId="40A61159"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Example Data / Notes</w:t>
            </w:r>
          </w:p>
        </w:tc>
      </w:tr>
      <w:tr w:rsidR="00495BC6" w:rsidRPr="00814DD6" w14:paraId="79D3A1B4" w14:textId="77777777" w:rsidTr="000D74B1">
        <w:trPr>
          <w:trHeight w:val="255"/>
        </w:trPr>
        <w:tc>
          <w:tcPr>
            <w:tcW w:w="3978" w:type="dxa"/>
            <w:shd w:val="clear" w:color="auto" w:fill="auto"/>
            <w:noWrap/>
          </w:tcPr>
          <w:p w14:paraId="6242972E" w14:textId="48FEAB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TRANSACTION_ID</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FAEB640" w14:textId="1BD117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Unique Transaction Identifier </w:t>
            </w:r>
          </w:p>
        </w:tc>
        <w:tc>
          <w:tcPr>
            <w:tcW w:w="2700" w:type="dxa"/>
            <w:tcBorders>
              <w:top w:val="single" w:sz="4" w:space="0" w:color="auto"/>
              <w:left w:val="single" w:sz="4" w:space="0" w:color="auto"/>
              <w:bottom w:val="single" w:sz="4" w:space="0" w:color="auto"/>
              <w:right w:val="single" w:sz="4" w:space="0" w:color="auto"/>
            </w:tcBorders>
            <w:shd w:val="clear" w:color="auto" w:fill="auto"/>
            <w:noWrap/>
          </w:tcPr>
          <w:p w14:paraId="5C92765C" w14:textId="76CE651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123456789</w:t>
            </w:r>
          </w:p>
        </w:tc>
      </w:tr>
      <w:tr w:rsidR="00495BC6" w:rsidRPr="00814DD6" w14:paraId="65357C10" w14:textId="77777777" w:rsidTr="000D74B1">
        <w:trPr>
          <w:trHeight w:val="255"/>
        </w:trPr>
        <w:tc>
          <w:tcPr>
            <w:tcW w:w="3978" w:type="dxa"/>
            <w:shd w:val="clear" w:color="auto" w:fill="auto"/>
            <w:noWrap/>
          </w:tcPr>
          <w:p w14:paraId="46EF6103" w14:textId="76FAB9E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DATETIME</w:t>
            </w:r>
          </w:p>
        </w:tc>
        <w:tc>
          <w:tcPr>
            <w:tcW w:w="2340" w:type="dxa"/>
            <w:tcBorders>
              <w:top w:val="nil"/>
              <w:left w:val="single" w:sz="4" w:space="0" w:color="auto"/>
              <w:bottom w:val="single" w:sz="4" w:space="0" w:color="auto"/>
              <w:right w:val="single" w:sz="4" w:space="0" w:color="auto"/>
            </w:tcBorders>
            <w:shd w:val="clear" w:color="auto" w:fill="auto"/>
          </w:tcPr>
          <w:p w14:paraId="68699C36" w14:textId="3F7D86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and Time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69AA194" w14:textId="670942A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0.009398148</w:t>
            </w:r>
          </w:p>
        </w:tc>
      </w:tr>
      <w:tr w:rsidR="00495BC6" w:rsidRPr="00814DD6" w14:paraId="3EA0062D" w14:textId="77777777" w:rsidTr="000D74B1">
        <w:trPr>
          <w:trHeight w:val="255"/>
        </w:trPr>
        <w:tc>
          <w:tcPr>
            <w:tcW w:w="3978" w:type="dxa"/>
            <w:shd w:val="clear" w:color="auto" w:fill="auto"/>
            <w:noWrap/>
          </w:tcPr>
          <w:p w14:paraId="4FE54EB9" w14:textId="753D335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SESSIONID</w:t>
            </w:r>
          </w:p>
        </w:tc>
        <w:tc>
          <w:tcPr>
            <w:tcW w:w="2340" w:type="dxa"/>
            <w:tcBorders>
              <w:top w:val="nil"/>
              <w:left w:val="single" w:sz="4" w:space="0" w:color="auto"/>
              <w:bottom w:val="single" w:sz="4" w:space="0" w:color="auto"/>
              <w:right w:val="single" w:sz="4" w:space="0" w:color="auto"/>
            </w:tcBorders>
            <w:shd w:val="clear" w:color="auto" w:fill="auto"/>
          </w:tcPr>
          <w:p w14:paraId="2B09F20A" w14:textId="4D8C4A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Session Identifier</w:t>
            </w:r>
          </w:p>
        </w:tc>
        <w:tc>
          <w:tcPr>
            <w:tcW w:w="2700" w:type="dxa"/>
            <w:tcBorders>
              <w:top w:val="nil"/>
              <w:left w:val="single" w:sz="4" w:space="0" w:color="auto"/>
              <w:bottom w:val="single" w:sz="4" w:space="0" w:color="auto"/>
              <w:right w:val="single" w:sz="4" w:space="0" w:color="auto"/>
            </w:tcBorders>
            <w:shd w:val="clear" w:color="auto" w:fill="auto"/>
            <w:noWrap/>
          </w:tcPr>
          <w:p w14:paraId="37973383" w14:textId="694EE1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1sdf3554-f235-24c5-24c2-85s3430a232</w:t>
            </w:r>
          </w:p>
        </w:tc>
      </w:tr>
      <w:tr w:rsidR="00495BC6" w:rsidRPr="00814DD6" w14:paraId="421A9CF4" w14:textId="77777777" w:rsidTr="000D74B1">
        <w:trPr>
          <w:trHeight w:val="255"/>
        </w:trPr>
        <w:tc>
          <w:tcPr>
            <w:tcW w:w="3978" w:type="dxa"/>
            <w:shd w:val="clear" w:color="auto" w:fill="auto"/>
            <w:noWrap/>
          </w:tcPr>
          <w:p w14:paraId="1C19C12B" w14:textId="0840E9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USERID</w:t>
            </w:r>
          </w:p>
        </w:tc>
        <w:tc>
          <w:tcPr>
            <w:tcW w:w="2340" w:type="dxa"/>
            <w:tcBorders>
              <w:top w:val="nil"/>
              <w:left w:val="single" w:sz="4" w:space="0" w:color="auto"/>
              <w:bottom w:val="single" w:sz="4" w:space="0" w:color="auto"/>
              <w:right w:val="single" w:sz="4" w:space="0" w:color="auto"/>
            </w:tcBorders>
            <w:shd w:val="clear" w:color="auto" w:fill="auto"/>
          </w:tcPr>
          <w:p w14:paraId="231459C7" w14:textId="1A02EBA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User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EC4E1E3" w14:textId="121E738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3F1BFD7F" w14:textId="77777777" w:rsidTr="000D74B1">
        <w:trPr>
          <w:trHeight w:val="255"/>
        </w:trPr>
        <w:tc>
          <w:tcPr>
            <w:tcW w:w="3978" w:type="dxa"/>
            <w:shd w:val="clear" w:color="auto" w:fill="auto"/>
            <w:noWrap/>
          </w:tcPr>
          <w:p w14:paraId="12040E2A" w14:textId="144E46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CUSTNO</w:t>
            </w:r>
          </w:p>
        </w:tc>
        <w:tc>
          <w:tcPr>
            <w:tcW w:w="2340" w:type="dxa"/>
            <w:tcBorders>
              <w:top w:val="nil"/>
              <w:left w:val="single" w:sz="4" w:space="0" w:color="auto"/>
              <w:bottom w:val="single" w:sz="4" w:space="0" w:color="auto"/>
              <w:right w:val="single" w:sz="4" w:space="0" w:color="auto"/>
            </w:tcBorders>
            <w:shd w:val="clear" w:color="auto" w:fill="auto"/>
          </w:tcPr>
          <w:p w14:paraId="40A02CB6" w14:textId="7D1778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Customer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BE01895" w14:textId="35427D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7BEA0007" w14:textId="77777777" w:rsidTr="000D74B1">
        <w:trPr>
          <w:trHeight w:val="255"/>
        </w:trPr>
        <w:tc>
          <w:tcPr>
            <w:tcW w:w="3978" w:type="dxa"/>
            <w:shd w:val="clear" w:color="auto" w:fill="auto"/>
            <w:noWrap/>
          </w:tcPr>
          <w:p w14:paraId="2FD8C429" w14:textId="6517E7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CUSTBRANCH</w:t>
            </w:r>
          </w:p>
        </w:tc>
        <w:tc>
          <w:tcPr>
            <w:tcW w:w="2340" w:type="dxa"/>
            <w:tcBorders>
              <w:top w:val="nil"/>
              <w:left w:val="single" w:sz="4" w:space="0" w:color="auto"/>
              <w:bottom w:val="single" w:sz="4" w:space="0" w:color="auto"/>
              <w:right w:val="single" w:sz="4" w:space="0" w:color="auto"/>
            </w:tcBorders>
            <w:shd w:val="clear" w:color="auto" w:fill="auto"/>
          </w:tcPr>
          <w:p w14:paraId="29EA1643" w14:textId="087D6D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Branch Customer belongs to</w:t>
            </w:r>
          </w:p>
        </w:tc>
        <w:tc>
          <w:tcPr>
            <w:tcW w:w="2700" w:type="dxa"/>
            <w:tcBorders>
              <w:top w:val="nil"/>
              <w:left w:val="single" w:sz="4" w:space="0" w:color="auto"/>
              <w:bottom w:val="single" w:sz="4" w:space="0" w:color="auto"/>
              <w:right w:val="single" w:sz="4" w:space="0" w:color="auto"/>
            </w:tcBorders>
            <w:shd w:val="clear" w:color="auto" w:fill="auto"/>
            <w:noWrap/>
          </w:tcPr>
          <w:p w14:paraId="1464D91E" w14:textId="52CEA1F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JBank</w:t>
            </w:r>
          </w:p>
        </w:tc>
      </w:tr>
      <w:tr w:rsidR="00495BC6" w:rsidRPr="00814DD6" w14:paraId="05C981EA" w14:textId="77777777" w:rsidTr="000D74B1">
        <w:trPr>
          <w:trHeight w:val="255"/>
        </w:trPr>
        <w:tc>
          <w:tcPr>
            <w:tcW w:w="3978" w:type="dxa"/>
            <w:shd w:val="clear" w:color="auto" w:fill="auto"/>
            <w:noWrap/>
          </w:tcPr>
          <w:p w14:paraId="5B100C38" w14:textId="727219A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CUSTBENEFIT</w:t>
            </w:r>
          </w:p>
        </w:tc>
        <w:tc>
          <w:tcPr>
            <w:tcW w:w="2340" w:type="dxa"/>
            <w:tcBorders>
              <w:top w:val="nil"/>
              <w:left w:val="single" w:sz="4" w:space="0" w:color="auto"/>
              <w:bottom w:val="single" w:sz="4" w:space="0" w:color="auto"/>
              <w:right w:val="single" w:sz="4" w:space="0" w:color="auto"/>
            </w:tcBorders>
            <w:shd w:val="clear" w:color="auto" w:fill="auto"/>
          </w:tcPr>
          <w:p w14:paraId="11B1ADF8" w14:textId="4ED3FE9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Benefit Type</w:t>
            </w:r>
          </w:p>
        </w:tc>
        <w:tc>
          <w:tcPr>
            <w:tcW w:w="2700" w:type="dxa"/>
            <w:tcBorders>
              <w:top w:val="nil"/>
              <w:left w:val="single" w:sz="4" w:space="0" w:color="auto"/>
              <w:bottom w:val="single" w:sz="4" w:space="0" w:color="auto"/>
              <w:right w:val="single" w:sz="4" w:space="0" w:color="auto"/>
            </w:tcBorders>
            <w:shd w:val="clear" w:color="auto" w:fill="auto"/>
            <w:noWrap/>
          </w:tcPr>
          <w:p w14:paraId="686BAC9A" w14:textId="5C2909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REGULAR</w:t>
            </w:r>
          </w:p>
        </w:tc>
      </w:tr>
      <w:tr w:rsidR="00495BC6" w:rsidRPr="00814DD6" w14:paraId="2F426F9D" w14:textId="77777777" w:rsidTr="000D74B1">
        <w:trPr>
          <w:trHeight w:val="255"/>
        </w:trPr>
        <w:tc>
          <w:tcPr>
            <w:tcW w:w="3978" w:type="dxa"/>
            <w:shd w:val="clear" w:color="auto" w:fill="auto"/>
            <w:noWrap/>
          </w:tcPr>
          <w:p w14:paraId="1E89AC0D" w14:textId="57ECA6C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STAFFID</w:t>
            </w:r>
          </w:p>
        </w:tc>
        <w:tc>
          <w:tcPr>
            <w:tcW w:w="2340" w:type="dxa"/>
            <w:tcBorders>
              <w:top w:val="nil"/>
              <w:left w:val="single" w:sz="4" w:space="0" w:color="auto"/>
              <w:bottom w:val="single" w:sz="4" w:space="0" w:color="auto"/>
              <w:right w:val="single" w:sz="4" w:space="0" w:color="auto"/>
            </w:tcBorders>
            <w:shd w:val="clear" w:color="auto" w:fill="auto"/>
          </w:tcPr>
          <w:p w14:paraId="229A317C" w14:textId="35DAF3B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Staff Identifier</w:t>
            </w:r>
          </w:p>
        </w:tc>
        <w:tc>
          <w:tcPr>
            <w:tcW w:w="2700" w:type="dxa"/>
            <w:tcBorders>
              <w:top w:val="nil"/>
              <w:left w:val="single" w:sz="4" w:space="0" w:color="auto"/>
              <w:bottom w:val="single" w:sz="4" w:space="0" w:color="auto"/>
              <w:right w:val="single" w:sz="4" w:space="0" w:color="auto"/>
            </w:tcBorders>
            <w:shd w:val="clear" w:color="auto" w:fill="auto"/>
            <w:noWrap/>
          </w:tcPr>
          <w:p w14:paraId="106935D2" w14:textId="2D56B72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w:t>
            </w:r>
          </w:p>
        </w:tc>
      </w:tr>
      <w:tr w:rsidR="00495BC6" w:rsidRPr="00814DD6" w14:paraId="45B1EEBC" w14:textId="77777777" w:rsidTr="000D74B1">
        <w:trPr>
          <w:trHeight w:val="255"/>
        </w:trPr>
        <w:tc>
          <w:tcPr>
            <w:tcW w:w="3978" w:type="dxa"/>
            <w:shd w:val="clear" w:color="auto" w:fill="auto"/>
            <w:noWrap/>
          </w:tcPr>
          <w:p w14:paraId="22C0A7F6" w14:textId="3CA284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ACTIVITYCODE</w:t>
            </w:r>
          </w:p>
        </w:tc>
        <w:tc>
          <w:tcPr>
            <w:tcW w:w="2340" w:type="dxa"/>
            <w:tcBorders>
              <w:top w:val="nil"/>
              <w:left w:val="single" w:sz="4" w:space="0" w:color="auto"/>
              <w:bottom w:val="single" w:sz="4" w:space="0" w:color="auto"/>
              <w:right w:val="single" w:sz="4" w:space="0" w:color="auto"/>
            </w:tcBorders>
            <w:shd w:val="clear" w:color="auto" w:fill="auto"/>
          </w:tcPr>
          <w:p w14:paraId="53F85E9C" w14:textId="2BC4C6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7A526321" w14:textId="72BC0C8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14705</w:t>
            </w:r>
          </w:p>
        </w:tc>
      </w:tr>
      <w:tr w:rsidR="00495BC6" w:rsidRPr="00814DD6" w14:paraId="5FD0F835" w14:textId="77777777" w:rsidTr="000D74B1">
        <w:trPr>
          <w:trHeight w:val="255"/>
        </w:trPr>
        <w:tc>
          <w:tcPr>
            <w:tcW w:w="3978" w:type="dxa"/>
            <w:shd w:val="clear" w:color="auto" w:fill="auto"/>
            <w:noWrap/>
          </w:tcPr>
          <w:p w14:paraId="562084FA" w14:textId="7C46BC3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UICODE</w:t>
            </w:r>
          </w:p>
        </w:tc>
        <w:tc>
          <w:tcPr>
            <w:tcW w:w="2340" w:type="dxa"/>
            <w:tcBorders>
              <w:top w:val="nil"/>
              <w:left w:val="single" w:sz="4" w:space="0" w:color="auto"/>
              <w:bottom w:val="single" w:sz="4" w:space="0" w:color="auto"/>
              <w:right w:val="single" w:sz="4" w:space="0" w:color="auto"/>
            </w:tcBorders>
            <w:shd w:val="clear" w:color="auto" w:fill="auto"/>
          </w:tcPr>
          <w:p w14:paraId="389A4D21" w14:textId="36F6F22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UI Type Code</w:t>
            </w:r>
          </w:p>
        </w:tc>
        <w:tc>
          <w:tcPr>
            <w:tcW w:w="2700" w:type="dxa"/>
            <w:tcBorders>
              <w:top w:val="nil"/>
              <w:left w:val="single" w:sz="4" w:space="0" w:color="auto"/>
              <w:bottom w:val="single" w:sz="4" w:space="0" w:color="auto"/>
              <w:right w:val="single" w:sz="4" w:space="0" w:color="auto"/>
            </w:tcBorders>
            <w:shd w:val="clear" w:color="auto" w:fill="auto"/>
            <w:noWrap/>
          </w:tcPr>
          <w:p w14:paraId="128DAA75" w14:textId="3339A9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36A2DE34" w14:textId="77777777" w:rsidTr="000D74B1">
        <w:trPr>
          <w:trHeight w:val="255"/>
        </w:trPr>
        <w:tc>
          <w:tcPr>
            <w:tcW w:w="3978" w:type="dxa"/>
            <w:shd w:val="clear" w:color="auto" w:fill="auto"/>
            <w:noWrap/>
          </w:tcPr>
          <w:p w14:paraId="6ECF01D0" w14:textId="186A26A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MOBILEDEVICECODE</w:t>
            </w:r>
          </w:p>
        </w:tc>
        <w:tc>
          <w:tcPr>
            <w:tcW w:w="2340" w:type="dxa"/>
            <w:tcBorders>
              <w:top w:val="nil"/>
              <w:left w:val="single" w:sz="4" w:space="0" w:color="auto"/>
              <w:bottom w:val="single" w:sz="4" w:space="0" w:color="auto"/>
              <w:right w:val="single" w:sz="4" w:space="0" w:color="auto"/>
            </w:tcBorders>
            <w:shd w:val="clear" w:color="auto" w:fill="auto"/>
          </w:tcPr>
          <w:p w14:paraId="16856C5F" w14:textId="3AB5692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Type Code</w:t>
            </w:r>
          </w:p>
        </w:tc>
        <w:tc>
          <w:tcPr>
            <w:tcW w:w="2700" w:type="dxa"/>
            <w:tcBorders>
              <w:top w:val="nil"/>
              <w:left w:val="single" w:sz="4" w:space="0" w:color="auto"/>
              <w:bottom w:val="single" w:sz="4" w:space="0" w:color="auto"/>
              <w:right w:val="single" w:sz="4" w:space="0" w:color="auto"/>
            </w:tcBorders>
            <w:shd w:val="clear" w:color="auto" w:fill="auto"/>
            <w:noWrap/>
          </w:tcPr>
          <w:p w14:paraId="179B29E4" w14:textId="4620DE6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641828D8" w14:textId="77777777" w:rsidTr="000D74B1">
        <w:trPr>
          <w:trHeight w:val="255"/>
        </w:trPr>
        <w:tc>
          <w:tcPr>
            <w:tcW w:w="3978" w:type="dxa"/>
            <w:shd w:val="clear" w:color="auto" w:fill="auto"/>
            <w:noWrap/>
          </w:tcPr>
          <w:p w14:paraId="21334A95" w14:textId="60D954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MOBILEDEVICEMACID</w:t>
            </w:r>
          </w:p>
        </w:tc>
        <w:tc>
          <w:tcPr>
            <w:tcW w:w="2340" w:type="dxa"/>
            <w:tcBorders>
              <w:top w:val="nil"/>
              <w:left w:val="single" w:sz="4" w:space="0" w:color="auto"/>
              <w:bottom w:val="single" w:sz="4" w:space="0" w:color="auto"/>
              <w:right w:val="single" w:sz="4" w:space="0" w:color="auto"/>
            </w:tcBorders>
            <w:shd w:val="clear" w:color="auto" w:fill="auto"/>
          </w:tcPr>
          <w:p w14:paraId="47C0F9DD" w14:textId="5C9028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MAC ID</w:t>
            </w:r>
          </w:p>
        </w:tc>
        <w:tc>
          <w:tcPr>
            <w:tcW w:w="2700" w:type="dxa"/>
            <w:tcBorders>
              <w:top w:val="nil"/>
              <w:left w:val="single" w:sz="4" w:space="0" w:color="auto"/>
              <w:bottom w:val="single" w:sz="4" w:space="0" w:color="auto"/>
              <w:right w:val="single" w:sz="4" w:space="0" w:color="auto"/>
            </w:tcBorders>
            <w:shd w:val="clear" w:color="auto" w:fill="auto"/>
            <w:noWrap/>
          </w:tcPr>
          <w:p w14:paraId="513E74EA" w14:textId="76007FF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825843B8-546F-5365-6465-F35436D3543</w:t>
            </w:r>
          </w:p>
        </w:tc>
      </w:tr>
      <w:tr w:rsidR="00495BC6" w:rsidRPr="00814DD6" w14:paraId="2195A9FA" w14:textId="77777777" w:rsidTr="000D74B1">
        <w:trPr>
          <w:trHeight w:val="255"/>
        </w:trPr>
        <w:tc>
          <w:tcPr>
            <w:tcW w:w="3978" w:type="dxa"/>
            <w:shd w:val="clear" w:color="auto" w:fill="auto"/>
            <w:noWrap/>
          </w:tcPr>
          <w:p w14:paraId="0DE3DFA2" w14:textId="0307C7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CLIENTIP</w:t>
            </w:r>
          </w:p>
        </w:tc>
        <w:tc>
          <w:tcPr>
            <w:tcW w:w="2340" w:type="dxa"/>
            <w:tcBorders>
              <w:top w:val="nil"/>
              <w:left w:val="single" w:sz="4" w:space="0" w:color="auto"/>
              <w:bottom w:val="single" w:sz="4" w:space="0" w:color="auto"/>
              <w:right w:val="single" w:sz="4" w:space="0" w:color="auto"/>
            </w:tcBorders>
            <w:shd w:val="clear" w:color="auto" w:fill="auto"/>
          </w:tcPr>
          <w:p w14:paraId="7A06F24F" w14:textId="21670D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Client IP Address</w:t>
            </w:r>
          </w:p>
        </w:tc>
        <w:tc>
          <w:tcPr>
            <w:tcW w:w="2700" w:type="dxa"/>
            <w:tcBorders>
              <w:top w:val="nil"/>
              <w:left w:val="single" w:sz="4" w:space="0" w:color="auto"/>
              <w:bottom w:val="single" w:sz="4" w:space="0" w:color="auto"/>
              <w:right w:val="single" w:sz="4" w:space="0" w:color="auto"/>
            </w:tcBorders>
            <w:shd w:val="clear" w:color="auto" w:fill="auto"/>
            <w:noWrap/>
          </w:tcPr>
          <w:p w14:paraId="778AC432" w14:textId="0C3AE8B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65.19.37.116</w:t>
            </w:r>
          </w:p>
        </w:tc>
      </w:tr>
      <w:tr w:rsidR="00495BC6" w:rsidRPr="00814DD6" w14:paraId="2DFCD651" w14:textId="77777777" w:rsidTr="000D74B1">
        <w:trPr>
          <w:trHeight w:val="255"/>
        </w:trPr>
        <w:tc>
          <w:tcPr>
            <w:tcW w:w="3978" w:type="dxa"/>
            <w:shd w:val="clear" w:color="auto" w:fill="auto"/>
            <w:noWrap/>
          </w:tcPr>
          <w:p w14:paraId="05A6A062" w14:textId="36F32C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ACCOUNTID1</w:t>
            </w:r>
          </w:p>
        </w:tc>
        <w:tc>
          <w:tcPr>
            <w:tcW w:w="2340" w:type="dxa"/>
            <w:tcBorders>
              <w:top w:val="nil"/>
              <w:left w:val="single" w:sz="4" w:space="0" w:color="auto"/>
              <w:bottom w:val="single" w:sz="4" w:space="0" w:color="auto"/>
              <w:right w:val="single" w:sz="4" w:space="0" w:color="auto"/>
            </w:tcBorders>
            <w:shd w:val="clear" w:color="auto" w:fill="auto"/>
          </w:tcPr>
          <w:p w14:paraId="64638ACB" w14:textId="096DA2D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9D07A9E" w14:textId="4AFDE22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1.99906E+12</w:t>
            </w:r>
          </w:p>
        </w:tc>
      </w:tr>
      <w:tr w:rsidR="00495BC6" w:rsidRPr="00814DD6" w14:paraId="62C8651B" w14:textId="77777777" w:rsidTr="000D74B1">
        <w:trPr>
          <w:trHeight w:val="255"/>
        </w:trPr>
        <w:tc>
          <w:tcPr>
            <w:tcW w:w="3978" w:type="dxa"/>
            <w:shd w:val="clear" w:color="auto" w:fill="auto"/>
            <w:noWrap/>
          </w:tcPr>
          <w:p w14:paraId="57B6AFE0" w14:textId="7AA2CA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ACCOUNTNAME1</w:t>
            </w:r>
          </w:p>
        </w:tc>
        <w:tc>
          <w:tcPr>
            <w:tcW w:w="2340" w:type="dxa"/>
            <w:tcBorders>
              <w:top w:val="nil"/>
              <w:left w:val="single" w:sz="4" w:space="0" w:color="auto"/>
              <w:bottom w:val="single" w:sz="4" w:space="0" w:color="auto"/>
              <w:right w:val="single" w:sz="4" w:space="0" w:color="auto"/>
            </w:tcBorders>
            <w:shd w:val="clear" w:color="auto" w:fill="auto"/>
          </w:tcPr>
          <w:p w14:paraId="16860509" w14:textId="4E0BEAA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2E7BE9E3" w14:textId="08D91A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Line of Credit</w:t>
            </w:r>
          </w:p>
        </w:tc>
      </w:tr>
      <w:tr w:rsidR="00495BC6" w:rsidRPr="00814DD6" w14:paraId="6468D9AC" w14:textId="77777777" w:rsidTr="000D74B1">
        <w:trPr>
          <w:trHeight w:val="255"/>
        </w:trPr>
        <w:tc>
          <w:tcPr>
            <w:tcW w:w="3978" w:type="dxa"/>
            <w:shd w:val="clear" w:color="auto" w:fill="auto"/>
            <w:noWrap/>
          </w:tcPr>
          <w:p w14:paraId="3CDBAD20" w14:textId="50C8A2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ACCOUNTID2</w:t>
            </w:r>
          </w:p>
        </w:tc>
        <w:tc>
          <w:tcPr>
            <w:tcW w:w="2340" w:type="dxa"/>
            <w:tcBorders>
              <w:top w:val="nil"/>
              <w:left w:val="single" w:sz="4" w:space="0" w:color="auto"/>
              <w:bottom w:val="single" w:sz="4" w:space="0" w:color="auto"/>
              <w:right w:val="single" w:sz="4" w:space="0" w:color="auto"/>
            </w:tcBorders>
            <w:shd w:val="clear" w:color="auto" w:fill="auto"/>
          </w:tcPr>
          <w:p w14:paraId="528D892E" w14:textId="3A3570B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AD47A69" w14:textId="0BE04C8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1.00007E+11</w:t>
            </w:r>
          </w:p>
        </w:tc>
      </w:tr>
      <w:tr w:rsidR="00495BC6" w:rsidRPr="00814DD6" w14:paraId="7ACF67F3" w14:textId="77777777" w:rsidTr="000D74B1">
        <w:trPr>
          <w:trHeight w:val="255"/>
        </w:trPr>
        <w:tc>
          <w:tcPr>
            <w:tcW w:w="3978" w:type="dxa"/>
            <w:shd w:val="clear" w:color="auto" w:fill="auto"/>
            <w:noWrap/>
          </w:tcPr>
          <w:p w14:paraId="257378EC" w14:textId="27DBB40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ACCOUNTNAME2</w:t>
            </w:r>
          </w:p>
        </w:tc>
        <w:tc>
          <w:tcPr>
            <w:tcW w:w="2340" w:type="dxa"/>
            <w:tcBorders>
              <w:top w:val="nil"/>
              <w:left w:val="single" w:sz="4" w:space="0" w:color="auto"/>
              <w:bottom w:val="single" w:sz="4" w:space="0" w:color="auto"/>
              <w:right w:val="single" w:sz="4" w:space="0" w:color="auto"/>
            </w:tcBorders>
            <w:shd w:val="clear" w:color="auto" w:fill="auto"/>
          </w:tcPr>
          <w:p w14:paraId="59F2BC9E" w14:textId="2F310B5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503ACCCB" w14:textId="36E421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66323435 – Line of Credit -1 </w:t>
            </w:r>
          </w:p>
        </w:tc>
      </w:tr>
      <w:tr w:rsidR="00495BC6" w:rsidRPr="00814DD6" w14:paraId="0354576C" w14:textId="77777777" w:rsidTr="000D74B1">
        <w:trPr>
          <w:trHeight w:val="255"/>
        </w:trPr>
        <w:tc>
          <w:tcPr>
            <w:tcW w:w="3978" w:type="dxa"/>
            <w:shd w:val="clear" w:color="auto" w:fill="auto"/>
            <w:noWrap/>
          </w:tcPr>
          <w:p w14:paraId="01D3DE2D" w14:textId="54A880E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VENDORNAME</w:t>
            </w:r>
          </w:p>
        </w:tc>
        <w:tc>
          <w:tcPr>
            <w:tcW w:w="2340" w:type="dxa"/>
            <w:tcBorders>
              <w:top w:val="nil"/>
              <w:left w:val="single" w:sz="4" w:space="0" w:color="auto"/>
              <w:bottom w:val="single" w:sz="4" w:space="0" w:color="auto"/>
              <w:right w:val="single" w:sz="4" w:space="0" w:color="auto"/>
            </w:tcBorders>
            <w:shd w:val="clear" w:color="auto" w:fill="auto"/>
          </w:tcPr>
          <w:p w14:paraId="37FF126E" w14:textId="078D0F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Name</w:t>
            </w:r>
          </w:p>
        </w:tc>
        <w:tc>
          <w:tcPr>
            <w:tcW w:w="2700" w:type="dxa"/>
            <w:tcBorders>
              <w:top w:val="nil"/>
              <w:left w:val="single" w:sz="4" w:space="0" w:color="auto"/>
              <w:bottom w:val="single" w:sz="4" w:space="0" w:color="auto"/>
              <w:right w:val="single" w:sz="4" w:space="0" w:color="auto"/>
            </w:tcBorders>
            <w:shd w:val="clear" w:color="auto" w:fill="auto"/>
            <w:noWrap/>
          </w:tcPr>
          <w:p w14:paraId="4F72D4A3" w14:textId="68DC37B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Amazon</w:t>
            </w:r>
          </w:p>
        </w:tc>
      </w:tr>
      <w:tr w:rsidR="00495BC6" w:rsidRPr="00814DD6" w14:paraId="44357F4F" w14:textId="77777777" w:rsidTr="000D74B1">
        <w:trPr>
          <w:trHeight w:val="255"/>
        </w:trPr>
        <w:tc>
          <w:tcPr>
            <w:tcW w:w="3978" w:type="dxa"/>
            <w:shd w:val="clear" w:color="auto" w:fill="auto"/>
            <w:noWrap/>
          </w:tcPr>
          <w:p w14:paraId="55AA746B" w14:textId="6777896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VENDORACCT</w:t>
            </w:r>
          </w:p>
        </w:tc>
        <w:tc>
          <w:tcPr>
            <w:tcW w:w="2340" w:type="dxa"/>
            <w:tcBorders>
              <w:top w:val="nil"/>
              <w:left w:val="single" w:sz="4" w:space="0" w:color="auto"/>
              <w:bottom w:val="single" w:sz="4" w:space="0" w:color="auto"/>
              <w:right w:val="single" w:sz="4" w:space="0" w:color="auto"/>
            </w:tcBorders>
            <w:shd w:val="clear" w:color="auto" w:fill="auto"/>
          </w:tcPr>
          <w:p w14:paraId="074110D5" w14:textId="4986542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Account</w:t>
            </w:r>
          </w:p>
        </w:tc>
        <w:tc>
          <w:tcPr>
            <w:tcW w:w="2700" w:type="dxa"/>
            <w:tcBorders>
              <w:top w:val="nil"/>
              <w:left w:val="single" w:sz="4" w:space="0" w:color="auto"/>
              <w:bottom w:val="single" w:sz="4" w:space="0" w:color="auto"/>
              <w:right w:val="single" w:sz="4" w:space="0" w:color="auto"/>
            </w:tcBorders>
            <w:shd w:val="clear" w:color="auto" w:fill="auto"/>
            <w:noWrap/>
          </w:tcPr>
          <w:p w14:paraId="662F6B55" w14:textId="635157E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1222234455</w:t>
            </w:r>
          </w:p>
        </w:tc>
      </w:tr>
      <w:tr w:rsidR="00495BC6" w:rsidRPr="00814DD6" w14:paraId="75C22125" w14:textId="77777777" w:rsidTr="000D74B1">
        <w:trPr>
          <w:trHeight w:val="255"/>
        </w:trPr>
        <w:tc>
          <w:tcPr>
            <w:tcW w:w="3978" w:type="dxa"/>
            <w:shd w:val="clear" w:color="auto" w:fill="auto"/>
            <w:noWrap/>
          </w:tcPr>
          <w:p w14:paraId="5361D4F6" w14:textId="5DB1AE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AMOUNT</w:t>
            </w:r>
          </w:p>
        </w:tc>
        <w:tc>
          <w:tcPr>
            <w:tcW w:w="2340" w:type="dxa"/>
            <w:tcBorders>
              <w:top w:val="nil"/>
              <w:left w:val="single" w:sz="4" w:space="0" w:color="auto"/>
              <w:bottom w:val="single" w:sz="4" w:space="0" w:color="auto"/>
              <w:right w:val="single" w:sz="4" w:space="0" w:color="auto"/>
            </w:tcBorders>
            <w:shd w:val="clear" w:color="auto" w:fill="auto"/>
          </w:tcPr>
          <w:p w14:paraId="6B33C458" w14:textId="41569F5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3C006226" w14:textId="42A6AB5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70</w:t>
            </w:r>
          </w:p>
        </w:tc>
      </w:tr>
      <w:tr w:rsidR="00495BC6" w:rsidRPr="00814DD6" w14:paraId="2EF4C70C" w14:textId="77777777" w:rsidTr="000D74B1">
        <w:trPr>
          <w:trHeight w:val="255"/>
        </w:trPr>
        <w:tc>
          <w:tcPr>
            <w:tcW w:w="3978" w:type="dxa"/>
            <w:shd w:val="clear" w:color="auto" w:fill="auto"/>
            <w:noWrap/>
          </w:tcPr>
          <w:p w14:paraId="337E8460" w14:textId="15F086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PRODUCTID</w:t>
            </w:r>
          </w:p>
        </w:tc>
        <w:tc>
          <w:tcPr>
            <w:tcW w:w="2340" w:type="dxa"/>
            <w:tcBorders>
              <w:top w:val="nil"/>
              <w:left w:val="single" w:sz="4" w:space="0" w:color="auto"/>
              <w:bottom w:val="single" w:sz="4" w:space="0" w:color="auto"/>
              <w:right w:val="single" w:sz="4" w:space="0" w:color="auto"/>
            </w:tcBorders>
            <w:shd w:val="clear" w:color="auto" w:fill="auto"/>
          </w:tcPr>
          <w:p w14:paraId="17A91B23" w14:textId="332B20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Type Identifier</w:t>
            </w:r>
          </w:p>
        </w:tc>
        <w:tc>
          <w:tcPr>
            <w:tcW w:w="2700" w:type="dxa"/>
            <w:tcBorders>
              <w:top w:val="nil"/>
              <w:left w:val="single" w:sz="4" w:space="0" w:color="auto"/>
              <w:bottom w:val="single" w:sz="4" w:space="0" w:color="auto"/>
              <w:right w:val="single" w:sz="4" w:space="0" w:color="auto"/>
            </w:tcBorders>
            <w:shd w:val="clear" w:color="auto" w:fill="auto"/>
            <w:noWrap/>
          </w:tcPr>
          <w:p w14:paraId="4D82D366" w14:textId="0F06E6D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w:t>
            </w:r>
          </w:p>
        </w:tc>
      </w:tr>
      <w:tr w:rsidR="00495BC6" w:rsidRPr="00814DD6" w14:paraId="1EAB2D82" w14:textId="77777777" w:rsidTr="000D74B1">
        <w:trPr>
          <w:trHeight w:val="255"/>
        </w:trPr>
        <w:tc>
          <w:tcPr>
            <w:tcW w:w="3978" w:type="dxa"/>
            <w:shd w:val="clear" w:color="auto" w:fill="auto"/>
            <w:noWrap/>
          </w:tcPr>
          <w:p w14:paraId="7F84ECC6" w14:textId="321DFAD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ERRORCODE</w:t>
            </w:r>
          </w:p>
        </w:tc>
        <w:tc>
          <w:tcPr>
            <w:tcW w:w="2340" w:type="dxa"/>
            <w:tcBorders>
              <w:top w:val="nil"/>
              <w:left w:val="single" w:sz="4" w:space="0" w:color="auto"/>
              <w:bottom w:val="single" w:sz="4" w:space="0" w:color="auto"/>
              <w:right w:val="single" w:sz="4" w:space="0" w:color="auto"/>
            </w:tcBorders>
            <w:shd w:val="clear" w:color="auto" w:fill="auto"/>
          </w:tcPr>
          <w:p w14:paraId="297C6AD5" w14:textId="18899C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Code</w:t>
            </w:r>
          </w:p>
        </w:tc>
        <w:tc>
          <w:tcPr>
            <w:tcW w:w="2700" w:type="dxa"/>
            <w:tcBorders>
              <w:top w:val="nil"/>
              <w:left w:val="single" w:sz="4" w:space="0" w:color="auto"/>
              <w:bottom w:val="single" w:sz="4" w:space="0" w:color="auto"/>
              <w:right w:val="single" w:sz="4" w:space="0" w:color="auto"/>
            </w:tcBorders>
            <w:shd w:val="clear" w:color="auto" w:fill="auto"/>
            <w:noWrap/>
          </w:tcPr>
          <w:p w14:paraId="251B2D72" w14:textId="16D2AA9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20020</w:t>
            </w:r>
          </w:p>
        </w:tc>
      </w:tr>
      <w:tr w:rsidR="00495BC6" w:rsidRPr="00814DD6" w14:paraId="16901C09" w14:textId="77777777" w:rsidTr="000D74B1">
        <w:trPr>
          <w:trHeight w:val="255"/>
        </w:trPr>
        <w:tc>
          <w:tcPr>
            <w:tcW w:w="3978" w:type="dxa"/>
            <w:shd w:val="clear" w:color="auto" w:fill="auto"/>
            <w:noWrap/>
          </w:tcPr>
          <w:p w14:paraId="27FD8575" w14:textId="4C399F7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ERRORMESSAGE</w:t>
            </w:r>
          </w:p>
        </w:tc>
        <w:tc>
          <w:tcPr>
            <w:tcW w:w="2340" w:type="dxa"/>
            <w:tcBorders>
              <w:top w:val="nil"/>
              <w:left w:val="single" w:sz="4" w:space="0" w:color="auto"/>
              <w:bottom w:val="single" w:sz="4" w:space="0" w:color="auto"/>
              <w:right w:val="single" w:sz="4" w:space="0" w:color="auto"/>
            </w:tcBorders>
            <w:shd w:val="clear" w:color="auto" w:fill="auto"/>
          </w:tcPr>
          <w:p w14:paraId="43F599F1" w14:textId="723ED1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Description</w:t>
            </w:r>
          </w:p>
        </w:tc>
        <w:tc>
          <w:tcPr>
            <w:tcW w:w="2700" w:type="dxa"/>
            <w:tcBorders>
              <w:top w:val="nil"/>
              <w:left w:val="single" w:sz="4" w:space="0" w:color="auto"/>
              <w:bottom w:val="single" w:sz="4" w:space="0" w:color="auto"/>
              <w:right w:val="single" w:sz="4" w:space="0" w:color="auto"/>
            </w:tcBorders>
            <w:shd w:val="clear" w:color="auto" w:fill="auto"/>
            <w:noWrap/>
          </w:tcPr>
          <w:p w14:paraId="401F947B" w14:textId="2AE706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not setup for Online Banking</w:t>
            </w:r>
          </w:p>
        </w:tc>
      </w:tr>
      <w:tr w:rsidR="00495BC6" w:rsidRPr="00814DD6" w14:paraId="40C6977B" w14:textId="77777777" w:rsidTr="000D74B1">
        <w:trPr>
          <w:trHeight w:val="255"/>
        </w:trPr>
        <w:tc>
          <w:tcPr>
            <w:tcW w:w="3978" w:type="dxa"/>
            <w:shd w:val="clear" w:color="auto" w:fill="auto"/>
            <w:noWrap/>
          </w:tcPr>
          <w:p w14:paraId="31904795" w14:textId="3FB08E0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HTTP_CS_URI_STEM</w:t>
            </w:r>
          </w:p>
        </w:tc>
        <w:tc>
          <w:tcPr>
            <w:tcW w:w="2340" w:type="dxa"/>
            <w:tcBorders>
              <w:top w:val="nil"/>
              <w:left w:val="single" w:sz="4" w:space="0" w:color="auto"/>
              <w:bottom w:val="single" w:sz="4" w:space="0" w:color="auto"/>
              <w:right w:val="single" w:sz="4" w:space="0" w:color="auto"/>
            </w:tcBorders>
            <w:shd w:val="clear" w:color="auto" w:fill="auto"/>
          </w:tcPr>
          <w:p w14:paraId="0716EF75" w14:textId="6F06614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STEM</w:t>
            </w:r>
          </w:p>
        </w:tc>
        <w:tc>
          <w:tcPr>
            <w:tcW w:w="2700" w:type="dxa"/>
            <w:tcBorders>
              <w:top w:val="nil"/>
              <w:left w:val="single" w:sz="4" w:space="0" w:color="auto"/>
              <w:bottom w:val="single" w:sz="4" w:space="0" w:color="auto"/>
              <w:right w:val="single" w:sz="4" w:space="0" w:color="auto"/>
            </w:tcBorders>
            <w:shd w:val="clear" w:color="auto" w:fill="auto"/>
            <w:noWrap/>
          </w:tcPr>
          <w:p w14:paraId="15ED0431" w14:textId="7BE6885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Default.htm</w:t>
            </w:r>
          </w:p>
        </w:tc>
      </w:tr>
      <w:tr w:rsidR="00495BC6" w:rsidRPr="00814DD6" w14:paraId="70E784D8" w14:textId="77777777" w:rsidTr="000D74B1">
        <w:trPr>
          <w:trHeight w:val="255"/>
        </w:trPr>
        <w:tc>
          <w:tcPr>
            <w:tcW w:w="3978" w:type="dxa"/>
            <w:shd w:val="clear" w:color="auto" w:fill="auto"/>
            <w:noWrap/>
          </w:tcPr>
          <w:p w14:paraId="1DAE0EB2" w14:textId="0D282E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HTTP_CS_URI_QUERY</w:t>
            </w:r>
          </w:p>
        </w:tc>
        <w:tc>
          <w:tcPr>
            <w:tcW w:w="2340" w:type="dxa"/>
            <w:tcBorders>
              <w:top w:val="nil"/>
              <w:left w:val="single" w:sz="4" w:space="0" w:color="auto"/>
              <w:bottom w:val="single" w:sz="4" w:space="0" w:color="auto"/>
              <w:right w:val="single" w:sz="4" w:space="0" w:color="auto"/>
            </w:tcBorders>
            <w:shd w:val="clear" w:color="auto" w:fill="auto"/>
          </w:tcPr>
          <w:p w14:paraId="3976814E" w14:textId="62CED80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QUERY</w:t>
            </w:r>
          </w:p>
        </w:tc>
        <w:tc>
          <w:tcPr>
            <w:tcW w:w="2700" w:type="dxa"/>
            <w:tcBorders>
              <w:top w:val="nil"/>
              <w:left w:val="single" w:sz="4" w:space="0" w:color="auto"/>
              <w:bottom w:val="single" w:sz="4" w:space="0" w:color="auto"/>
              <w:right w:val="single" w:sz="4" w:space="0" w:color="auto"/>
            </w:tcBorders>
            <w:shd w:val="clear" w:color="auto" w:fill="auto"/>
            <w:noWrap/>
          </w:tcPr>
          <w:p w14:paraId="124B617C" w14:textId="5609E81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?type=accept</w:t>
            </w:r>
          </w:p>
        </w:tc>
      </w:tr>
      <w:tr w:rsidR="00495BC6" w:rsidRPr="00814DD6" w14:paraId="2A72F28A" w14:textId="77777777" w:rsidTr="000D74B1">
        <w:trPr>
          <w:trHeight w:val="255"/>
        </w:trPr>
        <w:tc>
          <w:tcPr>
            <w:tcW w:w="3978" w:type="dxa"/>
            <w:shd w:val="clear" w:color="auto" w:fill="auto"/>
            <w:noWrap/>
          </w:tcPr>
          <w:p w14:paraId="7CE05883" w14:textId="0F5574F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HTTP_CST_HOST</w:t>
            </w:r>
          </w:p>
        </w:tc>
        <w:tc>
          <w:tcPr>
            <w:tcW w:w="2340" w:type="dxa"/>
            <w:tcBorders>
              <w:top w:val="nil"/>
              <w:left w:val="single" w:sz="4" w:space="0" w:color="auto"/>
              <w:bottom w:val="single" w:sz="4" w:space="0" w:color="auto"/>
              <w:right w:val="single" w:sz="4" w:space="0" w:color="auto"/>
            </w:tcBorders>
            <w:shd w:val="clear" w:color="auto" w:fill="auto"/>
          </w:tcPr>
          <w:p w14:paraId="45B09825" w14:textId="344177E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HOST</w:t>
            </w:r>
          </w:p>
        </w:tc>
        <w:tc>
          <w:tcPr>
            <w:tcW w:w="2700" w:type="dxa"/>
            <w:tcBorders>
              <w:top w:val="nil"/>
              <w:left w:val="single" w:sz="4" w:space="0" w:color="auto"/>
              <w:bottom w:val="single" w:sz="4" w:space="0" w:color="auto"/>
              <w:right w:val="single" w:sz="4" w:space="0" w:color="auto"/>
            </w:tcBorders>
            <w:shd w:val="clear" w:color="auto" w:fill="auto"/>
            <w:noWrap/>
          </w:tcPr>
          <w:p w14:paraId="22C99557" w14:textId="551AB7D0" w:rsidR="000F4E21" w:rsidRPr="000D74B1" w:rsidRDefault="00CF3D75" w:rsidP="000F4E21">
            <w:pPr>
              <w:spacing w:before="60" w:after="60"/>
              <w:rPr>
                <w:rFonts w:ascii="Times New Roman" w:hAnsi="Times New Roman"/>
                <w:sz w:val="21"/>
                <w:szCs w:val="21"/>
                <w:lang w:eastAsia="en-CA"/>
              </w:rPr>
            </w:pPr>
            <w:hyperlink r:id="rId53" w:history="1">
              <w:r w:rsidR="000F4E21" w:rsidRPr="000D74B1">
                <w:rPr>
                  <w:rStyle w:val="Hyperlink"/>
                  <w:rFonts w:ascii="Times New Roman" w:hAnsi="Times New Roman"/>
                  <w:color w:val="auto"/>
                  <w:sz w:val="21"/>
                  <w:szCs w:val="21"/>
                </w:rPr>
                <w:t>http://www.bank.com</w:t>
              </w:r>
            </w:hyperlink>
          </w:p>
        </w:tc>
      </w:tr>
      <w:tr w:rsidR="00495BC6" w:rsidRPr="00814DD6" w14:paraId="561BBC94" w14:textId="77777777" w:rsidTr="000D74B1">
        <w:trPr>
          <w:trHeight w:val="255"/>
        </w:trPr>
        <w:tc>
          <w:tcPr>
            <w:tcW w:w="3978" w:type="dxa"/>
            <w:shd w:val="clear" w:color="auto" w:fill="auto"/>
            <w:noWrap/>
          </w:tcPr>
          <w:p w14:paraId="16CF59FF" w14:textId="67634C0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HTTP_USER_AGENT</w:t>
            </w:r>
          </w:p>
        </w:tc>
        <w:tc>
          <w:tcPr>
            <w:tcW w:w="2340" w:type="dxa"/>
            <w:tcBorders>
              <w:top w:val="nil"/>
              <w:left w:val="single" w:sz="4" w:space="0" w:color="auto"/>
              <w:bottom w:val="single" w:sz="4" w:space="0" w:color="auto"/>
              <w:right w:val="single" w:sz="4" w:space="0" w:color="auto"/>
            </w:tcBorders>
            <w:shd w:val="clear" w:color="auto" w:fill="auto"/>
          </w:tcPr>
          <w:p w14:paraId="2BBC5884" w14:textId="4EA1B51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USER AGENT</w:t>
            </w:r>
          </w:p>
        </w:tc>
        <w:tc>
          <w:tcPr>
            <w:tcW w:w="2700" w:type="dxa"/>
            <w:tcBorders>
              <w:top w:val="nil"/>
              <w:left w:val="single" w:sz="4" w:space="0" w:color="auto"/>
              <w:bottom w:val="single" w:sz="4" w:space="0" w:color="auto"/>
              <w:right w:val="single" w:sz="4" w:space="0" w:color="auto"/>
            </w:tcBorders>
            <w:shd w:val="clear" w:color="auto" w:fill="auto"/>
            <w:noWrap/>
          </w:tcPr>
          <w:p w14:paraId="739C815D" w14:textId="7D0A9C7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iphone12</w:t>
            </w:r>
          </w:p>
        </w:tc>
      </w:tr>
      <w:tr w:rsidR="00495BC6" w:rsidRPr="009D258C" w14:paraId="470841EF" w14:textId="77777777" w:rsidTr="000D74B1">
        <w:trPr>
          <w:trHeight w:val="255"/>
        </w:trPr>
        <w:tc>
          <w:tcPr>
            <w:tcW w:w="3978" w:type="dxa"/>
            <w:shd w:val="clear" w:color="auto" w:fill="auto"/>
            <w:noWrap/>
          </w:tcPr>
          <w:p w14:paraId="011E53E9" w14:textId="3C62EC4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HTTP_CS_REFRRER</w:t>
            </w:r>
          </w:p>
        </w:tc>
        <w:tc>
          <w:tcPr>
            <w:tcW w:w="2340" w:type="dxa"/>
            <w:tcBorders>
              <w:top w:val="nil"/>
              <w:left w:val="single" w:sz="4" w:space="0" w:color="auto"/>
              <w:bottom w:val="single" w:sz="4" w:space="0" w:color="auto"/>
              <w:right w:val="single" w:sz="4" w:space="0" w:color="auto"/>
            </w:tcBorders>
            <w:shd w:val="clear" w:color="auto" w:fill="auto"/>
          </w:tcPr>
          <w:p w14:paraId="0385B278" w14:textId="2CACAA2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REFERRER</w:t>
            </w:r>
          </w:p>
        </w:tc>
        <w:tc>
          <w:tcPr>
            <w:tcW w:w="2700" w:type="dxa"/>
            <w:tcBorders>
              <w:top w:val="nil"/>
              <w:left w:val="single" w:sz="4" w:space="0" w:color="auto"/>
              <w:bottom w:val="single" w:sz="4" w:space="0" w:color="auto"/>
              <w:right w:val="single" w:sz="4" w:space="0" w:color="auto"/>
            </w:tcBorders>
            <w:shd w:val="clear" w:color="auto" w:fill="auto"/>
            <w:noWrap/>
          </w:tcPr>
          <w:p w14:paraId="3B1C4823" w14:textId="1B22B098" w:rsidR="000F4E21" w:rsidRPr="000D74B1" w:rsidRDefault="00CF3D75" w:rsidP="000F4E21">
            <w:pPr>
              <w:spacing w:before="60" w:after="60"/>
              <w:rPr>
                <w:rFonts w:ascii="Times New Roman" w:hAnsi="Times New Roman"/>
                <w:strike/>
                <w:sz w:val="21"/>
                <w:szCs w:val="21"/>
                <w:lang w:eastAsia="en-CA"/>
              </w:rPr>
            </w:pPr>
            <w:hyperlink r:id="rId54" w:history="1">
              <w:r w:rsidR="000F4E21" w:rsidRPr="000D74B1">
                <w:rPr>
                  <w:rStyle w:val="Hyperlink"/>
                  <w:rFonts w:ascii="Times New Roman" w:hAnsi="Times New Roman"/>
                  <w:color w:val="auto"/>
                  <w:sz w:val="21"/>
                  <w:szCs w:val="21"/>
                </w:rPr>
                <w:t>http://www.bank.com</w:t>
              </w:r>
            </w:hyperlink>
          </w:p>
        </w:tc>
      </w:tr>
      <w:tr w:rsidR="00495BC6" w:rsidRPr="009D258C" w14:paraId="5F13C4FC" w14:textId="77777777" w:rsidTr="000D74B1">
        <w:trPr>
          <w:trHeight w:val="255"/>
        </w:trPr>
        <w:tc>
          <w:tcPr>
            <w:tcW w:w="3978" w:type="dxa"/>
            <w:shd w:val="clear" w:color="auto" w:fill="auto"/>
            <w:noWrap/>
          </w:tcPr>
          <w:p w14:paraId="05DFBEEC" w14:textId="672A57D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HTTP_LOCAL_TIME</w:t>
            </w:r>
          </w:p>
        </w:tc>
        <w:tc>
          <w:tcPr>
            <w:tcW w:w="2340" w:type="dxa"/>
            <w:tcBorders>
              <w:top w:val="nil"/>
              <w:left w:val="single" w:sz="4" w:space="0" w:color="auto"/>
              <w:bottom w:val="single" w:sz="4" w:space="0" w:color="auto"/>
              <w:right w:val="single" w:sz="4" w:space="0" w:color="auto"/>
            </w:tcBorders>
            <w:shd w:val="clear" w:color="auto" w:fill="auto"/>
          </w:tcPr>
          <w:p w14:paraId="73AC1C4D" w14:textId="7707F3C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LOCAL TIME</w:t>
            </w:r>
          </w:p>
        </w:tc>
        <w:tc>
          <w:tcPr>
            <w:tcW w:w="2700" w:type="dxa"/>
            <w:tcBorders>
              <w:top w:val="nil"/>
              <w:left w:val="single" w:sz="4" w:space="0" w:color="auto"/>
              <w:bottom w:val="single" w:sz="4" w:space="0" w:color="auto"/>
              <w:right w:val="single" w:sz="4" w:space="0" w:color="auto"/>
            </w:tcBorders>
            <w:shd w:val="clear" w:color="auto" w:fill="auto"/>
            <w:noWrap/>
          </w:tcPr>
          <w:p w14:paraId="2CC6BB7F" w14:textId="1CDD85D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04FE5C3" w14:textId="77777777" w:rsidTr="000D74B1">
        <w:trPr>
          <w:trHeight w:val="255"/>
        </w:trPr>
        <w:tc>
          <w:tcPr>
            <w:tcW w:w="3978" w:type="dxa"/>
            <w:shd w:val="clear" w:color="auto" w:fill="auto"/>
            <w:noWrap/>
          </w:tcPr>
          <w:p w14:paraId="1478ED30" w14:textId="2023637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HTTP_BEGIN_REQUEST</w:t>
            </w:r>
            <w:r w:rsidRPr="000D74B1">
              <w:rPr>
                <w:rFonts w:ascii="Times New Roman" w:hAnsi="Times New Roman"/>
                <w:sz w:val="21"/>
                <w:szCs w:val="21"/>
                <w:lang w:eastAsia="en-CA"/>
              </w:rPr>
              <w:br/>
              <w:t>_UTC</w:t>
            </w:r>
          </w:p>
        </w:tc>
        <w:tc>
          <w:tcPr>
            <w:tcW w:w="2340" w:type="dxa"/>
            <w:tcBorders>
              <w:top w:val="nil"/>
              <w:left w:val="single" w:sz="4" w:space="0" w:color="auto"/>
              <w:bottom w:val="single" w:sz="4" w:space="0" w:color="auto"/>
              <w:right w:val="single" w:sz="4" w:space="0" w:color="auto"/>
            </w:tcBorders>
            <w:shd w:val="clear" w:color="auto" w:fill="auto"/>
          </w:tcPr>
          <w:p w14:paraId="7E3004A7" w14:textId="0720FF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BEGIN REQUEST UTC</w:t>
            </w:r>
          </w:p>
        </w:tc>
        <w:tc>
          <w:tcPr>
            <w:tcW w:w="2700" w:type="dxa"/>
            <w:tcBorders>
              <w:top w:val="nil"/>
              <w:left w:val="single" w:sz="4" w:space="0" w:color="auto"/>
              <w:bottom w:val="single" w:sz="4" w:space="0" w:color="auto"/>
              <w:right w:val="single" w:sz="4" w:space="0" w:color="auto"/>
            </w:tcBorders>
            <w:shd w:val="clear" w:color="auto" w:fill="auto"/>
            <w:noWrap/>
          </w:tcPr>
          <w:p w14:paraId="132F800B" w14:textId="7963918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4AE8200" w14:textId="77777777" w:rsidTr="000D74B1">
        <w:trPr>
          <w:trHeight w:val="255"/>
        </w:trPr>
        <w:tc>
          <w:tcPr>
            <w:tcW w:w="3978" w:type="dxa"/>
            <w:shd w:val="clear" w:color="auto" w:fill="auto"/>
            <w:noWrap/>
          </w:tcPr>
          <w:p w14:paraId="342E336C" w14:textId="62459DA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SCHEMA_NAME</w:t>
            </w:r>
          </w:p>
        </w:tc>
        <w:tc>
          <w:tcPr>
            <w:tcW w:w="2340" w:type="dxa"/>
            <w:tcBorders>
              <w:top w:val="nil"/>
              <w:left w:val="single" w:sz="4" w:space="0" w:color="auto"/>
              <w:bottom w:val="single" w:sz="4" w:space="0" w:color="auto"/>
              <w:right w:val="single" w:sz="4" w:space="0" w:color="auto"/>
            </w:tcBorders>
            <w:shd w:val="clear" w:color="auto" w:fill="auto"/>
          </w:tcPr>
          <w:p w14:paraId="6B7777F2" w14:textId="17FD619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Schema Name</w:t>
            </w:r>
          </w:p>
        </w:tc>
        <w:tc>
          <w:tcPr>
            <w:tcW w:w="2700" w:type="dxa"/>
            <w:tcBorders>
              <w:top w:val="nil"/>
              <w:left w:val="single" w:sz="4" w:space="0" w:color="auto"/>
              <w:bottom w:val="single" w:sz="4" w:space="0" w:color="auto"/>
              <w:right w:val="single" w:sz="4" w:space="0" w:color="auto"/>
            </w:tcBorders>
            <w:shd w:val="clear" w:color="auto" w:fill="auto"/>
            <w:noWrap/>
          </w:tcPr>
          <w:p w14:paraId="61416437" w14:textId="7BD279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ONLINE</w:t>
            </w:r>
          </w:p>
        </w:tc>
      </w:tr>
      <w:tr w:rsidR="00495BC6" w:rsidRPr="009D258C" w14:paraId="7D54D85D" w14:textId="77777777" w:rsidTr="000D74B1">
        <w:trPr>
          <w:trHeight w:val="255"/>
        </w:trPr>
        <w:tc>
          <w:tcPr>
            <w:tcW w:w="3978" w:type="dxa"/>
            <w:shd w:val="clear" w:color="auto" w:fill="auto"/>
            <w:noWrap/>
          </w:tcPr>
          <w:p w14:paraId="55BE02AE" w14:textId="0997BC8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GATEWAY_ID</w:t>
            </w:r>
          </w:p>
        </w:tc>
        <w:tc>
          <w:tcPr>
            <w:tcW w:w="2340" w:type="dxa"/>
            <w:tcBorders>
              <w:top w:val="nil"/>
              <w:left w:val="single" w:sz="4" w:space="0" w:color="auto"/>
              <w:bottom w:val="single" w:sz="4" w:space="0" w:color="auto"/>
              <w:right w:val="single" w:sz="4" w:space="0" w:color="auto"/>
            </w:tcBorders>
            <w:shd w:val="clear" w:color="auto" w:fill="auto"/>
          </w:tcPr>
          <w:p w14:paraId="7579AE64" w14:textId="6E95E49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Gateway ID</w:t>
            </w:r>
          </w:p>
        </w:tc>
        <w:tc>
          <w:tcPr>
            <w:tcW w:w="2700" w:type="dxa"/>
            <w:tcBorders>
              <w:top w:val="nil"/>
              <w:left w:val="single" w:sz="4" w:space="0" w:color="auto"/>
              <w:bottom w:val="single" w:sz="4" w:space="0" w:color="auto"/>
              <w:right w:val="single" w:sz="4" w:space="0" w:color="auto"/>
            </w:tcBorders>
            <w:shd w:val="clear" w:color="auto" w:fill="auto"/>
            <w:noWrap/>
          </w:tcPr>
          <w:p w14:paraId="582422B8" w14:textId="547ACA8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/172.25.54.63:35434</w:t>
            </w:r>
          </w:p>
        </w:tc>
      </w:tr>
      <w:tr w:rsidR="00495BC6" w:rsidRPr="009D258C" w14:paraId="1CAE4B70" w14:textId="77777777" w:rsidTr="000D74B1">
        <w:trPr>
          <w:trHeight w:val="255"/>
        </w:trPr>
        <w:tc>
          <w:tcPr>
            <w:tcW w:w="3978" w:type="dxa"/>
            <w:shd w:val="clear" w:color="auto" w:fill="auto"/>
            <w:noWrap/>
          </w:tcPr>
          <w:p w14:paraId="3AFD5ABA" w14:textId="0DF396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CREATED_DATE</w:t>
            </w:r>
          </w:p>
        </w:tc>
        <w:tc>
          <w:tcPr>
            <w:tcW w:w="2340" w:type="dxa"/>
            <w:tcBorders>
              <w:top w:val="nil"/>
              <w:left w:val="single" w:sz="4" w:space="0" w:color="auto"/>
              <w:bottom w:val="single" w:sz="4" w:space="0" w:color="auto"/>
              <w:right w:val="single" w:sz="4" w:space="0" w:color="auto"/>
            </w:tcBorders>
            <w:shd w:val="clear" w:color="auto" w:fill="auto"/>
          </w:tcPr>
          <w:p w14:paraId="248E5DA0" w14:textId="076ECB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the Transaction was created</w:t>
            </w:r>
          </w:p>
        </w:tc>
        <w:tc>
          <w:tcPr>
            <w:tcW w:w="2700" w:type="dxa"/>
            <w:tcBorders>
              <w:top w:val="nil"/>
              <w:left w:val="single" w:sz="4" w:space="0" w:color="auto"/>
              <w:bottom w:val="single" w:sz="4" w:space="0" w:color="auto"/>
              <w:right w:val="single" w:sz="4" w:space="0" w:color="auto"/>
            </w:tcBorders>
            <w:shd w:val="clear" w:color="auto" w:fill="auto"/>
            <w:noWrap/>
          </w:tcPr>
          <w:p w14:paraId="04AA849E" w14:textId="05B9738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77A3B93A" w14:textId="77777777" w:rsidTr="000D74B1">
        <w:trPr>
          <w:trHeight w:val="255"/>
        </w:trPr>
        <w:tc>
          <w:tcPr>
            <w:tcW w:w="3978" w:type="dxa"/>
            <w:shd w:val="clear" w:color="auto" w:fill="auto"/>
            <w:noWrap/>
          </w:tcPr>
          <w:p w14:paraId="6590B757" w14:textId="5D1D6B9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RESPONSE_CODE</w:t>
            </w:r>
          </w:p>
        </w:tc>
        <w:tc>
          <w:tcPr>
            <w:tcW w:w="2340" w:type="dxa"/>
            <w:tcBorders>
              <w:top w:val="nil"/>
              <w:left w:val="single" w:sz="4" w:space="0" w:color="auto"/>
              <w:bottom w:val="single" w:sz="4" w:space="0" w:color="auto"/>
              <w:right w:val="single" w:sz="4" w:space="0" w:color="auto"/>
            </w:tcBorders>
            <w:shd w:val="clear" w:color="auto" w:fill="auto"/>
          </w:tcPr>
          <w:p w14:paraId="7BD67286" w14:textId="408FF63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Response given to the transaction</w:t>
            </w:r>
          </w:p>
        </w:tc>
        <w:tc>
          <w:tcPr>
            <w:tcW w:w="2700" w:type="dxa"/>
            <w:tcBorders>
              <w:top w:val="nil"/>
              <w:left w:val="single" w:sz="4" w:space="0" w:color="auto"/>
              <w:bottom w:val="single" w:sz="4" w:space="0" w:color="auto"/>
              <w:right w:val="single" w:sz="4" w:space="0" w:color="auto"/>
            </w:tcBorders>
            <w:shd w:val="clear" w:color="auto" w:fill="auto"/>
            <w:noWrap/>
          </w:tcPr>
          <w:p w14:paraId="6CF46A6D" w14:textId="369259B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324673C1" w14:textId="77777777" w:rsidTr="000D74B1">
        <w:trPr>
          <w:trHeight w:val="255"/>
        </w:trPr>
        <w:tc>
          <w:tcPr>
            <w:tcW w:w="3978" w:type="dxa"/>
            <w:shd w:val="clear" w:color="auto" w:fill="auto"/>
            <w:noWrap/>
          </w:tcPr>
          <w:p w14:paraId="5F05D9FC" w14:textId="69FFC4F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PARTICIPANTUSERID</w:t>
            </w:r>
          </w:p>
        </w:tc>
        <w:tc>
          <w:tcPr>
            <w:tcW w:w="2340" w:type="dxa"/>
            <w:tcBorders>
              <w:top w:val="nil"/>
              <w:left w:val="single" w:sz="4" w:space="0" w:color="auto"/>
              <w:bottom w:val="single" w:sz="4" w:space="0" w:color="auto"/>
              <w:right w:val="single" w:sz="4" w:space="0" w:color="auto"/>
            </w:tcBorders>
            <w:shd w:val="clear" w:color="auto" w:fill="auto"/>
          </w:tcPr>
          <w:p w14:paraId="7E887262" w14:textId="6DE56B6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Participant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39911A3" w14:textId="278785A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6854684318</w:t>
            </w:r>
          </w:p>
        </w:tc>
      </w:tr>
      <w:tr w:rsidR="00495BC6" w:rsidRPr="009D258C" w14:paraId="42C752A7" w14:textId="77777777" w:rsidTr="000D74B1">
        <w:trPr>
          <w:trHeight w:val="255"/>
        </w:trPr>
        <w:tc>
          <w:tcPr>
            <w:tcW w:w="3978" w:type="dxa"/>
            <w:shd w:val="clear" w:color="auto" w:fill="auto"/>
            <w:noWrap/>
          </w:tcPr>
          <w:p w14:paraId="53D38F46" w14:textId="144091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PRODUCTCODE</w:t>
            </w:r>
          </w:p>
        </w:tc>
        <w:tc>
          <w:tcPr>
            <w:tcW w:w="2340" w:type="dxa"/>
            <w:tcBorders>
              <w:top w:val="nil"/>
              <w:left w:val="single" w:sz="4" w:space="0" w:color="auto"/>
              <w:bottom w:val="single" w:sz="4" w:space="0" w:color="auto"/>
              <w:right w:val="single" w:sz="4" w:space="0" w:color="auto"/>
            </w:tcBorders>
            <w:shd w:val="clear" w:color="auto" w:fill="auto"/>
          </w:tcPr>
          <w:p w14:paraId="762C5A4D" w14:textId="15563C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code</w:t>
            </w:r>
          </w:p>
        </w:tc>
        <w:tc>
          <w:tcPr>
            <w:tcW w:w="2700" w:type="dxa"/>
            <w:tcBorders>
              <w:top w:val="nil"/>
              <w:left w:val="single" w:sz="4" w:space="0" w:color="auto"/>
              <w:bottom w:val="single" w:sz="4" w:space="0" w:color="auto"/>
              <w:right w:val="single" w:sz="4" w:space="0" w:color="auto"/>
            </w:tcBorders>
            <w:shd w:val="clear" w:color="auto" w:fill="auto"/>
            <w:noWrap/>
          </w:tcPr>
          <w:p w14:paraId="1E912F11" w14:textId="151E89B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27B2D9E9" w14:textId="77777777" w:rsidTr="000D74B1">
        <w:trPr>
          <w:trHeight w:val="255"/>
        </w:trPr>
        <w:tc>
          <w:tcPr>
            <w:tcW w:w="3978" w:type="dxa"/>
            <w:shd w:val="clear" w:color="auto" w:fill="auto"/>
            <w:noWrap/>
          </w:tcPr>
          <w:p w14:paraId="73BAA256" w14:textId="296F3FB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TRANSFERTYPE</w:t>
            </w:r>
          </w:p>
        </w:tc>
        <w:tc>
          <w:tcPr>
            <w:tcW w:w="2340" w:type="dxa"/>
            <w:tcBorders>
              <w:top w:val="nil"/>
              <w:left w:val="single" w:sz="4" w:space="0" w:color="auto"/>
              <w:bottom w:val="single" w:sz="4" w:space="0" w:color="auto"/>
              <w:right w:val="single" w:sz="4" w:space="0" w:color="auto"/>
            </w:tcBorders>
            <w:shd w:val="clear" w:color="auto" w:fill="auto"/>
          </w:tcPr>
          <w:p w14:paraId="59F2BCFE" w14:textId="286C9A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Type Code</w:t>
            </w:r>
          </w:p>
        </w:tc>
        <w:tc>
          <w:tcPr>
            <w:tcW w:w="2700" w:type="dxa"/>
            <w:tcBorders>
              <w:top w:val="nil"/>
              <w:left w:val="single" w:sz="4" w:space="0" w:color="auto"/>
              <w:bottom w:val="single" w:sz="4" w:space="0" w:color="auto"/>
              <w:right w:val="single" w:sz="4" w:space="0" w:color="auto"/>
            </w:tcBorders>
            <w:shd w:val="clear" w:color="auto" w:fill="auto"/>
            <w:noWrap/>
          </w:tcPr>
          <w:p w14:paraId="504950F0" w14:textId="4F971B7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5897EA5B" w14:textId="77777777" w:rsidTr="000D74B1">
        <w:trPr>
          <w:trHeight w:val="255"/>
        </w:trPr>
        <w:tc>
          <w:tcPr>
            <w:tcW w:w="3978" w:type="dxa"/>
            <w:shd w:val="clear" w:color="auto" w:fill="auto"/>
            <w:noWrap/>
          </w:tcPr>
          <w:p w14:paraId="135E8781" w14:textId="05EC5DD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CONTACTID</w:t>
            </w:r>
          </w:p>
        </w:tc>
        <w:tc>
          <w:tcPr>
            <w:tcW w:w="2340" w:type="dxa"/>
            <w:tcBorders>
              <w:top w:val="nil"/>
              <w:left w:val="single" w:sz="4" w:space="0" w:color="auto"/>
              <w:bottom w:val="single" w:sz="4" w:space="0" w:color="auto"/>
              <w:right w:val="single" w:sz="4" w:space="0" w:color="auto"/>
            </w:tcBorders>
            <w:shd w:val="clear" w:color="auto" w:fill="auto"/>
          </w:tcPr>
          <w:p w14:paraId="2C811AC2" w14:textId="695DEC6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Contact Identifier</w:t>
            </w:r>
          </w:p>
        </w:tc>
        <w:tc>
          <w:tcPr>
            <w:tcW w:w="2700" w:type="dxa"/>
            <w:tcBorders>
              <w:top w:val="nil"/>
              <w:left w:val="single" w:sz="4" w:space="0" w:color="auto"/>
              <w:bottom w:val="single" w:sz="4" w:space="0" w:color="auto"/>
              <w:right w:val="single" w:sz="4" w:space="0" w:color="auto"/>
            </w:tcBorders>
            <w:shd w:val="clear" w:color="auto" w:fill="auto"/>
            <w:noWrap/>
          </w:tcPr>
          <w:p w14:paraId="6FEC5579" w14:textId="730544B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SDfaweSXCER</w:t>
            </w:r>
          </w:p>
        </w:tc>
      </w:tr>
      <w:tr w:rsidR="00495BC6" w:rsidRPr="009D258C" w14:paraId="5D5DEB08" w14:textId="77777777" w:rsidTr="000D74B1">
        <w:trPr>
          <w:trHeight w:val="255"/>
        </w:trPr>
        <w:tc>
          <w:tcPr>
            <w:tcW w:w="3978" w:type="dxa"/>
            <w:shd w:val="clear" w:color="auto" w:fill="auto"/>
            <w:noWrap/>
          </w:tcPr>
          <w:p w14:paraId="5706985F" w14:textId="6010183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CURRENCYCODE</w:t>
            </w:r>
          </w:p>
        </w:tc>
        <w:tc>
          <w:tcPr>
            <w:tcW w:w="2340" w:type="dxa"/>
            <w:tcBorders>
              <w:top w:val="nil"/>
              <w:left w:val="single" w:sz="4" w:space="0" w:color="auto"/>
              <w:bottom w:val="single" w:sz="4" w:space="0" w:color="auto"/>
              <w:right w:val="single" w:sz="4" w:space="0" w:color="auto"/>
            </w:tcBorders>
            <w:shd w:val="clear" w:color="auto" w:fill="auto"/>
          </w:tcPr>
          <w:p w14:paraId="33106342" w14:textId="534276B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16BCA04A" w14:textId="2C2B4D2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7878F9DE" w14:textId="77777777" w:rsidTr="000D74B1">
        <w:trPr>
          <w:trHeight w:val="255"/>
        </w:trPr>
        <w:tc>
          <w:tcPr>
            <w:tcW w:w="3978" w:type="dxa"/>
            <w:shd w:val="clear" w:color="auto" w:fill="auto"/>
            <w:noWrap/>
          </w:tcPr>
          <w:p w14:paraId="770E7BED" w14:textId="54956F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EMT_API_AMOUNT</w:t>
            </w:r>
          </w:p>
        </w:tc>
        <w:tc>
          <w:tcPr>
            <w:tcW w:w="2340" w:type="dxa"/>
            <w:tcBorders>
              <w:top w:val="nil"/>
              <w:left w:val="single" w:sz="4" w:space="0" w:color="auto"/>
              <w:bottom w:val="single" w:sz="4" w:space="0" w:color="auto"/>
              <w:right w:val="single" w:sz="4" w:space="0" w:color="auto"/>
            </w:tcBorders>
            <w:shd w:val="clear" w:color="auto" w:fill="auto"/>
          </w:tcPr>
          <w:p w14:paraId="01B53421" w14:textId="37D23CA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EMT API 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1F9D8160" w14:textId="143B64B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62699086" w14:textId="77777777" w:rsidTr="000D74B1">
        <w:trPr>
          <w:trHeight w:val="255"/>
        </w:trPr>
        <w:tc>
          <w:tcPr>
            <w:tcW w:w="3978" w:type="dxa"/>
            <w:shd w:val="clear" w:color="auto" w:fill="auto"/>
            <w:noWrap/>
          </w:tcPr>
          <w:p w14:paraId="5416C11E" w14:textId="7FDEDB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ORIGINATINGCURRENCYCODE</w:t>
            </w:r>
          </w:p>
        </w:tc>
        <w:tc>
          <w:tcPr>
            <w:tcW w:w="2340" w:type="dxa"/>
            <w:tcBorders>
              <w:top w:val="nil"/>
              <w:left w:val="single" w:sz="4" w:space="0" w:color="auto"/>
              <w:bottom w:val="single" w:sz="4" w:space="0" w:color="auto"/>
              <w:right w:val="single" w:sz="4" w:space="0" w:color="auto"/>
            </w:tcBorders>
            <w:shd w:val="clear" w:color="auto" w:fill="auto"/>
          </w:tcPr>
          <w:p w14:paraId="07FB8554" w14:textId="176CAB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57368A6E" w14:textId="4593F6B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0B1837D6" w14:textId="77777777" w:rsidTr="000D74B1">
        <w:trPr>
          <w:trHeight w:val="255"/>
        </w:trPr>
        <w:tc>
          <w:tcPr>
            <w:tcW w:w="3978" w:type="dxa"/>
            <w:shd w:val="clear" w:color="auto" w:fill="auto"/>
            <w:noWrap/>
          </w:tcPr>
          <w:p w14:paraId="06DA5A79" w14:textId="5B0892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ORIGINATINGAMOUNT</w:t>
            </w:r>
          </w:p>
        </w:tc>
        <w:tc>
          <w:tcPr>
            <w:tcW w:w="2340" w:type="dxa"/>
            <w:tcBorders>
              <w:top w:val="nil"/>
              <w:left w:val="single" w:sz="4" w:space="0" w:color="auto"/>
              <w:bottom w:val="single" w:sz="4" w:space="0" w:color="auto"/>
              <w:right w:val="single" w:sz="4" w:space="0" w:color="auto"/>
            </w:tcBorders>
            <w:shd w:val="clear" w:color="auto" w:fill="auto"/>
          </w:tcPr>
          <w:p w14:paraId="01CD75C1" w14:textId="3F0204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Amount</w:t>
            </w:r>
          </w:p>
        </w:tc>
        <w:tc>
          <w:tcPr>
            <w:tcW w:w="2700" w:type="dxa"/>
            <w:tcBorders>
              <w:top w:val="nil"/>
              <w:left w:val="single" w:sz="4" w:space="0" w:color="auto"/>
              <w:bottom w:val="single" w:sz="4" w:space="0" w:color="auto"/>
              <w:right w:val="single" w:sz="4" w:space="0" w:color="auto"/>
            </w:tcBorders>
            <w:shd w:val="clear" w:color="auto" w:fill="auto"/>
            <w:noWrap/>
          </w:tcPr>
          <w:p w14:paraId="422B1D84" w14:textId="586C4E0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24FD7BE3" w14:textId="77777777" w:rsidTr="000D74B1">
        <w:trPr>
          <w:trHeight w:val="255"/>
        </w:trPr>
        <w:tc>
          <w:tcPr>
            <w:tcW w:w="3978" w:type="dxa"/>
            <w:shd w:val="clear" w:color="auto" w:fill="auto"/>
            <w:noWrap/>
          </w:tcPr>
          <w:p w14:paraId="3B22BFEB" w14:textId="59B67EC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EXPIRYDATE</w:t>
            </w:r>
          </w:p>
        </w:tc>
        <w:tc>
          <w:tcPr>
            <w:tcW w:w="2340" w:type="dxa"/>
            <w:tcBorders>
              <w:top w:val="nil"/>
              <w:left w:val="single" w:sz="4" w:space="0" w:color="auto"/>
              <w:bottom w:val="single" w:sz="4" w:space="0" w:color="auto"/>
              <w:right w:val="single" w:sz="4" w:space="0" w:color="auto"/>
            </w:tcBorders>
            <w:shd w:val="clear" w:color="auto" w:fill="auto"/>
          </w:tcPr>
          <w:p w14:paraId="3F297689" w14:textId="4B6907C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Expiration date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4B52948" w14:textId="4DF9447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54DC864E" w14:textId="77777777" w:rsidTr="000D74B1">
        <w:trPr>
          <w:trHeight w:val="255"/>
        </w:trPr>
        <w:tc>
          <w:tcPr>
            <w:tcW w:w="3978" w:type="dxa"/>
            <w:shd w:val="clear" w:color="auto" w:fill="auto"/>
            <w:noWrap/>
          </w:tcPr>
          <w:p w14:paraId="2B8666F1" w14:textId="4562E8B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SENDERMEMO</w:t>
            </w:r>
          </w:p>
        </w:tc>
        <w:tc>
          <w:tcPr>
            <w:tcW w:w="2340" w:type="dxa"/>
            <w:tcBorders>
              <w:top w:val="nil"/>
              <w:left w:val="single" w:sz="4" w:space="0" w:color="auto"/>
              <w:bottom w:val="single" w:sz="4" w:space="0" w:color="auto"/>
              <w:right w:val="single" w:sz="4" w:space="0" w:color="auto"/>
            </w:tcBorders>
            <w:shd w:val="clear" w:color="auto" w:fill="auto"/>
          </w:tcPr>
          <w:p w14:paraId="5E27FD39" w14:textId="175B330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Sender Memo</w:t>
            </w:r>
          </w:p>
        </w:tc>
        <w:tc>
          <w:tcPr>
            <w:tcW w:w="2700" w:type="dxa"/>
            <w:tcBorders>
              <w:top w:val="nil"/>
              <w:left w:val="single" w:sz="4" w:space="0" w:color="auto"/>
              <w:bottom w:val="single" w:sz="4" w:space="0" w:color="auto"/>
              <w:right w:val="single" w:sz="4" w:space="0" w:color="auto"/>
            </w:tcBorders>
            <w:shd w:val="clear" w:color="auto" w:fill="auto"/>
            <w:noWrap/>
          </w:tcPr>
          <w:p w14:paraId="3F2A4D19" w14:textId="6EC3993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“For Rent”</w:t>
            </w:r>
          </w:p>
        </w:tc>
      </w:tr>
      <w:tr w:rsidR="00495BC6" w:rsidRPr="009D258C" w14:paraId="773AFE2C" w14:textId="77777777" w:rsidTr="000D74B1">
        <w:trPr>
          <w:trHeight w:val="255"/>
        </w:trPr>
        <w:tc>
          <w:tcPr>
            <w:tcW w:w="3978" w:type="dxa"/>
            <w:shd w:val="clear" w:color="auto" w:fill="auto"/>
            <w:noWrap/>
          </w:tcPr>
          <w:p w14:paraId="2B195074" w14:textId="2E87465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PARTICIPANTREFERENCENUMBER</w:t>
            </w:r>
          </w:p>
        </w:tc>
        <w:tc>
          <w:tcPr>
            <w:tcW w:w="2340" w:type="dxa"/>
            <w:tcBorders>
              <w:top w:val="nil"/>
              <w:left w:val="single" w:sz="4" w:space="0" w:color="auto"/>
              <w:bottom w:val="single" w:sz="4" w:space="0" w:color="auto"/>
              <w:right w:val="single" w:sz="4" w:space="0" w:color="auto"/>
            </w:tcBorders>
            <w:shd w:val="clear" w:color="auto" w:fill="auto"/>
          </w:tcPr>
          <w:p w14:paraId="05303E1F" w14:textId="20C285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26CBE5C8" w14:textId="60D9979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12222454</w:t>
            </w:r>
          </w:p>
        </w:tc>
      </w:tr>
      <w:tr w:rsidR="00495BC6" w:rsidRPr="009D258C" w14:paraId="64F4F112" w14:textId="77777777" w:rsidTr="000D74B1">
        <w:trPr>
          <w:trHeight w:val="255"/>
        </w:trPr>
        <w:tc>
          <w:tcPr>
            <w:tcW w:w="3978" w:type="dxa"/>
            <w:shd w:val="clear" w:color="auto" w:fill="auto"/>
            <w:noWrap/>
          </w:tcPr>
          <w:p w14:paraId="2D35D9FE" w14:textId="6AB2307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PARTICIPANTTRANSACTIONDATE</w:t>
            </w:r>
          </w:p>
        </w:tc>
        <w:tc>
          <w:tcPr>
            <w:tcW w:w="2340" w:type="dxa"/>
            <w:tcBorders>
              <w:top w:val="nil"/>
              <w:left w:val="single" w:sz="4" w:space="0" w:color="auto"/>
              <w:bottom w:val="single" w:sz="4" w:space="0" w:color="auto"/>
              <w:right w:val="single" w:sz="4" w:space="0" w:color="auto"/>
            </w:tcBorders>
            <w:shd w:val="clear" w:color="auto" w:fill="auto"/>
          </w:tcPr>
          <w:p w14:paraId="05F8B06E" w14:textId="6198361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Transaction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3095268E" w14:textId="169A4A9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069323CF" w14:textId="77777777" w:rsidTr="000D74B1">
        <w:trPr>
          <w:trHeight w:val="255"/>
        </w:trPr>
        <w:tc>
          <w:tcPr>
            <w:tcW w:w="3978" w:type="dxa"/>
            <w:shd w:val="clear" w:color="auto" w:fill="auto"/>
            <w:noWrap/>
          </w:tcPr>
          <w:p w14:paraId="23D1376D" w14:textId="3B3B83D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CONTACTNAMEALIASNAME</w:t>
            </w:r>
          </w:p>
        </w:tc>
        <w:tc>
          <w:tcPr>
            <w:tcW w:w="2340" w:type="dxa"/>
            <w:tcBorders>
              <w:top w:val="nil"/>
              <w:left w:val="single" w:sz="4" w:space="0" w:color="auto"/>
              <w:bottom w:val="single" w:sz="4" w:space="0" w:color="auto"/>
              <w:right w:val="single" w:sz="4" w:space="0" w:color="auto"/>
            </w:tcBorders>
            <w:shd w:val="clear" w:color="auto" w:fill="auto"/>
          </w:tcPr>
          <w:p w14:paraId="2C481C0D" w14:textId="275F6F7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568F530" w14:textId="382B38B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 Richardson</w:t>
            </w:r>
          </w:p>
        </w:tc>
      </w:tr>
      <w:tr w:rsidR="00495BC6" w:rsidRPr="009D258C" w14:paraId="1DFA0F88" w14:textId="77777777" w:rsidTr="000D74B1">
        <w:trPr>
          <w:trHeight w:val="255"/>
        </w:trPr>
        <w:tc>
          <w:tcPr>
            <w:tcW w:w="3978" w:type="dxa"/>
            <w:shd w:val="clear" w:color="auto" w:fill="auto"/>
            <w:noWrap/>
          </w:tcPr>
          <w:p w14:paraId="55D168DB" w14:textId="644534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FIRSTNAME</w:t>
            </w:r>
          </w:p>
        </w:tc>
        <w:tc>
          <w:tcPr>
            <w:tcW w:w="2340" w:type="dxa"/>
            <w:tcBorders>
              <w:top w:val="nil"/>
              <w:left w:val="single" w:sz="4" w:space="0" w:color="auto"/>
              <w:bottom w:val="single" w:sz="4" w:space="0" w:color="auto"/>
              <w:right w:val="single" w:sz="4" w:space="0" w:color="auto"/>
            </w:tcBorders>
            <w:shd w:val="clear" w:color="auto" w:fill="auto"/>
          </w:tcPr>
          <w:p w14:paraId="5DB07D49" w14:textId="1343E5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First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6C350A8" w14:textId="6D2B025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w:t>
            </w:r>
          </w:p>
        </w:tc>
      </w:tr>
      <w:tr w:rsidR="00495BC6" w:rsidRPr="009D258C" w14:paraId="62824198" w14:textId="77777777" w:rsidTr="000D74B1">
        <w:trPr>
          <w:trHeight w:val="255"/>
        </w:trPr>
        <w:tc>
          <w:tcPr>
            <w:tcW w:w="3978" w:type="dxa"/>
            <w:shd w:val="clear" w:color="auto" w:fill="auto"/>
            <w:noWrap/>
          </w:tcPr>
          <w:p w14:paraId="1D32875C" w14:textId="6A05A09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MIDDLENAME</w:t>
            </w:r>
          </w:p>
        </w:tc>
        <w:tc>
          <w:tcPr>
            <w:tcW w:w="2340" w:type="dxa"/>
            <w:tcBorders>
              <w:top w:val="nil"/>
              <w:left w:val="single" w:sz="4" w:space="0" w:color="auto"/>
              <w:bottom w:val="single" w:sz="4" w:space="0" w:color="auto"/>
              <w:right w:val="single" w:sz="4" w:space="0" w:color="auto"/>
            </w:tcBorders>
            <w:shd w:val="clear" w:color="auto" w:fill="auto"/>
          </w:tcPr>
          <w:p w14:paraId="367F9BAE" w14:textId="2ECECF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Middle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8843215" w14:textId="2604CEB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Emilia</w:t>
            </w:r>
          </w:p>
        </w:tc>
      </w:tr>
      <w:tr w:rsidR="00495BC6" w:rsidRPr="009D258C" w14:paraId="6C96567B" w14:textId="77777777" w:rsidTr="000D74B1">
        <w:trPr>
          <w:trHeight w:val="255"/>
        </w:trPr>
        <w:tc>
          <w:tcPr>
            <w:tcW w:w="3978" w:type="dxa"/>
            <w:shd w:val="clear" w:color="auto" w:fill="auto"/>
            <w:noWrap/>
          </w:tcPr>
          <w:p w14:paraId="3A1B48A0" w14:textId="1C59C83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LASTNAME</w:t>
            </w:r>
          </w:p>
        </w:tc>
        <w:tc>
          <w:tcPr>
            <w:tcW w:w="2340" w:type="dxa"/>
            <w:tcBorders>
              <w:top w:val="nil"/>
              <w:left w:val="single" w:sz="4" w:space="0" w:color="auto"/>
              <w:bottom w:val="single" w:sz="4" w:space="0" w:color="auto"/>
              <w:right w:val="single" w:sz="4" w:space="0" w:color="auto"/>
            </w:tcBorders>
            <w:shd w:val="clear" w:color="auto" w:fill="auto"/>
          </w:tcPr>
          <w:p w14:paraId="43BDE4E3" w14:textId="4EF0B2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Last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702AC3C" w14:textId="217B34E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Richardson</w:t>
            </w:r>
          </w:p>
        </w:tc>
      </w:tr>
      <w:tr w:rsidR="00495BC6" w:rsidRPr="009D258C" w14:paraId="4C7523CB" w14:textId="77777777" w:rsidTr="000D74B1">
        <w:trPr>
          <w:trHeight w:val="255"/>
        </w:trPr>
        <w:tc>
          <w:tcPr>
            <w:tcW w:w="3978" w:type="dxa"/>
            <w:shd w:val="clear" w:color="auto" w:fill="auto"/>
            <w:noWrap/>
          </w:tcPr>
          <w:p w14:paraId="5E80A0F9" w14:textId="460C551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COMPANYNAME</w:t>
            </w:r>
          </w:p>
        </w:tc>
        <w:tc>
          <w:tcPr>
            <w:tcW w:w="2340" w:type="dxa"/>
            <w:tcBorders>
              <w:top w:val="nil"/>
              <w:left w:val="single" w:sz="4" w:space="0" w:color="auto"/>
              <w:bottom w:val="single" w:sz="4" w:space="0" w:color="auto"/>
              <w:right w:val="single" w:sz="4" w:space="0" w:color="auto"/>
            </w:tcBorders>
            <w:shd w:val="clear" w:color="auto" w:fill="auto"/>
          </w:tcPr>
          <w:p w14:paraId="07AC46B4" w14:textId="02FA991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77211D7C" w14:textId="0EA91D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East India Trading</w:t>
            </w:r>
          </w:p>
        </w:tc>
      </w:tr>
      <w:tr w:rsidR="00495BC6" w:rsidRPr="009D258C" w14:paraId="00E85276" w14:textId="77777777" w:rsidTr="000D74B1">
        <w:trPr>
          <w:trHeight w:val="255"/>
        </w:trPr>
        <w:tc>
          <w:tcPr>
            <w:tcW w:w="3978" w:type="dxa"/>
            <w:shd w:val="clear" w:color="auto" w:fill="auto"/>
            <w:noWrap/>
          </w:tcPr>
          <w:p w14:paraId="44EB056D" w14:textId="77744A8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TRADENAME</w:t>
            </w:r>
          </w:p>
        </w:tc>
        <w:tc>
          <w:tcPr>
            <w:tcW w:w="2340" w:type="dxa"/>
            <w:tcBorders>
              <w:top w:val="nil"/>
              <w:left w:val="single" w:sz="4" w:space="0" w:color="auto"/>
              <w:bottom w:val="single" w:sz="4" w:space="0" w:color="auto"/>
              <w:right w:val="single" w:sz="4" w:space="0" w:color="auto"/>
            </w:tcBorders>
            <w:shd w:val="clear" w:color="auto" w:fill="auto"/>
          </w:tcPr>
          <w:p w14:paraId="073C08E8" w14:textId="62D0648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Trade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252E6BBF" w14:textId="08CBFF6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EITC</w:t>
            </w:r>
          </w:p>
        </w:tc>
      </w:tr>
      <w:tr w:rsidR="00495BC6" w:rsidRPr="009D258C" w14:paraId="711D90B8" w14:textId="77777777" w:rsidTr="000D74B1">
        <w:trPr>
          <w:trHeight w:val="255"/>
        </w:trPr>
        <w:tc>
          <w:tcPr>
            <w:tcW w:w="3978" w:type="dxa"/>
            <w:shd w:val="clear" w:color="auto" w:fill="auto"/>
            <w:noWrap/>
          </w:tcPr>
          <w:p w14:paraId="6BB024B3" w14:textId="4B88274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NOTIFICATIONHANDLETYPE</w:t>
            </w:r>
          </w:p>
        </w:tc>
        <w:tc>
          <w:tcPr>
            <w:tcW w:w="2340" w:type="dxa"/>
            <w:tcBorders>
              <w:top w:val="nil"/>
              <w:left w:val="single" w:sz="4" w:space="0" w:color="auto"/>
              <w:bottom w:val="single" w:sz="4" w:space="0" w:color="auto"/>
              <w:right w:val="single" w:sz="4" w:space="0" w:color="auto"/>
            </w:tcBorders>
            <w:shd w:val="clear" w:color="auto" w:fill="auto"/>
          </w:tcPr>
          <w:p w14:paraId="5F7CCAD5" w14:textId="6FAE0A2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contact information (ex. 0 = “email address”)</w:t>
            </w:r>
          </w:p>
        </w:tc>
        <w:tc>
          <w:tcPr>
            <w:tcW w:w="2700" w:type="dxa"/>
            <w:tcBorders>
              <w:top w:val="nil"/>
              <w:left w:val="single" w:sz="4" w:space="0" w:color="auto"/>
              <w:bottom w:val="single" w:sz="4" w:space="0" w:color="auto"/>
              <w:right w:val="single" w:sz="4" w:space="0" w:color="auto"/>
            </w:tcBorders>
            <w:shd w:val="clear" w:color="auto" w:fill="auto"/>
            <w:noWrap/>
          </w:tcPr>
          <w:p w14:paraId="517E30A8" w14:textId="15119BB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649EBBF3" w14:textId="77777777" w:rsidTr="000D74B1">
        <w:trPr>
          <w:trHeight w:val="255"/>
        </w:trPr>
        <w:tc>
          <w:tcPr>
            <w:tcW w:w="3978" w:type="dxa"/>
            <w:shd w:val="clear" w:color="auto" w:fill="auto"/>
            <w:noWrap/>
          </w:tcPr>
          <w:p w14:paraId="1645CE12" w14:textId="492BB71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w:t>
            </w:r>
          </w:p>
        </w:tc>
        <w:tc>
          <w:tcPr>
            <w:tcW w:w="2340" w:type="dxa"/>
            <w:tcBorders>
              <w:top w:val="nil"/>
              <w:left w:val="single" w:sz="4" w:space="0" w:color="auto"/>
              <w:bottom w:val="single" w:sz="4" w:space="0" w:color="auto"/>
              <w:right w:val="single" w:sz="4" w:space="0" w:color="auto"/>
            </w:tcBorders>
            <w:shd w:val="clear" w:color="auto" w:fill="auto"/>
          </w:tcPr>
          <w:p w14:paraId="0EFF3952" w14:textId="02C778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Contact information</w:t>
            </w:r>
          </w:p>
        </w:tc>
        <w:tc>
          <w:tcPr>
            <w:tcW w:w="2700" w:type="dxa"/>
            <w:tcBorders>
              <w:top w:val="nil"/>
              <w:left w:val="single" w:sz="4" w:space="0" w:color="auto"/>
              <w:bottom w:val="single" w:sz="4" w:space="0" w:color="auto"/>
              <w:right w:val="single" w:sz="4" w:space="0" w:color="auto"/>
            </w:tcBorders>
            <w:shd w:val="clear" w:color="auto" w:fill="auto"/>
            <w:noWrap/>
          </w:tcPr>
          <w:p w14:paraId="7046BBC7" w14:textId="5F8F5CAC" w:rsidR="000F4E21" w:rsidRPr="000D74B1" w:rsidRDefault="00CF3D75" w:rsidP="000F4E21">
            <w:pPr>
              <w:spacing w:before="60" w:after="60"/>
              <w:rPr>
                <w:rFonts w:ascii="Times New Roman" w:hAnsi="Times New Roman"/>
                <w:strike/>
                <w:sz w:val="21"/>
                <w:szCs w:val="21"/>
                <w:lang w:eastAsia="en-CA"/>
              </w:rPr>
            </w:pPr>
            <w:hyperlink r:id="rId55" w:history="1">
              <w:r w:rsidR="000F4E21" w:rsidRPr="000D74B1">
                <w:rPr>
                  <w:rStyle w:val="Hyperlink"/>
                  <w:rFonts w:ascii="Times New Roman" w:hAnsi="Times New Roman"/>
                  <w:color w:val="auto"/>
                  <w:sz w:val="21"/>
                  <w:szCs w:val="21"/>
                </w:rPr>
                <w:t>myname@gmail.com</w:t>
              </w:r>
            </w:hyperlink>
          </w:p>
        </w:tc>
      </w:tr>
      <w:tr w:rsidR="00495BC6" w:rsidRPr="009D258C" w14:paraId="15F86F48" w14:textId="77777777" w:rsidTr="000D74B1">
        <w:trPr>
          <w:trHeight w:val="255"/>
        </w:trPr>
        <w:tc>
          <w:tcPr>
            <w:tcW w:w="3978" w:type="dxa"/>
            <w:shd w:val="clear" w:color="auto" w:fill="auto"/>
            <w:noWrap/>
          </w:tcPr>
          <w:p w14:paraId="389D4074" w14:textId="67DE1D9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ACTIVE</w:t>
            </w:r>
          </w:p>
        </w:tc>
        <w:tc>
          <w:tcPr>
            <w:tcW w:w="2340" w:type="dxa"/>
            <w:tcBorders>
              <w:top w:val="nil"/>
              <w:left w:val="single" w:sz="4" w:space="0" w:color="auto"/>
              <w:bottom w:val="single" w:sz="4" w:space="0" w:color="auto"/>
              <w:right w:val="single" w:sz="4" w:space="0" w:color="auto"/>
            </w:tcBorders>
            <w:shd w:val="clear" w:color="auto" w:fill="auto"/>
          </w:tcPr>
          <w:p w14:paraId="03BE808E" w14:textId="39655D6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Active account (1= yes, 0 =no)</w:t>
            </w:r>
          </w:p>
        </w:tc>
        <w:tc>
          <w:tcPr>
            <w:tcW w:w="2700" w:type="dxa"/>
            <w:tcBorders>
              <w:top w:val="nil"/>
              <w:left w:val="single" w:sz="4" w:space="0" w:color="auto"/>
              <w:bottom w:val="single" w:sz="4" w:space="0" w:color="auto"/>
              <w:right w:val="single" w:sz="4" w:space="0" w:color="auto"/>
            </w:tcBorders>
            <w:shd w:val="clear" w:color="auto" w:fill="auto"/>
            <w:noWrap/>
          </w:tcPr>
          <w:p w14:paraId="3E5675F8" w14:textId="19E31E3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4BB95954" w14:textId="77777777" w:rsidTr="000D74B1">
        <w:trPr>
          <w:trHeight w:val="255"/>
        </w:trPr>
        <w:tc>
          <w:tcPr>
            <w:tcW w:w="3978" w:type="dxa"/>
            <w:shd w:val="clear" w:color="auto" w:fill="auto"/>
            <w:noWrap/>
          </w:tcPr>
          <w:p w14:paraId="0F81DD42" w14:textId="36C3A90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ADDRESS1</w:t>
            </w:r>
          </w:p>
        </w:tc>
        <w:tc>
          <w:tcPr>
            <w:tcW w:w="2340" w:type="dxa"/>
            <w:tcBorders>
              <w:top w:val="nil"/>
              <w:left w:val="single" w:sz="4" w:space="0" w:color="auto"/>
              <w:bottom w:val="single" w:sz="4" w:space="0" w:color="auto"/>
              <w:right w:val="single" w:sz="4" w:space="0" w:color="auto"/>
            </w:tcBorders>
            <w:shd w:val="clear" w:color="auto" w:fill="auto"/>
          </w:tcPr>
          <w:p w14:paraId="0411E241" w14:textId="00BCE8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1</w:t>
            </w:r>
          </w:p>
        </w:tc>
        <w:tc>
          <w:tcPr>
            <w:tcW w:w="2700" w:type="dxa"/>
            <w:tcBorders>
              <w:top w:val="nil"/>
              <w:left w:val="single" w:sz="4" w:space="0" w:color="auto"/>
              <w:bottom w:val="single" w:sz="4" w:space="0" w:color="auto"/>
              <w:right w:val="single" w:sz="4" w:space="0" w:color="auto"/>
            </w:tcBorders>
            <w:shd w:val="clear" w:color="auto" w:fill="auto"/>
            <w:noWrap/>
          </w:tcPr>
          <w:p w14:paraId="3D2190B6" w14:textId="390B9EE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 First Road</w:t>
            </w:r>
          </w:p>
        </w:tc>
      </w:tr>
      <w:tr w:rsidR="00495BC6" w:rsidRPr="009D258C" w14:paraId="2E26376F" w14:textId="77777777" w:rsidTr="000D74B1">
        <w:trPr>
          <w:trHeight w:val="255"/>
        </w:trPr>
        <w:tc>
          <w:tcPr>
            <w:tcW w:w="3978" w:type="dxa"/>
            <w:shd w:val="clear" w:color="auto" w:fill="auto"/>
            <w:noWrap/>
          </w:tcPr>
          <w:p w14:paraId="20A4C2BC" w14:textId="558106B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ADDRESS2</w:t>
            </w:r>
          </w:p>
        </w:tc>
        <w:tc>
          <w:tcPr>
            <w:tcW w:w="2340" w:type="dxa"/>
            <w:tcBorders>
              <w:top w:val="nil"/>
              <w:left w:val="single" w:sz="4" w:space="0" w:color="auto"/>
              <w:bottom w:val="single" w:sz="4" w:space="0" w:color="auto"/>
              <w:right w:val="single" w:sz="4" w:space="0" w:color="auto"/>
            </w:tcBorders>
            <w:shd w:val="clear" w:color="auto" w:fill="auto"/>
          </w:tcPr>
          <w:p w14:paraId="6BCF6A41" w14:textId="6A36FE6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2</w:t>
            </w:r>
          </w:p>
        </w:tc>
        <w:tc>
          <w:tcPr>
            <w:tcW w:w="2700" w:type="dxa"/>
            <w:tcBorders>
              <w:top w:val="nil"/>
              <w:left w:val="single" w:sz="4" w:space="0" w:color="auto"/>
              <w:bottom w:val="single" w:sz="4" w:space="0" w:color="auto"/>
              <w:right w:val="single" w:sz="4" w:space="0" w:color="auto"/>
            </w:tcBorders>
            <w:shd w:val="clear" w:color="auto" w:fill="auto"/>
            <w:noWrap/>
          </w:tcPr>
          <w:p w14:paraId="0F2C3627" w14:textId="0DDC5CE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Unit 134</w:t>
            </w:r>
          </w:p>
        </w:tc>
      </w:tr>
      <w:tr w:rsidR="00495BC6" w:rsidRPr="009D258C" w14:paraId="6AF87D4C" w14:textId="77777777" w:rsidTr="000D74B1">
        <w:trPr>
          <w:trHeight w:val="255"/>
        </w:trPr>
        <w:tc>
          <w:tcPr>
            <w:tcW w:w="3978" w:type="dxa"/>
            <w:shd w:val="clear" w:color="auto" w:fill="auto"/>
            <w:noWrap/>
          </w:tcPr>
          <w:p w14:paraId="0B2958D2" w14:textId="0562B14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CITY</w:t>
            </w:r>
          </w:p>
        </w:tc>
        <w:tc>
          <w:tcPr>
            <w:tcW w:w="2340" w:type="dxa"/>
            <w:tcBorders>
              <w:top w:val="nil"/>
              <w:left w:val="single" w:sz="4" w:space="0" w:color="auto"/>
              <w:bottom w:val="single" w:sz="4" w:space="0" w:color="auto"/>
              <w:right w:val="single" w:sz="4" w:space="0" w:color="auto"/>
            </w:tcBorders>
            <w:shd w:val="clear" w:color="auto" w:fill="auto"/>
          </w:tcPr>
          <w:p w14:paraId="4C412C4E" w14:textId="5ACB83A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City</w:t>
            </w:r>
          </w:p>
        </w:tc>
        <w:tc>
          <w:tcPr>
            <w:tcW w:w="2700" w:type="dxa"/>
            <w:tcBorders>
              <w:top w:val="nil"/>
              <w:left w:val="single" w:sz="4" w:space="0" w:color="auto"/>
              <w:bottom w:val="single" w:sz="4" w:space="0" w:color="auto"/>
              <w:right w:val="single" w:sz="4" w:space="0" w:color="auto"/>
            </w:tcBorders>
            <w:shd w:val="clear" w:color="auto" w:fill="auto"/>
            <w:noWrap/>
          </w:tcPr>
          <w:p w14:paraId="7B4D9921" w14:textId="59E531A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Montreal</w:t>
            </w:r>
          </w:p>
        </w:tc>
      </w:tr>
      <w:tr w:rsidR="00495BC6" w:rsidRPr="009D258C" w14:paraId="10E31217" w14:textId="77777777" w:rsidTr="000D74B1">
        <w:trPr>
          <w:trHeight w:val="255"/>
        </w:trPr>
        <w:tc>
          <w:tcPr>
            <w:tcW w:w="3978" w:type="dxa"/>
            <w:shd w:val="clear" w:color="auto" w:fill="auto"/>
            <w:noWrap/>
          </w:tcPr>
          <w:p w14:paraId="59EBC59E" w14:textId="6AC63EE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PROVINCE</w:t>
            </w:r>
          </w:p>
        </w:tc>
        <w:tc>
          <w:tcPr>
            <w:tcW w:w="2340" w:type="dxa"/>
            <w:tcBorders>
              <w:top w:val="nil"/>
              <w:left w:val="single" w:sz="4" w:space="0" w:color="auto"/>
              <w:bottom w:val="single" w:sz="4" w:space="0" w:color="auto"/>
              <w:right w:val="single" w:sz="4" w:space="0" w:color="auto"/>
            </w:tcBorders>
            <w:shd w:val="clear" w:color="auto" w:fill="auto"/>
          </w:tcPr>
          <w:p w14:paraId="450925B9" w14:textId="4C874E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Province</w:t>
            </w:r>
          </w:p>
        </w:tc>
        <w:tc>
          <w:tcPr>
            <w:tcW w:w="2700" w:type="dxa"/>
            <w:tcBorders>
              <w:top w:val="nil"/>
              <w:left w:val="single" w:sz="4" w:space="0" w:color="auto"/>
              <w:bottom w:val="single" w:sz="4" w:space="0" w:color="auto"/>
              <w:right w:val="single" w:sz="4" w:space="0" w:color="auto"/>
            </w:tcBorders>
            <w:shd w:val="clear" w:color="auto" w:fill="auto"/>
            <w:noWrap/>
          </w:tcPr>
          <w:p w14:paraId="0AF9168F" w14:textId="48AFD4A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Quebec</w:t>
            </w:r>
          </w:p>
        </w:tc>
      </w:tr>
      <w:tr w:rsidR="00495BC6" w:rsidRPr="009D258C" w14:paraId="0BB2F1E1" w14:textId="77777777" w:rsidTr="000D74B1">
        <w:trPr>
          <w:trHeight w:val="255"/>
        </w:trPr>
        <w:tc>
          <w:tcPr>
            <w:tcW w:w="3978" w:type="dxa"/>
            <w:shd w:val="clear" w:color="auto" w:fill="auto"/>
            <w:noWrap/>
          </w:tcPr>
          <w:p w14:paraId="7239C149" w14:textId="742802E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POSTALCODE</w:t>
            </w:r>
          </w:p>
        </w:tc>
        <w:tc>
          <w:tcPr>
            <w:tcW w:w="2340" w:type="dxa"/>
            <w:tcBorders>
              <w:top w:val="nil"/>
              <w:left w:val="single" w:sz="4" w:space="0" w:color="auto"/>
              <w:bottom w:val="single" w:sz="4" w:space="0" w:color="auto"/>
              <w:right w:val="single" w:sz="4" w:space="0" w:color="auto"/>
            </w:tcBorders>
            <w:shd w:val="clear" w:color="auto" w:fill="auto"/>
          </w:tcPr>
          <w:p w14:paraId="2CB911EB" w14:textId="7DD1D5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Postal Code</w:t>
            </w:r>
          </w:p>
        </w:tc>
        <w:tc>
          <w:tcPr>
            <w:tcW w:w="2700" w:type="dxa"/>
            <w:tcBorders>
              <w:top w:val="nil"/>
              <w:left w:val="single" w:sz="4" w:space="0" w:color="auto"/>
              <w:bottom w:val="single" w:sz="4" w:space="0" w:color="auto"/>
              <w:right w:val="single" w:sz="4" w:space="0" w:color="auto"/>
            </w:tcBorders>
            <w:shd w:val="clear" w:color="auto" w:fill="auto"/>
            <w:noWrap/>
          </w:tcPr>
          <w:p w14:paraId="52F13CB6" w14:textId="1C7DC87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G1A 0A2</w:t>
            </w:r>
          </w:p>
        </w:tc>
      </w:tr>
      <w:tr w:rsidR="00495BC6" w:rsidRPr="009D258C" w14:paraId="2718FAF2" w14:textId="77777777" w:rsidTr="000D74B1">
        <w:trPr>
          <w:trHeight w:val="255"/>
        </w:trPr>
        <w:tc>
          <w:tcPr>
            <w:tcW w:w="3978" w:type="dxa"/>
            <w:shd w:val="clear" w:color="auto" w:fill="auto"/>
            <w:noWrap/>
          </w:tcPr>
          <w:p w14:paraId="6AF5FD75" w14:textId="4E071D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COUNTRY</w:t>
            </w:r>
          </w:p>
        </w:tc>
        <w:tc>
          <w:tcPr>
            <w:tcW w:w="2340" w:type="dxa"/>
            <w:tcBorders>
              <w:top w:val="nil"/>
              <w:left w:val="single" w:sz="4" w:space="0" w:color="auto"/>
              <w:bottom w:val="single" w:sz="4" w:space="0" w:color="auto"/>
              <w:right w:val="single" w:sz="4" w:space="0" w:color="auto"/>
            </w:tcBorders>
            <w:shd w:val="clear" w:color="auto" w:fill="auto"/>
          </w:tcPr>
          <w:p w14:paraId="7A095E99" w14:textId="75EED6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Country</w:t>
            </w:r>
          </w:p>
        </w:tc>
        <w:tc>
          <w:tcPr>
            <w:tcW w:w="2700" w:type="dxa"/>
            <w:tcBorders>
              <w:top w:val="nil"/>
              <w:left w:val="single" w:sz="4" w:space="0" w:color="auto"/>
              <w:bottom w:val="single" w:sz="4" w:space="0" w:color="auto"/>
              <w:right w:val="single" w:sz="4" w:space="0" w:color="auto"/>
            </w:tcBorders>
            <w:shd w:val="clear" w:color="auto" w:fill="auto"/>
            <w:noWrap/>
          </w:tcPr>
          <w:p w14:paraId="547EFF67" w14:textId="2081114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Canada</w:t>
            </w:r>
          </w:p>
        </w:tc>
      </w:tr>
      <w:tr w:rsidR="00495BC6" w:rsidRPr="009D258C" w14:paraId="7F20A2E6" w14:textId="77777777" w:rsidTr="000D74B1">
        <w:trPr>
          <w:trHeight w:val="255"/>
        </w:trPr>
        <w:tc>
          <w:tcPr>
            <w:tcW w:w="3978" w:type="dxa"/>
            <w:shd w:val="clear" w:color="auto" w:fill="auto"/>
            <w:noWrap/>
          </w:tcPr>
          <w:p w14:paraId="045FD84E" w14:textId="0BBD5E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GROUPID</w:t>
            </w:r>
          </w:p>
        </w:tc>
        <w:tc>
          <w:tcPr>
            <w:tcW w:w="2340" w:type="dxa"/>
            <w:tcBorders>
              <w:top w:val="nil"/>
              <w:left w:val="single" w:sz="4" w:space="0" w:color="auto"/>
              <w:bottom w:val="single" w:sz="4" w:space="0" w:color="auto"/>
              <w:right w:val="single" w:sz="4" w:space="0" w:color="auto"/>
            </w:tcBorders>
            <w:shd w:val="clear" w:color="auto" w:fill="auto"/>
          </w:tcPr>
          <w:p w14:paraId="6BF9D943" w14:textId="66AB065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Group ID</w:t>
            </w:r>
          </w:p>
        </w:tc>
        <w:tc>
          <w:tcPr>
            <w:tcW w:w="2700" w:type="dxa"/>
            <w:tcBorders>
              <w:top w:val="nil"/>
              <w:left w:val="single" w:sz="4" w:space="0" w:color="auto"/>
              <w:bottom w:val="single" w:sz="4" w:space="0" w:color="auto"/>
              <w:right w:val="single" w:sz="4" w:space="0" w:color="auto"/>
            </w:tcBorders>
            <w:shd w:val="clear" w:color="auto" w:fill="auto"/>
            <w:noWrap/>
          </w:tcPr>
          <w:p w14:paraId="6B10D0A1" w14:textId="12803DD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15445</w:t>
            </w:r>
          </w:p>
        </w:tc>
      </w:tr>
      <w:tr w:rsidR="00495BC6" w:rsidRPr="009D258C" w14:paraId="45B3B466" w14:textId="77777777" w:rsidTr="000D74B1">
        <w:trPr>
          <w:trHeight w:val="255"/>
        </w:trPr>
        <w:tc>
          <w:tcPr>
            <w:tcW w:w="3978" w:type="dxa"/>
            <w:shd w:val="clear" w:color="auto" w:fill="auto"/>
            <w:noWrap/>
          </w:tcPr>
          <w:p w14:paraId="22165FD8" w14:textId="252005E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REQUESTREFERENCENUMBER</w:t>
            </w:r>
          </w:p>
        </w:tc>
        <w:tc>
          <w:tcPr>
            <w:tcW w:w="2340" w:type="dxa"/>
            <w:tcBorders>
              <w:top w:val="nil"/>
              <w:left w:val="single" w:sz="4" w:space="0" w:color="auto"/>
              <w:bottom w:val="single" w:sz="4" w:space="0" w:color="auto"/>
              <w:right w:val="single" w:sz="4" w:space="0" w:color="auto"/>
            </w:tcBorders>
            <w:shd w:val="clear" w:color="auto" w:fill="auto"/>
          </w:tcPr>
          <w:p w14:paraId="4F67B8E9" w14:textId="4A1F2D5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Reference Number of the Request</w:t>
            </w:r>
          </w:p>
        </w:tc>
        <w:tc>
          <w:tcPr>
            <w:tcW w:w="2700" w:type="dxa"/>
            <w:tcBorders>
              <w:top w:val="nil"/>
              <w:left w:val="single" w:sz="4" w:space="0" w:color="auto"/>
              <w:bottom w:val="single" w:sz="4" w:space="0" w:color="auto"/>
              <w:right w:val="single" w:sz="4" w:space="0" w:color="auto"/>
            </w:tcBorders>
            <w:shd w:val="clear" w:color="auto" w:fill="auto"/>
            <w:noWrap/>
          </w:tcPr>
          <w:p w14:paraId="592D9B82" w14:textId="5CD1164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2234234</w:t>
            </w:r>
          </w:p>
        </w:tc>
      </w:tr>
      <w:tr w:rsidR="00495BC6" w:rsidRPr="009D258C" w14:paraId="16977E05" w14:textId="77777777" w:rsidTr="000D74B1">
        <w:trPr>
          <w:trHeight w:val="255"/>
        </w:trPr>
        <w:tc>
          <w:tcPr>
            <w:tcW w:w="3978" w:type="dxa"/>
            <w:shd w:val="clear" w:color="auto" w:fill="auto"/>
            <w:noWrap/>
          </w:tcPr>
          <w:p w14:paraId="1A1C95A8" w14:textId="58DEB0DF"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DIRECTDEPOSITREFERENCENUMBER</w:t>
            </w:r>
          </w:p>
        </w:tc>
        <w:tc>
          <w:tcPr>
            <w:tcW w:w="2340" w:type="dxa"/>
            <w:tcBorders>
              <w:top w:val="nil"/>
              <w:left w:val="single" w:sz="4" w:space="0" w:color="auto"/>
              <w:bottom w:val="single" w:sz="4" w:space="0" w:color="auto"/>
              <w:right w:val="single" w:sz="4" w:space="0" w:color="auto"/>
            </w:tcBorders>
            <w:shd w:val="clear" w:color="auto" w:fill="auto"/>
          </w:tcPr>
          <w:p w14:paraId="55A61763" w14:textId="291A63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5FDC0422" w14:textId="5C5186D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CSDF656736SDF</w:t>
            </w:r>
          </w:p>
        </w:tc>
      </w:tr>
      <w:tr w:rsidR="00495BC6" w:rsidRPr="009D258C" w14:paraId="2E77FB0B" w14:textId="77777777" w:rsidTr="000D74B1">
        <w:trPr>
          <w:trHeight w:val="255"/>
        </w:trPr>
        <w:tc>
          <w:tcPr>
            <w:tcW w:w="3978" w:type="dxa"/>
            <w:shd w:val="clear" w:color="auto" w:fill="auto"/>
            <w:noWrap/>
          </w:tcPr>
          <w:p w14:paraId="4CCA4E59" w14:textId="04C058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SENDERACCOUNTIDENTIFIER</w:t>
            </w:r>
          </w:p>
        </w:tc>
        <w:tc>
          <w:tcPr>
            <w:tcW w:w="2340" w:type="dxa"/>
            <w:tcBorders>
              <w:top w:val="nil"/>
              <w:left w:val="single" w:sz="4" w:space="0" w:color="auto"/>
              <w:bottom w:val="single" w:sz="4" w:space="0" w:color="auto"/>
              <w:right w:val="single" w:sz="4" w:space="0" w:color="auto"/>
            </w:tcBorders>
            <w:shd w:val="clear" w:color="auto" w:fill="auto"/>
          </w:tcPr>
          <w:p w14:paraId="082C7F95" w14:textId="747A48B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Identifier of Sender</w:t>
            </w:r>
          </w:p>
        </w:tc>
        <w:tc>
          <w:tcPr>
            <w:tcW w:w="2700" w:type="dxa"/>
            <w:tcBorders>
              <w:top w:val="nil"/>
              <w:left w:val="single" w:sz="4" w:space="0" w:color="auto"/>
              <w:bottom w:val="single" w:sz="4" w:space="0" w:color="auto"/>
              <w:right w:val="single" w:sz="4" w:space="0" w:color="auto"/>
            </w:tcBorders>
            <w:shd w:val="clear" w:color="auto" w:fill="auto"/>
            <w:noWrap/>
          </w:tcPr>
          <w:p w14:paraId="2E27230A" w14:textId="3EAE3A59"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10000444444</w:t>
            </w:r>
          </w:p>
        </w:tc>
      </w:tr>
      <w:tr w:rsidR="00495BC6" w:rsidRPr="009D258C" w14:paraId="1AE9D51A" w14:textId="77777777" w:rsidTr="000D74B1">
        <w:trPr>
          <w:trHeight w:val="255"/>
        </w:trPr>
        <w:tc>
          <w:tcPr>
            <w:tcW w:w="3978" w:type="dxa"/>
            <w:shd w:val="clear" w:color="auto" w:fill="auto"/>
            <w:noWrap/>
          </w:tcPr>
          <w:p w14:paraId="4BE6A89E" w14:textId="45C3BAA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FIACCOUNTID</w:t>
            </w:r>
          </w:p>
        </w:tc>
        <w:tc>
          <w:tcPr>
            <w:tcW w:w="2340" w:type="dxa"/>
            <w:tcBorders>
              <w:top w:val="nil"/>
              <w:left w:val="single" w:sz="4" w:space="0" w:color="auto"/>
              <w:bottom w:val="single" w:sz="4" w:space="0" w:color="auto"/>
              <w:right w:val="single" w:sz="4" w:space="0" w:color="auto"/>
            </w:tcBorders>
            <w:shd w:val="clear" w:color="auto" w:fill="auto"/>
          </w:tcPr>
          <w:p w14:paraId="6ADF8425" w14:textId="12442E4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Financial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BDD7BFA" w14:textId="3D013F2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1.00877E+13</w:t>
            </w:r>
          </w:p>
        </w:tc>
      </w:tr>
      <w:tr w:rsidR="00495BC6" w:rsidRPr="009D258C" w14:paraId="2BFD2D15" w14:textId="77777777" w:rsidTr="000D74B1">
        <w:trPr>
          <w:trHeight w:val="255"/>
        </w:trPr>
        <w:tc>
          <w:tcPr>
            <w:tcW w:w="3978" w:type="dxa"/>
            <w:shd w:val="clear" w:color="auto" w:fill="auto"/>
            <w:noWrap/>
          </w:tcPr>
          <w:p w14:paraId="17A11187" w14:textId="703EA073"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ACCOUNTHOLDERNAME</w:t>
            </w:r>
          </w:p>
        </w:tc>
        <w:tc>
          <w:tcPr>
            <w:tcW w:w="2340" w:type="dxa"/>
            <w:tcBorders>
              <w:top w:val="nil"/>
              <w:left w:val="single" w:sz="4" w:space="0" w:color="auto"/>
              <w:bottom w:val="single" w:sz="4" w:space="0" w:color="auto"/>
              <w:right w:val="single" w:sz="4" w:space="0" w:color="auto"/>
            </w:tcBorders>
            <w:shd w:val="clear" w:color="auto" w:fill="auto"/>
          </w:tcPr>
          <w:p w14:paraId="192A1BAC" w14:textId="5CAF60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Account Holder</w:t>
            </w:r>
          </w:p>
        </w:tc>
        <w:tc>
          <w:tcPr>
            <w:tcW w:w="2700" w:type="dxa"/>
            <w:tcBorders>
              <w:top w:val="nil"/>
              <w:left w:val="single" w:sz="4" w:space="0" w:color="auto"/>
              <w:bottom w:val="single" w:sz="4" w:space="0" w:color="auto"/>
              <w:right w:val="single" w:sz="4" w:space="0" w:color="auto"/>
            </w:tcBorders>
            <w:shd w:val="clear" w:color="auto" w:fill="auto"/>
            <w:noWrap/>
          </w:tcPr>
          <w:p w14:paraId="7F744EBA" w14:textId="73E168D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Frederick Lutz</w:t>
            </w:r>
          </w:p>
        </w:tc>
      </w:tr>
      <w:tr w:rsidR="00495BC6" w:rsidRPr="009D258C" w14:paraId="18DA98C0" w14:textId="77777777" w:rsidTr="000D74B1">
        <w:trPr>
          <w:trHeight w:val="255"/>
        </w:trPr>
        <w:tc>
          <w:tcPr>
            <w:tcW w:w="3978" w:type="dxa"/>
            <w:shd w:val="clear" w:color="auto" w:fill="auto"/>
            <w:noWrap/>
          </w:tcPr>
          <w:p w14:paraId="2AB74DAE" w14:textId="222B1B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BANKACCOUNTTYPE</w:t>
            </w:r>
          </w:p>
        </w:tc>
        <w:tc>
          <w:tcPr>
            <w:tcW w:w="2340" w:type="dxa"/>
            <w:tcBorders>
              <w:top w:val="nil"/>
              <w:left w:val="single" w:sz="4" w:space="0" w:color="auto"/>
              <w:bottom w:val="single" w:sz="4" w:space="0" w:color="auto"/>
              <w:right w:val="single" w:sz="4" w:space="0" w:color="auto"/>
            </w:tcBorders>
            <w:shd w:val="clear" w:color="auto" w:fill="auto"/>
          </w:tcPr>
          <w:p w14:paraId="552BD7E3" w14:textId="4F040CB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Bank Account Type (code)</w:t>
            </w:r>
          </w:p>
        </w:tc>
        <w:tc>
          <w:tcPr>
            <w:tcW w:w="2700" w:type="dxa"/>
            <w:tcBorders>
              <w:top w:val="nil"/>
              <w:left w:val="single" w:sz="4" w:space="0" w:color="auto"/>
              <w:bottom w:val="single" w:sz="4" w:space="0" w:color="auto"/>
              <w:right w:val="single" w:sz="4" w:space="0" w:color="auto"/>
            </w:tcBorders>
            <w:shd w:val="clear" w:color="auto" w:fill="auto"/>
            <w:noWrap/>
          </w:tcPr>
          <w:p w14:paraId="0E060AD7" w14:textId="297F71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2A763266" w14:textId="77777777" w:rsidTr="000D74B1">
        <w:trPr>
          <w:trHeight w:val="255"/>
        </w:trPr>
        <w:tc>
          <w:tcPr>
            <w:tcW w:w="3978" w:type="dxa"/>
            <w:shd w:val="clear" w:color="auto" w:fill="auto"/>
            <w:noWrap/>
          </w:tcPr>
          <w:p w14:paraId="1522AB89" w14:textId="38F017C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AUTHENTICATIONTYPE</w:t>
            </w:r>
          </w:p>
        </w:tc>
        <w:tc>
          <w:tcPr>
            <w:tcW w:w="2340" w:type="dxa"/>
            <w:tcBorders>
              <w:top w:val="nil"/>
              <w:left w:val="single" w:sz="4" w:space="0" w:color="auto"/>
              <w:bottom w:val="single" w:sz="4" w:space="0" w:color="auto"/>
              <w:right w:val="single" w:sz="4" w:space="0" w:color="auto"/>
            </w:tcBorders>
            <w:shd w:val="clear" w:color="auto" w:fill="auto"/>
          </w:tcPr>
          <w:p w14:paraId="6E1B5992" w14:textId="696995D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Authentication (code)</w:t>
            </w:r>
          </w:p>
        </w:tc>
        <w:tc>
          <w:tcPr>
            <w:tcW w:w="2700" w:type="dxa"/>
            <w:tcBorders>
              <w:top w:val="nil"/>
              <w:left w:val="single" w:sz="4" w:space="0" w:color="auto"/>
              <w:bottom w:val="single" w:sz="4" w:space="0" w:color="auto"/>
              <w:right w:val="single" w:sz="4" w:space="0" w:color="auto"/>
            </w:tcBorders>
            <w:shd w:val="clear" w:color="auto" w:fill="auto"/>
            <w:noWrap/>
          </w:tcPr>
          <w:p w14:paraId="2A4815B9" w14:textId="193D5E6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6F731E60" w14:textId="77777777" w:rsidTr="000D74B1">
        <w:trPr>
          <w:trHeight w:val="255"/>
        </w:trPr>
        <w:tc>
          <w:tcPr>
            <w:tcW w:w="3978" w:type="dxa"/>
            <w:shd w:val="clear" w:color="auto" w:fill="auto"/>
            <w:noWrap/>
          </w:tcPr>
          <w:p w14:paraId="137844E1" w14:textId="1E2E804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SECURITYQUESTION</w:t>
            </w:r>
          </w:p>
        </w:tc>
        <w:tc>
          <w:tcPr>
            <w:tcW w:w="2340" w:type="dxa"/>
            <w:tcBorders>
              <w:top w:val="nil"/>
              <w:left w:val="single" w:sz="4" w:space="0" w:color="auto"/>
              <w:bottom w:val="single" w:sz="4" w:space="0" w:color="auto"/>
              <w:right w:val="single" w:sz="4" w:space="0" w:color="auto"/>
            </w:tcBorders>
            <w:shd w:val="clear" w:color="auto" w:fill="auto"/>
          </w:tcPr>
          <w:p w14:paraId="07F72CB4" w14:textId="12A611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Security Question</w:t>
            </w:r>
          </w:p>
        </w:tc>
        <w:tc>
          <w:tcPr>
            <w:tcW w:w="2700" w:type="dxa"/>
            <w:tcBorders>
              <w:top w:val="nil"/>
              <w:left w:val="single" w:sz="4" w:space="0" w:color="auto"/>
              <w:bottom w:val="single" w:sz="4" w:space="0" w:color="auto"/>
              <w:right w:val="single" w:sz="4" w:space="0" w:color="auto"/>
            </w:tcBorders>
            <w:shd w:val="clear" w:color="auto" w:fill="auto"/>
            <w:noWrap/>
          </w:tcPr>
          <w:p w14:paraId="307ABB60" w14:textId="625C41B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Mother’s Maiden Name</w:t>
            </w:r>
          </w:p>
        </w:tc>
      </w:tr>
      <w:tr w:rsidR="00495BC6" w:rsidRPr="009D258C" w14:paraId="527BE06B" w14:textId="77777777" w:rsidTr="000D74B1">
        <w:trPr>
          <w:trHeight w:val="255"/>
        </w:trPr>
        <w:tc>
          <w:tcPr>
            <w:tcW w:w="3978" w:type="dxa"/>
            <w:shd w:val="clear" w:color="auto" w:fill="auto"/>
            <w:noWrap/>
          </w:tcPr>
          <w:p w14:paraId="2E61342C" w14:textId="4ED5B75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CUSTOMERCARDNUMBER</w:t>
            </w:r>
          </w:p>
        </w:tc>
        <w:tc>
          <w:tcPr>
            <w:tcW w:w="2340" w:type="dxa"/>
            <w:tcBorders>
              <w:top w:val="nil"/>
              <w:left w:val="single" w:sz="4" w:space="0" w:color="auto"/>
              <w:bottom w:val="single" w:sz="4" w:space="0" w:color="auto"/>
              <w:right w:val="single" w:sz="4" w:space="0" w:color="auto"/>
            </w:tcBorders>
            <w:shd w:val="clear" w:color="auto" w:fill="auto"/>
          </w:tcPr>
          <w:p w14:paraId="621B5A05" w14:textId="07ECD9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Card Number</w:t>
            </w:r>
          </w:p>
        </w:tc>
        <w:tc>
          <w:tcPr>
            <w:tcW w:w="2700" w:type="dxa"/>
            <w:tcBorders>
              <w:top w:val="nil"/>
              <w:left w:val="single" w:sz="4" w:space="0" w:color="auto"/>
              <w:bottom w:val="single" w:sz="4" w:space="0" w:color="auto"/>
              <w:right w:val="single" w:sz="4" w:space="0" w:color="auto"/>
            </w:tcBorders>
            <w:shd w:val="clear" w:color="auto" w:fill="auto"/>
            <w:noWrap/>
          </w:tcPr>
          <w:p w14:paraId="4E594A15" w14:textId="08527D6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5631386</w:t>
            </w:r>
          </w:p>
        </w:tc>
      </w:tr>
      <w:tr w:rsidR="00495BC6" w:rsidRPr="009D258C" w14:paraId="1D65C260" w14:textId="77777777" w:rsidTr="000D74B1">
        <w:trPr>
          <w:trHeight w:val="255"/>
        </w:trPr>
        <w:tc>
          <w:tcPr>
            <w:tcW w:w="3978" w:type="dxa"/>
            <w:shd w:val="clear" w:color="auto" w:fill="auto"/>
            <w:noWrap/>
          </w:tcPr>
          <w:p w14:paraId="755D4C13" w14:textId="7C1FB90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ACCOUNTCREATIONDATE</w:t>
            </w:r>
          </w:p>
        </w:tc>
        <w:tc>
          <w:tcPr>
            <w:tcW w:w="2340" w:type="dxa"/>
            <w:tcBorders>
              <w:top w:val="nil"/>
              <w:left w:val="single" w:sz="4" w:space="0" w:color="auto"/>
              <w:bottom w:val="single" w:sz="4" w:space="0" w:color="auto"/>
              <w:right w:val="single" w:sz="4" w:space="0" w:color="auto"/>
            </w:tcBorders>
            <w:shd w:val="clear" w:color="auto" w:fill="auto"/>
          </w:tcPr>
          <w:p w14:paraId="173C61A0" w14:textId="2470AA3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Creation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027A002F" w14:textId="5FA0889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70AB7F36" w14:textId="77777777" w:rsidTr="000D74B1">
        <w:trPr>
          <w:trHeight w:val="255"/>
        </w:trPr>
        <w:tc>
          <w:tcPr>
            <w:tcW w:w="3978" w:type="dxa"/>
            <w:shd w:val="clear" w:color="auto" w:fill="auto"/>
            <w:noWrap/>
          </w:tcPr>
          <w:p w14:paraId="63DE924D" w14:textId="31A4AC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CUSTOMERDEVICEFINGERPRINT</w:t>
            </w:r>
          </w:p>
        </w:tc>
        <w:tc>
          <w:tcPr>
            <w:tcW w:w="2340" w:type="dxa"/>
            <w:tcBorders>
              <w:top w:val="nil"/>
              <w:left w:val="single" w:sz="4" w:space="0" w:color="auto"/>
              <w:bottom w:val="single" w:sz="4" w:space="0" w:color="auto"/>
              <w:right w:val="single" w:sz="4" w:space="0" w:color="auto"/>
            </w:tcBorders>
            <w:shd w:val="clear" w:color="auto" w:fill="auto"/>
          </w:tcPr>
          <w:p w14:paraId="6C9F7201" w14:textId="113DFEE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Device Unique Fingerprint</w:t>
            </w:r>
          </w:p>
        </w:tc>
        <w:tc>
          <w:tcPr>
            <w:tcW w:w="2700" w:type="dxa"/>
            <w:tcBorders>
              <w:top w:val="nil"/>
              <w:left w:val="single" w:sz="4" w:space="0" w:color="auto"/>
              <w:bottom w:val="single" w:sz="4" w:space="0" w:color="auto"/>
              <w:right w:val="single" w:sz="4" w:space="0" w:color="auto"/>
            </w:tcBorders>
            <w:shd w:val="clear" w:color="auto" w:fill="auto"/>
            <w:noWrap/>
          </w:tcPr>
          <w:p w14:paraId="3BE58EFE" w14:textId="2CA4017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 </w:t>
            </w:r>
          </w:p>
        </w:tc>
      </w:tr>
      <w:tr w:rsidR="00495BC6" w:rsidRPr="009D258C" w14:paraId="74092C98" w14:textId="77777777" w:rsidTr="000D74B1">
        <w:trPr>
          <w:trHeight w:val="255"/>
        </w:trPr>
        <w:tc>
          <w:tcPr>
            <w:tcW w:w="3978" w:type="dxa"/>
            <w:shd w:val="clear" w:color="auto" w:fill="auto"/>
            <w:noWrap/>
          </w:tcPr>
          <w:p w14:paraId="7E3C2BC1" w14:textId="3EA9347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AUTHENTICATIONMETHOD</w:t>
            </w:r>
          </w:p>
        </w:tc>
        <w:tc>
          <w:tcPr>
            <w:tcW w:w="2340" w:type="dxa"/>
            <w:tcBorders>
              <w:top w:val="nil"/>
              <w:left w:val="single" w:sz="4" w:space="0" w:color="auto"/>
              <w:bottom w:val="single" w:sz="4" w:space="0" w:color="auto"/>
              <w:right w:val="single" w:sz="4" w:space="0" w:color="auto"/>
            </w:tcBorders>
            <w:shd w:val="clear" w:color="auto" w:fill="auto"/>
          </w:tcPr>
          <w:p w14:paraId="6567961A" w14:textId="1267D8D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Authentication Method</w:t>
            </w:r>
          </w:p>
        </w:tc>
        <w:tc>
          <w:tcPr>
            <w:tcW w:w="2700" w:type="dxa"/>
            <w:tcBorders>
              <w:top w:val="nil"/>
              <w:left w:val="single" w:sz="4" w:space="0" w:color="auto"/>
              <w:bottom w:val="single" w:sz="4" w:space="0" w:color="auto"/>
              <w:right w:val="single" w:sz="4" w:space="0" w:color="auto"/>
            </w:tcBorders>
            <w:shd w:val="clear" w:color="auto" w:fill="auto"/>
            <w:noWrap/>
          </w:tcPr>
          <w:p w14:paraId="51F6618D" w14:textId="2AD8DD1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138F3633" w14:textId="77777777" w:rsidTr="000D74B1">
        <w:trPr>
          <w:trHeight w:val="255"/>
        </w:trPr>
        <w:tc>
          <w:tcPr>
            <w:tcW w:w="3978" w:type="dxa"/>
            <w:shd w:val="clear" w:color="auto" w:fill="auto"/>
            <w:noWrap/>
          </w:tcPr>
          <w:p w14:paraId="1F00C346" w14:textId="63EA4EE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DIRECTDEPOSITHANDLE</w:t>
            </w:r>
          </w:p>
        </w:tc>
        <w:tc>
          <w:tcPr>
            <w:tcW w:w="2340" w:type="dxa"/>
            <w:tcBorders>
              <w:top w:val="nil"/>
              <w:left w:val="single" w:sz="4" w:space="0" w:color="auto"/>
              <w:bottom w:val="single" w:sz="4" w:space="0" w:color="auto"/>
              <w:right w:val="single" w:sz="4" w:space="0" w:color="auto"/>
            </w:tcBorders>
            <w:shd w:val="clear" w:color="auto" w:fill="auto"/>
          </w:tcPr>
          <w:p w14:paraId="7B50183D" w14:textId="34F6F83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Identifier</w:t>
            </w:r>
          </w:p>
        </w:tc>
        <w:tc>
          <w:tcPr>
            <w:tcW w:w="2700" w:type="dxa"/>
            <w:tcBorders>
              <w:top w:val="nil"/>
              <w:left w:val="single" w:sz="4" w:space="0" w:color="auto"/>
              <w:bottom w:val="single" w:sz="4" w:space="0" w:color="auto"/>
              <w:right w:val="single" w:sz="4" w:space="0" w:color="auto"/>
            </w:tcBorders>
            <w:shd w:val="clear" w:color="auto" w:fill="auto"/>
            <w:noWrap/>
          </w:tcPr>
          <w:p w14:paraId="4ABEC4C2" w14:textId="5CA6914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1232342342</w:t>
            </w:r>
          </w:p>
        </w:tc>
      </w:tr>
      <w:tr w:rsidR="00495BC6" w:rsidRPr="009D258C" w14:paraId="0846CF73" w14:textId="77777777" w:rsidTr="000D74B1">
        <w:trPr>
          <w:trHeight w:val="255"/>
        </w:trPr>
        <w:tc>
          <w:tcPr>
            <w:tcW w:w="3978" w:type="dxa"/>
            <w:shd w:val="clear" w:color="auto" w:fill="auto"/>
            <w:noWrap/>
          </w:tcPr>
          <w:p w14:paraId="781EEF55" w14:textId="12251A1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ACCOUNTNUMBER</w:t>
            </w:r>
          </w:p>
        </w:tc>
        <w:tc>
          <w:tcPr>
            <w:tcW w:w="2340" w:type="dxa"/>
            <w:tcBorders>
              <w:top w:val="nil"/>
              <w:left w:val="single" w:sz="4" w:space="0" w:color="auto"/>
              <w:bottom w:val="single" w:sz="4" w:space="0" w:color="auto"/>
              <w:right w:val="single" w:sz="4" w:space="0" w:color="auto"/>
            </w:tcBorders>
            <w:shd w:val="clear" w:color="auto" w:fill="auto"/>
          </w:tcPr>
          <w:p w14:paraId="55D0818B" w14:textId="019E1C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Number</w:t>
            </w:r>
          </w:p>
        </w:tc>
        <w:tc>
          <w:tcPr>
            <w:tcW w:w="2700" w:type="dxa"/>
            <w:tcBorders>
              <w:top w:val="nil"/>
              <w:left w:val="single" w:sz="4" w:space="0" w:color="auto"/>
              <w:bottom w:val="single" w:sz="4" w:space="0" w:color="auto"/>
              <w:right w:val="single" w:sz="4" w:space="0" w:color="auto"/>
            </w:tcBorders>
            <w:shd w:val="clear" w:color="auto" w:fill="auto"/>
            <w:noWrap/>
          </w:tcPr>
          <w:p w14:paraId="3B06A077" w14:textId="7D20F78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1.00003E+13</w:t>
            </w:r>
          </w:p>
        </w:tc>
      </w:tr>
      <w:tr w:rsidR="00495BC6" w:rsidRPr="009D258C" w14:paraId="1BD7CF3E" w14:textId="77777777" w:rsidTr="000D74B1">
        <w:trPr>
          <w:trHeight w:val="255"/>
        </w:trPr>
        <w:tc>
          <w:tcPr>
            <w:tcW w:w="3978" w:type="dxa"/>
            <w:shd w:val="clear" w:color="auto" w:fill="auto"/>
            <w:noWrap/>
          </w:tcPr>
          <w:p w14:paraId="1F911691" w14:textId="20914E6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TRANSFERREFERENCENUMBER</w:t>
            </w:r>
          </w:p>
        </w:tc>
        <w:tc>
          <w:tcPr>
            <w:tcW w:w="2340" w:type="dxa"/>
            <w:tcBorders>
              <w:top w:val="nil"/>
              <w:left w:val="single" w:sz="4" w:space="0" w:color="auto"/>
              <w:bottom w:val="single" w:sz="4" w:space="0" w:color="auto"/>
              <w:right w:val="single" w:sz="4" w:space="0" w:color="auto"/>
            </w:tcBorders>
            <w:shd w:val="clear" w:color="auto" w:fill="auto"/>
          </w:tcPr>
          <w:p w14:paraId="1C1B7D76" w14:textId="29AD64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65A8E7F7" w14:textId="74C618D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SNLnclsiHS</w:t>
            </w:r>
          </w:p>
        </w:tc>
      </w:tr>
      <w:tr w:rsidR="00495BC6" w:rsidRPr="009D258C" w14:paraId="065CABBD" w14:textId="77777777" w:rsidTr="000D74B1">
        <w:trPr>
          <w:trHeight w:val="255"/>
        </w:trPr>
        <w:tc>
          <w:tcPr>
            <w:tcW w:w="3978" w:type="dxa"/>
            <w:shd w:val="clear" w:color="auto" w:fill="auto"/>
            <w:noWrap/>
          </w:tcPr>
          <w:p w14:paraId="41362F33" w14:textId="365411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FRAUDSCORE</w:t>
            </w:r>
          </w:p>
        </w:tc>
        <w:tc>
          <w:tcPr>
            <w:tcW w:w="2340" w:type="dxa"/>
            <w:tcBorders>
              <w:top w:val="nil"/>
              <w:left w:val="single" w:sz="4" w:space="0" w:color="auto"/>
              <w:bottom w:val="single" w:sz="4" w:space="0" w:color="auto"/>
              <w:right w:val="single" w:sz="4" w:space="0" w:color="auto"/>
            </w:tcBorders>
            <w:shd w:val="clear" w:color="auto" w:fill="auto"/>
          </w:tcPr>
          <w:p w14:paraId="56BDA1C6" w14:textId="7C0627C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Score</w:t>
            </w:r>
          </w:p>
        </w:tc>
        <w:tc>
          <w:tcPr>
            <w:tcW w:w="2700" w:type="dxa"/>
            <w:tcBorders>
              <w:top w:val="nil"/>
              <w:left w:val="single" w:sz="4" w:space="0" w:color="auto"/>
              <w:bottom w:val="single" w:sz="4" w:space="0" w:color="auto"/>
              <w:right w:val="single" w:sz="4" w:space="0" w:color="auto"/>
            </w:tcBorders>
            <w:shd w:val="clear" w:color="auto" w:fill="auto"/>
            <w:noWrap/>
          </w:tcPr>
          <w:p w14:paraId="43F4187F" w14:textId="6EB2EB1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High Risk</w:t>
            </w:r>
          </w:p>
        </w:tc>
      </w:tr>
      <w:tr w:rsidR="00495BC6" w:rsidRPr="009D258C" w14:paraId="6308FC40" w14:textId="77777777" w:rsidTr="000D74B1">
        <w:trPr>
          <w:trHeight w:val="255"/>
        </w:trPr>
        <w:tc>
          <w:tcPr>
            <w:tcW w:w="3978" w:type="dxa"/>
            <w:shd w:val="clear" w:color="auto" w:fill="auto"/>
            <w:noWrap/>
          </w:tcPr>
          <w:p w14:paraId="2C351ED8" w14:textId="17A15B0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FRAUDREASON</w:t>
            </w:r>
          </w:p>
        </w:tc>
        <w:tc>
          <w:tcPr>
            <w:tcW w:w="2340" w:type="dxa"/>
            <w:tcBorders>
              <w:top w:val="nil"/>
              <w:left w:val="single" w:sz="4" w:space="0" w:color="auto"/>
              <w:bottom w:val="single" w:sz="4" w:space="0" w:color="auto"/>
              <w:right w:val="single" w:sz="4" w:space="0" w:color="auto"/>
            </w:tcBorders>
            <w:shd w:val="clear" w:color="auto" w:fill="auto"/>
          </w:tcPr>
          <w:p w14:paraId="0CED0C41" w14:textId="1331B5E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Reason</w:t>
            </w:r>
          </w:p>
        </w:tc>
        <w:tc>
          <w:tcPr>
            <w:tcW w:w="2700" w:type="dxa"/>
            <w:tcBorders>
              <w:top w:val="nil"/>
              <w:left w:val="single" w:sz="4" w:space="0" w:color="auto"/>
              <w:bottom w:val="single" w:sz="4" w:space="0" w:color="auto"/>
              <w:right w:val="single" w:sz="4" w:space="0" w:color="auto"/>
            </w:tcBorders>
            <w:shd w:val="clear" w:color="auto" w:fill="auto"/>
            <w:noWrap/>
          </w:tcPr>
          <w:p w14:paraId="7CFBCD89" w14:textId="60F25B4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Fraud Watchlist</w:t>
            </w:r>
          </w:p>
        </w:tc>
      </w:tr>
      <w:tr w:rsidR="00495BC6" w:rsidRPr="009D258C" w14:paraId="6C1D48BC" w14:textId="77777777" w:rsidTr="000D74B1">
        <w:trPr>
          <w:trHeight w:val="255"/>
        </w:trPr>
        <w:tc>
          <w:tcPr>
            <w:tcW w:w="3978" w:type="dxa"/>
            <w:shd w:val="clear" w:color="auto" w:fill="auto"/>
            <w:noWrap/>
          </w:tcPr>
          <w:p w14:paraId="6AC20A46" w14:textId="60F71E9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BEGINTRANSACTIONID</w:t>
            </w:r>
          </w:p>
        </w:tc>
        <w:tc>
          <w:tcPr>
            <w:tcW w:w="2340" w:type="dxa"/>
            <w:tcBorders>
              <w:top w:val="nil"/>
              <w:left w:val="single" w:sz="4" w:space="0" w:color="auto"/>
              <w:bottom w:val="single" w:sz="4" w:space="0" w:color="auto"/>
              <w:right w:val="single" w:sz="4" w:space="0" w:color="auto"/>
            </w:tcBorders>
            <w:shd w:val="clear" w:color="auto" w:fill="auto"/>
          </w:tcPr>
          <w:p w14:paraId="31111644" w14:textId="751D54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Start Identifier</w:t>
            </w:r>
          </w:p>
        </w:tc>
        <w:tc>
          <w:tcPr>
            <w:tcW w:w="2700" w:type="dxa"/>
            <w:tcBorders>
              <w:top w:val="nil"/>
              <w:left w:val="single" w:sz="4" w:space="0" w:color="auto"/>
              <w:bottom w:val="single" w:sz="4" w:space="0" w:color="auto"/>
              <w:right w:val="single" w:sz="4" w:space="0" w:color="auto"/>
            </w:tcBorders>
            <w:shd w:val="clear" w:color="auto" w:fill="auto"/>
            <w:noWrap/>
          </w:tcPr>
          <w:p w14:paraId="77900BB0" w14:textId="4CA47EF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SDFfdsadNSDF</w:t>
            </w:r>
          </w:p>
        </w:tc>
      </w:tr>
      <w:tr w:rsidR="00495BC6" w:rsidRPr="009D258C" w14:paraId="3C8155A6" w14:textId="77777777" w:rsidTr="000D74B1">
        <w:trPr>
          <w:trHeight w:val="255"/>
        </w:trPr>
        <w:tc>
          <w:tcPr>
            <w:tcW w:w="3978" w:type="dxa"/>
            <w:shd w:val="clear" w:color="auto" w:fill="auto"/>
            <w:noWrap/>
          </w:tcPr>
          <w:p w14:paraId="3A7C406B" w14:textId="01CDDF5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RECIPIENTMEMO</w:t>
            </w:r>
          </w:p>
        </w:tc>
        <w:tc>
          <w:tcPr>
            <w:tcW w:w="2340" w:type="dxa"/>
            <w:tcBorders>
              <w:top w:val="nil"/>
              <w:left w:val="single" w:sz="4" w:space="0" w:color="auto"/>
              <w:bottom w:val="single" w:sz="4" w:space="0" w:color="auto"/>
              <w:right w:val="single" w:sz="4" w:space="0" w:color="auto"/>
            </w:tcBorders>
            <w:shd w:val="clear" w:color="auto" w:fill="auto"/>
          </w:tcPr>
          <w:p w14:paraId="4BC026E8" w14:textId="0142D2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Recipient Memo</w:t>
            </w:r>
          </w:p>
        </w:tc>
        <w:tc>
          <w:tcPr>
            <w:tcW w:w="2700" w:type="dxa"/>
            <w:tcBorders>
              <w:top w:val="nil"/>
              <w:left w:val="single" w:sz="4" w:space="0" w:color="auto"/>
              <w:bottom w:val="single" w:sz="4" w:space="0" w:color="auto"/>
              <w:right w:val="single" w:sz="4" w:space="0" w:color="auto"/>
            </w:tcBorders>
            <w:shd w:val="clear" w:color="auto" w:fill="auto"/>
            <w:noWrap/>
          </w:tcPr>
          <w:p w14:paraId="25A16A8C" w14:textId="5DA8CC0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Approved</w:t>
            </w:r>
          </w:p>
        </w:tc>
      </w:tr>
      <w:tr w:rsidR="00495BC6" w:rsidRPr="009D258C" w14:paraId="2AE254D2" w14:textId="77777777" w:rsidTr="000D74B1">
        <w:trPr>
          <w:trHeight w:val="255"/>
        </w:trPr>
        <w:tc>
          <w:tcPr>
            <w:tcW w:w="3978" w:type="dxa"/>
            <w:shd w:val="clear" w:color="auto" w:fill="auto"/>
            <w:noWrap/>
          </w:tcPr>
          <w:p w14:paraId="48BFA482" w14:textId="6392C9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FLEX1</w:t>
            </w:r>
          </w:p>
        </w:tc>
        <w:tc>
          <w:tcPr>
            <w:tcW w:w="2340" w:type="dxa"/>
            <w:tcBorders>
              <w:top w:val="nil"/>
              <w:left w:val="single" w:sz="4" w:space="0" w:color="auto"/>
              <w:bottom w:val="single" w:sz="4" w:space="0" w:color="auto"/>
              <w:right w:val="single" w:sz="4" w:space="0" w:color="auto"/>
            </w:tcBorders>
            <w:shd w:val="clear" w:color="auto" w:fill="auto"/>
          </w:tcPr>
          <w:p w14:paraId="7B16FBF2" w14:textId="7B89312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1</w:t>
            </w:r>
          </w:p>
        </w:tc>
        <w:tc>
          <w:tcPr>
            <w:tcW w:w="2700" w:type="dxa"/>
            <w:tcBorders>
              <w:top w:val="nil"/>
              <w:left w:val="single" w:sz="4" w:space="0" w:color="auto"/>
              <w:bottom w:val="single" w:sz="4" w:space="0" w:color="auto"/>
              <w:right w:val="single" w:sz="4" w:space="0" w:color="auto"/>
            </w:tcBorders>
            <w:shd w:val="clear" w:color="auto" w:fill="auto"/>
            <w:noWrap/>
          </w:tcPr>
          <w:p w14:paraId="3BCC6242" w14:textId="2FA949F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AAA</w:t>
            </w:r>
          </w:p>
        </w:tc>
      </w:tr>
      <w:tr w:rsidR="00495BC6" w:rsidRPr="009D258C" w14:paraId="5EA7DBA0" w14:textId="77777777" w:rsidTr="000D74B1">
        <w:trPr>
          <w:trHeight w:val="255"/>
        </w:trPr>
        <w:tc>
          <w:tcPr>
            <w:tcW w:w="3978" w:type="dxa"/>
            <w:shd w:val="clear" w:color="auto" w:fill="auto"/>
            <w:noWrap/>
          </w:tcPr>
          <w:p w14:paraId="25F17092" w14:textId="548DB95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FLEX2</w:t>
            </w:r>
          </w:p>
        </w:tc>
        <w:tc>
          <w:tcPr>
            <w:tcW w:w="2340" w:type="dxa"/>
            <w:tcBorders>
              <w:top w:val="nil"/>
              <w:left w:val="single" w:sz="4" w:space="0" w:color="auto"/>
              <w:bottom w:val="single" w:sz="4" w:space="0" w:color="auto"/>
              <w:right w:val="single" w:sz="4" w:space="0" w:color="auto"/>
            </w:tcBorders>
            <w:shd w:val="clear" w:color="auto" w:fill="auto"/>
          </w:tcPr>
          <w:p w14:paraId="3A78493C" w14:textId="593067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2</w:t>
            </w:r>
          </w:p>
        </w:tc>
        <w:tc>
          <w:tcPr>
            <w:tcW w:w="2700" w:type="dxa"/>
            <w:tcBorders>
              <w:top w:val="nil"/>
              <w:left w:val="single" w:sz="4" w:space="0" w:color="auto"/>
              <w:bottom w:val="single" w:sz="4" w:space="0" w:color="auto"/>
              <w:right w:val="single" w:sz="4" w:space="0" w:color="auto"/>
            </w:tcBorders>
            <w:shd w:val="clear" w:color="auto" w:fill="auto"/>
            <w:noWrap/>
          </w:tcPr>
          <w:p w14:paraId="339E657B" w14:textId="0C8785D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BBB</w:t>
            </w:r>
          </w:p>
        </w:tc>
      </w:tr>
      <w:tr w:rsidR="00495BC6" w:rsidRPr="009D258C" w14:paraId="2BEC42DE" w14:textId="77777777" w:rsidTr="000D74B1">
        <w:trPr>
          <w:trHeight w:val="255"/>
        </w:trPr>
        <w:tc>
          <w:tcPr>
            <w:tcW w:w="3978" w:type="dxa"/>
            <w:shd w:val="clear" w:color="auto" w:fill="auto"/>
            <w:noWrap/>
          </w:tcPr>
          <w:p w14:paraId="68A16EF3" w14:textId="3BA9BC1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FLEX3</w:t>
            </w:r>
          </w:p>
        </w:tc>
        <w:tc>
          <w:tcPr>
            <w:tcW w:w="2340" w:type="dxa"/>
            <w:tcBorders>
              <w:top w:val="nil"/>
              <w:left w:val="single" w:sz="4" w:space="0" w:color="auto"/>
              <w:bottom w:val="single" w:sz="4" w:space="0" w:color="auto"/>
              <w:right w:val="single" w:sz="4" w:space="0" w:color="auto"/>
            </w:tcBorders>
            <w:shd w:val="clear" w:color="auto" w:fill="auto"/>
          </w:tcPr>
          <w:p w14:paraId="142A5AB7" w14:textId="30F45C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3</w:t>
            </w:r>
          </w:p>
        </w:tc>
        <w:tc>
          <w:tcPr>
            <w:tcW w:w="2700" w:type="dxa"/>
            <w:tcBorders>
              <w:top w:val="nil"/>
              <w:left w:val="single" w:sz="4" w:space="0" w:color="auto"/>
              <w:bottom w:val="single" w:sz="4" w:space="0" w:color="auto"/>
              <w:right w:val="single" w:sz="4" w:space="0" w:color="auto"/>
            </w:tcBorders>
            <w:shd w:val="clear" w:color="auto" w:fill="auto"/>
            <w:noWrap/>
          </w:tcPr>
          <w:p w14:paraId="37E6CA50" w14:textId="46272F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CCC</w:t>
            </w:r>
          </w:p>
        </w:tc>
      </w:tr>
      <w:tr w:rsidR="00495BC6" w:rsidRPr="009D258C" w14:paraId="31039871" w14:textId="77777777" w:rsidTr="000D74B1">
        <w:trPr>
          <w:trHeight w:val="255"/>
        </w:trPr>
        <w:tc>
          <w:tcPr>
            <w:tcW w:w="3978" w:type="dxa"/>
            <w:shd w:val="clear" w:color="auto" w:fill="auto"/>
            <w:noWrap/>
          </w:tcPr>
          <w:p w14:paraId="21CE1664" w14:textId="3E927E3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OLB_ACTION</w:t>
            </w:r>
          </w:p>
        </w:tc>
        <w:tc>
          <w:tcPr>
            <w:tcW w:w="2340" w:type="dxa"/>
            <w:tcBorders>
              <w:top w:val="nil"/>
              <w:left w:val="single" w:sz="4" w:space="0" w:color="auto"/>
              <w:bottom w:val="single" w:sz="4" w:space="0" w:color="auto"/>
              <w:right w:val="single" w:sz="4" w:space="0" w:color="auto"/>
            </w:tcBorders>
            <w:shd w:val="clear" w:color="auto" w:fill="auto"/>
          </w:tcPr>
          <w:p w14:paraId="7A3DC8B3" w14:textId="298046B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Online Banking Action Step</w:t>
            </w:r>
          </w:p>
        </w:tc>
        <w:tc>
          <w:tcPr>
            <w:tcW w:w="2700" w:type="dxa"/>
            <w:tcBorders>
              <w:top w:val="nil"/>
              <w:left w:val="single" w:sz="4" w:space="0" w:color="auto"/>
              <w:bottom w:val="single" w:sz="4" w:space="0" w:color="auto"/>
              <w:right w:val="single" w:sz="4" w:space="0" w:color="auto"/>
            </w:tcBorders>
            <w:shd w:val="clear" w:color="auto" w:fill="auto"/>
            <w:noWrap/>
          </w:tcPr>
          <w:p w14:paraId="2F497B15" w14:textId="68618E0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null</w:t>
            </w:r>
          </w:p>
        </w:tc>
      </w:tr>
    </w:tbl>
    <w:p w14:paraId="2420882C" w14:textId="77777777" w:rsidR="00933C7E" w:rsidRPr="0029624E" w:rsidRDefault="00933C7E" w:rsidP="0029624E"/>
    <w:sectPr w:rsidR="00933C7E" w:rsidRPr="0029624E" w:rsidSect="00421F5A">
      <w:pgSz w:w="12240" w:h="15840" w:code="1"/>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Rotter, Luke (US)" w:date="2021-12-13T13:08:00Z" w:initials="RL(">
    <w:p w14:paraId="196D7E5A" w14:textId="41EF2EDC" w:rsidR="006F0537" w:rsidRDefault="006F0537">
      <w:pPr>
        <w:pStyle w:val="CommentText"/>
      </w:pPr>
      <w:r>
        <w:rPr>
          <w:rStyle w:val="CommentReference"/>
        </w:rPr>
        <w:annotationRef/>
      </w:r>
      <w:r>
        <w:t>Remove from this Event Type Label, and then remove from all rules affected.</w:t>
      </w:r>
    </w:p>
  </w:comment>
  <w:comment w:id="18" w:author="Rotter, Luke (US)" w:date="2021-12-13T13:09:00Z" w:initials="RL(">
    <w:p w14:paraId="40AA9702" w14:textId="03C8B4A9" w:rsidR="006F0537" w:rsidRDefault="006F0537">
      <w:pPr>
        <w:pStyle w:val="CommentText"/>
      </w:pPr>
      <w:r>
        <w:rPr>
          <w:rStyle w:val="CommentReference"/>
        </w:rPr>
        <w:annotationRef/>
      </w:r>
      <w:r>
        <w:t>CWB to comment specific rules</w:t>
      </w:r>
    </w:p>
  </w:comment>
  <w:comment w:id="22" w:author="Lorae Westmarsh" w:date="2021-06-04T08:35:00Z" w:initials="LW">
    <w:p w14:paraId="2D63565F" w14:textId="1B66D59F" w:rsidR="004D7F28" w:rsidRDefault="004D7F28">
      <w:pPr>
        <w:pStyle w:val="CommentText"/>
      </w:pPr>
      <w:r>
        <w:rPr>
          <w:rStyle w:val="CommentReference"/>
        </w:rPr>
        <w:annotationRef/>
      </w:r>
      <w:r>
        <w:t xml:space="preserve">We are not using this rule, we may turn it on at a later time. </w:t>
      </w:r>
    </w:p>
  </w:comment>
  <w:comment w:id="23" w:author="Wang, Michael (US)" w:date="2021-06-09T13:23:00Z" w:initials="WM(">
    <w:p w14:paraId="4026C3A6" w14:textId="23622251" w:rsidR="008C2135" w:rsidRDefault="008C2135">
      <w:pPr>
        <w:pStyle w:val="CommentText"/>
      </w:pPr>
      <w:r>
        <w:rPr>
          <w:rStyle w:val="CommentReference"/>
        </w:rPr>
        <w:annotationRef/>
      </w:r>
      <w:r>
        <w:t xml:space="preserve">Can deprioritize this rule since they are not planning to use this at the moment.  </w:t>
      </w:r>
    </w:p>
  </w:comment>
  <w:comment w:id="28" w:author="Rotter, Luke (US)" w:date="2021-08-26T06:12:00Z" w:initials="RL(">
    <w:p w14:paraId="3DBA8D0B" w14:textId="42376B76" w:rsidR="00E0384E" w:rsidRDefault="00E0384E">
      <w:pPr>
        <w:pStyle w:val="CommentText"/>
      </w:pPr>
      <w:r>
        <w:rPr>
          <w:rStyle w:val="CommentReference"/>
        </w:rPr>
        <w:annotationRef/>
      </w:r>
      <w:r>
        <w:t>This was removed upon user request in NOD-33321</w:t>
      </w:r>
    </w:p>
  </w:comment>
  <w:comment w:id="32" w:author="Faizan Ahmed" w:date="2021-06-03T11:40:00Z" w:initials="FA">
    <w:p w14:paraId="6EDA33BA" w14:textId="33333280" w:rsidR="00E67D83" w:rsidRDefault="00E67D83">
      <w:pPr>
        <w:pStyle w:val="CommentText"/>
      </w:pPr>
      <w:r>
        <w:rPr>
          <w:rStyle w:val="CommentReference"/>
        </w:rPr>
        <w:annotationRef/>
      </w:r>
      <w:r>
        <w:t>No longer needed as the logic gets duplicated with more control in ORT029</w:t>
      </w:r>
    </w:p>
  </w:comment>
  <w:comment w:id="38" w:author="Rotter, Luke (US)" w:date="2021-08-23T09:39:00Z" w:initials="RL(">
    <w:p w14:paraId="1828DD79" w14:textId="35BEF247" w:rsidR="00223D3E" w:rsidRDefault="00223D3E">
      <w:pPr>
        <w:pStyle w:val="CommentText"/>
      </w:pPr>
      <w:r>
        <w:rPr>
          <w:rStyle w:val="CommentReference"/>
        </w:rPr>
        <w:annotationRef/>
      </w:r>
      <w:r>
        <w:t>This rule is live, but CWB cannot provide the necessary source data to trigger the rule in production.  They will be adding the data as a day 2 requirement.</w:t>
      </w:r>
    </w:p>
  </w:comment>
  <w:comment w:id="41" w:author="Lorae Westmarsh" w:date="2021-06-04T09:19:00Z" w:initials="LW">
    <w:p w14:paraId="407CC5D0" w14:textId="3DA1C120" w:rsidR="00B51C2A" w:rsidRDefault="00B51C2A">
      <w:pPr>
        <w:pStyle w:val="CommentText"/>
      </w:pPr>
      <w:r>
        <w:rPr>
          <w:rStyle w:val="CommentReference"/>
        </w:rPr>
        <w:annotationRef/>
      </w:r>
      <w:r>
        <w:t>FSIS requests that Navaera uses their own blacklisted IPs for this rule. FSIS may add our own data source at a later time.</w:t>
      </w:r>
    </w:p>
  </w:comment>
  <w:comment w:id="43" w:author="Lorae Westmarsh" w:date="2021-10-19T12:39:00Z" w:initials="LW">
    <w:p w14:paraId="0083875B" w14:textId="1B7D90F4" w:rsidR="00336A59" w:rsidRDefault="00336A59">
      <w:pPr>
        <w:pStyle w:val="CommentText"/>
      </w:pPr>
      <w:r>
        <w:rPr>
          <w:rStyle w:val="CommentReference"/>
        </w:rPr>
        <w:annotationRef/>
      </w:r>
      <w:r>
        <w:t>If the amount exceeds $1,000 then it would be a score of 150 as highlighted in yellow above</w:t>
      </w:r>
    </w:p>
  </w:comment>
  <w:comment w:id="48" w:author="Lorae Westmarsh" w:date="2021-08-09T15:35:00Z" w:initials="LW">
    <w:p w14:paraId="61120F46" w14:textId="4E50482F" w:rsidR="009D5367" w:rsidRDefault="009D5367">
      <w:pPr>
        <w:pStyle w:val="CommentText"/>
      </w:pPr>
      <w:r>
        <w:rPr>
          <w:rStyle w:val="CommentReference"/>
        </w:rPr>
        <w:annotationRef/>
      </w:r>
      <w:r>
        <w:t>This needs to be confirmed</w:t>
      </w:r>
    </w:p>
  </w:comment>
  <w:comment w:id="49" w:author="Lorae Westmarsh" w:date="2021-08-09T15:36:00Z" w:initials="LW">
    <w:p w14:paraId="03C1211F" w14:textId="29949032" w:rsidR="00CD773E" w:rsidRDefault="00CD773E">
      <w:pPr>
        <w:pStyle w:val="CommentText"/>
      </w:pPr>
      <w:r>
        <w:rPr>
          <w:rStyle w:val="CommentReference"/>
        </w:rPr>
        <w:annotationRef/>
      </w:r>
      <w:r>
        <w:t>This needs to be confirmed</w:t>
      </w:r>
    </w:p>
  </w:comment>
  <w:comment w:id="50" w:author="Lorae Westmarsh" w:date="2021-08-09T15:36:00Z" w:initials="LW">
    <w:p w14:paraId="7192AE00" w14:textId="2406EAE1" w:rsidR="00CD773E" w:rsidRDefault="00CD773E">
      <w:pPr>
        <w:pStyle w:val="CommentText"/>
      </w:pPr>
      <w:r>
        <w:rPr>
          <w:rStyle w:val="CommentReference"/>
        </w:rPr>
        <w:annotationRef/>
      </w:r>
      <w:r>
        <w:t>This needs to be confirmed</w:t>
      </w:r>
    </w:p>
  </w:comment>
  <w:comment w:id="53" w:author="Lorae Westmarsh" w:date="2021-06-04T08:57:00Z" w:initials="LW">
    <w:p w14:paraId="084468A5" w14:textId="1D9C07A1" w:rsidR="00C43751" w:rsidRDefault="00C43751">
      <w:pPr>
        <w:pStyle w:val="CommentText"/>
      </w:pPr>
      <w:r>
        <w:rPr>
          <w:rStyle w:val="CommentReference"/>
        </w:rPr>
        <w:annotationRef/>
      </w:r>
      <w:r>
        <w:t xml:space="preserve">This rule is not required at the start. It may be turned on at a later time. </w:t>
      </w:r>
    </w:p>
  </w:comment>
  <w:comment w:id="57" w:author="Rotter, Luke (US)" w:date="2021-08-06T13:30:00Z" w:initials="RL(">
    <w:p w14:paraId="6F807FD3" w14:textId="778DEF67" w:rsidR="003E1FCF" w:rsidRDefault="003E1FCF">
      <w:pPr>
        <w:pStyle w:val="CommentText"/>
      </w:pPr>
      <w:r>
        <w:rPr>
          <w:rStyle w:val="CommentReference"/>
        </w:rPr>
        <w:annotationRef/>
      </w:r>
      <w:r>
        <w:t>This rule is still pending.  This is a placeholder.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6D7E5A" w15:done="0"/>
  <w15:commentEx w15:paraId="40AA9702" w15:paraIdParent="196D7E5A" w15:done="0"/>
  <w15:commentEx w15:paraId="2D63565F" w15:done="0"/>
  <w15:commentEx w15:paraId="4026C3A6" w15:paraIdParent="2D63565F" w15:done="0"/>
  <w15:commentEx w15:paraId="3DBA8D0B" w15:done="0"/>
  <w15:commentEx w15:paraId="6EDA33BA" w15:done="0"/>
  <w15:commentEx w15:paraId="1828DD79" w15:done="0"/>
  <w15:commentEx w15:paraId="407CC5D0" w15:done="0"/>
  <w15:commentEx w15:paraId="0083875B" w15:done="0"/>
  <w15:commentEx w15:paraId="61120F46" w15:done="0"/>
  <w15:commentEx w15:paraId="03C1211F" w15:done="0"/>
  <w15:commentEx w15:paraId="7192AE00" w15:done="0"/>
  <w15:commentEx w15:paraId="084468A5" w15:done="0"/>
  <w15:commentEx w15:paraId="6F807F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1C447" w16cex:dateUtc="2021-12-13T20:08:00Z"/>
  <w16cex:commentExtensible w16cex:durableId="2561C48A" w16cex:dateUtc="2021-12-13T20:09:00Z"/>
  <w16cex:commentExtensible w16cex:durableId="24647270" w16cex:dateUtc="2021-06-04T15:35:00Z"/>
  <w16cex:commentExtensible w16cex:durableId="246B698A" w16cex:dateUtc="2021-06-09T20:23:00Z"/>
  <w16cex:commentExtensible w16cex:durableId="24D1AF3B" w16cex:dateUtc="2021-08-26T13:12:00Z"/>
  <w16cex:commentExtensible w16cex:durableId="24634C28" w16cex:dateUtc="2021-06-03T18:40:00Z"/>
  <w16cex:commentExtensible w16cex:durableId="24CDEB3A" w16cex:dateUtc="2021-08-23T16:39:00Z"/>
  <w16cex:commentExtensible w16cex:durableId="24647CBA" w16cex:dateUtc="2021-06-04T16:19:00Z"/>
  <w16cex:commentExtensible w16cex:durableId="25194916" w16cex:dateUtc="2021-10-19T19:39:00Z"/>
  <w16cex:commentExtensible w16cex:durableId="24BBD7E3" w16cex:dateUtc="2021-08-09T22:35:00Z"/>
  <w16cex:commentExtensible w16cex:durableId="24BBD7FA" w16cex:dateUtc="2021-08-09T22:36:00Z"/>
  <w16cex:commentExtensible w16cex:durableId="24BBD80C" w16cex:dateUtc="2021-08-09T22:36:00Z"/>
  <w16cex:commentExtensible w16cex:durableId="24647788" w16cex:dateUtc="2021-06-04T15:57:00Z"/>
  <w16cex:commentExtensible w16cex:durableId="24B7B80C" w16cex:dateUtc="2021-08-0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6D7E5A" w16cid:durableId="2561C447"/>
  <w16cid:commentId w16cid:paraId="40AA9702" w16cid:durableId="2561C48A"/>
  <w16cid:commentId w16cid:paraId="2D63565F" w16cid:durableId="24647270"/>
  <w16cid:commentId w16cid:paraId="4026C3A6" w16cid:durableId="246B698A"/>
  <w16cid:commentId w16cid:paraId="3DBA8D0B" w16cid:durableId="24D1AF3B"/>
  <w16cid:commentId w16cid:paraId="6EDA33BA" w16cid:durableId="24634C28"/>
  <w16cid:commentId w16cid:paraId="1828DD79" w16cid:durableId="24CDEB3A"/>
  <w16cid:commentId w16cid:paraId="407CC5D0" w16cid:durableId="24647CBA"/>
  <w16cid:commentId w16cid:paraId="0083875B" w16cid:durableId="25194916"/>
  <w16cid:commentId w16cid:paraId="61120F46" w16cid:durableId="24BBD7E3"/>
  <w16cid:commentId w16cid:paraId="03C1211F" w16cid:durableId="24BBD7FA"/>
  <w16cid:commentId w16cid:paraId="7192AE00" w16cid:durableId="24BBD80C"/>
  <w16cid:commentId w16cid:paraId="084468A5" w16cid:durableId="24647788"/>
  <w16cid:commentId w16cid:paraId="6F807FD3" w16cid:durableId="24B7B8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819CF" w14:textId="77777777" w:rsidR="00CF3D75" w:rsidRDefault="00CF3D75" w:rsidP="00275EDE">
      <w:pPr>
        <w:spacing w:line="240" w:lineRule="auto"/>
      </w:pPr>
      <w:r>
        <w:separator/>
      </w:r>
    </w:p>
  </w:endnote>
  <w:endnote w:type="continuationSeparator" w:id="0">
    <w:p w14:paraId="48BCDE7D" w14:textId="77777777" w:rsidR="00CF3D75" w:rsidRDefault="00CF3D75" w:rsidP="00275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ElisarDTInfant-Regular">
    <w:altName w:val="Calibri"/>
    <w:panose1 w:val="02010504040202020203"/>
    <w:charset w:val="00"/>
    <w:family w:val="auto"/>
    <w:pitch w:val="variable"/>
    <w:sig w:usb0="8000006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554C" w14:textId="72C81FF1" w:rsidR="0073639B" w:rsidRPr="00C2221C" w:rsidRDefault="0073639B" w:rsidP="00DD47E7">
    <w:pPr>
      <w:pStyle w:val="Header"/>
      <w:tabs>
        <w:tab w:val="right" w:pos="9630"/>
      </w:tabs>
      <w:rPr>
        <w:i/>
        <w:sz w:val="20"/>
      </w:rPr>
    </w:pPr>
    <w:r>
      <w:rPr>
        <w:rFonts w:ascii="Verdana" w:hAnsi="Verdana"/>
        <w:noProof/>
        <w:sz w:val="16"/>
        <w:szCs w:val="16"/>
      </w:rPr>
      <w:drawing>
        <wp:anchor distT="0" distB="0" distL="114300" distR="114300" simplePos="0" relativeHeight="251662336" behindDoc="0" locked="0" layoutInCell="1" allowOverlap="1" wp14:anchorId="6ED5B518" wp14:editId="2861022A">
          <wp:simplePos x="0" y="0"/>
          <wp:positionH relativeFrom="column">
            <wp:posOffset>4011458</wp:posOffset>
          </wp:positionH>
          <wp:positionV relativeFrom="paragraph">
            <wp:posOffset>108585</wp:posOffset>
          </wp:positionV>
          <wp:extent cx="1499616" cy="429768"/>
          <wp:effectExtent l="0" t="0" r="0" b="254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616" cy="429768"/>
                  </a:xfrm>
                  <a:prstGeom prst="rect">
                    <a:avLst/>
                  </a:prstGeom>
                  <a:noFill/>
                </pic:spPr>
              </pic:pic>
            </a:graphicData>
          </a:graphic>
          <wp14:sizeRelH relativeFrom="page">
            <wp14:pctWidth>0</wp14:pctWidth>
          </wp14:sizeRelH>
          <wp14:sizeRelV relativeFrom="page">
            <wp14:pctHeight>0</wp14:pctHeight>
          </wp14:sizeRelV>
        </wp:anchor>
      </w:drawing>
    </w:r>
    <w:r w:rsidR="00CF3D75">
      <w:rPr>
        <w:i/>
        <w:noProof/>
        <w:sz w:val="20"/>
      </w:rPr>
      <w:pict w14:anchorId="7245303C">
        <v:rect id="_x0000_i1025" alt="" style="width:9in;height:.05pt;mso-width-percent:0;mso-height-percent:0;mso-width-percent:0;mso-height-percent:0" o:hralign="center" o:hrstd="t" o:hr="t" fillcolor="#9d9da1" stroked="f"/>
      </w:pict>
    </w:r>
  </w:p>
  <w:p w14:paraId="28B74723" w14:textId="53BC1D98"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79</w:t>
    </w:r>
    <w:r w:rsidRPr="00C2221C">
      <w:rPr>
        <w:rStyle w:val="PageNumbe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2BA9" w14:textId="77777777" w:rsidR="0073639B" w:rsidRPr="00C2221C" w:rsidRDefault="00CF3D75" w:rsidP="00DD47E7">
    <w:pPr>
      <w:pStyle w:val="Header"/>
      <w:tabs>
        <w:tab w:val="right" w:pos="9630"/>
      </w:tabs>
      <w:rPr>
        <w:i/>
        <w:sz w:val="20"/>
      </w:rPr>
    </w:pPr>
    <w:r>
      <w:rPr>
        <w:i/>
        <w:noProof/>
        <w:sz w:val="20"/>
      </w:rPr>
      <w:pict w14:anchorId="24D0D907">
        <v:rect id="_x0000_i1028" alt="" style="width:.65pt;height:.05pt;mso-width-percent:0;mso-height-percent:0;mso-width-percent:0;mso-height-percent:0" o:hrpct="1" o:hralign="center" o:hrstd="t" o:hr="t" fillcolor="#9d9da1" stroked="f"/>
      </w:pict>
    </w:r>
  </w:p>
  <w:p w14:paraId="1607C32C" w14:textId="77777777"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3</w:t>
    </w:r>
    <w:r w:rsidRPr="00C2221C">
      <w:rPr>
        <w:rStyle w:val="PageNumber"/>
        <w:i/>
        <w:sz w:val="20"/>
      </w:rPr>
      <w:fldChar w:fldCharType="end"/>
    </w:r>
    <w:r w:rsidRPr="00C2221C">
      <w:rPr>
        <w:i/>
        <w:noProof/>
        <w:sz w:val="20"/>
      </w:rPr>
      <w:drawing>
        <wp:anchor distT="0" distB="0" distL="114300" distR="114300" simplePos="0" relativeHeight="251660288" behindDoc="0" locked="0" layoutInCell="1" allowOverlap="1" wp14:anchorId="0E6DD165" wp14:editId="2606C68A">
          <wp:simplePos x="0" y="0"/>
          <wp:positionH relativeFrom="column">
            <wp:posOffset>4189095</wp:posOffset>
          </wp:positionH>
          <wp:positionV relativeFrom="paragraph">
            <wp:posOffset>17145</wp:posOffset>
          </wp:positionV>
          <wp:extent cx="1737360" cy="5949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59499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B796F" w14:textId="77777777" w:rsidR="00CF3D75" w:rsidRDefault="00CF3D75" w:rsidP="00275EDE">
      <w:pPr>
        <w:spacing w:line="240" w:lineRule="auto"/>
      </w:pPr>
      <w:r>
        <w:separator/>
      </w:r>
    </w:p>
  </w:footnote>
  <w:footnote w:type="continuationSeparator" w:id="0">
    <w:p w14:paraId="34DA5BC3" w14:textId="77777777" w:rsidR="00CF3D75" w:rsidRDefault="00CF3D75" w:rsidP="00275E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B689" w14:textId="0AD9C58F"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CWB Fraud Monitoring Configuration Workbook</w:t>
    </w:r>
    <w:r w:rsidRPr="00C2221C">
      <w:rPr>
        <w:i/>
        <w:sz w:val="20"/>
      </w:rPr>
      <w:tab/>
    </w:r>
    <w:r w:rsidRPr="00C2221C">
      <w:rPr>
        <w:i/>
        <w:sz w:val="20"/>
      </w:rPr>
      <w:tab/>
    </w:r>
  </w:p>
  <w:p w14:paraId="09BE9DBC" w14:textId="77777777" w:rsidR="0073639B" w:rsidRPr="00C2221C" w:rsidRDefault="00CF3D75" w:rsidP="00DD47E7">
    <w:pPr>
      <w:pStyle w:val="Header"/>
      <w:rPr>
        <w:i/>
      </w:rPr>
    </w:pPr>
    <w:r>
      <w:rPr>
        <w:i/>
        <w:noProof/>
      </w:rPr>
      <w:pict w14:anchorId="66E9A728">
        <v:rect id="_x0000_i1026" alt="" style="width:9in;height:.05pt;mso-width-percent:0;mso-height-percent:0;mso-width-percent:0;mso-height-percent:0" o:hralign="center" o:hrstd="t" o:hr="t" fillcolor="#9d9da1" stroked="f"/>
      </w:pict>
    </w:r>
  </w:p>
  <w:p w14:paraId="70B5E15A" w14:textId="77777777" w:rsidR="0073639B" w:rsidRPr="00011FCB" w:rsidRDefault="0073639B" w:rsidP="00DD47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8B3D" w14:textId="77777777"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Time and Expense Application Core Specification</w:t>
    </w:r>
    <w:r w:rsidRPr="00C2221C">
      <w:rPr>
        <w:i/>
        <w:sz w:val="20"/>
      </w:rPr>
      <w:tab/>
    </w:r>
    <w:r w:rsidRPr="00C2221C">
      <w:rPr>
        <w:i/>
        <w:sz w:val="20"/>
      </w:rPr>
      <w:tab/>
    </w:r>
  </w:p>
  <w:p w14:paraId="04475345" w14:textId="77777777" w:rsidR="0073639B" w:rsidRPr="00C2221C" w:rsidRDefault="00CF3D75" w:rsidP="00DD47E7">
    <w:pPr>
      <w:pStyle w:val="Header"/>
      <w:rPr>
        <w:i/>
      </w:rPr>
    </w:pPr>
    <w:r>
      <w:rPr>
        <w:i/>
        <w:noProof/>
      </w:rPr>
      <w:pict w14:anchorId="2CBE8A6A">
        <v:rect id="_x0000_i1027" alt="" style="width:.65pt;height:.05pt;mso-width-percent:0;mso-height-percent:0;mso-width-percent:0;mso-height-percent:0" o:hrpct="1" o:hralign="center" o:hrstd="t" o:hr="t" fillcolor="#9d9da1" stroked="f"/>
      </w:pict>
    </w:r>
  </w:p>
  <w:p w14:paraId="3F5222B5" w14:textId="77777777" w:rsidR="0073639B" w:rsidRPr="00306347" w:rsidRDefault="0073639B" w:rsidP="00DD47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ABDED1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rFonts w:ascii="Times New Roman" w:hAnsi="Times New Roman"/>
        <w:b/>
        <w:bCs/>
        <w:i w:val="0"/>
        <w:iCs w:val="0"/>
        <w:caps w:val="0"/>
        <w:smallCaps w:val="0"/>
        <w:strike w:val="0"/>
        <w:dstrike w:val="0"/>
        <w:color w:val="auto"/>
        <w:spacing w:val="0"/>
        <w:w w:val="100"/>
        <w:kern w:val="0"/>
        <w:position w:val="0"/>
        <w:sz w:val="22"/>
        <w:u w:val="none"/>
        <w:effect w:val="none"/>
        <w:bdr w:val="none" w:sz="0" w:space="0" w:color="auto"/>
        <w:shd w:val="clear" w:color="auto" w:fill="auto"/>
        <w:em w:val="none"/>
      </w:rPr>
    </w:lvl>
    <w:lvl w:ilvl="4">
      <w:start w:val="1"/>
      <w:numFmt w:val="decimal"/>
      <w:pStyle w:val="Heading5"/>
      <w:lvlText w:val="%1.%2.%3.%4.%5"/>
      <w:legacy w:legacy="1" w:legacySpace="144" w:legacyIndent="0"/>
      <w:lvlJc w:val="left"/>
      <w:rPr>
        <w:rFonts w:ascii="Times New Roman" w:hAnsi="Times New Roman" w:cs="Times New Roman" w:hint="default"/>
        <w:sz w:val="22"/>
        <w:szCs w:val="22"/>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7C70ED"/>
    <w:multiLevelType w:val="hybridMultilevel"/>
    <w:tmpl w:val="4948AF88"/>
    <w:lvl w:ilvl="0" w:tplc="EA02D15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914150"/>
    <w:multiLevelType w:val="hybridMultilevel"/>
    <w:tmpl w:val="DAC8BCB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A573B6"/>
    <w:multiLevelType w:val="hybridMultilevel"/>
    <w:tmpl w:val="A0429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CC059A"/>
    <w:multiLevelType w:val="hybridMultilevel"/>
    <w:tmpl w:val="A1C0E0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F1E7D"/>
    <w:multiLevelType w:val="hybridMultilevel"/>
    <w:tmpl w:val="8CE2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43CE7"/>
    <w:multiLevelType w:val="hybridMultilevel"/>
    <w:tmpl w:val="E8D009B8"/>
    <w:lvl w:ilvl="0" w:tplc="72EA04C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3455EF"/>
    <w:multiLevelType w:val="hybridMultilevel"/>
    <w:tmpl w:val="1004D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61297"/>
    <w:multiLevelType w:val="hybridMultilevel"/>
    <w:tmpl w:val="A6A6DA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105001"/>
    <w:multiLevelType w:val="hybridMultilevel"/>
    <w:tmpl w:val="EA22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E11D2"/>
    <w:multiLevelType w:val="hybridMultilevel"/>
    <w:tmpl w:val="8B6A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446FF"/>
    <w:multiLevelType w:val="hybridMultilevel"/>
    <w:tmpl w:val="B9A8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D02F8"/>
    <w:multiLevelType w:val="multilevel"/>
    <w:tmpl w:val="4A6EE016"/>
    <w:lvl w:ilvl="0">
      <w:start w:val="1"/>
      <w:numFmt w:val="decimal"/>
      <w:lvlText w:val="%1"/>
      <w:lvlJc w:val="left"/>
      <w:pPr>
        <w:ind w:left="432" w:firstLine="0"/>
      </w:pPr>
      <w:rPr>
        <w:rFonts w:ascii="Calibri" w:eastAsia="Calibri" w:hAnsi="Calibri" w:cs="Calibri"/>
        <w:b/>
        <w:bCs/>
        <w:i w:val="0"/>
        <w:strike w:val="0"/>
        <w:dstrike w:val="0"/>
        <w:color w:val="00245D"/>
        <w:sz w:val="40"/>
        <w:szCs w:val="40"/>
        <w:u w:val="none" w:color="000000"/>
        <w:effect w:val="none"/>
        <w:bdr w:val="none" w:sz="0" w:space="0" w:color="auto" w:frame="1"/>
        <w:vertAlign w:val="baseline"/>
      </w:rPr>
    </w:lvl>
    <w:lvl w:ilvl="1">
      <w:start w:val="1"/>
      <w:numFmt w:val="decimal"/>
      <w:lvlText w:val="%1.%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38A3006E"/>
    <w:multiLevelType w:val="hybridMultilevel"/>
    <w:tmpl w:val="58564652"/>
    <w:lvl w:ilvl="0" w:tplc="0EEA8880">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2F466F8">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E740E5A">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12AF710">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35ED3F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A7A6C2E">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F740B6C">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2342DEE">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39A4352">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39732F0B"/>
    <w:multiLevelType w:val="hybridMultilevel"/>
    <w:tmpl w:val="EBC8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C2438"/>
    <w:multiLevelType w:val="hybridMultilevel"/>
    <w:tmpl w:val="798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C1C0C"/>
    <w:multiLevelType w:val="hybridMultilevel"/>
    <w:tmpl w:val="5B66A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15082"/>
    <w:multiLevelType w:val="hybridMultilevel"/>
    <w:tmpl w:val="B6184FE2"/>
    <w:lvl w:ilvl="0" w:tplc="16E234B6">
      <w:start w:val="1"/>
      <w:numFmt w:val="bullet"/>
      <w:lvlText w:val="•"/>
      <w:lvlJc w:val="left"/>
      <w:pPr>
        <w:ind w:left="4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61A64E2">
      <w:start w:val="1"/>
      <w:numFmt w:val="bullet"/>
      <w:lvlText w:val="o"/>
      <w:lvlJc w:val="left"/>
      <w:pPr>
        <w:ind w:left="120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CB863AE">
      <w:start w:val="1"/>
      <w:numFmt w:val="bullet"/>
      <w:lvlText w:val="▪"/>
      <w:lvlJc w:val="left"/>
      <w:pPr>
        <w:ind w:left="19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6538A678">
      <w:start w:val="1"/>
      <w:numFmt w:val="bullet"/>
      <w:lvlText w:val="•"/>
      <w:lvlJc w:val="left"/>
      <w:pPr>
        <w:ind w:left="264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32E2E3C">
      <w:start w:val="1"/>
      <w:numFmt w:val="bullet"/>
      <w:lvlText w:val="o"/>
      <w:lvlJc w:val="left"/>
      <w:pPr>
        <w:ind w:left="336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B708DAA">
      <w:start w:val="1"/>
      <w:numFmt w:val="bullet"/>
      <w:lvlText w:val="▪"/>
      <w:lvlJc w:val="left"/>
      <w:pPr>
        <w:ind w:left="408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D2C1748">
      <w:start w:val="1"/>
      <w:numFmt w:val="bullet"/>
      <w:lvlText w:val="•"/>
      <w:lvlJc w:val="left"/>
      <w:pPr>
        <w:ind w:left="480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A3E2502">
      <w:start w:val="1"/>
      <w:numFmt w:val="bullet"/>
      <w:lvlText w:val="o"/>
      <w:lvlJc w:val="left"/>
      <w:pPr>
        <w:ind w:left="55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0E07908">
      <w:start w:val="1"/>
      <w:numFmt w:val="bullet"/>
      <w:lvlText w:val="▪"/>
      <w:lvlJc w:val="left"/>
      <w:pPr>
        <w:ind w:left="624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4A47510C"/>
    <w:multiLevelType w:val="hybridMultilevel"/>
    <w:tmpl w:val="063E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464BC"/>
    <w:multiLevelType w:val="hybridMultilevel"/>
    <w:tmpl w:val="B0C64F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02B12"/>
    <w:multiLevelType w:val="hybridMultilevel"/>
    <w:tmpl w:val="2206CB84"/>
    <w:lvl w:ilvl="0" w:tplc="3AE0F9F6">
      <w:start w:val="1"/>
      <w:numFmt w:val="decimal"/>
      <w:lvlText w:val="%1."/>
      <w:lvlJc w:val="left"/>
      <w:pPr>
        <w:ind w:left="18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0368EF0E">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A4C6C876">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D6C28B02">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4D3C7EFE">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7C52D59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A4BC5F08">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549C67D4">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BE94AD74">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1" w15:restartNumberingAfterBreak="0">
    <w:nsid w:val="4D38166A"/>
    <w:multiLevelType w:val="hybridMultilevel"/>
    <w:tmpl w:val="448E7D28"/>
    <w:lvl w:ilvl="0" w:tplc="C516780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E387433"/>
    <w:multiLevelType w:val="hybridMultilevel"/>
    <w:tmpl w:val="51AC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76FC4"/>
    <w:multiLevelType w:val="hybridMultilevel"/>
    <w:tmpl w:val="093E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95877"/>
    <w:multiLevelType w:val="hybridMultilevel"/>
    <w:tmpl w:val="39F4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42B14"/>
    <w:multiLevelType w:val="hybridMultilevel"/>
    <w:tmpl w:val="CEC63712"/>
    <w:lvl w:ilvl="0" w:tplc="0954400A">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5062BB4">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0081DB6">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1652A342">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966D83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991417BA">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A724BF88">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D240F42">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2EEF868">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52CE6A24"/>
    <w:multiLevelType w:val="hybridMultilevel"/>
    <w:tmpl w:val="633678DC"/>
    <w:lvl w:ilvl="0" w:tplc="FB2A3694">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580C1CF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3672320C">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6705CCE">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DD1C25E8">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8DA0A92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173C9602">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40CCF00">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E39EB138">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7" w15:restartNumberingAfterBreak="0">
    <w:nsid w:val="56DB4A03"/>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A9D073F"/>
    <w:multiLevelType w:val="hybridMultilevel"/>
    <w:tmpl w:val="73E44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D7736A"/>
    <w:multiLevelType w:val="hybridMultilevel"/>
    <w:tmpl w:val="F6B2C2A0"/>
    <w:lvl w:ilvl="0" w:tplc="30F48A38">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2B5A9D3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51E05FBE">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C2A2678">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2C20200C">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D0E6A8BA">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74FA0B14">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BEAA4B6">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852C4FAA">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30" w15:restartNumberingAfterBreak="0">
    <w:nsid w:val="63BD1BF9"/>
    <w:multiLevelType w:val="hybridMultilevel"/>
    <w:tmpl w:val="BCA2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9404FF"/>
    <w:multiLevelType w:val="hybridMultilevel"/>
    <w:tmpl w:val="D8A00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FB77AA"/>
    <w:multiLevelType w:val="hybridMultilevel"/>
    <w:tmpl w:val="129689BE"/>
    <w:lvl w:ilvl="0" w:tplc="E424E4E2">
      <w:start w:val="1"/>
      <w:numFmt w:val="bullet"/>
      <w:lvlText w:val="•"/>
      <w:lvlJc w:val="left"/>
      <w:pPr>
        <w:ind w:left="5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FEC30D6">
      <w:start w:val="1"/>
      <w:numFmt w:val="bullet"/>
      <w:lvlText w:val="o"/>
      <w:lvlJc w:val="left"/>
      <w:pPr>
        <w:ind w:left="156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E245EF2">
      <w:start w:val="1"/>
      <w:numFmt w:val="bullet"/>
      <w:lvlText w:val="▪"/>
      <w:lvlJc w:val="left"/>
      <w:pPr>
        <w:ind w:left="22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22C14BA">
      <w:start w:val="1"/>
      <w:numFmt w:val="bullet"/>
      <w:lvlText w:val="•"/>
      <w:lvlJc w:val="left"/>
      <w:pPr>
        <w:ind w:left="30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D1E7182">
      <w:start w:val="1"/>
      <w:numFmt w:val="bullet"/>
      <w:lvlText w:val="o"/>
      <w:lvlJc w:val="left"/>
      <w:pPr>
        <w:ind w:left="372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02E0AA46">
      <w:start w:val="1"/>
      <w:numFmt w:val="bullet"/>
      <w:lvlText w:val="▪"/>
      <w:lvlJc w:val="left"/>
      <w:pPr>
        <w:ind w:left="444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5EBD0C">
      <w:start w:val="1"/>
      <w:numFmt w:val="bullet"/>
      <w:lvlText w:val="•"/>
      <w:lvlJc w:val="left"/>
      <w:pPr>
        <w:ind w:left="516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2F279CE">
      <w:start w:val="1"/>
      <w:numFmt w:val="bullet"/>
      <w:lvlText w:val="o"/>
      <w:lvlJc w:val="left"/>
      <w:pPr>
        <w:ind w:left="58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AF058E4">
      <w:start w:val="1"/>
      <w:numFmt w:val="bullet"/>
      <w:lvlText w:val="▪"/>
      <w:lvlJc w:val="left"/>
      <w:pPr>
        <w:ind w:left="660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3" w15:restartNumberingAfterBreak="0">
    <w:nsid w:val="6727032F"/>
    <w:multiLevelType w:val="multilevel"/>
    <w:tmpl w:val="D7DA50CC"/>
    <w:lvl w:ilvl="0">
      <w:start w:val="1"/>
      <w:numFmt w:val="decimal"/>
      <w:lvlText w:val="%1"/>
      <w:lvlJc w:val="left"/>
      <w:pPr>
        <w:ind w:left="432" w:hanging="432"/>
      </w:pPr>
    </w:lvl>
    <w:lvl w:ilvl="1">
      <w:start w:val="1"/>
      <w:numFmt w:val="decimal"/>
      <w:lvlText w:val="%1.%2"/>
      <w:lvlJc w:val="left"/>
      <w:pPr>
        <w:ind w:left="2466" w:hanging="576"/>
      </w:pPr>
      <w:rPr>
        <w:b w:val="0"/>
        <w:bCs w:val="0"/>
        <w:i w:val="0"/>
        <w:iCs w:val="0"/>
        <w:caps w:val="0"/>
        <w:smallCaps w:val="0"/>
        <w:strike w:val="0"/>
        <w:dstrike w:val="0"/>
        <w:outline w:val="0"/>
        <w:shadow w:val="0"/>
        <w:emboss w:val="0"/>
        <w:imprint w:val="0"/>
        <w:noProof w:val="0"/>
        <w:vanish w:val="0"/>
        <w:webHidden w:val="0"/>
        <w:color w:val="021D49"/>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97E4512"/>
    <w:multiLevelType w:val="hybridMultilevel"/>
    <w:tmpl w:val="E5B601C0"/>
    <w:lvl w:ilvl="0" w:tplc="B29217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E074CF6"/>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4AF2349"/>
    <w:multiLevelType w:val="hybridMultilevel"/>
    <w:tmpl w:val="D41E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B746E4"/>
    <w:multiLevelType w:val="hybridMultilevel"/>
    <w:tmpl w:val="A1C0E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C83F01"/>
    <w:multiLevelType w:val="hybridMultilevel"/>
    <w:tmpl w:val="76F4CAF6"/>
    <w:lvl w:ilvl="0" w:tplc="C0646438">
      <w:start w:val="1"/>
      <w:numFmt w:val="decimal"/>
      <w:lvlText w:val="%1."/>
      <w:lvlJc w:val="left"/>
      <w:pPr>
        <w:ind w:left="7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BC68118">
      <w:start w:val="1"/>
      <w:numFmt w:val="lowerLetter"/>
      <w:lvlText w:val="%2"/>
      <w:lvlJc w:val="left"/>
      <w:pPr>
        <w:ind w:left="15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C241362">
      <w:start w:val="1"/>
      <w:numFmt w:val="lowerRoman"/>
      <w:lvlText w:val="%3"/>
      <w:lvlJc w:val="left"/>
      <w:pPr>
        <w:ind w:left="22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3E22EF6">
      <w:start w:val="1"/>
      <w:numFmt w:val="decimal"/>
      <w:lvlText w:val="%4"/>
      <w:lvlJc w:val="left"/>
      <w:pPr>
        <w:ind w:left="29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88CDE32">
      <w:start w:val="1"/>
      <w:numFmt w:val="lowerLetter"/>
      <w:lvlText w:val="%5"/>
      <w:lvlJc w:val="left"/>
      <w:pPr>
        <w:ind w:left="368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32CDA64">
      <w:start w:val="1"/>
      <w:numFmt w:val="lowerRoman"/>
      <w:lvlText w:val="%6"/>
      <w:lvlJc w:val="left"/>
      <w:pPr>
        <w:ind w:left="440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0DEF556">
      <w:start w:val="1"/>
      <w:numFmt w:val="decimal"/>
      <w:lvlText w:val="%7"/>
      <w:lvlJc w:val="left"/>
      <w:pPr>
        <w:ind w:left="51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2B0DF9A">
      <w:start w:val="1"/>
      <w:numFmt w:val="lowerLetter"/>
      <w:lvlText w:val="%8"/>
      <w:lvlJc w:val="left"/>
      <w:pPr>
        <w:ind w:left="58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C629DE6">
      <w:start w:val="1"/>
      <w:numFmt w:val="lowerRoman"/>
      <w:lvlText w:val="%9"/>
      <w:lvlJc w:val="left"/>
      <w:pPr>
        <w:ind w:left="65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9" w15:restartNumberingAfterBreak="0">
    <w:nsid w:val="7A69536E"/>
    <w:multiLevelType w:val="hybridMultilevel"/>
    <w:tmpl w:val="7136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10"/>
  </w:num>
  <w:num w:numId="8">
    <w:abstractNumId w:val="5"/>
  </w:num>
  <w:num w:numId="9">
    <w:abstractNumId w:val="11"/>
  </w:num>
  <w:num w:numId="10">
    <w:abstractNumId w:val="9"/>
  </w:num>
  <w:num w:numId="11">
    <w:abstractNumId w:val="2"/>
    <w:lvlOverride w:ilvl="0">
      <w:startOverride w:val="1"/>
    </w:lvlOverride>
    <w:lvlOverride w:ilvl="1"/>
    <w:lvlOverride w:ilvl="2"/>
    <w:lvlOverride w:ilvl="3"/>
    <w:lvlOverride w:ilvl="4"/>
    <w:lvlOverride w:ilvl="5"/>
    <w:lvlOverride w:ilvl="6"/>
    <w:lvlOverride w:ilvl="7"/>
    <w:lvlOverride w:ilvl="8"/>
  </w:num>
  <w:num w:numId="12">
    <w:abstractNumId w:val="34"/>
  </w:num>
  <w:num w:numId="13">
    <w:abstractNumId w:val="1"/>
  </w:num>
  <w:num w:numId="14">
    <w:abstractNumId w:val="32"/>
  </w:num>
  <w:num w:numId="15">
    <w:abstractNumId w:val="25"/>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39"/>
  </w:num>
  <w:num w:numId="24">
    <w:abstractNumId w:val="2"/>
  </w:num>
  <w:num w:numId="25">
    <w:abstractNumId w:val="8"/>
  </w:num>
  <w:num w:numId="26">
    <w:abstractNumId w:val="14"/>
  </w:num>
  <w:num w:numId="27">
    <w:abstractNumId w:val="15"/>
  </w:num>
  <w:num w:numId="28">
    <w:abstractNumId w:val="23"/>
  </w:num>
  <w:num w:numId="29">
    <w:abstractNumId w:val="18"/>
  </w:num>
  <w:num w:numId="30">
    <w:abstractNumId w:val="24"/>
  </w:num>
  <w:num w:numId="31">
    <w:abstractNumId w:val="22"/>
  </w:num>
  <w:num w:numId="32">
    <w:abstractNumId w:val="30"/>
  </w:num>
  <w:num w:numId="33">
    <w:abstractNumId w:val="16"/>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21"/>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28"/>
  </w:num>
  <w:num w:numId="40">
    <w:abstractNumId w:val="37"/>
  </w:num>
  <w:num w:numId="41">
    <w:abstractNumId w:val="7"/>
  </w:num>
  <w:num w:numId="42">
    <w:abstractNumId w:val="4"/>
  </w:num>
  <w:num w:numId="43">
    <w:abstractNumId w:val="35"/>
  </w:num>
  <w:num w:numId="44">
    <w:abstractNumId w:val="3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tter, Luke (US)">
    <w15:presenceInfo w15:providerId="AD" w15:userId="S-1-5-21-718810540-2459581296-463621709-3189"/>
  </w15:person>
  <w15:person w15:author="Lorae Westmarsh">
    <w15:presenceInfo w15:providerId="AD" w15:userId="S::Lorae.Westmarsh@cwbank.com::45de9d73-bbda-4afe-8bd7-7516e613da64"/>
  </w15:person>
  <w15:person w15:author="Wang, Michael (US)">
    <w15:presenceInfo w15:providerId="AD" w15:userId="S-1-5-21-718810540-2459581296-463621709-4243"/>
  </w15:person>
  <w15:person w15:author="Faizan Ahmed">
    <w15:presenceInfo w15:providerId="AD" w15:userId="S::faizan.ahmed@cwbank.com::27c8550a-dfc2-473a-8bc7-493b99277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9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E7"/>
    <w:rsid w:val="00000E62"/>
    <w:rsid w:val="00002DB9"/>
    <w:rsid w:val="00010F71"/>
    <w:rsid w:val="00021051"/>
    <w:rsid w:val="000229F7"/>
    <w:rsid w:val="0002582D"/>
    <w:rsid w:val="000320ED"/>
    <w:rsid w:val="00040B80"/>
    <w:rsid w:val="00040F82"/>
    <w:rsid w:val="000436D5"/>
    <w:rsid w:val="000450FC"/>
    <w:rsid w:val="000464DF"/>
    <w:rsid w:val="00054669"/>
    <w:rsid w:val="000629CA"/>
    <w:rsid w:val="00070A5D"/>
    <w:rsid w:val="00070D33"/>
    <w:rsid w:val="000771DE"/>
    <w:rsid w:val="00084ECD"/>
    <w:rsid w:val="000A2687"/>
    <w:rsid w:val="000A64C6"/>
    <w:rsid w:val="000A7E13"/>
    <w:rsid w:val="000A7FDE"/>
    <w:rsid w:val="000B4574"/>
    <w:rsid w:val="000B6E48"/>
    <w:rsid w:val="000C732A"/>
    <w:rsid w:val="000D74B1"/>
    <w:rsid w:val="000E3915"/>
    <w:rsid w:val="000E6770"/>
    <w:rsid w:val="000E72EF"/>
    <w:rsid w:val="000E749F"/>
    <w:rsid w:val="000F307D"/>
    <w:rsid w:val="000F4E21"/>
    <w:rsid w:val="00102472"/>
    <w:rsid w:val="00110C70"/>
    <w:rsid w:val="001144E0"/>
    <w:rsid w:val="00115E79"/>
    <w:rsid w:val="001218C1"/>
    <w:rsid w:val="00125965"/>
    <w:rsid w:val="00130180"/>
    <w:rsid w:val="0013044D"/>
    <w:rsid w:val="00132F4B"/>
    <w:rsid w:val="0014308E"/>
    <w:rsid w:val="00144F5A"/>
    <w:rsid w:val="00144FF0"/>
    <w:rsid w:val="001479DA"/>
    <w:rsid w:val="00152BE2"/>
    <w:rsid w:val="00163E8F"/>
    <w:rsid w:val="001724F4"/>
    <w:rsid w:val="00187FB0"/>
    <w:rsid w:val="00190EC0"/>
    <w:rsid w:val="00196E23"/>
    <w:rsid w:val="00197886"/>
    <w:rsid w:val="001B140B"/>
    <w:rsid w:val="001B23A5"/>
    <w:rsid w:val="001C3987"/>
    <w:rsid w:val="001C4030"/>
    <w:rsid w:val="001D3E9B"/>
    <w:rsid w:val="001D7AA4"/>
    <w:rsid w:val="001E2D6E"/>
    <w:rsid w:val="001E5C82"/>
    <w:rsid w:val="001F02C4"/>
    <w:rsid w:val="001F071A"/>
    <w:rsid w:val="001F1125"/>
    <w:rsid w:val="001F2214"/>
    <w:rsid w:val="001F2FE0"/>
    <w:rsid w:val="001F6018"/>
    <w:rsid w:val="00200F36"/>
    <w:rsid w:val="00206F87"/>
    <w:rsid w:val="00216BD5"/>
    <w:rsid w:val="00217099"/>
    <w:rsid w:val="002233FF"/>
    <w:rsid w:val="00223D3E"/>
    <w:rsid w:val="00236972"/>
    <w:rsid w:val="00246E18"/>
    <w:rsid w:val="00251BE7"/>
    <w:rsid w:val="0025410E"/>
    <w:rsid w:val="00255F3B"/>
    <w:rsid w:val="00260CD0"/>
    <w:rsid w:val="00267F48"/>
    <w:rsid w:val="00274B8E"/>
    <w:rsid w:val="002751F0"/>
    <w:rsid w:val="00275EDE"/>
    <w:rsid w:val="00283A1D"/>
    <w:rsid w:val="00291798"/>
    <w:rsid w:val="002928CA"/>
    <w:rsid w:val="002957D0"/>
    <w:rsid w:val="0029624E"/>
    <w:rsid w:val="002A3E7F"/>
    <w:rsid w:val="002A5D06"/>
    <w:rsid w:val="002B0065"/>
    <w:rsid w:val="002B055B"/>
    <w:rsid w:val="002B439F"/>
    <w:rsid w:val="002B6316"/>
    <w:rsid w:val="002C0BEF"/>
    <w:rsid w:val="002C1DC6"/>
    <w:rsid w:val="002D2439"/>
    <w:rsid w:val="002E19B5"/>
    <w:rsid w:val="002E1AE8"/>
    <w:rsid w:val="002E1BE4"/>
    <w:rsid w:val="002F065D"/>
    <w:rsid w:val="002F2B5E"/>
    <w:rsid w:val="002F2D27"/>
    <w:rsid w:val="002F5F64"/>
    <w:rsid w:val="00300765"/>
    <w:rsid w:val="00300D63"/>
    <w:rsid w:val="00300EB8"/>
    <w:rsid w:val="003018D6"/>
    <w:rsid w:val="003030B0"/>
    <w:rsid w:val="00314204"/>
    <w:rsid w:val="00314305"/>
    <w:rsid w:val="00331EDF"/>
    <w:rsid w:val="00332BC7"/>
    <w:rsid w:val="00332C58"/>
    <w:rsid w:val="00336A59"/>
    <w:rsid w:val="00354E6C"/>
    <w:rsid w:val="00361589"/>
    <w:rsid w:val="00363AB1"/>
    <w:rsid w:val="00370382"/>
    <w:rsid w:val="00370980"/>
    <w:rsid w:val="00374DA7"/>
    <w:rsid w:val="003769D8"/>
    <w:rsid w:val="00382946"/>
    <w:rsid w:val="00384E5C"/>
    <w:rsid w:val="00393D92"/>
    <w:rsid w:val="003947AA"/>
    <w:rsid w:val="003A54C7"/>
    <w:rsid w:val="003B0061"/>
    <w:rsid w:val="003B661F"/>
    <w:rsid w:val="003C11B7"/>
    <w:rsid w:val="003C223E"/>
    <w:rsid w:val="003C3199"/>
    <w:rsid w:val="003C780B"/>
    <w:rsid w:val="003D6B90"/>
    <w:rsid w:val="003D7C09"/>
    <w:rsid w:val="003E0D53"/>
    <w:rsid w:val="003E1311"/>
    <w:rsid w:val="003E1889"/>
    <w:rsid w:val="003E1FCF"/>
    <w:rsid w:val="003E417C"/>
    <w:rsid w:val="003E4512"/>
    <w:rsid w:val="00400098"/>
    <w:rsid w:val="00404EDE"/>
    <w:rsid w:val="00407600"/>
    <w:rsid w:val="0042128C"/>
    <w:rsid w:val="00421F5A"/>
    <w:rsid w:val="00425ED1"/>
    <w:rsid w:val="004368B6"/>
    <w:rsid w:val="00440F4B"/>
    <w:rsid w:val="0044420B"/>
    <w:rsid w:val="00462CFD"/>
    <w:rsid w:val="00480ADB"/>
    <w:rsid w:val="00481B42"/>
    <w:rsid w:val="00483708"/>
    <w:rsid w:val="00483787"/>
    <w:rsid w:val="00484711"/>
    <w:rsid w:val="0049333C"/>
    <w:rsid w:val="00495BC6"/>
    <w:rsid w:val="00496399"/>
    <w:rsid w:val="004A13E3"/>
    <w:rsid w:val="004A16BF"/>
    <w:rsid w:val="004A5F26"/>
    <w:rsid w:val="004A7CAE"/>
    <w:rsid w:val="004B2790"/>
    <w:rsid w:val="004B4E1D"/>
    <w:rsid w:val="004C0546"/>
    <w:rsid w:val="004C4407"/>
    <w:rsid w:val="004C7A59"/>
    <w:rsid w:val="004C7F7B"/>
    <w:rsid w:val="004D42D6"/>
    <w:rsid w:val="004D7F28"/>
    <w:rsid w:val="004E2301"/>
    <w:rsid w:val="004E28C2"/>
    <w:rsid w:val="004E6713"/>
    <w:rsid w:val="004F0E99"/>
    <w:rsid w:val="004F0F9B"/>
    <w:rsid w:val="004F1F20"/>
    <w:rsid w:val="00507860"/>
    <w:rsid w:val="0051515E"/>
    <w:rsid w:val="00524039"/>
    <w:rsid w:val="00526AF8"/>
    <w:rsid w:val="005334B7"/>
    <w:rsid w:val="00534138"/>
    <w:rsid w:val="005361F5"/>
    <w:rsid w:val="0053653B"/>
    <w:rsid w:val="00541655"/>
    <w:rsid w:val="00541E03"/>
    <w:rsid w:val="00556191"/>
    <w:rsid w:val="00560DFC"/>
    <w:rsid w:val="0056415A"/>
    <w:rsid w:val="0057004D"/>
    <w:rsid w:val="005915A5"/>
    <w:rsid w:val="005933D9"/>
    <w:rsid w:val="005C4A3F"/>
    <w:rsid w:val="005D2359"/>
    <w:rsid w:val="005D595F"/>
    <w:rsid w:val="005E0FD2"/>
    <w:rsid w:val="005E292A"/>
    <w:rsid w:val="005E5F86"/>
    <w:rsid w:val="005F2C5A"/>
    <w:rsid w:val="005F350D"/>
    <w:rsid w:val="006035E8"/>
    <w:rsid w:val="00605970"/>
    <w:rsid w:val="006140D6"/>
    <w:rsid w:val="006203E3"/>
    <w:rsid w:val="0062290B"/>
    <w:rsid w:val="00624A27"/>
    <w:rsid w:val="00625B3C"/>
    <w:rsid w:val="00626FD9"/>
    <w:rsid w:val="006277F4"/>
    <w:rsid w:val="00633F61"/>
    <w:rsid w:val="00634193"/>
    <w:rsid w:val="00646A6F"/>
    <w:rsid w:val="00652C62"/>
    <w:rsid w:val="006538B8"/>
    <w:rsid w:val="00660009"/>
    <w:rsid w:val="00662DC9"/>
    <w:rsid w:val="00664FE2"/>
    <w:rsid w:val="0066556C"/>
    <w:rsid w:val="00666576"/>
    <w:rsid w:val="006802A7"/>
    <w:rsid w:val="006844F9"/>
    <w:rsid w:val="00691650"/>
    <w:rsid w:val="00692302"/>
    <w:rsid w:val="006A02C8"/>
    <w:rsid w:val="006A4119"/>
    <w:rsid w:val="006A533E"/>
    <w:rsid w:val="006A7BCB"/>
    <w:rsid w:val="006B4191"/>
    <w:rsid w:val="006B6BE9"/>
    <w:rsid w:val="006C4BE0"/>
    <w:rsid w:val="006D0904"/>
    <w:rsid w:val="006D1118"/>
    <w:rsid w:val="006F0537"/>
    <w:rsid w:val="006F3F4D"/>
    <w:rsid w:val="006F4F15"/>
    <w:rsid w:val="00705D19"/>
    <w:rsid w:val="0070713F"/>
    <w:rsid w:val="00710A17"/>
    <w:rsid w:val="0072175B"/>
    <w:rsid w:val="00723569"/>
    <w:rsid w:val="00730292"/>
    <w:rsid w:val="0073639B"/>
    <w:rsid w:val="00736D26"/>
    <w:rsid w:val="0074059A"/>
    <w:rsid w:val="007417B6"/>
    <w:rsid w:val="0074439D"/>
    <w:rsid w:val="007460C4"/>
    <w:rsid w:val="00756DF3"/>
    <w:rsid w:val="007642C7"/>
    <w:rsid w:val="007646CD"/>
    <w:rsid w:val="00775663"/>
    <w:rsid w:val="0077583F"/>
    <w:rsid w:val="007808D5"/>
    <w:rsid w:val="007928E5"/>
    <w:rsid w:val="00794402"/>
    <w:rsid w:val="007951FE"/>
    <w:rsid w:val="00797377"/>
    <w:rsid w:val="007A1110"/>
    <w:rsid w:val="007A221A"/>
    <w:rsid w:val="007C26AE"/>
    <w:rsid w:val="007C3665"/>
    <w:rsid w:val="007C6C4F"/>
    <w:rsid w:val="007D7A27"/>
    <w:rsid w:val="007E1399"/>
    <w:rsid w:val="007E3F30"/>
    <w:rsid w:val="007F4E60"/>
    <w:rsid w:val="008026BA"/>
    <w:rsid w:val="00803067"/>
    <w:rsid w:val="00814DD6"/>
    <w:rsid w:val="00823256"/>
    <w:rsid w:val="008242BC"/>
    <w:rsid w:val="0082732A"/>
    <w:rsid w:val="00831F3E"/>
    <w:rsid w:val="00837202"/>
    <w:rsid w:val="00841569"/>
    <w:rsid w:val="00843589"/>
    <w:rsid w:val="00843AA7"/>
    <w:rsid w:val="00850833"/>
    <w:rsid w:val="0086232E"/>
    <w:rsid w:val="008670EF"/>
    <w:rsid w:val="00871B46"/>
    <w:rsid w:val="00880137"/>
    <w:rsid w:val="00880DA7"/>
    <w:rsid w:val="0088388A"/>
    <w:rsid w:val="00883AA0"/>
    <w:rsid w:val="008874A3"/>
    <w:rsid w:val="00890303"/>
    <w:rsid w:val="0089661D"/>
    <w:rsid w:val="008A381D"/>
    <w:rsid w:val="008A3C83"/>
    <w:rsid w:val="008A4580"/>
    <w:rsid w:val="008A661E"/>
    <w:rsid w:val="008B0CC1"/>
    <w:rsid w:val="008B0DC1"/>
    <w:rsid w:val="008B3495"/>
    <w:rsid w:val="008B41FA"/>
    <w:rsid w:val="008B5E7F"/>
    <w:rsid w:val="008C2135"/>
    <w:rsid w:val="008C2BD9"/>
    <w:rsid w:val="008C73D7"/>
    <w:rsid w:val="008D09B7"/>
    <w:rsid w:val="008E03EF"/>
    <w:rsid w:val="008E522C"/>
    <w:rsid w:val="008F4661"/>
    <w:rsid w:val="009017AB"/>
    <w:rsid w:val="00904279"/>
    <w:rsid w:val="00904FC6"/>
    <w:rsid w:val="00906F3F"/>
    <w:rsid w:val="00911C85"/>
    <w:rsid w:val="00913B5C"/>
    <w:rsid w:val="009159EA"/>
    <w:rsid w:val="0091750C"/>
    <w:rsid w:val="009204BA"/>
    <w:rsid w:val="009213F9"/>
    <w:rsid w:val="00921E1D"/>
    <w:rsid w:val="00933C7E"/>
    <w:rsid w:val="009373C2"/>
    <w:rsid w:val="00940462"/>
    <w:rsid w:val="00946E29"/>
    <w:rsid w:val="00953BDF"/>
    <w:rsid w:val="00972551"/>
    <w:rsid w:val="009831DC"/>
    <w:rsid w:val="009846EA"/>
    <w:rsid w:val="00992207"/>
    <w:rsid w:val="00997079"/>
    <w:rsid w:val="0099738A"/>
    <w:rsid w:val="009B0D66"/>
    <w:rsid w:val="009B3E81"/>
    <w:rsid w:val="009B4D1E"/>
    <w:rsid w:val="009B5C58"/>
    <w:rsid w:val="009D09F3"/>
    <w:rsid w:val="009D5367"/>
    <w:rsid w:val="009E004F"/>
    <w:rsid w:val="009F1763"/>
    <w:rsid w:val="00A074C6"/>
    <w:rsid w:val="00A17411"/>
    <w:rsid w:val="00A20D34"/>
    <w:rsid w:val="00A31709"/>
    <w:rsid w:val="00A32DD4"/>
    <w:rsid w:val="00A43262"/>
    <w:rsid w:val="00A475AE"/>
    <w:rsid w:val="00A50EFF"/>
    <w:rsid w:val="00A621D0"/>
    <w:rsid w:val="00A70D5C"/>
    <w:rsid w:val="00A757DD"/>
    <w:rsid w:val="00A77AA3"/>
    <w:rsid w:val="00A84CCF"/>
    <w:rsid w:val="00A86C9C"/>
    <w:rsid w:val="00A872BA"/>
    <w:rsid w:val="00A91A5B"/>
    <w:rsid w:val="00AA4E83"/>
    <w:rsid w:val="00AA760C"/>
    <w:rsid w:val="00AB3784"/>
    <w:rsid w:val="00AB5AEB"/>
    <w:rsid w:val="00AC7006"/>
    <w:rsid w:val="00AE6861"/>
    <w:rsid w:val="00AE70C1"/>
    <w:rsid w:val="00AE79E3"/>
    <w:rsid w:val="00AF0421"/>
    <w:rsid w:val="00AF22D3"/>
    <w:rsid w:val="00B04330"/>
    <w:rsid w:val="00B067E0"/>
    <w:rsid w:val="00B0785C"/>
    <w:rsid w:val="00B079DA"/>
    <w:rsid w:val="00B10D4A"/>
    <w:rsid w:val="00B1408C"/>
    <w:rsid w:val="00B14BBD"/>
    <w:rsid w:val="00B15F74"/>
    <w:rsid w:val="00B163AE"/>
    <w:rsid w:val="00B218E9"/>
    <w:rsid w:val="00B22A2E"/>
    <w:rsid w:val="00B26960"/>
    <w:rsid w:val="00B26FBD"/>
    <w:rsid w:val="00B30F37"/>
    <w:rsid w:val="00B330E6"/>
    <w:rsid w:val="00B51C2A"/>
    <w:rsid w:val="00B53A5F"/>
    <w:rsid w:val="00B56EE6"/>
    <w:rsid w:val="00B57CC4"/>
    <w:rsid w:val="00B658BA"/>
    <w:rsid w:val="00B71A09"/>
    <w:rsid w:val="00B732AB"/>
    <w:rsid w:val="00B75C64"/>
    <w:rsid w:val="00B76864"/>
    <w:rsid w:val="00B81A60"/>
    <w:rsid w:val="00B845BD"/>
    <w:rsid w:val="00B86E5A"/>
    <w:rsid w:val="00B90171"/>
    <w:rsid w:val="00B94864"/>
    <w:rsid w:val="00B94CF8"/>
    <w:rsid w:val="00B95907"/>
    <w:rsid w:val="00BB3F91"/>
    <w:rsid w:val="00BB78F8"/>
    <w:rsid w:val="00BC4D20"/>
    <w:rsid w:val="00BD336F"/>
    <w:rsid w:val="00BD57D1"/>
    <w:rsid w:val="00BE219A"/>
    <w:rsid w:val="00BE2C11"/>
    <w:rsid w:val="00BE5103"/>
    <w:rsid w:val="00BF56D4"/>
    <w:rsid w:val="00BF6FDB"/>
    <w:rsid w:val="00C04023"/>
    <w:rsid w:val="00C112AF"/>
    <w:rsid w:val="00C158E5"/>
    <w:rsid w:val="00C21849"/>
    <w:rsid w:val="00C22410"/>
    <w:rsid w:val="00C24FAE"/>
    <w:rsid w:val="00C325BA"/>
    <w:rsid w:val="00C42A59"/>
    <w:rsid w:val="00C43751"/>
    <w:rsid w:val="00C43B30"/>
    <w:rsid w:val="00C50DDA"/>
    <w:rsid w:val="00C558CC"/>
    <w:rsid w:val="00C56EB5"/>
    <w:rsid w:val="00C60A5E"/>
    <w:rsid w:val="00C62F95"/>
    <w:rsid w:val="00C739FD"/>
    <w:rsid w:val="00C777A7"/>
    <w:rsid w:val="00C81C41"/>
    <w:rsid w:val="00C87153"/>
    <w:rsid w:val="00CA348D"/>
    <w:rsid w:val="00CA34A8"/>
    <w:rsid w:val="00CA6129"/>
    <w:rsid w:val="00CA7E38"/>
    <w:rsid w:val="00CB510E"/>
    <w:rsid w:val="00CC5744"/>
    <w:rsid w:val="00CC7C5D"/>
    <w:rsid w:val="00CD1F6D"/>
    <w:rsid w:val="00CD4D0C"/>
    <w:rsid w:val="00CD773E"/>
    <w:rsid w:val="00CD7889"/>
    <w:rsid w:val="00CF3D75"/>
    <w:rsid w:val="00D10341"/>
    <w:rsid w:val="00D13091"/>
    <w:rsid w:val="00D22C01"/>
    <w:rsid w:val="00D31176"/>
    <w:rsid w:val="00D351AD"/>
    <w:rsid w:val="00D36385"/>
    <w:rsid w:val="00D439F3"/>
    <w:rsid w:val="00D44CF2"/>
    <w:rsid w:val="00D453B6"/>
    <w:rsid w:val="00D45757"/>
    <w:rsid w:val="00D47CF3"/>
    <w:rsid w:val="00D605B0"/>
    <w:rsid w:val="00D60CF1"/>
    <w:rsid w:val="00D644AB"/>
    <w:rsid w:val="00D666A2"/>
    <w:rsid w:val="00D721EB"/>
    <w:rsid w:val="00D746E0"/>
    <w:rsid w:val="00D80CE2"/>
    <w:rsid w:val="00D829D4"/>
    <w:rsid w:val="00D87800"/>
    <w:rsid w:val="00D9301B"/>
    <w:rsid w:val="00D93F21"/>
    <w:rsid w:val="00D97C13"/>
    <w:rsid w:val="00DA3321"/>
    <w:rsid w:val="00DC4116"/>
    <w:rsid w:val="00DC4585"/>
    <w:rsid w:val="00DC684A"/>
    <w:rsid w:val="00DD3D62"/>
    <w:rsid w:val="00DD47E7"/>
    <w:rsid w:val="00DE12CC"/>
    <w:rsid w:val="00E0384E"/>
    <w:rsid w:val="00E0780D"/>
    <w:rsid w:val="00E11C60"/>
    <w:rsid w:val="00E12ED8"/>
    <w:rsid w:val="00E312C8"/>
    <w:rsid w:val="00E335BA"/>
    <w:rsid w:val="00E40056"/>
    <w:rsid w:val="00E40889"/>
    <w:rsid w:val="00E413D1"/>
    <w:rsid w:val="00E44411"/>
    <w:rsid w:val="00E5311E"/>
    <w:rsid w:val="00E66DB3"/>
    <w:rsid w:val="00E67D83"/>
    <w:rsid w:val="00E87556"/>
    <w:rsid w:val="00E87A0C"/>
    <w:rsid w:val="00E9139D"/>
    <w:rsid w:val="00EA164B"/>
    <w:rsid w:val="00EA21FB"/>
    <w:rsid w:val="00EA4A80"/>
    <w:rsid w:val="00EB4BFB"/>
    <w:rsid w:val="00EB4C41"/>
    <w:rsid w:val="00EB4F44"/>
    <w:rsid w:val="00EC3E2D"/>
    <w:rsid w:val="00EC78A3"/>
    <w:rsid w:val="00ED3A51"/>
    <w:rsid w:val="00ED6FEB"/>
    <w:rsid w:val="00EE4938"/>
    <w:rsid w:val="00EE4A17"/>
    <w:rsid w:val="00EE7B9F"/>
    <w:rsid w:val="00EF631C"/>
    <w:rsid w:val="00EF7B33"/>
    <w:rsid w:val="00F10B25"/>
    <w:rsid w:val="00F176C9"/>
    <w:rsid w:val="00F25CFE"/>
    <w:rsid w:val="00F27D9B"/>
    <w:rsid w:val="00F33790"/>
    <w:rsid w:val="00F371EA"/>
    <w:rsid w:val="00F37DE2"/>
    <w:rsid w:val="00F41953"/>
    <w:rsid w:val="00F4371C"/>
    <w:rsid w:val="00F43A1E"/>
    <w:rsid w:val="00F57718"/>
    <w:rsid w:val="00F81D08"/>
    <w:rsid w:val="00F82D66"/>
    <w:rsid w:val="00F85039"/>
    <w:rsid w:val="00F93AF7"/>
    <w:rsid w:val="00F979AF"/>
    <w:rsid w:val="00FA4997"/>
    <w:rsid w:val="00FA6CD4"/>
    <w:rsid w:val="00FA716D"/>
    <w:rsid w:val="00FB387D"/>
    <w:rsid w:val="00FC0832"/>
    <w:rsid w:val="00FC1D79"/>
    <w:rsid w:val="00FD28B6"/>
    <w:rsid w:val="00FD522F"/>
    <w:rsid w:val="00FD5757"/>
    <w:rsid w:val="00FE2221"/>
    <w:rsid w:val="00FE7F6C"/>
    <w:rsid w:val="00FF55FC"/>
    <w:rsid w:val="00FF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2"/>
    </o:shapelayout>
  </w:shapeDefaults>
  <w:decimalSymbol w:val="."/>
  <w:listSeparator w:val=","/>
  <w14:docId w14:val="3D4E672E"/>
  <w15:chartTrackingRefBased/>
  <w15:docId w15:val="{0B08CAC5-BDB1-4AF0-AC99-6E26C22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E7"/>
    <w:pPr>
      <w:spacing w:after="0" w:line="240" w:lineRule="exact"/>
    </w:pPr>
    <w:rPr>
      <w:rFonts w:ascii="Times" w:eastAsia="Times New Roman" w:hAnsi="Times" w:cs="Times New Roman"/>
      <w:sz w:val="23"/>
      <w:szCs w:val="20"/>
    </w:rPr>
  </w:style>
  <w:style w:type="paragraph" w:styleId="Heading1">
    <w:name w:val="heading 1"/>
    <w:basedOn w:val="Normal"/>
    <w:next w:val="Normal"/>
    <w:link w:val="Heading1Char"/>
    <w:uiPriority w:val="9"/>
    <w:qFormat/>
    <w:rsid w:val="00E413D1"/>
    <w:pPr>
      <w:keepNext/>
      <w:keepLines/>
      <w:numPr>
        <w:numId w:val="1"/>
      </w:numPr>
      <w:spacing w:before="120" w:after="240" w:line="240" w:lineRule="atLeast"/>
      <w:outlineLvl w:val="0"/>
    </w:pPr>
    <w:rPr>
      <w:rFonts w:ascii="Times New Roman" w:hAnsi="Times New Roman"/>
      <w:b/>
      <w:kern w:val="28"/>
      <w:sz w:val="36"/>
    </w:rPr>
  </w:style>
  <w:style w:type="paragraph" w:styleId="Heading2">
    <w:name w:val="heading 2"/>
    <w:basedOn w:val="Normal"/>
    <w:next w:val="Normal"/>
    <w:link w:val="Heading2Char"/>
    <w:uiPriority w:val="9"/>
    <w:qFormat/>
    <w:rsid w:val="00DD47E7"/>
    <w:pPr>
      <w:keepNext/>
      <w:keepLines/>
      <w:numPr>
        <w:ilvl w:val="1"/>
        <w:numId w:val="1"/>
      </w:numPr>
      <w:spacing w:before="280" w:after="280" w:line="240" w:lineRule="atLeast"/>
      <w:outlineLvl w:val="1"/>
    </w:pPr>
    <w:rPr>
      <w:rFonts w:ascii="Times New Roman" w:hAnsi="Times New Roman"/>
      <w:b/>
      <w:sz w:val="28"/>
    </w:rPr>
  </w:style>
  <w:style w:type="paragraph" w:styleId="Heading3">
    <w:name w:val="heading 3"/>
    <w:aliases w:val="Heading 3 Navaera"/>
    <w:basedOn w:val="Normal"/>
    <w:next w:val="Normal"/>
    <w:link w:val="Heading3Char"/>
    <w:uiPriority w:val="9"/>
    <w:qFormat/>
    <w:rsid w:val="00DD47E7"/>
    <w:pPr>
      <w:numPr>
        <w:ilvl w:val="2"/>
        <w:numId w:val="1"/>
      </w:numPr>
      <w:spacing w:before="240" w:after="240"/>
      <w:outlineLvl w:val="2"/>
    </w:pPr>
    <w:rPr>
      <w:b/>
      <w:sz w:val="24"/>
    </w:rPr>
  </w:style>
  <w:style w:type="paragraph" w:styleId="Heading4">
    <w:name w:val="heading 4"/>
    <w:basedOn w:val="Normal"/>
    <w:next w:val="Normal"/>
    <w:link w:val="Heading4Char"/>
    <w:uiPriority w:val="9"/>
    <w:qFormat/>
    <w:rsid w:val="00DD47E7"/>
    <w:pPr>
      <w:keepNext/>
      <w:numPr>
        <w:ilvl w:val="3"/>
        <w:numId w:val="1"/>
      </w:numPr>
      <w:spacing w:before="120" w:after="120" w:line="220" w:lineRule="exact"/>
      <w:jc w:val="both"/>
      <w:outlineLvl w:val="3"/>
    </w:pPr>
    <w:rPr>
      <w:rFonts w:ascii="Times New Roman" w:hAnsi="Times New Roman"/>
      <w:b/>
      <w:sz w:val="22"/>
    </w:rPr>
  </w:style>
  <w:style w:type="paragraph" w:styleId="Heading5">
    <w:name w:val="heading 5"/>
    <w:basedOn w:val="Normal"/>
    <w:next w:val="Normal"/>
    <w:link w:val="Heading5Char"/>
    <w:uiPriority w:val="9"/>
    <w:qFormat/>
    <w:rsid w:val="00DD47E7"/>
    <w:pPr>
      <w:numPr>
        <w:ilvl w:val="4"/>
        <w:numId w:val="1"/>
      </w:numPr>
      <w:spacing w:line="220" w:lineRule="exact"/>
      <w:jc w:val="both"/>
      <w:outlineLvl w:val="4"/>
    </w:pPr>
    <w:rPr>
      <w:rFonts w:ascii="Times New Roman" w:hAnsi="Times New Roman"/>
      <w:b/>
      <w:sz w:val="22"/>
    </w:rPr>
  </w:style>
  <w:style w:type="paragraph" w:styleId="Heading6">
    <w:name w:val="heading 6"/>
    <w:basedOn w:val="Normal"/>
    <w:next w:val="Normal"/>
    <w:link w:val="Heading6Char"/>
    <w:uiPriority w:val="9"/>
    <w:qFormat/>
    <w:rsid w:val="00AC7006"/>
    <w:pPr>
      <w:numPr>
        <w:ilvl w:val="5"/>
        <w:numId w:val="1"/>
      </w:numPr>
      <w:spacing w:before="240" w:after="60" w:line="220" w:lineRule="exact"/>
      <w:jc w:val="both"/>
      <w:outlineLvl w:val="5"/>
    </w:pPr>
    <w:rPr>
      <w:rFonts w:ascii="Times New Roman" w:hAnsi="Times New Roman"/>
      <w:b/>
      <w:sz w:val="22"/>
    </w:rPr>
  </w:style>
  <w:style w:type="paragraph" w:styleId="Heading7">
    <w:name w:val="heading 7"/>
    <w:basedOn w:val="Normal"/>
    <w:next w:val="Normal"/>
    <w:link w:val="Heading7Char"/>
    <w:uiPriority w:val="9"/>
    <w:qFormat/>
    <w:rsid w:val="00DD47E7"/>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uiPriority w:val="9"/>
    <w:qFormat/>
    <w:rsid w:val="00DD47E7"/>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uiPriority w:val="9"/>
    <w:qFormat/>
    <w:rsid w:val="00DD47E7"/>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13D1"/>
    <w:rPr>
      <w:rFonts w:ascii="Times New Roman" w:eastAsia="Times New Roman" w:hAnsi="Times New Roman" w:cs="Times New Roman"/>
      <w:b/>
      <w:kern w:val="28"/>
      <w:sz w:val="36"/>
      <w:szCs w:val="20"/>
    </w:rPr>
  </w:style>
  <w:style w:type="character" w:customStyle="1" w:styleId="Heading2Char">
    <w:name w:val="Heading 2 Char"/>
    <w:basedOn w:val="DefaultParagraphFont"/>
    <w:link w:val="Heading2"/>
    <w:rsid w:val="00DD47E7"/>
    <w:rPr>
      <w:rFonts w:ascii="Times New Roman" w:eastAsia="Times New Roman" w:hAnsi="Times New Roman" w:cs="Times New Roman"/>
      <w:b/>
      <w:sz w:val="28"/>
      <w:szCs w:val="20"/>
    </w:rPr>
  </w:style>
  <w:style w:type="character" w:customStyle="1" w:styleId="Heading3Char">
    <w:name w:val="Heading 3 Char"/>
    <w:aliases w:val="Heading 3 Navaera Char"/>
    <w:basedOn w:val="DefaultParagraphFont"/>
    <w:link w:val="Heading3"/>
    <w:rsid w:val="00DD47E7"/>
    <w:rPr>
      <w:rFonts w:ascii="Times" w:eastAsia="Times New Roman" w:hAnsi="Times" w:cs="Times New Roman"/>
      <w:b/>
      <w:sz w:val="24"/>
      <w:szCs w:val="20"/>
    </w:rPr>
  </w:style>
  <w:style w:type="character" w:customStyle="1" w:styleId="Heading4Char">
    <w:name w:val="Heading 4 Char"/>
    <w:basedOn w:val="DefaultParagraphFont"/>
    <w:link w:val="Heading4"/>
    <w:rsid w:val="00DD47E7"/>
    <w:rPr>
      <w:rFonts w:ascii="Times New Roman" w:eastAsia="Times New Roman" w:hAnsi="Times New Roman" w:cs="Times New Roman"/>
      <w:b/>
      <w:szCs w:val="20"/>
    </w:rPr>
  </w:style>
  <w:style w:type="character" w:customStyle="1" w:styleId="Heading5Char">
    <w:name w:val="Heading 5 Char"/>
    <w:basedOn w:val="DefaultParagraphFont"/>
    <w:link w:val="Heading5"/>
    <w:rsid w:val="00DD47E7"/>
    <w:rPr>
      <w:rFonts w:ascii="Times New Roman" w:eastAsia="Times New Roman" w:hAnsi="Times New Roman" w:cs="Times New Roman"/>
      <w:b/>
      <w:szCs w:val="20"/>
    </w:rPr>
  </w:style>
  <w:style w:type="character" w:customStyle="1" w:styleId="Heading6Char">
    <w:name w:val="Heading 6 Char"/>
    <w:basedOn w:val="DefaultParagraphFont"/>
    <w:link w:val="Heading6"/>
    <w:rsid w:val="00AC7006"/>
    <w:rPr>
      <w:rFonts w:ascii="Times New Roman" w:eastAsia="Times New Roman" w:hAnsi="Times New Roman" w:cs="Times New Roman"/>
      <w:b/>
      <w:szCs w:val="20"/>
    </w:rPr>
  </w:style>
  <w:style w:type="character" w:customStyle="1" w:styleId="Heading7Char">
    <w:name w:val="Heading 7 Char"/>
    <w:basedOn w:val="DefaultParagraphFont"/>
    <w:link w:val="Heading7"/>
    <w:rsid w:val="00DD47E7"/>
    <w:rPr>
      <w:rFonts w:ascii="Arial" w:eastAsia="Times New Roman" w:hAnsi="Arial" w:cs="Times New Roman"/>
      <w:sz w:val="20"/>
      <w:szCs w:val="20"/>
    </w:rPr>
  </w:style>
  <w:style w:type="character" w:customStyle="1" w:styleId="Heading8Char">
    <w:name w:val="Heading 8 Char"/>
    <w:basedOn w:val="DefaultParagraphFont"/>
    <w:link w:val="Heading8"/>
    <w:rsid w:val="00DD47E7"/>
    <w:rPr>
      <w:rFonts w:ascii="Arial" w:eastAsia="Times New Roman" w:hAnsi="Arial" w:cs="Times New Roman"/>
      <w:i/>
      <w:sz w:val="20"/>
      <w:szCs w:val="20"/>
    </w:rPr>
  </w:style>
  <w:style w:type="character" w:customStyle="1" w:styleId="Heading9Char">
    <w:name w:val="Heading 9 Char"/>
    <w:basedOn w:val="DefaultParagraphFont"/>
    <w:link w:val="Heading9"/>
    <w:rsid w:val="00DD47E7"/>
    <w:rPr>
      <w:rFonts w:ascii="Arial" w:eastAsia="Times New Roman" w:hAnsi="Arial" w:cs="Times New Roman"/>
      <w:i/>
      <w:sz w:val="18"/>
      <w:szCs w:val="20"/>
    </w:rPr>
  </w:style>
  <w:style w:type="character" w:styleId="Hyperlink">
    <w:name w:val="Hyperlink"/>
    <w:basedOn w:val="DefaultParagraphFont"/>
    <w:uiPriority w:val="99"/>
    <w:rsid w:val="00DD47E7"/>
    <w:rPr>
      <w:color w:val="0000FF"/>
      <w:u w:val="single"/>
    </w:rPr>
  </w:style>
  <w:style w:type="paragraph" w:styleId="HTMLPreformatted">
    <w:name w:val="HTML Preformatted"/>
    <w:basedOn w:val="Normal"/>
    <w:link w:val="HTMLPreformattedChar"/>
    <w:rsid w:val="00DD4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rsid w:val="00DD47E7"/>
    <w:rPr>
      <w:rFonts w:ascii="Courier New" w:eastAsia="Times New Roman" w:hAnsi="Courier New" w:cs="Courier New"/>
      <w:sz w:val="20"/>
      <w:szCs w:val="20"/>
    </w:rPr>
  </w:style>
  <w:style w:type="paragraph" w:styleId="Caption">
    <w:name w:val="caption"/>
    <w:basedOn w:val="Normal"/>
    <w:next w:val="Normal"/>
    <w:autoRedefine/>
    <w:qFormat/>
    <w:rsid w:val="00DD47E7"/>
    <w:rPr>
      <w:b/>
      <w:bCs/>
      <w:sz w:val="20"/>
    </w:rPr>
  </w:style>
  <w:style w:type="paragraph" w:styleId="TOC1">
    <w:name w:val="toc 1"/>
    <w:basedOn w:val="Normal"/>
    <w:next w:val="Normal"/>
    <w:autoRedefine/>
    <w:uiPriority w:val="39"/>
    <w:rsid w:val="00DD47E7"/>
    <w:pPr>
      <w:tabs>
        <w:tab w:val="right" w:leader="dot" w:pos="8630"/>
      </w:tabs>
    </w:pPr>
  </w:style>
  <w:style w:type="paragraph" w:styleId="TOC2">
    <w:name w:val="toc 2"/>
    <w:basedOn w:val="Normal"/>
    <w:next w:val="Normal"/>
    <w:autoRedefine/>
    <w:uiPriority w:val="39"/>
    <w:rsid w:val="00DD47E7"/>
    <w:pPr>
      <w:tabs>
        <w:tab w:val="left" w:pos="800"/>
        <w:tab w:val="right" w:leader="dot" w:pos="8630"/>
      </w:tabs>
      <w:ind w:left="240"/>
    </w:pPr>
  </w:style>
  <w:style w:type="paragraph" w:styleId="TableofFigures">
    <w:name w:val="table of figures"/>
    <w:basedOn w:val="Normal"/>
    <w:next w:val="Normal"/>
    <w:uiPriority w:val="99"/>
    <w:rsid w:val="00DD47E7"/>
  </w:style>
  <w:style w:type="character" w:customStyle="1" w:styleId="attribute-value">
    <w:name w:val="attribute-value"/>
    <w:basedOn w:val="DefaultParagraphFont"/>
    <w:rsid w:val="00DD47E7"/>
  </w:style>
  <w:style w:type="table" w:styleId="TableGrid">
    <w:name w:val="Table Grid"/>
    <w:basedOn w:val="TableNormal"/>
    <w:uiPriority w:val="39"/>
    <w:rsid w:val="00DD47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D47E7"/>
    <w:pPr>
      <w:tabs>
        <w:tab w:val="center" w:pos="4680"/>
        <w:tab w:val="right" w:pos="9360"/>
      </w:tabs>
    </w:pPr>
    <w:rPr>
      <w:b/>
      <w:i/>
      <w:sz w:val="20"/>
    </w:rPr>
  </w:style>
  <w:style w:type="character" w:customStyle="1" w:styleId="FooterChar">
    <w:name w:val="Footer Char"/>
    <w:basedOn w:val="DefaultParagraphFont"/>
    <w:link w:val="Footer"/>
    <w:rsid w:val="00DD47E7"/>
    <w:rPr>
      <w:rFonts w:ascii="Times" w:eastAsia="Times New Roman" w:hAnsi="Times" w:cs="Times New Roman"/>
      <w:b/>
      <w:i/>
      <w:sz w:val="20"/>
      <w:szCs w:val="20"/>
    </w:rPr>
  </w:style>
  <w:style w:type="paragraph" w:styleId="Title">
    <w:name w:val="Title"/>
    <w:basedOn w:val="Normal"/>
    <w:link w:val="TitleChar"/>
    <w:qFormat/>
    <w:rsid w:val="00DD47E7"/>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DD47E7"/>
    <w:rPr>
      <w:rFonts w:ascii="Arial" w:eastAsia="Times New Roman" w:hAnsi="Arial" w:cs="Times New Roman"/>
      <w:b/>
      <w:kern w:val="28"/>
      <w:sz w:val="64"/>
      <w:szCs w:val="20"/>
    </w:rPr>
  </w:style>
  <w:style w:type="paragraph" w:customStyle="1" w:styleId="ByLine">
    <w:name w:val="ByLine"/>
    <w:basedOn w:val="Title"/>
    <w:rsid w:val="00DD47E7"/>
    <w:rPr>
      <w:sz w:val="28"/>
    </w:rPr>
  </w:style>
  <w:style w:type="paragraph" w:customStyle="1" w:styleId="ChangeHistoryTitle">
    <w:name w:val="ChangeHistory Title"/>
    <w:basedOn w:val="Normal"/>
    <w:rsid w:val="00DD47E7"/>
    <w:pPr>
      <w:keepNext/>
      <w:spacing w:before="60" w:after="60" w:line="240" w:lineRule="auto"/>
      <w:jc w:val="center"/>
    </w:pPr>
    <w:rPr>
      <w:rFonts w:ascii="Arial" w:hAnsi="Arial"/>
      <w:b/>
      <w:sz w:val="36"/>
    </w:rPr>
  </w:style>
  <w:style w:type="paragraph" w:customStyle="1" w:styleId="line">
    <w:name w:val="line"/>
    <w:basedOn w:val="Title"/>
    <w:rsid w:val="00DD47E7"/>
    <w:pPr>
      <w:pBdr>
        <w:top w:val="single" w:sz="36" w:space="1" w:color="auto"/>
      </w:pBdr>
      <w:spacing w:after="0"/>
    </w:pPr>
    <w:rPr>
      <w:sz w:val="40"/>
    </w:rPr>
  </w:style>
  <w:style w:type="paragraph" w:styleId="Header">
    <w:name w:val="header"/>
    <w:basedOn w:val="Normal"/>
    <w:link w:val="HeaderChar"/>
    <w:rsid w:val="00DD47E7"/>
    <w:pPr>
      <w:tabs>
        <w:tab w:val="center" w:pos="4320"/>
        <w:tab w:val="right" w:pos="8640"/>
      </w:tabs>
    </w:pPr>
  </w:style>
  <w:style w:type="character" w:customStyle="1" w:styleId="HeaderChar">
    <w:name w:val="Header Char"/>
    <w:basedOn w:val="DefaultParagraphFont"/>
    <w:link w:val="Header"/>
    <w:rsid w:val="00DD47E7"/>
    <w:rPr>
      <w:rFonts w:ascii="Times" w:eastAsia="Times New Roman" w:hAnsi="Times" w:cs="Times New Roman"/>
      <w:sz w:val="23"/>
      <w:szCs w:val="20"/>
    </w:rPr>
  </w:style>
  <w:style w:type="character" w:styleId="PageNumber">
    <w:name w:val="page number"/>
    <w:basedOn w:val="DefaultParagraphFont"/>
    <w:rsid w:val="00DD47E7"/>
  </w:style>
  <w:style w:type="character" w:styleId="CommentReference">
    <w:name w:val="annotation reference"/>
    <w:basedOn w:val="DefaultParagraphFont"/>
    <w:uiPriority w:val="99"/>
    <w:semiHidden/>
    <w:rsid w:val="00DD47E7"/>
    <w:rPr>
      <w:sz w:val="16"/>
      <w:szCs w:val="16"/>
    </w:rPr>
  </w:style>
  <w:style w:type="paragraph" w:styleId="CommentText">
    <w:name w:val="annotation text"/>
    <w:basedOn w:val="Normal"/>
    <w:link w:val="CommentTextChar"/>
    <w:uiPriority w:val="99"/>
    <w:semiHidden/>
    <w:rsid w:val="00DD47E7"/>
    <w:rPr>
      <w:sz w:val="20"/>
    </w:rPr>
  </w:style>
  <w:style w:type="character" w:customStyle="1" w:styleId="CommentTextChar">
    <w:name w:val="Comment Text Char"/>
    <w:basedOn w:val="DefaultParagraphFont"/>
    <w:link w:val="CommentText"/>
    <w:uiPriority w:val="99"/>
    <w:semiHidden/>
    <w:rsid w:val="00DD47E7"/>
    <w:rPr>
      <w:rFonts w:ascii="Times" w:eastAsia="Times New Roman" w:hAnsi="Times" w:cs="Times New Roman"/>
      <w:sz w:val="20"/>
      <w:szCs w:val="20"/>
    </w:rPr>
  </w:style>
  <w:style w:type="character" w:customStyle="1" w:styleId="CommentSubjectChar">
    <w:name w:val="Comment Subject Char"/>
    <w:basedOn w:val="CommentTextChar"/>
    <w:link w:val="CommentSubject"/>
    <w:uiPriority w:val="99"/>
    <w:semiHidden/>
    <w:rsid w:val="00DD47E7"/>
    <w:rPr>
      <w:rFonts w:ascii="Times" w:eastAsia="Times New Roman" w:hAnsi="Times" w:cs="Times New Roman"/>
      <w:b/>
      <w:bCs/>
      <w:sz w:val="20"/>
      <w:szCs w:val="20"/>
    </w:rPr>
  </w:style>
  <w:style w:type="paragraph" w:styleId="CommentSubject">
    <w:name w:val="annotation subject"/>
    <w:basedOn w:val="CommentText"/>
    <w:next w:val="CommentText"/>
    <w:link w:val="CommentSubjectChar"/>
    <w:uiPriority w:val="99"/>
    <w:semiHidden/>
    <w:rsid w:val="00DD47E7"/>
    <w:rPr>
      <w:b/>
      <w:bCs/>
    </w:rPr>
  </w:style>
  <w:style w:type="paragraph" w:styleId="BalloonText">
    <w:name w:val="Balloon Text"/>
    <w:basedOn w:val="Normal"/>
    <w:link w:val="BalloonTextChar"/>
    <w:uiPriority w:val="99"/>
    <w:semiHidden/>
    <w:rsid w:val="00DD47E7"/>
    <w:rPr>
      <w:rFonts w:ascii="Tahoma" w:hAnsi="Tahoma" w:cs="Tahoma"/>
      <w:sz w:val="16"/>
      <w:szCs w:val="16"/>
    </w:rPr>
  </w:style>
  <w:style w:type="character" w:customStyle="1" w:styleId="BalloonTextChar">
    <w:name w:val="Balloon Text Char"/>
    <w:basedOn w:val="DefaultParagraphFont"/>
    <w:link w:val="BalloonText"/>
    <w:uiPriority w:val="99"/>
    <w:semiHidden/>
    <w:rsid w:val="00DD47E7"/>
    <w:rPr>
      <w:rFonts w:ascii="Tahoma" w:eastAsia="Times New Roman" w:hAnsi="Tahoma" w:cs="Tahoma"/>
      <w:sz w:val="16"/>
      <w:szCs w:val="16"/>
    </w:rPr>
  </w:style>
  <w:style w:type="paragraph" w:styleId="TOC3">
    <w:name w:val="toc 3"/>
    <w:basedOn w:val="Normal"/>
    <w:next w:val="Normal"/>
    <w:autoRedefine/>
    <w:uiPriority w:val="39"/>
    <w:rsid w:val="00DD47E7"/>
    <w:pPr>
      <w:ind w:left="480"/>
    </w:pPr>
  </w:style>
  <w:style w:type="paragraph" w:styleId="BodyText">
    <w:name w:val="Body Text"/>
    <w:basedOn w:val="Normal"/>
    <w:link w:val="BodyTextChar"/>
    <w:rsid w:val="00DD47E7"/>
    <w:pPr>
      <w:spacing w:line="240" w:lineRule="auto"/>
    </w:pPr>
    <w:rPr>
      <w:rFonts w:ascii="Palatino Linotype" w:hAnsi="Palatino Linotype"/>
      <w:sz w:val="20"/>
    </w:rPr>
  </w:style>
  <w:style w:type="character" w:customStyle="1" w:styleId="BodyTextChar">
    <w:name w:val="Body Text Char"/>
    <w:basedOn w:val="DefaultParagraphFont"/>
    <w:link w:val="BodyText"/>
    <w:rsid w:val="00DD47E7"/>
    <w:rPr>
      <w:rFonts w:ascii="Palatino Linotype" w:eastAsia="Times New Roman" w:hAnsi="Palatino Linotype" w:cs="Times New Roman"/>
      <w:sz w:val="20"/>
      <w:szCs w:val="20"/>
    </w:rPr>
  </w:style>
  <w:style w:type="paragraph" w:styleId="BodyTextIndent2">
    <w:name w:val="Body Text Indent 2"/>
    <w:basedOn w:val="Normal"/>
    <w:link w:val="BodyTextIndent2Char"/>
    <w:rsid w:val="00DD47E7"/>
    <w:pPr>
      <w:spacing w:line="240" w:lineRule="auto"/>
      <w:ind w:left="720"/>
    </w:pPr>
    <w:rPr>
      <w:rFonts w:ascii="Times New Roman" w:hAnsi="Times New Roman"/>
      <w:i/>
      <w:iCs/>
    </w:rPr>
  </w:style>
  <w:style w:type="character" w:customStyle="1" w:styleId="BodyTextIndent2Char">
    <w:name w:val="Body Text Indent 2 Char"/>
    <w:basedOn w:val="DefaultParagraphFont"/>
    <w:link w:val="BodyTextIndent2"/>
    <w:rsid w:val="00DD47E7"/>
    <w:rPr>
      <w:rFonts w:ascii="Times New Roman" w:eastAsia="Times New Roman" w:hAnsi="Times New Roman" w:cs="Times New Roman"/>
      <w:i/>
      <w:iCs/>
      <w:sz w:val="23"/>
      <w:szCs w:val="20"/>
    </w:rPr>
  </w:style>
  <w:style w:type="paragraph" w:customStyle="1" w:styleId="TOCEntry">
    <w:name w:val="TOCEntry"/>
    <w:basedOn w:val="Normal"/>
    <w:rsid w:val="00DD47E7"/>
    <w:pPr>
      <w:keepNext/>
      <w:keepLines/>
      <w:spacing w:before="120" w:after="240" w:line="240" w:lineRule="atLeast"/>
    </w:pPr>
    <w:rPr>
      <w:b/>
      <w:sz w:val="36"/>
    </w:rPr>
  </w:style>
  <w:style w:type="character" w:styleId="FollowedHyperlink">
    <w:name w:val="FollowedHyperlink"/>
    <w:basedOn w:val="DefaultParagraphFont"/>
    <w:uiPriority w:val="99"/>
    <w:rsid w:val="00DD47E7"/>
    <w:rPr>
      <w:color w:val="800080"/>
      <w:u w:val="single"/>
    </w:rPr>
  </w:style>
  <w:style w:type="paragraph" w:styleId="TOC4">
    <w:name w:val="toc 4"/>
    <w:basedOn w:val="Normal"/>
    <w:next w:val="Normal"/>
    <w:autoRedefine/>
    <w:uiPriority w:val="39"/>
    <w:rsid w:val="00DD47E7"/>
    <w:pPr>
      <w:spacing w:line="240" w:lineRule="auto"/>
      <w:ind w:left="600"/>
    </w:pPr>
    <w:rPr>
      <w:rFonts w:ascii="Times New Roman" w:hAnsi="Times New Roman"/>
      <w:sz w:val="20"/>
      <w:szCs w:val="21"/>
    </w:rPr>
  </w:style>
  <w:style w:type="paragraph" w:styleId="TOC5">
    <w:name w:val="toc 5"/>
    <w:basedOn w:val="Normal"/>
    <w:next w:val="Normal"/>
    <w:autoRedefine/>
    <w:uiPriority w:val="39"/>
    <w:rsid w:val="00DD47E7"/>
    <w:pPr>
      <w:spacing w:line="240" w:lineRule="auto"/>
      <w:ind w:left="800"/>
    </w:pPr>
    <w:rPr>
      <w:rFonts w:ascii="Times New Roman" w:hAnsi="Times New Roman"/>
      <w:sz w:val="20"/>
      <w:szCs w:val="21"/>
    </w:rPr>
  </w:style>
  <w:style w:type="paragraph" w:styleId="TOC6">
    <w:name w:val="toc 6"/>
    <w:basedOn w:val="Normal"/>
    <w:next w:val="Normal"/>
    <w:autoRedefine/>
    <w:uiPriority w:val="39"/>
    <w:rsid w:val="00DD47E7"/>
    <w:pPr>
      <w:spacing w:line="240" w:lineRule="auto"/>
      <w:ind w:left="1000"/>
    </w:pPr>
    <w:rPr>
      <w:rFonts w:ascii="Times New Roman" w:hAnsi="Times New Roman"/>
      <w:sz w:val="20"/>
      <w:szCs w:val="21"/>
    </w:rPr>
  </w:style>
  <w:style w:type="paragraph" w:styleId="TOC7">
    <w:name w:val="toc 7"/>
    <w:basedOn w:val="Normal"/>
    <w:next w:val="Normal"/>
    <w:autoRedefine/>
    <w:uiPriority w:val="39"/>
    <w:rsid w:val="00DD47E7"/>
    <w:pPr>
      <w:spacing w:line="240" w:lineRule="auto"/>
      <w:ind w:left="1200"/>
    </w:pPr>
    <w:rPr>
      <w:rFonts w:ascii="Times New Roman" w:hAnsi="Times New Roman"/>
      <w:sz w:val="20"/>
      <w:szCs w:val="21"/>
    </w:rPr>
  </w:style>
  <w:style w:type="paragraph" w:styleId="TOC8">
    <w:name w:val="toc 8"/>
    <w:basedOn w:val="Normal"/>
    <w:next w:val="Normal"/>
    <w:autoRedefine/>
    <w:uiPriority w:val="39"/>
    <w:rsid w:val="00DD47E7"/>
    <w:pPr>
      <w:spacing w:line="240" w:lineRule="auto"/>
      <w:ind w:left="1400"/>
    </w:pPr>
    <w:rPr>
      <w:rFonts w:ascii="Times New Roman" w:hAnsi="Times New Roman"/>
      <w:sz w:val="20"/>
      <w:szCs w:val="21"/>
    </w:rPr>
  </w:style>
  <w:style w:type="paragraph" w:styleId="TOC9">
    <w:name w:val="toc 9"/>
    <w:basedOn w:val="Normal"/>
    <w:next w:val="Normal"/>
    <w:autoRedefine/>
    <w:uiPriority w:val="39"/>
    <w:rsid w:val="00DD47E7"/>
    <w:pPr>
      <w:spacing w:line="240" w:lineRule="auto"/>
      <w:ind w:left="1600"/>
    </w:pPr>
    <w:rPr>
      <w:rFonts w:ascii="Times New Roman" w:hAnsi="Times New Roman"/>
      <w:sz w:val="20"/>
      <w:szCs w:val="21"/>
    </w:rPr>
  </w:style>
  <w:style w:type="paragraph" w:styleId="BodyTextIndent">
    <w:name w:val="Body Text Indent"/>
    <w:basedOn w:val="Normal"/>
    <w:link w:val="BodyTextIndentChar"/>
    <w:rsid w:val="00DD47E7"/>
    <w:pPr>
      <w:spacing w:line="240" w:lineRule="auto"/>
      <w:ind w:left="720"/>
      <w:outlineLvl w:val="1"/>
    </w:pPr>
    <w:rPr>
      <w:rFonts w:ascii="Verdana" w:hAnsi="Verdana"/>
      <w:sz w:val="20"/>
      <w:szCs w:val="24"/>
    </w:rPr>
  </w:style>
  <w:style w:type="character" w:customStyle="1" w:styleId="BodyTextIndentChar">
    <w:name w:val="Body Text Indent Char"/>
    <w:basedOn w:val="DefaultParagraphFont"/>
    <w:link w:val="BodyTextIndent"/>
    <w:rsid w:val="00DD47E7"/>
    <w:rPr>
      <w:rFonts w:ascii="Verdana" w:eastAsia="Times New Roman" w:hAnsi="Verdana" w:cs="Times New Roman"/>
      <w:sz w:val="20"/>
      <w:szCs w:val="24"/>
    </w:rPr>
  </w:style>
  <w:style w:type="paragraph" w:styleId="BodyTextIndent3">
    <w:name w:val="Body Text Indent 3"/>
    <w:basedOn w:val="Normal"/>
    <w:link w:val="BodyTextIndent3Char"/>
    <w:rsid w:val="00DD47E7"/>
    <w:pPr>
      <w:spacing w:line="240" w:lineRule="auto"/>
      <w:ind w:left="1800"/>
    </w:pPr>
    <w:rPr>
      <w:rFonts w:ascii="Verdana" w:hAnsi="Verdana"/>
      <w:sz w:val="20"/>
      <w:szCs w:val="24"/>
    </w:rPr>
  </w:style>
  <w:style w:type="character" w:customStyle="1" w:styleId="BodyTextIndent3Char">
    <w:name w:val="Body Text Indent 3 Char"/>
    <w:basedOn w:val="DefaultParagraphFont"/>
    <w:link w:val="BodyTextIndent3"/>
    <w:rsid w:val="00DD47E7"/>
    <w:rPr>
      <w:rFonts w:ascii="Verdana" w:eastAsia="Times New Roman" w:hAnsi="Verdana" w:cs="Times New Roman"/>
      <w:sz w:val="20"/>
      <w:szCs w:val="24"/>
    </w:rPr>
  </w:style>
  <w:style w:type="character" w:customStyle="1" w:styleId="FootnoteTextChar">
    <w:name w:val="Footnote Text Char"/>
    <w:basedOn w:val="DefaultParagraphFont"/>
    <w:link w:val="FootnoteText"/>
    <w:uiPriority w:val="99"/>
    <w:semiHidden/>
    <w:rsid w:val="00DD47E7"/>
    <w:rPr>
      <w:rFonts w:ascii="Verdana" w:eastAsia="Times New Roman" w:hAnsi="Verdana" w:cs="Times New Roman"/>
      <w:sz w:val="20"/>
      <w:szCs w:val="20"/>
    </w:rPr>
  </w:style>
  <w:style w:type="paragraph" w:styleId="FootnoteText">
    <w:name w:val="footnote text"/>
    <w:basedOn w:val="Normal"/>
    <w:link w:val="FootnoteTextChar"/>
    <w:uiPriority w:val="99"/>
    <w:semiHidden/>
    <w:rsid w:val="00DD47E7"/>
    <w:pPr>
      <w:spacing w:line="240" w:lineRule="auto"/>
    </w:pPr>
    <w:rPr>
      <w:rFonts w:ascii="Verdana" w:hAnsi="Verdana"/>
      <w:sz w:val="20"/>
    </w:rPr>
  </w:style>
  <w:style w:type="paragraph" w:customStyle="1" w:styleId="Default">
    <w:name w:val="Default"/>
    <w:rsid w:val="00DD47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emplate">
    <w:name w:val="template"/>
    <w:basedOn w:val="Normal"/>
    <w:rsid w:val="00DD47E7"/>
    <w:rPr>
      <w:rFonts w:ascii="Arial" w:hAnsi="Arial"/>
      <w:i/>
      <w:sz w:val="22"/>
    </w:rPr>
  </w:style>
  <w:style w:type="paragraph" w:styleId="ListParagraph">
    <w:name w:val="List Paragraph"/>
    <w:basedOn w:val="Normal"/>
    <w:uiPriority w:val="34"/>
    <w:qFormat/>
    <w:rsid w:val="00DD47E7"/>
    <w:pPr>
      <w:ind w:left="720"/>
      <w:contextualSpacing/>
    </w:pPr>
  </w:style>
  <w:style w:type="paragraph" w:styleId="NoSpacing">
    <w:name w:val="No Spacing"/>
    <w:uiPriority w:val="1"/>
    <w:qFormat/>
    <w:rsid w:val="00DD47E7"/>
    <w:pPr>
      <w:spacing w:after="0" w:line="240" w:lineRule="auto"/>
    </w:pPr>
    <w:rPr>
      <w:rFonts w:ascii="Times" w:eastAsia="Times New Roman" w:hAnsi="Times" w:cs="Times New Roman"/>
      <w:sz w:val="24"/>
      <w:szCs w:val="20"/>
    </w:rPr>
  </w:style>
  <w:style w:type="paragraph" w:styleId="TOCHeading">
    <w:name w:val="TOC Heading"/>
    <w:basedOn w:val="Heading1"/>
    <w:next w:val="Normal"/>
    <w:uiPriority w:val="39"/>
    <w:unhideWhenUsed/>
    <w:qFormat/>
    <w:rsid w:val="00DD47E7"/>
    <w:pPr>
      <w:numPr>
        <w:numId w:val="0"/>
      </w:numPr>
      <w:spacing w:line="276" w:lineRule="auto"/>
      <w:outlineLvl w:val="9"/>
    </w:pPr>
    <w:rPr>
      <w:rFonts w:eastAsiaTheme="majorEastAsia" w:cstheme="majorBidi"/>
      <w:bCs/>
      <w:kern w:val="0"/>
      <w:szCs w:val="28"/>
      <w:lang w:eastAsia="ja-JP"/>
    </w:rPr>
  </w:style>
  <w:style w:type="character" w:customStyle="1" w:styleId="gingersoftwaremark">
    <w:name w:val="ginger_software_mark"/>
    <w:basedOn w:val="DefaultParagraphFont"/>
    <w:rsid w:val="00DD47E7"/>
  </w:style>
  <w:style w:type="character" w:styleId="UnresolvedMention">
    <w:name w:val="Unresolved Mention"/>
    <w:basedOn w:val="DefaultParagraphFont"/>
    <w:uiPriority w:val="99"/>
    <w:semiHidden/>
    <w:unhideWhenUsed/>
    <w:rsid w:val="00C325BA"/>
    <w:rPr>
      <w:color w:val="605E5C"/>
      <w:shd w:val="clear" w:color="auto" w:fill="E1DFDD"/>
    </w:rPr>
  </w:style>
  <w:style w:type="character" w:customStyle="1" w:styleId="content">
    <w:name w:val="content"/>
    <w:basedOn w:val="DefaultParagraphFont"/>
    <w:rsid w:val="00421F5A"/>
  </w:style>
  <w:style w:type="table" w:customStyle="1" w:styleId="TableGrid0">
    <w:name w:val="TableGrid"/>
    <w:rsid w:val="00070D33"/>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6F0537"/>
    <w:pPr>
      <w:spacing w:after="0" w:line="240" w:lineRule="auto"/>
    </w:pPr>
    <w:rPr>
      <w:rFonts w:ascii="Times" w:eastAsia="Times New Roman" w:hAnsi="Times" w:cs="Times New Roman"/>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203">
      <w:bodyDiv w:val="1"/>
      <w:marLeft w:val="0"/>
      <w:marRight w:val="0"/>
      <w:marTop w:val="0"/>
      <w:marBottom w:val="0"/>
      <w:divBdr>
        <w:top w:val="none" w:sz="0" w:space="0" w:color="auto"/>
        <w:left w:val="none" w:sz="0" w:space="0" w:color="auto"/>
        <w:bottom w:val="none" w:sz="0" w:space="0" w:color="auto"/>
        <w:right w:val="none" w:sz="0" w:space="0" w:color="auto"/>
      </w:divBdr>
    </w:div>
    <w:div w:id="27993476">
      <w:bodyDiv w:val="1"/>
      <w:marLeft w:val="0"/>
      <w:marRight w:val="0"/>
      <w:marTop w:val="0"/>
      <w:marBottom w:val="0"/>
      <w:divBdr>
        <w:top w:val="none" w:sz="0" w:space="0" w:color="auto"/>
        <w:left w:val="none" w:sz="0" w:space="0" w:color="auto"/>
        <w:bottom w:val="none" w:sz="0" w:space="0" w:color="auto"/>
        <w:right w:val="none" w:sz="0" w:space="0" w:color="auto"/>
      </w:divBdr>
    </w:div>
    <w:div w:id="36394416">
      <w:bodyDiv w:val="1"/>
      <w:marLeft w:val="0"/>
      <w:marRight w:val="0"/>
      <w:marTop w:val="0"/>
      <w:marBottom w:val="0"/>
      <w:divBdr>
        <w:top w:val="none" w:sz="0" w:space="0" w:color="auto"/>
        <w:left w:val="none" w:sz="0" w:space="0" w:color="auto"/>
        <w:bottom w:val="none" w:sz="0" w:space="0" w:color="auto"/>
        <w:right w:val="none" w:sz="0" w:space="0" w:color="auto"/>
      </w:divBdr>
    </w:div>
    <w:div w:id="38936521">
      <w:bodyDiv w:val="1"/>
      <w:marLeft w:val="0"/>
      <w:marRight w:val="0"/>
      <w:marTop w:val="0"/>
      <w:marBottom w:val="0"/>
      <w:divBdr>
        <w:top w:val="none" w:sz="0" w:space="0" w:color="auto"/>
        <w:left w:val="none" w:sz="0" w:space="0" w:color="auto"/>
        <w:bottom w:val="none" w:sz="0" w:space="0" w:color="auto"/>
        <w:right w:val="none" w:sz="0" w:space="0" w:color="auto"/>
      </w:divBdr>
    </w:div>
    <w:div w:id="69741659">
      <w:bodyDiv w:val="1"/>
      <w:marLeft w:val="0"/>
      <w:marRight w:val="0"/>
      <w:marTop w:val="0"/>
      <w:marBottom w:val="0"/>
      <w:divBdr>
        <w:top w:val="none" w:sz="0" w:space="0" w:color="auto"/>
        <w:left w:val="none" w:sz="0" w:space="0" w:color="auto"/>
        <w:bottom w:val="none" w:sz="0" w:space="0" w:color="auto"/>
        <w:right w:val="none" w:sz="0" w:space="0" w:color="auto"/>
      </w:divBdr>
    </w:div>
    <w:div w:id="115760834">
      <w:bodyDiv w:val="1"/>
      <w:marLeft w:val="0"/>
      <w:marRight w:val="0"/>
      <w:marTop w:val="0"/>
      <w:marBottom w:val="0"/>
      <w:divBdr>
        <w:top w:val="none" w:sz="0" w:space="0" w:color="auto"/>
        <w:left w:val="none" w:sz="0" w:space="0" w:color="auto"/>
        <w:bottom w:val="none" w:sz="0" w:space="0" w:color="auto"/>
        <w:right w:val="none" w:sz="0" w:space="0" w:color="auto"/>
      </w:divBdr>
    </w:div>
    <w:div w:id="120392873">
      <w:bodyDiv w:val="1"/>
      <w:marLeft w:val="0"/>
      <w:marRight w:val="0"/>
      <w:marTop w:val="0"/>
      <w:marBottom w:val="0"/>
      <w:divBdr>
        <w:top w:val="none" w:sz="0" w:space="0" w:color="auto"/>
        <w:left w:val="none" w:sz="0" w:space="0" w:color="auto"/>
        <w:bottom w:val="none" w:sz="0" w:space="0" w:color="auto"/>
        <w:right w:val="none" w:sz="0" w:space="0" w:color="auto"/>
      </w:divBdr>
    </w:div>
    <w:div w:id="183402127">
      <w:bodyDiv w:val="1"/>
      <w:marLeft w:val="0"/>
      <w:marRight w:val="0"/>
      <w:marTop w:val="0"/>
      <w:marBottom w:val="0"/>
      <w:divBdr>
        <w:top w:val="none" w:sz="0" w:space="0" w:color="auto"/>
        <w:left w:val="none" w:sz="0" w:space="0" w:color="auto"/>
        <w:bottom w:val="none" w:sz="0" w:space="0" w:color="auto"/>
        <w:right w:val="none" w:sz="0" w:space="0" w:color="auto"/>
      </w:divBdr>
    </w:div>
    <w:div w:id="224415515">
      <w:bodyDiv w:val="1"/>
      <w:marLeft w:val="0"/>
      <w:marRight w:val="0"/>
      <w:marTop w:val="0"/>
      <w:marBottom w:val="0"/>
      <w:divBdr>
        <w:top w:val="none" w:sz="0" w:space="0" w:color="auto"/>
        <w:left w:val="none" w:sz="0" w:space="0" w:color="auto"/>
        <w:bottom w:val="none" w:sz="0" w:space="0" w:color="auto"/>
        <w:right w:val="none" w:sz="0" w:space="0" w:color="auto"/>
      </w:divBdr>
    </w:div>
    <w:div w:id="246695257">
      <w:bodyDiv w:val="1"/>
      <w:marLeft w:val="0"/>
      <w:marRight w:val="0"/>
      <w:marTop w:val="0"/>
      <w:marBottom w:val="0"/>
      <w:divBdr>
        <w:top w:val="none" w:sz="0" w:space="0" w:color="auto"/>
        <w:left w:val="none" w:sz="0" w:space="0" w:color="auto"/>
        <w:bottom w:val="none" w:sz="0" w:space="0" w:color="auto"/>
        <w:right w:val="none" w:sz="0" w:space="0" w:color="auto"/>
      </w:divBdr>
    </w:div>
    <w:div w:id="251546533">
      <w:bodyDiv w:val="1"/>
      <w:marLeft w:val="0"/>
      <w:marRight w:val="0"/>
      <w:marTop w:val="0"/>
      <w:marBottom w:val="0"/>
      <w:divBdr>
        <w:top w:val="none" w:sz="0" w:space="0" w:color="auto"/>
        <w:left w:val="none" w:sz="0" w:space="0" w:color="auto"/>
        <w:bottom w:val="none" w:sz="0" w:space="0" w:color="auto"/>
        <w:right w:val="none" w:sz="0" w:space="0" w:color="auto"/>
      </w:divBdr>
    </w:div>
    <w:div w:id="281225792">
      <w:bodyDiv w:val="1"/>
      <w:marLeft w:val="0"/>
      <w:marRight w:val="0"/>
      <w:marTop w:val="0"/>
      <w:marBottom w:val="0"/>
      <w:divBdr>
        <w:top w:val="none" w:sz="0" w:space="0" w:color="auto"/>
        <w:left w:val="none" w:sz="0" w:space="0" w:color="auto"/>
        <w:bottom w:val="none" w:sz="0" w:space="0" w:color="auto"/>
        <w:right w:val="none" w:sz="0" w:space="0" w:color="auto"/>
      </w:divBdr>
    </w:div>
    <w:div w:id="283388927">
      <w:bodyDiv w:val="1"/>
      <w:marLeft w:val="0"/>
      <w:marRight w:val="0"/>
      <w:marTop w:val="0"/>
      <w:marBottom w:val="0"/>
      <w:divBdr>
        <w:top w:val="none" w:sz="0" w:space="0" w:color="auto"/>
        <w:left w:val="none" w:sz="0" w:space="0" w:color="auto"/>
        <w:bottom w:val="none" w:sz="0" w:space="0" w:color="auto"/>
        <w:right w:val="none" w:sz="0" w:space="0" w:color="auto"/>
      </w:divBdr>
    </w:div>
    <w:div w:id="395280229">
      <w:bodyDiv w:val="1"/>
      <w:marLeft w:val="0"/>
      <w:marRight w:val="0"/>
      <w:marTop w:val="0"/>
      <w:marBottom w:val="0"/>
      <w:divBdr>
        <w:top w:val="none" w:sz="0" w:space="0" w:color="auto"/>
        <w:left w:val="none" w:sz="0" w:space="0" w:color="auto"/>
        <w:bottom w:val="none" w:sz="0" w:space="0" w:color="auto"/>
        <w:right w:val="none" w:sz="0" w:space="0" w:color="auto"/>
      </w:divBdr>
    </w:div>
    <w:div w:id="410666263">
      <w:bodyDiv w:val="1"/>
      <w:marLeft w:val="0"/>
      <w:marRight w:val="0"/>
      <w:marTop w:val="0"/>
      <w:marBottom w:val="0"/>
      <w:divBdr>
        <w:top w:val="none" w:sz="0" w:space="0" w:color="auto"/>
        <w:left w:val="none" w:sz="0" w:space="0" w:color="auto"/>
        <w:bottom w:val="none" w:sz="0" w:space="0" w:color="auto"/>
        <w:right w:val="none" w:sz="0" w:space="0" w:color="auto"/>
      </w:divBdr>
    </w:div>
    <w:div w:id="428358532">
      <w:bodyDiv w:val="1"/>
      <w:marLeft w:val="0"/>
      <w:marRight w:val="0"/>
      <w:marTop w:val="0"/>
      <w:marBottom w:val="0"/>
      <w:divBdr>
        <w:top w:val="none" w:sz="0" w:space="0" w:color="auto"/>
        <w:left w:val="none" w:sz="0" w:space="0" w:color="auto"/>
        <w:bottom w:val="none" w:sz="0" w:space="0" w:color="auto"/>
        <w:right w:val="none" w:sz="0" w:space="0" w:color="auto"/>
      </w:divBdr>
    </w:div>
    <w:div w:id="455023946">
      <w:bodyDiv w:val="1"/>
      <w:marLeft w:val="0"/>
      <w:marRight w:val="0"/>
      <w:marTop w:val="0"/>
      <w:marBottom w:val="0"/>
      <w:divBdr>
        <w:top w:val="none" w:sz="0" w:space="0" w:color="auto"/>
        <w:left w:val="none" w:sz="0" w:space="0" w:color="auto"/>
        <w:bottom w:val="none" w:sz="0" w:space="0" w:color="auto"/>
        <w:right w:val="none" w:sz="0" w:space="0" w:color="auto"/>
      </w:divBdr>
    </w:div>
    <w:div w:id="493961494">
      <w:bodyDiv w:val="1"/>
      <w:marLeft w:val="0"/>
      <w:marRight w:val="0"/>
      <w:marTop w:val="0"/>
      <w:marBottom w:val="0"/>
      <w:divBdr>
        <w:top w:val="none" w:sz="0" w:space="0" w:color="auto"/>
        <w:left w:val="none" w:sz="0" w:space="0" w:color="auto"/>
        <w:bottom w:val="none" w:sz="0" w:space="0" w:color="auto"/>
        <w:right w:val="none" w:sz="0" w:space="0" w:color="auto"/>
      </w:divBdr>
    </w:div>
    <w:div w:id="614554888">
      <w:bodyDiv w:val="1"/>
      <w:marLeft w:val="0"/>
      <w:marRight w:val="0"/>
      <w:marTop w:val="0"/>
      <w:marBottom w:val="0"/>
      <w:divBdr>
        <w:top w:val="none" w:sz="0" w:space="0" w:color="auto"/>
        <w:left w:val="none" w:sz="0" w:space="0" w:color="auto"/>
        <w:bottom w:val="none" w:sz="0" w:space="0" w:color="auto"/>
        <w:right w:val="none" w:sz="0" w:space="0" w:color="auto"/>
      </w:divBdr>
    </w:div>
    <w:div w:id="639960802">
      <w:bodyDiv w:val="1"/>
      <w:marLeft w:val="0"/>
      <w:marRight w:val="0"/>
      <w:marTop w:val="0"/>
      <w:marBottom w:val="0"/>
      <w:divBdr>
        <w:top w:val="none" w:sz="0" w:space="0" w:color="auto"/>
        <w:left w:val="none" w:sz="0" w:space="0" w:color="auto"/>
        <w:bottom w:val="none" w:sz="0" w:space="0" w:color="auto"/>
        <w:right w:val="none" w:sz="0" w:space="0" w:color="auto"/>
      </w:divBdr>
    </w:div>
    <w:div w:id="679477831">
      <w:bodyDiv w:val="1"/>
      <w:marLeft w:val="0"/>
      <w:marRight w:val="0"/>
      <w:marTop w:val="0"/>
      <w:marBottom w:val="0"/>
      <w:divBdr>
        <w:top w:val="none" w:sz="0" w:space="0" w:color="auto"/>
        <w:left w:val="none" w:sz="0" w:space="0" w:color="auto"/>
        <w:bottom w:val="none" w:sz="0" w:space="0" w:color="auto"/>
        <w:right w:val="none" w:sz="0" w:space="0" w:color="auto"/>
      </w:divBdr>
    </w:div>
    <w:div w:id="705908146">
      <w:bodyDiv w:val="1"/>
      <w:marLeft w:val="0"/>
      <w:marRight w:val="0"/>
      <w:marTop w:val="0"/>
      <w:marBottom w:val="0"/>
      <w:divBdr>
        <w:top w:val="none" w:sz="0" w:space="0" w:color="auto"/>
        <w:left w:val="none" w:sz="0" w:space="0" w:color="auto"/>
        <w:bottom w:val="none" w:sz="0" w:space="0" w:color="auto"/>
        <w:right w:val="none" w:sz="0" w:space="0" w:color="auto"/>
      </w:divBdr>
    </w:div>
    <w:div w:id="709692422">
      <w:bodyDiv w:val="1"/>
      <w:marLeft w:val="0"/>
      <w:marRight w:val="0"/>
      <w:marTop w:val="0"/>
      <w:marBottom w:val="0"/>
      <w:divBdr>
        <w:top w:val="none" w:sz="0" w:space="0" w:color="auto"/>
        <w:left w:val="none" w:sz="0" w:space="0" w:color="auto"/>
        <w:bottom w:val="none" w:sz="0" w:space="0" w:color="auto"/>
        <w:right w:val="none" w:sz="0" w:space="0" w:color="auto"/>
      </w:divBdr>
    </w:div>
    <w:div w:id="731582717">
      <w:bodyDiv w:val="1"/>
      <w:marLeft w:val="0"/>
      <w:marRight w:val="0"/>
      <w:marTop w:val="0"/>
      <w:marBottom w:val="0"/>
      <w:divBdr>
        <w:top w:val="none" w:sz="0" w:space="0" w:color="auto"/>
        <w:left w:val="none" w:sz="0" w:space="0" w:color="auto"/>
        <w:bottom w:val="none" w:sz="0" w:space="0" w:color="auto"/>
        <w:right w:val="none" w:sz="0" w:space="0" w:color="auto"/>
      </w:divBdr>
    </w:div>
    <w:div w:id="743916850">
      <w:bodyDiv w:val="1"/>
      <w:marLeft w:val="0"/>
      <w:marRight w:val="0"/>
      <w:marTop w:val="0"/>
      <w:marBottom w:val="0"/>
      <w:divBdr>
        <w:top w:val="none" w:sz="0" w:space="0" w:color="auto"/>
        <w:left w:val="none" w:sz="0" w:space="0" w:color="auto"/>
        <w:bottom w:val="none" w:sz="0" w:space="0" w:color="auto"/>
        <w:right w:val="none" w:sz="0" w:space="0" w:color="auto"/>
      </w:divBdr>
    </w:div>
    <w:div w:id="832645545">
      <w:bodyDiv w:val="1"/>
      <w:marLeft w:val="0"/>
      <w:marRight w:val="0"/>
      <w:marTop w:val="0"/>
      <w:marBottom w:val="0"/>
      <w:divBdr>
        <w:top w:val="none" w:sz="0" w:space="0" w:color="auto"/>
        <w:left w:val="none" w:sz="0" w:space="0" w:color="auto"/>
        <w:bottom w:val="none" w:sz="0" w:space="0" w:color="auto"/>
        <w:right w:val="none" w:sz="0" w:space="0" w:color="auto"/>
      </w:divBdr>
    </w:div>
    <w:div w:id="833184658">
      <w:bodyDiv w:val="1"/>
      <w:marLeft w:val="0"/>
      <w:marRight w:val="0"/>
      <w:marTop w:val="0"/>
      <w:marBottom w:val="0"/>
      <w:divBdr>
        <w:top w:val="none" w:sz="0" w:space="0" w:color="auto"/>
        <w:left w:val="none" w:sz="0" w:space="0" w:color="auto"/>
        <w:bottom w:val="none" w:sz="0" w:space="0" w:color="auto"/>
        <w:right w:val="none" w:sz="0" w:space="0" w:color="auto"/>
      </w:divBdr>
    </w:div>
    <w:div w:id="858087684">
      <w:bodyDiv w:val="1"/>
      <w:marLeft w:val="0"/>
      <w:marRight w:val="0"/>
      <w:marTop w:val="0"/>
      <w:marBottom w:val="0"/>
      <w:divBdr>
        <w:top w:val="none" w:sz="0" w:space="0" w:color="auto"/>
        <w:left w:val="none" w:sz="0" w:space="0" w:color="auto"/>
        <w:bottom w:val="none" w:sz="0" w:space="0" w:color="auto"/>
        <w:right w:val="none" w:sz="0" w:space="0" w:color="auto"/>
      </w:divBdr>
    </w:div>
    <w:div w:id="868760289">
      <w:bodyDiv w:val="1"/>
      <w:marLeft w:val="0"/>
      <w:marRight w:val="0"/>
      <w:marTop w:val="0"/>
      <w:marBottom w:val="0"/>
      <w:divBdr>
        <w:top w:val="none" w:sz="0" w:space="0" w:color="auto"/>
        <w:left w:val="none" w:sz="0" w:space="0" w:color="auto"/>
        <w:bottom w:val="none" w:sz="0" w:space="0" w:color="auto"/>
        <w:right w:val="none" w:sz="0" w:space="0" w:color="auto"/>
      </w:divBdr>
    </w:div>
    <w:div w:id="881987309">
      <w:bodyDiv w:val="1"/>
      <w:marLeft w:val="0"/>
      <w:marRight w:val="0"/>
      <w:marTop w:val="0"/>
      <w:marBottom w:val="0"/>
      <w:divBdr>
        <w:top w:val="none" w:sz="0" w:space="0" w:color="auto"/>
        <w:left w:val="none" w:sz="0" w:space="0" w:color="auto"/>
        <w:bottom w:val="none" w:sz="0" w:space="0" w:color="auto"/>
        <w:right w:val="none" w:sz="0" w:space="0" w:color="auto"/>
      </w:divBdr>
    </w:div>
    <w:div w:id="964459934">
      <w:bodyDiv w:val="1"/>
      <w:marLeft w:val="0"/>
      <w:marRight w:val="0"/>
      <w:marTop w:val="0"/>
      <w:marBottom w:val="0"/>
      <w:divBdr>
        <w:top w:val="none" w:sz="0" w:space="0" w:color="auto"/>
        <w:left w:val="none" w:sz="0" w:space="0" w:color="auto"/>
        <w:bottom w:val="none" w:sz="0" w:space="0" w:color="auto"/>
        <w:right w:val="none" w:sz="0" w:space="0" w:color="auto"/>
      </w:divBdr>
    </w:div>
    <w:div w:id="1061711959">
      <w:bodyDiv w:val="1"/>
      <w:marLeft w:val="0"/>
      <w:marRight w:val="0"/>
      <w:marTop w:val="0"/>
      <w:marBottom w:val="0"/>
      <w:divBdr>
        <w:top w:val="none" w:sz="0" w:space="0" w:color="auto"/>
        <w:left w:val="none" w:sz="0" w:space="0" w:color="auto"/>
        <w:bottom w:val="none" w:sz="0" w:space="0" w:color="auto"/>
        <w:right w:val="none" w:sz="0" w:space="0" w:color="auto"/>
      </w:divBdr>
    </w:div>
    <w:div w:id="1068841402">
      <w:bodyDiv w:val="1"/>
      <w:marLeft w:val="0"/>
      <w:marRight w:val="0"/>
      <w:marTop w:val="0"/>
      <w:marBottom w:val="0"/>
      <w:divBdr>
        <w:top w:val="none" w:sz="0" w:space="0" w:color="auto"/>
        <w:left w:val="none" w:sz="0" w:space="0" w:color="auto"/>
        <w:bottom w:val="none" w:sz="0" w:space="0" w:color="auto"/>
        <w:right w:val="none" w:sz="0" w:space="0" w:color="auto"/>
      </w:divBdr>
    </w:div>
    <w:div w:id="1117915707">
      <w:bodyDiv w:val="1"/>
      <w:marLeft w:val="0"/>
      <w:marRight w:val="0"/>
      <w:marTop w:val="0"/>
      <w:marBottom w:val="0"/>
      <w:divBdr>
        <w:top w:val="none" w:sz="0" w:space="0" w:color="auto"/>
        <w:left w:val="none" w:sz="0" w:space="0" w:color="auto"/>
        <w:bottom w:val="none" w:sz="0" w:space="0" w:color="auto"/>
        <w:right w:val="none" w:sz="0" w:space="0" w:color="auto"/>
      </w:divBdr>
    </w:div>
    <w:div w:id="1119035669">
      <w:bodyDiv w:val="1"/>
      <w:marLeft w:val="0"/>
      <w:marRight w:val="0"/>
      <w:marTop w:val="0"/>
      <w:marBottom w:val="0"/>
      <w:divBdr>
        <w:top w:val="none" w:sz="0" w:space="0" w:color="auto"/>
        <w:left w:val="none" w:sz="0" w:space="0" w:color="auto"/>
        <w:bottom w:val="none" w:sz="0" w:space="0" w:color="auto"/>
        <w:right w:val="none" w:sz="0" w:space="0" w:color="auto"/>
      </w:divBdr>
    </w:div>
    <w:div w:id="1198004487">
      <w:bodyDiv w:val="1"/>
      <w:marLeft w:val="0"/>
      <w:marRight w:val="0"/>
      <w:marTop w:val="0"/>
      <w:marBottom w:val="0"/>
      <w:divBdr>
        <w:top w:val="none" w:sz="0" w:space="0" w:color="auto"/>
        <w:left w:val="none" w:sz="0" w:space="0" w:color="auto"/>
        <w:bottom w:val="none" w:sz="0" w:space="0" w:color="auto"/>
        <w:right w:val="none" w:sz="0" w:space="0" w:color="auto"/>
      </w:divBdr>
    </w:div>
    <w:div w:id="1302349259">
      <w:bodyDiv w:val="1"/>
      <w:marLeft w:val="0"/>
      <w:marRight w:val="0"/>
      <w:marTop w:val="0"/>
      <w:marBottom w:val="0"/>
      <w:divBdr>
        <w:top w:val="none" w:sz="0" w:space="0" w:color="auto"/>
        <w:left w:val="none" w:sz="0" w:space="0" w:color="auto"/>
        <w:bottom w:val="none" w:sz="0" w:space="0" w:color="auto"/>
        <w:right w:val="none" w:sz="0" w:space="0" w:color="auto"/>
      </w:divBdr>
    </w:div>
    <w:div w:id="1439182922">
      <w:bodyDiv w:val="1"/>
      <w:marLeft w:val="0"/>
      <w:marRight w:val="0"/>
      <w:marTop w:val="0"/>
      <w:marBottom w:val="0"/>
      <w:divBdr>
        <w:top w:val="none" w:sz="0" w:space="0" w:color="auto"/>
        <w:left w:val="none" w:sz="0" w:space="0" w:color="auto"/>
        <w:bottom w:val="none" w:sz="0" w:space="0" w:color="auto"/>
        <w:right w:val="none" w:sz="0" w:space="0" w:color="auto"/>
      </w:divBdr>
    </w:div>
    <w:div w:id="1448424148">
      <w:bodyDiv w:val="1"/>
      <w:marLeft w:val="0"/>
      <w:marRight w:val="0"/>
      <w:marTop w:val="0"/>
      <w:marBottom w:val="0"/>
      <w:divBdr>
        <w:top w:val="none" w:sz="0" w:space="0" w:color="auto"/>
        <w:left w:val="none" w:sz="0" w:space="0" w:color="auto"/>
        <w:bottom w:val="none" w:sz="0" w:space="0" w:color="auto"/>
        <w:right w:val="none" w:sz="0" w:space="0" w:color="auto"/>
      </w:divBdr>
    </w:div>
    <w:div w:id="1462264454">
      <w:bodyDiv w:val="1"/>
      <w:marLeft w:val="0"/>
      <w:marRight w:val="0"/>
      <w:marTop w:val="0"/>
      <w:marBottom w:val="0"/>
      <w:divBdr>
        <w:top w:val="none" w:sz="0" w:space="0" w:color="auto"/>
        <w:left w:val="none" w:sz="0" w:space="0" w:color="auto"/>
        <w:bottom w:val="none" w:sz="0" w:space="0" w:color="auto"/>
        <w:right w:val="none" w:sz="0" w:space="0" w:color="auto"/>
      </w:divBdr>
    </w:div>
    <w:div w:id="1465809927">
      <w:bodyDiv w:val="1"/>
      <w:marLeft w:val="0"/>
      <w:marRight w:val="0"/>
      <w:marTop w:val="0"/>
      <w:marBottom w:val="0"/>
      <w:divBdr>
        <w:top w:val="none" w:sz="0" w:space="0" w:color="auto"/>
        <w:left w:val="none" w:sz="0" w:space="0" w:color="auto"/>
        <w:bottom w:val="none" w:sz="0" w:space="0" w:color="auto"/>
        <w:right w:val="none" w:sz="0" w:space="0" w:color="auto"/>
      </w:divBdr>
    </w:div>
    <w:div w:id="1480078504">
      <w:bodyDiv w:val="1"/>
      <w:marLeft w:val="0"/>
      <w:marRight w:val="0"/>
      <w:marTop w:val="0"/>
      <w:marBottom w:val="0"/>
      <w:divBdr>
        <w:top w:val="none" w:sz="0" w:space="0" w:color="auto"/>
        <w:left w:val="none" w:sz="0" w:space="0" w:color="auto"/>
        <w:bottom w:val="none" w:sz="0" w:space="0" w:color="auto"/>
        <w:right w:val="none" w:sz="0" w:space="0" w:color="auto"/>
      </w:divBdr>
    </w:div>
    <w:div w:id="1608851162">
      <w:bodyDiv w:val="1"/>
      <w:marLeft w:val="0"/>
      <w:marRight w:val="0"/>
      <w:marTop w:val="0"/>
      <w:marBottom w:val="0"/>
      <w:divBdr>
        <w:top w:val="none" w:sz="0" w:space="0" w:color="auto"/>
        <w:left w:val="none" w:sz="0" w:space="0" w:color="auto"/>
        <w:bottom w:val="none" w:sz="0" w:space="0" w:color="auto"/>
        <w:right w:val="none" w:sz="0" w:space="0" w:color="auto"/>
      </w:divBdr>
    </w:div>
    <w:div w:id="1863204201">
      <w:bodyDiv w:val="1"/>
      <w:marLeft w:val="0"/>
      <w:marRight w:val="0"/>
      <w:marTop w:val="0"/>
      <w:marBottom w:val="0"/>
      <w:divBdr>
        <w:top w:val="none" w:sz="0" w:space="0" w:color="auto"/>
        <w:left w:val="none" w:sz="0" w:space="0" w:color="auto"/>
        <w:bottom w:val="none" w:sz="0" w:space="0" w:color="auto"/>
        <w:right w:val="none" w:sz="0" w:space="0" w:color="auto"/>
      </w:divBdr>
    </w:div>
    <w:div w:id="1892113094">
      <w:bodyDiv w:val="1"/>
      <w:marLeft w:val="0"/>
      <w:marRight w:val="0"/>
      <w:marTop w:val="0"/>
      <w:marBottom w:val="0"/>
      <w:divBdr>
        <w:top w:val="none" w:sz="0" w:space="0" w:color="auto"/>
        <w:left w:val="none" w:sz="0" w:space="0" w:color="auto"/>
        <w:bottom w:val="none" w:sz="0" w:space="0" w:color="auto"/>
        <w:right w:val="none" w:sz="0" w:space="0" w:color="auto"/>
      </w:divBdr>
    </w:div>
    <w:div w:id="1929270706">
      <w:bodyDiv w:val="1"/>
      <w:marLeft w:val="0"/>
      <w:marRight w:val="0"/>
      <w:marTop w:val="0"/>
      <w:marBottom w:val="0"/>
      <w:divBdr>
        <w:top w:val="none" w:sz="0" w:space="0" w:color="auto"/>
        <w:left w:val="none" w:sz="0" w:space="0" w:color="auto"/>
        <w:bottom w:val="none" w:sz="0" w:space="0" w:color="auto"/>
        <w:right w:val="none" w:sz="0" w:space="0" w:color="auto"/>
      </w:divBdr>
    </w:div>
    <w:div w:id="213747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package" Target="embeddings/Microsoft_Visio_Drawing2.vsdx"/><Relationship Id="rId39" Type="http://schemas.openxmlformats.org/officeDocument/2006/relationships/image" Target="media/image13.png"/><Relationship Id="rId21" Type="http://schemas.openxmlformats.org/officeDocument/2006/relationships/package" Target="embeddings/Microsoft_Visio_Drawing.vsdx"/><Relationship Id="rId34" Type="http://schemas.openxmlformats.org/officeDocument/2006/relationships/package" Target="embeddings/Microsoft_Visio_Drawing6.vsdx"/><Relationship Id="rId42" Type="http://schemas.openxmlformats.org/officeDocument/2006/relationships/image" Target="media/image15.emf"/><Relationship Id="rId47" Type="http://schemas.openxmlformats.org/officeDocument/2006/relationships/package" Target="embeddings/Microsoft_Visio_Drawing12.vsdx"/><Relationship Id="rId50" Type="http://schemas.openxmlformats.org/officeDocument/2006/relationships/image" Target="media/image19.png"/><Relationship Id="rId55" Type="http://schemas.openxmlformats.org/officeDocument/2006/relationships/hyperlink" Target="mailto:myname@gmail.com" TargetMode="Externa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Microsoft_Visio_Drawing8.vsdx"/><Relationship Id="rId46" Type="http://schemas.openxmlformats.org/officeDocument/2006/relationships/image" Target="media/image17.emf"/><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emf"/><Relationship Id="rId29" Type="http://schemas.openxmlformats.org/officeDocument/2006/relationships/image" Target="media/image8.emf"/><Relationship Id="rId41" Type="http://schemas.openxmlformats.org/officeDocument/2006/relationships/package" Target="embeddings/Microsoft_Visio_Drawing9.vsdx"/><Relationship Id="rId54" Type="http://schemas.openxmlformats.org/officeDocument/2006/relationships/hyperlink" Target="http://www.bank.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package" Target="embeddings/Microsoft_Visio_Drawing5.vsdx"/><Relationship Id="rId37" Type="http://schemas.openxmlformats.org/officeDocument/2006/relationships/image" Target="media/image12.emf"/><Relationship Id="rId40" Type="http://schemas.openxmlformats.org/officeDocument/2006/relationships/image" Target="media/image14.emf"/><Relationship Id="rId45" Type="http://schemas.openxmlformats.org/officeDocument/2006/relationships/package" Target="embeddings/Microsoft_Visio_Drawing11.vsdx"/><Relationship Id="rId53" Type="http://schemas.openxmlformats.org/officeDocument/2006/relationships/hyperlink" Target="http://www.bank.com/" TargetMode="External"/><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package" Target="embeddings/Microsoft_Visio_Drawing1.vsdx"/><Relationship Id="rId28" Type="http://schemas.openxmlformats.org/officeDocument/2006/relationships/package" Target="embeddings/Microsoft_Visio_Drawing3.vsdx"/><Relationship Id="rId36" Type="http://schemas.openxmlformats.org/officeDocument/2006/relationships/package" Target="embeddings/Microsoft_Visio_Drawing7.vsdx"/><Relationship Id="rId49" Type="http://schemas.openxmlformats.org/officeDocument/2006/relationships/package" Target="embeddings/Microsoft_Visio_Drawing13.vsdx"/><Relationship Id="rId57"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9.emf"/><Relationship Id="rId44" Type="http://schemas.openxmlformats.org/officeDocument/2006/relationships/image" Target="media/image16.emf"/><Relationship Id="rId52" Type="http://schemas.openxmlformats.org/officeDocument/2006/relationships/package" Target="embeddings/Microsoft_Visio_Drawing14.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image" Target="media/image7.emf"/><Relationship Id="rId30" Type="http://schemas.openxmlformats.org/officeDocument/2006/relationships/package" Target="embeddings/Microsoft_Visio_Drawing4.vsdx"/><Relationship Id="rId35" Type="http://schemas.openxmlformats.org/officeDocument/2006/relationships/image" Target="media/image11.emf"/><Relationship Id="rId43" Type="http://schemas.openxmlformats.org/officeDocument/2006/relationships/package" Target="embeddings/Microsoft_Visio_Drawing10.vsdx"/><Relationship Id="rId48" Type="http://schemas.openxmlformats.org/officeDocument/2006/relationships/image" Target="media/image18.emf"/><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0.emf"/><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E1B672E1-CD25-4E7A-8D39-7929358456C5}">
  <ds:schemaRefs>
    <ds:schemaRef ds:uri="http://schemas.openxmlformats.org/officeDocument/2006/bibliography"/>
  </ds:schemaRefs>
</ds:datastoreItem>
</file>

<file path=customXml/itemProps2.xml><?xml version="1.0" encoding="utf-8"?>
<ds:datastoreItem xmlns:ds="http://schemas.openxmlformats.org/officeDocument/2006/customXml" ds:itemID="{D1C2B211-7EA7-4BAA-8176-9699721D6B45}"/>
</file>

<file path=customXml/itemProps3.xml><?xml version="1.0" encoding="utf-8"?>
<ds:datastoreItem xmlns:ds="http://schemas.openxmlformats.org/officeDocument/2006/customXml" ds:itemID="{E893735F-8B84-42E9-883E-A652F40E7BBC}">
  <ds:schemaRefs>
    <ds:schemaRef ds:uri="http://schemas.microsoft.com/sharepoint/v3/contenttype/forms"/>
  </ds:schemaRefs>
</ds:datastoreItem>
</file>

<file path=customXml/itemProps4.xml><?xml version="1.0" encoding="utf-8"?>
<ds:datastoreItem xmlns:ds="http://schemas.openxmlformats.org/officeDocument/2006/customXml" ds:itemID="{031D31EE-6D42-4BAF-B0F7-B655A660700A}">
  <ds:schemaRefs>
    <ds:schemaRef ds:uri="http://schemas.microsoft.com/office/2006/metadata/properties"/>
    <ds:schemaRef ds:uri="http://schemas.microsoft.com/office/infopath/2007/PartnerControls"/>
    <ds:schemaRef ds:uri="http://schemas.microsoft.com/sharepoint/v4"/>
  </ds:schemaRefs>
</ds:datastoreItem>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10126</Words>
  <Characters>57722</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Michael (US)</dc:creator>
  <cp:keywords/>
  <dc:description/>
  <cp:lastModifiedBy>Rotter, Luke (US)</cp:lastModifiedBy>
  <cp:revision>5</cp:revision>
  <cp:lastPrinted>2021-02-26T21:02:00Z</cp:lastPrinted>
  <dcterms:created xsi:type="dcterms:W3CDTF">2021-11-05T18:13:00Z</dcterms:created>
  <dcterms:modified xsi:type="dcterms:W3CDTF">2021-12-13T20:09:00Z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941700</vt:r8>
  </property>
  <property fmtid="{D5CDD505-2E9C-101B-9397-08002B2CF9AE}" pid="4" name="URL">
    <vt:lpwstr/>
  </property>
  <property fmtid="{D5CDD505-2E9C-101B-9397-08002B2CF9AE}" pid="5" name="MediaServiceImageTags">
    <vt:lpwstr/>
  </property>
</Properties>
</file>