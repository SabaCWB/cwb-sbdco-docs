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FEB50" w14:textId="542BC05E" w:rsidR="006B281C" w:rsidRDefault="006B281C" w:rsidP="003553CE">
      <w:pPr>
        <w:pStyle w:val="Heading1"/>
        <w:rPr>
          <w:rFonts w:asciiTheme="minorHAnsi" w:hAnsiTheme="minorHAnsi"/>
          <w:sz w:val="24"/>
          <w:szCs w:val="24"/>
        </w:rPr>
      </w:pPr>
      <w:r w:rsidRPr="00D87B7A">
        <w:rPr>
          <w:rFonts w:asciiTheme="minorHAnsi" w:hAnsiTheme="minorHAnsi"/>
          <w:sz w:val="24"/>
          <w:szCs w:val="24"/>
        </w:rPr>
        <w:t xml:space="preserve">Authentication and Login </w:t>
      </w:r>
    </w:p>
    <w:p w14:paraId="2D7FBCA7" w14:textId="77777777" w:rsidR="007A68C6" w:rsidRPr="007A68C6" w:rsidRDefault="007A68C6" w:rsidP="007A68C6"/>
    <w:p w14:paraId="703AB35A" w14:textId="44E8D7DC" w:rsidR="007B7E3D" w:rsidRPr="00D87B7A" w:rsidRDefault="006B281C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What do I need to </w:t>
      </w:r>
      <w:r w:rsidR="005F7D4A" w:rsidRPr="00D87B7A">
        <w:rPr>
          <w:rFonts w:cstheme="minorHAnsi"/>
          <w:b/>
          <w:sz w:val="24"/>
          <w:szCs w:val="24"/>
        </w:rPr>
        <w:t>log</w:t>
      </w:r>
      <w:r w:rsidRPr="00D87B7A">
        <w:rPr>
          <w:rFonts w:cstheme="minorHAnsi"/>
          <w:b/>
          <w:sz w:val="24"/>
          <w:szCs w:val="24"/>
        </w:rPr>
        <w:t xml:space="preserve"> in</w:t>
      </w:r>
      <w:del w:id="0" w:author="Connie Smart" w:date="2021-06-08T13:37:00Z">
        <w:r w:rsidR="006F048F" w:rsidRPr="00D87B7A" w:rsidDel="00AC0D8B">
          <w:rPr>
            <w:rFonts w:cstheme="minorHAnsi"/>
            <w:b/>
            <w:sz w:val="24"/>
            <w:szCs w:val="24"/>
          </w:rPr>
          <w:delText xml:space="preserve"> </w:delText>
        </w:r>
      </w:del>
      <w:r w:rsidR="006F048F" w:rsidRPr="00D87B7A">
        <w:rPr>
          <w:rFonts w:cstheme="minorHAnsi"/>
          <w:b/>
          <w:sz w:val="24"/>
          <w:szCs w:val="24"/>
        </w:rPr>
        <w:t xml:space="preserve">to </w:t>
      </w:r>
      <w:ins w:id="1" w:author="Connie Smart" w:date="2021-06-08T13:36:00Z">
        <w:r w:rsidR="00AC0D8B">
          <w:rPr>
            <w:rFonts w:cstheme="minorHAnsi"/>
            <w:b/>
            <w:sz w:val="24"/>
            <w:szCs w:val="24"/>
          </w:rPr>
          <w:t>my digital banking</w:t>
        </w:r>
      </w:ins>
      <w:del w:id="2" w:author="Connie Smart" w:date="2021-06-08T13:36:00Z">
        <w:r w:rsidR="006F048F" w:rsidRPr="00D87B7A" w:rsidDel="00AC0D8B">
          <w:rPr>
            <w:rFonts w:cstheme="minorHAnsi"/>
            <w:b/>
            <w:sz w:val="24"/>
            <w:szCs w:val="24"/>
          </w:rPr>
          <w:delText>CWBdigital</w:delText>
        </w:r>
      </w:del>
      <w:r w:rsidRPr="00D87B7A">
        <w:rPr>
          <w:rFonts w:cstheme="minorHAnsi"/>
          <w:b/>
          <w:sz w:val="24"/>
          <w:szCs w:val="24"/>
        </w:rPr>
        <w:t>?</w:t>
      </w:r>
    </w:p>
    <w:p w14:paraId="72687D76" w14:textId="7D445AD4" w:rsidR="006B281C" w:rsidRPr="00D87B7A" w:rsidRDefault="006B281C" w:rsidP="00D62F27">
      <w:pPr>
        <w:pStyle w:val="CommentText"/>
        <w:rPr>
          <w:rFonts w:cstheme="minorHAnsi"/>
          <w:sz w:val="24"/>
          <w:szCs w:val="24"/>
        </w:rPr>
      </w:pPr>
      <w:r w:rsidRPr="00D87B7A">
        <w:rPr>
          <w:rFonts w:cstheme="minorHAnsi"/>
          <w:sz w:val="24"/>
          <w:szCs w:val="24"/>
        </w:rPr>
        <w:t xml:space="preserve">You need a username and password to </w:t>
      </w:r>
      <w:r w:rsidR="005F7D4A" w:rsidRPr="00D87B7A">
        <w:rPr>
          <w:rFonts w:cstheme="minorHAnsi"/>
          <w:sz w:val="24"/>
          <w:szCs w:val="24"/>
        </w:rPr>
        <w:t>log</w:t>
      </w:r>
      <w:r w:rsidRPr="00D87B7A">
        <w:rPr>
          <w:rFonts w:cstheme="minorHAnsi"/>
          <w:sz w:val="24"/>
          <w:szCs w:val="24"/>
        </w:rPr>
        <w:t xml:space="preserve"> in. </w:t>
      </w:r>
      <w:r w:rsidR="002773FE">
        <w:rPr>
          <w:rFonts w:cstheme="minorHAnsi"/>
          <w:sz w:val="24"/>
          <w:szCs w:val="24"/>
        </w:rPr>
        <w:t xml:space="preserve">Your username could </w:t>
      </w:r>
      <w:ins w:id="3" w:author="Connie Smart" w:date="2021-06-08T13:36:00Z">
        <w:r w:rsidR="00AC0D8B">
          <w:rPr>
            <w:rFonts w:cstheme="minorHAnsi"/>
            <w:sz w:val="24"/>
            <w:szCs w:val="24"/>
          </w:rPr>
          <w:t xml:space="preserve">either </w:t>
        </w:r>
      </w:ins>
      <w:r w:rsidR="002773FE">
        <w:rPr>
          <w:rFonts w:cstheme="minorHAnsi"/>
          <w:sz w:val="24"/>
          <w:szCs w:val="24"/>
        </w:rPr>
        <w:t xml:space="preserve">be </w:t>
      </w:r>
      <w:r w:rsidR="00D62F27">
        <w:rPr>
          <w:rFonts w:cstheme="minorHAnsi"/>
          <w:sz w:val="24"/>
          <w:szCs w:val="24"/>
        </w:rPr>
        <w:t xml:space="preserve">your </w:t>
      </w:r>
      <w:r w:rsidRPr="00D87B7A">
        <w:rPr>
          <w:rFonts w:cstheme="minorHAnsi"/>
          <w:sz w:val="24"/>
          <w:szCs w:val="24"/>
        </w:rPr>
        <w:t xml:space="preserve">8-digit </w:t>
      </w:r>
      <w:del w:id="4" w:author="Connie Smart" w:date="2021-06-08T13:37:00Z">
        <w:r w:rsidRPr="00D87B7A" w:rsidDel="00AC0D8B">
          <w:rPr>
            <w:rFonts w:cstheme="minorHAnsi"/>
            <w:sz w:val="24"/>
            <w:szCs w:val="24"/>
          </w:rPr>
          <w:delText>P</w:delText>
        </w:r>
      </w:del>
      <w:del w:id="5" w:author="Connie Smart" w:date="2021-06-08T13:39:00Z">
        <w:r w:rsidRPr="00D87B7A" w:rsidDel="00AC0D8B">
          <w:rPr>
            <w:rFonts w:cstheme="minorHAnsi"/>
            <w:sz w:val="24"/>
            <w:szCs w:val="24"/>
          </w:rPr>
          <w:delText>A</w:delText>
        </w:r>
      </w:del>
      <w:del w:id="6" w:author="Connie Smart" w:date="2021-06-08T13:37:00Z">
        <w:r w:rsidRPr="00D87B7A" w:rsidDel="00AC0D8B">
          <w:rPr>
            <w:rFonts w:cstheme="minorHAnsi"/>
            <w:sz w:val="24"/>
            <w:szCs w:val="24"/>
          </w:rPr>
          <w:delText>N</w:delText>
        </w:r>
      </w:del>
      <w:ins w:id="7" w:author="Connie Smart" w:date="2021-06-08T13:37:00Z">
        <w:r w:rsidR="00AC0D8B">
          <w:rPr>
            <w:rFonts w:cstheme="minorHAnsi"/>
            <w:sz w:val="24"/>
            <w:szCs w:val="24"/>
          </w:rPr>
          <w:t xml:space="preserve">PAN or </w:t>
        </w:r>
      </w:ins>
      <w:del w:id="8" w:author="Connie Smart" w:date="2021-06-08T13:37:00Z">
        <w:r w:rsidR="00D62F27" w:rsidDel="00AC0D8B">
          <w:rPr>
            <w:rFonts w:cstheme="minorHAnsi"/>
            <w:sz w:val="24"/>
            <w:szCs w:val="24"/>
          </w:rPr>
          <w:delText>.</w:delText>
        </w:r>
        <w:r w:rsidR="002773FE" w:rsidDel="00AC0D8B">
          <w:rPr>
            <w:rFonts w:cstheme="minorHAnsi"/>
            <w:sz w:val="24"/>
            <w:szCs w:val="24"/>
          </w:rPr>
          <w:delText xml:space="preserve"> </w:delText>
        </w:r>
        <w:r w:rsidR="00D62F27" w:rsidDel="00AC0D8B">
          <w:rPr>
            <w:rFonts w:cstheme="minorHAnsi"/>
            <w:sz w:val="24"/>
            <w:szCs w:val="24"/>
          </w:rPr>
          <w:delText xml:space="preserve">You also have option of </w:delText>
        </w:r>
      </w:del>
      <w:r w:rsidR="00D62F27">
        <w:rPr>
          <w:rFonts w:cstheme="minorHAnsi"/>
          <w:sz w:val="24"/>
          <w:szCs w:val="24"/>
        </w:rPr>
        <w:t>a preferred name</w:t>
      </w:r>
      <w:r w:rsidR="002773FE">
        <w:rPr>
          <w:rFonts w:cstheme="minorHAnsi"/>
          <w:sz w:val="24"/>
          <w:szCs w:val="24"/>
        </w:rPr>
        <w:t xml:space="preserve"> of your choice</w:t>
      </w:r>
      <w:r w:rsidR="00D62F27">
        <w:rPr>
          <w:rFonts w:cstheme="minorHAnsi"/>
          <w:sz w:val="24"/>
          <w:szCs w:val="24"/>
        </w:rPr>
        <w:t>.</w:t>
      </w:r>
    </w:p>
    <w:p w14:paraId="044AC841" w14:textId="77777777" w:rsidR="003C6DC1" w:rsidRDefault="003C6DC1" w:rsidP="003553CE">
      <w:pPr>
        <w:rPr>
          <w:rFonts w:cstheme="minorHAnsi"/>
          <w:b/>
          <w:sz w:val="24"/>
          <w:szCs w:val="24"/>
        </w:rPr>
      </w:pPr>
    </w:p>
    <w:p w14:paraId="1E2F2764" w14:textId="5C3BFC4C" w:rsidR="005F7D4A" w:rsidRPr="00D87B7A" w:rsidRDefault="005F7D4A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Can I </w:t>
      </w:r>
      <w:r w:rsidR="00AD24E3" w:rsidRPr="00D87B7A">
        <w:rPr>
          <w:rFonts w:cstheme="minorHAnsi"/>
          <w:b/>
          <w:sz w:val="24"/>
          <w:szCs w:val="24"/>
        </w:rPr>
        <w:t>change to a</w:t>
      </w:r>
      <w:r w:rsidRPr="00D87B7A">
        <w:rPr>
          <w:rFonts w:cstheme="minorHAnsi"/>
          <w:b/>
          <w:sz w:val="24"/>
          <w:szCs w:val="24"/>
        </w:rPr>
        <w:t xml:space="preserve"> </w:t>
      </w:r>
      <w:r w:rsidR="00AD24E3" w:rsidRPr="00D87B7A">
        <w:rPr>
          <w:rFonts w:cstheme="minorHAnsi"/>
          <w:b/>
          <w:sz w:val="24"/>
          <w:szCs w:val="24"/>
        </w:rPr>
        <w:t>different log</w:t>
      </w:r>
      <w:del w:id="9" w:author="Connie Smart" w:date="2021-06-08T13:39:00Z">
        <w:r w:rsidR="00AD24E3" w:rsidRPr="00D87B7A" w:rsidDel="00AC0D8B">
          <w:rPr>
            <w:rFonts w:cstheme="minorHAnsi"/>
            <w:b/>
            <w:sz w:val="24"/>
            <w:szCs w:val="24"/>
          </w:rPr>
          <w:delText xml:space="preserve"> </w:delText>
        </w:r>
      </w:del>
      <w:r w:rsidR="00AC3309" w:rsidRPr="00D87B7A">
        <w:rPr>
          <w:rFonts w:cstheme="minorHAnsi"/>
          <w:b/>
          <w:sz w:val="24"/>
          <w:szCs w:val="24"/>
        </w:rPr>
        <w:t>in method</w:t>
      </w:r>
      <w:r w:rsidRPr="00D87B7A">
        <w:rPr>
          <w:rFonts w:cstheme="minorHAnsi"/>
          <w:b/>
          <w:sz w:val="24"/>
          <w:szCs w:val="24"/>
        </w:rPr>
        <w:t>?</w:t>
      </w:r>
    </w:p>
    <w:p w14:paraId="7FE27082" w14:textId="18BE8C1E" w:rsidR="00F72300" w:rsidRPr="00D87B7A" w:rsidRDefault="005F7D4A" w:rsidP="003553CE">
      <w:pPr>
        <w:rPr>
          <w:rFonts w:cstheme="minorHAnsi"/>
          <w:bCs/>
          <w:sz w:val="24"/>
          <w:szCs w:val="24"/>
        </w:rPr>
      </w:pPr>
      <w:r w:rsidRPr="00D87B7A">
        <w:rPr>
          <w:rFonts w:cstheme="minorHAnsi"/>
          <w:bCs/>
          <w:sz w:val="24"/>
          <w:szCs w:val="24"/>
        </w:rPr>
        <w:t>Yes,</w:t>
      </w:r>
      <w:r w:rsidR="00AD24E3" w:rsidRPr="00D87B7A">
        <w:rPr>
          <w:rFonts w:cstheme="minorHAnsi"/>
          <w:bCs/>
          <w:sz w:val="24"/>
          <w:szCs w:val="24"/>
        </w:rPr>
        <w:t xml:space="preserve"> </w:t>
      </w:r>
      <w:del w:id="10" w:author="Connie Smart" w:date="2021-06-08T13:42:00Z">
        <w:r w:rsidRPr="00D87B7A" w:rsidDel="00AC0D8B">
          <w:rPr>
            <w:rFonts w:cstheme="minorHAnsi"/>
            <w:bCs/>
            <w:sz w:val="24"/>
            <w:szCs w:val="24"/>
          </w:rPr>
          <w:delText xml:space="preserve">you </w:delText>
        </w:r>
      </w:del>
      <w:r w:rsidRPr="00D87B7A">
        <w:rPr>
          <w:rFonts w:cstheme="minorHAnsi"/>
          <w:bCs/>
          <w:sz w:val="24"/>
          <w:szCs w:val="24"/>
        </w:rPr>
        <w:t>can choose</w:t>
      </w:r>
      <w:ins w:id="11" w:author="Connie Smart" w:date="2021-06-08T13:40:00Z">
        <w:r w:rsidR="00AC0D8B">
          <w:rPr>
            <w:rFonts w:cstheme="minorHAnsi"/>
            <w:bCs/>
            <w:sz w:val="24"/>
            <w:szCs w:val="24"/>
          </w:rPr>
          <w:t xml:space="preserve"> your</w:t>
        </w:r>
      </w:ins>
      <w:del w:id="12" w:author="Connie Smart" w:date="2021-06-08T13:40:00Z">
        <w:r w:rsidRPr="00D87B7A" w:rsidDel="00AC0D8B">
          <w:rPr>
            <w:rFonts w:cstheme="minorHAnsi"/>
            <w:bCs/>
            <w:sz w:val="24"/>
            <w:szCs w:val="24"/>
          </w:rPr>
          <w:delText xml:space="preserve"> a</w:delText>
        </w:r>
      </w:del>
      <w:r w:rsidRPr="00D87B7A">
        <w:rPr>
          <w:rFonts w:cstheme="minorHAnsi"/>
          <w:bCs/>
          <w:sz w:val="24"/>
          <w:szCs w:val="24"/>
        </w:rPr>
        <w:t xml:space="preserve"> preferred</w:t>
      </w:r>
      <w:ins w:id="13" w:author="Connie Smart" w:date="2021-06-08T13:40:00Z">
        <w:r w:rsidR="00AC0D8B">
          <w:rPr>
            <w:rFonts w:cstheme="minorHAnsi"/>
            <w:bCs/>
            <w:sz w:val="24"/>
            <w:szCs w:val="24"/>
          </w:rPr>
          <w:t xml:space="preserve"> way to login</w:t>
        </w:r>
      </w:ins>
      <w:ins w:id="14" w:author="Connie Smart" w:date="2021-06-08T13:42:00Z">
        <w:r w:rsidR="00AC0D8B">
          <w:rPr>
            <w:rFonts w:cstheme="minorHAnsi"/>
            <w:bCs/>
            <w:sz w:val="24"/>
            <w:szCs w:val="24"/>
          </w:rPr>
          <w:t xml:space="preserve"> from the available methods.</w:t>
        </w:r>
      </w:ins>
      <w:del w:id="15" w:author="Connie Smart" w:date="2021-06-08T13:40:00Z">
        <w:r w:rsidRPr="00D87B7A" w:rsidDel="00AC0D8B">
          <w:rPr>
            <w:rFonts w:cstheme="minorHAnsi"/>
            <w:bCs/>
            <w:sz w:val="24"/>
            <w:szCs w:val="24"/>
          </w:rPr>
          <w:delText xml:space="preserve"> </w:delText>
        </w:r>
        <w:r w:rsidR="00AD24E3" w:rsidRPr="00D87B7A" w:rsidDel="00AC0D8B">
          <w:rPr>
            <w:rFonts w:cstheme="minorHAnsi"/>
            <w:bCs/>
            <w:sz w:val="24"/>
            <w:szCs w:val="24"/>
          </w:rPr>
          <w:delText xml:space="preserve">log in </w:delText>
        </w:r>
        <w:r w:rsidRPr="00D87B7A" w:rsidDel="00AC0D8B">
          <w:rPr>
            <w:rFonts w:cstheme="minorHAnsi"/>
            <w:bCs/>
            <w:sz w:val="24"/>
            <w:szCs w:val="24"/>
          </w:rPr>
          <w:delText>method</w:delText>
        </w:r>
        <w:r w:rsidR="00AD24E3" w:rsidRPr="00D87B7A" w:rsidDel="00AC0D8B">
          <w:rPr>
            <w:rFonts w:cstheme="minorHAnsi"/>
            <w:bCs/>
            <w:sz w:val="24"/>
            <w:szCs w:val="24"/>
          </w:rPr>
          <w:delText>. F</w:delText>
        </w:r>
      </w:del>
      <w:del w:id="16" w:author="Connie Smart" w:date="2021-06-08T13:42:00Z">
        <w:r w:rsidR="00AD24E3" w:rsidRPr="00D87B7A" w:rsidDel="00AC0D8B">
          <w:rPr>
            <w:rFonts w:cstheme="minorHAnsi"/>
            <w:bCs/>
            <w:sz w:val="24"/>
            <w:szCs w:val="24"/>
          </w:rPr>
          <w:delText>ace ID</w:delText>
        </w:r>
      </w:del>
      <w:del w:id="17" w:author="Connie Smart" w:date="2021-06-08T13:40:00Z">
        <w:r w:rsidR="00AD24E3" w:rsidRPr="00D87B7A" w:rsidDel="00AC0D8B">
          <w:rPr>
            <w:rFonts w:cstheme="minorHAnsi"/>
            <w:bCs/>
            <w:sz w:val="24"/>
            <w:szCs w:val="24"/>
          </w:rPr>
          <w:delText xml:space="preserve">, </w:delText>
        </w:r>
      </w:del>
      <w:del w:id="18" w:author="Connie Smart" w:date="2021-06-08T13:42:00Z">
        <w:r w:rsidR="00AD24E3" w:rsidRPr="00D87B7A" w:rsidDel="00AC0D8B">
          <w:rPr>
            <w:rFonts w:cstheme="minorHAnsi"/>
            <w:bCs/>
            <w:sz w:val="24"/>
            <w:szCs w:val="24"/>
          </w:rPr>
          <w:delText>Touch ID</w:delText>
        </w:r>
      </w:del>
      <w:r w:rsidR="00AD24E3" w:rsidRPr="00D87B7A">
        <w:rPr>
          <w:rFonts w:cstheme="minorHAnsi"/>
          <w:bCs/>
          <w:sz w:val="24"/>
          <w:szCs w:val="24"/>
        </w:rPr>
        <w:t xml:space="preserve"> </w:t>
      </w:r>
      <w:del w:id="19" w:author="Connie Smart" w:date="2021-06-08T13:40:00Z">
        <w:r w:rsidR="00AD24E3" w:rsidRPr="00D87B7A" w:rsidDel="00AC0D8B">
          <w:rPr>
            <w:rFonts w:cstheme="minorHAnsi"/>
            <w:bCs/>
            <w:sz w:val="24"/>
            <w:szCs w:val="24"/>
          </w:rPr>
          <w:delText xml:space="preserve">are other options available for login. </w:delText>
        </w:r>
      </w:del>
      <w:r w:rsidR="00AD24E3" w:rsidRPr="00D87B7A">
        <w:rPr>
          <w:rFonts w:cstheme="minorHAnsi"/>
          <w:bCs/>
          <w:sz w:val="24"/>
          <w:szCs w:val="24"/>
        </w:rPr>
        <w:t xml:space="preserve">To set </w:t>
      </w:r>
      <w:del w:id="20" w:author="Connie Smart" w:date="2021-06-08T13:41:00Z">
        <w:r w:rsidR="00AD24E3" w:rsidRPr="00D87B7A" w:rsidDel="00AC0D8B">
          <w:rPr>
            <w:rFonts w:cstheme="minorHAnsi"/>
            <w:bCs/>
            <w:sz w:val="24"/>
            <w:szCs w:val="24"/>
          </w:rPr>
          <w:delText xml:space="preserve">as </w:delText>
        </w:r>
      </w:del>
      <w:r w:rsidR="00AD24E3" w:rsidRPr="00D87B7A">
        <w:rPr>
          <w:rFonts w:cstheme="minorHAnsi"/>
          <w:bCs/>
          <w:sz w:val="24"/>
          <w:szCs w:val="24"/>
        </w:rPr>
        <w:t>your default log</w:t>
      </w:r>
      <w:del w:id="21" w:author="Connie Smart" w:date="2021-06-08T13:41:00Z">
        <w:r w:rsidR="00AD24E3" w:rsidRPr="00D87B7A" w:rsidDel="00AC0D8B">
          <w:rPr>
            <w:rFonts w:cstheme="minorHAnsi"/>
            <w:bCs/>
            <w:sz w:val="24"/>
            <w:szCs w:val="24"/>
          </w:rPr>
          <w:delText xml:space="preserve"> </w:delText>
        </w:r>
      </w:del>
      <w:r w:rsidR="00AD24E3" w:rsidRPr="00D87B7A">
        <w:rPr>
          <w:rFonts w:cstheme="minorHAnsi"/>
          <w:bCs/>
          <w:sz w:val="24"/>
          <w:szCs w:val="24"/>
        </w:rPr>
        <w:t>in method</w:t>
      </w:r>
      <w:ins w:id="22" w:author="Connie Smart" w:date="2021-06-08T13:42:00Z">
        <w:r w:rsidR="00AC0D8B">
          <w:rPr>
            <w:rFonts w:cstheme="minorHAnsi"/>
            <w:bCs/>
            <w:sz w:val="24"/>
            <w:szCs w:val="24"/>
          </w:rPr>
          <w:t>,</w:t>
        </w:r>
      </w:ins>
      <w:r w:rsidR="00AD24E3" w:rsidRPr="00D87B7A">
        <w:rPr>
          <w:rFonts w:cstheme="minorHAnsi"/>
          <w:bCs/>
          <w:sz w:val="24"/>
          <w:szCs w:val="24"/>
        </w:rPr>
        <w:t xml:space="preserve"> go to Menu &gt; Settings.</w:t>
      </w:r>
      <w:r w:rsidR="00F72300" w:rsidRPr="00D87B7A">
        <w:rPr>
          <w:rFonts w:cstheme="minorHAnsi"/>
          <w:bCs/>
          <w:sz w:val="24"/>
          <w:szCs w:val="24"/>
        </w:rPr>
        <w:t xml:space="preserve"> </w:t>
      </w:r>
    </w:p>
    <w:p w14:paraId="12AD00EB" w14:textId="77777777" w:rsidR="003C6DC1" w:rsidRDefault="003C6DC1" w:rsidP="003553CE">
      <w:pPr>
        <w:rPr>
          <w:rFonts w:cstheme="minorHAnsi"/>
          <w:b/>
          <w:sz w:val="24"/>
          <w:szCs w:val="24"/>
        </w:rPr>
      </w:pPr>
    </w:p>
    <w:p w14:paraId="52BCFE57" w14:textId="43F11485" w:rsidR="00F72300" w:rsidRPr="00D87B7A" w:rsidRDefault="00F72300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>Q: Can I use the Face ID and Touch ID on any device?</w:t>
      </w:r>
    </w:p>
    <w:p w14:paraId="37763C1A" w14:textId="72126B84" w:rsidR="00F72300" w:rsidRPr="00D87B7A" w:rsidRDefault="00F72300" w:rsidP="003553CE">
      <w:pPr>
        <w:rPr>
          <w:rFonts w:cstheme="minorHAnsi"/>
          <w:bCs/>
          <w:sz w:val="24"/>
          <w:szCs w:val="24"/>
        </w:rPr>
      </w:pPr>
      <w:del w:id="23" w:author="Connie Smart" w:date="2021-06-08T13:43:00Z">
        <w:r w:rsidRPr="00D87B7A" w:rsidDel="00AC0D8B">
          <w:rPr>
            <w:rFonts w:cstheme="minorHAnsi"/>
            <w:bCs/>
            <w:sz w:val="24"/>
            <w:szCs w:val="24"/>
          </w:rPr>
          <w:delText>This feature is</w:delText>
        </w:r>
      </w:del>
      <w:ins w:id="24" w:author="Connie Smart" w:date="2021-06-08T13:43:00Z">
        <w:r w:rsidR="00AC0D8B">
          <w:rPr>
            <w:rFonts w:cstheme="minorHAnsi"/>
            <w:bCs/>
            <w:sz w:val="24"/>
            <w:szCs w:val="24"/>
          </w:rPr>
          <w:t>No, Face ID and Touch ID are</w:t>
        </w:r>
      </w:ins>
      <w:r w:rsidRPr="00D87B7A">
        <w:rPr>
          <w:rFonts w:cstheme="minorHAnsi"/>
          <w:bCs/>
          <w:sz w:val="24"/>
          <w:szCs w:val="24"/>
        </w:rPr>
        <w:t xml:space="preserve"> only available on devices that support this feature</w:t>
      </w:r>
      <w:r w:rsidR="002863B5" w:rsidRPr="00D87B7A">
        <w:rPr>
          <w:rFonts w:cstheme="minorHAnsi"/>
          <w:bCs/>
          <w:sz w:val="24"/>
          <w:szCs w:val="24"/>
        </w:rPr>
        <w:t xml:space="preserve">. </w:t>
      </w:r>
    </w:p>
    <w:p w14:paraId="7E4294AD" w14:textId="77777777" w:rsidR="003C6DC1" w:rsidRDefault="003C6DC1" w:rsidP="003553CE">
      <w:pPr>
        <w:rPr>
          <w:rFonts w:cstheme="minorHAnsi"/>
          <w:b/>
          <w:sz w:val="24"/>
          <w:szCs w:val="24"/>
        </w:rPr>
      </w:pPr>
    </w:p>
    <w:p w14:paraId="2346BBD7" w14:textId="1208FF9B" w:rsidR="006B281C" w:rsidRPr="00D87B7A" w:rsidRDefault="006B281C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</w:t>
      </w:r>
      <w:r w:rsidR="00264391" w:rsidRPr="00D87B7A">
        <w:rPr>
          <w:rFonts w:cstheme="minorHAnsi"/>
          <w:b/>
          <w:sz w:val="24"/>
          <w:szCs w:val="24"/>
        </w:rPr>
        <w:t>W</w:t>
      </w:r>
      <w:r w:rsidRPr="00D87B7A">
        <w:rPr>
          <w:rFonts w:cstheme="minorHAnsi"/>
          <w:b/>
          <w:sz w:val="24"/>
          <w:szCs w:val="24"/>
        </w:rPr>
        <w:t xml:space="preserve">hat is the function of Remember </w:t>
      </w:r>
      <w:r w:rsidR="00264391" w:rsidRPr="00D87B7A">
        <w:rPr>
          <w:rFonts w:cstheme="minorHAnsi"/>
          <w:b/>
          <w:sz w:val="24"/>
          <w:szCs w:val="24"/>
        </w:rPr>
        <w:t>M</w:t>
      </w:r>
      <w:r w:rsidRPr="00D87B7A">
        <w:rPr>
          <w:rFonts w:cstheme="minorHAnsi"/>
          <w:b/>
          <w:sz w:val="24"/>
          <w:szCs w:val="24"/>
        </w:rPr>
        <w:t>e?</w:t>
      </w:r>
    </w:p>
    <w:p w14:paraId="37EED459" w14:textId="3082B10D" w:rsidR="00264391" w:rsidRPr="00D87B7A" w:rsidRDefault="00763183" w:rsidP="003553CE">
      <w:pPr>
        <w:rPr>
          <w:rFonts w:eastAsia="Times New Roman" w:cstheme="minorHAnsi"/>
          <w:sz w:val="24"/>
          <w:szCs w:val="24"/>
          <w:lang w:eastAsia="en-CA"/>
        </w:rPr>
      </w:pPr>
      <w:ins w:id="25" w:author="Connie Smart" w:date="2021-06-08T13:45:00Z">
        <w:r>
          <w:rPr>
            <w:rFonts w:eastAsia="Times New Roman" w:cstheme="minorHAnsi"/>
            <w:sz w:val="24"/>
            <w:szCs w:val="24"/>
            <w:lang w:eastAsia="en-CA"/>
          </w:rPr>
          <w:t>This</w:t>
        </w:r>
      </w:ins>
      <w:ins w:id="26" w:author="Connie Smart" w:date="2021-06-08T13:44:00Z">
        <w:r w:rsidR="00463B91">
          <w:rPr>
            <w:rFonts w:eastAsia="Times New Roman" w:cstheme="minorHAnsi"/>
            <w:sz w:val="24"/>
            <w:szCs w:val="24"/>
            <w:lang w:eastAsia="en-CA"/>
          </w:rPr>
          <w:t xml:space="preserve"> </w:t>
        </w:r>
      </w:ins>
      <w:ins w:id="27" w:author="Connie Smart" w:date="2021-06-08T13:45:00Z">
        <w:r>
          <w:rPr>
            <w:rFonts w:eastAsia="Times New Roman" w:cstheme="minorHAnsi"/>
            <w:sz w:val="24"/>
            <w:szCs w:val="24"/>
            <w:lang w:eastAsia="en-CA"/>
          </w:rPr>
          <w:t xml:space="preserve">feature remembers </w:t>
        </w:r>
      </w:ins>
      <w:del w:id="28" w:author="Connie Smart" w:date="2021-06-08T13:44:00Z">
        <w:r w:rsidR="00264391" w:rsidRPr="00D87B7A" w:rsidDel="00463B91">
          <w:rPr>
            <w:rFonts w:eastAsia="Times New Roman" w:cstheme="minorHAnsi"/>
            <w:sz w:val="24"/>
            <w:szCs w:val="24"/>
            <w:lang w:eastAsia="en-CA"/>
          </w:rPr>
          <w:delText>It enables</w:delText>
        </w:r>
      </w:del>
      <w:del w:id="29" w:author="Connie Smart" w:date="2021-06-08T13:43:00Z">
        <w:r w:rsidR="00264391" w:rsidRPr="00D87B7A" w:rsidDel="00463B91">
          <w:rPr>
            <w:rFonts w:eastAsia="Times New Roman" w:cstheme="minorHAnsi"/>
            <w:sz w:val="24"/>
            <w:szCs w:val="24"/>
            <w:lang w:eastAsia="en-CA"/>
          </w:rPr>
          <w:delText xml:space="preserve"> </w:delText>
        </w:r>
        <w:r w:rsidR="00C7210C" w:rsidRPr="00D87B7A" w:rsidDel="00463B91">
          <w:rPr>
            <w:rFonts w:eastAsia="Times New Roman" w:cstheme="minorHAnsi"/>
            <w:sz w:val="24"/>
            <w:szCs w:val="24"/>
            <w:lang w:eastAsia="en-CA"/>
          </w:rPr>
          <w:delText>CWBdigital</w:delText>
        </w:r>
      </w:del>
      <w:del w:id="30" w:author="Connie Smart" w:date="2021-06-08T13:44:00Z">
        <w:r w:rsidR="00C7210C" w:rsidRPr="00D87B7A" w:rsidDel="00463B91">
          <w:rPr>
            <w:rFonts w:eastAsia="Times New Roman" w:cstheme="minorHAnsi"/>
            <w:sz w:val="24"/>
            <w:szCs w:val="24"/>
            <w:lang w:eastAsia="en-CA"/>
          </w:rPr>
          <w:delText xml:space="preserve"> to memorize </w:delText>
        </w:r>
      </w:del>
      <w:r w:rsidR="00C7210C" w:rsidRPr="00D87B7A">
        <w:rPr>
          <w:rFonts w:eastAsia="Times New Roman" w:cstheme="minorHAnsi"/>
          <w:sz w:val="24"/>
          <w:szCs w:val="24"/>
          <w:lang w:eastAsia="en-CA"/>
        </w:rPr>
        <w:t xml:space="preserve">your username </w:t>
      </w:r>
      <w:r w:rsidR="00264391" w:rsidRPr="00D87B7A">
        <w:rPr>
          <w:rFonts w:eastAsia="Times New Roman" w:cstheme="minorHAnsi"/>
          <w:sz w:val="24"/>
          <w:szCs w:val="24"/>
          <w:lang w:eastAsia="en-CA"/>
        </w:rPr>
        <w:t>and display</w:t>
      </w:r>
      <w:ins w:id="31" w:author="Connie Smart" w:date="2021-06-08T13:44:00Z">
        <w:r w:rsidR="00463B91">
          <w:rPr>
            <w:rFonts w:eastAsia="Times New Roman" w:cstheme="minorHAnsi"/>
            <w:sz w:val="24"/>
            <w:szCs w:val="24"/>
            <w:lang w:eastAsia="en-CA"/>
          </w:rPr>
          <w:t>s it each time you login</w:t>
        </w:r>
      </w:ins>
      <w:ins w:id="32" w:author="Connie Smart" w:date="2021-06-08T13:45:00Z">
        <w:r>
          <w:rPr>
            <w:rFonts w:eastAsia="Times New Roman" w:cstheme="minorHAnsi"/>
            <w:sz w:val="24"/>
            <w:szCs w:val="24"/>
            <w:lang w:eastAsia="en-CA"/>
          </w:rPr>
          <w:t xml:space="preserve"> </w:t>
        </w:r>
      </w:ins>
      <w:ins w:id="33" w:author="Connie Smart" w:date="2021-06-08T13:44:00Z">
        <w:r w:rsidR="00463B91">
          <w:rPr>
            <w:rFonts w:eastAsia="Times New Roman" w:cstheme="minorHAnsi"/>
            <w:sz w:val="24"/>
            <w:szCs w:val="24"/>
            <w:lang w:eastAsia="en-CA"/>
          </w:rPr>
          <w:t xml:space="preserve">from the same </w:t>
        </w:r>
        <w:commentRangeStart w:id="34"/>
        <w:r w:rsidR="00463B91">
          <w:rPr>
            <w:rFonts w:eastAsia="Times New Roman" w:cstheme="minorHAnsi"/>
            <w:sz w:val="24"/>
            <w:szCs w:val="24"/>
            <w:lang w:eastAsia="en-CA"/>
          </w:rPr>
          <w:t>device</w:t>
        </w:r>
        <w:commentRangeEnd w:id="34"/>
        <w:r>
          <w:rPr>
            <w:rStyle w:val="CommentReference"/>
          </w:rPr>
          <w:commentReference w:id="34"/>
        </w:r>
        <w:r w:rsidR="00463B91">
          <w:rPr>
            <w:rFonts w:eastAsia="Times New Roman" w:cstheme="minorHAnsi"/>
            <w:sz w:val="24"/>
            <w:szCs w:val="24"/>
            <w:lang w:eastAsia="en-CA"/>
          </w:rPr>
          <w:t xml:space="preserve">. </w:t>
        </w:r>
      </w:ins>
      <w:r w:rsidR="00264391"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  <w:del w:id="35" w:author="Connie Smart" w:date="2021-06-08T13:44:00Z">
        <w:r w:rsidR="00264391" w:rsidRPr="00D87B7A" w:rsidDel="00463B91">
          <w:rPr>
            <w:rFonts w:eastAsia="Times New Roman" w:cstheme="minorHAnsi"/>
            <w:sz w:val="24"/>
            <w:szCs w:val="24"/>
            <w:lang w:eastAsia="en-CA"/>
          </w:rPr>
          <w:delText xml:space="preserve">it during subsequent logins </w:delText>
        </w:r>
        <w:r w:rsidR="007B7E3D" w:rsidRPr="00D87B7A" w:rsidDel="00463B91">
          <w:rPr>
            <w:rFonts w:eastAsia="Times New Roman" w:cstheme="minorHAnsi"/>
            <w:sz w:val="24"/>
            <w:szCs w:val="24"/>
            <w:lang w:eastAsia="en-CA"/>
          </w:rPr>
          <w:delText xml:space="preserve">on the </w:delText>
        </w:r>
        <w:r w:rsidR="00264391" w:rsidRPr="00D87B7A" w:rsidDel="00463B91">
          <w:rPr>
            <w:rFonts w:eastAsia="Times New Roman" w:cstheme="minorHAnsi"/>
            <w:sz w:val="24"/>
            <w:szCs w:val="24"/>
            <w:lang w:eastAsia="en-CA"/>
          </w:rPr>
          <w:delText>same device</w:delText>
        </w:r>
        <w:r w:rsidR="00C7210C" w:rsidRPr="00D87B7A" w:rsidDel="00463B91">
          <w:rPr>
            <w:rFonts w:eastAsia="Times New Roman" w:cstheme="minorHAnsi"/>
            <w:sz w:val="24"/>
            <w:szCs w:val="24"/>
            <w:lang w:eastAsia="en-CA"/>
          </w:rPr>
          <w:delText>.</w:delText>
        </w:r>
      </w:del>
    </w:p>
    <w:p w14:paraId="76412227" w14:textId="77777777" w:rsidR="003C6DC1" w:rsidRDefault="003C6DC1" w:rsidP="003553CE">
      <w:pPr>
        <w:rPr>
          <w:rFonts w:cstheme="minorHAnsi"/>
          <w:b/>
          <w:sz w:val="24"/>
          <w:szCs w:val="24"/>
        </w:rPr>
      </w:pPr>
    </w:p>
    <w:p w14:paraId="3090461E" w14:textId="5B4EB9F7" w:rsidR="00264391" w:rsidRPr="00D87B7A" w:rsidRDefault="002863B5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>Q: Why do I need to register my device?</w:t>
      </w:r>
    </w:p>
    <w:p w14:paraId="0DBC018F" w14:textId="5EE61E79" w:rsidR="004E63E5" w:rsidRPr="00D87B7A" w:rsidRDefault="00C7210C" w:rsidP="004E63E5">
      <w:pPr>
        <w:rPr>
          <w:moveTo w:id="36" w:author="Connie Smart" w:date="2021-06-08T13:49:00Z"/>
          <w:rFonts w:cstheme="minorHAnsi"/>
          <w:b/>
          <w:sz w:val="24"/>
          <w:szCs w:val="24"/>
        </w:rPr>
      </w:pPr>
      <w:r w:rsidRPr="00D87B7A">
        <w:rPr>
          <w:rFonts w:cstheme="minorHAnsi"/>
          <w:color w:val="202124"/>
          <w:sz w:val="24"/>
          <w:szCs w:val="24"/>
          <w:shd w:val="clear" w:color="auto" w:fill="FFFFFF"/>
        </w:rPr>
        <w:t>Device registration </w:t>
      </w:r>
      <w:ins w:id="37" w:author="Connie Smart" w:date="2021-06-08T13:47:00Z">
        <w:r w:rsidR="00261EDD">
          <w:rPr>
            <w:rFonts w:cstheme="minorHAnsi"/>
            <w:color w:val="202124"/>
            <w:sz w:val="24"/>
            <w:szCs w:val="24"/>
            <w:shd w:val="clear" w:color="auto" w:fill="FFFFFF"/>
          </w:rPr>
          <w:t xml:space="preserve">identifies </w:t>
        </w:r>
      </w:ins>
      <w:del w:id="38" w:author="Connie Smart" w:date="2021-06-08T13:47:00Z">
        <w:r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allows you to </w:delText>
        </w:r>
      </w:del>
      <w:del w:id="39" w:author="Connie Smart" w:date="2021-06-08T13:46:00Z">
        <w:r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>flag</w:delText>
        </w:r>
      </w:del>
      <w:del w:id="40" w:author="Connie Smart" w:date="2021-06-08T13:47:00Z">
        <w:r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 </w:delText>
        </w:r>
      </w:del>
      <w:ins w:id="41" w:author="Connie Smart" w:date="2021-06-08T13:46:00Z">
        <w:r w:rsidR="00261EDD">
          <w:rPr>
            <w:rFonts w:cstheme="minorHAnsi"/>
            <w:color w:val="202124"/>
            <w:sz w:val="24"/>
            <w:szCs w:val="24"/>
            <w:shd w:val="clear" w:color="auto" w:fill="FFFFFF"/>
          </w:rPr>
          <w:t xml:space="preserve">the </w:t>
        </w:r>
      </w:ins>
      <w:del w:id="42" w:author="Connie Smart" w:date="2021-06-08T13:46:00Z">
        <w:r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the </w:delText>
        </w:r>
      </w:del>
      <w:r w:rsidRPr="00D87B7A">
        <w:rPr>
          <w:rFonts w:cstheme="minorHAnsi"/>
          <w:color w:val="202124"/>
          <w:sz w:val="24"/>
          <w:szCs w:val="24"/>
          <w:shd w:val="clear" w:color="auto" w:fill="FFFFFF"/>
        </w:rPr>
        <w:t>computer</w:t>
      </w:r>
      <w:ins w:id="43" w:author="Connie Smart" w:date="2021-06-08T13:46:00Z">
        <w:r w:rsidR="00261EDD">
          <w:rPr>
            <w:rFonts w:cstheme="minorHAnsi"/>
            <w:color w:val="202124"/>
            <w:sz w:val="24"/>
            <w:szCs w:val="24"/>
            <w:shd w:val="clear" w:color="auto" w:fill="FFFFFF"/>
          </w:rPr>
          <w:t xml:space="preserve"> or </w:t>
        </w:r>
      </w:ins>
      <w:del w:id="44" w:author="Connie Smart" w:date="2021-06-08T13:46:00Z">
        <w:r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>,</w:delText>
        </w:r>
        <w:r w:rsidR="007B7E3D"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 </w:delText>
        </w:r>
      </w:del>
      <w:r w:rsidRPr="00D87B7A">
        <w:rPr>
          <w:rFonts w:cstheme="minorHAnsi"/>
          <w:color w:val="202124"/>
          <w:sz w:val="24"/>
          <w:szCs w:val="24"/>
          <w:shd w:val="clear" w:color="auto" w:fill="FFFFFF"/>
        </w:rPr>
        <w:t xml:space="preserve">mobile </w:t>
      </w:r>
      <w:del w:id="45" w:author="Connie Smart" w:date="2021-06-08T13:46:00Z">
        <w:r w:rsidR="007B7E3D"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>phone,</w:delText>
        </w:r>
        <w:r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 or any other </w:delText>
        </w:r>
      </w:del>
      <w:r w:rsidRPr="00D87B7A">
        <w:rPr>
          <w:rFonts w:cstheme="minorHAnsi"/>
          <w:color w:val="202124"/>
          <w:sz w:val="24"/>
          <w:szCs w:val="24"/>
          <w:shd w:val="clear" w:color="auto" w:fill="FFFFFF"/>
        </w:rPr>
        <w:t>device you</w:t>
      </w:r>
      <w:ins w:id="46" w:author="Connie Smart" w:date="2021-06-08T13:46:00Z">
        <w:r w:rsidR="00261EDD">
          <w:rPr>
            <w:rFonts w:cstheme="minorHAnsi"/>
            <w:color w:val="202124"/>
            <w:sz w:val="24"/>
            <w:szCs w:val="24"/>
            <w:shd w:val="clear" w:color="auto" w:fill="FFFFFF"/>
          </w:rPr>
          <w:t xml:space="preserve">’re </w:t>
        </w:r>
      </w:ins>
      <w:del w:id="47" w:author="Connie Smart" w:date="2021-06-08T13:46:00Z">
        <w:r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 are </w:delText>
        </w:r>
      </w:del>
      <w:r w:rsidRPr="00D87B7A">
        <w:rPr>
          <w:rFonts w:cstheme="minorHAnsi"/>
          <w:color w:val="202124"/>
          <w:sz w:val="24"/>
          <w:szCs w:val="24"/>
          <w:shd w:val="clear" w:color="auto" w:fill="FFFFFF"/>
        </w:rPr>
        <w:t>using to log in as a safe device</w:t>
      </w:r>
      <w:ins w:id="48" w:author="Connie Smart" w:date="2021-06-08T13:48:00Z">
        <w:r w:rsidR="00261EDD">
          <w:rPr>
            <w:rFonts w:cstheme="minorHAnsi"/>
            <w:color w:val="202124"/>
            <w:sz w:val="24"/>
            <w:szCs w:val="24"/>
            <w:shd w:val="clear" w:color="auto" w:fill="FFFFFF"/>
          </w:rPr>
          <w:t xml:space="preserve"> and adds it to your profile. </w:t>
        </w:r>
      </w:ins>
      <w:moveToRangeStart w:id="49" w:author="Connie Smart" w:date="2021-06-08T13:49:00Z" w:name="move74052609"/>
      <w:moveTo w:id="50" w:author="Connie Smart" w:date="2021-06-08T13:49:00Z">
        <w:del w:id="51" w:author="Connie Smart" w:date="2021-06-08T13:50:00Z">
          <w:r w:rsidR="004E63E5" w:rsidRPr="00D87B7A" w:rsidDel="004E63E5">
            <w:rPr>
              <w:rFonts w:cstheme="minorHAnsi"/>
              <w:sz w:val="24"/>
              <w:szCs w:val="24"/>
              <w:shd w:val="clear" w:color="auto" w:fill="FAFAFA"/>
            </w:rPr>
            <w:delText xml:space="preserve">. </w:delText>
          </w:r>
        </w:del>
        <w:r w:rsidR="004E63E5" w:rsidRPr="00D87B7A">
          <w:rPr>
            <w:rFonts w:cstheme="minorHAnsi"/>
            <w:sz w:val="24"/>
            <w:szCs w:val="24"/>
            <w:shd w:val="clear" w:color="auto" w:fill="FAFAFA"/>
          </w:rPr>
          <w:t>If</w:t>
        </w:r>
      </w:moveTo>
      <w:ins w:id="52" w:author="Connie Smart" w:date="2021-06-08T13:49:00Z">
        <w:r w:rsidR="004E63E5">
          <w:rPr>
            <w:rFonts w:cstheme="minorHAnsi"/>
            <w:sz w:val="24"/>
            <w:szCs w:val="24"/>
            <w:shd w:val="clear" w:color="auto" w:fill="FAFAFA"/>
          </w:rPr>
          <w:t xml:space="preserve"> a log</w:t>
        </w:r>
      </w:ins>
      <w:ins w:id="53" w:author="Connie Smart" w:date="2021-06-08T13:50:00Z">
        <w:r w:rsidR="004E63E5">
          <w:rPr>
            <w:rFonts w:cstheme="minorHAnsi"/>
            <w:sz w:val="24"/>
            <w:szCs w:val="24"/>
            <w:shd w:val="clear" w:color="auto" w:fill="FAFAFA"/>
          </w:rPr>
          <w:t xml:space="preserve">in is </w:t>
        </w:r>
      </w:ins>
      <w:moveTo w:id="54" w:author="Connie Smart" w:date="2021-06-08T13:49:00Z">
        <w:del w:id="55" w:author="Connie Smart" w:date="2021-06-08T13:50:00Z">
          <w:r w:rsidR="004E63E5" w:rsidRPr="00D87B7A" w:rsidDel="004E63E5">
            <w:rPr>
              <w:rFonts w:cstheme="minorHAnsi"/>
              <w:sz w:val="24"/>
              <w:szCs w:val="24"/>
              <w:shd w:val="clear" w:color="auto" w:fill="FAFAFA"/>
            </w:rPr>
            <w:delText xml:space="preserve"> there is an </w:delText>
          </w:r>
        </w:del>
        <w:r w:rsidR="004E63E5" w:rsidRPr="00D87B7A">
          <w:rPr>
            <w:rFonts w:cstheme="minorHAnsi"/>
            <w:sz w:val="24"/>
            <w:szCs w:val="24"/>
            <w:shd w:val="clear" w:color="auto" w:fill="FAFAFA"/>
          </w:rPr>
          <w:t xml:space="preserve">attempted </w:t>
        </w:r>
        <w:del w:id="56" w:author="Connie Smart" w:date="2021-06-08T13:50:00Z">
          <w:r w:rsidR="004E63E5" w:rsidRPr="00D87B7A" w:rsidDel="004E63E5">
            <w:rPr>
              <w:rFonts w:cstheme="minorHAnsi"/>
              <w:sz w:val="24"/>
              <w:szCs w:val="24"/>
              <w:shd w:val="clear" w:color="auto" w:fill="FAFAFA"/>
            </w:rPr>
            <w:delText>login through</w:delText>
          </w:r>
        </w:del>
      </w:moveTo>
      <w:ins w:id="57" w:author="Connie Smart" w:date="2021-06-08T13:50:00Z">
        <w:r w:rsidR="004E63E5">
          <w:rPr>
            <w:rFonts w:cstheme="minorHAnsi"/>
            <w:sz w:val="24"/>
            <w:szCs w:val="24"/>
            <w:shd w:val="clear" w:color="auto" w:fill="FAFAFA"/>
          </w:rPr>
          <w:t xml:space="preserve">from </w:t>
        </w:r>
      </w:ins>
      <w:moveTo w:id="58" w:author="Connie Smart" w:date="2021-06-08T13:49:00Z">
        <w:del w:id="59" w:author="Connie Smart" w:date="2021-06-08T13:50:00Z">
          <w:r w:rsidR="004E63E5" w:rsidRPr="00D87B7A" w:rsidDel="004E63E5">
            <w:rPr>
              <w:rFonts w:cstheme="minorHAnsi"/>
              <w:sz w:val="24"/>
              <w:szCs w:val="24"/>
              <w:shd w:val="clear" w:color="auto" w:fill="FAFAFA"/>
            </w:rPr>
            <w:delText xml:space="preserve"> </w:delText>
          </w:r>
        </w:del>
        <w:r w:rsidR="004E63E5" w:rsidRPr="00D87B7A">
          <w:rPr>
            <w:rFonts w:cstheme="minorHAnsi"/>
            <w:sz w:val="24"/>
            <w:szCs w:val="24"/>
            <w:shd w:val="clear" w:color="auto" w:fill="FAFAFA"/>
          </w:rPr>
          <w:t>another device</w:t>
        </w:r>
      </w:moveTo>
      <w:ins w:id="60" w:author="Connie Smart" w:date="2021-06-08T13:50:00Z">
        <w:r w:rsidR="004E63E5">
          <w:rPr>
            <w:rFonts w:cstheme="minorHAnsi"/>
            <w:sz w:val="24"/>
            <w:szCs w:val="24"/>
            <w:shd w:val="clear" w:color="auto" w:fill="FAFAFA"/>
          </w:rPr>
          <w:t xml:space="preserve">, you’ll be </w:t>
        </w:r>
      </w:ins>
      <w:moveTo w:id="61" w:author="Connie Smart" w:date="2021-06-08T13:49:00Z">
        <w:del w:id="62" w:author="Connie Smart" w:date="2021-06-08T13:50:00Z">
          <w:r w:rsidR="004E63E5" w:rsidRPr="00D87B7A" w:rsidDel="004E63E5">
            <w:rPr>
              <w:rFonts w:cstheme="minorHAnsi"/>
              <w:sz w:val="24"/>
              <w:szCs w:val="24"/>
              <w:shd w:val="clear" w:color="auto" w:fill="FAFAFA"/>
            </w:rPr>
            <w:delText xml:space="preserve"> the user is </w:delText>
          </w:r>
        </w:del>
        <w:r w:rsidR="004E63E5" w:rsidRPr="00D87B7A">
          <w:rPr>
            <w:rFonts w:cstheme="minorHAnsi"/>
            <w:sz w:val="24"/>
            <w:szCs w:val="24"/>
            <w:shd w:val="clear" w:color="auto" w:fill="FAFAFA"/>
          </w:rPr>
          <w:t xml:space="preserve">alerted. </w:t>
        </w:r>
      </w:moveTo>
      <w:ins w:id="63" w:author="Connie Smart" w:date="2021-06-08T13:51:00Z">
        <w:r w:rsidR="004E63E5">
          <w:rPr>
            <w:rFonts w:cstheme="minorHAnsi"/>
            <w:sz w:val="24"/>
            <w:szCs w:val="24"/>
            <w:shd w:val="clear" w:color="auto" w:fill="FAFAFA"/>
          </w:rPr>
          <w:t xml:space="preserve">Note: </w:t>
        </w:r>
      </w:ins>
      <w:moveTo w:id="64" w:author="Connie Smart" w:date="2021-06-08T13:49:00Z">
        <w:r w:rsidR="004E63E5" w:rsidRPr="00D87B7A">
          <w:rPr>
            <w:rFonts w:cstheme="minorHAnsi"/>
            <w:sz w:val="24"/>
            <w:szCs w:val="24"/>
            <w:shd w:val="clear" w:color="auto" w:fill="FAFAFA"/>
          </w:rPr>
          <w:t xml:space="preserve">A registered device </w:t>
        </w:r>
      </w:moveTo>
      <w:ins w:id="65" w:author="Connie Smart" w:date="2021-06-08T13:50:00Z">
        <w:r w:rsidR="004E63E5">
          <w:rPr>
            <w:rFonts w:cstheme="minorHAnsi"/>
            <w:sz w:val="24"/>
            <w:szCs w:val="24"/>
            <w:shd w:val="clear" w:color="auto" w:fill="FAFAFA"/>
          </w:rPr>
          <w:t xml:space="preserve">assumes </w:t>
        </w:r>
      </w:ins>
      <w:moveTo w:id="66" w:author="Connie Smart" w:date="2021-06-08T13:49:00Z">
        <w:del w:id="67" w:author="Connie Smart" w:date="2021-06-08T13:50:00Z">
          <w:r w:rsidR="004E63E5" w:rsidRPr="00D87B7A" w:rsidDel="004E63E5">
            <w:rPr>
              <w:rFonts w:cstheme="minorHAnsi"/>
              <w:sz w:val="24"/>
              <w:szCs w:val="24"/>
              <w:shd w:val="clear" w:color="auto" w:fill="FAFAFA"/>
            </w:rPr>
            <w:delText xml:space="preserve">expects </w:delText>
          </w:r>
        </w:del>
        <w:r w:rsidR="004E63E5" w:rsidRPr="00D87B7A">
          <w:rPr>
            <w:rFonts w:cstheme="minorHAnsi"/>
            <w:sz w:val="24"/>
            <w:szCs w:val="24"/>
            <w:shd w:val="clear" w:color="auto" w:fill="FAFAFA"/>
          </w:rPr>
          <w:t xml:space="preserve">the </w:t>
        </w:r>
      </w:moveTo>
      <w:ins w:id="68" w:author="Connie Smart" w:date="2021-06-08T13:51:00Z">
        <w:r w:rsidR="004E63E5">
          <w:rPr>
            <w:rFonts w:cstheme="minorHAnsi"/>
            <w:sz w:val="24"/>
            <w:szCs w:val="24"/>
            <w:shd w:val="clear" w:color="auto" w:fill="FAFAFA"/>
          </w:rPr>
          <w:t>person</w:t>
        </w:r>
      </w:ins>
      <w:moveTo w:id="69" w:author="Connie Smart" w:date="2021-06-08T13:49:00Z">
        <w:del w:id="70" w:author="Connie Smart" w:date="2021-06-08T13:51:00Z">
          <w:r w:rsidR="004E63E5" w:rsidRPr="00D87B7A" w:rsidDel="004E63E5">
            <w:rPr>
              <w:rFonts w:cstheme="minorHAnsi"/>
              <w:sz w:val="24"/>
              <w:szCs w:val="24"/>
              <w:shd w:val="clear" w:color="auto" w:fill="FAFAFA"/>
            </w:rPr>
            <w:delText>user</w:delText>
          </w:r>
        </w:del>
        <w:r w:rsidR="004E63E5" w:rsidRPr="00D87B7A">
          <w:rPr>
            <w:rFonts w:cstheme="minorHAnsi"/>
            <w:sz w:val="24"/>
            <w:szCs w:val="24"/>
            <w:shd w:val="clear" w:color="auto" w:fill="FAFAFA"/>
          </w:rPr>
          <w:t xml:space="preserve"> logging</w:t>
        </w:r>
      </w:moveTo>
      <w:ins w:id="71" w:author="Connie Smart" w:date="2021-06-08T13:51:00Z">
        <w:r w:rsidR="004E63E5">
          <w:rPr>
            <w:rFonts w:cstheme="minorHAnsi"/>
            <w:sz w:val="24"/>
            <w:szCs w:val="24"/>
            <w:shd w:val="clear" w:color="auto" w:fill="FAFAFA"/>
          </w:rPr>
          <w:t xml:space="preserve"> in</w:t>
        </w:r>
      </w:ins>
      <w:moveTo w:id="72" w:author="Connie Smart" w:date="2021-06-08T13:49:00Z">
        <w:r w:rsidR="004E63E5" w:rsidRPr="00D87B7A">
          <w:rPr>
            <w:rFonts w:cstheme="minorHAnsi"/>
            <w:sz w:val="24"/>
            <w:szCs w:val="24"/>
            <w:shd w:val="clear" w:color="auto" w:fill="FAFAFA"/>
          </w:rPr>
          <w:t xml:space="preserve"> </w:t>
        </w:r>
      </w:moveTo>
      <w:ins w:id="73" w:author="Connie Smart" w:date="2021-06-08T13:50:00Z">
        <w:r w:rsidR="004E63E5">
          <w:rPr>
            <w:rFonts w:cstheme="minorHAnsi"/>
            <w:sz w:val="24"/>
            <w:szCs w:val="24"/>
            <w:shd w:val="clear" w:color="auto" w:fill="FAFAFA"/>
          </w:rPr>
          <w:t xml:space="preserve">is the same </w:t>
        </w:r>
      </w:ins>
      <w:ins w:id="74" w:author="Connie Smart" w:date="2021-06-08T13:51:00Z">
        <w:r w:rsidR="004E63E5">
          <w:rPr>
            <w:rFonts w:cstheme="minorHAnsi"/>
            <w:sz w:val="24"/>
            <w:szCs w:val="24"/>
            <w:shd w:val="clear" w:color="auto" w:fill="FAFAFA"/>
          </w:rPr>
          <w:t xml:space="preserve">person who registered it. </w:t>
        </w:r>
      </w:ins>
      <w:moveTo w:id="75" w:author="Connie Smart" w:date="2021-06-08T13:49:00Z">
        <w:del w:id="76" w:author="Connie Smart" w:date="2021-06-08T13:51:00Z">
          <w:r w:rsidR="004E63E5" w:rsidRPr="00D87B7A" w:rsidDel="004E63E5">
            <w:rPr>
              <w:rFonts w:cstheme="minorHAnsi"/>
              <w:sz w:val="24"/>
              <w:szCs w:val="24"/>
              <w:shd w:val="clear" w:color="auto" w:fill="FAFAFA"/>
            </w:rPr>
            <w:delText xml:space="preserve">in to be the same individual it was registered to. </w:delText>
          </w:r>
        </w:del>
      </w:moveTo>
    </w:p>
    <w:moveToRangeEnd w:id="49"/>
    <w:p w14:paraId="1084FABA" w14:textId="009490F0" w:rsidR="00264391" w:rsidRPr="00D87B7A" w:rsidRDefault="00C7210C" w:rsidP="003553CE">
      <w:pPr>
        <w:rPr>
          <w:rFonts w:cstheme="minorHAnsi"/>
          <w:color w:val="202124"/>
          <w:sz w:val="24"/>
          <w:szCs w:val="24"/>
          <w:shd w:val="clear" w:color="auto" w:fill="FFFFFF"/>
        </w:rPr>
      </w:pPr>
      <w:del w:id="77" w:author="Connie Smart" w:date="2021-06-08T13:48:00Z">
        <w:r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. </w:delText>
        </w:r>
      </w:del>
      <w:del w:id="78" w:author="Connie Smart" w:date="2021-06-08T13:47:00Z">
        <w:r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When you register your </w:delText>
        </w:r>
        <w:r w:rsidR="007B7E3D"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>device,</w:delText>
        </w:r>
        <w:r w:rsidRPr="00D87B7A" w:rsidDel="00261EDD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 it is added to your profile as a registered device.</w:delText>
        </w:r>
      </w:del>
    </w:p>
    <w:p w14:paraId="07C5F4EB" w14:textId="44200E65" w:rsidR="003C6DC1" w:rsidDel="00FB45DF" w:rsidRDefault="003C6DC1" w:rsidP="003553CE">
      <w:pPr>
        <w:rPr>
          <w:del w:id="79" w:author="Connie Smart" w:date="2021-06-08T13:55:00Z"/>
          <w:rFonts w:cstheme="minorHAnsi"/>
          <w:b/>
          <w:sz w:val="24"/>
          <w:szCs w:val="24"/>
        </w:rPr>
      </w:pPr>
    </w:p>
    <w:p w14:paraId="7B4F849C" w14:textId="34B08307" w:rsidR="00CF420B" w:rsidRPr="00D87B7A" w:rsidDel="00FB45DF" w:rsidRDefault="00CF420B" w:rsidP="003553CE">
      <w:pPr>
        <w:rPr>
          <w:del w:id="80" w:author="Connie Smart" w:date="2021-06-08T13:55:00Z"/>
          <w:rFonts w:cstheme="minorHAnsi"/>
          <w:b/>
          <w:sz w:val="24"/>
          <w:szCs w:val="24"/>
        </w:rPr>
      </w:pPr>
      <w:del w:id="81" w:author="Connie Smart" w:date="2021-06-08T13:55:00Z">
        <w:r w:rsidRPr="00D87B7A" w:rsidDel="00FB45DF">
          <w:rPr>
            <w:rFonts w:cstheme="minorHAnsi"/>
            <w:b/>
            <w:sz w:val="24"/>
            <w:szCs w:val="24"/>
          </w:rPr>
          <w:delText>Q: What is device registration used for?</w:delText>
        </w:r>
      </w:del>
    </w:p>
    <w:p w14:paraId="5F76A7E5" w14:textId="5CB4C1A0" w:rsidR="00CF420B" w:rsidRPr="00D87B7A" w:rsidDel="00FB45DF" w:rsidRDefault="00CF420B" w:rsidP="003553CE">
      <w:pPr>
        <w:rPr>
          <w:del w:id="82" w:author="Connie Smart" w:date="2021-06-08T13:55:00Z"/>
          <w:rFonts w:cstheme="minorHAnsi"/>
          <w:b/>
          <w:sz w:val="24"/>
          <w:szCs w:val="24"/>
        </w:rPr>
      </w:pPr>
      <w:del w:id="83" w:author="Connie Smart" w:date="2021-06-08T13:55:00Z">
        <w:r w:rsidRPr="00D87B7A" w:rsidDel="00FB45DF">
          <w:rPr>
            <w:rFonts w:cstheme="minorHAnsi"/>
            <w:sz w:val="24"/>
            <w:szCs w:val="24"/>
            <w:shd w:val="clear" w:color="auto" w:fill="FAFAFA"/>
          </w:rPr>
          <w:delText>Device registration offers the advantage of linking user profile to the specific device to which it is registered</w:delText>
        </w:r>
      </w:del>
      <w:moveFromRangeStart w:id="84" w:author="Connie Smart" w:date="2021-06-08T13:49:00Z" w:name="move74052609"/>
      <w:moveFrom w:id="85" w:author="Connie Smart" w:date="2021-06-08T13:49:00Z">
        <w:del w:id="86" w:author="Connie Smart" w:date="2021-06-08T13:55:00Z">
          <w:r w:rsidRPr="00D87B7A" w:rsidDel="00FB45DF">
            <w:rPr>
              <w:rFonts w:cstheme="minorHAnsi"/>
              <w:sz w:val="24"/>
              <w:szCs w:val="24"/>
              <w:shd w:val="clear" w:color="auto" w:fill="FAFAFA"/>
            </w:rPr>
            <w:delText>. If there is an attempted login through another device the user is alerted. A registered device expects the user logging in to be the same individual it was registered to.</w:delText>
          </w:r>
        </w:del>
      </w:moveFrom>
      <w:moveFromRangeEnd w:id="84"/>
      <w:del w:id="87" w:author="Connie Smart" w:date="2021-06-08T13:55:00Z">
        <w:r w:rsidRPr="00D87B7A" w:rsidDel="00FB45DF">
          <w:rPr>
            <w:rFonts w:cstheme="minorHAnsi"/>
            <w:sz w:val="24"/>
            <w:szCs w:val="24"/>
            <w:shd w:val="clear" w:color="auto" w:fill="FAFAFA"/>
          </w:rPr>
          <w:delText xml:space="preserve"> </w:delText>
        </w:r>
      </w:del>
    </w:p>
    <w:p w14:paraId="6469066C" w14:textId="01BC8951" w:rsidR="003C6DC1" w:rsidDel="00FB45DF" w:rsidRDefault="003C6DC1" w:rsidP="003553CE">
      <w:pPr>
        <w:rPr>
          <w:del w:id="88" w:author="Connie Smart" w:date="2021-06-08T13:55:00Z"/>
          <w:rFonts w:cstheme="minorHAnsi"/>
          <w:b/>
          <w:sz w:val="24"/>
          <w:szCs w:val="24"/>
        </w:rPr>
      </w:pPr>
    </w:p>
    <w:p w14:paraId="29089580" w14:textId="5B9B0367" w:rsidR="00264391" w:rsidRPr="00D87B7A" w:rsidRDefault="006F048F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</w:t>
      </w:r>
      <w:r w:rsidR="002863B5" w:rsidRPr="00D87B7A">
        <w:rPr>
          <w:rFonts w:cstheme="minorHAnsi"/>
          <w:b/>
          <w:sz w:val="24"/>
          <w:szCs w:val="24"/>
        </w:rPr>
        <w:t>Why do I need</w:t>
      </w:r>
      <w:r w:rsidR="00264391" w:rsidRPr="00D87B7A">
        <w:rPr>
          <w:rFonts w:cstheme="minorHAnsi"/>
          <w:b/>
          <w:sz w:val="24"/>
          <w:szCs w:val="24"/>
        </w:rPr>
        <w:t xml:space="preserve"> Multi Factor Authentication</w:t>
      </w:r>
      <w:ins w:id="89" w:author="Connie Smart" w:date="2021-06-08T16:00:00Z">
        <w:r w:rsidR="00B82227">
          <w:rPr>
            <w:rFonts w:cstheme="minorHAnsi"/>
            <w:b/>
            <w:sz w:val="24"/>
            <w:szCs w:val="24"/>
          </w:rPr>
          <w:t xml:space="preserve"> (MFA)</w:t>
        </w:r>
      </w:ins>
      <w:r w:rsidR="002863B5" w:rsidRPr="00D87B7A">
        <w:rPr>
          <w:rFonts w:cstheme="minorHAnsi"/>
          <w:b/>
          <w:sz w:val="24"/>
          <w:szCs w:val="24"/>
        </w:rPr>
        <w:t>?</w:t>
      </w:r>
      <w:ins w:id="90" w:author="Connie Smart" w:date="2021-06-08T13:55:00Z">
        <w:r w:rsidR="00FB45DF">
          <w:rPr>
            <w:rFonts w:cstheme="minorHAnsi"/>
            <w:b/>
            <w:sz w:val="24"/>
            <w:szCs w:val="24"/>
          </w:rPr>
          <w:t xml:space="preserve"> </w:t>
        </w:r>
      </w:ins>
    </w:p>
    <w:p w14:paraId="0D2600D8" w14:textId="1C90596F" w:rsidR="002863B5" w:rsidRPr="00D87B7A" w:rsidRDefault="00B82227" w:rsidP="003553CE">
      <w:pPr>
        <w:rPr>
          <w:rFonts w:cstheme="minorHAnsi"/>
          <w:color w:val="202124"/>
          <w:sz w:val="24"/>
          <w:szCs w:val="24"/>
          <w:shd w:val="clear" w:color="auto" w:fill="FFFFFF"/>
        </w:rPr>
      </w:pPr>
      <w:ins w:id="91" w:author="Connie Smart" w:date="2021-06-08T16:00:00Z">
        <w:r>
          <w:rPr>
            <w:rFonts w:cstheme="minorHAnsi"/>
            <w:bCs/>
            <w:sz w:val="24"/>
            <w:szCs w:val="24"/>
          </w:rPr>
          <w:t xml:space="preserve">MFA </w:t>
        </w:r>
      </w:ins>
      <w:del w:id="92" w:author="Connie Smart" w:date="2021-06-08T16:00:00Z">
        <w:r w:rsidR="002863B5" w:rsidRPr="00D87B7A" w:rsidDel="00B82227">
          <w:rPr>
            <w:rFonts w:cstheme="minorHAnsi"/>
            <w:bCs/>
            <w:sz w:val="24"/>
            <w:szCs w:val="24"/>
          </w:rPr>
          <w:delText xml:space="preserve">It </w:delText>
        </w:r>
      </w:del>
      <w:r w:rsidR="002863B5" w:rsidRPr="00D87B7A">
        <w:rPr>
          <w:rFonts w:cstheme="minorHAnsi"/>
          <w:bCs/>
          <w:sz w:val="24"/>
          <w:szCs w:val="24"/>
        </w:rPr>
        <w:t>provides enhanced security</w:t>
      </w:r>
      <w:r w:rsidR="002863B5" w:rsidRPr="00D87B7A">
        <w:rPr>
          <w:rFonts w:cstheme="minorHAnsi"/>
          <w:b/>
          <w:sz w:val="24"/>
          <w:szCs w:val="24"/>
        </w:rPr>
        <w:t xml:space="preserve"> </w:t>
      </w:r>
      <w:r w:rsidR="002863B5" w:rsidRPr="00D87B7A">
        <w:rPr>
          <w:rFonts w:cstheme="minorHAnsi"/>
          <w:color w:val="202124"/>
          <w:sz w:val="24"/>
          <w:szCs w:val="24"/>
          <w:shd w:val="clear" w:color="auto" w:fill="FFFFFF"/>
        </w:rPr>
        <w:t>to ensure</w:t>
      </w:r>
      <w:del w:id="93" w:author="Connie Smart" w:date="2021-06-08T16:01:00Z">
        <w:r w:rsidR="002863B5" w:rsidRPr="00D87B7A" w:rsidDel="00B82227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 that</w:delText>
        </w:r>
      </w:del>
      <w:r w:rsidR="002863B5" w:rsidRPr="00D87B7A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del w:id="94" w:author="Connie Smart" w:date="2021-06-08T16:00:00Z">
        <w:r w:rsidR="006F048F" w:rsidRPr="00D87B7A" w:rsidDel="00B82227">
          <w:rPr>
            <w:rFonts w:cstheme="minorHAnsi"/>
            <w:color w:val="202124"/>
            <w:sz w:val="24"/>
            <w:szCs w:val="24"/>
            <w:shd w:val="clear" w:color="auto" w:fill="FFFFFF"/>
          </w:rPr>
          <w:delText>CWb</w:delText>
        </w:r>
        <w:r w:rsidR="002863B5" w:rsidRPr="00D87B7A" w:rsidDel="00B82227">
          <w:rPr>
            <w:rFonts w:cstheme="minorHAnsi"/>
            <w:color w:val="202124"/>
            <w:sz w:val="24"/>
            <w:szCs w:val="24"/>
            <w:shd w:val="clear" w:color="auto" w:fill="FFFFFF"/>
          </w:rPr>
          <w:delText>digital</w:delText>
        </w:r>
      </w:del>
      <w:ins w:id="95" w:author="Connie Smart" w:date="2021-06-08T16:01:00Z">
        <w:r>
          <w:rPr>
            <w:rFonts w:cstheme="minorHAnsi"/>
            <w:color w:val="202124"/>
            <w:sz w:val="24"/>
            <w:szCs w:val="24"/>
            <w:shd w:val="clear" w:color="auto" w:fill="FFFFFF"/>
          </w:rPr>
          <w:t>our</w:t>
        </w:r>
      </w:ins>
      <w:del w:id="96" w:author="Connie Smart" w:date="2021-06-08T16:00:00Z">
        <w:r w:rsidR="002863B5" w:rsidRPr="00D87B7A" w:rsidDel="00B82227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 </w:delText>
        </w:r>
      </w:del>
      <w:ins w:id="97" w:author="Connie Smart" w:date="2021-06-08T16:01:00Z">
        <w:r>
          <w:rPr>
            <w:rFonts w:cstheme="minorHAnsi"/>
            <w:color w:val="202124"/>
            <w:sz w:val="24"/>
            <w:szCs w:val="24"/>
            <w:shd w:val="clear" w:color="auto" w:fill="FFFFFF"/>
          </w:rPr>
          <w:t xml:space="preserve"> digital banking</w:t>
        </w:r>
      </w:ins>
      <w:ins w:id="98" w:author="Connie Smart" w:date="2021-06-08T16:00:00Z">
        <w:r w:rsidRPr="00D87B7A">
          <w:rPr>
            <w:rFonts w:cstheme="minorHAnsi"/>
            <w:color w:val="202124"/>
            <w:sz w:val="24"/>
            <w:szCs w:val="24"/>
            <w:shd w:val="clear" w:color="auto" w:fill="FFFFFF"/>
          </w:rPr>
          <w:t xml:space="preserve"> </w:t>
        </w:r>
      </w:ins>
      <w:r w:rsidR="002863B5" w:rsidRPr="00D87B7A">
        <w:rPr>
          <w:rFonts w:cstheme="minorHAnsi"/>
          <w:color w:val="202124"/>
          <w:sz w:val="24"/>
          <w:szCs w:val="24"/>
          <w:shd w:val="clear" w:color="auto" w:fill="FFFFFF"/>
        </w:rPr>
        <w:t>users are who they say they are</w:t>
      </w:r>
      <w:ins w:id="99" w:author="Connie Smart" w:date="2021-06-08T16:01:00Z">
        <w:r>
          <w:rPr>
            <w:rFonts w:cstheme="minorHAnsi"/>
            <w:color w:val="202124"/>
            <w:sz w:val="24"/>
            <w:szCs w:val="24"/>
            <w:shd w:val="clear" w:color="auto" w:fill="FFFFFF"/>
          </w:rPr>
          <w:t>!</w:t>
        </w:r>
      </w:ins>
      <w:del w:id="100" w:author="Connie Smart" w:date="2021-06-08T16:01:00Z">
        <w:r w:rsidR="006F048F" w:rsidRPr="00D87B7A" w:rsidDel="00B82227">
          <w:rPr>
            <w:rFonts w:cstheme="minorHAnsi"/>
            <w:color w:val="202124"/>
            <w:sz w:val="24"/>
            <w:szCs w:val="24"/>
            <w:shd w:val="clear" w:color="auto" w:fill="FFFFFF"/>
          </w:rPr>
          <w:delText>.</w:delText>
        </w:r>
      </w:del>
      <w:r w:rsidR="006F048F" w:rsidRPr="00D87B7A">
        <w:rPr>
          <w:rFonts w:cstheme="minorHAnsi"/>
          <w:color w:val="202124"/>
          <w:sz w:val="24"/>
          <w:szCs w:val="24"/>
          <w:shd w:val="clear" w:color="auto" w:fill="FFFFFF"/>
        </w:rPr>
        <w:t xml:space="preserve"> We use a one-time secure access code </w:t>
      </w:r>
      <w:del w:id="101" w:author="Connie Smart" w:date="2021-06-08T16:02:00Z">
        <w:r w:rsidR="006F048F" w:rsidRPr="00D87B7A" w:rsidDel="00B82227">
          <w:rPr>
            <w:rFonts w:cstheme="minorHAnsi"/>
            <w:color w:val="202124"/>
            <w:sz w:val="24"/>
            <w:szCs w:val="24"/>
            <w:shd w:val="clear" w:color="auto" w:fill="FFFFFF"/>
          </w:rPr>
          <w:delText>as</w:delText>
        </w:r>
      </w:del>
      <w:del w:id="102" w:author="Connie Smart" w:date="2021-06-08T16:01:00Z">
        <w:r w:rsidR="006F048F" w:rsidRPr="00D87B7A" w:rsidDel="00B82227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 </w:delText>
        </w:r>
        <w:r w:rsidR="002863B5" w:rsidRPr="00D87B7A" w:rsidDel="00B82227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evidence </w:delText>
        </w:r>
      </w:del>
      <w:r w:rsidR="002863B5" w:rsidRPr="00D87B7A">
        <w:rPr>
          <w:rFonts w:cstheme="minorHAnsi"/>
          <w:color w:val="202124"/>
          <w:sz w:val="24"/>
          <w:szCs w:val="24"/>
          <w:shd w:val="clear" w:color="auto" w:fill="FFFFFF"/>
        </w:rPr>
        <w:t>to</w:t>
      </w:r>
      <w:ins w:id="103" w:author="Connie Smart" w:date="2021-06-08T16:02:00Z">
        <w:r>
          <w:rPr>
            <w:rFonts w:cstheme="minorHAnsi"/>
            <w:color w:val="202124"/>
            <w:sz w:val="24"/>
            <w:szCs w:val="24"/>
            <w:shd w:val="clear" w:color="auto" w:fill="FFFFFF"/>
          </w:rPr>
          <w:t xml:space="preserve"> confirm</w:t>
        </w:r>
      </w:ins>
      <w:del w:id="104" w:author="Connie Smart" w:date="2021-06-08T16:02:00Z">
        <w:r w:rsidR="002863B5" w:rsidRPr="00D87B7A" w:rsidDel="00B82227">
          <w:rPr>
            <w:rFonts w:cstheme="minorHAnsi"/>
            <w:color w:val="202124"/>
            <w:sz w:val="24"/>
            <w:szCs w:val="24"/>
            <w:shd w:val="clear" w:color="auto" w:fill="FFFFFF"/>
          </w:rPr>
          <w:delText xml:space="preserve"> prove</w:delText>
        </w:r>
      </w:del>
      <w:r w:rsidR="002863B5" w:rsidRPr="00D87B7A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ins w:id="105" w:author="Connie Smart" w:date="2021-06-08T16:02:00Z">
        <w:r>
          <w:rPr>
            <w:rFonts w:cstheme="minorHAnsi"/>
            <w:color w:val="202124"/>
            <w:sz w:val="24"/>
            <w:szCs w:val="24"/>
            <w:shd w:val="clear" w:color="auto" w:fill="FFFFFF"/>
          </w:rPr>
          <w:t>your</w:t>
        </w:r>
      </w:ins>
      <w:del w:id="106" w:author="Connie Smart" w:date="2021-06-08T16:02:00Z">
        <w:r w:rsidR="006F048F" w:rsidRPr="00D87B7A" w:rsidDel="00B82227">
          <w:rPr>
            <w:rFonts w:cstheme="minorHAnsi"/>
            <w:color w:val="202124"/>
            <w:sz w:val="24"/>
            <w:szCs w:val="24"/>
            <w:shd w:val="clear" w:color="auto" w:fill="FFFFFF"/>
          </w:rPr>
          <w:delText>user’s</w:delText>
        </w:r>
      </w:del>
      <w:r w:rsidR="002863B5" w:rsidRPr="00D87B7A">
        <w:rPr>
          <w:rFonts w:cstheme="minorHAnsi"/>
          <w:color w:val="202124"/>
          <w:sz w:val="24"/>
          <w:szCs w:val="24"/>
          <w:shd w:val="clear" w:color="auto" w:fill="FFFFFF"/>
        </w:rPr>
        <w:t xml:space="preserve"> identity.</w:t>
      </w:r>
    </w:p>
    <w:p w14:paraId="233C475F" w14:textId="77777777" w:rsidR="003C6DC1" w:rsidRDefault="003C6DC1" w:rsidP="003553CE">
      <w:pPr>
        <w:rPr>
          <w:rStyle w:val="Strong"/>
          <w:rFonts w:cstheme="minorHAnsi"/>
          <w:sz w:val="24"/>
          <w:szCs w:val="24"/>
          <w:bdr w:val="none" w:sz="0" w:space="0" w:color="auto" w:frame="1"/>
          <w:shd w:val="clear" w:color="auto" w:fill="FFFFFF"/>
        </w:rPr>
      </w:pPr>
    </w:p>
    <w:p w14:paraId="231C0BCA" w14:textId="2C285B1E" w:rsidR="00DA088D" w:rsidRPr="00D87B7A" w:rsidRDefault="00DA088D" w:rsidP="003553CE">
      <w:pPr>
        <w:rPr>
          <w:rStyle w:val="Strong"/>
          <w:rFonts w:cstheme="minorHAnsi"/>
          <w:sz w:val="24"/>
          <w:szCs w:val="24"/>
          <w:bdr w:val="none" w:sz="0" w:space="0" w:color="auto" w:frame="1"/>
          <w:shd w:val="clear" w:color="auto" w:fill="FFFFFF"/>
        </w:rPr>
      </w:pPr>
      <w:r w:rsidRPr="00B82227">
        <w:rPr>
          <w:rStyle w:val="Strong"/>
          <w:rFonts w:cstheme="minorHAnsi"/>
          <w:sz w:val="24"/>
          <w:szCs w:val="24"/>
          <w:highlight w:val="cyan"/>
          <w:bdr w:val="none" w:sz="0" w:space="0" w:color="auto" w:frame="1"/>
          <w:shd w:val="clear" w:color="auto" w:fill="FFFFFF"/>
          <w:rPrChange w:id="107" w:author="Connie Smart" w:date="2021-06-08T16:04:00Z">
            <w:rPr>
              <w:rStyle w:val="Strong"/>
              <w:rFonts w:cstheme="minorHAnsi"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>Q: How do I reset the password for my personal account?</w:t>
      </w:r>
    </w:p>
    <w:p w14:paraId="05FCF790" w14:textId="3FCE977A" w:rsidR="00DA088D" w:rsidRPr="00D87B7A" w:rsidRDefault="00DA088D" w:rsidP="003553CE">
      <w:pPr>
        <w:rPr>
          <w:rStyle w:val="Strong"/>
          <w:rFonts w:cstheme="minorHAnsi"/>
          <w:b w:val="0"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Style w:val="Strong"/>
          <w:rFonts w:cstheme="minorHAnsi"/>
          <w:b w:val="0"/>
          <w:sz w:val="24"/>
          <w:szCs w:val="24"/>
          <w:bdr w:val="none" w:sz="0" w:space="0" w:color="auto" w:frame="1"/>
          <w:shd w:val="clear" w:color="auto" w:fill="FFFFFF"/>
        </w:rPr>
        <w:t xml:space="preserve">To reset your password, go to </w:t>
      </w:r>
      <w:r w:rsidRPr="00D87B7A">
        <w:rPr>
          <w:rStyle w:val="Strong"/>
          <w:rFonts w:cstheme="minorHAnsi"/>
          <w:b w:val="0"/>
          <w:color w:val="00B0F0"/>
          <w:sz w:val="24"/>
          <w:szCs w:val="24"/>
          <w:bdr w:val="none" w:sz="0" w:space="0" w:color="auto" w:frame="1"/>
          <w:shd w:val="clear" w:color="auto" w:fill="FFFFFF"/>
        </w:rPr>
        <w:t xml:space="preserve">Profile settings&gt; Change password. </w:t>
      </w:r>
    </w:p>
    <w:p w14:paraId="7F2F76F9" w14:textId="77777777" w:rsidR="00661116" w:rsidRDefault="00661116" w:rsidP="003553CE">
      <w:pPr>
        <w:rPr>
          <w:rStyle w:val="Strong"/>
          <w:rFonts w:cstheme="minorHAnsi"/>
          <w:sz w:val="24"/>
          <w:szCs w:val="24"/>
          <w:bdr w:val="none" w:sz="0" w:space="0" w:color="auto" w:frame="1"/>
          <w:shd w:val="clear" w:color="auto" w:fill="FFFFFF"/>
        </w:rPr>
      </w:pPr>
    </w:p>
    <w:p w14:paraId="54B2051C" w14:textId="15711B5E" w:rsidR="00DA088D" w:rsidRPr="00D87B7A" w:rsidRDefault="00DA088D" w:rsidP="003553CE">
      <w:pPr>
        <w:rPr>
          <w:rStyle w:val="Strong"/>
          <w:rFonts w:cstheme="minorHAnsi"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  <w:shd w:val="clear" w:color="auto" w:fill="FFFFFF"/>
        </w:rPr>
        <w:lastRenderedPageBreak/>
        <w:t xml:space="preserve">Q: </w:t>
      </w:r>
      <w:ins w:id="108" w:author="Connie Smart" w:date="2021-06-08T16:04:00Z">
        <w:r w:rsidR="00B82227">
          <w:rPr>
            <w:rStyle w:val="Strong"/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 xml:space="preserve">My account’s locked from entering an incorrect name or password. </w:t>
        </w:r>
      </w:ins>
      <w:del w:id="109" w:author="Connie Smart" w:date="2021-06-08T16:04:00Z">
        <w:r w:rsidRPr="00D87B7A" w:rsidDel="00B82227">
          <w:rPr>
            <w:rStyle w:val="Strong"/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>What do I do if my account is locked due to incorrect username or password?</w:delText>
        </w:r>
      </w:del>
      <w:ins w:id="110" w:author="Connie Smart" w:date="2021-06-08T16:04:00Z">
        <w:r w:rsidR="00B82227">
          <w:rPr>
            <w:rStyle w:val="Strong"/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 xml:space="preserve">How do I unlock it? </w:t>
        </w:r>
      </w:ins>
    </w:p>
    <w:p w14:paraId="33F7FE3C" w14:textId="38679AE6" w:rsidR="009B6C42" w:rsidRPr="00D87B7A" w:rsidRDefault="009B6C42" w:rsidP="003553CE">
      <w:pPr>
        <w:rPr>
          <w:rFonts w:eastAsia="Times New Roman" w:cs="Segoe UI"/>
          <w:sz w:val="24"/>
          <w:szCs w:val="24"/>
          <w:lang w:eastAsia="en-CA"/>
        </w:rPr>
      </w:pPr>
      <w:r w:rsidRPr="00D87B7A">
        <w:rPr>
          <w:rFonts w:eastAsia="Times New Roman" w:cs="Segoe UI"/>
          <w:sz w:val="24"/>
          <w:szCs w:val="24"/>
          <w:lang w:eastAsia="en-CA"/>
        </w:rPr>
        <w:t>You can unlock your account through the Multi</w:t>
      </w:r>
      <w:ins w:id="111" w:author="Connie Smart" w:date="2021-06-08T16:04:00Z">
        <w:r w:rsidR="00B82227">
          <w:rPr>
            <w:rFonts w:eastAsia="Times New Roman" w:cs="Segoe UI"/>
            <w:sz w:val="24"/>
            <w:szCs w:val="24"/>
            <w:lang w:eastAsia="en-CA"/>
          </w:rPr>
          <w:t>-</w:t>
        </w:r>
      </w:ins>
      <w:del w:id="112" w:author="Connie Smart" w:date="2021-06-08T16:04:00Z">
        <w:r w:rsidRPr="00D87B7A" w:rsidDel="00B82227">
          <w:rPr>
            <w:rFonts w:eastAsia="Times New Roman" w:cs="Segoe UI"/>
            <w:sz w:val="24"/>
            <w:szCs w:val="24"/>
            <w:lang w:eastAsia="en-CA"/>
          </w:rPr>
          <w:delText xml:space="preserve"> </w:delText>
        </w:r>
      </w:del>
      <w:r w:rsidRPr="00D87B7A">
        <w:rPr>
          <w:rFonts w:eastAsia="Times New Roman" w:cs="Segoe UI"/>
          <w:sz w:val="24"/>
          <w:szCs w:val="24"/>
          <w:lang w:eastAsia="en-CA"/>
        </w:rPr>
        <w:t>Factor Authentication on the login screen</w:t>
      </w:r>
      <w:ins w:id="113" w:author="Connie Smart" w:date="2021-06-08T16:03:00Z">
        <w:r w:rsidR="00B82227">
          <w:rPr>
            <w:rFonts w:eastAsia="Times New Roman" w:cs="Segoe UI"/>
            <w:sz w:val="24"/>
            <w:szCs w:val="24"/>
            <w:lang w:eastAsia="en-CA"/>
          </w:rPr>
          <w:t>.</w:t>
        </w:r>
      </w:ins>
    </w:p>
    <w:p w14:paraId="71D86912" w14:textId="77777777" w:rsidR="00276DF2" w:rsidRPr="00D87B7A" w:rsidRDefault="00276DF2" w:rsidP="003553CE">
      <w:pPr>
        <w:rPr>
          <w:rFonts w:cstheme="minorHAnsi"/>
          <w:b/>
          <w:color w:val="C00000"/>
          <w:sz w:val="24"/>
          <w:szCs w:val="24"/>
        </w:rPr>
      </w:pPr>
    </w:p>
    <w:p w14:paraId="77BEACE0" w14:textId="7DCEBF9C" w:rsidR="003A2D62" w:rsidRPr="00D87B7A" w:rsidRDefault="00B667C2" w:rsidP="003553CE">
      <w:pPr>
        <w:pStyle w:val="Heading1"/>
        <w:rPr>
          <w:rFonts w:asciiTheme="minorHAnsi" w:hAnsiTheme="minorHAnsi"/>
          <w:sz w:val="24"/>
          <w:szCs w:val="24"/>
        </w:rPr>
      </w:pPr>
      <w:r w:rsidRPr="00D87B7A">
        <w:rPr>
          <w:rFonts w:asciiTheme="minorHAnsi" w:hAnsiTheme="minorHAnsi"/>
          <w:sz w:val="24"/>
          <w:szCs w:val="24"/>
        </w:rPr>
        <w:t>Dashboard</w:t>
      </w:r>
      <w:r w:rsidR="0084687E" w:rsidRPr="00D87B7A">
        <w:rPr>
          <w:rFonts w:asciiTheme="minorHAnsi" w:hAnsiTheme="minorHAnsi"/>
          <w:sz w:val="24"/>
          <w:szCs w:val="24"/>
        </w:rPr>
        <w:t xml:space="preserve"> and Account Details</w:t>
      </w:r>
    </w:p>
    <w:p w14:paraId="7F99B2B6" w14:textId="77777777" w:rsidR="003553CE" w:rsidRPr="00D87B7A" w:rsidRDefault="003553CE" w:rsidP="003553CE">
      <w:pPr>
        <w:rPr>
          <w:sz w:val="24"/>
          <w:szCs w:val="24"/>
        </w:rPr>
      </w:pPr>
    </w:p>
    <w:p w14:paraId="5A250EA9" w14:textId="39D5E1BC" w:rsidR="00585419" w:rsidRPr="00D87B7A" w:rsidRDefault="00585419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Can I change the list of accounts that I want to view on my dashboard? </w:t>
      </w:r>
    </w:p>
    <w:p w14:paraId="287607C5" w14:textId="43DAA6DA" w:rsidR="005D7749" w:rsidRPr="00D87B7A" w:rsidRDefault="00B82227" w:rsidP="003553CE">
      <w:pPr>
        <w:rPr>
          <w:rFonts w:cstheme="minorHAnsi"/>
          <w:bCs/>
          <w:color w:val="0070C0"/>
          <w:sz w:val="24"/>
          <w:szCs w:val="24"/>
        </w:rPr>
      </w:pPr>
      <w:ins w:id="114" w:author="Connie Smart" w:date="2021-06-08T16:05:00Z">
        <w:r>
          <w:rPr>
            <w:rFonts w:cstheme="minorHAnsi"/>
            <w:bCs/>
            <w:sz w:val="24"/>
            <w:szCs w:val="24"/>
          </w:rPr>
          <w:t>Yes, y</w:t>
        </w:r>
      </w:ins>
      <w:del w:id="115" w:author="Connie Smart" w:date="2021-06-08T16:05:00Z">
        <w:r w:rsidR="005D7749" w:rsidRPr="00D87B7A" w:rsidDel="00B82227">
          <w:rPr>
            <w:rFonts w:cstheme="minorHAnsi"/>
            <w:bCs/>
            <w:sz w:val="24"/>
            <w:szCs w:val="24"/>
          </w:rPr>
          <w:delText>Y</w:delText>
        </w:r>
      </w:del>
      <w:r w:rsidR="005D7749" w:rsidRPr="00D87B7A">
        <w:rPr>
          <w:rFonts w:cstheme="minorHAnsi"/>
          <w:bCs/>
          <w:sz w:val="24"/>
          <w:szCs w:val="24"/>
        </w:rPr>
        <w:t>ou can set your dashboard view to</w:t>
      </w:r>
      <w:ins w:id="116" w:author="Connie Smart" w:date="2021-06-08T16:05:00Z">
        <w:r>
          <w:rPr>
            <w:rFonts w:cstheme="minorHAnsi"/>
            <w:bCs/>
            <w:sz w:val="24"/>
            <w:szCs w:val="24"/>
          </w:rPr>
          <w:t xml:space="preserve"> </w:t>
        </w:r>
      </w:ins>
      <w:ins w:id="117" w:author="Connie Smart" w:date="2021-06-08T16:06:00Z">
        <w:r>
          <w:rPr>
            <w:rFonts w:cstheme="minorHAnsi"/>
            <w:bCs/>
            <w:sz w:val="24"/>
            <w:szCs w:val="24"/>
          </w:rPr>
          <w:t xml:space="preserve">see </w:t>
        </w:r>
      </w:ins>
      <w:del w:id="118" w:author="Connie Smart" w:date="2021-06-08T16:05:00Z">
        <w:r w:rsidR="005D7749" w:rsidRPr="00D87B7A" w:rsidDel="00B82227">
          <w:rPr>
            <w:rFonts w:cstheme="minorHAnsi"/>
            <w:bCs/>
            <w:sz w:val="24"/>
            <w:szCs w:val="24"/>
          </w:rPr>
          <w:delText xml:space="preserve"> see </w:delText>
        </w:r>
      </w:del>
      <w:r w:rsidR="005D7749" w:rsidRPr="00D87B7A">
        <w:rPr>
          <w:rFonts w:cstheme="minorHAnsi"/>
          <w:bCs/>
          <w:sz w:val="24"/>
          <w:szCs w:val="24"/>
        </w:rPr>
        <w:t xml:space="preserve">all </w:t>
      </w:r>
      <w:ins w:id="119" w:author="Connie Smart" w:date="2021-06-08T16:05:00Z">
        <w:r>
          <w:rPr>
            <w:rFonts w:cstheme="minorHAnsi"/>
            <w:bCs/>
            <w:sz w:val="24"/>
            <w:szCs w:val="24"/>
          </w:rPr>
          <w:t>your CWB</w:t>
        </w:r>
      </w:ins>
      <w:del w:id="120" w:author="Connie Smart" w:date="2021-06-08T16:05:00Z">
        <w:r w:rsidR="005D7749" w:rsidRPr="00D87B7A" w:rsidDel="00B82227">
          <w:rPr>
            <w:rFonts w:cstheme="minorHAnsi"/>
            <w:bCs/>
            <w:sz w:val="24"/>
            <w:szCs w:val="24"/>
          </w:rPr>
          <w:delText>the</w:delText>
        </w:r>
      </w:del>
      <w:r w:rsidR="005D7749" w:rsidRPr="00D87B7A">
        <w:rPr>
          <w:rFonts w:cstheme="minorHAnsi"/>
          <w:bCs/>
          <w:sz w:val="24"/>
          <w:szCs w:val="24"/>
        </w:rPr>
        <w:t xml:space="preserve"> accounts </w:t>
      </w:r>
      <w:del w:id="121" w:author="Connie Smart" w:date="2021-06-08T16:05:00Z">
        <w:r w:rsidR="005D7749" w:rsidRPr="00D87B7A" w:rsidDel="00B82227">
          <w:rPr>
            <w:rFonts w:cstheme="minorHAnsi"/>
            <w:bCs/>
            <w:sz w:val="24"/>
            <w:szCs w:val="24"/>
          </w:rPr>
          <w:delText xml:space="preserve">you hold with CWB </w:delText>
        </w:r>
      </w:del>
      <w:r w:rsidR="005D7749" w:rsidRPr="00D87B7A">
        <w:rPr>
          <w:rFonts w:cstheme="minorHAnsi"/>
          <w:bCs/>
          <w:sz w:val="24"/>
          <w:szCs w:val="24"/>
        </w:rPr>
        <w:t>or</w:t>
      </w:r>
      <w:ins w:id="122" w:author="Connie Smart" w:date="2021-06-08T16:05:00Z">
        <w:r>
          <w:rPr>
            <w:rFonts w:cstheme="minorHAnsi"/>
            <w:bCs/>
            <w:sz w:val="24"/>
            <w:szCs w:val="24"/>
          </w:rPr>
          <w:t xml:space="preserve"> just</w:t>
        </w:r>
      </w:ins>
      <w:r w:rsidR="005D7749" w:rsidRPr="00D87B7A">
        <w:rPr>
          <w:rFonts w:cstheme="minorHAnsi"/>
          <w:bCs/>
          <w:sz w:val="24"/>
          <w:szCs w:val="24"/>
        </w:rPr>
        <w:t xml:space="preserve"> </w:t>
      </w:r>
      <w:r w:rsidR="00585419" w:rsidRPr="00D87B7A">
        <w:rPr>
          <w:rFonts w:cstheme="minorHAnsi"/>
          <w:bCs/>
          <w:sz w:val="24"/>
          <w:szCs w:val="24"/>
        </w:rPr>
        <w:t>specific</w:t>
      </w:r>
      <w:r w:rsidR="005D7749" w:rsidRPr="00D87B7A">
        <w:rPr>
          <w:rFonts w:cstheme="minorHAnsi"/>
          <w:bCs/>
          <w:sz w:val="24"/>
          <w:szCs w:val="24"/>
        </w:rPr>
        <w:t xml:space="preserve"> </w:t>
      </w:r>
      <w:del w:id="123" w:author="Connie Smart" w:date="2021-06-08T16:05:00Z">
        <w:r w:rsidR="005D7749" w:rsidRPr="00D87B7A" w:rsidDel="00B82227">
          <w:rPr>
            <w:rFonts w:cstheme="minorHAnsi"/>
            <w:bCs/>
            <w:sz w:val="24"/>
            <w:szCs w:val="24"/>
          </w:rPr>
          <w:delText xml:space="preserve">preferred </w:delText>
        </w:r>
      </w:del>
      <w:r w:rsidR="005D7749" w:rsidRPr="00D87B7A">
        <w:rPr>
          <w:rFonts w:cstheme="minorHAnsi"/>
          <w:bCs/>
          <w:sz w:val="24"/>
          <w:szCs w:val="24"/>
        </w:rPr>
        <w:t xml:space="preserve">accounts. </w:t>
      </w:r>
      <w:r w:rsidR="00585419" w:rsidRPr="00D87B7A">
        <w:rPr>
          <w:rFonts w:cstheme="minorHAnsi"/>
          <w:bCs/>
          <w:color w:val="0070C0"/>
          <w:sz w:val="24"/>
          <w:szCs w:val="24"/>
        </w:rPr>
        <w:t xml:space="preserve">Go to Account Settings to make the change. </w:t>
      </w:r>
    </w:p>
    <w:p w14:paraId="6580B1A0" w14:textId="77777777" w:rsidR="00661116" w:rsidRDefault="00661116" w:rsidP="003553CE">
      <w:pPr>
        <w:rPr>
          <w:rFonts w:cstheme="minorHAnsi"/>
          <w:b/>
          <w:sz w:val="24"/>
          <w:szCs w:val="24"/>
        </w:rPr>
      </w:pPr>
    </w:p>
    <w:p w14:paraId="65B3C95D" w14:textId="5AF43421" w:rsidR="00585419" w:rsidRPr="00D87B7A" w:rsidRDefault="00585419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Can I </w:t>
      </w:r>
      <w:r w:rsidR="0084687E" w:rsidRPr="00D87B7A">
        <w:rPr>
          <w:rFonts w:cstheme="minorHAnsi"/>
          <w:b/>
          <w:sz w:val="24"/>
          <w:szCs w:val="24"/>
        </w:rPr>
        <w:t>link</w:t>
      </w:r>
      <w:r w:rsidRPr="00D87B7A">
        <w:rPr>
          <w:rFonts w:cstheme="minorHAnsi"/>
          <w:b/>
          <w:sz w:val="24"/>
          <w:szCs w:val="24"/>
        </w:rPr>
        <w:t xml:space="preserve"> my Personal and Business Account in a single dashboard?</w:t>
      </w:r>
    </w:p>
    <w:p w14:paraId="164FA28F" w14:textId="79CB2843" w:rsidR="00585419" w:rsidRPr="00D87B7A" w:rsidRDefault="00585419" w:rsidP="003553CE">
      <w:pPr>
        <w:rPr>
          <w:rFonts w:cstheme="minorHAnsi"/>
          <w:bCs/>
          <w:sz w:val="24"/>
          <w:szCs w:val="24"/>
        </w:rPr>
      </w:pPr>
      <w:r w:rsidRPr="00D87B7A">
        <w:rPr>
          <w:rFonts w:cstheme="minorHAnsi"/>
          <w:bCs/>
          <w:sz w:val="24"/>
          <w:szCs w:val="24"/>
        </w:rPr>
        <w:t>Yes, you can</w:t>
      </w:r>
      <w:r w:rsidR="0084687E" w:rsidRPr="00D87B7A">
        <w:rPr>
          <w:rFonts w:cstheme="minorHAnsi"/>
          <w:bCs/>
          <w:sz w:val="24"/>
          <w:szCs w:val="24"/>
        </w:rPr>
        <w:t xml:space="preserve"> link your </w:t>
      </w:r>
      <w:ins w:id="124" w:author="Connie Smart" w:date="2021-06-08T16:06:00Z">
        <w:r w:rsidR="00B82227">
          <w:rPr>
            <w:rFonts w:cstheme="minorHAnsi"/>
            <w:bCs/>
            <w:sz w:val="24"/>
            <w:szCs w:val="24"/>
          </w:rPr>
          <w:t>P</w:t>
        </w:r>
      </w:ins>
      <w:del w:id="125" w:author="Connie Smart" w:date="2021-06-08T16:06:00Z">
        <w:r w:rsidR="0084687E" w:rsidRPr="00D87B7A" w:rsidDel="00B82227">
          <w:rPr>
            <w:rFonts w:cstheme="minorHAnsi"/>
            <w:bCs/>
            <w:sz w:val="24"/>
            <w:szCs w:val="24"/>
          </w:rPr>
          <w:delText>p</w:delText>
        </w:r>
      </w:del>
      <w:r w:rsidR="0084687E" w:rsidRPr="00D87B7A">
        <w:rPr>
          <w:rFonts w:cstheme="minorHAnsi"/>
          <w:bCs/>
          <w:sz w:val="24"/>
          <w:szCs w:val="24"/>
        </w:rPr>
        <w:t xml:space="preserve">ersonal and </w:t>
      </w:r>
      <w:ins w:id="126" w:author="Connie Smart" w:date="2021-06-08T16:06:00Z">
        <w:r w:rsidR="00B82227">
          <w:rPr>
            <w:rFonts w:cstheme="minorHAnsi"/>
            <w:bCs/>
            <w:sz w:val="24"/>
            <w:szCs w:val="24"/>
          </w:rPr>
          <w:t>B</w:t>
        </w:r>
      </w:ins>
      <w:del w:id="127" w:author="Connie Smart" w:date="2021-06-08T16:06:00Z">
        <w:r w:rsidR="0084687E" w:rsidRPr="00D87B7A" w:rsidDel="00B82227">
          <w:rPr>
            <w:rFonts w:cstheme="minorHAnsi"/>
            <w:bCs/>
            <w:sz w:val="24"/>
            <w:szCs w:val="24"/>
          </w:rPr>
          <w:delText>b</w:delText>
        </w:r>
      </w:del>
      <w:r w:rsidR="0084687E" w:rsidRPr="00D87B7A">
        <w:rPr>
          <w:rFonts w:cstheme="minorHAnsi"/>
          <w:bCs/>
          <w:sz w:val="24"/>
          <w:szCs w:val="24"/>
        </w:rPr>
        <w:t>usiness accoun</w:t>
      </w:r>
      <w:ins w:id="128" w:author="Connie Smart" w:date="2021-06-08T16:07:00Z">
        <w:r w:rsidR="00B82227">
          <w:rPr>
            <w:rFonts w:cstheme="minorHAnsi"/>
            <w:bCs/>
            <w:sz w:val="24"/>
            <w:szCs w:val="24"/>
          </w:rPr>
          <w:t xml:space="preserve">ts by </w:t>
        </w:r>
      </w:ins>
      <w:del w:id="129" w:author="Connie Smart" w:date="2021-06-08T16:07:00Z">
        <w:r w:rsidR="0084687E" w:rsidRPr="00D87B7A" w:rsidDel="00B82227">
          <w:rPr>
            <w:rFonts w:cstheme="minorHAnsi"/>
            <w:bCs/>
            <w:sz w:val="24"/>
            <w:szCs w:val="24"/>
          </w:rPr>
          <w:delText>ts</w:delText>
        </w:r>
        <w:r w:rsidRPr="00D87B7A" w:rsidDel="00B82227">
          <w:rPr>
            <w:rFonts w:cstheme="minorHAnsi"/>
            <w:bCs/>
            <w:sz w:val="24"/>
            <w:szCs w:val="24"/>
          </w:rPr>
          <w:delText xml:space="preserve">. Please </w:delText>
        </w:r>
      </w:del>
      <w:r w:rsidRPr="00D87B7A">
        <w:rPr>
          <w:rFonts w:cstheme="minorHAnsi"/>
          <w:bCs/>
          <w:color w:val="00B0F0"/>
          <w:sz w:val="24"/>
          <w:szCs w:val="24"/>
        </w:rPr>
        <w:t>contact</w:t>
      </w:r>
      <w:ins w:id="130" w:author="Connie Smart" w:date="2021-06-08T16:07:00Z">
        <w:r w:rsidR="00B82227">
          <w:rPr>
            <w:rFonts w:cstheme="minorHAnsi"/>
            <w:bCs/>
            <w:color w:val="00B0F0"/>
            <w:sz w:val="24"/>
            <w:szCs w:val="24"/>
          </w:rPr>
          <w:t>ing</w:t>
        </w:r>
      </w:ins>
      <w:r w:rsidRPr="00D87B7A">
        <w:rPr>
          <w:rFonts w:cstheme="minorHAnsi"/>
          <w:bCs/>
          <w:color w:val="00B0F0"/>
          <w:sz w:val="24"/>
          <w:szCs w:val="24"/>
        </w:rPr>
        <w:t xml:space="preserve"> your branch</w:t>
      </w:r>
      <w:ins w:id="131" w:author="Connie Smart" w:date="2021-06-08T16:07:00Z">
        <w:r w:rsidR="00B82227">
          <w:rPr>
            <w:rFonts w:cstheme="minorHAnsi"/>
            <w:bCs/>
            <w:color w:val="00B0F0"/>
            <w:sz w:val="24"/>
            <w:szCs w:val="24"/>
          </w:rPr>
          <w:t>.</w:t>
        </w:r>
      </w:ins>
      <w:del w:id="132" w:author="Connie Smart" w:date="2021-06-08T16:07:00Z">
        <w:r w:rsidRPr="00D87B7A" w:rsidDel="00B82227">
          <w:rPr>
            <w:rFonts w:cstheme="minorHAnsi"/>
            <w:bCs/>
            <w:color w:val="00B0F0"/>
            <w:sz w:val="24"/>
            <w:szCs w:val="24"/>
          </w:rPr>
          <w:delText xml:space="preserve"> </w:delText>
        </w:r>
        <w:r w:rsidRPr="00D87B7A" w:rsidDel="00B82227">
          <w:rPr>
            <w:rFonts w:cstheme="minorHAnsi"/>
            <w:bCs/>
            <w:sz w:val="24"/>
            <w:szCs w:val="24"/>
          </w:rPr>
          <w:delText xml:space="preserve">to link your Business and Personal accounts. </w:delText>
        </w:r>
      </w:del>
    </w:p>
    <w:p w14:paraId="33740BB4" w14:textId="77777777" w:rsidR="00661116" w:rsidRDefault="00661116" w:rsidP="003553CE">
      <w:pPr>
        <w:rPr>
          <w:rFonts w:cstheme="minorHAnsi"/>
          <w:b/>
          <w:sz w:val="24"/>
          <w:szCs w:val="24"/>
        </w:rPr>
      </w:pPr>
    </w:p>
    <w:p w14:paraId="6CA8E6DA" w14:textId="36F9BED9" w:rsidR="0084687E" w:rsidRPr="00D87B7A" w:rsidRDefault="0084687E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</w:t>
      </w:r>
      <w:ins w:id="133" w:author="Connie Smart" w:date="2021-06-08T16:07:00Z">
        <w:r w:rsidR="00B82227">
          <w:rPr>
            <w:rFonts w:cstheme="minorHAnsi"/>
            <w:b/>
            <w:sz w:val="24"/>
            <w:szCs w:val="24"/>
          </w:rPr>
          <w:t xml:space="preserve">Can </w:t>
        </w:r>
      </w:ins>
      <w:del w:id="134" w:author="Connie Smart" w:date="2021-06-08T16:07:00Z">
        <w:r w:rsidRPr="00D87B7A" w:rsidDel="00B82227">
          <w:rPr>
            <w:rFonts w:cstheme="minorHAnsi"/>
            <w:b/>
            <w:sz w:val="24"/>
            <w:szCs w:val="24"/>
          </w:rPr>
          <w:delText>How do I</w:delText>
        </w:r>
      </w:del>
      <w:ins w:id="135" w:author="Connie Smart" w:date="2021-06-08T16:07:00Z">
        <w:r w:rsidR="00B82227">
          <w:rPr>
            <w:rFonts w:cstheme="minorHAnsi"/>
            <w:b/>
            <w:sz w:val="24"/>
            <w:szCs w:val="24"/>
          </w:rPr>
          <w:t>I</w:t>
        </w:r>
      </w:ins>
      <w:r w:rsidRPr="00D87B7A">
        <w:rPr>
          <w:rFonts w:cstheme="minorHAnsi"/>
          <w:b/>
          <w:sz w:val="24"/>
          <w:szCs w:val="24"/>
        </w:rPr>
        <w:t xml:space="preserve"> unlink my Personal and Business Account from a single dashboard?</w:t>
      </w:r>
    </w:p>
    <w:p w14:paraId="5A92B98E" w14:textId="474BAE74" w:rsidR="0084687E" w:rsidRPr="00D87B7A" w:rsidRDefault="00B82227" w:rsidP="003553CE">
      <w:pPr>
        <w:rPr>
          <w:rFonts w:cstheme="minorHAnsi"/>
          <w:bCs/>
          <w:sz w:val="24"/>
          <w:szCs w:val="24"/>
        </w:rPr>
      </w:pPr>
      <w:ins w:id="136" w:author="Connie Smart" w:date="2021-06-08T16:07:00Z">
        <w:r>
          <w:rPr>
            <w:rFonts w:cstheme="minorHAnsi"/>
            <w:bCs/>
            <w:sz w:val="24"/>
            <w:szCs w:val="24"/>
          </w:rPr>
          <w:t xml:space="preserve">Yes, you can unlink your Personal and Business accounts by </w:t>
        </w:r>
      </w:ins>
      <w:del w:id="137" w:author="Connie Smart" w:date="2021-06-08T16:07:00Z">
        <w:r w:rsidR="0084687E" w:rsidRPr="00D87B7A" w:rsidDel="00B82227">
          <w:rPr>
            <w:rFonts w:cstheme="minorHAnsi"/>
            <w:bCs/>
            <w:sz w:val="24"/>
            <w:szCs w:val="24"/>
          </w:rPr>
          <w:delText xml:space="preserve">Please </w:delText>
        </w:r>
      </w:del>
      <w:r w:rsidR="0084687E" w:rsidRPr="00D87B7A">
        <w:rPr>
          <w:rFonts w:cstheme="minorHAnsi"/>
          <w:bCs/>
          <w:color w:val="00B0F0"/>
          <w:sz w:val="24"/>
          <w:szCs w:val="24"/>
        </w:rPr>
        <w:t>contact</w:t>
      </w:r>
      <w:ins w:id="138" w:author="Connie Smart" w:date="2021-06-08T16:07:00Z">
        <w:r>
          <w:rPr>
            <w:rFonts w:cstheme="minorHAnsi"/>
            <w:bCs/>
            <w:color w:val="00B0F0"/>
            <w:sz w:val="24"/>
            <w:szCs w:val="24"/>
          </w:rPr>
          <w:t>ing</w:t>
        </w:r>
      </w:ins>
      <w:r w:rsidR="0084687E" w:rsidRPr="00D87B7A">
        <w:rPr>
          <w:rFonts w:cstheme="minorHAnsi"/>
          <w:bCs/>
          <w:color w:val="00B0F0"/>
          <w:sz w:val="24"/>
          <w:szCs w:val="24"/>
        </w:rPr>
        <w:t xml:space="preserve"> your branch</w:t>
      </w:r>
      <w:ins w:id="139" w:author="Connie Smart" w:date="2021-06-08T16:07:00Z">
        <w:r>
          <w:rPr>
            <w:rFonts w:cstheme="minorHAnsi"/>
            <w:bCs/>
            <w:color w:val="00B0F0"/>
            <w:sz w:val="24"/>
            <w:szCs w:val="24"/>
          </w:rPr>
          <w:t>.</w:t>
        </w:r>
      </w:ins>
      <w:del w:id="140" w:author="Connie Smart" w:date="2021-06-08T16:07:00Z">
        <w:r w:rsidR="0084687E" w:rsidRPr="00D87B7A" w:rsidDel="00B82227">
          <w:rPr>
            <w:rFonts w:cstheme="minorHAnsi"/>
            <w:bCs/>
            <w:color w:val="00B0F0"/>
            <w:sz w:val="24"/>
            <w:szCs w:val="24"/>
          </w:rPr>
          <w:delText xml:space="preserve"> </w:delText>
        </w:r>
        <w:r w:rsidR="0084687E" w:rsidRPr="00D87B7A" w:rsidDel="00B82227">
          <w:rPr>
            <w:rFonts w:cstheme="minorHAnsi"/>
            <w:bCs/>
            <w:sz w:val="24"/>
            <w:szCs w:val="24"/>
          </w:rPr>
          <w:delText xml:space="preserve">to unlink your Business and Personal accounts. </w:delText>
        </w:r>
      </w:del>
    </w:p>
    <w:p w14:paraId="28B657A2" w14:textId="77777777" w:rsidR="00661116" w:rsidRDefault="00661116" w:rsidP="003553CE">
      <w:pPr>
        <w:rPr>
          <w:rFonts w:cstheme="minorHAnsi"/>
          <w:b/>
          <w:sz w:val="24"/>
          <w:szCs w:val="24"/>
        </w:rPr>
      </w:pPr>
    </w:p>
    <w:p w14:paraId="510C3206" w14:textId="6A6519E9" w:rsidR="00585419" w:rsidRPr="00D87B7A" w:rsidRDefault="00585419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What transactions are listed in the dashboard as </w:t>
      </w:r>
      <w:r w:rsidR="00DD52B2" w:rsidRPr="00D87B7A">
        <w:rPr>
          <w:rFonts w:cstheme="minorHAnsi"/>
          <w:b/>
          <w:sz w:val="24"/>
          <w:szCs w:val="24"/>
        </w:rPr>
        <w:t xml:space="preserve">Upcoming </w:t>
      </w:r>
      <w:r w:rsidRPr="00D87B7A">
        <w:rPr>
          <w:rFonts w:cstheme="minorHAnsi"/>
          <w:b/>
          <w:sz w:val="24"/>
          <w:szCs w:val="24"/>
        </w:rPr>
        <w:t>Transactions?</w:t>
      </w:r>
    </w:p>
    <w:p w14:paraId="228BA944" w14:textId="3A8EAB04" w:rsidR="00585419" w:rsidRPr="00D87B7A" w:rsidRDefault="00B82227" w:rsidP="003553CE">
      <w:pPr>
        <w:rPr>
          <w:rFonts w:cstheme="minorHAnsi"/>
          <w:bCs/>
          <w:sz w:val="24"/>
          <w:szCs w:val="24"/>
        </w:rPr>
      </w:pPr>
      <w:ins w:id="141" w:author="Connie Smart" w:date="2021-06-08T16:08:00Z">
        <w:r>
          <w:rPr>
            <w:rFonts w:cstheme="minorHAnsi"/>
            <w:bCs/>
            <w:sz w:val="24"/>
            <w:szCs w:val="24"/>
          </w:rPr>
          <w:t xml:space="preserve">Upcoming Transactions </w:t>
        </w:r>
      </w:ins>
      <w:del w:id="142" w:author="Connie Smart" w:date="2021-06-08T16:08:00Z">
        <w:r w:rsidR="00585419" w:rsidRPr="00D87B7A" w:rsidDel="00B82227">
          <w:rPr>
            <w:rFonts w:cstheme="minorHAnsi"/>
            <w:bCs/>
            <w:sz w:val="24"/>
            <w:szCs w:val="24"/>
          </w:rPr>
          <w:delText xml:space="preserve">These </w:delText>
        </w:r>
      </w:del>
      <w:r w:rsidR="00585419" w:rsidRPr="00D87B7A">
        <w:rPr>
          <w:rFonts w:cstheme="minorHAnsi"/>
          <w:bCs/>
          <w:sz w:val="24"/>
          <w:szCs w:val="24"/>
        </w:rPr>
        <w:t xml:space="preserve">are </w:t>
      </w:r>
      <w:r w:rsidR="00DD52B2" w:rsidRPr="00D87B7A">
        <w:rPr>
          <w:rFonts w:cstheme="minorHAnsi"/>
          <w:bCs/>
          <w:sz w:val="24"/>
          <w:szCs w:val="24"/>
        </w:rPr>
        <w:t xml:space="preserve">scheduled </w:t>
      </w:r>
      <w:del w:id="143" w:author="Connie Smart" w:date="2021-06-08T16:08:00Z">
        <w:r w:rsidR="00585419" w:rsidRPr="00D87B7A" w:rsidDel="00B82227">
          <w:rPr>
            <w:rFonts w:cstheme="minorHAnsi"/>
            <w:bCs/>
            <w:sz w:val="24"/>
            <w:szCs w:val="24"/>
          </w:rPr>
          <w:delText xml:space="preserve">future dated </w:delText>
        </w:r>
      </w:del>
      <w:r w:rsidR="00585419" w:rsidRPr="00D87B7A">
        <w:rPr>
          <w:rFonts w:cstheme="minorHAnsi"/>
          <w:bCs/>
          <w:sz w:val="24"/>
          <w:szCs w:val="24"/>
        </w:rPr>
        <w:t xml:space="preserve">payments and transfers that are </w:t>
      </w:r>
      <w:r w:rsidR="00DD52B2" w:rsidRPr="00D87B7A">
        <w:rPr>
          <w:rFonts w:cstheme="minorHAnsi"/>
          <w:bCs/>
          <w:sz w:val="24"/>
          <w:szCs w:val="24"/>
        </w:rPr>
        <w:t xml:space="preserve">coming up in the </w:t>
      </w:r>
      <w:r w:rsidR="00585419" w:rsidRPr="00D87B7A">
        <w:rPr>
          <w:rFonts w:cstheme="minorHAnsi"/>
          <w:bCs/>
          <w:sz w:val="24"/>
          <w:szCs w:val="24"/>
        </w:rPr>
        <w:t>next seven days on your accounts.</w:t>
      </w:r>
    </w:p>
    <w:p w14:paraId="775677A7" w14:textId="77777777" w:rsidR="00661116" w:rsidRDefault="00661116" w:rsidP="003553CE">
      <w:pPr>
        <w:rPr>
          <w:rFonts w:cstheme="minorHAnsi"/>
          <w:b/>
          <w:sz w:val="24"/>
          <w:szCs w:val="24"/>
        </w:rPr>
      </w:pPr>
    </w:p>
    <w:p w14:paraId="4A1CE6D8" w14:textId="764CB206" w:rsidR="00276DF2" w:rsidRPr="00D87B7A" w:rsidRDefault="00276DF2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How do I </w:t>
      </w:r>
      <w:r w:rsidR="0084687E" w:rsidRPr="00D87B7A">
        <w:rPr>
          <w:rFonts w:cstheme="minorHAnsi"/>
          <w:b/>
          <w:sz w:val="24"/>
          <w:szCs w:val="24"/>
        </w:rPr>
        <w:t>get</w:t>
      </w:r>
      <w:r w:rsidRPr="00D87B7A">
        <w:rPr>
          <w:rFonts w:cstheme="minorHAnsi"/>
          <w:b/>
          <w:sz w:val="24"/>
          <w:szCs w:val="24"/>
        </w:rPr>
        <w:t xml:space="preserve"> additional details on my account?</w:t>
      </w:r>
    </w:p>
    <w:p w14:paraId="51D0C9AE" w14:textId="77777777" w:rsidR="00276DF2" w:rsidRPr="00D87B7A" w:rsidRDefault="00276DF2" w:rsidP="003553CE">
      <w:pPr>
        <w:rPr>
          <w:rFonts w:cstheme="minorHAnsi"/>
          <w:bCs/>
          <w:sz w:val="24"/>
          <w:szCs w:val="24"/>
        </w:rPr>
      </w:pPr>
      <w:r w:rsidRPr="00D87B7A">
        <w:rPr>
          <w:rFonts w:cstheme="minorHAnsi"/>
          <w:bCs/>
          <w:sz w:val="24"/>
          <w:szCs w:val="24"/>
        </w:rPr>
        <w:t>Click on the account on the dashboard to see the account summary, interest details and account information.</w:t>
      </w:r>
    </w:p>
    <w:p w14:paraId="6DC0A3D8" w14:textId="77777777" w:rsidR="00661116" w:rsidRDefault="00661116" w:rsidP="003553CE">
      <w:pPr>
        <w:rPr>
          <w:rFonts w:cstheme="minorHAnsi"/>
          <w:b/>
          <w:sz w:val="24"/>
          <w:szCs w:val="24"/>
          <w:shd w:val="clear" w:color="auto" w:fill="FFFFFF"/>
        </w:rPr>
      </w:pPr>
    </w:p>
    <w:p w14:paraId="7F9B3781" w14:textId="4B393C07" w:rsidR="00276DF2" w:rsidRPr="00D87B7A" w:rsidRDefault="00276DF2" w:rsidP="003553CE">
      <w:pPr>
        <w:rPr>
          <w:rFonts w:eastAsia="Times New Roman" w:cstheme="minorHAnsi"/>
          <w:b/>
          <w:sz w:val="24"/>
          <w:szCs w:val="24"/>
          <w:lang w:eastAsia="en-CA"/>
        </w:rPr>
      </w:pPr>
      <w:r w:rsidRPr="00D87B7A">
        <w:rPr>
          <w:rFonts w:cstheme="minorHAnsi"/>
          <w:b/>
          <w:sz w:val="24"/>
          <w:szCs w:val="24"/>
          <w:shd w:val="clear" w:color="auto" w:fill="FFFFFF"/>
        </w:rPr>
        <w:t xml:space="preserve">Q: </w:t>
      </w:r>
      <w:r w:rsidRPr="00D87B7A">
        <w:rPr>
          <w:rFonts w:eastAsia="Times New Roman" w:cstheme="minorHAnsi"/>
          <w:b/>
          <w:sz w:val="24"/>
          <w:szCs w:val="24"/>
          <w:lang w:eastAsia="en-CA"/>
        </w:rPr>
        <w:t>What are the different account balances I see on my account?</w:t>
      </w:r>
    </w:p>
    <w:p w14:paraId="00AD48BA" w14:textId="011F3CE1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del w:id="144" w:author="Connie Smart" w:date="2021-06-08T16:12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These </w:delText>
        </w:r>
        <w:r w:rsidR="009000AD"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balances </w:delText>
        </w:r>
        <w:r w:rsidR="002773FE"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give</w:delText>
        </w:r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 a summarized view of different components of the money in your account, what you are able to withdraw from, interest</w:delText>
        </w:r>
      </w:del>
      <w:del w:id="145" w:author="Connie Smart" w:date="2021-06-08T16:10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s</w:delText>
        </w:r>
      </w:del>
      <w:del w:id="146" w:author="Connie Smart" w:date="2021-06-08T16:12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 etc. 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Below is a description of what the balance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represents for each account type:</w:t>
      </w:r>
    </w:p>
    <w:p w14:paraId="3594B708" w14:textId="77777777" w:rsidR="00661116" w:rsidRDefault="00661116" w:rsidP="003553CE">
      <w:pPr>
        <w:rPr>
          <w:rFonts w:eastAsia="Times New Roman" w:cstheme="minorHAnsi"/>
          <w:b/>
          <w:sz w:val="24"/>
          <w:szCs w:val="24"/>
          <w:lang w:eastAsia="en-CA"/>
        </w:rPr>
      </w:pPr>
    </w:p>
    <w:p w14:paraId="12CBBA99" w14:textId="125A845E" w:rsidR="00276DF2" w:rsidRPr="00D87B7A" w:rsidRDefault="00276DF2" w:rsidP="003553CE">
      <w:pPr>
        <w:rPr>
          <w:rFonts w:eastAsia="Times New Roman" w:cstheme="minorHAnsi"/>
          <w:b/>
          <w:sz w:val="24"/>
          <w:szCs w:val="24"/>
          <w:lang w:eastAsia="en-CA"/>
        </w:rPr>
      </w:pPr>
      <w:r w:rsidRPr="00D87B7A">
        <w:rPr>
          <w:rFonts w:eastAsia="Times New Roman" w:cstheme="minorHAnsi"/>
          <w:b/>
          <w:sz w:val="24"/>
          <w:szCs w:val="24"/>
          <w:lang w:eastAsia="en-CA"/>
        </w:rPr>
        <w:t xml:space="preserve">Chequing Account </w:t>
      </w:r>
    </w:p>
    <w:p w14:paraId="2CC24DCF" w14:textId="2810E33A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Available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balance -</w:t>
      </w:r>
      <w:r w:rsidRPr="00D87B7A">
        <w:rPr>
          <w:rFonts w:eastAsia="Times New Roman" w:cstheme="minorHAnsi"/>
          <w:sz w:val="24"/>
          <w:szCs w:val="24"/>
          <w:lang w:eastAsia="en-CA"/>
        </w:rPr>
        <w:t xml:space="preserve"> Total deposit on your account together with un</w:t>
      </w:r>
      <w:ins w:id="147" w:author="Connie Smart" w:date="2021-06-08T16:11:00Z">
        <w:r w:rsidR="008825CC">
          <w:rPr>
            <w:rFonts w:eastAsia="Times New Roman" w:cstheme="minorHAnsi"/>
            <w:sz w:val="24"/>
            <w:szCs w:val="24"/>
            <w:lang w:eastAsia="en-CA"/>
          </w:rPr>
          <w:t xml:space="preserve">used </w:t>
        </w:r>
      </w:ins>
      <w:del w:id="148" w:author="Connie Smart" w:date="2021-06-08T16:11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utilized 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line of credit, excluding uncleared cheques and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holds.</w:t>
      </w:r>
    </w:p>
    <w:p w14:paraId="352FD574" w14:textId="124C00FD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lastRenderedPageBreak/>
        <w:t xml:space="preserve">Current balance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– This</w:t>
      </w:r>
      <w:r w:rsidRPr="00D87B7A">
        <w:rPr>
          <w:rFonts w:eastAsia="Times New Roman" w:cstheme="minorHAnsi"/>
          <w:sz w:val="24"/>
          <w:szCs w:val="24"/>
          <w:lang w:eastAsia="en-CA"/>
        </w:rPr>
        <w:t xml:space="preserve"> is the working total of all deposits that have been made into your account including uncleared cheques and line of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credit.</w:t>
      </w:r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</w:p>
    <w:p w14:paraId="69C8291E" w14:textId="77777777" w:rsidR="00661116" w:rsidRDefault="00661116" w:rsidP="003553CE">
      <w:pPr>
        <w:rPr>
          <w:rFonts w:eastAsia="Times New Roman" w:cstheme="minorHAnsi"/>
          <w:b/>
          <w:sz w:val="24"/>
          <w:szCs w:val="24"/>
          <w:lang w:eastAsia="en-CA"/>
        </w:rPr>
      </w:pPr>
    </w:p>
    <w:p w14:paraId="071C9DC5" w14:textId="253E802E" w:rsidR="00276DF2" w:rsidRPr="00D87B7A" w:rsidRDefault="00276DF2" w:rsidP="003553CE">
      <w:pPr>
        <w:rPr>
          <w:rFonts w:eastAsia="Times New Roman" w:cstheme="minorHAnsi"/>
          <w:b/>
          <w:sz w:val="24"/>
          <w:szCs w:val="24"/>
          <w:lang w:eastAsia="en-CA"/>
        </w:rPr>
      </w:pPr>
      <w:r w:rsidRPr="00D87B7A">
        <w:rPr>
          <w:rFonts w:eastAsia="Times New Roman" w:cstheme="minorHAnsi"/>
          <w:b/>
          <w:sz w:val="24"/>
          <w:szCs w:val="24"/>
          <w:lang w:eastAsia="en-CA"/>
        </w:rPr>
        <w:t xml:space="preserve">Savings Account </w:t>
      </w:r>
    </w:p>
    <w:p w14:paraId="6FDD497F" w14:textId="1F3FFB93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Available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balance -</w:t>
      </w:r>
      <w:r w:rsidRPr="00D87B7A">
        <w:rPr>
          <w:rFonts w:eastAsia="Times New Roman" w:cstheme="minorHAnsi"/>
          <w:sz w:val="24"/>
          <w:szCs w:val="24"/>
          <w:lang w:eastAsia="en-CA"/>
        </w:rPr>
        <w:t xml:space="preserve"> Total deposit on your account together with unu</w:t>
      </w:r>
      <w:ins w:id="149" w:author="Connie Smart" w:date="2021-06-08T16:11:00Z">
        <w:r w:rsidR="008825CC">
          <w:rPr>
            <w:rFonts w:eastAsia="Times New Roman" w:cstheme="minorHAnsi"/>
            <w:sz w:val="24"/>
            <w:szCs w:val="24"/>
            <w:lang w:eastAsia="en-CA"/>
          </w:rPr>
          <w:t>sed</w:t>
        </w:r>
      </w:ins>
      <w:del w:id="150" w:author="Connie Smart" w:date="2021-06-08T16:11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tilized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 line of credit, excluding uncleared cheques and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holds.</w:t>
      </w:r>
    </w:p>
    <w:p w14:paraId="175974CE" w14:textId="53861C25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Current balance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– This</w:t>
      </w:r>
      <w:r w:rsidRPr="00D87B7A">
        <w:rPr>
          <w:rFonts w:eastAsia="Times New Roman" w:cstheme="minorHAnsi"/>
          <w:sz w:val="24"/>
          <w:szCs w:val="24"/>
          <w:lang w:eastAsia="en-CA"/>
        </w:rPr>
        <w:t xml:space="preserve"> is the working total of all deposits that have been made into your account including uncleared cheques and line of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credit.</w:t>
      </w:r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</w:p>
    <w:p w14:paraId="73C475D9" w14:textId="77777777" w:rsidR="00661116" w:rsidRDefault="00661116" w:rsidP="003553CE">
      <w:pPr>
        <w:rPr>
          <w:rFonts w:eastAsia="Times New Roman" w:cstheme="minorHAnsi"/>
          <w:b/>
          <w:sz w:val="24"/>
          <w:szCs w:val="24"/>
          <w:lang w:eastAsia="en-CA"/>
        </w:rPr>
      </w:pPr>
    </w:p>
    <w:p w14:paraId="5DE2AEAB" w14:textId="3EDE5DE2" w:rsidR="00276DF2" w:rsidRPr="00D87B7A" w:rsidRDefault="00276DF2" w:rsidP="003553CE">
      <w:pPr>
        <w:rPr>
          <w:rFonts w:eastAsia="Times New Roman" w:cstheme="minorHAnsi"/>
          <w:b/>
          <w:sz w:val="24"/>
          <w:szCs w:val="24"/>
          <w:lang w:eastAsia="en-CA"/>
        </w:rPr>
      </w:pPr>
      <w:r w:rsidRPr="00D87B7A">
        <w:rPr>
          <w:rFonts w:eastAsia="Times New Roman" w:cstheme="minorHAnsi"/>
          <w:b/>
          <w:sz w:val="24"/>
          <w:szCs w:val="24"/>
          <w:lang w:eastAsia="en-CA"/>
        </w:rPr>
        <w:t>Line of Credit (LOC)</w:t>
      </w:r>
    </w:p>
    <w:p w14:paraId="5C53B9ED" w14:textId="4E95DF53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Available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 xml:space="preserve">balance </w:t>
      </w:r>
      <w:del w:id="151" w:author="Connie Smart" w:date="2021-06-08T16:13:00Z">
        <w:r w:rsidR="009000AD"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-</w:delText>
        </w:r>
      </w:del>
      <w:ins w:id="152" w:author="Connie Smart" w:date="2021-06-08T16:13:00Z">
        <w:r w:rsidR="008825CC">
          <w:rPr>
            <w:rFonts w:eastAsia="Times New Roman" w:cstheme="minorHAnsi"/>
            <w:sz w:val="24"/>
            <w:szCs w:val="24"/>
            <w:lang w:eastAsia="en-CA"/>
          </w:rPr>
          <w:t>–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  <w:ins w:id="153" w:author="Connie Smart" w:date="2021-06-08T16:13:00Z">
        <w:r w:rsidR="008825CC">
          <w:rPr>
            <w:rFonts w:eastAsia="Times New Roman" w:cstheme="minorHAnsi"/>
            <w:sz w:val="24"/>
            <w:szCs w:val="24"/>
            <w:lang w:eastAsia="en-CA"/>
          </w:rPr>
          <w:t>This is the a</w:t>
        </w:r>
      </w:ins>
      <w:del w:id="154" w:author="Connie Smart" w:date="2021-06-08T16:13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A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mount you can draw on from the line of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credit.</w:t>
      </w:r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</w:p>
    <w:p w14:paraId="131090D7" w14:textId="7EAE19DE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Current balance –  </w:t>
      </w:r>
      <w:del w:id="155" w:author="Connie Smart" w:date="2021-06-08T16:13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 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>The</w:t>
      </w:r>
      <w:del w:id="156" w:author="Connie Smart" w:date="2021-06-08T16:13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 utilized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  <w:ins w:id="157" w:author="Connie Smart" w:date="2021-06-08T16:13:00Z">
        <w:r w:rsidR="008825CC">
          <w:rPr>
            <w:rFonts w:eastAsia="Times New Roman" w:cstheme="minorHAnsi"/>
            <w:sz w:val="24"/>
            <w:szCs w:val="24"/>
            <w:lang w:eastAsia="en-CA"/>
          </w:rPr>
          <w:t xml:space="preserve">is the 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amount </w:t>
      </w:r>
      <w:ins w:id="158" w:author="Connie Smart" w:date="2021-06-08T16:13:00Z">
        <w:r w:rsidR="008825CC">
          <w:rPr>
            <w:rFonts w:eastAsia="Times New Roman" w:cstheme="minorHAnsi"/>
            <w:sz w:val="24"/>
            <w:szCs w:val="24"/>
            <w:lang w:eastAsia="en-CA"/>
          </w:rPr>
          <w:t xml:space="preserve">you’ve used 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>from the line of credit</w:t>
      </w:r>
      <w:ins w:id="159" w:author="Connie Smart" w:date="2021-06-08T16:13:00Z">
        <w:r w:rsidR="008825CC">
          <w:rPr>
            <w:rFonts w:eastAsia="Times New Roman" w:cstheme="minorHAnsi"/>
            <w:sz w:val="24"/>
            <w:szCs w:val="24"/>
            <w:lang w:eastAsia="en-CA"/>
          </w:rPr>
          <w:t>.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</w:p>
    <w:p w14:paraId="76697F6D" w14:textId="77777777" w:rsidR="00661116" w:rsidRDefault="00661116" w:rsidP="003553CE">
      <w:pPr>
        <w:rPr>
          <w:rFonts w:eastAsia="Times New Roman" w:cstheme="minorHAnsi"/>
          <w:b/>
          <w:sz w:val="24"/>
          <w:szCs w:val="24"/>
          <w:lang w:eastAsia="en-CA"/>
        </w:rPr>
      </w:pPr>
    </w:p>
    <w:p w14:paraId="7D91567A" w14:textId="52EA025D" w:rsidR="00276DF2" w:rsidRPr="00D87B7A" w:rsidRDefault="00276DF2" w:rsidP="003553CE">
      <w:pPr>
        <w:rPr>
          <w:rFonts w:eastAsia="Times New Roman" w:cstheme="minorHAnsi"/>
          <w:b/>
          <w:sz w:val="24"/>
          <w:szCs w:val="24"/>
          <w:lang w:eastAsia="en-CA"/>
        </w:rPr>
      </w:pPr>
      <w:r w:rsidRPr="00D87B7A">
        <w:rPr>
          <w:rFonts w:eastAsia="Times New Roman" w:cstheme="minorHAnsi"/>
          <w:b/>
          <w:sz w:val="24"/>
          <w:szCs w:val="24"/>
          <w:lang w:eastAsia="en-CA"/>
        </w:rPr>
        <w:t>Mortgage</w:t>
      </w:r>
    </w:p>
    <w:p w14:paraId="4BAF865F" w14:textId="26C27C8B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Original Mortgage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 xml:space="preserve">Amount </w:t>
      </w:r>
      <w:del w:id="160" w:author="Connie Smart" w:date="2021-06-08T16:13:00Z">
        <w:r w:rsidR="009000AD"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-</w:delText>
        </w:r>
      </w:del>
      <w:ins w:id="161" w:author="Connie Smart" w:date="2021-06-08T16:13:00Z">
        <w:r w:rsidR="008825CC">
          <w:rPr>
            <w:rFonts w:eastAsia="Times New Roman" w:cstheme="minorHAnsi"/>
            <w:sz w:val="24"/>
            <w:szCs w:val="24"/>
            <w:lang w:eastAsia="en-CA"/>
          </w:rPr>
          <w:t>–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  <w:ins w:id="162" w:author="Connie Smart" w:date="2021-06-08T16:13:00Z">
        <w:r w:rsidR="008825CC">
          <w:rPr>
            <w:rFonts w:eastAsia="Times New Roman" w:cstheme="minorHAnsi"/>
            <w:sz w:val="24"/>
            <w:szCs w:val="24"/>
            <w:lang w:eastAsia="en-CA"/>
          </w:rPr>
          <w:t>The o</w:t>
        </w:r>
      </w:ins>
      <w:del w:id="163" w:author="Connie Smart" w:date="2021-06-08T16:13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O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>riginal amount of your mortgage</w:t>
      </w:r>
      <w:ins w:id="164" w:author="Connie Smart" w:date="2021-06-08T16:14:00Z">
        <w:r w:rsidR="008825CC">
          <w:rPr>
            <w:rFonts w:eastAsia="Times New Roman" w:cstheme="minorHAnsi"/>
            <w:sz w:val="24"/>
            <w:szCs w:val="24"/>
            <w:lang w:eastAsia="en-CA"/>
          </w:rPr>
          <w:t>.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</w:p>
    <w:p w14:paraId="27C2D4B0" w14:textId="7E4ECF50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Current balance –  </w:t>
      </w:r>
      <w:del w:id="165" w:author="Connie Smart" w:date="2021-06-08T16:18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 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The </w:t>
      </w:r>
      <w:ins w:id="166" w:author="Connie Smart" w:date="2021-06-08T16:15:00Z">
        <w:r w:rsidR="008825CC">
          <w:rPr>
            <w:rFonts w:eastAsia="Times New Roman" w:cstheme="minorHAnsi"/>
            <w:sz w:val="24"/>
            <w:szCs w:val="24"/>
            <w:lang w:eastAsia="en-CA"/>
          </w:rPr>
          <w:t xml:space="preserve">amount </w:t>
        </w:r>
      </w:ins>
      <w:ins w:id="167" w:author="Connie Smart" w:date="2021-06-08T16:16:00Z">
        <w:r w:rsidR="008825CC">
          <w:rPr>
            <w:rFonts w:eastAsia="Times New Roman" w:cstheme="minorHAnsi"/>
            <w:sz w:val="24"/>
            <w:szCs w:val="24"/>
            <w:lang w:eastAsia="en-CA"/>
          </w:rPr>
          <w:t>outstanding</w:t>
        </w:r>
      </w:ins>
      <w:ins w:id="168" w:author="Connie Smart" w:date="2021-06-08T16:15:00Z">
        <w:r w:rsidR="008825CC">
          <w:rPr>
            <w:rFonts w:eastAsia="Times New Roman" w:cstheme="minorHAnsi"/>
            <w:sz w:val="24"/>
            <w:szCs w:val="24"/>
            <w:lang w:eastAsia="en-CA"/>
          </w:rPr>
          <w:t xml:space="preserve"> </w:t>
        </w:r>
      </w:ins>
      <w:del w:id="169" w:author="Connie Smart" w:date="2021-06-08T16:15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amount </w:delText>
        </w:r>
      </w:del>
      <w:del w:id="170" w:author="Connie Smart" w:date="2021-06-08T16:14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outstanding 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>from the original mortgage</w:t>
      </w:r>
      <w:ins w:id="171" w:author="Connie Smart" w:date="2021-06-08T16:14:00Z">
        <w:r w:rsidR="008825CC">
          <w:rPr>
            <w:rFonts w:eastAsia="Times New Roman" w:cstheme="minorHAnsi"/>
            <w:sz w:val="24"/>
            <w:szCs w:val="24"/>
            <w:lang w:eastAsia="en-CA"/>
          </w:rPr>
          <w:t xml:space="preserve">, excluding </w:t>
        </w:r>
      </w:ins>
      <w:del w:id="172" w:author="Connie Smart" w:date="2021-06-08T16:14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.  It does not include</w:delText>
        </w:r>
      </w:del>
      <w:del w:id="173" w:author="Connie Smart" w:date="2021-06-08T16:15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 i</w:delText>
        </w:r>
      </w:del>
      <w:ins w:id="174" w:author="Connie Smart" w:date="2021-06-08T16:15:00Z">
        <w:r w:rsidR="008825CC">
          <w:rPr>
            <w:rFonts w:eastAsia="Times New Roman" w:cstheme="minorHAnsi"/>
            <w:sz w:val="24"/>
            <w:szCs w:val="24"/>
            <w:lang w:eastAsia="en-CA"/>
          </w:rPr>
          <w:t>i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nterest and late payment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fees.</w:t>
      </w:r>
    </w:p>
    <w:p w14:paraId="69D2DBC5" w14:textId="77777777" w:rsidR="00661116" w:rsidRDefault="00661116" w:rsidP="003553CE">
      <w:pPr>
        <w:rPr>
          <w:rFonts w:eastAsia="Times New Roman" w:cstheme="minorHAnsi"/>
          <w:b/>
          <w:sz w:val="24"/>
          <w:szCs w:val="24"/>
          <w:lang w:eastAsia="en-CA"/>
        </w:rPr>
      </w:pPr>
    </w:p>
    <w:p w14:paraId="7866262C" w14:textId="484A6A0A" w:rsidR="00276DF2" w:rsidRPr="00D87B7A" w:rsidRDefault="00276DF2" w:rsidP="003553CE">
      <w:pPr>
        <w:rPr>
          <w:rFonts w:eastAsia="Times New Roman" w:cstheme="minorHAnsi"/>
          <w:b/>
          <w:sz w:val="24"/>
          <w:szCs w:val="24"/>
          <w:lang w:eastAsia="en-CA"/>
        </w:rPr>
      </w:pPr>
      <w:r w:rsidRPr="00D87B7A">
        <w:rPr>
          <w:rFonts w:eastAsia="Times New Roman" w:cstheme="minorHAnsi"/>
          <w:b/>
          <w:sz w:val="24"/>
          <w:szCs w:val="24"/>
          <w:lang w:eastAsia="en-CA"/>
        </w:rPr>
        <w:t>Term Loan</w:t>
      </w:r>
    </w:p>
    <w:p w14:paraId="01D355B5" w14:textId="3F4C4019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Original </w:t>
      </w:r>
      <w:ins w:id="175" w:author="Connie Smart" w:date="2021-06-08T16:20:00Z">
        <w:r w:rsidR="00DB1EF3">
          <w:rPr>
            <w:rFonts w:eastAsia="Times New Roman" w:cstheme="minorHAnsi"/>
            <w:sz w:val="24"/>
            <w:szCs w:val="24"/>
            <w:lang w:eastAsia="en-CA"/>
          </w:rPr>
          <w:t>l</w:t>
        </w:r>
      </w:ins>
      <w:del w:id="176" w:author="Connie Smart" w:date="2021-06-08T16:20:00Z">
        <w:r w:rsidR="009000AD"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L</w:delText>
        </w:r>
      </w:del>
      <w:r w:rsidR="009000AD" w:rsidRPr="00D87B7A">
        <w:rPr>
          <w:rFonts w:eastAsia="Times New Roman" w:cstheme="minorHAnsi"/>
          <w:sz w:val="24"/>
          <w:szCs w:val="24"/>
          <w:lang w:eastAsia="en-CA"/>
        </w:rPr>
        <w:t xml:space="preserve">oan </w:t>
      </w:r>
      <w:del w:id="177" w:author="Connie Smart" w:date="2021-06-08T16:15:00Z">
        <w:r w:rsidR="009000AD"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-</w:delText>
        </w:r>
      </w:del>
      <w:ins w:id="178" w:author="Connie Smart" w:date="2021-06-08T16:15:00Z">
        <w:r w:rsidR="008825CC">
          <w:rPr>
            <w:rFonts w:eastAsia="Times New Roman" w:cstheme="minorHAnsi"/>
            <w:sz w:val="24"/>
            <w:szCs w:val="24"/>
            <w:lang w:eastAsia="en-CA"/>
          </w:rPr>
          <w:t>–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  <w:ins w:id="179" w:author="Connie Smart" w:date="2021-06-08T16:15:00Z">
        <w:r w:rsidR="008825CC">
          <w:rPr>
            <w:rFonts w:eastAsia="Times New Roman" w:cstheme="minorHAnsi"/>
            <w:sz w:val="24"/>
            <w:szCs w:val="24"/>
            <w:lang w:eastAsia="en-CA"/>
          </w:rPr>
          <w:t>The o</w:t>
        </w:r>
      </w:ins>
      <w:del w:id="180" w:author="Connie Smart" w:date="2021-06-08T16:15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O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>riginal amount of your loan</w:t>
      </w:r>
      <w:ins w:id="181" w:author="Connie Smart" w:date="2021-06-08T16:15:00Z">
        <w:r w:rsidR="008825CC">
          <w:rPr>
            <w:rFonts w:eastAsia="Times New Roman" w:cstheme="minorHAnsi"/>
            <w:sz w:val="24"/>
            <w:szCs w:val="24"/>
            <w:lang w:eastAsia="en-CA"/>
          </w:rPr>
          <w:t>.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  </w:t>
      </w:r>
    </w:p>
    <w:p w14:paraId="238BADA3" w14:textId="7A809065" w:rsidR="00276DF2" w:rsidRPr="00D87B7A" w:rsidRDefault="00276DF2" w:rsidP="003553CE">
      <w:pPr>
        <w:rPr>
          <w:rFonts w:eastAsia="Times New Roman" w:cstheme="minorHAnsi"/>
          <w:b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Current balance – </w:t>
      </w:r>
      <w:del w:id="182" w:author="Connie Smart" w:date="2021-06-08T16:16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 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 The amount </w:t>
      </w:r>
      <w:ins w:id="183" w:author="Connie Smart" w:date="2021-06-08T16:16:00Z">
        <w:r w:rsidR="008825CC">
          <w:rPr>
            <w:rFonts w:eastAsia="Times New Roman" w:cstheme="minorHAnsi"/>
            <w:sz w:val="24"/>
            <w:szCs w:val="24"/>
            <w:lang w:eastAsia="en-CA"/>
          </w:rPr>
          <w:t>outstanding</w:t>
        </w:r>
      </w:ins>
      <w:del w:id="184" w:author="Connie Smart" w:date="2021-06-08T16:16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outstanding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 from the original loan</w:t>
      </w:r>
      <w:ins w:id="185" w:author="Connie Smart" w:date="2021-06-08T16:16:00Z">
        <w:r w:rsidR="008825CC">
          <w:rPr>
            <w:rFonts w:eastAsia="Times New Roman" w:cstheme="minorHAnsi"/>
            <w:sz w:val="24"/>
            <w:szCs w:val="24"/>
            <w:lang w:eastAsia="en-CA"/>
          </w:rPr>
          <w:t xml:space="preserve">, excluding </w:t>
        </w:r>
      </w:ins>
      <w:del w:id="186" w:author="Connie Smart" w:date="2021-06-08T16:16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. It does not include 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interest and late payment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fees.</w:t>
      </w:r>
    </w:p>
    <w:p w14:paraId="6DCBDB70" w14:textId="77777777" w:rsidR="00661116" w:rsidRDefault="00661116" w:rsidP="003553CE">
      <w:pPr>
        <w:rPr>
          <w:rFonts w:eastAsia="Times New Roman" w:cstheme="minorHAnsi"/>
          <w:b/>
          <w:sz w:val="24"/>
          <w:szCs w:val="24"/>
          <w:lang w:eastAsia="en-CA"/>
        </w:rPr>
      </w:pPr>
    </w:p>
    <w:p w14:paraId="4091187D" w14:textId="5946021C" w:rsidR="00276DF2" w:rsidRPr="00D87B7A" w:rsidRDefault="00276DF2" w:rsidP="003553CE">
      <w:pPr>
        <w:rPr>
          <w:rFonts w:eastAsia="Times New Roman" w:cstheme="minorHAnsi"/>
          <w:b/>
          <w:sz w:val="24"/>
          <w:szCs w:val="24"/>
          <w:lang w:eastAsia="en-CA"/>
        </w:rPr>
      </w:pPr>
      <w:r w:rsidRPr="00D87B7A">
        <w:rPr>
          <w:rFonts w:eastAsia="Times New Roman" w:cstheme="minorHAnsi"/>
          <w:b/>
          <w:sz w:val="24"/>
          <w:szCs w:val="24"/>
          <w:lang w:eastAsia="en-CA"/>
        </w:rPr>
        <w:t>Lease</w:t>
      </w:r>
    </w:p>
    <w:p w14:paraId="19654ED3" w14:textId="733CBBFC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Original </w:t>
      </w:r>
      <w:ins w:id="187" w:author="Connie Smart" w:date="2021-06-08T16:20:00Z">
        <w:r w:rsidR="00DB1EF3">
          <w:rPr>
            <w:rFonts w:eastAsia="Times New Roman" w:cstheme="minorHAnsi"/>
            <w:sz w:val="24"/>
            <w:szCs w:val="24"/>
            <w:lang w:eastAsia="en-CA"/>
          </w:rPr>
          <w:t>l</w:t>
        </w:r>
      </w:ins>
      <w:del w:id="188" w:author="Connie Smart" w:date="2021-06-08T16:20:00Z">
        <w:r w:rsidR="009000AD"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L</w:delText>
        </w:r>
      </w:del>
      <w:r w:rsidR="009000AD" w:rsidRPr="00D87B7A">
        <w:rPr>
          <w:rFonts w:eastAsia="Times New Roman" w:cstheme="minorHAnsi"/>
          <w:sz w:val="24"/>
          <w:szCs w:val="24"/>
          <w:lang w:eastAsia="en-CA"/>
        </w:rPr>
        <w:t xml:space="preserve">oan </w:t>
      </w:r>
      <w:del w:id="189" w:author="Connie Smart" w:date="2021-06-08T16:16:00Z">
        <w:r w:rsidR="009000AD"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-</w:delText>
        </w:r>
      </w:del>
      <w:ins w:id="190" w:author="Connie Smart" w:date="2021-06-08T16:16:00Z">
        <w:r w:rsidR="008825CC">
          <w:rPr>
            <w:rFonts w:eastAsia="Times New Roman" w:cstheme="minorHAnsi"/>
            <w:sz w:val="24"/>
            <w:szCs w:val="24"/>
            <w:lang w:eastAsia="en-CA"/>
          </w:rPr>
          <w:t>–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  <w:ins w:id="191" w:author="Connie Smart" w:date="2021-06-08T16:16:00Z">
        <w:r w:rsidR="008825CC">
          <w:rPr>
            <w:rFonts w:eastAsia="Times New Roman" w:cstheme="minorHAnsi"/>
            <w:sz w:val="24"/>
            <w:szCs w:val="24"/>
            <w:lang w:eastAsia="en-CA"/>
          </w:rPr>
          <w:t>The o</w:t>
        </w:r>
      </w:ins>
      <w:del w:id="192" w:author="Connie Smart" w:date="2021-06-08T16:16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O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riginal amount of </w:t>
      </w:r>
      <w:ins w:id="193" w:author="Connie Smart" w:date="2021-06-08T16:17:00Z">
        <w:r w:rsidR="008825CC">
          <w:rPr>
            <w:rFonts w:eastAsia="Times New Roman" w:cstheme="minorHAnsi"/>
            <w:sz w:val="24"/>
            <w:szCs w:val="24"/>
            <w:lang w:eastAsia="en-CA"/>
          </w:rPr>
          <w:t>the</w:t>
        </w:r>
      </w:ins>
      <w:del w:id="194" w:author="Connie Smart" w:date="2021-06-08T16:17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your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 lease</w:t>
      </w:r>
      <w:ins w:id="195" w:author="Connie Smart" w:date="2021-06-08T16:16:00Z">
        <w:r w:rsidR="008825CC">
          <w:rPr>
            <w:rFonts w:eastAsia="Times New Roman" w:cstheme="minorHAnsi"/>
            <w:sz w:val="24"/>
            <w:szCs w:val="24"/>
            <w:lang w:eastAsia="en-CA"/>
          </w:rPr>
          <w:t>.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</w:p>
    <w:p w14:paraId="5E8DBF34" w14:textId="7213F46C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Current balance – </w:t>
      </w:r>
      <w:del w:id="196" w:author="Connie Smart" w:date="2021-06-08T16:18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 </w:delText>
        </w:r>
      </w:del>
      <w:del w:id="197" w:author="Connie Smart" w:date="2021-06-08T16:16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 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>The amount outstandin</w:t>
      </w:r>
      <w:ins w:id="198" w:author="Connie Smart" w:date="2021-06-08T16:17:00Z">
        <w:r w:rsidR="008825CC">
          <w:rPr>
            <w:rFonts w:eastAsia="Times New Roman" w:cstheme="minorHAnsi"/>
            <w:sz w:val="24"/>
            <w:szCs w:val="24"/>
            <w:lang w:eastAsia="en-CA"/>
          </w:rPr>
          <w:t xml:space="preserve">g </w:t>
        </w:r>
      </w:ins>
      <w:del w:id="199" w:author="Connie Smart" w:date="2021-06-08T16:16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g owing 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on the </w:t>
      </w:r>
      <w:commentRangeStart w:id="200"/>
      <w:r w:rsidRPr="00D87B7A">
        <w:rPr>
          <w:rFonts w:eastAsia="Times New Roman" w:cstheme="minorHAnsi"/>
          <w:sz w:val="24"/>
          <w:szCs w:val="24"/>
          <w:lang w:eastAsia="en-CA"/>
        </w:rPr>
        <w:t>lease</w:t>
      </w:r>
      <w:commentRangeEnd w:id="200"/>
      <w:r w:rsidR="008825CC">
        <w:rPr>
          <w:rStyle w:val="CommentReference"/>
        </w:rPr>
        <w:commentReference w:id="200"/>
      </w:r>
      <w:ins w:id="201" w:author="Connie Smart" w:date="2021-06-08T16:17:00Z">
        <w:r w:rsidR="008825CC">
          <w:rPr>
            <w:rFonts w:eastAsia="Times New Roman" w:cstheme="minorHAnsi"/>
            <w:sz w:val="24"/>
            <w:szCs w:val="24"/>
            <w:lang w:eastAsia="en-CA"/>
          </w:rPr>
          <w:t xml:space="preserve">. </w:t>
        </w:r>
      </w:ins>
    </w:p>
    <w:p w14:paraId="79EA88F5" w14:textId="77777777" w:rsidR="00661116" w:rsidRDefault="00661116" w:rsidP="003553CE">
      <w:pPr>
        <w:rPr>
          <w:rFonts w:cstheme="minorHAnsi"/>
          <w:b/>
          <w:sz w:val="24"/>
          <w:szCs w:val="24"/>
          <w:lang w:eastAsia="en-CA"/>
        </w:rPr>
      </w:pPr>
    </w:p>
    <w:p w14:paraId="7EED23D3" w14:textId="40AE4DC6" w:rsidR="00276DF2" w:rsidRPr="00D87B7A" w:rsidRDefault="00276DF2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  <w:lang w:eastAsia="en-CA"/>
        </w:rPr>
        <w:t>Term Deposit</w:t>
      </w:r>
    </w:p>
    <w:p w14:paraId="6A84521B" w14:textId="040C0852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Original </w:t>
      </w:r>
      <w:ins w:id="202" w:author="Connie Smart" w:date="2021-06-08T16:20:00Z">
        <w:r w:rsidR="00DB1EF3">
          <w:rPr>
            <w:rFonts w:eastAsia="Times New Roman" w:cstheme="minorHAnsi"/>
            <w:sz w:val="24"/>
            <w:szCs w:val="24"/>
            <w:lang w:eastAsia="en-CA"/>
          </w:rPr>
          <w:t>d</w:t>
        </w:r>
      </w:ins>
      <w:del w:id="203" w:author="Connie Smart" w:date="2021-06-08T16:20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D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eposit </w:t>
      </w:r>
      <w:del w:id="204" w:author="Connie Smart" w:date="2021-06-08T16:18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 </w:delText>
        </w:r>
      </w:del>
      <w:ins w:id="205" w:author="Connie Smart" w:date="2021-06-08T16:18:00Z">
        <w:r w:rsidR="008825CC">
          <w:rPr>
            <w:rFonts w:eastAsia="Times New Roman" w:cstheme="minorHAnsi"/>
            <w:sz w:val="24"/>
            <w:szCs w:val="24"/>
            <w:lang w:eastAsia="en-CA"/>
          </w:rPr>
          <w:t>–</w:t>
        </w:r>
      </w:ins>
      <w:del w:id="206" w:author="Connie Smart" w:date="2021-06-08T16:18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 -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  <w:ins w:id="207" w:author="Connie Smart" w:date="2021-06-08T16:18:00Z">
        <w:r w:rsidR="008825CC">
          <w:rPr>
            <w:rFonts w:eastAsia="Times New Roman" w:cstheme="minorHAnsi"/>
            <w:sz w:val="24"/>
            <w:szCs w:val="24"/>
            <w:lang w:eastAsia="en-CA"/>
          </w:rPr>
          <w:t>The o</w:t>
        </w:r>
      </w:ins>
      <w:del w:id="208" w:author="Connie Smart" w:date="2021-06-08T16:18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O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riginal amount </w:t>
      </w:r>
      <w:r w:rsidR="009000AD" w:rsidRPr="00D87B7A">
        <w:rPr>
          <w:rFonts w:eastAsia="Times New Roman" w:cstheme="minorHAnsi"/>
          <w:sz w:val="24"/>
          <w:szCs w:val="24"/>
          <w:lang w:eastAsia="en-CA"/>
        </w:rPr>
        <w:t>invested.</w:t>
      </w:r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</w:p>
    <w:p w14:paraId="714ECAC5" w14:textId="4EF27E8B" w:rsidR="00276DF2" w:rsidRPr="00D87B7A" w:rsidRDefault="00276DF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Principal </w:t>
      </w:r>
      <w:ins w:id="209" w:author="Connie Smart" w:date="2021-06-08T16:20:00Z">
        <w:r w:rsidR="00DB1EF3">
          <w:rPr>
            <w:rFonts w:eastAsia="Times New Roman" w:cstheme="minorHAnsi"/>
            <w:sz w:val="24"/>
            <w:szCs w:val="24"/>
            <w:lang w:eastAsia="en-CA"/>
          </w:rPr>
          <w:t>i</w:t>
        </w:r>
      </w:ins>
      <w:del w:id="210" w:author="Connie Smart" w:date="2021-06-08T16:20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I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nvestment – </w:t>
      </w:r>
      <w:del w:id="211" w:author="Connie Smart" w:date="2021-06-08T16:19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 xml:space="preserve"> </w:delText>
        </w:r>
      </w:del>
      <w:ins w:id="212" w:author="Connie Smart" w:date="2021-06-08T16:18:00Z">
        <w:r w:rsidR="008825CC">
          <w:rPr>
            <w:rFonts w:eastAsia="Times New Roman" w:cstheme="minorHAnsi"/>
            <w:sz w:val="24"/>
            <w:szCs w:val="24"/>
            <w:lang w:eastAsia="en-CA"/>
          </w:rPr>
          <w:t>The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  <w:ins w:id="213" w:author="Connie Smart" w:date="2021-06-08T16:19:00Z">
        <w:r w:rsidR="008825CC">
          <w:rPr>
            <w:rFonts w:eastAsia="Times New Roman" w:cstheme="minorHAnsi"/>
            <w:sz w:val="24"/>
            <w:szCs w:val="24"/>
            <w:lang w:eastAsia="en-CA"/>
          </w:rPr>
          <w:t>o</w:t>
        </w:r>
      </w:ins>
      <w:del w:id="214" w:author="Connie Smart" w:date="2021-06-08T16:18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O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riginal deposit or </w:t>
      </w:r>
      <w:ins w:id="215" w:author="Connie Smart" w:date="2021-06-08T16:19:00Z">
        <w:r w:rsidR="008825CC">
          <w:rPr>
            <w:rFonts w:eastAsia="Times New Roman" w:cstheme="minorHAnsi"/>
            <w:sz w:val="24"/>
            <w:szCs w:val="24"/>
            <w:lang w:eastAsia="en-CA"/>
          </w:rPr>
          <w:t>r</w:t>
        </w:r>
      </w:ins>
      <w:del w:id="216" w:author="Connie Smart" w:date="2021-06-08T16:19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R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>olled over original deposit and interest (assuming the deposit has been rolled over at least once</w:t>
      </w:r>
      <w:del w:id="217" w:author="Connie Smart" w:date="2021-06-08T16:19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.</w:delText>
        </w:r>
      </w:del>
      <w:ins w:id="218" w:author="Connie Smart" w:date="2021-06-08T16:19:00Z">
        <w:r w:rsidR="008825CC">
          <w:rPr>
            <w:rFonts w:eastAsia="Times New Roman" w:cstheme="minorHAnsi"/>
            <w:sz w:val="24"/>
            <w:szCs w:val="24"/>
            <w:lang w:eastAsia="en-CA"/>
          </w:rPr>
          <w:t>).</w:t>
        </w:r>
      </w:ins>
    </w:p>
    <w:p w14:paraId="31ECC7D5" w14:textId="77777777" w:rsidR="00661116" w:rsidRDefault="00661116" w:rsidP="003553CE">
      <w:pPr>
        <w:rPr>
          <w:rFonts w:eastAsia="Times New Roman" w:cstheme="minorHAnsi"/>
          <w:b/>
          <w:sz w:val="24"/>
          <w:szCs w:val="24"/>
          <w:lang w:eastAsia="en-CA"/>
        </w:rPr>
      </w:pPr>
    </w:p>
    <w:p w14:paraId="76C5D628" w14:textId="35950BA7" w:rsidR="00276DF2" w:rsidRPr="00D87B7A" w:rsidRDefault="00276DF2" w:rsidP="003553CE">
      <w:pPr>
        <w:rPr>
          <w:rFonts w:eastAsia="Times New Roman" w:cstheme="minorHAnsi"/>
          <w:b/>
          <w:sz w:val="24"/>
          <w:szCs w:val="24"/>
          <w:lang w:eastAsia="en-CA"/>
        </w:rPr>
      </w:pPr>
      <w:r w:rsidRPr="00D87B7A">
        <w:rPr>
          <w:rFonts w:eastAsia="Times New Roman" w:cstheme="minorHAnsi"/>
          <w:b/>
          <w:sz w:val="24"/>
          <w:szCs w:val="24"/>
          <w:lang w:eastAsia="en-CA"/>
        </w:rPr>
        <w:t xml:space="preserve">Credit Cards </w:t>
      </w:r>
    </w:p>
    <w:p w14:paraId="22416921" w14:textId="769E920E" w:rsidR="00F00E80" w:rsidRPr="00D87B7A" w:rsidRDefault="00F00E80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Account </w:t>
      </w:r>
      <w:ins w:id="219" w:author="Connie Smart" w:date="2021-06-08T16:21:00Z">
        <w:r w:rsidR="00DB1EF3">
          <w:rPr>
            <w:rFonts w:eastAsia="Times New Roman" w:cstheme="minorHAnsi"/>
            <w:sz w:val="24"/>
            <w:szCs w:val="24"/>
            <w:lang w:eastAsia="en-CA"/>
          </w:rPr>
          <w:t>b</w:t>
        </w:r>
      </w:ins>
      <w:del w:id="220" w:author="Connie Smart" w:date="2021-06-08T16:21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B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alance </w:t>
      </w:r>
      <w:del w:id="221" w:author="Connie Smart" w:date="2021-06-08T16:19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-</w:delText>
        </w:r>
      </w:del>
      <w:ins w:id="222" w:author="Connie Smart" w:date="2021-06-08T16:19:00Z">
        <w:r w:rsidR="008825CC">
          <w:rPr>
            <w:rFonts w:eastAsia="Times New Roman" w:cstheme="minorHAnsi"/>
            <w:sz w:val="24"/>
            <w:szCs w:val="24"/>
            <w:lang w:eastAsia="en-CA"/>
          </w:rPr>
          <w:t>–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Current amount owed on the account. This includes both your card balance and installment balance.</w:t>
      </w:r>
    </w:p>
    <w:p w14:paraId="426ADC13" w14:textId="5F170B1C" w:rsidR="00F00E80" w:rsidRPr="00D87B7A" w:rsidRDefault="00F00E80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Card </w:t>
      </w:r>
      <w:ins w:id="223" w:author="Connie Smart" w:date="2021-06-08T16:21:00Z">
        <w:r w:rsidR="00DB1EF3">
          <w:rPr>
            <w:rFonts w:eastAsia="Times New Roman" w:cstheme="minorHAnsi"/>
            <w:sz w:val="24"/>
            <w:szCs w:val="24"/>
            <w:lang w:eastAsia="en-CA"/>
          </w:rPr>
          <w:t>b</w:t>
        </w:r>
      </w:ins>
      <w:del w:id="224" w:author="Connie Smart" w:date="2021-06-08T16:21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B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alance </w:t>
      </w:r>
      <w:del w:id="225" w:author="Connie Smart" w:date="2021-06-08T16:20:00Z">
        <w:r w:rsidRPr="00D87B7A" w:rsidDel="008825CC">
          <w:rPr>
            <w:rFonts w:eastAsia="Times New Roman" w:cstheme="minorHAnsi"/>
            <w:sz w:val="24"/>
            <w:szCs w:val="24"/>
            <w:lang w:eastAsia="en-CA"/>
          </w:rPr>
          <w:delText>-</w:delText>
        </w:r>
      </w:del>
      <w:ins w:id="226" w:author="Connie Smart" w:date="2021-06-08T16:20:00Z">
        <w:r w:rsidR="008825CC">
          <w:rPr>
            <w:rFonts w:eastAsia="Times New Roman" w:cstheme="minorHAnsi"/>
            <w:sz w:val="24"/>
            <w:szCs w:val="24"/>
            <w:lang w:eastAsia="en-CA"/>
          </w:rPr>
          <w:t>–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Total amount ow</w:t>
      </w:r>
      <w:ins w:id="227" w:author="Connie Smart" w:date="2021-06-08T16:21:00Z">
        <w:r w:rsidR="00DB1EF3">
          <w:rPr>
            <w:rFonts w:eastAsia="Times New Roman" w:cstheme="minorHAnsi"/>
            <w:sz w:val="24"/>
            <w:szCs w:val="24"/>
            <w:lang w:eastAsia="en-CA"/>
          </w:rPr>
          <w:t>ing</w:t>
        </w:r>
      </w:ins>
      <w:del w:id="228" w:author="Connie Smart" w:date="2021-06-08T16:21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ed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 on</w:t>
      </w:r>
      <w:r w:rsidR="00E0069F" w:rsidRPr="00D87B7A">
        <w:rPr>
          <w:rFonts w:eastAsia="Times New Roman" w:cstheme="minorHAnsi"/>
          <w:sz w:val="24"/>
          <w:szCs w:val="24"/>
          <w:lang w:eastAsia="en-CA"/>
        </w:rPr>
        <w:t xml:space="preserve"> the </w:t>
      </w:r>
      <w:r w:rsidRPr="00D87B7A">
        <w:rPr>
          <w:rFonts w:eastAsia="Times New Roman" w:cstheme="minorHAnsi"/>
          <w:sz w:val="24"/>
          <w:szCs w:val="24"/>
          <w:lang w:eastAsia="en-CA"/>
        </w:rPr>
        <w:t>card.</w:t>
      </w:r>
    </w:p>
    <w:p w14:paraId="18898A83" w14:textId="4E26C2F4" w:rsidR="00F00E80" w:rsidRPr="00D87B7A" w:rsidRDefault="00F00E80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Balance </w:t>
      </w:r>
      <w:ins w:id="229" w:author="Connie Smart" w:date="2021-06-08T16:21:00Z">
        <w:r w:rsidR="00DB1EF3">
          <w:rPr>
            <w:rFonts w:eastAsia="Times New Roman" w:cstheme="minorHAnsi"/>
            <w:sz w:val="24"/>
            <w:szCs w:val="24"/>
            <w:lang w:eastAsia="en-CA"/>
          </w:rPr>
          <w:t>du</w:t>
        </w:r>
      </w:ins>
      <w:del w:id="230" w:author="Connie Smart" w:date="2021-06-08T16:21:00Z">
        <w:r w:rsidR="00E0069F"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Du</w:delText>
        </w:r>
      </w:del>
      <w:r w:rsidR="00E0069F" w:rsidRPr="00D87B7A">
        <w:rPr>
          <w:rFonts w:eastAsia="Times New Roman" w:cstheme="minorHAnsi"/>
          <w:sz w:val="24"/>
          <w:szCs w:val="24"/>
          <w:lang w:eastAsia="en-CA"/>
        </w:rPr>
        <w:t xml:space="preserve">e </w:t>
      </w:r>
      <w:del w:id="231" w:author="Connie Smart" w:date="2021-06-08T16:21:00Z">
        <w:r w:rsidR="00E0069F"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-</w:delText>
        </w:r>
      </w:del>
      <w:ins w:id="232" w:author="Connie Smart" w:date="2021-06-08T16:21:00Z">
        <w:r w:rsidR="00DB1EF3">
          <w:rPr>
            <w:rFonts w:eastAsia="Times New Roman" w:cstheme="minorHAnsi"/>
            <w:sz w:val="24"/>
            <w:szCs w:val="24"/>
            <w:lang w:eastAsia="en-CA"/>
          </w:rPr>
          <w:t>–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Amount due on your latest statement. Pay by the due date</w:t>
      </w:r>
      <w:del w:id="233" w:author="Connie Smart" w:date="2021-06-08T16:21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 xml:space="preserve"> listed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  <w:del w:id="234" w:author="Connie Smart" w:date="2021-06-08T16:21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 xml:space="preserve">below 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>to avoid interest</w:t>
      </w:r>
      <w:ins w:id="235" w:author="Connie Smart" w:date="2021-06-08T16:21:00Z">
        <w:r w:rsidR="00DB1EF3">
          <w:rPr>
            <w:rFonts w:eastAsia="Times New Roman" w:cstheme="minorHAnsi"/>
            <w:sz w:val="24"/>
            <w:szCs w:val="24"/>
            <w:lang w:eastAsia="en-CA"/>
          </w:rPr>
          <w:t xml:space="preserve">. </w:t>
        </w:r>
      </w:ins>
      <w:del w:id="236" w:author="Connie Smart" w:date="2021-06-08T16:21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."</w:delText>
        </w:r>
      </w:del>
    </w:p>
    <w:p w14:paraId="6F93939C" w14:textId="6D9FE2AD" w:rsidR="00F00E80" w:rsidRPr="00D87B7A" w:rsidRDefault="00F00E80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Available </w:t>
      </w:r>
      <w:ins w:id="237" w:author="Connie Smart" w:date="2021-06-08T16:22:00Z">
        <w:r w:rsidR="00DB1EF3">
          <w:rPr>
            <w:rFonts w:eastAsia="Times New Roman" w:cstheme="minorHAnsi"/>
            <w:sz w:val="24"/>
            <w:szCs w:val="24"/>
            <w:lang w:eastAsia="en-CA"/>
          </w:rPr>
          <w:t>c</w:t>
        </w:r>
      </w:ins>
      <w:del w:id="238" w:author="Connie Smart" w:date="2021-06-08T16:22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C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redit </w:t>
      </w:r>
      <w:del w:id="239" w:author="Connie Smart" w:date="2021-06-08T16:22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-</w:delText>
        </w:r>
      </w:del>
      <w:ins w:id="240" w:author="Connie Smart" w:date="2021-06-08T16:22:00Z">
        <w:r w:rsidR="00DB1EF3">
          <w:rPr>
            <w:rFonts w:eastAsia="Times New Roman" w:cstheme="minorHAnsi"/>
            <w:sz w:val="24"/>
            <w:szCs w:val="24"/>
            <w:lang w:eastAsia="en-CA"/>
          </w:rPr>
          <w:t>–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  <w:del w:id="241" w:author="Connie Smart" w:date="2021-06-08T16:22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 xml:space="preserve">Available credit is </w:delText>
        </w:r>
      </w:del>
      <w:ins w:id="242" w:author="Connie Smart" w:date="2021-06-08T16:22:00Z">
        <w:r w:rsidR="00DB1EF3">
          <w:rPr>
            <w:rFonts w:eastAsia="Times New Roman" w:cstheme="minorHAnsi"/>
            <w:sz w:val="24"/>
            <w:szCs w:val="24"/>
            <w:lang w:eastAsia="en-CA"/>
          </w:rPr>
          <w:t>Y</w:t>
        </w:r>
      </w:ins>
      <w:del w:id="243" w:author="Connie Smart" w:date="2021-06-08T16:22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y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>our credit limit minus your total account balance and pending transactions. Your current installment balance will increase your credit limit.</w:t>
      </w:r>
    </w:p>
    <w:p w14:paraId="0B92C794" w14:textId="709EAFDD" w:rsidR="00F00E80" w:rsidRPr="00D87B7A" w:rsidRDefault="00F00E80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Installment </w:t>
      </w:r>
      <w:ins w:id="244" w:author="Connie Smart" w:date="2021-06-08T16:22:00Z">
        <w:r w:rsidR="00DB1EF3">
          <w:rPr>
            <w:rFonts w:eastAsia="Times New Roman" w:cstheme="minorHAnsi"/>
            <w:sz w:val="24"/>
            <w:szCs w:val="24"/>
            <w:lang w:eastAsia="en-CA"/>
          </w:rPr>
          <w:t>b</w:t>
        </w:r>
      </w:ins>
      <w:del w:id="245" w:author="Connie Smart" w:date="2021-06-08T16:22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B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 xml:space="preserve">alance </w:t>
      </w:r>
      <w:del w:id="246" w:author="Connie Smart" w:date="2021-06-08T16:22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>-</w:delText>
        </w:r>
      </w:del>
      <w:ins w:id="247" w:author="Connie Smart" w:date="2021-06-08T16:22:00Z">
        <w:r w:rsidR="00DB1EF3">
          <w:rPr>
            <w:rFonts w:eastAsia="Times New Roman" w:cstheme="minorHAnsi"/>
            <w:sz w:val="24"/>
            <w:szCs w:val="24"/>
            <w:lang w:eastAsia="en-CA"/>
          </w:rPr>
          <w:t>–</w:t>
        </w:r>
      </w:ins>
      <w:r w:rsidRPr="00D87B7A">
        <w:rPr>
          <w:rFonts w:eastAsia="Times New Roman" w:cstheme="minorHAnsi"/>
          <w:sz w:val="24"/>
          <w:szCs w:val="24"/>
          <w:lang w:eastAsia="en-CA"/>
        </w:rPr>
        <w:t xml:space="preserve"> Amount remaining for all installments made on your account. This does not include </w:t>
      </w:r>
      <w:del w:id="248" w:author="Connie Smart" w:date="2021-06-08T16:22:00Z">
        <w:r w:rsidRPr="00D87B7A" w:rsidDel="00DB1EF3">
          <w:rPr>
            <w:rFonts w:eastAsia="Times New Roman" w:cstheme="minorHAnsi"/>
            <w:sz w:val="24"/>
            <w:szCs w:val="24"/>
            <w:lang w:eastAsia="en-CA"/>
          </w:rPr>
          <w:delText xml:space="preserve">the 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>monthly processing fees.</w:t>
      </w:r>
    </w:p>
    <w:p w14:paraId="642FE629" w14:textId="77777777" w:rsidR="000B48C7" w:rsidRPr="00D87B7A" w:rsidRDefault="000B48C7" w:rsidP="003553CE">
      <w:pPr>
        <w:rPr>
          <w:rFonts w:cstheme="minorHAnsi"/>
          <w:b/>
          <w:sz w:val="24"/>
          <w:szCs w:val="24"/>
        </w:rPr>
      </w:pPr>
    </w:p>
    <w:p w14:paraId="01643906" w14:textId="3967772D" w:rsidR="00276DF2" w:rsidRPr="00D87B7A" w:rsidRDefault="00276DF2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Can I choose </w:t>
      </w:r>
      <w:ins w:id="249" w:author="Connie Smart" w:date="2021-06-08T16:23:00Z">
        <w:r w:rsidR="00DB1EF3">
          <w:rPr>
            <w:rFonts w:cstheme="minorHAnsi"/>
            <w:b/>
            <w:sz w:val="24"/>
            <w:szCs w:val="24"/>
          </w:rPr>
          <w:t>what accounts my delegate</w:t>
        </w:r>
      </w:ins>
      <w:ins w:id="250" w:author="Connie Smart" w:date="2021-06-08T16:24:00Z">
        <w:r w:rsidR="00DB1EF3">
          <w:rPr>
            <w:rFonts w:cstheme="minorHAnsi"/>
            <w:b/>
            <w:sz w:val="24"/>
            <w:szCs w:val="24"/>
          </w:rPr>
          <w:t>(</w:t>
        </w:r>
      </w:ins>
      <w:ins w:id="251" w:author="Connie Smart" w:date="2021-06-08T16:23:00Z">
        <w:r w:rsidR="00DB1EF3">
          <w:rPr>
            <w:rFonts w:cstheme="minorHAnsi"/>
            <w:b/>
            <w:sz w:val="24"/>
            <w:szCs w:val="24"/>
          </w:rPr>
          <w:t>s</w:t>
        </w:r>
      </w:ins>
      <w:ins w:id="252" w:author="Connie Smart" w:date="2021-06-08T16:24:00Z">
        <w:r w:rsidR="00DB1EF3">
          <w:rPr>
            <w:rFonts w:cstheme="minorHAnsi"/>
            <w:b/>
            <w:sz w:val="24"/>
            <w:szCs w:val="24"/>
          </w:rPr>
          <w:t>)</w:t>
        </w:r>
      </w:ins>
      <w:ins w:id="253" w:author="Connie Smart" w:date="2021-06-08T16:23:00Z">
        <w:r w:rsidR="00DB1EF3">
          <w:rPr>
            <w:rFonts w:cstheme="minorHAnsi"/>
            <w:b/>
            <w:sz w:val="24"/>
            <w:szCs w:val="24"/>
          </w:rPr>
          <w:t xml:space="preserve"> can see? </w:t>
        </w:r>
      </w:ins>
      <w:del w:id="254" w:author="Connie Smart" w:date="2021-06-08T16:23:00Z">
        <w:r w:rsidRPr="00D87B7A" w:rsidDel="00DB1EF3">
          <w:rPr>
            <w:rFonts w:cstheme="minorHAnsi"/>
            <w:b/>
            <w:sz w:val="24"/>
            <w:szCs w:val="24"/>
          </w:rPr>
          <w:delText>the accounts that can be seen by delegates?</w:delText>
        </w:r>
      </w:del>
    </w:p>
    <w:p w14:paraId="7CEC4DC1" w14:textId="34790D9C" w:rsidR="00276DF2" w:rsidRPr="00D87B7A" w:rsidRDefault="00276DF2" w:rsidP="003553CE">
      <w:pPr>
        <w:rPr>
          <w:rFonts w:cstheme="minorHAnsi"/>
          <w:bCs/>
          <w:color w:val="0070C0"/>
          <w:sz w:val="24"/>
          <w:szCs w:val="24"/>
        </w:rPr>
      </w:pPr>
      <w:r w:rsidRPr="00D87B7A">
        <w:rPr>
          <w:rFonts w:cstheme="minorHAnsi"/>
          <w:bCs/>
          <w:sz w:val="24"/>
          <w:szCs w:val="24"/>
        </w:rPr>
        <w:t xml:space="preserve">Yes, you can select the accounts you want your delegates to have access to. </w:t>
      </w:r>
      <w:r w:rsidRPr="00D87B7A">
        <w:rPr>
          <w:rFonts w:cstheme="minorHAnsi"/>
          <w:bCs/>
          <w:color w:val="0070C0"/>
          <w:sz w:val="24"/>
          <w:szCs w:val="24"/>
        </w:rPr>
        <w:t xml:space="preserve">Go to User Management &gt; </w:t>
      </w:r>
      <w:r w:rsidR="00E0069F" w:rsidRPr="00D87B7A">
        <w:rPr>
          <w:rFonts w:cstheme="minorHAnsi"/>
          <w:bCs/>
          <w:color w:val="0070C0"/>
          <w:sz w:val="24"/>
          <w:szCs w:val="24"/>
        </w:rPr>
        <w:t>Account.</w:t>
      </w:r>
      <w:r w:rsidRPr="00D87B7A">
        <w:rPr>
          <w:rFonts w:cstheme="minorHAnsi"/>
          <w:bCs/>
          <w:color w:val="0070C0"/>
          <w:sz w:val="24"/>
          <w:szCs w:val="24"/>
        </w:rPr>
        <w:t xml:space="preserve"> </w:t>
      </w:r>
    </w:p>
    <w:p w14:paraId="16E64E7F" w14:textId="77777777" w:rsidR="00661116" w:rsidRDefault="00661116" w:rsidP="003553CE">
      <w:pPr>
        <w:rPr>
          <w:rFonts w:cstheme="minorHAnsi"/>
          <w:b/>
          <w:sz w:val="24"/>
          <w:szCs w:val="24"/>
        </w:rPr>
      </w:pPr>
    </w:p>
    <w:p w14:paraId="26888841" w14:textId="52635649" w:rsidR="00596831" w:rsidRPr="00D87B7A" w:rsidRDefault="00596831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Can I choose </w:t>
      </w:r>
      <w:ins w:id="255" w:author="Connie Smart" w:date="2021-06-08T16:23:00Z">
        <w:r w:rsidR="00DB1EF3">
          <w:rPr>
            <w:rFonts w:cstheme="minorHAnsi"/>
            <w:b/>
            <w:sz w:val="24"/>
            <w:szCs w:val="24"/>
          </w:rPr>
          <w:t xml:space="preserve">what </w:t>
        </w:r>
      </w:ins>
      <w:del w:id="256" w:author="Connie Smart" w:date="2021-06-08T16:23:00Z">
        <w:r w:rsidRPr="00D87B7A" w:rsidDel="00DB1EF3">
          <w:rPr>
            <w:rFonts w:cstheme="minorHAnsi"/>
            <w:b/>
            <w:sz w:val="24"/>
            <w:szCs w:val="24"/>
          </w:rPr>
          <w:delText xml:space="preserve">the </w:delText>
        </w:r>
      </w:del>
      <w:r w:rsidRPr="00D87B7A">
        <w:rPr>
          <w:rFonts w:cstheme="minorHAnsi"/>
          <w:b/>
          <w:sz w:val="24"/>
          <w:szCs w:val="24"/>
        </w:rPr>
        <w:t xml:space="preserve">accounts </w:t>
      </w:r>
      <w:ins w:id="257" w:author="Connie Smart" w:date="2021-06-08T16:24:00Z">
        <w:r w:rsidR="00DB1EF3">
          <w:rPr>
            <w:rFonts w:cstheme="minorHAnsi"/>
            <w:b/>
            <w:sz w:val="24"/>
            <w:szCs w:val="24"/>
          </w:rPr>
          <w:t xml:space="preserve">my </w:t>
        </w:r>
      </w:ins>
      <w:del w:id="258" w:author="Connie Smart" w:date="2021-06-08T16:24:00Z">
        <w:r w:rsidRPr="00D87B7A" w:rsidDel="00DB1EF3">
          <w:rPr>
            <w:rFonts w:cstheme="minorHAnsi"/>
            <w:b/>
            <w:sz w:val="24"/>
            <w:szCs w:val="24"/>
          </w:rPr>
          <w:delText>t</w:delText>
        </w:r>
      </w:del>
      <w:del w:id="259" w:author="Connie Smart" w:date="2021-06-08T16:23:00Z">
        <w:r w:rsidRPr="00D87B7A" w:rsidDel="00DB1EF3">
          <w:rPr>
            <w:rFonts w:cstheme="minorHAnsi"/>
            <w:b/>
            <w:sz w:val="24"/>
            <w:szCs w:val="24"/>
          </w:rPr>
          <w:delText xml:space="preserve">hat </w:delText>
        </w:r>
      </w:del>
      <w:del w:id="260" w:author="Connie Smart" w:date="2021-06-08T16:24:00Z">
        <w:r w:rsidRPr="00D87B7A" w:rsidDel="00DB1EF3">
          <w:rPr>
            <w:rFonts w:cstheme="minorHAnsi"/>
            <w:b/>
            <w:sz w:val="24"/>
            <w:szCs w:val="24"/>
          </w:rPr>
          <w:delText xml:space="preserve">a </w:delText>
        </w:r>
      </w:del>
      <w:r w:rsidRPr="00D87B7A">
        <w:rPr>
          <w:rFonts w:cstheme="minorHAnsi"/>
          <w:b/>
          <w:sz w:val="24"/>
          <w:szCs w:val="24"/>
        </w:rPr>
        <w:t>delegate(s) can transact on?</w:t>
      </w:r>
    </w:p>
    <w:p w14:paraId="5EDFFB54" w14:textId="096627A4" w:rsidR="00596831" w:rsidRPr="00D87B7A" w:rsidRDefault="00596831" w:rsidP="003553CE">
      <w:pPr>
        <w:rPr>
          <w:rFonts w:cstheme="minorHAnsi"/>
          <w:bCs/>
          <w:color w:val="0070C0"/>
          <w:sz w:val="24"/>
          <w:szCs w:val="24"/>
        </w:rPr>
      </w:pPr>
      <w:r w:rsidRPr="00D87B7A">
        <w:rPr>
          <w:rFonts w:cstheme="minorHAnsi"/>
          <w:bCs/>
          <w:sz w:val="24"/>
          <w:szCs w:val="24"/>
        </w:rPr>
        <w:t>Yes, you can choose the accounts your delegates have permission to transact on</w:t>
      </w:r>
      <w:r w:rsidR="000C236C" w:rsidRPr="00D87B7A">
        <w:rPr>
          <w:rFonts w:cstheme="minorHAnsi"/>
          <w:bCs/>
          <w:sz w:val="24"/>
          <w:szCs w:val="24"/>
        </w:rPr>
        <w:t xml:space="preserve"> when setting up the delegate</w:t>
      </w:r>
      <w:r w:rsidRPr="00D87B7A">
        <w:rPr>
          <w:rFonts w:cstheme="minorHAnsi"/>
          <w:bCs/>
          <w:sz w:val="24"/>
          <w:szCs w:val="24"/>
        </w:rPr>
        <w:t>.</w:t>
      </w:r>
      <w:r w:rsidR="000C236C" w:rsidRPr="00D87B7A">
        <w:rPr>
          <w:rFonts w:cstheme="minorHAnsi"/>
          <w:bCs/>
          <w:sz w:val="24"/>
          <w:szCs w:val="24"/>
        </w:rPr>
        <w:t xml:space="preserve"> Go to </w:t>
      </w:r>
      <w:r w:rsidR="000C236C" w:rsidRPr="00D87B7A">
        <w:rPr>
          <w:rFonts w:cstheme="minorHAnsi"/>
          <w:bCs/>
          <w:color w:val="0070C0"/>
          <w:sz w:val="24"/>
          <w:szCs w:val="24"/>
        </w:rPr>
        <w:t xml:space="preserve">User Management &gt; Account </w:t>
      </w:r>
    </w:p>
    <w:p w14:paraId="635A3D3A" w14:textId="77777777" w:rsidR="00661116" w:rsidRDefault="00661116" w:rsidP="003553CE">
      <w:pPr>
        <w:rPr>
          <w:b/>
          <w:bCs/>
          <w:sz w:val="24"/>
          <w:szCs w:val="24"/>
        </w:rPr>
      </w:pPr>
    </w:p>
    <w:p w14:paraId="65EC8BB4" w14:textId="0ED3D6EA" w:rsidR="0018008B" w:rsidRPr="00D87B7A" w:rsidRDefault="0018008B" w:rsidP="003553CE">
      <w:pPr>
        <w:rPr>
          <w:b/>
          <w:bCs/>
          <w:sz w:val="24"/>
          <w:szCs w:val="24"/>
        </w:rPr>
      </w:pPr>
      <w:r w:rsidRPr="005C7703">
        <w:rPr>
          <w:b/>
          <w:bCs/>
          <w:sz w:val="24"/>
          <w:szCs w:val="24"/>
          <w:highlight w:val="cyan"/>
          <w:rPrChange w:id="261" w:author="Connie Smart" w:date="2021-06-08T16:25:00Z">
            <w:rPr>
              <w:b/>
              <w:bCs/>
              <w:sz w:val="24"/>
              <w:szCs w:val="24"/>
            </w:rPr>
          </w:rPrChange>
        </w:rPr>
        <w:t>Q: As a business owner</w:t>
      </w:r>
      <w:ins w:id="262" w:author="Connie Smart" w:date="2021-06-08T16:25:00Z">
        <w:r w:rsidR="005C7703">
          <w:rPr>
            <w:b/>
            <w:bCs/>
            <w:sz w:val="24"/>
            <w:szCs w:val="24"/>
            <w:highlight w:val="cyan"/>
          </w:rPr>
          <w:t>,</w:t>
        </w:r>
      </w:ins>
      <w:r w:rsidRPr="005C7703">
        <w:rPr>
          <w:b/>
          <w:bCs/>
          <w:sz w:val="24"/>
          <w:szCs w:val="24"/>
          <w:highlight w:val="cyan"/>
          <w:rPrChange w:id="263" w:author="Connie Smart" w:date="2021-06-08T16:25:00Z">
            <w:rPr>
              <w:b/>
              <w:bCs/>
              <w:sz w:val="24"/>
              <w:szCs w:val="24"/>
            </w:rPr>
          </w:rPrChange>
        </w:rPr>
        <w:t xml:space="preserve"> </w:t>
      </w:r>
      <w:del w:id="264" w:author="Connie Smart" w:date="2021-06-08T16:25:00Z">
        <w:r w:rsidRPr="005C7703" w:rsidDel="005C7703">
          <w:rPr>
            <w:b/>
            <w:bCs/>
            <w:sz w:val="24"/>
            <w:szCs w:val="24"/>
            <w:highlight w:val="cyan"/>
            <w:rPrChange w:id="265" w:author="Connie Smart" w:date="2021-06-08T16:25:00Z">
              <w:rPr>
                <w:b/>
                <w:bCs/>
                <w:sz w:val="24"/>
                <w:szCs w:val="24"/>
              </w:rPr>
            </w:rPrChange>
          </w:rPr>
          <w:delText>will I be</w:delText>
        </w:r>
      </w:del>
      <w:ins w:id="266" w:author="Connie Smart" w:date="2021-06-08T16:25:00Z">
        <w:r w:rsidR="005C7703">
          <w:rPr>
            <w:b/>
            <w:bCs/>
            <w:sz w:val="24"/>
            <w:szCs w:val="24"/>
            <w:highlight w:val="cyan"/>
          </w:rPr>
          <w:t>can I</w:t>
        </w:r>
      </w:ins>
      <w:del w:id="267" w:author="Connie Smart" w:date="2021-06-08T16:25:00Z">
        <w:r w:rsidRPr="005C7703" w:rsidDel="005C7703">
          <w:rPr>
            <w:b/>
            <w:bCs/>
            <w:sz w:val="24"/>
            <w:szCs w:val="24"/>
            <w:highlight w:val="cyan"/>
            <w:rPrChange w:id="268" w:author="Connie Smart" w:date="2021-06-08T16:25:00Z">
              <w:rPr>
                <w:b/>
                <w:bCs/>
                <w:sz w:val="24"/>
                <w:szCs w:val="24"/>
              </w:rPr>
            </w:rPrChange>
          </w:rPr>
          <w:delText xml:space="preserve"> able to</w:delText>
        </w:r>
      </w:del>
      <w:r w:rsidRPr="005C7703">
        <w:rPr>
          <w:b/>
          <w:bCs/>
          <w:sz w:val="24"/>
          <w:szCs w:val="24"/>
          <w:highlight w:val="cyan"/>
          <w:rPrChange w:id="269" w:author="Connie Smart" w:date="2021-06-08T16:25:00Z">
            <w:rPr>
              <w:b/>
              <w:bCs/>
              <w:sz w:val="24"/>
              <w:szCs w:val="24"/>
            </w:rPr>
          </w:rPrChange>
        </w:rPr>
        <w:t xml:space="preserve"> link my accounting software to </w:t>
      </w:r>
      <w:del w:id="270" w:author="Connie Smart" w:date="2021-06-08T16:24:00Z">
        <w:r w:rsidRPr="005C7703" w:rsidDel="00DB1EF3">
          <w:rPr>
            <w:b/>
            <w:bCs/>
            <w:sz w:val="24"/>
            <w:szCs w:val="24"/>
            <w:highlight w:val="cyan"/>
            <w:rPrChange w:id="271" w:author="Connie Smart" w:date="2021-06-08T16:25:00Z">
              <w:rPr>
                <w:b/>
                <w:bCs/>
                <w:sz w:val="24"/>
                <w:szCs w:val="24"/>
              </w:rPr>
            </w:rPrChange>
          </w:rPr>
          <w:delText>CWB digital platform?</w:delText>
        </w:r>
      </w:del>
      <w:ins w:id="272" w:author="Connie Smart" w:date="2021-06-08T16:24:00Z">
        <w:r w:rsidR="00DB1EF3" w:rsidRPr="005C7703">
          <w:rPr>
            <w:b/>
            <w:bCs/>
            <w:sz w:val="24"/>
            <w:szCs w:val="24"/>
            <w:highlight w:val="cyan"/>
            <w:rPrChange w:id="273" w:author="Connie Smart" w:date="2021-06-08T16:25:00Z">
              <w:rPr>
                <w:b/>
                <w:bCs/>
                <w:sz w:val="24"/>
                <w:szCs w:val="24"/>
              </w:rPr>
            </w:rPrChange>
          </w:rPr>
          <w:t>CWB’s digital banking?</w:t>
        </w:r>
        <w:r w:rsidR="00DB1EF3">
          <w:rPr>
            <w:b/>
            <w:bCs/>
            <w:sz w:val="24"/>
            <w:szCs w:val="24"/>
          </w:rPr>
          <w:t xml:space="preserve"> </w:t>
        </w:r>
      </w:ins>
    </w:p>
    <w:p w14:paraId="3EB86436" w14:textId="24144EEB" w:rsidR="0018008B" w:rsidRPr="00D87B7A" w:rsidRDefault="0018008B" w:rsidP="003553CE">
      <w:pPr>
        <w:rPr>
          <w:sz w:val="24"/>
          <w:szCs w:val="24"/>
        </w:rPr>
      </w:pPr>
      <w:r w:rsidRPr="00D87B7A">
        <w:rPr>
          <w:sz w:val="24"/>
          <w:szCs w:val="24"/>
        </w:rPr>
        <w:t>A: Yes,</w:t>
      </w:r>
      <w:ins w:id="274" w:author="Connie Smart" w:date="2021-06-08T16:25:00Z">
        <w:r w:rsidR="005C7703">
          <w:rPr>
            <w:sz w:val="24"/>
            <w:szCs w:val="24"/>
          </w:rPr>
          <w:t xml:space="preserve"> the following accounting software can be linked: </w:t>
        </w:r>
      </w:ins>
      <w:del w:id="275" w:author="Connie Smart" w:date="2021-06-08T16:25:00Z">
        <w:r w:rsidRPr="00D87B7A" w:rsidDel="005C7703">
          <w:rPr>
            <w:sz w:val="24"/>
            <w:szCs w:val="24"/>
          </w:rPr>
          <w:delText xml:space="preserve"> this is supported for accounting software such as </w:delText>
        </w:r>
      </w:del>
      <w:r w:rsidRPr="00D87B7A">
        <w:rPr>
          <w:sz w:val="24"/>
          <w:szCs w:val="24"/>
        </w:rPr>
        <w:t xml:space="preserve">QuickBooks, SAGE, </w:t>
      </w:r>
      <w:ins w:id="276" w:author="Connie Smart" w:date="2021-06-08T16:26:00Z">
        <w:r w:rsidR="005C7703">
          <w:rPr>
            <w:sz w:val="24"/>
            <w:szCs w:val="24"/>
          </w:rPr>
          <w:t xml:space="preserve">and </w:t>
        </w:r>
      </w:ins>
      <w:r w:rsidRPr="00D87B7A">
        <w:rPr>
          <w:sz w:val="24"/>
          <w:szCs w:val="24"/>
        </w:rPr>
        <w:t>Xero</w:t>
      </w:r>
      <w:ins w:id="277" w:author="Connie Smart" w:date="2021-06-08T16:26:00Z">
        <w:r w:rsidR="005C7703">
          <w:rPr>
            <w:sz w:val="24"/>
            <w:szCs w:val="24"/>
          </w:rPr>
          <w:t xml:space="preserve">. </w:t>
        </w:r>
      </w:ins>
      <w:del w:id="278" w:author="Connie Smart" w:date="2021-06-08T16:26:00Z">
        <w:r w:rsidRPr="00D87B7A" w:rsidDel="005C7703">
          <w:rPr>
            <w:sz w:val="24"/>
            <w:szCs w:val="24"/>
          </w:rPr>
          <w:delText xml:space="preserve"> through our CODAT integration.</w:delText>
        </w:r>
      </w:del>
    </w:p>
    <w:p w14:paraId="4A7B4B22" w14:textId="0B4E96CF" w:rsidR="00661116" w:rsidDel="005C7703" w:rsidRDefault="00661116" w:rsidP="003553CE">
      <w:pPr>
        <w:rPr>
          <w:del w:id="279" w:author="Connie Smart" w:date="2021-06-08T16:26:00Z"/>
          <w:rFonts w:cstheme="minorHAnsi"/>
          <w:b/>
          <w:sz w:val="24"/>
          <w:szCs w:val="24"/>
        </w:rPr>
      </w:pPr>
    </w:p>
    <w:p w14:paraId="65290E74" w14:textId="77777777" w:rsidR="005C7703" w:rsidRDefault="005C7703" w:rsidP="003553CE">
      <w:pPr>
        <w:rPr>
          <w:ins w:id="280" w:author="Connie Smart" w:date="2021-06-08T16:26:00Z"/>
          <w:rFonts w:cstheme="minorHAnsi"/>
          <w:b/>
          <w:sz w:val="24"/>
          <w:szCs w:val="24"/>
        </w:rPr>
      </w:pPr>
    </w:p>
    <w:p w14:paraId="65AE4ED1" w14:textId="473B4936" w:rsidR="00FB04DD" w:rsidRPr="00D87B7A" w:rsidRDefault="00FB04DD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How </w:t>
      </w:r>
      <w:ins w:id="281" w:author="Connie Smart" w:date="2021-06-08T16:26:00Z">
        <w:r w:rsidR="005C7703">
          <w:rPr>
            <w:rFonts w:cstheme="minorHAnsi"/>
            <w:b/>
            <w:sz w:val="24"/>
            <w:szCs w:val="24"/>
          </w:rPr>
          <w:t xml:space="preserve">far back can I obtain statements through </w:t>
        </w:r>
      </w:ins>
      <w:del w:id="282" w:author="Connie Smart" w:date="2021-06-08T16:26:00Z">
        <w:r w:rsidRPr="00D87B7A" w:rsidDel="005C7703">
          <w:rPr>
            <w:rFonts w:cstheme="minorHAnsi"/>
            <w:b/>
            <w:sz w:val="24"/>
            <w:szCs w:val="24"/>
          </w:rPr>
          <w:delText>much historical statement can I obtain from the Digital platform?</w:delText>
        </w:r>
      </w:del>
      <w:ins w:id="283" w:author="Connie Smart" w:date="2021-06-08T16:26:00Z">
        <w:r w:rsidR="005C7703">
          <w:rPr>
            <w:rFonts w:cstheme="minorHAnsi"/>
            <w:b/>
            <w:sz w:val="24"/>
            <w:szCs w:val="24"/>
          </w:rPr>
          <w:t xml:space="preserve">CWB’s digital banking? </w:t>
        </w:r>
      </w:ins>
    </w:p>
    <w:p w14:paraId="60CD902C" w14:textId="7D83720B" w:rsidR="00FB04DD" w:rsidRPr="00D87B7A" w:rsidRDefault="00FB04DD" w:rsidP="003553CE">
      <w:pPr>
        <w:rPr>
          <w:rFonts w:cstheme="minorHAnsi"/>
          <w:bCs/>
          <w:color w:val="00B0F0"/>
          <w:sz w:val="24"/>
          <w:szCs w:val="24"/>
        </w:rPr>
      </w:pPr>
      <w:r w:rsidRPr="00D87B7A">
        <w:rPr>
          <w:rFonts w:cstheme="minorHAnsi"/>
          <w:bCs/>
          <w:sz w:val="24"/>
          <w:szCs w:val="24"/>
        </w:rPr>
        <w:t>You can get</w:t>
      </w:r>
      <w:r w:rsidR="00072242" w:rsidRPr="00D87B7A">
        <w:rPr>
          <w:rFonts w:cstheme="minorHAnsi"/>
          <w:bCs/>
          <w:sz w:val="24"/>
          <w:szCs w:val="24"/>
        </w:rPr>
        <w:t xml:space="preserve"> up to 7 years</w:t>
      </w:r>
      <w:ins w:id="284" w:author="Connie Smart" w:date="2021-06-08T16:27:00Z">
        <w:r w:rsidR="005C7703">
          <w:rPr>
            <w:rFonts w:cstheme="minorHAnsi"/>
            <w:bCs/>
            <w:sz w:val="24"/>
            <w:szCs w:val="24"/>
          </w:rPr>
          <w:t xml:space="preserve"> of</w:t>
        </w:r>
      </w:ins>
      <w:r w:rsidR="00072242" w:rsidRPr="00D87B7A">
        <w:rPr>
          <w:rFonts w:cstheme="minorHAnsi"/>
          <w:bCs/>
          <w:sz w:val="24"/>
          <w:szCs w:val="24"/>
        </w:rPr>
        <w:t xml:space="preserve"> statement</w:t>
      </w:r>
      <w:ins w:id="285" w:author="Connie Smart" w:date="2021-06-08T16:27:00Z">
        <w:r w:rsidR="005C7703">
          <w:rPr>
            <w:rFonts w:cstheme="minorHAnsi"/>
            <w:bCs/>
            <w:sz w:val="24"/>
            <w:szCs w:val="24"/>
          </w:rPr>
          <w:t>s</w:t>
        </w:r>
      </w:ins>
      <w:r w:rsidR="00072242" w:rsidRPr="00D87B7A">
        <w:rPr>
          <w:rFonts w:cstheme="minorHAnsi"/>
          <w:bCs/>
          <w:sz w:val="24"/>
          <w:szCs w:val="24"/>
        </w:rPr>
        <w:t xml:space="preserve">. For statements beyond this period </w:t>
      </w:r>
      <w:r w:rsidR="00072242" w:rsidRPr="00D87B7A">
        <w:rPr>
          <w:rFonts w:cstheme="minorHAnsi"/>
          <w:bCs/>
          <w:color w:val="00B0F0"/>
          <w:sz w:val="24"/>
          <w:szCs w:val="24"/>
        </w:rPr>
        <w:t>contact your branch.</w:t>
      </w:r>
    </w:p>
    <w:p w14:paraId="6A54BE9A" w14:textId="77777777" w:rsidR="003553CE" w:rsidRPr="00D87B7A" w:rsidRDefault="003553CE" w:rsidP="003553CE">
      <w:pPr>
        <w:rPr>
          <w:sz w:val="24"/>
          <w:szCs w:val="24"/>
        </w:rPr>
      </w:pPr>
    </w:p>
    <w:p w14:paraId="661AC046" w14:textId="1DAABB5F" w:rsidR="00F86A76" w:rsidRPr="00D87B7A" w:rsidRDefault="00F86A76" w:rsidP="003553CE">
      <w:pPr>
        <w:pStyle w:val="Heading1"/>
        <w:rPr>
          <w:rFonts w:asciiTheme="minorHAnsi" w:hAnsiTheme="minorHAnsi"/>
          <w:sz w:val="24"/>
          <w:szCs w:val="24"/>
        </w:rPr>
      </w:pPr>
      <w:r w:rsidRPr="00D87B7A">
        <w:rPr>
          <w:rFonts w:asciiTheme="minorHAnsi" w:hAnsiTheme="minorHAnsi"/>
          <w:sz w:val="24"/>
          <w:szCs w:val="24"/>
        </w:rPr>
        <w:t xml:space="preserve">Bill Payment </w:t>
      </w:r>
    </w:p>
    <w:p w14:paraId="39E2F0BF" w14:textId="77777777" w:rsidR="003553CE" w:rsidRPr="00D87B7A" w:rsidRDefault="003553CE" w:rsidP="003553CE">
      <w:pPr>
        <w:rPr>
          <w:sz w:val="24"/>
          <w:szCs w:val="24"/>
        </w:rPr>
      </w:pPr>
    </w:p>
    <w:p w14:paraId="2B4F34A4" w14:textId="77777777" w:rsidR="00F86A76" w:rsidRPr="00D87B7A" w:rsidRDefault="00F86A76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E35AE8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Q: Can I pay bills online?</w:t>
      </w:r>
    </w:p>
    <w:p w14:paraId="27E9C2B2" w14:textId="2D1FC064" w:rsidR="00870B0C" w:rsidRDefault="00870B0C" w:rsidP="003553CE">
      <w:pPr>
        <w:rPr>
          <w:ins w:id="286" w:author="Connie Smart" w:date="2021-06-10T13:48:00Z"/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ins w:id="287" w:author="Connie Smart" w:date="2021-06-10T13:47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Absolutely! </w:t>
        </w:r>
      </w:ins>
      <w:del w:id="288" w:author="Connie Smart" w:date="2021-06-10T13:47:00Z">
        <w:r w:rsidR="00F86A76" w:rsidRPr="00D87B7A" w:rsidDel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Yes, you can. </w:delText>
        </w:r>
      </w:del>
      <w:ins w:id="289" w:author="Connie Smart" w:date="2021-06-10T13:47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Paying bills online is </w:t>
        </w:r>
      </w:ins>
      <w:del w:id="290" w:author="Connie Smart" w:date="2021-06-10T13:47:00Z">
        <w:r w:rsidR="00F86A76" w:rsidRPr="00D87B7A" w:rsidDel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It is </w:delText>
        </w:r>
      </w:del>
      <w:r w:rsidR="00F86A76"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easy and secure. </w:t>
      </w:r>
    </w:p>
    <w:p w14:paraId="3448A54E" w14:textId="77777777" w:rsidR="00870B0C" w:rsidRDefault="00F86A76" w:rsidP="00870B0C">
      <w:pPr>
        <w:pStyle w:val="ListParagraph"/>
        <w:numPr>
          <w:ilvl w:val="0"/>
          <w:numId w:val="31"/>
        </w:numPr>
        <w:rPr>
          <w:ins w:id="291" w:author="Connie Smart" w:date="2021-06-10T13:48:00Z"/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870B0C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  <w:rPrChange w:id="292" w:author="Connie Smart" w:date="2021-06-10T13:48:00Z">
            <w:rPr>
              <w:bdr w:val="none" w:sz="0" w:space="0" w:color="auto" w:frame="1"/>
              <w:shd w:val="clear" w:color="auto" w:fill="FFFFFF"/>
            </w:rPr>
          </w:rPrChange>
        </w:rPr>
        <w:t xml:space="preserve">Set up the biller </w:t>
      </w:r>
      <w:ins w:id="293" w:author="Connie Smart" w:date="2021-06-10T13:47:00Z">
        <w:r w:rsidR="00870B0C" w:rsidRPr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  <w:rPrChange w:id="294" w:author="Connie Smart" w:date="2021-06-10T13:48:00Z">
              <w:rPr>
                <w:bdr w:val="none" w:sz="0" w:space="0" w:color="auto" w:frame="1"/>
                <w:shd w:val="clear" w:color="auto" w:fill="FFFFFF"/>
              </w:rPr>
            </w:rPrChange>
          </w:rPr>
          <w:t xml:space="preserve">as a payee </w:t>
        </w:r>
      </w:ins>
      <w:r w:rsidRPr="00870B0C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  <w:rPrChange w:id="295" w:author="Connie Smart" w:date="2021-06-10T13:48:00Z">
            <w:rPr>
              <w:bdr w:val="none" w:sz="0" w:space="0" w:color="auto" w:frame="1"/>
              <w:shd w:val="clear" w:color="auto" w:fill="FFFFFF"/>
            </w:rPr>
          </w:rPrChange>
        </w:rPr>
        <w:t>from the list of billers</w:t>
      </w:r>
      <w:del w:id="296" w:author="Connie Smart" w:date="2021-06-10T13:48:00Z">
        <w:r w:rsidRPr="00870B0C" w:rsidDel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  <w:rPrChange w:id="297" w:author="Connie Smart" w:date="2021-06-10T13:48:00Z">
              <w:rPr>
                <w:bdr w:val="none" w:sz="0" w:space="0" w:color="auto" w:frame="1"/>
                <w:shd w:val="clear" w:color="auto" w:fill="FFFFFF"/>
              </w:rPr>
            </w:rPrChange>
          </w:rPr>
          <w:delText xml:space="preserve"> on the digital banking platform</w:delText>
        </w:r>
      </w:del>
      <w:del w:id="298" w:author="Connie Smart" w:date="2021-06-10T13:47:00Z">
        <w:r w:rsidRPr="00870B0C" w:rsidDel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  <w:rPrChange w:id="299" w:author="Connie Smart" w:date="2021-06-10T13:48:00Z">
              <w:rPr>
                <w:bdr w:val="none" w:sz="0" w:space="0" w:color="auto" w:frame="1"/>
                <w:shd w:val="clear" w:color="auto" w:fill="FFFFFF"/>
              </w:rPr>
            </w:rPrChange>
          </w:rPr>
          <w:delText xml:space="preserve"> as a payee</w:delText>
        </w:r>
      </w:del>
    </w:p>
    <w:p w14:paraId="115DEC00" w14:textId="77777777" w:rsidR="00870B0C" w:rsidRDefault="00F86A76" w:rsidP="00870B0C">
      <w:pPr>
        <w:pStyle w:val="ListParagraph"/>
        <w:numPr>
          <w:ilvl w:val="0"/>
          <w:numId w:val="31"/>
        </w:numPr>
        <w:rPr>
          <w:ins w:id="300" w:author="Connie Smart" w:date="2021-06-10T13:49:00Z"/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del w:id="301" w:author="Connie Smart" w:date="2021-06-10T13:48:00Z">
        <w:r w:rsidRPr="00870B0C" w:rsidDel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  <w:rPrChange w:id="302" w:author="Connie Smart" w:date="2021-06-10T13:48:00Z">
              <w:rPr>
                <w:bdr w:val="none" w:sz="0" w:space="0" w:color="auto" w:frame="1"/>
                <w:shd w:val="clear" w:color="auto" w:fill="FFFFFF"/>
              </w:rPr>
            </w:rPrChange>
          </w:rPr>
          <w:delText>,</w:delText>
        </w:r>
      </w:del>
      <w:ins w:id="303" w:author="Connie Smart" w:date="2021-06-10T13:49:00Z">
        <w:r w:rsidR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E</w:t>
        </w:r>
      </w:ins>
      <w:del w:id="304" w:author="Connie Smart" w:date="2021-06-10T13:49:00Z">
        <w:r w:rsidRPr="00870B0C" w:rsidDel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  <w:rPrChange w:id="305" w:author="Connie Smart" w:date="2021-06-10T13:48:00Z">
              <w:rPr>
                <w:bdr w:val="none" w:sz="0" w:space="0" w:color="auto" w:frame="1"/>
                <w:shd w:val="clear" w:color="auto" w:fill="FFFFFF"/>
              </w:rPr>
            </w:rPrChange>
          </w:rPr>
          <w:delText xml:space="preserve"> </w:delText>
        </w:r>
      </w:del>
      <w:ins w:id="306" w:author="Connie Smart" w:date="2021-06-10T13:48:00Z">
        <w:r w:rsidR="00870B0C" w:rsidRPr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  <w:rPrChange w:id="307" w:author="Connie Smart" w:date="2021-06-10T13:48:00Z">
              <w:rPr>
                <w:bdr w:val="none" w:sz="0" w:space="0" w:color="auto" w:frame="1"/>
                <w:shd w:val="clear" w:color="auto" w:fill="FFFFFF"/>
              </w:rPr>
            </w:rPrChange>
          </w:rPr>
          <w:t xml:space="preserve">nter </w:t>
        </w:r>
      </w:ins>
      <w:del w:id="308" w:author="Connie Smart" w:date="2021-06-10T13:48:00Z">
        <w:r w:rsidRPr="00870B0C" w:rsidDel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  <w:rPrChange w:id="309" w:author="Connie Smart" w:date="2021-06-10T13:48:00Z">
              <w:rPr>
                <w:bdr w:val="none" w:sz="0" w:space="0" w:color="auto" w:frame="1"/>
                <w:shd w:val="clear" w:color="auto" w:fill="FFFFFF"/>
              </w:rPr>
            </w:rPrChange>
          </w:rPr>
          <w:delText xml:space="preserve">input </w:delText>
        </w:r>
      </w:del>
      <w:r w:rsidRPr="00870B0C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  <w:rPrChange w:id="310" w:author="Connie Smart" w:date="2021-06-10T13:48:00Z">
            <w:rPr>
              <w:bdr w:val="none" w:sz="0" w:space="0" w:color="auto" w:frame="1"/>
              <w:shd w:val="clear" w:color="auto" w:fill="FFFFFF"/>
            </w:rPr>
          </w:rPrChange>
        </w:rPr>
        <w:t>the amount</w:t>
      </w:r>
      <w:ins w:id="311" w:author="Connie Smart" w:date="2021-06-10T13:48:00Z">
        <w:r w:rsidR="00870B0C" w:rsidRPr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  <w:rPrChange w:id="312" w:author="Connie Smart" w:date="2021-06-10T13:48:00Z">
              <w:rPr>
                <w:bdr w:val="none" w:sz="0" w:space="0" w:color="auto" w:frame="1"/>
                <w:shd w:val="clear" w:color="auto" w:fill="FFFFFF"/>
              </w:rPr>
            </w:rPrChange>
          </w:rPr>
          <w:t xml:space="preserve"> and the payment date</w:t>
        </w:r>
      </w:ins>
    </w:p>
    <w:p w14:paraId="18A3510C" w14:textId="62F74292" w:rsidR="00F86A76" w:rsidRDefault="00F86A76" w:rsidP="00870B0C">
      <w:pPr>
        <w:pStyle w:val="ListParagraph"/>
        <w:numPr>
          <w:ilvl w:val="0"/>
          <w:numId w:val="31"/>
        </w:numPr>
        <w:rPr>
          <w:ins w:id="313" w:author="Connie Smart" w:date="2021-06-10T13:49:00Z"/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del w:id="314" w:author="Connie Smart" w:date="2021-06-10T13:48:00Z">
        <w:r w:rsidRPr="00870B0C" w:rsidDel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  <w:rPrChange w:id="315" w:author="Connie Smart" w:date="2021-06-10T13:48:00Z">
              <w:rPr>
                <w:bdr w:val="none" w:sz="0" w:space="0" w:color="auto" w:frame="1"/>
                <w:shd w:val="clear" w:color="auto" w:fill="FFFFFF"/>
              </w:rPr>
            </w:rPrChange>
          </w:rPr>
          <w:delText xml:space="preserve">, date of </w:delText>
        </w:r>
        <w:r w:rsidR="00A22364" w:rsidRPr="00870B0C" w:rsidDel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  <w:rPrChange w:id="316" w:author="Connie Smart" w:date="2021-06-10T13:48:00Z">
              <w:rPr>
                <w:bdr w:val="none" w:sz="0" w:space="0" w:color="auto" w:frame="1"/>
                <w:shd w:val="clear" w:color="auto" w:fill="FFFFFF"/>
              </w:rPr>
            </w:rPrChange>
          </w:rPr>
          <w:delText>payment,</w:delText>
        </w:r>
        <w:r w:rsidRPr="00870B0C" w:rsidDel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  <w:rPrChange w:id="317" w:author="Connie Smart" w:date="2021-06-10T13:48:00Z">
              <w:rPr>
                <w:bdr w:val="none" w:sz="0" w:space="0" w:color="auto" w:frame="1"/>
                <w:shd w:val="clear" w:color="auto" w:fill="FFFFFF"/>
              </w:rPr>
            </w:rPrChange>
          </w:rPr>
          <w:delText xml:space="preserve"> </w:delText>
        </w:r>
      </w:del>
      <w:ins w:id="318" w:author="Connie Smart" w:date="2021-06-10T13:49:00Z">
        <w:r w:rsidR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S</w:t>
        </w:r>
      </w:ins>
      <w:del w:id="319" w:author="Connie Smart" w:date="2021-06-10T13:49:00Z">
        <w:r w:rsidRPr="00870B0C" w:rsidDel="00870B0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  <w:rPrChange w:id="320" w:author="Connie Smart" w:date="2021-06-10T13:48:00Z">
              <w:rPr>
                <w:bdr w:val="none" w:sz="0" w:space="0" w:color="auto" w:frame="1"/>
                <w:shd w:val="clear" w:color="auto" w:fill="FFFFFF"/>
              </w:rPr>
            </w:rPrChange>
          </w:rPr>
          <w:delText>and s</w:delText>
        </w:r>
      </w:del>
      <w:r w:rsidRPr="00870B0C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  <w:rPrChange w:id="321" w:author="Connie Smart" w:date="2021-06-10T13:48:00Z">
            <w:rPr>
              <w:bdr w:val="none" w:sz="0" w:space="0" w:color="auto" w:frame="1"/>
              <w:shd w:val="clear" w:color="auto" w:fill="FFFFFF"/>
            </w:rPr>
          </w:rPrChange>
        </w:rPr>
        <w:t>elect the account you want to make the payment from.</w:t>
      </w:r>
    </w:p>
    <w:p w14:paraId="42C1D1CD" w14:textId="5B388A6A" w:rsidR="00870B0C" w:rsidRPr="00870B0C" w:rsidRDefault="00870B0C" w:rsidP="00E35AE8">
      <w:pPr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  <w:rPrChange w:id="322" w:author="Connie Smart" w:date="2021-06-10T13:49:00Z">
            <w:rPr>
              <w:bdr w:val="none" w:sz="0" w:space="0" w:color="auto" w:frame="1"/>
              <w:shd w:val="clear" w:color="auto" w:fill="FFFFFF"/>
            </w:rPr>
          </w:rPrChange>
        </w:rPr>
      </w:pPr>
      <w:ins w:id="323" w:author="Connie Smart" w:date="2021-06-10T13:49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It’s that simple! </w:t>
        </w:r>
      </w:ins>
    </w:p>
    <w:p w14:paraId="101F5D12" w14:textId="77777777" w:rsidR="00661116" w:rsidRDefault="00661116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4C68E830" w14:textId="7B54C0B3" w:rsidR="00F86A76" w:rsidRPr="00D87B7A" w:rsidRDefault="00F86A76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Q:</w:t>
      </w:r>
      <w:ins w:id="324" w:author="Connie Smart" w:date="2021-06-10T13:53:00Z">
        <w:r w:rsidR="008F439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Do I have to </w:t>
        </w:r>
      </w:ins>
      <w:del w:id="325" w:author="Connie Smart" w:date="2021-06-10T13:53:00Z">
        <w:r w:rsidRPr="00D87B7A" w:rsidDel="008F439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Must I </w:delText>
        </w:r>
      </w:del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add a biller as a payee before I make payment?</w:t>
      </w:r>
    </w:p>
    <w:p w14:paraId="6FA0676E" w14:textId="4B4B9D60" w:rsidR="00F86A76" w:rsidRPr="00D87B7A" w:rsidRDefault="00F86A76" w:rsidP="003553CE">
      <w:pPr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>Yes</w:t>
      </w:r>
      <w:del w:id="326" w:author="Connie Smart" w:date="2021-06-10T13:53:00Z">
        <w:r w:rsidRPr="00D87B7A" w:rsidDel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, you are required to</w:delText>
        </w:r>
      </w:del>
      <w:ins w:id="327" w:author="Connie Smart" w:date="2021-06-10T13:53:00Z">
        <w:r w:rsidR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, adding a biller </w:t>
        </w:r>
      </w:ins>
      <w:del w:id="328" w:author="Connie Smart" w:date="2021-06-10T13:53:00Z">
        <w:r w:rsidRPr="00D87B7A" w:rsidDel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. It </w:delText>
        </w:r>
      </w:del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is a one-time action </w:t>
      </w:r>
      <w:ins w:id="329" w:author="Connie Smart" w:date="2021-06-10T13:54:00Z">
        <w:r w:rsidR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you need to do </w:t>
        </w:r>
      </w:ins>
      <w:ins w:id="330" w:author="Connie Smart" w:date="2021-06-10T15:19:00Z">
        <w:r w:rsidR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before</w:t>
        </w:r>
      </w:ins>
      <w:del w:id="331" w:author="Connie Smart" w:date="2021-06-10T15:19:00Z">
        <w:r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when</w:delText>
        </w:r>
      </w:del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 paying</w:t>
      </w:r>
      <w:ins w:id="332" w:author="Connie Smart" w:date="2021-06-10T13:54:00Z">
        <w:r w:rsidR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a</w:t>
        </w:r>
      </w:ins>
      <w:del w:id="333" w:author="Connie Smart" w:date="2021-06-10T13:54:00Z">
        <w:r w:rsidRPr="00D87B7A" w:rsidDel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</w:delText>
        </w:r>
      </w:del>
      <w:ins w:id="334" w:author="Connie Smart" w:date="2021-06-10T13:53:00Z">
        <w:r w:rsidR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</w:t>
        </w:r>
      </w:ins>
      <w:del w:id="335" w:author="Connie Smart" w:date="2021-06-10T13:53:00Z">
        <w:r w:rsidRPr="00D87B7A" w:rsidDel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a </w:delText>
        </w:r>
      </w:del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>biller for the first time. Once</w:t>
      </w:r>
      <w:ins w:id="336" w:author="Connie Smart" w:date="2021-06-10T13:54:00Z">
        <w:r w:rsidR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you’ve added them, the next time you need to</w:t>
        </w:r>
      </w:ins>
      <w:ins w:id="337" w:author="Connie Smart" w:date="2021-06-10T13:55:00Z">
        <w:r w:rsidR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pay them you can simply proceed to ‘pay payee’. </w:t>
        </w:r>
      </w:ins>
      <w:ins w:id="338" w:author="Connie Smart" w:date="2021-06-10T13:54:00Z">
        <w:r w:rsidR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</w:t>
        </w:r>
      </w:ins>
      <w:del w:id="339" w:author="Connie Smart" w:date="2021-06-10T13:54:00Z">
        <w:r w:rsidRPr="00D87B7A" w:rsidDel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added, you just proceed to pay payee for </w:delText>
        </w:r>
      </w:del>
      <w:del w:id="340" w:author="Connie Smart" w:date="2021-06-10T13:55:00Z">
        <w:r w:rsidRPr="00D87B7A" w:rsidDel="008F439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subsequent bills. </w:delText>
        </w:r>
      </w:del>
    </w:p>
    <w:p w14:paraId="618579CB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60E2709D" w14:textId="7F0C57F6" w:rsidR="002D2EF1" w:rsidRPr="00D87B7A" w:rsidRDefault="002D2EF1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Q: Can delegate</w:t>
      </w:r>
      <w:r w:rsidR="00F3725D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s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FF010A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create 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a </w:t>
      </w:r>
      <w:r w:rsidR="008F4EF0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bill </w:t>
      </w:r>
      <w:ins w:id="341" w:author="Connie Smart" w:date="2021-06-10T13:55:00Z">
        <w:r w:rsidR="00A621DB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>p</w:t>
        </w:r>
      </w:ins>
      <w:del w:id="342" w:author="Connie Smart" w:date="2021-06-10T13:55:00Z">
        <w:r w:rsidR="00DD39EC" w:rsidRPr="00D87B7A" w:rsidDel="00A621DB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>P</w:delText>
        </w:r>
      </w:del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ayee?</w:t>
      </w:r>
    </w:p>
    <w:p w14:paraId="60B4C248" w14:textId="2EA28354" w:rsidR="00DD39EC" w:rsidRPr="00D87B7A" w:rsidRDefault="00A621DB" w:rsidP="003553CE">
      <w:pPr>
        <w:rPr>
          <w:rFonts w:eastAsia="Times New Roman" w:cstheme="minorHAnsi"/>
          <w:color w:val="333333"/>
          <w:sz w:val="24"/>
          <w:szCs w:val="24"/>
          <w:lang w:eastAsia="en-CA"/>
        </w:rPr>
      </w:pPr>
      <w:ins w:id="343" w:author="Connie Smart" w:date="2021-06-10T13:55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No, d</w:t>
        </w:r>
      </w:ins>
      <w:del w:id="344" w:author="Connie Smart" w:date="2021-06-10T13:55:00Z">
        <w:r w:rsidR="008F4EF0" w:rsidRPr="00D87B7A" w:rsidDel="00A621D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D</w:delText>
        </w:r>
      </w:del>
      <w:r w:rsidR="008F4EF0"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elegates </w:t>
      </w:r>
      <w:ins w:id="345" w:author="Connie Smart" w:date="2021-06-10T13:55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ca</w:t>
        </w:r>
      </w:ins>
      <w:ins w:id="346" w:author="Connie Smart" w:date="2021-06-10T13:56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n’t</w:t>
        </w:r>
      </w:ins>
      <w:ins w:id="347" w:author="Connie Smart" w:date="2021-06-10T13:55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</w:t>
        </w:r>
      </w:ins>
      <w:ins w:id="348" w:author="Connie Smart" w:date="2021-06-10T13:56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create </w:t>
        </w:r>
      </w:ins>
      <w:del w:id="349" w:author="Connie Smart" w:date="2021-06-10T13:55:00Z">
        <w:r w:rsidR="008F4EF0" w:rsidRPr="00D87B7A" w:rsidDel="00A621D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are not </w:delText>
        </w:r>
        <w:r w:rsidR="00DA088D" w:rsidRPr="00D87B7A" w:rsidDel="00A621D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allowed</w:delText>
        </w:r>
        <w:r w:rsidR="008F4EF0" w:rsidRPr="00D87B7A" w:rsidDel="00A621D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to create </w:delText>
        </w:r>
      </w:del>
      <w:r w:rsidR="00F3725D"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a bill </w:t>
      </w:r>
      <w:ins w:id="350" w:author="Connie Smart" w:date="2021-06-10T13:55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p</w:t>
        </w:r>
      </w:ins>
      <w:del w:id="351" w:author="Connie Smart" w:date="2021-06-10T13:55:00Z">
        <w:r w:rsidR="00DD39EC" w:rsidRPr="00D87B7A" w:rsidDel="00A621D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P</w:delText>
        </w:r>
      </w:del>
      <w:r w:rsidR="008F4EF0"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>ay</w:t>
      </w:r>
      <w:ins w:id="352" w:author="Connie Smart" w:date="2021-06-10T13:56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ee or manage/maintain their own payee lists. </w:t>
        </w:r>
      </w:ins>
      <w:del w:id="353" w:author="Connie Smart" w:date="2021-06-10T13:56:00Z">
        <w:r w:rsidR="008F4EF0" w:rsidRPr="00D87B7A" w:rsidDel="00A621D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ee</w:delText>
        </w:r>
        <w:r w:rsidR="00DD39EC" w:rsidRPr="00D87B7A" w:rsidDel="00A621D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. </w:delText>
        </w:r>
        <w:r w:rsidR="00DD39EC" w:rsidRPr="00D87B7A" w:rsidDel="00A621DB">
          <w:rPr>
            <w:rFonts w:eastAsia="Times New Roman" w:cstheme="minorHAnsi"/>
            <w:color w:val="333333"/>
            <w:sz w:val="24"/>
            <w:szCs w:val="24"/>
            <w:lang w:eastAsia="en-CA"/>
          </w:rPr>
          <w:delText xml:space="preserve">Delegates cannot manage and do not maintain their own Payee Lists. </w:delText>
        </w:r>
      </w:del>
      <w:ins w:id="354" w:author="Connie Smart" w:date="2021-06-10T13:56:00Z">
        <w:r>
          <w:rPr>
            <w:rFonts w:eastAsia="Times New Roman" w:cstheme="minorHAnsi"/>
            <w:color w:val="333333"/>
            <w:sz w:val="24"/>
            <w:szCs w:val="24"/>
            <w:lang w:eastAsia="en-CA"/>
          </w:rPr>
          <w:t xml:space="preserve">They only have access to </w:t>
        </w:r>
      </w:ins>
      <w:del w:id="355" w:author="Connie Smart" w:date="2021-06-10T13:56:00Z">
        <w:r w:rsidR="00DD39EC" w:rsidRPr="00D87B7A" w:rsidDel="00A621DB">
          <w:rPr>
            <w:rFonts w:eastAsia="Times New Roman" w:cstheme="minorHAnsi"/>
            <w:color w:val="333333"/>
            <w:sz w:val="24"/>
            <w:szCs w:val="24"/>
            <w:lang w:eastAsia="en-CA"/>
          </w:rPr>
          <w:delText xml:space="preserve">Delegates have access only to </w:delText>
        </w:r>
      </w:del>
      <w:r w:rsidR="00DD39EC" w:rsidRPr="00D87B7A">
        <w:rPr>
          <w:rFonts w:eastAsia="Times New Roman" w:cstheme="minorHAnsi"/>
          <w:color w:val="333333"/>
          <w:sz w:val="24"/>
          <w:szCs w:val="24"/>
          <w:lang w:eastAsia="en-CA"/>
        </w:rPr>
        <w:t xml:space="preserve">the </w:t>
      </w:r>
      <w:ins w:id="356" w:author="Connie Smart" w:date="2021-06-10T13:57:00Z">
        <w:r>
          <w:rPr>
            <w:rFonts w:eastAsia="Times New Roman" w:cstheme="minorHAnsi"/>
            <w:color w:val="333333"/>
            <w:sz w:val="24"/>
            <w:szCs w:val="24"/>
            <w:lang w:eastAsia="en-CA"/>
          </w:rPr>
          <w:t>pa</w:t>
        </w:r>
      </w:ins>
      <w:del w:id="357" w:author="Connie Smart" w:date="2021-06-10T13:57:00Z">
        <w:r w:rsidR="00DD39EC" w:rsidRPr="00D87B7A" w:rsidDel="00A621DB">
          <w:rPr>
            <w:rFonts w:eastAsia="Times New Roman" w:cstheme="minorHAnsi"/>
            <w:color w:val="333333"/>
            <w:sz w:val="24"/>
            <w:szCs w:val="24"/>
            <w:lang w:eastAsia="en-CA"/>
          </w:rPr>
          <w:delText>P</w:delText>
        </w:r>
      </w:del>
      <w:del w:id="358" w:author="Connie Smart" w:date="2021-06-10T13:56:00Z">
        <w:r w:rsidR="00DD39EC" w:rsidRPr="00D87B7A" w:rsidDel="00A621DB">
          <w:rPr>
            <w:rFonts w:eastAsia="Times New Roman" w:cstheme="minorHAnsi"/>
            <w:color w:val="333333"/>
            <w:sz w:val="24"/>
            <w:szCs w:val="24"/>
            <w:lang w:eastAsia="en-CA"/>
          </w:rPr>
          <w:delText>a</w:delText>
        </w:r>
      </w:del>
      <w:r w:rsidR="00DD39EC" w:rsidRPr="00D87B7A">
        <w:rPr>
          <w:rFonts w:eastAsia="Times New Roman" w:cstheme="minorHAnsi"/>
          <w:color w:val="333333"/>
          <w:sz w:val="24"/>
          <w:szCs w:val="24"/>
          <w:lang w:eastAsia="en-CA"/>
        </w:rPr>
        <w:t>yee list created and maintained by the account signer/business user</w:t>
      </w:r>
      <w:r w:rsidR="00A22364" w:rsidRPr="00D87B7A">
        <w:rPr>
          <w:rFonts w:eastAsia="Times New Roman" w:cstheme="minorHAnsi"/>
          <w:color w:val="333333"/>
          <w:sz w:val="24"/>
          <w:szCs w:val="24"/>
          <w:lang w:eastAsia="en-CA"/>
        </w:rPr>
        <w:t>.</w:t>
      </w:r>
    </w:p>
    <w:p w14:paraId="4AF50A3F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0CB375AB" w14:textId="589E461F" w:rsidR="008F4EF0" w:rsidRPr="00D87B7A" w:rsidRDefault="008F4EF0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Can a delegate </w:t>
      </w:r>
      <w:r w:rsidR="00F3725D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carry out a </w:t>
      </w:r>
      <w:r w:rsidR="00DD39EC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bill payment </w:t>
      </w:r>
      <w:r w:rsidR="00F3725D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transaction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?</w:t>
      </w:r>
    </w:p>
    <w:p w14:paraId="0B2E9E0D" w14:textId="05DD2188" w:rsidR="008F4EF0" w:rsidRPr="00D87B7A" w:rsidRDefault="00F3725D" w:rsidP="003553CE">
      <w:pPr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Yes, </w:t>
      </w:r>
      <w:r w:rsidR="00DD39EC"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>d</w:t>
      </w:r>
      <w:r w:rsidR="008F4EF0"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elegates </w:t>
      </w:r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with the appropriate permission </w:t>
      </w:r>
      <w:del w:id="359" w:author="Connie Smart" w:date="2021-06-10T14:02:00Z">
        <w:r w:rsidRPr="00D87B7A" w:rsidDel="00C12D5E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can carry out a</w:delText>
        </w:r>
      </w:del>
      <w:ins w:id="360" w:author="Connie Smart" w:date="2021-06-10T14:02:00Z">
        <w:r w:rsidR="00C12D5E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can make a</w:t>
        </w:r>
      </w:ins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DD39EC"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>bill payment</w:t>
      </w:r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. However, the </w:t>
      </w:r>
      <w:del w:id="361" w:author="Connie Smart" w:date="2021-06-10T14:03:00Z">
        <w:r w:rsidRPr="00D87B7A" w:rsidDel="00C12D5E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transaction will require the </w:delText>
        </w:r>
      </w:del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approval of an account signer </w:t>
      </w:r>
      <w:ins w:id="362" w:author="Connie Smart" w:date="2021-06-10T14:03:00Z">
        <w:r w:rsidR="00C12D5E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is needed </w:t>
        </w:r>
      </w:ins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to complete the </w:t>
      </w:r>
      <w:r w:rsidR="00DD39EC"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>transaction.</w:t>
      </w:r>
    </w:p>
    <w:p w14:paraId="7C93CFC1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77ACD9AC" w14:textId="3596FDCF" w:rsidR="00F86A76" w:rsidRPr="00D87B7A" w:rsidRDefault="00F86A76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Q: Can I set up a future dated bill payment?</w:t>
      </w:r>
    </w:p>
    <w:p w14:paraId="3D279F49" w14:textId="0AAB825E" w:rsidR="00F86A76" w:rsidRPr="00D87B7A" w:rsidRDefault="00F86A76" w:rsidP="003553CE">
      <w:pPr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>Yes</w:t>
      </w:r>
      <w:ins w:id="363" w:author="Connie Smart" w:date="2021-06-10T14:03:00Z">
        <w:r w:rsidR="009B711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, simpl</w:t>
        </w:r>
      </w:ins>
      <w:ins w:id="364" w:author="Connie Smart" w:date="2021-06-10T14:04:00Z">
        <w:r w:rsidR="009B711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y</w:t>
        </w:r>
      </w:ins>
      <w:ins w:id="365" w:author="Connie Smart" w:date="2021-06-10T14:03:00Z">
        <w:r w:rsidR="009B711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</w:t>
        </w:r>
      </w:ins>
      <w:del w:id="366" w:author="Connie Smart" w:date="2021-06-10T14:03:00Z">
        <w:r w:rsidRPr="00D87B7A" w:rsidDel="009B711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, you can. You will have to </w:delText>
        </w:r>
      </w:del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indicate the date you want the bill to </w:t>
      </w:r>
      <w:del w:id="367" w:author="Connie Smart" w:date="2021-06-10T14:04:00Z">
        <w:r w:rsidRPr="00D87B7A" w:rsidDel="009B711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be sent</w:delText>
        </w:r>
      </w:del>
      <w:ins w:id="368" w:author="Connie Smart" w:date="2021-06-10T14:04:00Z">
        <w:r w:rsidR="009B711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be paid</w:t>
        </w:r>
      </w:ins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 while setting up the bill </w:t>
      </w:r>
      <w:ins w:id="369" w:author="Connie Smart" w:date="2021-06-10T14:04:00Z">
        <w:r w:rsidR="009B711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payment.</w:t>
        </w:r>
      </w:ins>
      <w:del w:id="370" w:author="Connie Smart" w:date="2021-06-10T14:04:00Z">
        <w:r w:rsidRPr="00D87B7A" w:rsidDel="009B711B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payment on the digital platform.</w:delText>
        </w:r>
      </w:del>
    </w:p>
    <w:p w14:paraId="5ABC560C" w14:textId="77777777" w:rsidR="00C12D5E" w:rsidRDefault="00C12D5E" w:rsidP="003553CE">
      <w:pPr>
        <w:rPr>
          <w:ins w:id="371" w:author="Connie Smart" w:date="2021-06-10T14:03:00Z"/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34167A7A" w14:textId="0F5C15C8" w:rsidR="00F86A76" w:rsidRPr="00D87B7A" w:rsidRDefault="00F86A76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Q: Can I set up a recurring bill payment?</w:t>
      </w:r>
    </w:p>
    <w:p w14:paraId="5D6574AF" w14:textId="3722BFB0" w:rsidR="00F86A76" w:rsidRPr="00D87B7A" w:rsidRDefault="00F86A76" w:rsidP="003553CE">
      <w:pPr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del w:id="372" w:author="Connie Smart" w:date="2021-06-10T14:04:00Z">
        <w:r w:rsidRPr="00D87B7A" w:rsidDel="009C4871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Yes, you can. You</w:delText>
        </w:r>
      </w:del>
      <w:ins w:id="373" w:author="Connie Smart" w:date="2021-06-10T14:04:00Z">
        <w:r w:rsidR="009C4871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Yes. </w:t>
        </w:r>
      </w:ins>
      <w:ins w:id="374" w:author="Connie Smart" w:date="2021-06-10T15:01:00Z">
        <w:r w:rsidR="00D777CF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When you set up a bill payment, y</w:t>
        </w:r>
      </w:ins>
      <w:ins w:id="375" w:author="Connie Smart" w:date="2021-06-10T14:04:00Z">
        <w:r w:rsidR="009C4871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ou will be asked to </w:t>
        </w:r>
      </w:ins>
      <w:del w:id="376" w:author="Connie Smart" w:date="2021-06-10T14:04:00Z">
        <w:r w:rsidRPr="00D87B7A" w:rsidDel="009C4871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are required to </w:delText>
        </w:r>
      </w:del>
      <w:ins w:id="377" w:author="Connie Smart" w:date="2021-06-10T15:01:00Z">
        <w:r w:rsidR="00D777CF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enter</w:t>
        </w:r>
      </w:ins>
      <w:del w:id="378" w:author="Connie Smart" w:date="2021-06-10T15:01:00Z">
        <w:r w:rsidRPr="00D87B7A" w:rsidDel="00D777CF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setup</w:delText>
        </w:r>
      </w:del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 the number of recurrence</w:t>
      </w:r>
      <w:ins w:id="379" w:author="Connie Smart" w:date="2021-06-10T14:04:00Z">
        <w:r w:rsidR="009C4871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s</w:t>
        </w:r>
      </w:ins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>, frequency, date of recurrence and/or end date</w:t>
      </w:r>
      <w:del w:id="380" w:author="Connie Smart" w:date="2021-06-10T14:05:00Z">
        <w:r w:rsidRPr="00D87B7A" w:rsidDel="009C4871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when setting up the bill payment</w:delText>
        </w:r>
      </w:del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.  </w:t>
      </w:r>
    </w:p>
    <w:p w14:paraId="1056998B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01C99487" w14:textId="4D960BFC" w:rsidR="00F82CD2" w:rsidRPr="00D87B7A" w:rsidRDefault="00F82CD2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Q: Cancel I cancel a future dated or recurring bill payment?</w:t>
      </w:r>
    </w:p>
    <w:p w14:paraId="2D53BD89" w14:textId="3DD85150" w:rsidR="00F82CD2" w:rsidRPr="00D87B7A" w:rsidRDefault="00F82CD2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>Yes</w:t>
      </w:r>
      <w:ins w:id="381" w:author="Connie Smart" w:date="2021-06-10T15:02:00Z">
        <w:r w:rsidR="00E00F0E">
          <w:rPr>
            <w:rFonts w:eastAsia="Times New Roman" w:cstheme="minorHAnsi"/>
            <w:sz w:val="24"/>
            <w:szCs w:val="24"/>
            <w:lang w:eastAsia="en-CA"/>
          </w:rPr>
          <w:t>, simply g</w:t>
        </w:r>
      </w:ins>
      <w:del w:id="382" w:author="Connie Smart" w:date="2021-06-10T15:02:00Z">
        <w:r w:rsidRPr="00D87B7A" w:rsidDel="00E00F0E">
          <w:rPr>
            <w:rFonts w:eastAsia="Times New Roman" w:cstheme="minorHAnsi"/>
            <w:sz w:val="24"/>
            <w:szCs w:val="24"/>
            <w:lang w:eastAsia="en-CA"/>
          </w:rPr>
          <w:delText>, you can. G</w:delText>
        </w:r>
      </w:del>
      <w:r w:rsidRPr="00D87B7A">
        <w:rPr>
          <w:rFonts w:eastAsia="Times New Roman" w:cstheme="minorHAnsi"/>
          <w:sz w:val="24"/>
          <w:szCs w:val="24"/>
          <w:lang w:eastAsia="en-CA"/>
        </w:rPr>
        <w:t>o to the list of scheduled payments to identify the bill and cancel it.</w:t>
      </w:r>
    </w:p>
    <w:p w14:paraId="59B3B5C2" w14:textId="7013446F" w:rsidR="00D74E0F" w:rsidDel="00E00F0E" w:rsidRDefault="00D74E0F" w:rsidP="003553CE">
      <w:pPr>
        <w:rPr>
          <w:del w:id="383" w:author="Connie Smart" w:date="2021-06-10T15:02:00Z"/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183A39AA" w14:textId="18FE3DB9" w:rsidR="00F86A76" w:rsidRPr="00D87B7A" w:rsidRDefault="00F86A76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Q: If I do not find my bill</w:t>
      </w:r>
      <w:ins w:id="384" w:author="Connie Smart" w:date="2021-06-10T15:03:00Z">
        <w:r w:rsidR="00E00F0E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payee</w:t>
        </w:r>
      </w:ins>
      <w:del w:id="385" w:author="Connie Smart" w:date="2021-06-10T15:03:00Z">
        <w:r w:rsidRPr="00D87B7A" w:rsidDel="00E00F0E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>er</w:delText>
        </w:r>
      </w:del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 on the list of billers can I add my biller to the list?</w:t>
      </w:r>
    </w:p>
    <w:p w14:paraId="0CC2EB4E" w14:textId="5CA2C5E9" w:rsidR="00F86A76" w:rsidRPr="00D87B7A" w:rsidRDefault="00F86A76" w:rsidP="003553CE">
      <w:pPr>
        <w:rPr>
          <w:rFonts w:cstheme="minorHAnsi"/>
          <w:bCs/>
          <w:color w:val="0070C0"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No, </w:t>
      </w:r>
      <w:ins w:id="386" w:author="Connie Smart" w:date="2021-06-10T15:05:00Z">
        <w:r w:rsidR="00E35AE8">
          <w:rPr>
            <w:rFonts w:cstheme="minorHAnsi"/>
            <w:bCs/>
            <w:color w:val="0070C0"/>
            <w:sz w:val="24"/>
            <w:szCs w:val="24"/>
            <w:bdr w:val="none" w:sz="0" w:space="0" w:color="auto" w:frame="1"/>
            <w:shd w:val="clear" w:color="auto" w:fill="FFFFFF"/>
          </w:rPr>
          <w:t>p</w:t>
        </w:r>
      </w:ins>
      <w:moveToRangeStart w:id="387" w:author="Connie Smart" w:date="2021-06-10T15:05:00Z" w:name="move74229940"/>
      <w:moveTo w:id="388" w:author="Connie Smart" w:date="2021-06-10T15:05:00Z">
        <w:del w:id="389" w:author="Connie Smart" w:date="2021-06-10T15:05:00Z">
          <w:r w:rsidR="00E35AE8" w:rsidRPr="00D87B7A" w:rsidDel="00E35AE8">
            <w:rPr>
              <w:rFonts w:cstheme="minorHAnsi"/>
              <w:bCs/>
              <w:color w:val="0070C0"/>
              <w:sz w:val="24"/>
              <w:szCs w:val="24"/>
              <w:bdr w:val="none" w:sz="0" w:space="0" w:color="auto" w:frame="1"/>
              <w:shd w:val="clear" w:color="auto" w:fill="FFFFFF"/>
            </w:rPr>
            <w:delText>P</w:delText>
          </w:r>
        </w:del>
        <w:r w:rsidR="00E35AE8" w:rsidRPr="00D87B7A">
          <w:rPr>
            <w:rFonts w:cstheme="minorHAnsi"/>
            <w:bCs/>
            <w:color w:val="0070C0"/>
            <w:sz w:val="24"/>
            <w:szCs w:val="24"/>
            <w:bdr w:val="none" w:sz="0" w:space="0" w:color="auto" w:frame="1"/>
            <w:shd w:val="clear" w:color="auto" w:fill="FFFFFF"/>
          </w:rPr>
          <w:t>lease contact your branch</w:t>
        </w:r>
      </w:moveTo>
      <w:ins w:id="390" w:author="Connie Smart" w:date="2021-06-10T15:05:00Z">
        <w:r w:rsidR="00E35AE8">
          <w:rPr>
            <w:rFonts w:cstheme="minorHAnsi"/>
            <w:bCs/>
            <w:color w:val="0070C0"/>
            <w:sz w:val="24"/>
            <w:szCs w:val="24"/>
            <w:bdr w:val="none" w:sz="0" w:space="0" w:color="auto" w:frame="1"/>
            <w:shd w:val="clear" w:color="auto" w:fill="FFFFFF"/>
          </w:rPr>
          <w:t xml:space="preserve"> </w:t>
        </w:r>
      </w:ins>
      <w:moveTo w:id="391" w:author="Connie Smart" w:date="2021-06-10T15:05:00Z">
        <w:del w:id="392" w:author="Connie Smart" w:date="2021-06-10T15:05:00Z">
          <w:r w:rsidR="00E35AE8" w:rsidRPr="00D87B7A" w:rsidDel="00E35AE8">
            <w:rPr>
              <w:rFonts w:cstheme="minorHAnsi"/>
              <w:bCs/>
              <w:color w:val="0070C0"/>
              <w:sz w:val="24"/>
              <w:szCs w:val="24"/>
              <w:bdr w:val="none" w:sz="0" w:space="0" w:color="auto" w:frame="1"/>
              <w:shd w:val="clear" w:color="auto" w:fill="FFFFFF"/>
            </w:rPr>
            <w:delText xml:space="preserve"> </w:delText>
          </w:r>
        </w:del>
      </w:moveTo>
      <w:moveToRangeEnd w:id="387"/>
      <w:del w:id="393" w:author="Connie Smart" w:date="2021-06-10T15:05:00Z">
        <w:r w:rsidRPr="00D87B7A" w:rsidDel="00E35AE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you cannot. C</w:delText>
        </w:r>
      </w:del>
      <w:ins w:id="394" w:author="Connie Smart" w:date="2021-06-10T15:05:00Z">
        <w:r w:rsidR="00E35AE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as CW</w:t>
        </w:r>
      </w:ins>
      <w:del w:id="395" w:author="Connie Smart" w:date="2021-06-10T15:05:00Z">
        <w:r w:rsidRPr="00D87B7A" w:rsidDel="00E35AE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W</w:delText>
        </w:r>
      </w:del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B has a process for adding new billers. </w:t>
      </w:r>
      <w:moveFromRangeStart w:id="396" w:author="Connie Smart" w:date="2021-06-10T15:05:00Z" w:name="move74229940"/>
      <w:moveFrom w:id="397" w:author="Connie Smart" w:date="2021-06-10T15:05:00Z">
        <w:r w:rsidRPr="00D87B7A" w:rsidDel="00E35AE8">
          <w:rPr>
            <w:rFonts w:cstheme="minorHAnsi"/>
            <w:bCs/>
            <w:color w:val="0070C0"/>
            <w:sz w:val="24"/>
            <w:szCs w:val="24"/>
            <w:bdr w:val="none" w:sz="0" w:space="0" w:color="auto" w:frame="1"/>
            <w:shd w:val="clear" w:color="auto" w:fill="FFFFFF"/>
          </w:rPr>
          <w:t xml:space="preserve">Please contact your branch </w:t>
        </w:r>
      </w:moveFrom>
      <w:moveFromRangeEnd w:id="396"/>
    </w:p>
    <w:p w14:paraId="59F5D880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43CAB1A8" w14:textId="0733EC3D" w:rsidR="00F3725D" w:rsidRPr="00D87B7A" w:rsidRDefault="00F3725D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Q: How long do I have to cancel a</w:t>
      </w:r>
      <w:ins w:id="398" w:author="Connie Smart" w:date="2021-06-10T15:06:00Z">
        <w:r w:rsidR="00E35A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same-day</w:t>
        </w:r>
      </w:ins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 bill payment</w:t>
      </w:r>
      <w:ins w:id="399" w:author="Connie Smart" w:date="2021-06-10T15:06:00Z">
        <w:r w:rsidR="00E35A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>?</w:t>
        </w:r>
      </w:ins>
      <w:del w:id="400" w:author="Connie Smart" w:date="2021-06-10T15:06:00Z">
        <w:r w:rsidRPr="00D87B7A" w:rsidDel="00E35A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processed today</w:delText>
        </w:r>
        <w:r w:rsidR="007C39D9" w:rsidRPr="00D87B7A" w:rsidDel="00E35A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for same day payment</w:delText>
        </w:r>
        <w:r w:rsidRPr="00D87B7A" w:rsidDel="00E35A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>?</w:delText>
        </w:r>
      </w:del>
    </w:p>
    <w:p w14:paraId="5B909821" w14:textId="3F15FBDF" w:rsidR="007C39D9" w:rsidRPr="00D87B7A" w:rsidRDefault="007C39D9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>You have until 1</w:t>
      </w:r>
      <w:r w:rsidR="00FC4DE4">
        <w:rPr>
          <w:rFonts w:eastAsia="Times New Roman" w:cstheme="minorHAnsi"/>
          <w:sz w:val="24"/>
          <w:szCs w:val="24"/>
          <w:lang w:eastAsia="en-CA"/>
        </w:rPr>
        <w:t>1</w:t>
      </w:r>
      <w:r w:rsidRPr="00D87B7A">
        <w:rPr>
          <w:rFonts w:eastAsia="Times New Roman" w:cstheme="minorHAnsi"/>
          <w:sz w:val="24"/>
          <w:szCs w:val="24"/>
          <w:lang w:eastAsia="en-CA"/>
        </w:rPr>
        <w:t>:59</w:t>
      </w:r>
      <w:del w:id="401" w:author="Connie Smart" w:date="2021-06-10T15:06:00Z">
        <w:r w:rsidRPr="00D87B7A" w:rsidDel="00E35AE8">
          <w:rPr>
            <w:rFonts w:eastAsia="Times New Roman" w:cstheme="minorHAnsi"/>
            <w:sz w:val="24"/>
            <w:szCs w:val="24"/>
            <w:lang w:eastAsia="en-CA"/>
          </w:rPr>
          <w:delText>:59</w:delText>
        </w:r>
      </w:del>
      <w:r w:rsidR="004065C7" w:rsidRPr="00D87B7A">
        <w:rPr>
          <w:rFonts w:eastAsia="Times New Roman" w:cstheme="minorHAnsi"/>
          <w:sz w:val="24"/>
          <w:szCs w:val="24"/>
          <w:lang w:eastAsia="en-CA"/>
        </w:rPr>
        <w:t>pm</w:t>
      </w:r>
      <w:r w:rsidRPr="00D87B7A">
        <w:rPr>
          <w:rFonts w:eastAsia="Times New Roman" w:cstheme="minorHAnsi"/>
          <w:sz w:val="24"/>
          <w:szCs w:val="24"/>
          <w:lang w:eastAsia="en-CA"/>
        </w:rPr>
        <w:t xml:space="preserve"> </w:t>
      </w:r>
      <w:r w:rsidR="00FC4DE4">
        <w:rPr>
          <w:rFonts w:eastAsia="Times New Roman" w:cstheme="minorHAnsi"/>
          <w:sz w:val="24"/>
          <w:szCs w:val="24"/>
          <w:lang w:eastAsia="en-CA"/>
        </w:rPr>
        <w:t>M</w:t>
      </w:r>
      <w:r w:rsidRPr="00D87B7A">
        <w:rPr>
          <w:rFonts w:eastAsia="Times New Roman" w:cstheme="minorHAnsi"/>
          <w:sz w:val="24"/>
          <w:szCs w:val="24"/>
          <w:lang w:eastAsia="en-CA"/>
        </w:rPr>
        <w:t>T</w:t>
      </w:r>
      <w:r w:rsidR="004065C7" w:rsidRPr="00D87B7A">
        <w:rPr>
          <w:rFonts w:eastAsia="Times New Roman" w:cstheme="minorHAnsi"/>
          <w:sz w:val="24"/>
          <w:szCs w:val="24"/>
          <w:lang w:eastAsia="en-CA"/>
        </w:rPr>
        <w:t xml:space="preserve"> to cancel a bill payment set up for same day processing.</w:t>
      </w:r>
    </w:p>
    <w:p w14:paraId="01B3380C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2CC9B9D2" w14:textId="496C7D71" w:rsidR="00F86A76" w:rsidRPr="00D87B7A" w:rsidRDefault="00F86A76" w:rsidP="003553CE">
      <w:p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</w:t>
      </w:r>
      <w:r w:rsidRPr="00D87B7A">
        <w:rPr>
          <w:rFonts w:eastAsia="Times New Roman" w:cstheme="minorHAnsi"/>
          <w:b/>
          <w:sz w:val="24"/>
          <w:szCs w:val="24"/>
          <w:lang w:eastAsia="en-CA"/>
        </w:rPr>
        <w:t xml:space="preserve">Is there a </w:t>
      </w:r>
      <w:r w:rsidR="00D87B7A">
        <w:rPr>
          <w:rFonts w:eastAsia="Times New Roman" w:cstheme="minorHAnsi"/>
          <w:b/>
          <w:sz w:val="24"/>
          <w:szCs w:val="24"/>
          <w:lang w:eastAsia="en-CA"/>
        </w:rPr>
        <w:t xml:space="preserve">maximum </w:t>
      </w:r>
      <w:del w:id="402" w:author="Connie Smart" w:date="2021-06-10T15:06:00Z">
        <w:r w:rsidRPr="00D87B7A" w:rsidDel="00E35AE8">
          <w:rPr>
            <w:rFonts w:eastAsia="Times New Roman" w:cstheme="minorHAnsi"/>
            <w:b/>
            <w:sz w:val="24"/>
            <w:szCs w:val="24"/>
            <w:lang w:eastAsia="en-CA"/>
          </w:rPr>
          <w:delText xml:space="preserve">limit to the </w:delText>
        </w:r>
      </w:del>
      <w:r w:rsidRPr="00D87B7A">
        <w:rPr>
          <w:rFonts w:eastAsia="Times New Roman" w:cstheme="minorHAnsi"/>
          <w:b/>
          <w:sz w:val="24"/>
          <w:szCs w:val="24"/>
          <w:lang w:eastAsia="en-CA"/>
        </w:rPr>
        <w:t>bill amount I can pay at a time?</w:t>
      </w:r>
    </w:p>
    <w:p w14:paraId="2D406F4F" w14:textId="39E58836" w:rsidR="00F86A76" w:rsidRPr="00D87B7A" w:rsidRDefault="00E35AE8" w:rsidP="00D87B7A">
      <w:pPr>
        <w:rPr>
          <w:rFonts w:eastAsia="Times New Roman" w:cstheme="minorHAnsi"/>
          <w:sz w:val="24"/>
          <w:szCs w:val="24"/>
          <w:lang w:eastAsia="en-CA"/>
        </w:rPr>
      </w:pPr>
      <w:ins w:id="403" w:author="Connie Smart" w:date="2021-06-10T15:07:00Z">
        <w:r>
          <w:rPr>
            <w:rFonts w:eastAsia="Times New Roman" w:cstheme="minorHAnsi"/>
            <w:sz w:val="24"/>
            <w:szCs w:val="24"/>
            <w:lang w:eastAsia="en-CA"/>
          </w:rPr>
          <w:t>Yes, m</w:t>
        </w:r>
      </w:ins>
      <w:del w:id="404" w:author="Connie Smart" w:date="2021-06-10T15:07:00Z">
        <w:r w:rsidR="00D87B7A" w:rsidDel="00E35AE8">
          <w:rPr>
            <w:rFonts w:eastAsia="Times New Roman" w:cstheme="minorHAnsi"/>
            <w:sz w:val="24"/>
            <w:szCs w:val="24"/>
            <w:lang w:eastAsia="en-CA"/>
          </w:rPr>
          <w:delText>M</w:delText>
        </w:r>
      </w:del>
      <w:r w:rsidR="00D87B7A">
        <w:rPr>
          <w:rFonts w:eastAsia="Times New Roman" w:cstheme="minorHAnsi"/>
          <w:sz w:val="24"/>
          <w:szCs w:val="24"/>
          <w:lang w:eastAsia="en-CA"/>
        </w:rPr>
        <w:t xml:space="preserve">aximum </w:t>
      </w:r>
      <w:ins w:id="405" w:author="Connie Smart" w:date="2021-06-10T15:07:00Z">
        <w:r>
          <w:rPr>
            <w:rFonts w:eastAsia="Times New Roman" w:cstheme="minorHAnsi"/>
            <w:sz w:val="24"/>
            <w:szCs w:val="24"/>
            <w:lang w:eastAsia="en-CA"/>
          </w:rPr>
          <w:t xml:space="preserve">bill </w:t>
        </w:r>
      </w:ins>
      <w:r w:rsidR="00D87B7A">
        <w:rPr>
          <w:rFonts w:eastAsia="Times New Roman" w:cstheme="minorHAnsi"/>
          <w:sz w:val="24"/>
          <w:szCs w:val="24"/>
          <w:lang w:eastAsia="en-CA"/>
        </w:rPr>
        <w:t>p</w:t>
      </w:r>
      <w:r w:rsidR="00F86A76" w:rsidRPr="00D87B7A">
        <w:rPr>
          <w:rFonts w:eastAsia="Times New Roman" w:cstheme="minorHAnsi"/>
          <w:sz w:val="24"/>
          <w:szCs w:val="24"/>
          <w:lang w:eastAsia="en-CA"/>
        </w:rPr>
        <w:t>ayment limit</w:t>
      </w:r>
      <w:r w:rsidR="00D87B7A" w:rsidRPr="00D87B7A">
        <w:rPr>
          <w:rFonts w:eastAsia="Times New Roman" w:cstheme="minorHAnsi"/>
          <w:sz w:val="24"/>
          <w:szCs w:val="24"/>
          <w:lang w:eastAsia="en-CA"/>
        </w:rPr>
        <w:t>s</w:t>
      </w:r>
      <w:r w:rsidR="00F86A76" w:rsidRPr="00D87B7A">
        <w:rPr>
          <w:rFonts w:eastAsia="Times New Roman" w:cstheme="minorHAnsi"/>
          <w:sz w:val="24"/>
          <w:szCs w:val="24"/>
          <w:lang w:eastAsia="en-CA"/>
        </w:rPr>
        <w:t xml:space="preserve"> are as follows:</w:t>
      </w:r>
    </w:p>
    <w:p w14:paraId="4CBFD555" w14:textId="6EF17280" w:rsidR="002773FE" w:rsidRDefault="002773FE" w:rsidP="002773FE">
      <w:pPr>
        <w:pStyle w:val="ListParagraph"/>
        <w:numPr>
          <w:ilvl w:val="0"/>
          <w:numId w:val="27"/>
        </w:num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>CRA</w:t>
      </w:r>
      <w:r>
        <w:rPr>
          <w:rFonts w:eastAsia="Times New Roman" w:cstheme="minorHAnsi"/>
          <w:sz w:val="24"/>
          <w:szCs w:val="24"/>
          <w:lang w:eastAsia="en-CA"/>
        </w:rPr>
        <w:t xml:space="preserve"> Business Tax </w:t>
      </w:r>
      <w:r w:rsidRPr="00D87B7A">
        <w:rPr>
          <w:rFonts w:eastAsia="Times New Roman" w:cstheme="minorHAnsi"/>
          <w:sz w:val="24"/>
          <w:szCs w:val="24"/>
          <w:lang w:eastAsia="en-CA"/>
        </w:rPr>
        <w:t>= $2,000,000</w:t>
      </w:r>
    </w:p>
    <w:p w14:paraId="76680175" w14:textId="1525E09B" w:rsidR="002773FE" w:rsidRPr="00D87B7A" w:rsidRDefault="002773FE" w:rsidP="002773FE">
      <w:pPr>
        <w:pStyle w:val="ListParagraph"/>
        <w:numPr>
          <w:ilvl w:val="0"/>
          <w:numId w:val="27"/>
        </w:numPr>
        <w:rPr>
          <w:rFonts w:eastAsia="Times New Roman" w:cstheme="minorHAnsi"/>
          <w:sz w:val="24"/>
          <w:szCs w:val="24"/>
          <w:lang w:eastAsia="en-CA"/>
        </w:rPr>
      </w:pPr>
      <w:r>
        <w:rPr>
          <w:rFonts w:eastAsia="Times New Roman" w:cstheme="minorHAnsi"/>
          <w:sz w:val="24"/>
          <w:szCs w:val="24"/>
          <w:lang w:eastAsia="en-CA"/>
        </w:rPr>
        <w:t>Alberta Tax = $2,00</w:t>
      </w:r>
      <w:ins w:id="406" w:author="Connie Smart" w:date="2021-06-10T15:15:00Z">
        <w:r w:rsidR="008A786C">
          <w:rPr>
            <w:rFonts w:eastAsia="Times New Roman" w:cstheme="minorHAnsi"/>
            <w:sz w:val="24"/>
            <w:szCs w:val="24"/>
            <w:lang w:eastAsia="en-CA"/>
          </w:rPr>
          <w:t>0</w:t>
        </w:r>
      </w:ins>
      <w:del w:id="407" w:author="Connie Smart" w:date="2021-06-10T15:15:00Z">
        <w:r w:rsidDel="008A786C">
          <w:rPr>
            <w:rFonts w:eastAsia="Times New Roman" w:cstheme="minorHAnsi"/>
            <w:sz w:val="24"/>
            <w:szCs w:val="24"/>
            <w:lang w:eastAsia="en-CA"/>
          </w:rPr>
          <w:delText>0.000</w:delText>
        </w:r>
      </w:del>
    </w:p>
    <w:p w14:paraId="0F0CCEB5" w14:textId="7DD1472B" w:rsidR="002773FE" w:rsidRPr="00D87B7A" w:rsidRDefault="002773FE" w:rsidP="002773FE">
      <w:pPr>
        <w:pStyle w:val="ListParagraph"/>
        <w:numPr>
          <w:ilvl w:val="0"/>
          <w:numId w:val="27"/>
        </w:numPr>
        <w:rPr>
          <w:rFonts w:eastAsia="Times New Roman" w:cstheme="minorHAnsi"/>
          <w:sz w:val="24"/>
          <w:szCs w:val="24"/>
          <w:lang w:eastAsia="en-CA"/>
        </w:rPr>
      </w:pPr>
      <w:r>
        <w:rPr>
          <w:rFonts w:eastAsia="Times New Roman" w:cstheme="minorHAnsi"/>
          <w:sz w:val="24"/>
          <w:szCs w:val="24"/>
          <w:lang w:eastAsia="en-CA"/>
        </w:rPr>
        <w:t>CRA Personal Tax = $1,000,000</w:t>
      </w:r>
    </w:p>
    <w:p w14:paraId="7962AA20" w14:textId="77777777" w:rsidR="002773FE" w:rsidRDefault="002773FE" w:rsidP="002773FE">
      <w:pPr>
        <w:pStyle w:val="ListParagraph"/>
        <w:numPr>
          <w:ilvl w:val="0"/>
          <w:numId w:val="27"/>
        </w:numPr>
        <w:rPr>
          <w:rFonts w:eastAsia="Times New Roman" w:cstheme="minorHAnsi"/>
          <w:sz w:val="24"/>
          <w:szCs w:val="24"/>
          <w:lang w:eastAsia="en-CA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Credit </w:t>
      </w:r>
      <w:r>
        <w:rPr>
          <w:rFonts w:eastAsia="Times New Roman" w:cstheme="minorHAnsi"/>
          <w:sz w:val="24"/>
          <w:szCs w:val="24"/>
          <w:lang w:eastAsia="en-CA"/>
        </w:rPr>
        <w:t>Card</w:t>
      </w:r>
      <w:r w:rsidRPr="00D87B7A">
        <w:rPr>
          <w:rFonts w:eastAsia="Times New Roman" w:cstheme="minorHAnsi"/>
          <w:sz w:val="24"/>
          <w:szCs w:val="24"/>
          <w:lang w:eastAsia="en-CA"/>
        </w:rPr>
        <w:t>= $500,000</w:t>
      </w:r>
    </w:p>
    <w:p w14:paraId="5CEF73B0" w14:textId="0FA13C42" w:rsidR="00F86A76" w:rsidRPr="002773FE" w:rsidRDefault="002773FE" w:rsidP="002773FE">
      <w:pPr>
        <w:pStyle w:val="ListParagraph"/>
        <w:numPr>
          <w:ilvl w:val="0"/>
          <w:numId w:val="27"/>
        </w:numPr>
        <w:rPr>
          <w:rFonts w:cstheme="minorHAnsi"/>
          <w:b/>
          <w:sz w:val="24"/>
          <w:szCs w:val="24"/>
        </w:rPr>
      </w:pPr>
      <w:r w:rsidRPr="002773FE">
        <w:rPr>
          <w:rFonts w:eastAsia="Times New Roman" w:cstheme="minorHAnsi"/>
          <w:sz w:val="24"/>
          <w:szCs w:val="24"/>
          <w:lang w:eastAsia="en-CA"/>
        </w:rPr>
        <w:t>All other bill vendors = $1,000,000</w:t>
      </w:r>
    </w:p>
    <w:p w14:paraId="37916B05" w14:textId="77777777" w:rsidR="002773FE" w:rsidRPr="002773FE" w:rsidRDefault="002773FE" w:rsidP="002773FE">
      <w:pPr>
        <w:pStyle w:val="ListParagraph"/>
        <w:rPr>
          <w:rFonts w:cstheme="minorHAnsi"/>
          <w:b/>
          <w:sz w:val="24"/>
          <w:szCs w:val="24"/>
        </w:rPr>
      </w:pPr>
    </w:p>
    <w:p w14:paraId="6D98078A" w14:textId="77777777" w:rsidR="00F86A76" w:rsidRPr="00D87B7A" w:rsidRDefault="00F86A76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>Q: Can I set a default debit account for my bill payments?</w:t>
      </w:r>
    </w:p>
    <w:p w14:paraId="64184D76" w14:textId="3C137D99" w:rsidR="005D7749" w:rsidRPr="00D87B7A" w:rsidRDefault="00E0069F" w:rsidP="003553CE">
      <w:pPr>
        <w:rPr>
          <w:rFonts w:cstheme="minorHAnsi"/>
          <w:bCs/>
          <w:sz w:val="24"/>
          <w:szCs w:val="24"/>
        </w:rPr>
      </w:pPr>
      <w:r w:rsidRPr="00D87B7A">
        <w:rPr>
          <w:rFonts w:cstheme="minorHAnsi"/>
          <w:bCs/>
          <w:sz w:val="24"/>
          <w:szCs w:val="24"/>
        </w:rPr>
        <w:t>Yes,</w:t>
      </w:r>
      <w:ins w:id="408" w:author="Connie Smart" w:date="2021-06-10T15:11:00Z">
        <w:r w:rsidR="00E35AE8">
          <w:rPr>
            <w:rFonts w:cstheme="minorHAnsi"/>
            <w:bCs/>
            <w:sz w:val="24"/>
            <w:szCs w:val="24"/>
          </w:rPr>
          <w:t xml:space="preserve"> </w:t>
        </w:r>
      </w:ins>
      <w:del w:id="409" w:author="Connie Smart" w:date="2021-06-10T15:11:00Z">
        <w:r w:rsidRPr="00D87B7A" w:rsidDel="00E35AE8">
          <w:rPr>
            <w:rFonts w:cstheme="minorHAnsi"/>
            <w:bCs/>
            <w:sz w:val="24"/>
            <w:szCs w:val="24"/>
          </w:rPr>
          <w:delText xml:space="preserve"> you can. </w:delText>
        </w:r>
      </w:del>
      <w:ins w:id="410" w:author="Connie Smart" w:date="2021-06-10T15:11:00Z">
        <w:r w:rsidR="00E35AE8">
          <w:rPr>
            <w:rFonts w:cstheme="minorHAnsi"/>
            <w:bCs/>
            <w:sz w:val="24"/>
            <w:szCs w:val="24"/>
          </w:rPr>
          <w:t>g</w:t>
        </w:r>
      </w:ins>
      <w:del w:id="411" w:author="Connie Smart" w:date="2021-06-10T15:11:00Z">
        <w:r w:rsidRPr="00D87B7A" w:rsidDel="00E35AE8">
          <w:rPr>
            <w:rFonts w:cstheme="minorHAnsi"/>
            <w:bCs/>
            <w:sz w:val="24"/>
            <w:szCs w:val="24"/>
          </w:rPr>
          <w:delText>G</w:delText>
        </w:r>
      </w:del>
      <w:r w:rsidRPr="00D87B7A">
        <w:rPr>
          <w:rFonts w:cstheme="minorHAnsi"/>
          <w:bCs/>
          <w:sz w:val="24"/>
          <w:szCs w:val="24"/>
        </w:rPr>
        <w:t xml:space="preserve">o to </w:t>
      </w:r>
      <w:r w:rsidRPr="00D87B7A">
        <w:rPr>
          <w:rFonts w:cstheme="minorHAnsi"/>
          <w:bCs/>
          <w:color w:val="0070C0"/>
          <w:sz w:val="24"/>
          <w:szCs w:val="24"/>
        </w:rPr>
        <w:t>Account Settings&gt; Set Default Account</w:t>
      </w:r>
      <w:ins w:id="412" w:author="Connie Smart" w:date="2021-06-10T15:11:00Z">
        <w:r w:rsidR="00E35AE8" w:rsidRPr="00E35AE8">
          <w:rPr>
            <w:rFonts w:cstheme="minorHAnsi"/>
            <w:bCs/>
            <w:sz w:val="24"/>
            <w:szCs w:val="24"/>
            <w:rPrChange w:id="413" w:author="Connie Smart" w:date="2021-06-10T15:11:00Z">
              <w:rPr>
                <w:rFonts w:cstheme="minorHAnsi"/>
                <w:bCs/>
                <w:color w:val="0070C0"/>
                <w:sz w:val="24"/>
                <w:szCs w:val="24"/>
              </w:rPr>
            </w:rPrChange>
          </w:rPr>
          <w:t>.</w:t>
        </w:r>
      </w:ins>
    </w:p>
    <w:p w14:paraId="06178A60" w14:textId="77777777" w:rsidR="00D74E0F" w:rsidRDefault="00D74E0F" w:rsidP="003553CE">
      <w:pPr>
        <w:rPr>
          <w:rFonts w:cstheme="minorHAnsi"/>
          <w:b/>
          <w:sz w:val="24"/>
          <w:szCs w:val="24"/>
        </w:rPr>
      </w:pPr>
    </w:p>
    <w:p w14:paraId="2C9C1C47" w14:textId="7B73E995" w:rsidR="002D2EF1" w:rsidRPr="00D87B7A" w:rsidRDefault="002D2EF1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Can I </w:t>
      </w:r>
      <w:r w:rsidR="00F3725D" w:rsidRPr="00D87B7A">
        <w:rPr>
          <w:rFonts w:cstheme="minorHAnsi"/>
          <w:b/>
          <w:sz w:val="24"/>
          <w:szCs w:val="24"/>
        </w:rPr>
        <w:t>pay a bill from a</w:t>
      </w:r>
      <w:ins w:id="414" w:author="Connie Smart" w:date="2021-06-10T15:12:00Z">
        <w:r w:rsidR="00E35AE8">
          <w:rPr>
            <w:rFonts w:cstheme="minorHAnsi"/>
            <w:b/>
            <w:sz w:val="24"/>
            <w:szCs w:val="24"/>
          </w:rPr>
          <w:t xml:space="preserve"> different CWB </w:t>
        </w:r>
      </w:ins>
      <w:del w:id="415" w:author="Connie Smart" w:date="2021-06-10T15:12:00Z">
        <w:r w:rsidR="00F3725D" w:rsidRPr="00D87B7A" w:rsidDel="00E35AE8">
          <w:rPr>
            <w:rFonts w:cstheme="minorHAnsi"/>
            <w:b/>
            <w:sz w:val="24"/>
            <w:szCs w:val="24"/>
          </w:rPr>
          <w:delText xml:space="preserve">n account other </w:delText>
        </w:r>
      </w:del>
      <w:ins w:id="416" w:author="Connie Smart" w:date="2021-06-10T15:12:00Z">
        <w:r w:rsidR="00E35AE8">
          <w:rPr>
            <w:rFonts w:cstheme="minorHAnsi"/>
            <w:b/>
            <w:sz w:val="24"/>
            <w:szCs w:val="24"/>
          </w:rPr>
          <w:t xml:space="preserve">account </w:t>
        </w:r>
      </w:ins>
      <w:r w:rsidR="00F3725D" w:rsidRPr="00D87B7A">
        <w:rPr>
          <w:rFonts w:cstheme="minorHAnsi"/>
          <w:b/>
          <w:sz w:val="24"/>
          <w:szCs w:val="24"/>
        </w:rPr>
        <w:t xml:space="preserve">than </w:t>
      </w:r>
      <w:ins w:id="417" w:author="Connie Smart" w:date="2021-06-10T15:12:00Z">
        <w:r w:rsidR="00E35AE8">
          <w:rPr>
            <w:rFonts w:cstheme="minorHAnsi"/>
            <w:b/>
            <w:sz w:val="24"/>
            <w:szCs w:val="24"/>
          </w:rPr>
          <w:t>my</w:t>
        </w:r>
      </w:ins>
      <w:del w:id="418" w:author="Connie Smart" w:date="2021-06-10T15:12:00Z">
        <w:r w:rsidR="00F3725D" w:rsidRPr="00D87B7A" w:rsidDel="00E35AE8">
          <w:rPr>
            <w:rFonts w:cstheme="minorHAnsi"/>
            <w:b/>
            <w:sz w:val="24"/>
            <w:szCs w:val="24"/>
          </w:rPr>
          <w:delText>the</w:delText>
        </w:r>
      </w:del>
      <w:r w:rsidR="00F3725D" w:rsidRPr="00D87B7A">
        <w:rPr>
          <w:rFonts w:cstheme="minorHAnsi"/>
          <w:b/>
          <w:sz w:val="24"/>
          <w:szCs w:val="24"/>
        </w:rPr>
        <w:t xml:space="preserve"> </w:t>
      </w:r>
      <w:r w:rsidRPr="00D87B7A">
        <w:rPr>
          <w:rFonts w:cstheme="minorHAnsi"/>
          <w:b/>
          <w:sz w:val="24"/>
          <w:szCs w:val="24"/>
        </w:rPr>
        <w:t>default debit account</w:t>
      </w:r>
      <w:del w:id="419" w:author="Connie Smart" w:date="2021-06-10T15:12:00Z">
        <w:r w:rsidR="00F3725D" w:rsidRPr="00D87B7A" w:rsidDel="00E35AE8">
          <w:rPr>
            <w:rFonts w:cstheme="minorHAnsi"/>
            <w:b/>
            <w:sz w:val="24"/>
            <w:szCs w:val="24"/>
          </w:rPr>
          <w:delText xml:space="preserve"> previously indicated</w:delText>
        </w:r>
      </w:del>
      <w:r w:rsidRPr="00D87B7A">
        <w:rPr>
          <w:rFonts w:cstheme="minorHAnsi"/>
          <w:b/>
          <w:sz w:val="24"/>
          <w:szCs w:val="24"/>
        </w:rPr>
        <w:t>?</w:t>
      </w:r>
    </w:p>
    <w:p w14:paraId="62DDDC46" w14:textId="7AFF2C44" w:rsidR="002D2EF1" w:rsidRPr="00D87B7A" w:rsidRDefault="00F3725D" w:rsidP="003553CE">
      <w:pPr>
        <w:rPr>
          <w:rFonts w:cstheme="minorHAnsi"/>
          <w:bCs/>
          <w:sz w:val="24"/>
          <w:szCs w:val="24"/>
        </w:rPr>
      </w:pPr>
      <w:r w:rsidRPr="00D87B7A">
        <w:rPr>
          <w:rFonts w:cstheme="minorHAnsi"/>
          <w:bCs/>
          <w:sz w:val="24"/>
          <w:szCs w:val="24"/>
        </w:rPr>
        <w:t xml:space="preserve">Yes, </w:t>
      </w:r>
      <w:ins w:id="420" w:author="Connie Smart" w:date="2021-06-10T15:12:00Z">
        <w:r w:rsidR="00E35AE8">
          <w:rPr>
            <w:rFonts w:cstheme="minorHAnsi"/>
            <w:bCs/>
            <w:sz w:val="24"/>
            <w:szCs w:val="24"/>
          </w:rPr>
          <w:t xml:space="preserve">simply </w:t>
        </w:r>
      </w:ins>
      <w:del w:id="421" w:author="Connie Smart" w:date="2021-06-10T15:12:00Z">
        <w:r w:rsidRPr="00D87B7A" w:rsidDel="00E35AE8">
          <w:rPr>
            <w:rFonts w:cstheme="minorHAnsi"/>
            <w:bCs/>
            <w:sz w:val="24"/>
            <w:szCs w:val="24"/>
          </w:rPr>
          <w:delText xml:space="preserve">you can by </w:delText>
        </w:r>
      </w:del>
      <w:r w:rsidRPr="00D87B7A">
        <w:rPr>
          <w:rFonts w:cstheme="minorHAnsi"/>
          <w:bCs/>
          <w:sz w:val="24"/>
          <w:szCs w:val="24"/>
        </w:rPr>
        <w:t>chang</w:t>
      </w:r>
      <w:ins w:id="422" w:author="Connie Smart" w:date="2021-06-10T15:12:00Z">
        <w:r w:rsidR="00E35AE8">
          <w:rPr>
            <w:rFonts w:cstheme="minorHAnsi"/>
            <w:bCs/>
            <w:sz w:val="24"/>
            <w:szCs w:val="24"/>
          </w:rPr>
          <w:t>e</w:t>
        </w:r>
      </w:ins>
      <w:del w:id="423" w:author="Connie Smart" w:date="2021-06-10T15:12:00Z">
        <w:r w:rsidRPr="00D87B7A" w:rsidDel="00E35AE8">
          <w:rPr>
            <w:rFonts w:cstheme="minorHAnsi"/>
            <w:bCs/>
            <w:sz w:val="24"/>
            <w:szCs w:val="24"/>
          </w:rPr>
          <w:delText>ing</w:delText>
        </w:r>
      </w:del>
      <w:r w:rsidRPr="00D87B7A">
        <w:rPr>
          <w:rFonts w:cstheme="minorHAnsi"/>
          <w:bCs/>
          <w:sz w:val="24"/>
          <w:szCs w:val="24"/>
        </w:rPr>
        <w:t xml:space="preserve"> the debit account</w:t>
      </w:r>
      <w:r w:rsidR="00DD39EC" w:rsidRPr="00D87B7A">
        <w:rPr>
          <w:rFonts w:cstheme="minorHAnsi"/>
          <w:bCs/>
          <w:sz w:val="24"/>
          <w:szCs w:val="24"/>
        </w:rPr>
        <w:t xml:space="preserve"> when </w:t>
      </w:r>
      <w:del w:id="424" w:author="Connie Smart" w:date="2021-06-10T15:12:00Z">
        <w:r w:rsidR="00DD39EC" w:rsidRPr="00D87B7A" w:rsidDel="00E35AE8">
          <w:rPr>
            <w:rFonts w:cstheme="minorHAnsi"/>
            <w:bCs/>
            <w:sz w:val="24"/>
            <w:szCs w:val="24"/>
          </w:rPr>
          <w:delText xml:space="preserve">processing </w:delText>
        </w:r>
      </w:del>
      <w:ins w:id="425" w:author="Connie Smart" w:date="2021-06-10T15:12:00Z">
        <w:r w:rsidR="00E35AE8">
          <w:rPr>
            <w:rFonts w:cstheme="minorHAnsi"/>
            <w:bCs/>
            <w:sz w:val="24"/>
            <w:szCs w:val="24"/>
          </w:rPr>
          <w:t xml:space="preserve">making </w:t>
        </w:r>
      </w:ins>
      <w:r w:rsidR="00DD39EC" w:rsidRPr="00D87B7A">
        <w:rPr>
          <w:rFonts w:cstheme="minorHAnsi"/>
          <w:bCs/>
          <w:sz w:val="24"/>
          <w:szCs w:val="24"/>
        </w:rPr>
        <w:t xml:space="preserve">the bill </w:t>
      </w:r>
      <w:r w:rsidR="00E0069F" w:rsidRPr="00D87B7A">
        <w:rPr>
          <w:rFonts w:cstheme="minorHAnsi"/>
          <w:bCs/>
          <w:sz w:val="24"/>
          <w:szCs w:val="24"/>
        </w:rPr>
        <w:t>payment.</w:t>
      </w:r>
      <w:r w:rsidR="00DD39EC" w:rsidRPr="00D87B7A">
        <w:rPr>
          <w:rFonts w:cstheme="minorHAnsi"/>
          <w:bCs/>
          <w:sz w:val="24"/>
          <w:szCs w:val="24"/>
        </w:rPr>
        <w:t xml:space="preserve"> </w:t>
      </w:r>
    </w:p>
    <w:p w14:paraId="43FB07F3" w14:textId="77777777" w:rsidR="00D87B7A" w:rsidRDefault="00D87B7A" w:rsidP="003553CE">
      <w:pPr>
        <w:rPr>
          <w:sz w:val="24"/>
          <w:szCs w:val="24"/>
          <w:shd w:val="clear" w:color="auto" w:fill="FFFFFF"/>
        </w:rPr>
      </w:pPr>
    </w:p>
    <w:p w14:paraId="356A116F" w14:textId="5A874626" w:rsidR="00126ACF" w:rsidRDefault="00126ACF" w:rsidP="00D87B7A">
      <w:pPr>
        <w:pStyle w:val="Heading1"/>
        <w:rPr>
          <w:shd w:val="clear" w:color="auto" w:fill="FFFFFF"/>
        </w:rPr>
      </w:pPr>
      <w:r w:rsidRPr="00D87B7A">
        <w:rPr>
          <w:shd w:val="clear" w:color="auto" w:fill="FFFFFF"/>
        </w:rPr>
        <w:t>CRA</w:t>
      </w:r>
      <w:r w:rsidR="00D87B7A">
        <w:rPr>
          <w:shd w:val="clear" w:color="auto" w:fill="FFFFFF"/>
        </w:rPr>
        <w:t xml:space="preserve"> and Provincial Taxes</w:t>
      </w:r>
    </w:p>
    <w:p w14:paraId="129B0EED" w14:textId="77777777" w:rsidR="00DD7A2B" w:rsidRPr="00DD7A2B" w:rsidRDefault="00DD7A2B" w:rsidP="00DD7A2B"/>
    <w:p w14:paraId="75A86BCD" w14:textId="6742AFB1" w:rsidR="00D87B7A" w:rsidRDefault="00D74E0F" w:rsidP="00D87B7A">
      <w:pPr>
        <w:rPr>
          <w:rFonts w:cstheme="minorHAnsi"/>
          <w:b/>
          <w:sz w:val="24"/>
          <w:szCs w:val="24"/>
          <w:shd w:val="clear" w:color="auto" w:fill="FFFFFF"/>
        </w:rPr>
      </w:pPr>
      <w:r>
        <w:rPr>
          <w:rFonts w:cstheme="minorHAnsi"/>
          <w:b/>
          <w:sz w:val="24"/>
          <w:szCs w:val="24"/>
          <w:shd w:val="clear" w:color="auto" w:fill="FFFFFF"/>
        </w:rPr>
        <w:t xml:space="preserve">Q: </w:t>
      </w:r>
      <w:r w:rsidR="00D87B7A">
        <w:rPr>
          <w:rFonts w:cstheme="minorHAnsi"/>
          <w:b/>
          <w:sz w:val="24"/>
          <w:szCs w:val="24"/>
          <w:shd w:val="clear" w:color="auto" w:fill="FFFFFF"/>
        </w:rPr>
        <w:t xml:space="preserve">Is there a minimum and maximum amount I can pay </w:t>
      </w:r>
      <w:ins w:id="426" w:author="Connie Smart" w:date="2021-06-10T15:13:00Z">
        <w:r w:rsidR="00E35AE8">
          <w:rPr>
            <w:rFonts w:cstheme="minorHAnsi"/>
            <w:b/>
            <w:sz w:val="24"/>
            <w:szCs w:val="24"/>
            <w:shd w:val="clear" w:color="auto" w:fill="FFFFFF"/>
          </w:rPr>
          <w:t xml:space="preserve">through CWB’s digital banking? </w:t>
        </w:r>
      </w:ins>
      <w:del w:id="427" w:author="Connie Smart" w:date="2021-06-10T15:13:00Z">
        <w:r w:rsidR="00D87B7A" w:rsidDel="00E35AE8">
          <w:rPr>
            <w:rFonts w:cstheme="minorHAnsi"/>
            <w:b/>
            <w:sz w:val="24"/>
            <w:szCs w:val="24"/>
            <w:shd w:val="clear" w:color="auto" w:fill="FFFFFF"/>
          </w:rPr>
          <w:delText>via the digital platform?</w:delText>
        </w:r>
      </w:del>
    </w:p>
    <w:p w14:paraId="24E69FF5" w14:textId="37CC5970" w:rsidR="00D87B7A" w:rsidRDefault="00E35AE8" w:rsidP="00D87B7A">
      <w:pPr>
        <w:rPr>
          <w:rFonts w:cstheme="minorHAnsi"/>
          <w:bCs/>
          <w:sz w:val="24"/>
          <w:szCs w:val="24"/>
          <w:shd w:val="clear" w:color="auto" w:fill="FFFFFF"/>
        </w:rPr>
      </w:pPr>
      <w:ins w:id="428" w:author="Connie Smart" w:date="2021-06-10T15:13:00Z">
        <w:r>
          <w:rPr>
            <w:rFonts w:cstheme="minorHAnsi"/>
            <w:bCs/>
            <w:sz w:val="24"/>
            <w:szCs w:val="24"/>
            <w:shd w:val="clear" w:color="auto" w:fill="FFFFFF"/>
          </w:rPr>
          <w:t xml:space="preserve">Yes, </w:t>
        </w:r>
      </w:ins>
      <w:ins w:id="429" w:author="Connie Smart" w:date="2021-06-10T15:14:00Z">
        <w:r>
          <w:rPr>
            <w:rFonts w:cstheme="minorHAnsi"/>
            <w:bCs/>
            <w:sz w:val="24"/>
            <w:szCs w:val="24"/>
            <w:shd w:val="clear" w:color="auto" w:fill="FFFFFF"/>
          </w:rPr>
          <w:t xml:space="preserve">payment </w:t>
        </w:r>
      </w:ins>
      <w:del w:id="430" w:author="Connie Smart" w:date="2021-06-10T15:13:00Z">
        <w:r w:rsidR="00D87B7A" w:rsidRPr="00D87B7A" w:rsidDel="00E35AE8">
          <w:rPr>
            <w:rFonts w:cstheme="minorHAnsi"/>
            <w:bCs/>
            <w:sz w:val="24"/>
            <w:szCs w:val="24"/>
            <w:shd w:val="clear" w:color="auto" w:fill="FFFFFF"/>
          </w:rPr>
          <w:delText>T</w:delText>
        </w:r>
      </w:del>
      <w:del w:id="431" w:author="Connie Smart" w:date="2021-06-10T15:14:00Z">
        <w:r w:rsidR="00D87B7A" w:rsidRPr="00D87B7A" w:rsidDel="00E35AE8">
          <w:rPr>
            <w:rFonts w:cstheme="minorHAnsi"/>
            <w:bCs/>
            <w:sz w:val="24"/>
            <w:szCs w:val="24"/>
            <w:shd w:val="clear" w:color="auto" w:fill="FFFFFF"/>
          </w:rPr>
          <w:delText xml:space="preserve">he </w:delText>
        </w:r>
      </w:del>
      <w:r w:rsidR="00D87B7A" w:rsidRPr="00D87B7A">
        <w:rPr>
          <w:rFonts w:cstheme="minorHAnsi"/>
          <w:bCs/>
          <w:sz w:val="24"/>
          <w:szCs w:val="24"/>
          <w:shd w:val="clear" w:color="auto" w:fill="FFFFFF"/>
        </w:rPr>
        <w:t>amount</w:t>
      </w:r>
      <w:ins w:id="432" w:author="Connie Smart" w:date="2021-06-10T15:14:00Z">
        <w:r>
          <w:rPr>
            <w:rFonts w:cstheme="minorHAnsi"/>
            <w:bCs/>
            <w:sz w:val="24"/>
            <w:szCs w:val="24"/>
            <w:shd w:val="clear" w:color="auto" w:fill="FFFFFF"/>
          </w:rPr>
          <w:t>s are</w:t>
        </w:r>
      </w:ins>
      <w:del w:id="433" w:author="Connie Smart" w:date="2021-06-10T15:14:00Z">
        <w:r w:rsidR="00D87B7A" w:rsidDel="00E35AE8">
          <w:rPr>
            <w:rFonts w:cstheme="minorHAnsi"/>
            <w:bCs/>
            <w:sz w:val="24"/>
            <w:szCs w:val="24"/>
            <w:shd w:val="clear" w:color="auto" w:fill="FFFFFF"/>
          </w:rPr>
          <w:delText xml:space="preserve"> is</w:delText>
        </w:r>
      </w:del>
      <w:r w:rsidR="00D87B7A" w:rsidRPr="00D87B7A">
        <w:rPr>
          <w:rFonts w:cstheme="minorHAnsi"/>
          <w:bCs/>
          <w:sz w:val="24"/>
          <w:szCs w:val="24"/>
          <w:shd w:val="clear" w:color="auto" w:fill="FFFFFF"/>
        </w:rPr>
        <w:t xml:space="preserve"> subject to the following limits:</w:t>
      </w:r>
    </w:p>
    <w:p w14:paraId="1C0EF42A" w14:textId="27D20B69" w:rsidR="000739F4" w:rsidRPr="00D87B7A" w:rsidRDefault="000739F4" w:rsidP="000739F4">
      <w:pPr>
        <w:ind w:firstLine="360"/>
        <w:rPr>
          <w:rFonts w:cstheme="minorHAnsi"/>
          <w:bCs/>
          <w:sz w:val="24"/>
          <w:szCs w:val="24"/>
          <w:shd w:val="clear" w:color="auto" w:fill="FFFFFF"/>
        </w:rPr>
      </w:pPr>
      <w:r>
        <w:rPr>
          <w:rFonts w:cstheme="minorHAnsi"/>
          <w:bCs/>
          <w:sz w:val="24"/>
          <w:szCs w:val="24"/>
          <w:shd w:val="clear" w:color="auto" w:fill="FFFFFF"/>
        </w:rPr>
        <w:t xml:space="preserve">CRA Tax </w:t>
      </w:r>
    </w:p>
    <w:p w14:paraId="7F76DC29" w14:textId="5D2E3391" w:rsidR="00D87B7A" w:rsidRPr="00D87B7A" w:rsidRDefault="00D87B7A" w:rsidP="00D87B7A">
      <w:pPr>
        <w:pStyle w:val="ListParagraph"/>
        <w:numPr>
          <w:ilvl w:val="0"/>
          <w:numId w:val="26"/>
        </w:numPr>
        <w:rPr>
          <w:rFonts w:cstheme="minorHAnsi"/>
          <w:bCs/>
          <w:sz w:val="24"/>
          <w:szCs w:val="24"/>
          <w:shd w:val="clear" w:color="auto" w:fill="FFFFFF"/>
        </w:rPr>
      </w:pPr>
      <w:r w:rsidRPr="00D87B7A">
        <w:rPr>
          <w:rFonts w:cstheme="minorHAnsi"/>
          <w:bCs/>
          <w:sz w:val="24"/>
          <w:szCs w:val="24"/>
          <w:shd w:val="clear" w:color="auto" w:fill="FFFFFF"/>
        </w:rPr>
        <w:t>Minimum = $0</w:t>
      </w:r>
      <w:del w:id="434" w:author="Connie Smart" w:date="2021-06-10T15:15:00Z">
        <w:r w:rsidRPr="00D87B7A" w:rsidDel="008A786C">
          <w:rPr>
            <w:rFonts w:cstheme="minorHAnsi"/>
            <w:bCs/>
            <w:sz w:val="24"/>
            <w:szCs w:val="24"/>
            <w:shd w:val="clear" w:color="auto" w:fill="FFFFFF"/>
          </w:rPr>
          <w:delText>.00</w:delText>
        </w:r>
      </w:del>
    </w:p>
    <w:p w14:paraId="5F1EB0A7" w14:textId="33C768DF" w:rsidR="008632F1" w:rsidRDefault="008632F1" w:rsidP="008632F1">
      <w:pPr>
        <w:pStyle w:val="ListParagraph"/>
        <w:numPr>
          <w:ilvl w:val="0"/>
          <w:numId w:val="26"/>
        </w:numPr>
        <w:rPr>
          <w:rFonts w:eastAsia="Times New Roman" w:cstheme="minorHAnsi"/>
          <w:sz w:val="24"/>
          <w:szCs w:val="24"/>
          <w:lang w:eastAsia="en-CA"/>
        </w:rPr>
      </w:pPr>
      <w:r>
        <w:rPr>
          <w:rFonts w:eastAsia="Times New Roman" w:cstheme="minorHAnsi"/>
          <w:sz w:val="24"/>
          <w:szCs w:val="24"/>
          <w:lang w:eastAsia="en-CA"/>
        </w:rPr>
        <w:t xml:space="preserve">Maximum Business Tax </w:t>
      </w:r>
      <w:r w:rsidRPr="00D87B7A">
        <w:rPr>
          <w:rFonts w:eastAsia="Times New Roman" w:cstheme="minorHAnsi"/>
          <w:sz w:val="24"/>
          <w:szCs w:val="24"/>
          <w:lang w:eastAsia="en-CA"/>
        </w:rPr>
        <w:t>= $2,000</w:t>
      </w:r>
      <w:del w:id="435" w:author="Connie Smart" w:date="2021-06-10T15:15:00Z">
        <w:r w:rsidRPr="00D87B7A" w:rsidDel="00E35AE8">
          <w:rPr>
            <w:rFonts w:eastAsia="Times New Roman" w:cstheme="minorHAnsi"/>
            <w:sz w:val="24"/>
            <w:szCs w:val="24"/>
            <w:lang w:eastAsia="en-CA"/>
          </w:rPr>
          <w:delText>,000.</w:delText>
        </w:r>
      </w:del>
    </w:p>
    <w:p w14:paraId="4061236C" w14:textId="5F8338D9" w:rsidR="008632F1" w:rsidRPr="00D87B7A" w:rsidRDefault="000739F4" w:rsidP="008632F1">
      <w:pPr>
        <w:pStyle w:val="ListParagraph"/>
        <w:numPr>
          <w:ilvl w:val="0"/>
          <w:numId w:val="26"/>
        </w:numPr>
        <w:rPr>
          <w:rFonts w:eastAsia="Times New Roman" w:cstheme="minorHAnsi"/>
          <w:sz w:val="24"/>
          <w:szCs w:val="24"/>
          <w:lang w:eastAsia="en-CA"/>
        </w:rPr>
      </w:pPr>
      <w:r>
        <w:rPr>
          <w:rFonts w:eastAsia="Times New Roman" w:cstheme="minorHAnsi"/>
          <w:sz w:val="24"/>
          <w:szCs w:val="24"/>
          <w:lang w:eastAsia="en-CA"/>
        </w:rPr>
        <w:t xml:space="preserve">Maximum </w:t>
      </w:r>
      <w:r w:rsidR="008632F1">
        <w:rPr>
          <w:rFonts w:eastAsia="Times New Roman" w:cstheme="minorHAnsi"/>
          <w:sz w:val="24"/>
          <w:szCs w:val="24"/>
          <w:lang w:eastAsia="en-CA"/>
        </w:rPr>
        <w:t>Personal Tax = $1,000,000</w:t>
      </w:r>
    </w:p>
    <w:p w14:paraId="53A2AD45" w14:textId="13C85F80" w:rsidR="008632F1" w:rsidRDefault="000739F4" w:rsidP="000739F4">
      <w:pPr>
        <w:ind w:firstLine="360"/>
        <w:rPr>
          <w:rFonts w:cstheme="minorHAnsi"/>
          <w:bCs/>
          <w:sz w:val="24"/>
          <w:szCs w:val="24"/>
          <w:shd w:val="clear" w:color="auto" w:fill="FFFFFF"/>
        </w:rPr>
      </w:pPr>
      <w:r w:rsidRPr="000739F4">
        <w:rPr>
          <w:rFonts w:cstheme="minorHAnsi"/>
          <w:bCs/>
          <w:sz w:val="24"/>
          <w:szCs w:val="24"/>
          <w:shd w:val="clear" w:color="auto" w:fill="FFFFFF"/>
        </w:rPr>
        <w:t xml:space="preserve">Alberta Tax </w:t>
      </w:r>
    </w:p>
    <w:p w14:paraId="096EB350" w14:textId="4828B82B" w:rsidR="000739F4" w:rsidRPr="00D87B7A" w:rsidRDefault="000739F4" w:rsidP="000739F4">
      <w:pPr>
        <w:pStyle w:val="ListParagraph"/>
        <w:numPr>
          <w:ilvl w:val="0"/>
          <w:numId w:val="26"/>
        </w:numPr>
        <w:rPr>
          <w:rFonts w:cstheme="minorHAnsi"/>
          <w:bCs/>
          <w:sz w:val="24"/>
          <w:szCs w:val="24"/>
          <w:shd w:val="clear" w:color="auto" w:fill="FFFFFF"/>
        </w:rPr>
      </w:pPr>
      <w:r w:rsidRPr="00D87B7A">
        <w:rPr>
          <w:rFonts w:cstheme="minorHAnsi"/>
          <w:bCs/>
          <w:sz w:val="24"/>
          <w:szCs w:val="24"/>
          <w:shd w:val="clear" w:color="auto" w:fill="FFFFFF"/>
        </w:rPr>
        <w:t>Minimum = $0</w:t>
      </w:r>
      <w:del w:id="436" w:author="Connie Smart" w:date="2021-06-10T15:15:00Z">
        <w:r w:rsidRPr="00D87B7A" w:rsidDel="008A786C">
          <w:rPr>
            <w:rFonts w:cstheme="minorHAnsi"/>
            <w:bCs/>
            <w:sz w:val="24"/>
            <w:szCs w:val="24"/>
            <w:shd w:val="clear" w:color="auto" w:fill="FFFFFF"/>
          </w:rPr>
          <w:delText>.00</w:delText>
        </w:r>
      </w:del>
    </w:p>
    <w:p w14:paraId="45F545A5" w14:textId="77777777" w:rsidR="000739F4" w:rsidRPr="00D87B7A" w:rsidRDefault="000739F4" w:rsidP="000739F4">
      <w:pPr>
        <w:pStyle w:val="ListParagraph"/>
        <w:numPr>
          <w:ilvl w:val="0"/>
          <w:numId w:val="26"/>
        </w:numPr>
        <w:rPr>
          <w:rFonts w:eastAsia="Times New Roman" w:cstheme="minorHAnsi"/>
          <w:sz w:val="24"/>
          <w:szCs w:val="24"/>
          <w:lang w:eastAsia="en-CA"/>
        </w:rPr>
      </w:pPr>
      <w:r>
        <w:rPr>
          <w:rFonts w:eastAsia="Times New Roman" w:cstheme="minorHAnsi"/>
          <w:sz w:val="24"/>
          <w:szCs w:val="24"/>
          <w:lang w:eastAsia="en-CA"/>
        </w:rPr>
        <w:t>Maximum Alberta Tax = $2,000</w:t>
      </w:r>
      <w:del w:id="437" w:author="Connie Smart" w:date="2021-06-10T15:15:00Z">
        <w:r w:rsidDel="00E35AE8">
          <w:rPr>
            <w:rFonts w:eastAsia="Times New Roman" w:cstheme="minorHAnsi"/>
            <w:sz w:val="24"/>
            <w:szCs w:val="24"/>
            <w:lang w:eastAsia="en-CA"/>
          </w:rPr>
          <w:delText>.000</w:delText>
        </w:r>
      </w:del>
    </w:p>
    <w:p w14:paraId="169AA694" w14:textId="77777777" w:rsidR="000739F4" w:rsidRDefault="000739F4" w:rsidP="003553CE">
      <w:pPr>
        <w:rPr>
          <w:rFonts w:cstheme="minorHAnsi"/>
          <w:b/>
          <w:sz w:val="24"/>
          <w:szCs w:val="24"/>
          <w:shd w:val="clear" w:color="auto" w:fill="FFFFFF"/>
        </w:rPr>
      </w:pPr>
    </w:p>
    <w:p w14:paraId="412B95AF" w14:textId="56714CF8" w:rsidR="00126ACF" w:rsidRPr="00D87B7A" w:rsidRDefault="00126ACF" w:rsidP="003553CE">
      <w:pPr>
        <w:rPr>
          <w:rFonts w:cstheme="minorHAnsi"/>
          <w:b/>
          <w:sz w:val="24"/>
          <w:szCs w:val="24"/>
          <w:shd w:val="clear" w:color="auto" w:fill="FFFFFF"/>
        </w:rPr>
      </w:pPr>
      <w:r w:rsidRPr="00D87B7A">
        <w:rPr>
          <w:rFonts w:cstheme="minorHAnsi"/>
          <w:b/>
          <w:sz w:val="24"/>
          <w:szCs w:val="24"/>
          <w:shd w:val="clear" w:color="auto" w:fill="FFFFFF"/>
        </w:rPr>
        <w:t>Q: Can I set up CRA direct deposit through CWB?</w:t>
      </w:r>
    </w:p>
    <w:p w14:paraId="401A238E" w14:textId="5E47CE70" w:rsidR="00126ACF" w:rsidRPr="00D87B7A" w:rsidRDefault="00126ACF" w:rsidP="003553CE">
      <w:pPr>
        <w:rPr>
          <w:rFonts w:cstheme="minorHAnsi"/>
          <w:sz w:val="24"/>
          <w:szCs w:val="24"/>
          <w:shd w:val="clear" w:color="auto" w:fill="FFFFFF"/>
        </w:rPr>
      </w:pPr>
      <w:r w:rsidRPr="00D87B7A">
        <w:rPr>
          <w:rFonts w:cstheme="minorHAnsi"/>
          <w:sz w:val="24"/>
          <w:szCs w:val="24"/>
          <w:shd w:val="clear" w:color="auto" w:fill="FFFFFF"/>
        </w:rPr>
        <w:t>Yes, you can</w:t>
      </w:r>
      <w:ins w:id="438" w:author="Connie Smart" w:date="2021-06-10T15:08:00Z">
        <w:r w:rsidR="00E35AE8">
          <w:rPr>
            <w:rFonts w:cstheme="minorHAnsi"/>
            <w:sz w:val="24"/>
            <w:szCs w:val="24"/>
            <w:shd w:val="clear" w:color="auto" w:fill="FFFFFF"/>
          </w:rPr>
          <w:t xml:space="preserve"> set this up to </w:t>
        </w:r>
      </w:ins>
      <w:del w:id="439" w:author="Connie Smart" w:date="2021-06-10T15:08:00Z">
        <w:r w:rsidRPr="00D87B7A" w:rsidDel="00E35AE8">
          <w:rPr>
            <w:rFonts w:cstheme="minorHAnsi"/>
            <w:sz w:val="24"/>
            <w:szCs w:val="24"/>
            <w:shd w:val="clear" w:color="auto" w:fill="FFFFFF"/>
          </w:rPr>
          <w:delText xml:space="preserve"> in other to r</w:delText>
        </w:r>
      </w:del>
      <w:ins w:id="440" w:author="Connie Smart" w:date="2021-06-10T15:08:00Z">
        <w:r w:rsidR="00E35AE8">
          <w:rPr>
            <w:rFonts w:cstheme="minorHAnsi"/>
            <w:sz w:val="24"/>
            <w:szCs w:val="24"/>
            <w:shd w:val="clear" w:color="auto" w:fill="FFFFFF"/>
          </w:rPr>
          <w:t>r</w:t>
        </w:r>
      </w:ins>
      <w:r w:rsidRPr="00D87B7A">
        <w:rPr>
          <w:rFonts w:cstheme="minorHAnsi"/>
          <w:sz w:val="24"/>
          <w:szCs w:val="24"/>
          <w:shd w:val="clear" w:color="auto" w:fill="FFFFFF"/>
        </w:rPr>
        <w:t xml:space="preserve">eceive your CRA payments directly into your account. </w:t>
      </w:r>
    </w:p>
    <w:p w14:paraId="0952840B" w14:textId="77777777" w:rsidR="00D74E0F" w:rsidRDefault="00D74E0F" w:rsidP="003553CE">
      <w:pPr>
        <w:rPr>
          <w:rFonts w:cstheme="minorHAnsi"/>
          <w:b/>
          <w:sz w:val="24"/>
          <w:szCs w:val="24"/>
          <w:shd w:val="clear" w:color="auto" w:fill="FFFFFF"/>
        </w:rPr>
      </w:pPr>
    </w:p>
    <w:p w14:paraId="45D2D547" w14:textId="42A9DB65" w:rsidR="00126ACF" w:rsidRPr="00D87B7A" w:rsidRDefault="00126ACF" w:rsidP="003553CE">
      <w:pPr>
        <w:rPr>
          <w:rFonts w:cstheme="minorHAnsi"/>
          <w:b/>
          <w:sz w:val="24"/>
          <w:szCs w:val="24"/>
          <w:shd w:val="clear" w:color="auto" w:fill="FFFFFF"/>
        </w:rPr>
      </w:pPr>
      <w:r w:rsidRPr="00D87B7A">
        <w:rPr>
          <w:rFonts w:cstheme="minorHAnsi"/>
          <w:b/>
          <w:sz w:val="24"/>
          <w:szCs w:val="24"/>
          <w:shd w:val="clear" w:color="auto" w:fill="FFFFFF"/>
        </w:rPr>
        <w:t>Q: What do I require to set up CRA direct deposit for my business?</w:t>
      </w:r>
    </w:p>
    <w:p w14:paraId="444CE4B4" w14:textId="5CCC2F0B" w:rsidR="00126ACF" w:rsidRPr="00D87B7A" w:rsidRDefault="00126ACF" w:rsidP="003553CE">
      <w:pPr>
        <w:rPr>
          <w:rFonts w:cstheme="minorHAnsi"/>
          <w:sz w:val="24"/>
          <w:szCs w:val="24"/>
          <w:shd w:val="clear" w:color="auto" w:fill="FFFFFF"/>
        </w:rPr>
      </w:pPr>
      <w:r w:rsidRPr="00D87B7A">
        <w:rPr>
          <w:rFonts w:cstheme="minorHAnsi"/>
          <w:sz w:val="24"/>
          <w:szCs w:val="24"/>
          <w:shd w:val="clear" w:color="auto" w:fill="FFFFFF"/>
        </w:rPr>
        <w:t xml:space="preserve"> You</w:t>
      </w:r>
      <w:ins w:id="441" w:author="Connie Smart" w:date="2021-06-10T15:09:00Z">
        <w:r w:rsidR="00E35AE8">
          <w:rPr>
            <w:rFonts w:cstheme="minorHAnsi"/>
            <w:sz w:val="24"/>
            <w:szCs w:val="24"/>
            <w:shd w:val="clear" w:color="auto" w:fill="FFFFFF"/>
          </w:rPr>
          <w:t xml:space="preserve">’ll need a </w:t>
        </w:r>
      </w:ins>
      <w:del w:id="442" w:author="Connie Smart" w:date="2021-06-10T15:09:00Z">
        <w:r w:rsidRPr="00D87B7A" w:rsidDel="00E35AE8">
          <w:rPr>
            <w:rFonts w:cstheme="minorHAnsi"/>
            <w:sz w:val="24"/>
            <w:szCs w:val="24"/>
            <w:shd w:val="clear" w:color="auto" w:fill="FFFFFF"/>
          </w:rPr>
          <w:delText xml:space="preserve"> require a </w:delText>
        </w:r>
      </w:del>
      <w:r w:rsidRPr="00D87B7A">
        <w:rPr>
          <w:rFonts w:cstheme="minorHAnsi"/>
          <w:sz w:val="24"/>
          <w:szCs w:val="24"/>
          <w:shd w:val="clear" w:color="auto" w:fill="FFFFFF"/>
        </w:rPr>
        <w:t>15-digit CRA business number</w:t>
      </w:r>
      <w:ins w:id="443" w:author="Connie Smart" w:date="2021-06-10T15:09:00Z">
        <w:r w:rsidR="00E35AE8">
          <w:rPr>
            <w:rFonts w:cstheme="minorHAnsi"/>
            <w:sz w:val="24"/>
            <w:szCs w:val="24"/>
            <w:shd w:val="clear" w:color="auto" w:fill="FFFFFF"/>
          </w:rPr>
          <w:t xml:space="preserve"> </w:t>
        </w:r>
      </w:ins>
      <w:del w:id="444" w:author="Connie Smart" w:date="2021-06-10T15:09:00Z">
        <w:r w:rsidRPr="00D87B7A" w:rsidDel="00E35AE8">
          <w:rPr>
            <w:rFonts w:cstheme="minorHAnsi"/>
            <w:sz w:val="24"/>
            <w:szCs w:val="24"/>
            <w:shd w:val="clear" w:color="auto" w:fill="FFFFFF"/>
          </w:rPr>
          <w:delText xml:space="preserve"> </w:delText>
        </w:r>
      </w:del>
      <w:r w:rsidRPr="00D87B7A">
        <w:rPr>
          <w:rFonts w:cstheme="minorHAnsi"/>
          <w:sz w:val="24"/>
          <w:szCs w:val="24"/>
          <w:shd w:val="clear" w:color="auto" w:fill="FFFFFF"/>
        </w:rPr>
        <w:t>(BN) and an active business account with CWB.</w:t>
      </w:r>
    </w:p>
    <w:p w14:paraId="479E2597" w14:textId="77777777" w:rsidR="00D74E0F" w:rsidRDefault="00D74E0F" w:rsidP="003553CE">
      <w:pPr>
        <w:rPr>
          <w:rFonts w:cstheme="minorHAnsi"/>
          <w:b/>
          <w:sz w:val="24"/>
          <w:szCs w:val="24"/>
          <w:shd w:val="clear" w:color="auto" w:fill="FFFFFF"/>
        </w:rPr>
      </w:pPr>
    </w:p>
    <w:p w14:paraId="77F22E01" w14:textId="3DA03F03" w:rsidR="00126ACF" w:rsidRPr="00D87B7A" w:rsidRDefault="00126ACF" w:rsidP="003553CE">
      <w:pPr>
        <w:rPr>
          <w:rFonts w:cstheme="minorHAnsi"/>
          <w:b/>
          <w:sz w:val="24"/>
          <w:szCs w:val="24"/>
          <w:shd w:val="clear" w:color="auto" w:fill="FFFFFF"/>
        </w:rPr>
      </w:pPr>
      <w:r w:rsidRPr="00D87B7A">
        <w:rPr>
          <w:rFonts w:cstheme="minorHAnsi"/>
          <w:b/>
          <w:sz w:val="24"/>
          <w:szCs w:val="24"/>
          <w:shd w:val="clear" w:color="auto" w:fill="FFFFFF"/>
        </w:rPr>
        <w:t>Q: What do I require to set up CRA direct deposit as an individual?</w:t>
      </w:r>
    </w:p>
    <w:p w14:paraId="20DBCC29" w14:textId="24CFA1A9" w:rsidR="00126ACF" w:rsidRPr="00D87B7A" w:rsidRDefault="00126ACF" w:rsidP="003553CE">
      <w:pPr>
        <w:rPr>
          <w:rFonts w:cstheme="minorHAnsi"/>
          <w:sz w:val="24"/>
          <w:szCs w:val="24"/>
          <w:shd w:val="clear" w:color="auto" w:fill="FFFFFF"/>
        </w:rPr>
      </w:pPr>
      <w:r w:rsidRPr="00D87B7A">
        <w:rPr>
          <w:rFonts w:cstheme="minorHAnsi"/>
          <w:sz w:val="24"/>
          <w:szCs w:val="24"/>
          <w:shd w:val="clear" w:color="auto" w:fill="FFFFFF"/>
        </w:rPr>
        <w:t xml:space="preserve"> You</w:t>
      </w:r>
      <w:ins w:id="445" w:author="Connie Smart" w:date="2021-06-10T15:09:00Z">
        <w:r w:rsidR="00E35AE8">
          <w:rPr>
            <w:rFonts w:cstheme="minorHAnsi"/>
            <w:sz w:val="24"/>
            <w:szCs w:val="24"/>
            <w:shd w:val="clear" w:color="auto" w:fill="FFFFFF"/>
          </w:rPr>
          <w:t xml:space="preserve">’ll need a </w:t>
        </w:r>
      </w:ins>
      <w:del w:id="446" w:author="Connie Smart" w:date="2021-06-10T15:09:00Z">
        <w:r w:rsidRPr="00D87B7A" w:rsidDel="00E35AE8">
          <w:rPr>
            <w:rFonts w:cstheme="minorHAnsi"/>
            <w:sz w:val="24"/>
            <w:szCs w:val="24"/>
            <w:shd w:val="clear" w:color="auto" w:fill="FFFFFF"/>
          </w:rPr>
          <w:delText xml:space="preserve"> require a </w:delText>
        </w:r>
      </w:del>
      <w:r w:rsidRPr="00D87B7A">
        <w:rPr>
          <w:rFonts w:cstheme="minorHAnsi"/>
          <w:sz w:val="24"/>
          <w:szCs w:val="24"/>
          <w:shd w:val="clear" w:color="auto" w:fill="FFFFFF"/>
        </w:rPr>
        <w:t>SIN and an active account with CWB.</w:t>
      </w:r>
    </w:p>
    <w:p w14:paraId="5107CFD4" w14:textId="77777777" w:rsidR="00D74E0F" w:rsidRDefault="00D74E0F" w:rsidP="003553CE">
      <w:pPr>
        <w:rPr>
          <w:rFonts w:cstheme="minorHAnsi"/>
          <w:b/>
          <w:sz w:val="24"/>
          <w:szCs w:val="24"/>
        </w:rPr>
      </w:pPr>
    </w:p>
    <w:p w14:paraId="146B9BF3" w14:textId="6D2C3A80" w:rsidR="008D3A42" w:rsidRPr="00D87B7A" w:rsidRDefault="008D3A42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>Q: Can I file and remit my taxes through</w:t>
      </w:r>
      <w:ins w:id="447" w:author="Connie Smart" w:date="2021-06-10T15:10:00Z">
        <w:r w:rsidR="00E35AE8">
          <w:rPr>
            <w:rFonts w:cstheme="minorHAnsi"/>
            <w:b/>
            <w:sz w:val="24"/>
            <w:szCs w:val="24"/>
          </w:rPr>
          <w:t xml:space="preserve"> CWB’s digital banking? </w:t>
        </w:r>
      </w:ins>
      <w:del w:id="448" w:author="Connie Smart" w:date="2021-06-10T15:10:00Z">
        <w:r w:rsidRPr="00D87B7A" w:rsidDel="00E35AE8">
          <w:rPr>
            <w:rFonts w:cstheme="minorHAnsi"/>
            <w:b/>
            <w:sz w:val="24"/>
            <w:szCs w:val="24"/>
          </w:rPr>
          <w:delText xml:space="preserve"> CWB</w:delText>
        </w:r>
      </w:del>
      <w:r w:rsidRPr="00D87B7A">
        <w:rPr>
          <w:rFonts w:cstheme="minorHAnsi"/>
          <w:b/>
          <w:sz w:val="24"/>
          <w:szCs w:val="24"/>
        </w:rPr>
        <w:t xml:space="preserve"> </w:t>
      </w:r>
      <w:del w:id="449" w:author="Connie Smart" w:date="2021-06-10T15:10:00Z">
        <w:r w:rsidRPr="00D87B7A" w:rsidDel="00E35AE8">
          <w:rPr>
            <w:rFonts w:cstheme="minorHAnsi"/>
            <w:b/>
            <w:sz w:val="24"/>
            <w:szCs w:val="24"/>
          </w:rPr>
          <w:delText>digital channel?</w:delText>
        </w:r>
      </w:del>
    </w:p>
    <w:p w14:paraId="5464EE43" w14:textId="5FD4502B" w:rsidR="0067724B" w:rsidRDefault="0067724B" w:rsidP="003553CE">
      <w:pPr>
        <w:rPr>
          <w:rFonts w:cs="Arial"/>
          <w:color w:val="333333"/>
          <w:sz w:val="24"/>
          <w:szCs w:val="24"/>
          <w:shd w:val="clear" w:color="auto" w:fill="FFFFFF"/>
        </w:rPr>
      </w:pPr>
      <w:r w:rsidRPr="00D87B7A">
        <w:rPr>
          <w:rFonts w:cs="Arial"/>
          <w:color w:val="333333"/>
          <w:sz w:val="24"/>
          <w:szCs w:val="24"/>
          <w:shd w:val="clear" w:color="auto" w:fill="FFFFFF"/>
        </w:rPr>
        <w:t xml:space="preserve">You can file and pay GST/HST, </w:t>
      </w:r>
      <w:r w:rsidR="002779F7" w:rsidRPr="00D87B7A">
        <w:rPr>
          <w:rFonts w:cs="Arial"/>
          <w:color w:val="333333"/>
          <w:sz w:val="24"/>
          <w:szCs w:val="24"/>
          <w:shd w:val="clear" w:color="auto" w:fill="FFFFFF"/>
        </w:rPr>
        <w:t>C</w:t>
      </w:r>
      <w:r w:rsidRPr="00D87B7A">
        <w:rPr>
          <w:rFonts w:cs="Arial"/>
          <w:color w:val="333333"/>
          <w:sz w:val="24"/>
          <w:szCs w:val="24"/>
          <w:shd w:val="clear" w:color="auto" w:fill="FFFFFF"/>
        </w:rPr>
        <w:t xml:space="preserve">orporation tax, and </w:t>
      </w:r>
      <w:r w:rsidR="002779F7" w:rsidRPr="00D87B7A">
        <w:rPr>
          <w:rFonts w:cs="Arial"/>
          <w:color w:val="333333"/>
          <w:sz w:val="24"/>
          <w:szCs w:val="24"/>
          <w:shd w:val="clear" w:color="auto" w:fill="FFFFFF"/>
        </w:rPr>
        <w:t>P</w:t>
      </w:r>
      <w:r w:rsidRPr="00D87B7A">
        <w:rPr>
          <w:rFonts w:cs="Arial"/>
          <w:color w:val="333333"/>
          <w:sz w:val="24"/>
          <w:szCs w:val="24"/>
          <w:shd w:val="clear" w:color="auto" w:fill="FFFFFF"/>
        </w:rPr>
        <w:t xml:space="preserve">ayroll and </w:t>
      </w:r>
      <w:r w:rsidR="002779F7" w:rsidRPr="00D87B7A">
        <w:rPr>
          <w:rFonts w:cs="Arial"/>
          <w:color w:val="333333"/>
          <w:sz w:val="24"/>
          <w:szCs w:val="24"/>
          <w:shd w:val="clear" w:color="auto" w:fill="FFFFFF"/>
        </w:rPr>
        <w:t>S</w:t>
      </w:r>
      <w:r w:rsidRPr="00D87B7A">
        <w:rPr>
          <w:rFonts w:cs="Arial"/>
          <w:color w:val="333333"/>
          <w:sz w:val="24"/>
          <w:szCs w:val="24"/>
          <w:shd w:val="clear" w:color="auto" w:fill="FFFFFF"/>
        </w:rPr>
        <w:t>ource deductions. You can also view your payment/filing history.</w:t>
      </w:r>
    </w:p>
    <w:p w14:paraId="6F147A41" w14:textId="77777777" w:rsidR="007A2D0F" w:rsidRPr="00D87B7A" w:rsidRDefault="007A2D0F" w:rsidP="003553CE">
      <w:pPr>
        <w:rPr>
          <w:rFonts w:cs="Arial"/>
          <w:color w:val="333333"/>
          <w:sz w:val="24"/>
          <w:szCs w:val="24"/>
          <w:shd w:val="clear" w:color="auto" w:fill="FFFFFF"/>
        </w:rPr>
      </w:pPr>
    </w:p>
    <w:p w14:paraId="54F8F960" w14:textId="33BCDF45" w:rsidR="001D6AA5" w:rsidRPr="00D87B7A" w:rsidRDefault="00DF519F" w:rsidP="007D7467">
      <w:pPr>
        <w:pStyle w:val="Heading1"/>
        <w:rPr>
          <w:rFonts w:asciiTheme="minorHAnsi" w:hAnsiTheme="minorHAnsi"/>
          <w:sz w:val="24"/>
          <w:szCs w:val="24"/>
        </w:rPr>
      </w:pPr>
      <w:r w:rsidRPr="00D87B7A">
        <w:rPr>
          <w:rFonts w:asciiTheme="minorHAnsi" w:hAnsiTheme="minorHAnsi"/>
          <w:sz w:val="24"/>
          <w:szCs w:val="24"/>
        </w:rPr>
        <w:t xml:space="preserve">Funds Transfer </w:t>
      </w:r>
    </w:p>
    <w:p w14:paraId="6E83B815" w14:textId="77777777" w:rsidR="001D6AA5" w:rsidRPr="00D87B7A" w:rsidRDefault="001D6AA5" w:rsidP="003553CE">
      <w:pPr>
        <w:rPr>
          <w:rFonts w:cstheme="minorHAnsi"/>
          <w:b/>
          <w:sz w:val="24"/>
          <w:szCs w:val="24"/>
        </w:rPr>
      </w:pPr>
    </w:p>
    <w:p w14:paraId="07C52D49" w14:textId="26E9478C" w:rsidR="001D6AA5" w:rsidRPr="00D87B7A" w:rsidRDefault="001D6AA5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</w:t>
      </w:r>
      <w:r w:rsidR="00002668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Do I need to 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add a </w:t>
      </w:r>
      <w:r w:rsidR="008A294B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beneficiary in CWB as a recipient 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before I make payment?</w:t>
      </w:r>
    </w:p>
    <w:p w14:paraId="35C93395" w14:textId="77777777" w:rsidR="008A786C" w:rsidRPr="00D87B7A" w:rsidRDefault="008A786C" w:rsidP="008A786C">
      <w:pPr>
        <w:rPr>
          <w:ins w:id="450" w:author="Connie Smart" w:date="2021-06-10T15:18:00Z"/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ins w:id="451" w:author="Connie Smart" w:date="2021-06-10T15:18:00Z">
        <w:r w:rsidRPr="00D87B7A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Yes</w:t>
        </w:r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, adding a beneficiary </w:t>
        </w:r>
        <w:r w:rsidRPr="00D87B7A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is a one-time action </w:t>
        </w:r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you need to do before transferring funds to them for the first time. </w:t>
        </w:r>
        <w:r w:rsidRPr="00D87B7A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Once</w:t>
        </w:r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you’ve added them, the next time you need to transfer funds to them you can simply proceed to ‘move money’.   </w:t>
        </w:r>
      </w:ins>
    </w:p>
    <w:p w14:paraId="35456939" w14:textId="160D6992" w:rsidR="008A786C" w:rsidRPr="00D87B7A" w:rsidDel="008A786C" w:rsidRDefault="001D6AA5" w:rsidP="003553CE">
      <w:pPr>
        <w:rPr>
          <w:del w:id="452" w:author="Connie Smart" w:date="2021-06-10T15:18:00Z"/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del w:id="453" w:author="Connie Smart" w:date="2021-06-10T15:18:00Z">
        <w:r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Yes,</w:delText>
        </w:r>
      </w:del>
      <w:del w:id="454" w:author="Connie Smart" w:date="2021-06-10T15:10:00Z">
        <w:r w:rsidRPr="00D87B7A" w:rsidDel="00E35AE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you are required to. It</w:delText>
        </w:r>
      </w:del>
      <w:del w:id="455" w:author="Connie Smart" w:date="2021-06-10T15:18:00Z">
        <w:r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is a one-time action</w:delText>
        </w:r>
        <w:r w:rsidR="00002668"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required before t</w:delText>
        </w:r>
        <w:r w:rsidR="008A294B"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ransferring funds to </w:delText>
        </w:r>
        <w:r w:rsidR="00002668"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a</w:delText>
        </w:r>
        <w:r w:rsidR="008A294B"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beneficiary </w:delText>
        </w:r>
        <w:r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for the first time. Once</w:delText>
        </w:r>
      </w:del>
      <w:del w:id="456" w:author="Connie Smart" w:date="2021-06-10T15:16:00Z">
        <w:r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added, you just </w:delText>
        </w:r>
      </w:del>
      <w:del w:id="457" w:author="Connie Smart" w:date="2021-06-10T15:18:00Z">
        <w:r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proceed to </w:delText>
        </w:r>
        <w:r w:rsidR="008A294B"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move money </w:delText>
        </w:r>
      </w:del>
      <w:del w:id="458" w:author="Connie Smart" w:date="2021-06-10T15:16:00Z">
        <w:r w:rsidR="00DF519F"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subsequently.</w:delText>
        </w:r>
        <w:r w:rsidR="008A294B" w:rsidRPr="00D87B7A" w:rsidDel="008A786C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</w:delText>
        </w:r>
      </w:del>
    </w:p>
    <w:p w14:paraId="4AA1D901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326C66AD" w14:textId="2941568B" w:rsidR="001D6AA5" w:rsidRPr="00D87B7A" w:rsidRDefault="001D6AA5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Can delegates create a </w:t>
      </w:r>
      <w:r w:rsidR="008A294B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transfer recipient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?</w:t>
      </w:r>
    </w:p>
    <w:p w14:paraId="03ABB79E" w14:textId="1AAF70C2" w:rsidR="001D6AA5" w:rsidRDefault="008209D7" w:rsidP="003553CE">
      <w:pPr>
        <w:rPr>
          <w:ins w:id="459" w:author="Connie Smart" w:date="2021-06-10T15:20:00Z"/>
          <w:rFonts w:eastAsia="Times New Roman" w:cstheme="minorHAnsi"/>
          <w:color w:val="333333"/>
          <w:sz w:val="24"/>
          <w:szCs w:val="24"/>
          <w:lang w:eastAsia="en-CA"/>
        </w:rPr>
      </w:pPr>
      <w:ins w:id="460" w:author="Connie Smart" w:date="2021-06-10T15:20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No, delegates can’t </w:t>
        </w:r>
      </w:ins>
      <w:del w:id="461" w:author="Connie Smart" w:date="2021-06-10T15:20:00Z">
        <w:r w:rsidR="001D6AA5" w:rsidRPr="00D87B7A" w:rsidDel="008209D7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Delegates are not </w:delText>
        </w:r>
        <w:r w:rsidR="008A294B" w:rsidRPr="00D87B7A" w:rsidDel="008209D7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allowed </w:delText>
        </w:r>
        <w:r w:rsidR="001D6AA5" w:rsidRPr="00D87B7A" w:rsidDel="008209D7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to </w:delText>
        </w:r>
      </w:del>
      <w:r w:rsidR="001D6AA5"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create a </w:t>
      </w:r>
      <w:ins w:id="462" w:author="Connie Smart" w:date="2021-06-10T15:20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transfer </w:t>
        </w:r>
      </w:ins>
      <w:r w:rsidR="008A294B"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>recipient</w:t>
      </w:r>
      <w:ins w:id="463" w:author="Connie Smart" w:date="2021-06-10T15:20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or </w:t>
        </w:r>
      </w:ins>
      <w:del w:id="464" w:author="Connie Smart" w:date="2021-06-10T15:20:00Z">
        <w:r w:rsidR="001D6AA5" w:rsidRPr="00D87B7A" w:rsidDel="008209D7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. </w:delText>
        </w:r>
        <w:r w:rsidR="001D6AA5" w:rsidRPr="00D87B7A" w:rsidDel="008209D7">
          <w:rPr>
            <w:rFonts w:eastAsia="Times New Roman" w:cstheme="minorHAnsi"/>
            <w:color w:val="333333"/>
            <w:sz w:val="24"/>
            <w:szCs w:val="24"/>
            <w:lang w:eastAsia="en-CA"/>
          </w:rPr>
          <w:delText xml:space="preserve">Delegates cannot </w:delText>
        </w:r>
      </w:del>
      <w:r w:rsidR="001D6AA5" w:rsidRPr="00D87B7A">
        <w:rPr>
          <w:rFonts w:eastAsia="Times New Roman" w:cstheme="minorHAnsi"/>
          <w:color w:val="333333"/>
          <w:sz w:val="24"/>
          <w:szCs w:val="24"/>
          <w:lang w:eastAsia="en-CA"/>
        </w:rPr>
        <w:t>manage</w:t>
      </w:r>
      <w:ins w:id="465" w:author="Connie Smart" w:date="2021-06-10T15:20:00Z">
        <w:r>
          <w:rPr>
            <w:rFonts w:eastAsia="Times New Roman" w:cstheme="minorHAnsi"/>
            <w:color w:val="333333"/>
            <w:sz w:val="24"/>
            <w:szCs w:val="24"/>
            <w:lang w:eastAsia="en-CA"/>
          </w:rPr>
          <w:t>/</w:t>
        </w:r>
      </w:ins>
      <w:del w:id="466" w:author="Connie Smart" w:date="2021-06-10T15:20:00Z">
        <w:r w:rsidR="001D6AA5" w:rsidRPr="00D87B7A" w:rsidDel="008209D7">
          <w:rPr>
            <w:rFonts w:eastAsia="Times New Roman" w:cstheme="minorHAnsi"/>
            <w:color w:val="333333"/>
            <w:sz w:val="24"/>
            <w:szCs w:val="24"/>
            <w:lang w:eastAsia="en-CA"/>
          </w:rPr>
          <w:delText xml:space="preserve"> and do not </w:delText>
        </w:r>
      </w:del>
      <w:r w:rsidR="001D6AA5" w:rsidRPr="00D87B7A">
        <w:rPr>
          <w:rFonts w:eastAsia="Times New Roman" w:cstheme="minorHAnsi"/>
          <w:color w:val="333333"/>
          <w:sz w:val="24"/>
          <w:szCs w:val="24"/>
          <w:lang w:eastAsia="en-CA"/>
        </w:rPr>
        <w:t xml:space="preserve">maintain their own </w:t>
      </w:r>
      <w:r w:rsidR="008A294B" w:rsidRPr="00D87B7A">
        <w:rPr>
          <w:rFonts w:eastAsia="Times New Roman" w:cstheme="minorHAnsi"/>
          <w:color w:val="333333"/>
          <w:sz w:val="24"/>
          <w:szCs w:val="24"/>
          <w:lang w:eastAsia="en-CA"/>
        </w:rPr>
        <w:t>beneficiary list</w:t>
      </w:r>
      <w:ins w:id="467" w:author="Connie Smart" w:date="2021-06-10T15:20:00Z">
        <w:r>
          <w:rPr>
            <w:rFonts w:eastAsia="Times New Roman" w:cstheme="minorHAnsi"/>
            <w:color w:val="333333"/>
            <w:sz w:val="24"/>
            <w:szCs w:val="24"/>
            <w:lang w:eastAsia="en-CA"/>
          </w:rPr>
          <w:t>s</w:t>
        </w:r>
      </w:ins>
      <w:r w:rsidR="001D6AA5" w:rsidRPr="00D87B7A">
        <w:rPr>
          <w:rFonts w:eastAsia="Times New Roman" w:cstheme="minorHAnsi"/>
          <w:color w:val="333333"/>
          <w:sz w:val="24"/>
          <w:szCs w:val="24"/>
          <w:lang w:eastAsia="en-CA"/>
        </w:rPr>
        <w:t xml:space="preserve">. </w:t>
      </w:r>
      <w:ins w:id="468" w:author="Connie Smart" w:date="2021-06-10T15:20:00Z">
        <w:r>
          <w:rPr>
            <w:rFonts w:eastAsia="Times New Roman" w:cstheme="minorHAnsi"/>
            <w:color w:val="333333"/>
            <w:sz w:val="24"/>
            <w:szCs w:val="24"/>
            <w:lang w:eastAsia="en-CA"/>
          </w:rPr>
          <w:t xml:space="preserve">They only have access to </w:t>
        </w:r>
      </w:ins>
      <w:del w:id="469" w:author="Connie Smart" w:date="2021-06-10T15:20:00Z">
        <w:r w:rsidR="001D6AA5" w:rsidRPr="00D87B7A" w:rsidDel="008209D7">
          <w:rPr>
            <w:rFonts w:eastAsia="Times New Roman" w:cstheme="minorHAnsi"/>
            <w:color w:val="333333"/>
            <w:sz w:val="24"/>
            <w:szCs w:val="24"/>
            <w:lang w:eastAsia="en-CA"/>
          </w:rPr>
          <w:delText xml:space="preserve">Delegates have access only to </w:delText>
        </w:r>
      </w:del>
      <w:r w:rsidR="001D6AA5" w:rsidRPr="00D87B7A">
        <w:rPr>
          <w:rFonts w:eastAsia="Times New Roman" w:cstheme="minorHAnsi"/>
          <w:color w:val="333333"/>
          <w:sz w:val="24"/>
          <w:szCs w:val="24"/>
          <w:lang w:eastAsia="en-CA"/>
        </w:rPr>
        <w:t xml:space="preserve">the </w:t>
      </w:r>
      <w:r w:rsidR="008A294B" w:rsidRPr="00D87B7A">
        <w:rPr>
          <w:rFonts w:eastAsia="Times New Roman" w:cstheme="minorHAnsi"/>
          <w:color w:val="333333"/>
          <w:sz w:val="24"/>
          <w:szCs w:val="24"/>
          <w:lang w:eastAsia="en-CA"/>
        </w:rPr>
        <w:t xml:space="preserve">beneficiary </w:t>
      </w:r>
      <w:r w:rsidR="001D6AA5" w:rsidRPr="00D87B7A">
        <w:rPr>
          <w:rFonts w:eastAsia="Times New Roman" w:cstheme="minorHAnsi"/>
          <w:color w:val="333333"/>
          <w:sz w:val="24"/>
          <w:szCs w:val="24"/>
          <w:lang w:eastAsia="en-CA"/>
        </w:rPr>
        <w:t xml:space="preserve">list created and maintained by the account signer/business </w:t>
      </w:r>
      <w:r w:rsidR="00DF519F" w:rsidRPr="00D87B7A">
        <w:rPr>
          <w:rFonts w:eastAsia="Times New Roman" w:cstheme="minorHAnsi"/>
          <w:color w:val="333333"/>
          <w:sz w:val="24"/>
          <w:szCs w:val="24"/>
          <w:lang w:eastAsia="en-CA"/>
        </w:rPr>
        <w:t>user.</w:t>
      </w:r>
    </w:p>
    <w:p w14:paraId="66479E72" w14:textId="77777777" w:rsidR="008209D7" w:rsidRPr="00D87B7A" w:rsidRDefault="008209D7" w:rsidP="003553CE">
      <w:pPr>
        <w:rPr>
          <w:rFonts w:eastAsia="Times New Roman" w:cstheme="minorHAnsi"/>
          <w:color w:val="333333"/>
          <w:sz w:val="24"/>
          <w:szCs w:val="24"/>
          <w:lang w:eastAsia="en-CA"/>
        </w:rPr>
      </w:pPr>
    </w:p>
    <w:p w14:paraId="59A5E29B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6DAFE7C9" w14:textId="3E0ED248" w:rsidR="001D6AA5" w:rsidRPr="00D87B7A" w:rsidRDefault="001D6AA5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Can a delegate carry out a </w:t>
      </w:r>
      <w:r w:rsidR="00002668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fund transfer 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transaction</w:t>
      </w:r>
      <w:r w:rsidR="00002668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 on my behalf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?</w:t>
      </w:r>
    </w:p>
    <w:p w14:paraId="105BFD7D" w14:textId="47BC2080" w:rsidR="001D6AA5" w:rsidRPr="00D87B7A" w:rsidRDefault="001D6AA5" w:rsidP="007D7467">
      <w:pPr>
        <w:rPr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sz w:val="24"/>
          <w:szCs w:val="24"/>
          <w:bdr w:val="none" w:sz="0" w:space="0" w:color="auto" w:frame="1"/>
          <w:shd w:val="clear" w:color="auto" w:fill="FFFFFF"/>
        </w:rPr>
        <w:t>Yes,</w:t>
      </w:r>
      <w:r w:rsidR="00C33F0B" w:rsidRPr="00D87B7A">
        <w:rPr>
          <w:sz w:val="24"/>
          <w:szCs w:val="24"/>
          <w:bdr w:val="none" w:sz="0" w:space="0" w:color="auto" w:frame="1"/>
          <w:shd w:val="clear" w:color="auto" w:fill="FFFFFF"/>
        </w:rPr>
        <w:t xml:space="preserve"> a </w:t>
      </w:r>
      <w:r w:rsidRPr="00D87B7A">
        <w:rPr>
          <w:sz w:val="24"/>
          <w:szCs w:val="24"/>
          <w:bdr w:val="none" w:sz="0" w:space="0" w:color="auto" w:frame="1"/>
          <w:shd w:val="clear" w:color="auto" w:fill="FFFFFF"/>
        </w:rPr>
        <w:t xml:space="preserve">delegate with the appropriate permission can </w:t>
      </w:r>
      <w:del w:id="470" w:author="Connie Smart" w:date="2021-06-10T15:26:00Z">
        <w:r w:rsidRPr="00D87B7A" w:rsidDel="00DE6B48">
          <w:rPr>
            <w:sz w:val="24"/>
            <w:szCs w:val="24"/>
            <w:bdr w:val="none" w:sz="0" w:space="0" w:color="auto" w:frame="1"/>
            <w:shd w:val="clear" w:color="auto" w:fill="FFFFFF"/>
          </w:rPr>
          <w:delText xml:space="preserve">carry out </w:delText>
        </w:r>
      </w:del>
      <w:ins w:id="471" w:author="Connie Smart" w:date="2021-06-10T15:26:00Z">
        <w:r w:rsidR="00DE6B48">
          <w:rPr>
            <w:sz w:val="24"/>
            <w:szCs w:val="24"/>
            <w:bdr w:val="none" w:sz="0" w:space="0" w:color="auto" w:frame="1"/>
            <w:shd w:val="clear" w:color="auto" w:fill="FFFFFF"/>
          </w:rPr>
          <w:t>make a</w:t>
        </w:r>
      </w:ins>
      <w:ins w:id="472" w:author="Connie Smart" w:date="2021-06-10T15:21:00Z">
        <w:r w:rsidR="008209D7">
          <w:rPr>
            <w:sz w:val="24"/>
            <w:szCs w:val="24"/>
            <w:bdr w:val="none" w:sz="0" w:space="0" w:color="auto" w:frame="1"/>
            <w:shd w:val="clear" w:color="auto" w:fill="FFFFFF"/>
          </w:rPr>
          <w:t xml:space="preserve"> </w:t>
        </w:r>
      </w:ins>
      <w:r w:rsidR="00002668" w:rsidRPr="00D87B7A">
        <w:rPr>
          <w:sz w:val="24"/>
          <w:szCs w:val="24"/>
          <w:bdr w:val="none" w:sz="0" w:space="0" w:color="auto" w:frame="1"/>
          <w:shd w:val="clear" w:color="auto" w:fill="FFFFFF"/>
        </w:rPr>
        <w:t>fund transfer</w:t>
      </w:r>
      <w:r w:rsidRPr="00D87B7A">
        <w:rPr>
          <w:sz w:val="24"/>
          <w:szCs w:val="24"/>
          <w:bdr w:val="none" w:sz="0" w:space="0" w:color="auto" w:frame="1"/>
          <w:shd w:val="clear" w:color="auto" w:fill="FFFFFF"/>
        </w:rPr>
        <w:t xml:space="preserve">. However, the </w:t>
      </w:r>
      <w:ins w:id="473" w:author="Connie Smart" w:date="2021-06-10T15:21:00Z">
        <w:r w:rsidR="008209D7">
          <w:rPr>
            <w:sz w:val="24"/>
            <w:szCs w:val="24"/>
            <w:bdr w:val="none" w:sz="0" w:space="0" w:color="auto" w:frame="1"/>
            <w:shd w:val="clear" w:color="auto" w:fill="FFFFFF"/>
          </w:rPr>
          <w:t xml:space="preserve">approval of an account signer is needed </w:t>
        </w:r>
      </w:ins>
      <w:ins w:id="474" w:author="Connie Smart" w:date="2021-06-10T15:22:00Z">
        <w:r w:rsidR="008209D7">
          <w:rPr>
            <w:sz w:val="24"/>
            <w:szCs w:val="24"/>
            <w:bdr w:val="none" w:sz="0" w:space="0" w:color="auto" w:frame="1"/>
            <w:shd w:val="clear" w:color="auto" w:fill="FFFFFF"/>
          </w:rPr>
          <w:t xml:space="preserve">to complete the </w:t>
        </w:r>
      </w:ins>
      <w:r w:rsidRPr="00D87B7A">
        <w:rPr>
          <w:sz w:val="24"/>
          <w:szCs w:val="24"/>
          <w:bdr w:val="none" w:sz="0" w:space="0" w:color="auto" w:frame="1"/>
          <w:shd w:val="clear" w:color="auto" w:fill="FFFFFF"/>
        </w:rPr>
        <w:t>transaction</w:t>
      </w:r>
      <w:ins w:id="475" w:author="Connie Smart" w:date="2021-06-10T15:22:00Z">
        <w:r w:rsidR="008209D7">
          <w:rPr>
            <w:sz w:val="24"/>
            <w:szCs w:val="24"/>
            <w:bdr w:val="none" w:sz="0" w:space="0" w:color="auto" w:frame="1"/>
            <w:shd w:val="clear" w:color="auto" w:fill="FFFFFF"/>
          </w:rPr>
          <w:t>.</w:t>
        </w:r>
      </w:ins>
      <w:del w:id="476" w:author="Connie Smart" w:date="2021-06-10T15:22:00Z">
        <w:r w:rsidRPr="00D87B7A" w:rsidDel="008209D7">
          <w:rPr>
            <w:sz w:val="24"/>
            <w:szCs w:val="24"/>
            <w:bdr w:val="none" w:sz="0" w:space="0" w:color="auto" w:frame="1"/>
            <w:shd w:val="clear" w:color="auto" w:fill="FFFFFF"/>
          </w:rPr>
          <w:delText xml:space="preserve"> will require the approval of an account signer to complete the transaction.</w:delText>
        </w:r>
      </w:del>
    </w:p>
    <w:p w14:paraId="11EC315D" w14:textId="079E2209" w:rsidR="008209D7" w:rsidDel="008209D7" w:rsidRDefault="008209D7" w:rsidP="00D74E0F">
      <w:pPr>
        <w:rPr>
          <w:del w:id="477" w:author="Connie Smart" w:date="2021-06-10T15:22:00Z"/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72D3FC23" w14:textId="77777777" w:rsidR="008209D7" w:rsidRDefault="008209D7" w:rsidP="00D74E0F">
      <w:pPr>
        <w:rPr>
          <w:ins w:id="478" w:author="Connie Smart" w:date="2021-06-10T15:22:00Z"/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34185471" w14:textId="13CB2195" w:rsidR="001D6AA5" w:rsidRPr="00D87B7A" w:rsidRDefault="001D6AA5" w:rsidP="00D74E0F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Can I set up a future dated </w:t>
      </w:r>
      <w:r w:rsidR="00C33F0B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fund transfer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?</w:t>
      </w:r>
    </w:p>
    <w:p w14:paraId="246C3716" w14:textId="638EE908" w:rsidR="001D6AA5" w:rsidRDefault="00DE6B48" w:rsidP="003553CE">
      <w:pPr>
        <w:rPr>
          <w:ins w:id="479" w:author="Connie Smart" w:date="2021-06-10T15:28:00Z"/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ins w:id="480" w:author="Connie Smart" w:date="2021-06-10T15:28:00Z">
        <w:r w:rsidRPr="00D87B7A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Yes</w:t>
        </w:r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, simply </w:t>
        </w:r>
        <w:r w:rsidRPr="00D87B7A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indicate the date you want the</w:t>
        </w:r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transfer </w:t>
        </w:r>
        <w:r w:rsidRPr="00D87B7A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to </w:t>
        </w:r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be sent</w:t>
        </w:r>
        <w:r w:rsidRPr="00D87B7A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while setting up the </w:t>
        </w:r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transfer. </w:t>
        </w:r>
      </w:ins>
      <w:del w:id="481" w:author="Connie Smart" w:date="2021-06-10T15:28:00Z">
        <w:r w:rsidR="001D6AA5" w:rsidRPr="00D87B7A" w:rsidDel="00DE6B4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Yes, you can. You </w:delText>
        </w:r>
        <w:r w:rsidR="00C33F0B" w:rsidRPr="00D87B7A" w:rsidDel="00DE6B4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need to </w:delText>
        </w:r>
        <w:r w:rsidR="001D6AA5" w:rsidRPr="00D87B7A" w:rsidDel="00DE6B4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indicate the date </w:delText>
        </w:r>
        <w:r w:rsidR="00C33F0B" w:rsidRPr="00D87B7A" w:rsidDel="00DE6B4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in future that </w:delText>
        </w:r>
        <w:r w:rsidR="001D6AA5" w:rsidRPr="00D87B7A" w:rsidDel="00DE6B4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you want the </w:delText>
        </w:r>
        <w:r w:rsidR="00C33F0B" w:rsidRPr="00D87B7A" w:rsidDel="00DE6B4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transfer to</w:delText>
        </w:r>
        <w:r w:rsidR="001D6AA5" w:rsidRPr="00D87B7A" w:rsidDel="00DE6B4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 be sent while setting up the </w:delText>
        </w:r>
        <w:r w:rsidR="00C33F0B" w:rsidRPr="00D87B7A" w:rsidDel="00DE6B4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transfer. </w:delText>
        </w:r>
      </w:del>
      <w:r w:rsidR="00C33F0B"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>Future dated transfers can be seen within the Scheduled Transfers tab prior to the transfer dates.</w:t>
      </w:r>
      <w:ins w:id="482" w:author="Connie Smart" w:date="2021-06-10T15:27:00Z">
        <w:r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</w:t>
        </w:r>
      </w:ins>
    </w:p>
    <w:p w14:paraId="7C8EB1E4" w14:textId="25486CE3" w:rsidR="00D77357" w:rsidRDefault="00D77357" w:rsidP="003553CE">
      <w:pPr>
        <w:rPr>
          <w:ins w:id="483" w:author="Connie Smart" w:date="2021-06-10T15:28:00Z"/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07A652CF" w14:textId="77777777" w:rsidR="00D77357" w:rsidRPr="00D87B7A" w:rsidRDefault="00D77357" w:rsidP="00D77357">
      <w:pPr>
        <w:rPr>
          <w:moveTo w:id="484" w:author="Connie Smart" w:date="2021-06-10T15:28:00Z"/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moveToRangeStart w:id="485" w:author="Connie Smart" w:date="2021-06-10T15:28:00Z" w:name="move74231349"/>
      <w:moveTo w:id="486" w:author="Connie Smart" w:date="2021-06-10T15:28:00Z">
        <w:r w:rsidRPr="00D87B7A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>Q: Can I cancel a future dated transfer?</w:t>
        </w:r>
      </w:moveTo>
    </w:p>
    <w:p w14:paraId="12C371AB" w14:textId="7903249B" w:rsidR="00D77357" w:rsidRPr="00D87B7A" w:rsidRDefault="00D77357" w:rsidP="00D77357">
      <w:pPr>
        <w:rPr>
          <w:moveTo w:id="487" w:author="Connie Smart" w:date="2021-06-10T15:28:00Z"/>
          <w:rFonts w:eastAsia="Times New Roman" w:cstheme="minorHAnsi"/>
          <w:sz w:val="24"/>
          <w:szCs w:val="24"/>
          <w:lang w:eastAsia="en-CA"/>
        </w:rPr>
      </w:pPr>
      <w:moveTo w:id="488" w:author="Connie Smart" w:date="2021-06-10T15:28:00Z">
        <w:r w:rsidRPr="00D87B7A">
          <w:rPr>
            <w:rFonts w:eastAsia="Times New Roman" w:cstheme="minorHAnsi"/>
            <w:sz w:val="24"/>
            <w:szCs w:val="24"/>
            <w:lang w:eastAsia="en-CA"/>
          </w:rPr>
          <w:t xml:space="preserve">Yes, </w:t>
        </w:r>
        <w:del w:id="489" w:author="Connie Smart" w:date="2021-06-10T15:29:00Z">
          <w:r w:rsidRPr="00D87B7A" w:rsidDel="00D77357">
            <w:rPr>
              <w:rFonts w:eastAsia="Times New Roman" w:cstheme="minorHAnsi"/>
              <w:sz w:val="24"/>
              <w:szCs w:val="24"/>
              <w:lang w:eastAsia="en-CA"/>
            </w:rPr>
            <w:delText xml:space="preserve">you can. </w:delText>
          </w:r>
        </w:del>
      </w:moveTo>
      <w:ins w:id="490" w:author="Connie Smart" w:date="2021-06-10T15:29:00Z">
        <w:r>
          <w:rPr>
            <w:rFonts w:eastAsia="Times New Roman" w:cstheme="minorHAnsi"/>
            <w:sz w:val="24"/>
            <w:szCs w:val="24"/>
            <w:lang w:eastAsia="en-CA"/>
          </w:rPr>
          <w:t>y</w:t>
        </w:r>
      </w:ins>
      <w:moveTo w:id="491" w:author="Connie Smart" w:date="2021-06-10T15:28:00Z">
        <w:del w:id="492" w:author="Connie Smart" w:date="2021-06-10T15:29:00Z">
          <w:r w:rsidRPr="00D87B7A" w:rsidDel="00D77357">
            <w:rPr>
              <w:rFonts w:eastAsia="Times New Roman" w:cstheme="minorHAnsi"/>
              <w:sz w:val="24"/>
              <w:szCs w:val="24"/>
              <w:lang w:eastAsia="en-CA"/>
            </w:rPr>
            <w:delText>Y</w:delText>
          </w:r>
        </w:del>
        <w:r w:rsidRPr="00D87B7A">
          <w:rPr>
            <w:rFonts w:eastAsia="Times New Roman" w:cstheme="minorHAnsi"/>
            <w:sz w:val="24"/>
            <w:szCs w:val="24"/>
            <w:lang w:eastAsia="en-CA"/>
          </w:rPr>
          <w:t xml:space="preserve">ou have </w:t>
        </w:r>
      </w:moveTo>
      <w:ins w:id="493" w:author="Connie Smart" w:date="2021-06-10T15:29:00Z">
        <w:r>
          <w:rPr>
            <w:rFonts w:eastAsia="Times New Roman" w:cstheme="minorHAnsi"/>
            <w:sz w:val="24"/>
            <w:szCs w:val="24"/>
            <w:lang w:eastAsia="en-CA"/>
          </w:rPr>
          <w:t xml:space="preserve">until </w:t>
        </w:r>
      </w:ins>
      <w:moveTo w:id="494" w:author="Connie Smart" w:date="2021-06-10T15:28:00Z">
        <w:del w:id="495" w:author="Connie Smart" w:date="2021-06-10T15:29:00Z">
          <w:r w:rsidRPr="00D87B7A" w:rsidDel="00D77357">
            <w:rPr>
              <w:rFonts w:eastAsia="Times New Roman" w:cstheme="minorHAnsi"/>
              <w:sz w:val="24"/>
              <w:szCs w:val="24"/>
              <w:lang w:eastAsia="en-CA"/>
            </w:rPr>
            <w:delText xml:space="preserve">up till </w:delText>
          </w:r>
        </w:del>
        <w:r w:rsidRPr="00D87B7A">
          <w:rPr>
            <w:rFonts w:eastAsia="Times New Roman" w:cstheme="minorHAnsi"/>
            <w:sz w:val="24"/>
            <w:szCs w:val="24"/>
            <w:lang w:eastAsia="en-CA"/>
          </w:rPr>
          <w:t>the date preceding the transaction date to cancel it. Go to the Scheduled list to identify and cancel it.</w:t>
        </w:r>
      </w:moveTo>
    </w:p>
    <w:moveToRangeEnd w:id="485"/>
    <w:p w14:paraId="625209EC" w14:textId="550D67C9" w:rsidR="00DE6B48" w:rsidRPr="00D87B7A" w:rsidDel="00DE6B48" w:rsidRDefault="00DE6B48" w:rsidP="003553CE">
      <w:pPr>
        <w:rPr>
          <w:del w:id="496" w:author="Connie Smart" w:date="2021-06-10T15:28:00Z"/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4B6D54CB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668A1E22" w14:textId="3368DFB9" w:rsidR="001D6AA5" w:rsidRPr="00D87B7A" w:rsidRDefault="001D6AA5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Can I set up a recurring </w:t>
      </w:r>
      <w:del w:id="497" w:author="Connie Smart" w:date="2021-06-10T15:27:00Z">
        <w:r w:rsidRPr="00D87B7A" w:rsidDel="00DE6B4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>bill payment</w:delText>
        </w:r>
      </w:del>
      <w:ins w:id="498" w:author="Connie Smart" w:date="2021-06-10T15:27:00Z">
        <w:r w:rsidR="00DE6B4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>fund transfer</w:t>
        </w:r>
      </w:ins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?</w:t>
      </w:r>
    </w:p>
    <w:p w14:paraId="74FDCDCC" w14:textId="0B256CAC" w:rsidR="00D77357" w:rsidRPr="00D87B7A" w:rsidRDefault="001D6AA5" w:rsidP="00D77357">
      <w:pPr>
        <w:rPr>
          <w:ins w:id="499" w:author="Connie Smart" w:date="2021-06-10T15:30:00Z"/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del w:id="500" w:author="Connie Smart" w:date="2021-06-10T15:30:00Z">
        <w:r w:rsidRPr="00D87B7A" w:rsidDel="00D77357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Yes, you can. You are required to setup the number of </w:delText>
        </w:r>
        <w:r w:rsidR="00C33F0B" w:rsidRPr="00D87B7A" w:rsidDel="00D77357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oc</w:delText>
        </w:r>
        <w:r w:rsidRPr="00D87B7A" w:rsidDel="00D77357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currence, frequency, date of recurrence and/or end date when setting up the </w:delText>
        </w:r>
        <w:r w:rsidR="00C33F0B" w:rsidRPr="00D87B7A" w:rsidDel="00D77357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transfer.</w:delText>
        </w:r>
      </w:del>
      <w:ins w:id="501" w:author="Connie Smart" w:date="2021-06-10T15:30:00Z">
        <w:r w:rsidR="00D77357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Yes. When you set up a transfer, you will be asked to enter</w:t>
        </w:r>
        <w:r w:rsidR="00D77357" w:rsidRPr="00D87B7A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the number of recurrence</w:t>
        </w:r>
        <w:r w:rsidR="00D77357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s</w:t>
        </w:r>
        <w:r w:rsidR="00D77357" w:rsidRPr="00D87B7A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, frequency, date of recurrence and/or end date.  </w:t>
        </w:r>
      </w:ins>
    </w:p>
    <w:p w14:paraId="5BB2E1B5" w14:textId="6E0697F2" w:rsidR="001D6AA5" w:rsidRPr="00D87B7A" w:rsidRDefault="001D6AA5" w:rsidP="003553CE">
      <w:pPr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  </w:t>
      </w:r>
    </w:p>
    <w:p w14:paraId="038F5EAD" w14:textId="33A606DF" w:rsidR="00D74E0F" w:rsidDel="00D77357" w:rsidRDefault="00D74E0F" w:rsidP="003553CE">
      <w:pPr>
        <w:rPr>
          <w:del w:id="502" w:author="Connie Smart" w:date="2021-06-10T15:29:00Z"/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7889B10C" w14:textId="7A44F39C" w:rsidR="001D6AA5" w:rsidRPr="00D87B7A" w:rsidDel="00D77357" w:rsidRDefault="001D6AA5" w:rsidP="003553CE">
      <w:pPr>
        <w:rPr>
          <w:moveFrom w:id="503" w:author="Connie Smart" w:date="2021-06-10T15:28:00Z"/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moveFromRangeStart w:id="504" w:author="Connie Smart" w:date="2021-06-10T15:28:00Z" w:name="move74231349"/>
      <w:moveFrom w:id="505" w:author="Connie Smart" w:date="2021-06-10T15:28:00Z">
        <w:r w:rsidRPr="00D87B7A" w:rsidDel="00D77357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>Q: Can I cancel a future dated</w:t>
        </w:r>
        <w:r w:rsidR="00685749" w:rsidRPr="00D87B7A" w:rsidDel="00D77357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 </w:t>
        </w:r>
        <w:r w:rsidR="00DF519F" w:rsidRPr="00D87B7A" w:rsidDel="00D77357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>transfer?</w:t>
        </w:r>
      </w:moveFrom>
    </w:p>
    <w:p w14:paraId="555A0076" w14:textId="3F92243C" w:rsidR="001D6AA5" w:rsidRPr="00D87B7A" w:rsidDel="00D77357" w:rsidRDefault="001D6AA5" w:rsidP="003553CE">
      <w:pPr>
        <w:rPr>
          <w:moveFrom w:id="506" w:author="Connie Smart" w:date="2021-06-10T15:28:00Z"/>
          <w:rFonts w:eastAsia="Times New Roman" w:cstheme="minorHAnsi"/>
          <w:sz w:val="24"/>
          <w:szCs w:val="24"/>
          <w:lang w:eastAsia="en-CA"/>
        </w:rPr>
      </w:pPr>
      <w:moveFrom w:id="507" w:author="Connie Smart" w:date="2021-06-10T15:28:00Z">
        <w:r w:rsidRPr="00D87B7A" w:rsidDel="00D77357">
          <w:rPr>
            <w:rFonts w:eastAsia="Times New Roman" w:cstheme="minorHAnsi"/>
            <w:sz w:val="24"/>
            <w:szCs w:val="24"/>
            <w:lang w:eastAsia="en-CA"/>
          </w:rPr>
          <w:t xml:space="preserve">Yes, you can. </w:t>
        </w:r>
        <w:r w:rsidR="00C33F0B" w:rsidRPr="00D87B7A" w:rsidDel="00D77357">
          <w:rPr>
            <w:rFonts w:eastAsia="Times New Roman" w:cstheme="minorHAnsi"/>
            <w:sz w:val="24"/>
            <w:szCs w:val="24"/>
            <w:lang w:eastAsia="en-CA"/>
          </w:rPr>
          <w:t xml:space="preserve">You have up till the date preceding the transaction date to cancel it. </w:t>
        </w:r>
        <w:r w:rsidRPr="00D87B7A" w:rsidDel="00D77357">
          <w:rPr>
            <w:rFonts w:eastAsia="Times New Roman" w:cstheme="minorHAnsi"/>
            <w:sz w:val="24"/>
            <w:szCs w:val="24"/>
            <w:lang w:eastAsia="en-CA"/>
          </w:rPr>
          <w:t xml:space="preserve">Go to </w:t>
        </w:r>
        <w:r w:rsidR="00DF519F" w:rsidRPr="00D87B7A" w:rsidDel="00D77357">
          <w:rPr>
            <w:rFonts w:eastAsia="Times New Roman" w:cstheme="minorHAnsi"/>
            <w:sz w:val="24"/>
            <w:szCs w:val="24"/>
            <w:lang w:eastAsia="en-CA"/>
          </w:rPr>
          <w:t>the Scheduled</w:t>
        </w:r>
        <w:r w:rsidRPr="00D87B7A" w:rsidDel="00D77357">
          <w:rPr>
            <w:rFonts w:eastAsia="Times New Roman" w:cstheme="minorHAnsi"/>
            <w:sz w:val="24"/>
            <w:szCs w:val="24"/>
            <w:lang w:eastAsia="en-CA"/>
          </w:rPr>
          <w:t xml:space="preserve"> </w:t>
        </w:r>
        <w:r w:rsidR="002B32A6" w:rsidRPr="00D87B7A" w:rsidDel="00D77357">
          <w:rPr>
            <w:rFonts w:eastAsia="Times New Roman" w:cstheme="minorHAnsi"/>
            <w:sz w:val="24"/>
            <w:szCs w:val="24"/>
            <w:lang w:eastAsia="en-CA"/>
          </w:rPr>
          <w:t>list</w:t>
        </w:r>
        <w:r w:rsidR="00C33F0B" w:rsidRPr="00D87B7A" w:rsidDel="00D77357">
          <w:rPr>
            <w:rFonts w:eastAsia="Times New Roman" w:cstheme="minorHAnsi"/>
            <w:sz w:val="24"/>
            <w:szCs w:val="24"/>
            <w:lang w:eastAsia="en-CA"/>
          </w:rPr>
          <w:t xml:space="preserve"> </w:t>
        </w:r>
        <w:r w:rsidRPr="00D87B7A" w:rsidDel="00D77357">
          <w:rPr>
            <w:rFonts w:eastAsia="Times New Roman" w:cstheme="minorHAnsi"/>
            <w:sz w:val="24"/>
            <w:szCs w:val="24"/>
            <w:lang w:eastAsia="en-CA"/>
          </w:rPr>
          <w:t>to identify and cancel it.</w:t>
        </w:r>
      </w:moveFrom>
    </w:p>
    <w:moveFromRangeEnd w:id="504"/>
    <w:p w14:paraId="77B32886" w14:textId="6AD798A6" w:rsidR="00D74E0F" w:rsidDel="00D77357" w:rsidRDefault="00D74E0F" w:rsidP="003553CE">
      <w:pPr>
        <w:rPr>
          <w:del w:id="508" w:author="Connie Smart" w:date="2021-06-10T15:30:00Z"/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4A6CCBAD" w14:textId="2E2FB803" w:rsidR="00C33F0B" w:rsidRPr="00D87B7A" w:rsidRDefault="00C33F0B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Q: Can</w:t>
      </w:r>
      <w:r w:rsidR="00BC4F21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I cancel a recurr</w:t>
      </w:r>
      <w:r w:rsidR="00685749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ing transfer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?</w:t>
      </w:r>
    </w:p>
    <w:p w14:paraId="0314A78F" w14:textId="254F3717" w:rsidR="00C33F0B" w:rsidRPr="00D87B7A" w:rsidRDefault="00570316" w:rsidP="003553CE">
      <w:pPr>
        <w:rPr>
          <w:rFonts w:cstheme="minorHAnsi"/>
          <w:sz w:val="24"/>
          <w:szCs w:val="24"/>
        </w:rPr>
      </w:pPr>
      <w:ins w:id="509" w:author="Connie Smart" w:date="2021-06-10T15:31:00Z">
        <w:r w:rsidRPr="00D87B7A">
          <w:rPr>
            <w:rFonts w:eastAsia="Times New Roman" w:cstheme="minorHAnsi"/>
            <w:sz w:val="24"/>
            <w:szCs w:val="24"/>
            <w:lang w:eastAsia="en-CA"/>
          </w:rPr>
          <w:t xml:space="preserve">Yes, </w:t>
        </w:r>
        <w:r>
          <w:rPr>
            <w:rFonts w:eastAsia="Times New Roman" w:cstheme="minorHAnsi"/>
            <w:sz w:val="24"/>
            <w:szCs w:val="24"/>
            <w:lang w:eastAsia="en-CA"/>
          </w:rPr>
          <w:t>y</w:t>
        </w:r>
        <w:r w:rsidRPr="00D87B7A">
          <w:rPr>
            <w:rFonts w:eastAsia="Times New Roman" w:cstheme="minorHAnsi"/>
            <w:sz w:val="24"/>
            <w:szCs w:val="24"/>
            <w:lang w:eastAsia="en-CA"/>
          </w:rPr>
          <w:t xml:space="preserve">ou have </w:t>
        </w:r>
        <w:r>
          <w:rPr>
            <w:rFonts w:eastAsia="Times New Roman" w:cstheme="minorHAnsi"/>
            <w:sz w:val="24"/>
            <w:szCs w:val="24"/>
            <w:lang w:eastAsia="en-CA"/>
          </w:rPr>
          <w:t xml:space="preserve">until </w:t>
        </w:r>
        <w:r w:rsidRPr="00D87B7A">
          <w:rPr>
            <w:rFonts w:eastAsia="Times New Roman" w:cstheme="minorHAnsi"/>
            <w:sz w:val="24"/>
            <w:szCs w:val="24"/>
            <w:lang w:eastAsia="en-CA"/>
          </w:rPr>
          <w:t>the date preceding the transaction date to cancel it. Go to the Scheduled list to identify and cancel it</w:t>
        </w:r>
        <w:r>
          <w:rPr>
            <w:rFonts w:eastAsia="Times New Roman" w:cstheme="minorHAnsi"/>
            <w:sz w:val="24"/>
            <w:szCs w:val="24"/>
            <w:lang w:eastAsia="en-CA"/>
          </w:rPr>
          <w:t>. T</w:t>
        </w:r>
      </w:ins>
      <w:del w:id="510" w:author="Connie Smart" w:date="2021-06-10T15:31:00Z">
        <w:r w:rsidR="00C33F0B" w:rsidRPr="00D87B7A" w:rsidDel="00570316">
          <w:rPr>
            <w:rFonts w:eastAsia="Times New Roman" w:cstheme="minorHAnsi"/>
            <w:sz w:val="24"/>
            <w:szCs w:val="24"/>
            <w:lang w:eastAsia="en-CA"/>
          </w:rPr>
          <w:delText>Yes, y</w:delText>
        </w:r>
      </w:del>
      <w:del w:id="511" w:author="Connie Smart" w:date="2021-06-10T15:30:00Z">
        <w:r w:rsidR="00C33F0B" w:rsidRPr="00D87B7A" w:rsidDel="00570316">
          <w:rPr>
            <w:rFonts w:eastAsia="Times New Roman" w:cstheme="minorHAnsi"/>
            <w:sz w:val="24"/>
            <w:szCs w:val="24"/>
            <w:lang w:eastAsia="en-CA"/>
          </w:rPr>
          <w:delText>ou can. Y</w:delText>
        </w:r>
      </w:del>
      <w:del w:id="512" w:author="Connie Smart" w:date="2021-06-10T15:31:00Z">
        <w:r w:rsidR="00C33F0B" w:rsidRPr="00D87B7A" w:rsidDel="00570316">
          <w:rPr>
            <w:rFonts w:eastAsia="Times New Roman" w:cstheme="minorHAnsi"/>
            <w:sz w:val="24"/>
            <w:szCs w:val="24"/>
            <w:lang w:eastAsia="en-CA"/>
          </w:rPr>
          <w:delText xml:space="preserve">ou have up till the date preceding the transaction date to cancel it. Go to the of </w:delText>
        </w:r>
        <w:r w:rsidR="00F16722" w:rsidRPr="00D87B7A" w:rsidDel="00570316">
          <w:rPr>
            <w:rFonts w:cstheme="minorHAnsi"/>
            <w:sz w:val="24"/>
            <w:szCs w:val="24"/>
          </w:rPr>
          <w:delText xml:space="preserve">Scheduled list </w:delText>
        </w:r>
        <w:r w:rsidR="00C33F0B" w:rsidRPr="00D87B7A" w:rsidDel="00570316">
          <w:rPr>
            <w:rFonts w:eastAsia="Times New Roman" w:cstheme="minorHAnsi"/>
            <w:sz w:val="24"/>
            <w:szCs w:val="24"/>
            <w:lang w:eastAsia="en-CA"/>
          </w:rPr>
          <w:delText>to identify and cancel</w:delText>
        </w:r>
        <w:r w:rsidR="00F16722" w:rsidRPr="00D87B7A" w:rsidDel="00570316">
          <w:rPr>
            <w:rFonts w:cstheme="minorHAnsi"/>
            <w:sz w:val="24"/>
            <w:szCs w:val="24"/>
          </w:rPr>
          <w:delText>. T</w:delText>
        </w:r>
      </w:del>
      <w:r w:rsidR="00F16722" w:rsidRPr="00D87B7A">
        <w:rPr>
          <w:rFonts w:cstheme="minorHAnsi"/>
          <w:sz w:val="24"/>
          <w:szCs w:val="24"/>
        </w:rPr>
        <w:t>he entire series</w:t>
      </w:r>
      <w:r w:rsidR="0093597C" w:rsidRPr="00D87B7A">
        <w:rPr>
          <w:rFonts w:cstheme="minorHAnsi"/>
          <w:sz w:val="24"/>
          <w:szCs w:val="24"/>
        </w:rPr>
        <w:t xml:space="preserve"> of </w:t>
      </w:r>
      <w:r w:rsidR="007E7F93" w:rsidRPr="00D87B7A">
        <w:rPr>
          <w:rFonts w:cstheme="minorHAnsi"/>
          <w:sz w:val="24"/>
          <w:szCs w:val="24"/>
        </w:rPr>
        <w:t>transfer</w:t>
      </w:r>
      <w:ins w:id="513" w:author="Connie Smart" w:date="2021-06-10T15:31:00Z">
        <w:r w:rsidR="00655082">
          <w:rPr>
            <w:rFonts w:cstheme="minorHAnsi"/>
            <w:sz w:val="24"/>
            <w:szCs w:val="24"/>
          </w:rPr>
          <w:t>s</w:t>
        </w:r>
      </w:ins>
      <w:del w:id="514" w:author="Connie Smart" w:date="2021-06-10T15:32:00Z">
        <w:r w:rsidR="007E7F93" w:rsidRPr="00D87B7A" w:rsidDel="0033288C">
          <w:rPr>
            <w:rFonts w:cstheme="minorHAnsi"/>
            <w:sz w:val="24"/>
            <w:szCs w:val="24"/>
          </w:rPr>
          <w:delText xml:space="preserve"> is</w:delText>
        </w:r>
        <w:r w:rsidR="00F16722" w:rsidRPr="00D87B7A" w:rsidDel="0033288C">
          <w:rPr>
            <w:rFonts w:cstheme="minorHAnsi"/>
            <w:sz w:val="24"/>
            <w:szCs w:val="24"/>
          </w:rPr>
          <w:delText xml:space="preserve"> then</w:delText>
        </w:r>
      </w:del>
      <w:ins w:id="515" w:author="Connie Smart" w:date="2021-06-10T15:32:00Z">
        <w:r w:rsidR="0033288C">
          <w:rPr>
            <w:rFonts w:cstheme="minorHAnsi"/>
            <w:sz w:val="24"/>
            <w:szCs w:val="24"/>
          </w:rPr>
          <w:t xml:space="preserve"> will be</w:t>
        </w:r>
      </w:ins>
      <w:r w:rsidR="00F16722" w:rsidRPr="00D87B7A">
        <w:rPr>
          <w:rFonts w:cstheme="minorHAnsi"/>
          <w:sz w:val="24"/>
          <w:szCs w:val="24"/>
        </w:rPr>
        <w:t xml:space="preserve"> deleted from the </w:t>
      </w:r>
      <w:r w:rsidR="00DF519F" w:rsidRPr="00D87B7A">
        <w:rPr>
          <w:rFonts w:cstheme="minorHAnsi"/>
          <w:sz w:val="24"/>
          <w:szCs w:val="24"/>
        </w:rPr>
        <w:t>Scheduled</w:t>
      </w:r>
      <w:r w:rsidR="00F16722" w:rsidRPr="00D87B7A">
        <w:rPr>
          <w:rFonts w:cstheme="minorHAnsi"/>
          <w:sz w:val="24"/>
          <w:szCs w:val="24"/>
        </w:rPr>
        <w:t xml:space="preserve"> list.</w:t>
      </w:r>
    </w:p>
    <w:p w14:paraId="74861CA4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3D5B8B2B" w14:textId="2F2689ED" w:rsidR="007E7F93" w:rsidRPr="00D87B7A" w:rsidRDefault="007E7F93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Q: Can I cancel</w:t>
      </w:r>
      <w:r w:rsidR="00DF519F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/delete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 a single occurrence in a recurring transfer?</w:t>
      </w:r>
    </w:p>
    <w:p w14:paraId="7C95BA9A" w14:textId="77017218" w:rsidR="007E7F93" w:rsidRPr="00D87B7A" w:rsidRDefault="007E7F93" w:rsidP="003553CE">
      <w:pPr>
        <w:rPr>
          <w:rFonts w:cstheme="minorHAnsi"/>
          <w:sz w:val="24"/>
          <w:szCs w:val="24"/>
        </w:rPr>
      </w:pPr>
      <w:r w:rsidRPr="00D87B7A">
        <w:rPr>
          <w:rFonts w:cstheme="minorHAnsi"/>
          <w:sz w:val="24"/>
          <w:szCs w:val="24"/>
        </w:rPr>
        <w:t>No, y</w:t>
      </w:r>
      <w:ins w:id="516" w:author="Connie Smart" w:date="2021-06-10T15:32:00Z">
        <w:r w:rsidR="00FA246F">
          <w:rPr>
            <w:rFonts w:cstheme="minorHAnsi"/>
            <w:sz w:val="24"/>
            <w:szCs w:val="24"/>
          </w:rPr>
          <w:t xml:space="preserve">ou </w:t>
        </w:r>
      </w:ins>
      <w:del w:id="517" w:author="Connie Smart" w:date="2021-06-10T15:32:00Z">
        <w:r w:rsidRPr="00D87B7A" w:rsidDel="00FA246F">
          <w:rPr>
            <w:rFonts w:cstheme="minorHAnsi"/>
            <w:sz w:val="24"/>
            <w:szCs w:val="24"/>
          </w:rPr>
          <w:delText>ou cannot.</w:delText>
        </w:r>
        <w:r w:rsidR="00096B4A" w:rsidRPr="00D87B7A" w:rsidDel="00FA246F">
          <w:rPr>
            <w:rFonts w:cstheme="minorHAnsi"/>
            <w:sz w:val="24"/>
            <w:szCs w:val="24"/>
          </w:rPr>
          <w:delText xml:space="preserve"> You </w:delText>
        </w:r>
      </w:del>
      <w:r w:rsidR="00096B4A" w:rsidRPr="00D87B7A">
        <w:rPr>
          <w:rFonts w:cstheme="minorHAnsi"/>
          <w:sz w:val="24"/>
          <w:szCs w:val="24"/>
        </w:rPr>
        <w:t xml:space="preserve">can only </w:t>
      </w:r>
      <w:r w:rsidR="00DF519F" w:rsidRPr="00D87B7A">
        <w:rPr>
          <w:rFonts w:cstheme="minorHAnsi"/>
          <w:sz w:val="24"/>
          <w:szCs w:val="24"/>
        </w:rPr>
        <w:t>cancel</w:t>
      </w:r>
      <w:r w:rsidR="00096B4A" w:rsidRPr="00D87B7A">
        <w:rPr>
          <w:rFonts w:cstheme="minorHAnsi"/>
          <w:sz w:val="24"/>
          <w:szCs w:val="24"/>
        </w:rPr>
        <w:t>/delete the complete scheduled series of transfer</w:t>
      </w:r>
      <w:ins w:id="518" w:author="Connie Smart" w:date="2021-06-10T15:32:00Z">
        <w:r w:rsidR="00FA246F">
          <w:rPr>
            <w:rFonts w:cstheme="minorHAnsi"/>
            <w:sz w:val="24"/>
            <w:szCs w:val="24"/>
          </w:rPr>
          <w:t>s</w:t>
        </w:r>
      </w:ins>
      <w:r w:rsidR="00096B4A" w:rsidRPr="00D87B7A">
        <w:rPr>
          <w:rFonts w:cstheme="minorHAnsi"/>
          <w:sz w:val="24"/>
          <w:szCs w:val="24"/>
        </w:rPr>
        <w:t>.</w:t>
      </w:r>
    </w:p>
    <w:p w14:paraId="6CE66CA5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0F43509B" w14:textId="5805ADB9" w:rsidR="00DF519F" w:rsidRPr="00D87B7A" w:rsidRDefault="00DF519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Can </w:t>
      </w:r>
      <w:r w:rsidR="00BC4F21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I modify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 a scheduled transfer?</w:t>
      </w:r>
    </w:p>
    <w:p w14:paraId="38692E4E" w14:textId="29CF9139" w:rsidR="00096B4A" w:rsidRPr="00D87B7A" w:rsidRDefault="00FA246F" w:rsidP="003553CE">
      <w:pPr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</w:pPr>
      <w:ins w:id="519" w:author="Connie Smart" w:date="2021-06-10T15:32:00Z">
        <w:r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 xml:space="preserve">No, </w:t>
        </w:r>
      </w:ins>
      <w:ins w:id="520" w:author="Connie Smart" w:date="2021-06-10T15:33:00Z">
        <w:r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 xml:space="preserve">if </w:t>
        </w:r>
      </w:ins>
      <w:ins w:id="521" w:author="Connie Smart" w:date="2021-06-10T15:32:00Z">
        <w:r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 xml:space="preserve">you </w:t>
        </w:r>
      </w:ins>
      <w:del w:id="522" w:author="Connie Smart" w:date="2021-06-10T15:32:00Z">
        <w:r w:rsidR="00DF519F" w:rsidRPr="00D87B7A" w:rsidDel="00FA246F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 xml:space="preserve">You cannot modify a scheduled transfer. If there is </w:delText>
        </w:r>
      </w:del>
      <w:r w:rsidR="00DF519F"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>a need to make a change</w:t>
      </w:r>
      <w:ins w:id="523" w:author="Connie Smart" w:date="2021-06-10T15:33:00Z">
        <w:r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 xml:space="preserve"> </w:t>
        </w:r>
      </w:ins>
      <w:del w:id="524" w:author="Connie Smart" w:date="2021-06-10T15:33:00Z">
        <w:r w:rsidR="00DF519F" w:rsidRPr="00D87B7A" w:rsidDel="00FA246F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 xml:space="preserve">, </w:delText>
        </w:r>
      </w:del>
      <w:r w:rsidR="00DF519F"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>you</w:t>
      </w:r>
      <w:ins w:id="525" w:author="Connie Smart" w:date="2021-06-10T15:33:00Z">
        <w:r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>’ll</w:t>
        </w:r>
      </w:ins>
      <w:r w:rsidR="00DF519F"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ins w:id="526" w:author="Connie Smart" w:date="2021-06-10T15:33:00Z">
        <w:r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 xml:space="preserve">have </w:t>
        </w:r>
      </w:ins>
      <w:del w:id="527" w:author="Connie Smart" w:date="2021-06-10T15:33:00Z">
        <w:r w:rsidR="00DF519F" w:rsidRPr="00D87B7A" w:rsidDel="00FA246F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 xml:space="preserve">need </w:delText>
        </w:r>
      </w:del>
      <w:r w:rsidR="00DF519F"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>to delete the scheduled transfer and set up a new one.</w:t>
      </w:r>
    </w:p>
    <w:p w14:paraId="3FAB8D92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7B786B74" w14:textId="5EE2D8FF" w:rsidR="00541653" w:rsidRPr="00D87B7A" w:rsidRDefault="00541653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Q: What is the repeat function used for?</w:t>
      </w:r>
    </w:p>
    <w:p w14:paraId="63FFE64D" w14:textId="69049EB7" w:rsidR="00541653" w:rsidRDefault="00D21EBB" w:rsidP="003553CE">
      <w:pPr>
        <w:rPr>
          <w:ins w:id="528" w:author="Connie Smart" w:date="2021-06-10T15:46:00Z"/>
          <w:rFonts w:cstheme="minorHAnsi"/>
          <w:sz w:val="24"/>
          <w:szCs w:val="24"/>
          <w:bdr w:val="none" w:sz="0" w:space="0" w:color="auto" w:frame="1"/>
          <w:shd w:val="clear" w:color="auto" w:fill="FFFFFF"/>
        </w:rPr>
      </w:pPr>
      <w:ins w:id="529" w:author="Connie Smart" w:date="2021-06-10T15:44:00Z">
        <w:r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>This function</w:t>
        </w:r>
      </w:ins>
      <w:del w:id="530" w:author="Connie Smart" w:date="2021-06-10T15:44:00Z">
        <w:r w:rsidR="00541653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>It</w:delText>
        </w:r>
      </w:del>
      <w:r w:rsidR="00541653"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 xml:space="preserve"> pre-fills </w:t>
      </w:r>
      <w:ins w:id="531" w:author="Connie Smart" w:date="2021-06-10T15:45:00Z">
        <w:r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 xml:space="preserve">fields in the </w:t>
        </w:r>
      </w:ins>
      <w:del w:id="532" w:author="Connie Smart" w:date="2021-06-10T15:45:00Z">
        <w:r w:rsidR="00541653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 xml:space="preserve">the field in a </w:delText>
        </w:r>
      </w:del>
      <w:r w:rsidR="00541653"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 xml:space="preserve">transfer form with the details of the previously completed transfer. </w:t>
      </w:r>
      <w:del w:id="533" w:author="Connie Smart" w:date="2021-06-10T15:45:00Z">
        <w:r w:rsidR="00541653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 xml:space="preserve">   </w:delText>
        </w:r>
      </w:del>
      <w:r w:rsidR="00541653"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 xml:space="preserve">The </w:t>
      </w:r>
      <w:r w:rsidR="00D74E0F" w:rsidRPr="00D21EBB">
        <w:rPr>
          <w:rFonts w:cstheme="minorHAnsi"/>
          <w:i/>
          <w:iCs/>
          <w:sz w:val="24"/>
          <w:szCs w:val="24"/>
          <w:bdr w:val="none" w:sz="0" w:space="0" w:color="auto" w:frame="1"/>
          <w:shd w:val="clear" w:color="auto" w:fill="FFFFFF"/>
          <w:rPrChange w:id="534" w:author="Connie Smart" w:date="2021-06-10T15:45:00Z">
            <w:rPr>
              <w:rFonts w:cstheme="minorHAnsi"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>From Account</w:t>
      </w:r>
      <w:r w:rsidR="00D74E0F"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 xml:space="preserve">, </w:t>
      </w:r>
      <w:r w:rsidR="00D74E0F" w:rsidRPr="00D21EBB">
        <w:rPr>
          <w:rFonts w:cstheme="minorHAnsi"/>
          <w:i/>
          <w:iCs/>
          <w:sz w:val="24"/>
          <w:szCs w:val="24"/>
          <w:bdr w:val="none" w:sz="0" w:space="0" w:color="auto" w:frame="1"/>
          <w:shd w:val="clear" w:color="auto" w:fill="FFFFFF"/>
          <w:rPrChange w:id="535" w:author="Connie Smart" w:date="2021-06-10T15:45:00Z">
            <w:rPr>
              <w:rFonts w:cstheme="minorHAnsi"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>To</w:t>
      </w:r>
      <w:r w:rsidR="00541653" w:rsidRPr="00D21EBB">
        <w:rPr>
          <w:rFonts w:cstheme="minorHAnsi"/>
          <w:i/>
          <w:iCs/>
          <w:sz w:val="24"/>
          <w:szCs w:val="24"/>
          <w:bdr w:val="none" w:sz="0" w:space="0" w:color="auto" w:frame="1"/>
          <w:shd w:val="clear" w:color="auto" w:fill="FFFFFF"/>
          <w:rPrChange w:id="536" w:author="Connie Smart" w:date="2021-06-10T15:45:00Z">
            <w:rPr>
              <w:rFonts w:cstheme="minorHAnsi"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 xml:space="preserve"> Account</w:t>
      </w:r>
      <w:ins w:id="537" w:author="Connie Smart" w:date="2021-06-10T15:47:00Z">
        <w:r>
          <w:rPr>
            <w:rFonts w:cstheme="minorHAnsi"/>
            <w:i/>
            <w:iCs/>
            <w:sz w:val="24"/>
            <w:szCs w:val="24"/>
            <w:bdr w:val="none" w:sz="0" w:space="0" w:color="auto" w:frame="1"/>
            <w:shd w:val="clear" w:color="auto" w:fill="FFFFFF"/>
          </w:rPr>
          <w:t>,</w:t>
        </w:r>
      </w:ins>
      <w:r w:rsidR="00541653"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 xml:space="preserve"> and </w:t>
      </w:r>
      <w:r w:rsidR="00541653" w:rsidRPr="00D21EBB">
        <w:rPr>
          <w:rFonts w:cstheme="minorHAnsi"/>
          <w:i/>
          <w:iCs/>
          <w:sz w:val="24"/>
          <w:szCs w:val="24"/>
          <w:bdr w:val="none" w:sz="0" w:space="0" w:color="auto" w:frame="1"/>
          <w:shd w:val="clear" w:color="auto" w:fill="FFFFFF"/>
          <w:rPrChange w:id="538" w:author="Connie Smart" w:date="2021-06-10T15:45:00Z">
            <w:rPr>
              <w:rFonts w:cstheme="minorHAnsi"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>Transfer Amount</w:t>
      </w:r>
      <w:r w:rsidR="00541653"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 xml:space="preserve"> will be pre-filled</w:t>
      </w:r>
      <w:ins w:id="539" w:author="Connie Smart" w:date="2021-06-10T15:47:00Z">
        <w:r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>. T</w:t>
        </w:r>
      </w:ins>
      <w:ins w:id="540" w:author="Connie Smart" w:date="2021-06-10T15:46:00Z">
        <w:r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 xml:space="preserve">he </w:t>
        </w:r>
      </w:ins>
      <w:del w:id="541" w:author="Connie Smart" w:date="2021-06-10T15:46:00Z">
        <w:r w:rsidR="00D74E0F" w:rsidRPr="00D21EBB" w:rsidDel="00D21EBB">
          <w:rPr>
            <w:rFonts w:cstheme="minorHAnsi"/>
            <w:i/>
            <w:iCs/>
            <w:sz w:val="24"/>
            <w:szCs w:val="24"/>
            <w:bdr w:val="none" w:sz="0" w:space="0" w:color="auto" w:frame="1"/>
            <w:shd w:val="clear" w:color="auto" w:fill="FFFFFF"/>
            <w:rPrChange w:id="542" w:author="Connie Smart" w:date="2021-06-10T15:46:00Z">
              <w:rPr>
                <w:rFonts w:cstheme="minorHAnsi"/>
                <w:sz w:val="24"/>
                <w:szCs w:val="24"/>
                <w:bdr w:val="none" w:sz="0" w:space="0" w:color="auto" w:frame="1"/>
                <w:shd w:val="clear" w:color="auto" w:fill="FFFFFF"/>
              </w:rPr>
            </w:rPrChange>
          </w:rPr>
          <w:delText xml:space="preserve"> with t</w:delText>
        </w:r>
        <w:r w:rsidR="00541653" w:rsidRPr="00D21EBB" w:rsidDel="00D21EBB">
          <w:rPr>
            <w:rFonts w:cstheme="minorHAnsi"/>
            <w:i/>
            <w:iCs/>
            <w:sz w:val="24"/>
            <w:szCs w:val="24"/>
            <w:bdr w:val="none" w:sz="0" w:space="0" w:color="auto" w:frame="1"/>
            <w:shd w:val="clear" w:color="auto" w:fill="FFFFFF"/>
            <w:rPrChange w:id="543" w:author="Connie Smart" w:date="2021-06-10T15:46:00Z">
              <w:rPr>
                <w:rFonts w:cstheme="minorHAnsi"/>
                <w:sz w:val="24"/>
                <w:szCs w:val="24"/>
                <w:bdr w:val="none" w:sz="0" w:space="0" w:color="auto" w:frame="1"/>
                <w:shd w:val="clear" w:color="auto" w:fill="FFFFFF"/>
              </w:rPr>
            </w:rPrChange>
          </w:rPr>
          <w:delText xml:space="preserve">he </w:delText>
        </w:r>
      </w:del>
      <w:r w:rsidR="007D17A9" w:rsidRPr="00D21EBB">
        <w:rPr>
          <w:rFonts w:cstheme="minorHAnsi"/>
          <w:i/>
          <w:iCs/>
          <w:sz w:val="24"/>
          <w:szCs w:val="24"/>
          <w:bdr w:val="none" w:sz="0" w:space="0" w:color="auto" w:frame="1"/>
          <w:shd w:val="clear" w:color="auto" w:fill="FFFFFF"/>
          <w:rPrChange w:id="544" w:author="Connie Smart" w:date="2021-06-10T15:46:00Z">
            <w:rPr>
              <w:rFonts w:cstheme="minorHAnsi"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 xml:space="preserve">Date </w:t>
      </w:r>
      <w:ins w:id="545" w:author="Connie Smart" w:date="2021-06-10T15:46:00Z">
        <w:r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 xml:space="preserve">field will default to the current date and the </w:t>
        </w:r>
      </w:ins>
      <w:del w:id="546" w:author="Connie Smart" w:date="2021-06-10T15:46:00Z">
        <w:r w:rsidR="007D17A9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 xml:space="preserve">and </w:delText>
        </w:r>
        <w:r w:rsidR="007D17A9" w:rsidRPr="00D21EBB" w:rsidDel="00D21EBB">
          <w:rPr>
            <w:rFonts w:cstheme="minorHAnsi"/>
            <w:i/>
            <w:iCs/>
            <w:sz w:val="24"/>
            <w:szCs w:val="24"/>
            <w:bdr w:val="none" w:sz="0" w:space="0" w:color="auto" w:frame="1"/>
            <w:shd w:val="clear" w:color="auto" w:fill="FFFFFF"/>
            <w:rPrChange w:id="547" w:author="Connie Smart" w:date="2021-06-10T15:46:00Z">
              <w:rPr>
                <w:rFonts w:cstheme="minorHAnsi"/>
                <w:sz w:val="24"/>
                <w:szCs w:val="24"/>
                <w:bdr w:val="none" w:sz="0" w:space="0" w:color="auto" w:frame="1"/>
                <w:shd w:val="clear" w:color="auto" w:fill="FFFFFF"/>
              </w:rPr>
            </w:rPrChange>
          </w:rPr>
          <w:delText>F</w:delText>
        </w:r>
      </w:del>
      <w:ins w:id="548" w:author="Connie Smart" w:date="2021-06-10T15:46:00Z">
        <w:r>
          <w:rPr>
            <w:rFonts w:cstheme="minorHAnsi"/>
            <w:i/>
            <w:iCs/>
            <w:sz w:val="24"/>
            <w:szCs w:val="24"/>
            <w:bdr w:val="none" w:sz="0" w:space="0" w:color="auto" w:frame="1"/>
            <w:shd w:val="clear" w:color="auto" w:fill="FFFFFF"/>
          </w:rPr>
          <w:t>F</w:t>
        </w:r>
      </w:ins>
      <w:r w:rsidR="007D17A9" w:rsidRPr="00D21EBB">
        <w:rPr>
          <w:rFonts w:cstheme="minorHAnsi"/>
          <w:i/>
          <w:iCs/>
          <w:sz w:val="24"/>
          <w:szCs w:val="24"/>
          <w:bdr w:val="none" w:sz="0" w:space="0" w:color="auto" w:frame="1"/>
          <w:shd w:val="clear" w:color="auto" w:fill="FFFFFF"/>
          <w:rPrChange w:id="549" w:author="Connie Smart" w:date="2021-06-10T15:46:00Z">
            <w:rPr>
              <w:rFonts w:cstheme="minorHAnsi"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>requency</w:t>
      </w:r>
      <w:r w:rsidR="007D17A9"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541653"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>field</w:t>
      </w:r>
      <w:ins w:id="550" w:author="Connie Smart" w:date="2021-06-10T15:46:00Z">
        <w:r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 xml:space="preserve"> will default to once. </w:t>
        </w:r>
      </w:ins>
      <w:del w:id="551" w:author="Connie Smart" w:date="2021-06-10T15:46:00Z">
        <w:r w:rsidR="007D17A9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>s</w:delText>
        </w:r>
        <w:r w:rsidR="00541653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 xml:space="preserve"> defaults to the </w:delText>
        </w:r>
        <w:r w:rsidR="007D17A9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>C</w:delText>
        </w:r>
        <w:r w:rsidR="00541653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 xml:space="preserve">urrent </w:delText>
        </w:r>
        <w:r w:rsidR="007D17A9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>D</w:delText>
        </w:r>
        <w:r w:rsidR="00541653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 xml:space="preserve">ate and </w:delText>
        </w:r>
        <w:r w:rsidR="007D17A9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>O</w:delText>
        </w:r>
        <w:r w:rsidR="00541653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>nce</w:delText>
        </w:r>
        <w:r w:rsidR="007D17A9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 xml:space="preserve"> respectively</w:delText>
        </w:r>
        <w:r w:rsidR="00541653" w:rsidRPr="00D87B7A" w:rsidDel="00D21EBB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>.</w:delText>
        </w:r>
      </w:del>
    </w:p>
    <w:p w14:paraId="7CB9C8C0" w14:textId="77777777" w:rsidR="00D21EBB" w:rsidRPr="00D87B7A" w:rsidRDefault="00D21EBB" w:rsidP="003553CE">
      <w:pPr>
        <w:rPr>
          <w:rFonts w:cs="Segoe UI"/>
          <w:color w:val="172B4D"/>
          <w:spacing w:val="-1"/>
          <w:sz w:val="24"/>
          <w:szCs w:val="24"/>
        </w:rPr>
      </w:pPr>
    </w:p>
    <w:p w14:paraId="3F0F654F" w14:textId="5CF608DB" w:rsidR="00D74E0F" w:rsidRDefault="002D3EE8" w:rsidP="003F7EC4">
      <w:pPr>
        <w:pStyle w:val="Heading1"/>
        <w:rPr>
          <w:bdr w:val="none" w:sz="0" w:space="0" w:color="auto" w:frame="1"/>
          <w:shd w:val="clear" w:color="auto" w:fill="FFFFFF"/>
        </w:rPr>
      </w:pPr>
      <w:ins w:id="552" w:author="Connie Smart" w:date="2021-06-10T15:58:00Z">
        <w:r>
          <w:rPr>
            <w:bdr w:val="none" w:sz="0" w:space="0" w:color="auto" w:frame="1"/>
            <w:shd w:val="clear" w:color="auto" w:fill="FFFFFF"/>
          </w:rPr>
          <w:t>e</w:t>
        </w:r>
      </w:ins>
      <w:del w:id="553" w:author="Connie Smart" w:date="2021-06-10T15:58:00Z">
        <w:r w:rsidR="003F7EC4" w:rsidDel="002D3EE8">
          <w:rPr>
            <w:bdr w:val="none" w:sz="0" w:space="0" w:color="auto" w:frame="1"/>
            <w:shd w:val="clear" w:color="auto" w:fill="FFFFFF"/>
          </w:rPr>
          <w:delText>E</w:delText>
        </w:r>
      </w:del>
      <w:r w:rsidR="003F7EC4">
        <w:rPr>
          <w:bdr w:val="none" w:sz="0" w:space="0" w:color="auto" w:frame="1"/>
          <w:shd w:val="clear" w:color="auto" w:fill="FFFFFF"/>
        </w:rPr>
        <w:t xml:space="preserve">-Transfer </w:t>
      </w:r>
    </w:p>
    <w:p w14:paraId="78559BFA" w14:textId="52B7A811" w:rsidR="003F7EC4" w:rsidRDefault="003F7EC4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1A5A9D3F" w14:textId="61582E50" w:rsidR="000840E3" w:rsidRPr="00D87B7A" w:rsidRDefault="000840E3" w:rsidP="000840E3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</w:t>
      </w:r>
      <w: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Can I create multiple sender profiles if I have more tha</w:t>
      </w:r>
      <w:ins w:id="554" w:author="Connie Smart" w:date="2021-06-10T15:51:00Z">
        <w:r w:rsidR="00D21EBB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>n</w:t>
        </w:r>
      </w:ins>
      <w:del w:id="555" w:author="Connie Smart" w:date="2021-06-10T15:51:00Z">
        <w:r w:rsidDel="00D21EBB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>t</w:delText>
        </w:r>
      </w:del>
      <w: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 one business linked on digital banking?</w:t>
      </w:r>
    </w:p>
    <w:p w14:paraId="613F4144" w14:textId="1FF03C20" w:rsidR="000840E3" w:rsidRDefault="000840E3" w:rsidP="003553CE">
      <w:pPr>
        <w:rPr>
          <w:rFonts w:cstheme="minorHAnsi"/>
          <w:sz w:val="24"/>
          <w:szCs w:val="24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 xml:space="preserve">Yes, </w:t>
      </w:r>
      <w:r w:rsidRPr="00D87B7A">
        <w:rPr>
          <w:rFonts w:cstheme="minorHAnsi"/>
          <w:sz w:val="24"/>
          <w:szCs w:val="24"/>
        </w:rPr>
        <w:t>you</w:t>
      </w:r>
      <w:r>
        <w:rPr>
          <w:rFonts w:cstheme="minorHAnsi"/>
          <w:sz w:val="24"/>
          <w:szCs w:val="24"/>
        </w:rPr>
        <w:t xml:space="preserve"> have the option of creating sender profiles for each of the linked entities that are combined.</w:t>
      </w:r>
    </w:p>
    <w:p w14:paraId="5E3F51C5" w14:textId="77777777" w:rsidR="000840E3" w:rsidRDefault="000840E3" w:rsidP="003553CE">
      <w:pPr>
        <w:rPr>
          <w:rFonts w:cstheme="minorHAnsi"/>
          <w:sz w:val="24"/>
          <w:szCs w:val="24"/>
        </w:rPr>
      </w:pPr>
    </w:p>
    <w:p w14:paraId="38204271" w14:textId="399DBB35" w:rsidR="0093597C" w:rsidRPr="00D87B7A" w:rsidRDefault="0093597C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</w:t>
      </w:r>
      <w:ins w:id="556" w:author="Connie Smart" w:date="2021-06-10T15:53:00Z">
        <w:r w:rsidR="002D3E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 xml:space="preserve">Can I </w:t>
        </w:r>
      </w:ins>
      <w:del w:id="557" w:author="Connie Smart" w:date="2021-06-10T15:53:00Z">
        <w:r w:rsidRPr="00D87B7A" w:rsidDel="002D3E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 xml:space="preserve">Am I able to </w:delText>
        </w:r>
      </w:del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perform an</w:t>
      </w:r>
      <w:r w:rsidRPr="00D21EBB">
        <w:rPr>
          <w:rFonts w:cstheme="minorHAnsi"/>
          <w:b/>
          <w:bCs/>
          <w:i/>
          <w:iCs/>
          <w:sz w:val="24"/>
          <w:szCs w:val="24"/>
          <w:bdr w:val="none" w:sz="0" w:space="0" w:color="auto" w:frame="1"/>
          <w:shd w:val="clear" w:color="auto" w:fill="FFFFFF"/>
          <w:rPrChange w:id="558" w:author="Connie Smart" w:date="2021-06-10T15:52:00Z">
            <w:rPr>
              <w:rFonts w:cstheme="minorHAnsi"/>
              <w:b/>
              <w:bCs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 xml:space="preserve"> </w:t>
      </w:r>
      <w:r w:rsidR="008B12FA" w:rsidRPr="00D21EBB">
        <w:rPr>
          <w:rFonts w:cstheme="minorHAnsi"/>
          <w:b/>
          <w:bCs/>
          <w:i/>
          <w:iCs/>
          <w:sz w:val="24"/>
          <w:szCs w:val="24"/>
          <w:bdr w:val="none" w:sz="0" w:space="0" w:color="auto" w:frame="1"/>
          <w:shd w:val="clear" w:color="auto" w:fill="FFFFFF"/>
          <w:rPrChange w:id="559" w:author="Connie Smart" w:date="2021-06-10T15:52:00Z">
            <w:rPr>
              <w:rFonts w:cstheme="minorHAnsi"/>
              <w:b/>
              <w:bCs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 xml:space="preserve">Interac 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e-</w:t>
      </w:r>
      <w:ins w:id="560" w:author="Connie Smart" w:date="2021-06-10T15:58:00Z">
        <w:r w:rsidR="002D3E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>T</w:t>
        </w:r>
      </w:ins>
      <w:del w:id="561" w:author="Connie Smart" w:date="2021-06-10T15:58:00Z">
        <w:r w:rsidRPr="00D87B7A" w:rsidDel="002D3E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>t</w:delText>
        </w:r>
      </w:del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ransfer from any of the account</w:t>
      </w:r>
      <w:r w:rsidR="00F44D85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s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 in a combined profile?</w:t>
      </w:r>
    </w:p>
    <w:p w14:paraId="48A1AE22" w14:textId="3CBF776E" w:rsidR="0093597C" w:rsidRPr="00D87B7A" w:rsidRDefault="0093597C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eastAsia="Times New Roman" w:cstheme="minorHAnsi"/>
          <w:sz w:val="24"/>
          <w:szCs w:val="24"/>
          <w:lang w:eastAsia="en-CA"/>
        </w:rPr>
        <w:t>Yes</w:t>
      </w:r>
      <w:ins w:id="562" w:author="Connie Smart" w:date="2021-06-10T15:53:00Z">
        <w:r w:rsidR="002D3EE8">
          <w:rPr>
            <w:rFonts w:eastAsia="Times New Roman" w:cstheme="minorHAnsi"/>
            <w:sz w:val="24"/>
            <w:szCs w:val="24"/>
            <w:lang w:eastAsia="en-CA"/>
          </w:rPr>
          <w:t xml:space="preserve">. To do this </w:t>
        </w:r>
      </w:ins>
      <w:del w:id="563" w:author="Connie Smart" w:date="2021-06-10T15:53:00Z">
        <w:r w:rsidRPr="00D87B7A" w:rsidDel="002D3EE8">
          <w:rPr>
            <w:rFonts w:eastAsia="Times New Roman" w:cstheme="minorHAnsi"/>
            <w:sz w:val="24"/>
            <w:szCs w:val="24"/>
            <w:lang w:eastAsia="en-CA"/>
          </w:rPr>
          <w:delText xml:space="preserve">, </w:delText>
        </w:r>
        <w:r w:rsidRPr="00D87B7A" w:rsidDel="002D3EE8">
          <w:rPr>
            <w:rFonts w:cstheme="minorHAnsi"/>
            <w:sz w:val="24"/>
            <w:szCs w:val="24"/>
          </w:rPr>
          <w:delText xml:space="preserve">you </w:delText>
        </w:r>
        <w:r w:rsidR="00F44D85" w:rsidRPr="00D87B7A" w:rsidDel="002D3EE8">
          <w:rPr>
            <w:rFonts w:cstheme="minorHAnsi"/>
            <w:sz w:val="24"/>
            <w:szCs w:val="24"/>
          </w:rPr>
          <w:delText>can</w:delText>
        </w:r>
        <w:r w:rsidRPr="00D87B7A" w:rsidDel="002D3EE8">
          <w:rPr>
            <w:rFonts w:cstheme="minorHAnsi"/>
            <w:sz w:val="24"/>
            <w:szCs w:val="24"/>
          </w:rPr>
          <w:delText xml:space="preserve">. </w:delText>
        </w:r>
        <w:r w:rsidR="00F44D85" w:rsidRPr="00D87B7A" w:rsidDel="002D3EE8">
          <w:rPr>
            <w:rFonts w:cstheme="minorHAnsi"/>
            <w:sz w:val="24"/>
            <w:szCs w:val="24"/>
          </w:rPr>
          <w:delText xml:space="preserve"> To be able to do that </w:delText>
        </w:r>
      </w:del>
      <w:r w:rsidR="00F44D85" w:rsidRPr="00D87B7A">
        <w:rPr>
          <w:rFonts w:cstheme="minorHAnsi"/>
          <w:sz w:val="24"/>
          <w:szCs w:val="24"/>
        </w:rPr>
        <w:t>you</w:t>
      </w:r>
      <w:ins w:id="564" w:author="Connie Smart" w:date="2021-06-10T15:53:00Z">
        <w:r w:rsidR="002D3EE8">
          <w:rPr>
            <w:rFonts w:cstheme="minorHAnsi"/>
            <w:sz w:val="24"/>
            <w:szCs w:val="24"/>
          </w:rPr>
          <w:t>’ll</w:t>
        </w:r>
      </w:ins>
      <w:r w:rsidR="00F44D85" w:rsidRPr="00D87B7A">
        <w:rPr>
          <w:rFonts w:cstheme="minorHAnsi"/>
          <w:sz w:val="24"/>
          <w:szCs w:val="24"/>
        </w:rPr>
        <w:t xml:space="preserve"> </w:t>
      </w:r>
      <w:r w:rsidRPr="00D87B7A">
        <w:rPr>
          <w:rFonts w:cstheme="minorHAnsi"/>
          <w:sz w:val="24"/>
          <w:szCs w:val="24"/>
        </w:rPr>
        <w:t xml:space="preserve">need to </w:t>
      </w:r>
      <w:r w:rsidR="000840E3">
        <w:rPr>
          <w:rFonts w:cstheme="minorHAnsi"/>
          <w:sz w:val="24"/>
          <w:szCs w:val="24"/>
        </w:rPr>
        <w:t xml:space="preserve">create a sender profile for </w:t>
      </w:r>
      <w:r w:rsidRPr="00D87B7A">
        <w:rPr>
          <w:rFonts w:cstheme="minorHAnsi"/>
          <w:sz w:val="24"/>
          <w:szCs w:val="24"/>
        </w:rPr>
        <w:t>each of the entit</w:t>
      </w:r>
      <w:r w:rsidR="00F44D85" w:rsidRPr="00D87B7A">
        <w:rPr>
          <w:rFonts w:cstheme="minorHAnsi"/>
          <w:sz w:val="24"/>
          <w:szCs w:val="24"/>
        </w:rPr>
        <w:t>ies</w:t>
      </w:r>
      <w:r w:rsidRPr="00D87B7A">
        <w:rPr>
          <w:rFonts w:cstheme="minorHAnsi"/>
          <w:sz w:val="24"/>
          <w:szCs w:val="24"/>
        </w:rPr>
        <w:t xml:space="preserve"> for</w:t>
      </w:r>
      <w:r w:rsidR="00F44D85" w:rsidRPr="00D87B7A">
        <w:rPr>
          <w:rFonts w:cstheme="minorHAnsi"/>
          <w:sz w:val="24"/>
          <w:szCs w:val="24"/>
        </w:rPr>
        <w:t xml:space="preserve"> </w:t>
      </w:r>
      <w:r w:rsidR="008B12FA" w:rsidRPr="002D3EE8">
        <w:rPr>
          <w:rFonts w:cstheme="minorHAnsi"/>
          <w:i/>
          <w:iCs/>
          <w:sz w:val="24"/>
          <w:szCs w:val="24"/>
          <w:rPrChange w:id="565" w:author="Connie Smart" w:date="2021-06-10T15:53:00Z">
            <w:rPr>
              <w:rFonts w:cstheme="minorHAnsi"/>
              <w:sz w:val="24"/>
              <w:szCs w:val="24"/>
            </w:rPr>
          </w:rPrChange>
        </w:rPr>
        <w:t>Interac</w:t>
      </w:r>
      <w:r w:rsidR="00F44D85" w:rsidRPr="00D87B7A">
        <w:rPr>
          <w:rFonts w:cstheme="minorHAnsi"/>
          <w:sz w:val="24"/>
          <w:szCs w:val="24"/>
        </w:rPr>
        <w:t xml:space="preserve"> e-</w:t>
      </w:r>
      <w:ins w:id="566" w:author="Connie Smart" w:date="2021-06-10T15:58:00Z">
        <w:r w:rsidR="002D3EE8">
          <w:rPr>
            <w:rFonts w:cstheme="minorHAnsi"/>
            <w:sz w:val="24"/>
            <w:szCs w:val="24"/>
          </w:rPr>
          <w:t>T</w:t>
        </w:r>
      </w:ins>
      <w:del w:id="567" w:author="Connie Smart" w:date="2021-06-10T15:58:00Z">
        <w:r w:rsidR="00F44D85" w:rsidRPr="00D87B7A" w:rsidDel="002D3EE8">
          <w:rPr>
            <w:rFonts w:cstheme="minorHAnsi"/>
            <w:sz w:val="24"/>
            <w:szCs w:val="24"/>
          </w:rPr>
          <w:delText>t</w:delText>
        </w:r>
      </w:del>
      <w:r w:rsidR="00F44D85" w:rsidRPr="00D87B7A">
        <w:rPr>
          <w:rFonts w:cstheme="minorHAnsi"/>
          <w:sz w:val="24"/>
          <w:szCs w:val="24"/>
        </w:rPr>
        <w:t>ransfer.</w:t>
      </w:r>
    </w:p>
    <w:p w14:paraId="59E930E8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2E3FB99B" w14:textId="30A146B5" w:rsidR="00F44D85" w:rsidRPr="00D87B7A" w:rsidRDefault="00F44D85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Q: Will the e-</w:t>
      </w:r>
      <w:ins w:id="568" w:author="Connie Smart" w:date="2021-06-10T15:59:00Z">
        <w:r w:rsidR="002D3E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>T</w:t>
        </w:r>
      </w:ins>
      <w:del w:id="569" w:author="Connie Smart" w:date="2021-06-10T15:59:00Z">
        <w:r w:rsidRPr="00D87B7A" w:rsidDel="002D3E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>t</w:delText>
        </w:r>
      </w:del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ransfer recipient </w:t>
      </w:r>
      <w:r w:rsidR="00F00E80"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added in a combined profile 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be available across all the entities? </w:t>
      </w:r>
    </w:p>
    <w:p w14:paraId="5F0B4A8B" w14:textId="3BAC351D" w:rsidR="00F44D85" w:rsidRPr="00D87B7A" w:rsidRDefault="00F44D85" w:rsidP="003553CE">
      <w:pPr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</w:pPr>
      <w:del w:id="570" w:author="Connie Smart" w:date="2021-06-10T15:56:00Z">
        <w:r w:rsidRPr="00D87B7A" w:rsidDel="002D3EE8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>You have the option of choosing the e-</w:delText>
        </w:r>
        <w:r w:rsidR="008B12FA" w:rsidRPr="00D87B7A" w:rsidDel="002D3EE8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>transfer profile</w:delText>
        </w:r>
        <w:r w:rsidRPr="00D87B7A" w:rsidDel="002D3EE8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 xml:space="preserve"> on which a recipient is available. </w:delText>
        </w:r>
      </w:del>
      <w:r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>Y</w:t>
      </w:r>
      <w:ins w:id="571" w:author="Connie Smart" w:date="2021-06-10T15:56:00Z">
        <w:r w:rsidR="002D3EE8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>ou</w:t>
        </w:r>
      </w:ins>
      <w:del w:id="572" w:author="Connie Smart" w:date="2021-06-10T15:56:00Z">
        <w:r w:rsidRPr="00D87B7A" w:rsidDel="002D3EE8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>ou</w:delText>
        </w:r>
      </w:del>
      <w:r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 xml:space="preserve"> can make a recipient available to only one or across all the entities in combined profiles.</w:t>
      </w:r>
    </w:p>
    <w:p w14:paraId="1DF3C5F4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193E954D" w14:textId="7D0C4D90" w:rsidR="00396A9D" w:rsidRPr="00D87B7A" w:rsidRDefault="00396A9D" w:rsidP="003553CE">
      <w:pPr>
        <w:rPr>
          <w:rFonts w:cstheme="minorHAnsi"/>
          <w:b/>
          <w:sz w:val="24"/>
          <w:szCs w:val="24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</w:t>
      </w:r>
      <w:r w:rsidRPr="00D87B7A">
        <w:rPr>
          <w:rFonts w:cstheme="minorHAnsi"/>
          <w:b/>
          <w:sz w:val="24"/>
          <w:szCs w:val="24"/>
          <w:shd w:val="clear" w:color="auto" w:fill="FFFFFF"/>
        </w:rPr>
        <w:t>Can I request</w:t>
      </w:r>
      <w:r w:rsidRPr="002D3EE8">
        <w:rPr>
          <w:rFonts w:cstheme="minorHAnsi"/>
          <w:b/>
          <w:i/>
          <w:iCs/>
          <w:sz w:val="24"/>
          <w:szCs w:val="24"/>
          <w:shd w:val="clear" w:color="auto" w:fill="FFFFFF"/>
          <w:rPrChange w:id="573" w:author="Connie Smart" w:date="2021-06-10T15:59:00Z">
            <w:rPr>
              <w:rFonts w:cstheme="minorHAnsi"/>
              <w:b/>
              <w:sz w:val="24"/>
              <w:szCs w:val="24"/>
              <w:shd w:val="clear" w:color="auto" w:fill="FFFFFF"/>
            </w:rPr>
          </w:rPrChange>
        </w:rPr>
        <w:t xml:space="preserve"> Interac</w:t>
      </w:r>
      <w:r w:rsidRPr="00D87B7A">
        <w:rPr>
          <w:rFonts w:cstheme="minorHAnsi"/>
          <w:b/>
          <w:sz w:val="24"/>
          <w:szCs w:val="24"/>
          <w:shd w:val="clear" w:color="auto" w:fill="FFFFFF"/>
        </w:rPr>
        <w:t xml:space="preserve"> e-</w:t>
      </w:r>
      <w:ins w:id="574" w:author="Connie Smart" w:date="2021-06-10T15:59:00Z">
        <w:r w:rsidR="002D3EE8">
          <w:rPr>
            <w:rFonts w:cstheme="minorHAnsi"/>
            <w:b/>
            <w:sz w:val="24"/>
            <w:szCs w:val="24"/>
            <w:shd w:val="clear" w:color="auto" w:fill="FFFFFF"/>
          </w:rPr>
          <w:t>T</w:t>
        </w:r>
      </w:ins>
      <w:del w:id="575" w:author="Connie Smart" w:date="2021-06-10T15:59:00Z">
        <w:r w:rsidRPr="00D87B7A" w:rsidDel="002D3EE8">
          <w:rPr>
            <w:rFonts w:cstheme="minorHAnsi"/>
            <w:b/>
            <w:sz w:val="24"/>
            <w:szCs w:val="24"/>
            <w:shd w:val="clear" w:color="auto" w:fill="FFFFFF"/>
          </w:rPr>
          <w:delText>t</w:delText>
        </w:r>
      </w:del>
      <w:r w:rsidRPr="00D87B7A">
        <w:rPr>
          <w:rFonts w:cstheme="minorHAnsi"/>
          <w:b/>
          <w:sz w:val="24"/>
          <w:szCs w:val="24"/>
          <w:shd w:val="clear" w:color="auto" w:fill="FFFFFF"/>
        </w:rPr>
        <w:t>ransfer from a third party?</w:t>
      </w:r>
    </w:p>
    <w:p w14:paraId="10F27694" w14:textId="54465202" w:rsidR="00396A9D" w:rsidRPr="00D87B7A" w:rsidRDefault="00396A9D" w:rsidP="003553CE">
      <w:pPr>
        <w:rPr>
          <w:rFonts w:cstheme="minorHAnsi"/>
          <w:sz w:val="24"/>
          <w:szCs w:val="24"/>
          <w:shd w:val="clear" w:color="auto" w:fill="FFFFFF"/>
        </w:rPr>
      </w:pPr>
      <w:r w:rsidRPr="00D87B7A">
        <w:rPr>
          <w:rFonts w:cstheme="minorHAnsi"/>
          <w:sz w:val="24"/>
          <w:szCs w:val="24"/>
          <w:shd w:val="clear" w:color="auto" w:fill="FFFFFF"/>
        </w:rPr>
        <w:t>Yes</w:t>
      </w:r>
      <w:ins w:id="576" w:author="Connie Smart" w:date="2021-06-10T15:59:00Z">
        <w:r w:rsidR="002D3EE8">
          <w:rPr>
            <w:rFonts w:cstheme="minorHAnsi"/>
            <w:sz w:val="24"/>
            <w:szCs w:val="24"/>
            <w:shd w:val="clear" w:color="auto" w:fill="FFFFFF"/>
          </w:rPr>
          <w:t xml:space="preserve">, </w:t>
        </w:r>
      </w:ins>
      <w:del w:id="577" w:author="Connie Smart" w:date="2021-06-10T15:59:00Z">
        <w:r w:rsidRPr="00D87B7A" w:rsidDel="002D3EE8">
          <w:rPr>
            <w:rFonts w:cstheme="minorHAnsi"/>
            <w:sz w:val="24"/>
            <w:szCs w:val="24"/>
            <w:shd w:val="clear" w:color="auto" w:fill="FFFFFF"/>
          </w:rPr>
          <w:delText xml:space="preserve">, you can </w:delText>
        </w:r>
      </w:del>
      <w:r w:rsidRPr="00D87B7A">
        <w:rPr>
          <w:rFonts w:cstheme="minorHAnsi"/>
          <w:sz w:val="24"/>
          <w:szCs w:val="24"/>
          <w:shd w:val="clear" w:color="auto" w:fill="FFFFFF"/>
        </w:rPr>
        <w:t>if you have pre-authorization from the third party</w:t>
      </w:r>
      <w:r w:rsidR="000840E3">
        <w:rPr>
          <w:rFonts w:cstheme="minorHAnsi"/>
          <w:sz w:val="24"/>
          <w:szCs w:val="24"/>
          <w:shd w:val="clear" w:color="auto" w:fill="FFFFFF"/>
        </w:rPr>
        <w:t xml:space="preserve"> to initiate the request</w:t>
      </w:r>
      <w:r w:rsidRPr="00D87B7A">
        <w:rPr>
          <w:rFonts w:cstheme="minorHAnsi"/>
          <w:sz w:val="24"/>
          <w:szCs w:val="24"/>
          <w:shd w:val="clear" w:color="auto" w:fill="FFFFFF"/>
        </w:rPr>
        <w:t xml:space="preserve">. </w:t>
      </w:r>
    </w:p>
    <w:p w14:paraId="44F9A528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337C0306" w14:textId="0BE62BBC" w:rsidR="00396A9D" w:rsidRPr="00D87B7A" w:rsidRDefault="00396A9D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Can I set up a future dated </w:t>
      </w:r>
      <w:r w:rsidRPr="002D3EE8">
        <w:rPr>
          <w:rFonts w:cstheme="minorHAnsi"/>
          <w:b/>
          <w:bCs/>
          <w:i/>
          <w:iCs/>
          <w:sz w:val="24"/>
          <w:szCs w:val="24"/>
          <w:bdr w:val="none" w:sz="0" w:space="0" w:color="auto" w:frame="1"/>
          <w:shd w:val="clear" w:color="auto" w:fill="FFFFFF"/>
          <w:rPrChange w:id="578" w:author="Connie Smart" w:date="2021-06-10T16:00:00Z">
            <w:rPr>
              <w:rFonts w:cstheme="minorHAnsi"/>
              <w:b/>
              <w:bCs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 xml:space="preserve">Interac 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e-</w:t>
      </w:r>
      <w:ins w:id="579" w:author="Connie Smart" w:date="2021-06-10T15:59:00Z">
        <w:r w:rsidR="002D3E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>Tr</w:t>
        </w:r>
      </w:ins>
      <w:del w:id="580" w:author="Connie Smart" w:date="2021-06-10T15:59:00Z">
        <w:r w:rsidRPr="00D87B7A" w:rsidDel="002D3E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>tr</w:delText>
        </w:r>
      </w:del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ansfer payment?</w:t>
      </w:r>
    </w:p>
    <w:p w14:paraId="378CC27D" w14:textId="4998E594" w:rsidR="00396A9D" w:rsidRPr="00D87B7A" w:rsidRDefault="00396A9D" w:rsidP="003553CE">
      <w:pPr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No, </w:t>
      </w:r>
      <w:del w:id="581" w:author="Connie Smart" w:date="2021-06-10T16:00:00Z">
        <w:r w:rsidRPr="002D3EE8" w:rsidDel="002D3EE8">
          <w:rPr>
            <w:rFonts w:cstheme="minorHAnsi"/>
            <w:bCs/>
            <w:i/>
            <w:iCs/>
            <w:sz w:val="24"/>
            <w:szCs w:val="24"/>
            <w:bdr w:val="none" w:sz="0" w:space="0" w:color="auto" w:frame="1"/>
            <w:shd w:val="clear" w:color="auto" w:fill="FFFFFF"/>
            <w:rPrChange w:id="582" w:author="Connie Smart" w:date="2021-06-10T16:00:00Z">
              <w:rPr>
                <w:rFonts w:cstheme="minorHAnsi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rPrChange>
          </w:rPr>
          <w:delText xml:space="preserve">you cannot. </w:delText>
        </w:r>
      </w:del>
      <w:r w:rsidRPr="002D3EE8">
        <w:rPr>
          <w:rFonts w:cstheme="minorHAnsi"/>
          <w:bCs/>
          <w:i/>
          <w:iCs/>
          <w:sz w:val="24"/>
          <w:szCs w:val="24"/>
          <w:bdr w:val="none" w:sz="0" w:space="0" w:color="auto" w:frame="1"/>
          <w:shd w:val="clear" w:color="auto" w:fill="FFFFFF"/>
          <w:rPrChange w:id="583" w:author="Connie Smart" w:date="2021-06-10T16:00:00Z">
            <w:rPr>
              <w:rFonts w:cstheme="minorHAnsi"/>
              <w:bCs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>Interac</w:t>
      </w:r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ins w:id="584" w:author="Connie Smart" w:date="2021-06-10T16:00:00Z">
        <w:r w:rsidR="002D3EE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t>e-T</w:t>
        </w:r>
      </w:ins>
      <w:del w:id="585" w:author="Connie Smart" w:date="2021-06-10T16:00:00Z">
        <w:r w:rsidRPr="00D87B7A" w:rsidDel="002D3EE8">
          <w:rPr>
            <w:rFonts w:cstheme="minorHAnsi"/>
            <w:bCs/>
            <w:sz w:val="24"/>
            <w:szCs w:val="24"/>
            <w:bdr w:val="none" w:sz="0" w:space="0" w:color="auto" w:frame="1"/>
            <w:shd w:val="clear" w:color="auto" w:fill="FFFFFF"/>
          </w:rPr>
          <w:delText>t</w:delText>
        </w:r>
      </w:del>
      <w:r w:rsidRPr="00D87B7A"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  <w:t>ransfer can only be set up for same day payment.</w:t>
      </w:r>
    </w:p>
    <w:p w14:paraId="4CF9E8A7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5A50EFDA" w14:textId="128A781F" w:rsidR="00930E04" w:rsidRPr="00D87B7A" w:rsidRDefault="00930E04" w:rsidP="003553CE">
      <w:pPr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Q: Can I cancel an </w:t>
      </w:r>
      <w:r w:rsidRPr="002D3EE8">
        <w:rPr>
          <w:rFonts w:cstheme="minorHAnsi"/>
          <w:b/>
          <w:bCs/>
          <w:i/>
          <w:iCs/>
          <w:sz w:val="24"/>
          <w:szCs w:val="24"/>
          <w:bdr w:val="none" w:sz="0" w:space="0" w:color="auto" w:frame="1"/>
          <w:shd w:val="clear" w:color="auto" w:fill="FFFFFF"/>
          <w:rPrChange w:id="586" w:author="Connie Smart" w:date="2021-06-10T16:00:00Z">
            <w:rPr>
              <w:rFonts w:cstheme="minorHAnsi"/>
              <w:b/>
              <w:bCs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>Interac</w:t>
      </w:r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 xml:space="preserve"> e-</w:t>
      </w:r>
      <w:ins w:id="587" w:author="Connie Smart" w:date="2021-06-10T16:00:00Z">
        <w:r w:rsidR="002D3E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t>T</w:t>
        </w:r>
      </w:ins>
      <w:del w:id="588" w:author="Connie Smart" w:date="2021-06-10T16:00:00Z">
        <w:r w:rsidRPr="00D87B7A" w:rsidDel="002D3EE8">
          <w:rPr>
            <w:rFonts w:cstheme="minorHAnsi"/>
            <w:b/>
            <w:bCs/>
            <w:sz w:val="24"/>
            <w:szCs w:val="24"/>
            <w:bdr w:val="none" w:sz="0" w:space="0" w:color="auto" w:frame="1"/>
            <w:shd w:val="clear" w:color="auto" w:fill="FFFFFF"/>
          </w:rPr>
          <w:delText>t</w:delText>
        </w:r>
      </w:del>
      <w:r w:rsidRPr="00D87B7A"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  <w:t>ransfer payment?</w:t>
      </w:r>
    </w:p>
    <w:p w14:paraId="381A7A05" w14:textId="65BF9AE9" w:rsidR="00930E04" w:rsidRPr="00D87B7A" w:rsidRDefault="00930E04" w:rsidP="003553CE">
      <w:pPr>
        <w:rPr>
          <w:rFonts w:cstheme="minorHAnsi"/>
          <w:sz w:val="24"/>
          <w:szCs w:val="24"/>
          <w:shd w:val="clear" w:color="auto" w:fill="FFFFFF"/>
        </w:rPr>
      </w:pPr>
      <w:r w:rsidRPr="00D87B7A">
        <w:rPr>
          <w:rFonts w:cstheme="minorHAnsi"/>
          <w:sz w:val="24"/>
          <w:szCs w:val="24"/>
          <w:shd w:val="clear" w:color="auto" w:fill="FFFFFF"/>
        </w:rPr>
        <w:t>Y</w:t>
      </w:r>
      <w:r w:rsidR="000840E3">
        <w:rPr>
          <w:rFonts w:cstheme="minorHAnsi"/>
          <w:sz w:val="24"/>
          <w:szCs w:val="24"/>
          <w:shd w:val="clear" w:color="auto" w:fill="FFFFFF"/>
        </w:rPr>
        <w:t xml:space="preserve">es, </w:t>
      </w:r>
      <w:ins w:id="589" w:author="Connie Smart" w:date="2021-06-10T16:00:00Z">
        <w:r w:rsidR="002D3EE8">
          <w:rPr>
            <w:rFonts w:cstheme="minorHAnsi"/>
            <w:sz w:val="24"/>
            <w:szCs w:val="24"/>
            <w:shd w:val="clear" w:color="auto" w:fill="FFFFFF"/>
          </w:rPr>
          <w:t xml:space="preserve">if the </w:t>
        </w:r>
      </w:ins>
      <w:del w:id="590" w:author="Connie Smart" w:date="2021-06-10T16:00:00Z">
        <w:r w:rsidR="000840E3" w:rsidDel="002D3EE8">
          <w:rPr>
            <w:rFonts w:cstheme="minorHAnsi"/>
            <w:sz w:val="24"/>
            <w:szCs w:val="24"/>
            <w:shd w:val="clear" w:color="auto" w:fill="FFFFFF"/>
          </w:rPr>
          <w:delText>y</w:delText>
        </w:r>
        <w:r w:rsidRPr="00D87B7A" w:rsidDel="002D3EE8">
          <w:rPr>
            <w:rFonts w:cstheme="minorHAnsi"/>
            <w:sz w:val="24"/>
            <w:szCs w:val="24"/>
            <w:shd w:val="clear" w:color="auto" w:fill="FFFFFF"/>
          </w:rPr>
          <w:delText xml:space="preserve">ou can only cancel an </w:delText>
        </w:r>
        <w:r w:rsidRPr="00D87B7A" w:rsidDel="002D3EE8">
          <w:rPr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delText xml:space="preserve">Interac e-transfer </w:delText>
        </w:r>
      </w:del>
      <w:r w:rsidRPr="00D87B7A">
        <w:rPr>
          <w:rFonts w:cstheme="minorHAnsi"/>
          <w:sz w:val="24"/>
          <w:szCs w:val="24"/>
          <w:bdr w:val="none" w:sz="0" w:space="0" w:color="auto" w:frame="1"/>
          <w:shd w:val="clear" w:color="auto" w:fill="FFFFFF"/>
        </w:rPr>
        <w:t>payment</w:t>
      </w:r>
      <w:r w:rsidRPr="00D87B7A">
        <w:rPr>
          <w:rFonts w:cstheme="minorHAnsi"/>
          <w:sz w:val="24"/>
          <w:szCs w:val="24"/>
          <w:shd w:val="clear" w:color="auto" w:fill="FFFFFF"/>
        </w:rPr>
        <w:t xml:space="preserve"> that has not been accepted and deposited by the beneficiary</w:t>
      </w:r>
      <w:ins w:id="591" w:author="Connie Smart" w:date="2021-06-10T16:01:00Z">
        <w:r w:rsidR="002D3EE8">
          <w:rPr>
            <w:rFonts w:cstheme="minorHAnsi"/>
            <w:sz w:val="24"/>
            <w:szCs w:val="24"/>
            <w:shd w:val="clear" w:color="auto" w:fill="FFFFFF"/>
          </w:rPr>
          <w:t xml:space="preserve">. </w:t>
        </w:r>
      </w:ins>
      <w:del w:id="592" w:author="Connie Smart" w:date="2021-06-10T16:01:00Z">
        <w:r w:rsidRPr="00D87B7A" w:rsidDel="002D3EE8">
          <w:rPr>
            <w:rFonts w:cstheme="minorHAnsi"/>
            <w:sz w:val="24"/>
            <w:szCs w:val="24"/>
            <w:shd w:val="clear" w:color="auto" w:fill="FFFFFF"/>
          </w:rPr>
          <w:delText xml:space="preserve">.  </w:delText>
        </w:r>
      </w:del>
      <w:r w:rsidRPr="00D87B7A">
        <w:rPr>
          <w:rFonts w:cstheme="minorHAnsi"/>
          <w:sz w:val="24"/>
          <w:szCs w:val="24"/>
          <w:shd w:val="clear" w:color="auto" w:fill="FFFFFF"/>
        </w:rPr>
        <w:t>A transfer sent to a beneficiary with auto-deposit cannot be cancelled.</w:t>
      </w:r>
    </w:p>
    <w:p w14:paraId="1E9960CC" w14:textId="77777777" w:rsidR="00D74E0F" w:rsidRDefault="00D74E0F" w:rsidP="003553CE">
      <w:pPr>
        <w:rPr>
          <w:rFonts w:cstheme="minorHAnsi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740A713C" w14:textId="58108E63" w:rsidR="006B08C2" w:rsidRPr="00D87B7A" w:rsidRDefault="006B08C2" w:rsidP="003553CE">
      <w:pPr>
        <w:rPr>
          <w:rFonts w:cstheme="minorHAnsi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4F3ACD">
        <w:rPr>
          <w:rFonts w:cstheme="minorHAnsi"/>
          <w:b/>
          <w:bCs/>
          <w:sz w:val="24"/>
          <w:szCs w:val="24"/>
          <w:highlight w:val="magenta"/>
          <w:bdr w:val="none" w:sz="0" w:space="0" w:color="auto" w:frame="1"/>
          <w:shd w:val="clear" w:color="auto" w:fill="FFFFFF"/>
          <w:rPrChange w:id="593" w:author="Connie Smart" w:date="2021-06-10T16:02:00Z">
            <w:rPr>
              <w:rFonts w:cstheme="minorHAnsi"/>
              <w:b/>
              <w:bCs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 xml:space="preserve">Q: Am I able to change my </w:t>
      </w:r>
      <w:r w:rsidRPr="004F3ACD">
        <w:rPr>
          <w:rFonts w:cstheme="minorHAnsi"/>
          <w:b/>
          <w:bCs/>
          <w:i/>
          <w:iCs/>
          <w:sz w:val="24"/>
          <w:szCs w:val="24"/>
          <w:highlight w:val="magenta"/>
          <w:bdr w:val="none" w:sz="0" w:space="0" w:color="auto" w:frame="1"/>
          <w:shd w:val="clear" w:color="auto" w:fill="FFFFFF"/>
          <w:rPrChange w:id="594" w:author="Connie Smart" w:date="2021-06-10T16:02:00Z">
            <w:rPr>
              <w:rFonts w:cstheme="minorHAnsi"/>
              <w:b/>
              <w:bCs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>Interac</w:t>
      </w:r>
      <w:r w:rsidRPr="004F3ACD">
        <w:rPr>
          <w:rFonts w:cstheme="minorHAnsi"/>
          <w:b/>
          <w:bCs/>
          <w:sz w:val="24"/>
          <w:szCs w:val="24"/>
          <w:highlight w:val="magenta"/>
          <w:bdr w:val="none" w:sz="0" w:space="0" w:color="auto" w:frame="1"/>
          <w:shd w:val="clear" w:color="auto" w:fill="FFFFFF"/>
          <w:rPrChange w:id="595" w:author="Connie Smart" w:date="2021-06-10T16:02:00Z">
            <w:rPr>
              <w:rFonts w:cstheme="minorHAnsi"/>
              <w:b/>
              <w:bCs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 xml:space="preserve"> e-</w:t>
      </w:r>
      <w:ins w:id="596" w:author="Connie Smart" w:date="2021-06-10T16:01:00Z">
        <w:r w:rsidR="00765059" w:rsidRPr="004F3ACD">
          <w:rPr>
            <w:rFonts w:cstheme="minorHAnsi"/>
            <w:b/>
            <w:bCs/>
            <w:sz w:val="24"/>
            <w:szCs w:val="24"/>
            <w:highlight w:val="magenta"/>
            <w:bdr w:val="none" w:sz="0" w:space="0" w:color="auto" w:frame="1"/>
            <w:shd w:val="clear" w:color="auto" w:fill="FFFFFF"/>
            <w:rPrChange w:id="597" w:author="Connie Smart" w:date="2021-06-10T16:02:00Z">
              <w:rPr>
                <w:rFonts w:cstheme="minorHAnsi"/>
                <w:b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rPrChange>
          </w:rPr>
          <w:t>T</w:t>
        </w:r>
      </w:ins>
      <w:del w:id="598" w:author="Connie Smart" w:date="2021-06-10T16:01:00Z">
        <w:r w:rsidRPr="004F3ACD" w:rsidDel="00765059">
          <w:rPr>
            <w:rFonts w:cstheme="minorHAnsi"/>
            <w:b/>
            <w:bCs/>
            <w:sz w:val="24"/>
            <w:szCs w:val="24"/>
            <w:highlight w:val="magenta"/>
            <w:bdr w:val="none" w:sz="0" w:space="0" w:color="auto" w:frame="1"/>
            <w:shd w:val="clear" w:color="auto" w:fill="FFFFFF"/>
            <w:rPrChange w:id="599" w:author="Connie Smart" w:date="2021-06-10T16:02:00Z">
              <w:rPr>
                <w:rFonts w:cstheme="minorHAnsi"/>
                <w:b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</w:rPrChange>
          </w:rPr>
          <w:delText>t</w:delText>
        </w:r>
      </w:del>
      <w:r w:rsidRPr="004F3ACD">
        <w:rPr>
          <w:rFonts w:cstheme="minorHAnsi"/>
          <w:b/>
          <w:bCs/>
          <w:sz w:val="24"/>
          <w:szCs w:val="24"/>
          <w:highlight w:val="magenta"/>
          <w:bdr w:val="none" w:sz="0" w:space="0" w:color="auto" w:frame="1"/>
          <w:shd w:val="clear" w:color="auto" w:fill="FFFFFF"/>
          <w:rPrChange w:id="600" w:author="Connie Smart" w:date="2021-06-10T16:02:00Z">
            <w:rPr>
              <w:rFonts w:cstheme="minorHAnsi"/>
              <w:b/>
              <w:bCs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 xml:space="preserve">ransfer </w:t>
      </w:r>
      <w:r w:rsidR="000B3762" w:rsidRPr="004F3ACD">
        <w:rPr>
          <w:rFonts w:cstheme="minorHAnsi"/>
          <w:b/>
          <w:bCs/>
          <w:sz w:val="24"/>
          <w:szCs w:val="24"/>
          <w:highlight w:val="magenta"/>
          <w:bdr w:val="none" w:sz="0" w:space="0" w:color="auto" w:frame="1"/>
          <w:shd w:val="clear" w:color="auto" w:fill="FFFFFF"/>
          <w:rPrChange w:id="601" w:author="Connie Smart" w:date="2021-06-10T16:02:00Z">
            <w:rPr>
              <w:rFonts w:cstheme="minorHAnsi"/>
              <w:b/>
              <w:bCs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 xml:space="preserve">sender </w:t>
      </w:r>
      <w:r w:rsidRPr="004F3ACD">
        <w:rPr>
          <w:rFonts w:cstheme="minorHAnsi"/>
          <w:b/>
          <w:bCs/>
          <w:sz w:val="24"/>
          <w:szCs w:val="24"/>
          <w:highlight w:val="magenta"/>
          <w:bdr w:val="none" w:sz="0" w:space="0" w:color="auto" w:frame="1"/>
          <w:shd w:val="clear" w:color="auto" w:fill="FFFFFF"/>
          <w:rPrChange w:id="602" w:author="Connie Smart" w:date="2021-06-10T16:02:00Z">
            <w:rPr>
              <w:rFonts w:cstheme="minorHAnsi"/>
              <w:b/>
              <w:bCs/>
              <w:sz w:val="24"/>
              <w:szCs w:val="24"/>
              <w:bdr w:val="none" w:sz="0" w:space="0" w:color="auto" w:frame="1"/>
              <w:shd w:val="clear" w:color="auto" w:fill="FFFFFF"/>
            </w:rPr>
          </w:rPrChange>
        </w:rPr>
        <w:t>profile?</w:t>
      </w:r>
    </w:p>
    <w:p w14:paraId="4584EC78" w14:textId="3A472245" w:rsidR="006B08C2" w:rsidRPr="00D87B7A" w:rsidRDefault="006B08C2" w:rsidP="003553CE">
      <w:pPr>
        <w:rPr>
          <w:rFonts w:cstheme="minorHAnsi"/>
          <w:sz w:val="24"/>
          <w:szCs w:val="24"/>
          <w:shd w:val="clear" w:color="auto" w:fill="FFFFFF"/>
        </w:rPr>
      </w:pPr>
      <w:r w:rsidRPr="00D87B7A">
        <w:rPr>
          <w:rFonts w:cstheme="minorHAnsi"/>
          <w:sz w:val="24"/>
          <w:szCs w:val="24"/>
          <w:shd w:val="clear" w:color="auto" w:fill="FFFFFF"/>
        </w:rPr>
        <w:t xml:space="preserve">Yes, you </w:t>
      </w:r>
      <w:r w:rsidR="00D87B7A" w:rsidRPr="00D87B7A">
        <w:rPr>
          <w:rFonts w:cstheme="minorHAnsi"/>
          <w:sz w:val="24"/>
          <w:szCs w:val="24"/>
          <w:shd w:val="clear" w:color="auto" w:fill="FFFFFF"/>
        </w:rPr>
        <w:t>can</w:t>
      </w:r>
      <w:r w:rsidRPr="00D87B7A">
        <w:rPr>
          <w:rFonts w:cstheme="minorHAnsi"/>
          <w:sz w:val="24"/>
          <w:szCs w:val="24"/>
          <w:shd w:val="clear" w:color="auto" w:fill="FFFFFF"/>
        </w:rPr>
        <w:t xml:space="preserve"> update your email, phone number</w:t>
      </w:r>
      <w:r w:rsidR="000B3762">
        <w:rPr>
          <w:rFonts w:cstheme="minorHAnsi"/>
          <w:sz w:val="24"/>
          <w:szCs w:val="24"/>
          <w:shd w:val="clear" w:color="auto" w:fill="FFFFFF"/>
        </w:rPr>
        <w:t xml:space="preserve"> and </w:t>
      </w:r>
      <w:ins w:id="603" w:author="Connie Smart" w:date="2021-06-10T16:01:00Z">
        <w:r w:rsidR="00765059">
          <w:rPr>
            <w:rFonts w:cstheme="minorHAnsi"/>
            <w:sz w:val="24"/>
            <w:szCs w:val="24"/>
            <w:shd w:val="clear" w:color="auto" w:fill="FFFFFF"/>
          </w:rPr>
          <w:t xml:space="preserve">notification method </w:t>
        </w:r>
      </w:ins>
      <w:del w:id="604" w:author="Connie Smart" w:date="2021-06-10T16:01:00Z">
        <w:r w:rsidR="000B3762" w:rsidDel="00765059">
          <w:rPr>
            <w:rFonts w:cstheme="minorHAnsi"/>
            <w:sz w:val="24"/>
            <w:szCs w:val="24"/>
            <w:shd w:val="clear" w:color="auto" w:fill="FFFFFF"/>
          </w:rPr>
          <w:delText>medium of notification on</w:delText>
        </w:r>
      </w:del>
      <w:ins w:id="605" w:author="Connie Smart" w:date="2021-06-10T16:01:00Z">
        <w:r w:rsidR="00765059">
          <w:rPr>
            <w:rFonts w:cstheme="minorHAnsi"/>
            <w:sz w:val="24"/>
            <w:szCs w:val="24"/>
            <w:shd w:val="clear" w:color="auto" w:fill="FFFFFF"/>
          </w:rPr>
          <w:t>on the</w:t>
        </w:r>
      </w:ins>
      <w:del w:id="606" w:author="Connie Smart" w:date="2021-06-10T16:01:00Z">
        <w:r w:rsidR="000B3762" w:rsidDel="00765059">
          <w:rPr>
            <w:rFonts w:cstheme="minorHAnsi"/>
            <w:sz w:val="24"/>
            <w:szCs w:val="24"/>
            <w:shd w:val="clear" w:color="auto" w:fill="FFFFFF"/>
          </w:rPr>
          <w:delText xml:space="preserve"> the</w:delText>
        </w:r>
      </w:del>
      <w:r w:rsidR="000B3762">
        <w:rPr>
          <w:rFonts w:cstheme="minorHAnsi"/>
          <w:sz w:val="24"/>
          <w:szCs w:val="24"/>
          <w:shd w:val="clear" w:color="auto" w:fill="FFFFFF"/>
        </w:rPr>
        <w:t xml:space="preserve"> sender profile.</w:t>
      </w:r>
      <w:r w:rsidRPr="00D87B7A">
        <w:rPr>
          <w:rFonts w:cstheme="minorHAnsi"/>
          <w:sz w:val="24"/>
          <w:szCs w:val="24"/>
          <w:shd w:val="clear" w:color="auto" w:fill="FFFFFF"/>
        </w:rPr>
        <w:t xml:space="preserve"> </w:t>
      </w:r>
    </w:p>
    <w:p w14:paraId="7847866A" w14:textId="77777777" w:rsidR="006B08C2" w:rsidRPr="00D87B7A" w:rsidRDefault="006B08C2" w:rsidP="003553CE">
      <w:pPr>
        <w:rPr>
          <w:rFonts w:cstheme="minorHAnsi"/>
          <w:sz w:val="24"/>
          <w:szCs w:val="24"/>
        </w:rPr>
      </w:pPr>
    </w:p>
    <w:p w14:paraId="190B4940" w14:textId="751EA1E8" w:rsidR="004B3293" w:rsidRPr="00D87B7A" w:rsidRDefault="004B3293" w:rsidP="007D7467">
      <w:pPr>
        <w:pStyle w:val="Heading1"/>
        <w:rPr>
          <w:rFonts w:asciiTheme="minorHAnsi" w:hAnsiTheme="minorHAnsi"/>
          <w:sz w:val="24"/>
          <w:szCs w:val="24"/>
          <w:shd w:val="clear" w:color="auto" w:fill="FFFFFF"/>
        </w:rPr>
      </w:pPr>
      <w:r w:rsidRPr="00D87B7A">
        <w:rPr>
          <w:rFonts w:asciiTheme="minorHAnsi" w:hAnsiTheme="minorHAnsi"/>
          <w:sz w:val="24"/>
          <w:szCs w:val="24"/>
          <w:shd w:val="clear" w:color="auto" w:fill="FFFFFF"/>
        </w:rPr>
        <w:t xml:space="preserve">Cheque </w:t>
      </w:r>
      <w:r w:rsidR="004B7B6E" w:rsidRPr="00D87B7A">
        <w:rPr>
          <w:rFonts w:asciiTheme="minorHAnsi" w:hAnsiTheme="minorHAnsi"/>
          <w:sz w:val="24"/>
          <w:szCs w:val="24"/>
          <w:shd w:val="clear" w:color="auto" w:fill="FFFFFF"/>
        </w:rPr>
        <w:t>Management</w:t>
      </w:r>
    </w:p>
    <w:p w14:paraId="4D67C37C" w14:textId="77777777" w:rsidR="00D74E0F" w:rsidRDefault="00D74E0F" w:rsidP="003553CE">
      <w:pPr>
        <w:rPr>
          <w:rFonts w:cstheme="minorHAnsi"/>
          <w:b/>
          <w:bCs/>
          <w:sz w:val="24"/>
          <w:szCs w:val="24"/>
          <w:shd w:val="clear" w:color="auto" w:fill="FFFFFF"/>
        </w:rPr>
      </w:pPr>
    </w:p>
    <w:p w14:paraId="3EE9EA7D" w14:textId="7D234700" w:rsidR="00F61D92" w:rsidRPr="00D87B7A" w:rsidRDefault="006B08C2" w:rsidP="003553CE">
      <w:pPr>
        <w:rPr>
          <w:rFonts w:cstheme="minorHAnsi"/>
          <w:b/>
          <w:bCs/>
          <w:sz w:val="24"/>
          <w:szCs w:val="24"/>
          <w:shd w:val="clear" w:color="auto" w:fill="FFFFFF"/>
        </w:rPr>
      </w:pPr>
      <w:r w:rsidRPr="00D87B7A">
        <w:rPr>
          <w:rFonts w:cstheme="minorHAnsi"/>
          <w:b/>
          <w:bCs/>
          <w:sz w:val="24"/>
          <w:szCs w:val="24"/>
          <w:shd w:val="clear" w:color="auto" w:fill="FFFFFF"/>
        </w:rPr>
        <w:t xml:space="preserve">Q: </w:t>
      </w:r>
      <w:r w:rsidR="00F61D92" w:rsidRPr="00D87B7A">
        <w:rPr>
          <w:rFonts w:cstheme="minorHAnsi"/>
          <w:b/>
          <w:bCs/>
          <w:sz w:val="24"/>
          <w:szCs w:val="24"/>
          <w:shd w:val="clear" w:color="auto" w:fill="FFFFFF"/>
        </w:rPr>
        <w:t>Will my delegates have access to mobile cheque deposit?</w:t>
      </w:r>
    </w:p>
    <w:p w14:paraId="520BA2F7" w14:textId="4072E218" w:rsidR="00F61D92" w:rsidRPr="00D87B7A" w:rsidRDefault="00F61D92" w:rsidP="003553CE">
      <w:pPr>
        <w:rPr>
          <w:rFonts w:cstheme="minorHAnsi"/>
          <w:sz w:val="24"/>
          <w:szCs w:val="24"/>
          <w:shd w:val="clear" w:color="auto" w:fill="FFFFFF"/>
        </w:rPr>
      </w:pPr>
      <w:r w:rsidRPr="00D87B7A">
        <w:rPr>
          <w:rFonts w:cstheme="minorHAnsi"/>
          <w:sz w:val="24"/>
          <w:szCs w:val="24"/>
          <w:shd w:val="clear" w:color="auto" w:fill="FFFFFF"/>
        </w:rPr>
        <w:t xml:space="preserve">Yes, delegates will have access to remote cheque deposit </w:t>
      </w:r>
      <w:r w:rsidR="00D87B7A" w:rsidRPr="00D87B7A">
        <w:rPr>
          <w:rFonts w:cstheme="minorHAnsi"/>
          <w:sz w:val="24"/>
          <w:szCs w:val="24"/>
          <w:shd w:val="clear" w:color="auto" w:fill="FFFFFF"/>
        </w:rPr>
        <w:t>if</w:t>
      </w:r>
      <w:r w:rsidRPr="00D87B7A">
        <w:rPr>
          <w:rFonts w:cstheme="minorHAnsi"/>
          <w:sz w:val="24"/>
          <w:szCs w:val="24"/>
          <w:shd w:val="clear" w:color="auto" w:fill="FFFFFF"/>
        </w:rPr>
        <w:t xml:space="preserve"> they have been granted the permission at set </w:t>
      </w:r>
      <w:r w:rsidR="00B14FED" w:rsidRPr="00D87B7A">
        <w:rPr>
          <w:rFonts w:cstheme="minorHAnsi"/>
          <w:sz w:val="24"/>
          <w:szCs w:val="24"/>
          <w:shd w:val="clear" w:color="auto" w:fill="FFFFFF"/>
        </w:rPr>
        <w:t>up.</w:t>
      </w:r>
    </w:p>
    <w:p w14:paraId="7ECFE1F6" w14:textId="77777777" w:rsidR="00D74E0F" w:rsidRDefault="00D74E0F" w:rsidP="003553CE">
      <w:pPr>
        <w:rPr>
          <w:rFonts w:cstheme="minorHAnsi"/>
          <w:b/>
          <w:sz w:val="24"/>
          <w:szCs w:val="24"/>
        </w:rPr>
      </w:pPr>
    </w:p>
    <w:p w14:paraId="6DFC3E36" w14:textId="20C348E3" w:rsidR="00F61D92" w:rsidRPr="00D87B7A" w:rsidRDefault="00F61D92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>Q: Can I set a default debit account for my cheque deposits?</w:t>
      </w:r>
    </w:p>
    <w:p w14:paraId="12004BB5" w14:textId="5D3EFA8E" w:rsidR="00F61D92" w:rsidRPr="00D87B7A" w:rsidRDefault="00F61D92" w:rsidP="003553CE">
      <w:pPr>
        <w:rPr>
          <w:rFonts w:cstheme="minorHAnsi"/>
          <w:bCs/>
          <w:color w:val="0070C0"/>
          <w:sz w:val="24"/>
          <w:szCs w:val="24"/>
        </w:rPr>
      </w:pPr>
      <w:r w:rsidRPr="00D87B7A">
        <w:rPr>
          <w:rFonts w:cstheme="minorHAnsi"/>
          <w:bCs/>
          <w:sz w:val="24"/>
          <w:szCs w:val="24"/>
        </w:rPr>
        <w:t xml:space="preserve">Yes, you can. Go to </w:t>
      </w:r>
      <w:r w:rsidRPr="00D87B7A">
        <w:rPr>
          <w:rFonts w:cstheme="minorHAnsi"/>
          <w:bCs/>
          <w:color w:val="0070C0"/>
          <w:sz w:val="24"/>
          <w:szCs w:val="24"/>
        </w:rPr>
        <w:t>Account Settings&gt; Set Default Account</w:t>
      </w:r>
    </w:p>
    <w:p w14:paraId="4A9C7938" w14:textId="77777777" w:rsidR="00D74E0F" w:rsidRDefault="00D74E0F" w:rsidP="003553CE">
      <w:pPr>
        <w:rPr>
          <w:rFonts w:cstheme="minorHAnsi"/>
          <w:b/>
          <w:sz w:val="24"/>
          <w:szCs w:val="24"/>
        </w:rPr>
      </w:pPr>
    </w:p>
    <w:p w14:paraId="439860D2" w14:textId="081C8EBC" w:rsidR="00427AAE" w:rsidRPr="00D87B7A" w:rsidRDefault="00427AAE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 xml:space="preserve">Q: </w:t>
      </w:r>
      <w:r w:rsidR="00B14FED" w:rsidRPr="00D87B7A">
        <w:rPr>
          <w:rFonts w:cstheme="minorHAnsi"/>
          <w:b/>
          <w:sz w:val="24"/>
          <w:szCs w:val="24"/>
        </w:rPr>
        <w:t>When processing a cheque deposit c</w:t>
      </w:r>
      <w:r w:rsidRPr="00D87B7A">
        <w:rPr>
          <w:rFonts w:cstheme="minorHAnsi"/>
          <w:b/>
          <w:sz w:val="24"/>
          <w:szCs w:val="24"/>
        </w:rPr>
        <w:t>an I change the default account previously indicated for cheque deposit?</w:t>
      </w:r>
    </w:p>
    <w:p w14:paraId="541EFB37" w14:textId="57781B48" w:rsidR="00427AAE" w:rsidRPr="00D87B7A" w:rsidRDefault="00427AAE" w:rsidP="003553CE">
      <w:pPr>
        <w:rPr>
          <w:rFonts w:cstheme="minorHAnsi"/>
          <w:b/>
          <w:bCs/>
          <w:color w:val="C00000"/>
          <w:sz w:val="24"/>
          <w:szCs w:val="24"/>
          <w:shd w:val="clear" w:color="auto" w:fill="FFFFFF"/>
        </w:rPr>
      </w:pPr>
      <w:r w:rsidRPr="00D87B7A">
        <w:rPr>
          <w:rFonts w:cstheme="minorHAnsi"/>
          <w:bCs/>
          <w:sz w:val="24"/>
          <w:szCs w:val="24"/>
        </w:rPr>
        <w:t xml:space="preserve">Yes, you can by changing the credit account when </w:t>
      </w:r>
      <w:r w:rsidR="00B14FED" w:rsidRPr="00D87B7A">
        <w:rPr>
          <w:rFonts w:cstheme="minorHAnsi"/>
          <w:bCs/>
          <w:sz w:val="24"/>
          <w:szCs w:val="24"/>
        </w:rPr>
        <w:t xml:space="preserve">going through the </w:t>
      </w:r>
      <w:r w:rsidRPr="00D87B7A">
        <w:rPr>
          <w:rFonts w:cstheme="minorHAnsi"/>
          <w:bCs/>
          <w:sz w:val="24"/>
          <w:szCs w:val="24"/>
        </w:rPr>
        <w:t>cheque deposit</w:t>
      </w:r>
      <w:r w:rsidR="00B14FED" w:rsidRPr="00D87B7A">
        <w:rPr>
          <w:rFonts w:cstheme="minorHAnsi"/>
          <w:bCs/>
          <w:sz w:val="24"/>
          <w:szCs w:val="24"/>
        </w:rPr>
        <w:t xml:space="preserve"> process</w:t>
      </w:r>
      <w:r w:rsidRPr="00D87B7A">
        <w:rPr>
          <w:rFonts w:cstheme="minorHAnsi"/>
          <w:bCs/>
          <w:sz w:val="24"/>
          <w:szCs w:val="24"/>
        </w:rPr>
        <w:t>.</w:t>
      </w:r>
    </w:p>
    <w:p w14:paraId="7B013A4D" w14:textId="77777777" w:rsidR="00D74E0F" w:rsidRDefault="00D74E0F" w:rsidP="003553CE">
      <w:pPr>
        <w:rPr>
          <w:rFonts w:cstheme="minorHAnsi"/>
          <w:b/>
          <w:sz w:val="24"/>
          <w:szCs w:val="24"/>
          <w:shd w:val="clear" w:color="auto" w:fill="FFFFFF"/>
        </w:rPr>
      </w:pPr>
    </w:p>
    <w:p w14:paraId="00623336" w14:textId="6FE338A6" w:rsidR="004B3293" w:rsidRPr="00D87B7A" w:rsidRDefault="004B3293" w:rsidP="003553CE">
      <w:pPr>
        <w:rPr>
          <w:rFonts w:cstheme="minorHAnsi"/>
          <w:b/>
          <w:sz w:val="24"/>
          <w:szCs w:val="24"/>
          <w:shd w:val="clear" w:color="auto" w:fill="FFFFFF"/>
        </w:rPr>
      </w:pPr>
      <w:r w:rsidRPr="00D87B7A">
        <w:rPr>
          <w:rFonts w:cstheme="minorHAnsi"/>
          <w:b/>
          <w:sz w:val="24"/>
          <w:szCs w:val="24"/>
          <w:shd w:val="clear" w:color="auto" w:fill="FFFFFF"/>
        </w:rPr>
        <w:t xml:space="preserve">Q: How do I </w:t>
      </w:r>
      <w:r w:rsidR="00930A1F" w:rsidRPr="00D87B7A">
        <w:rPr>
          <w:rFonts w:cstheme="minorHAnsi"/>
          <w:b/>
          <w:sz w:val="24"/>
          <w:szCs w:val="24"/>
          <w:shd w:val="clear" w:color="auto" w:fill="FFFFFF"/>
        </w:rPr>
        <w:t>obtain a</w:t>
      </w:r>
      <w:r w:rsidRPr="00D87B7A">
        <w:rPr>
          <w:rFonts w:cstheme="minorHAnsi"/>
          <w:b/>
          <w:sz w:val="24"/>
          <w:szCs w:val="24"/>
          <w:shd w:val="clear" w:color="auto" w:fill="FFFFFF"/>
        </w:rPr>
        <w:t xml:space="preserve"> void cheque?</w:t>
      </w:r>
    </w:p>
    <w:p w14:paraId="040BD0E9" w14:textId="1DE37121" w:rsidR="00930A1F" w:rsidRPr="00D87B7A" w:rsidRDefault="00930A1F" w:rsidP="003553CE">
      <w:pPr>
        <w:rPr>
          <w:rFonts w:cstheme="minorHAnsi"/>
          <w:bCs/>
          <w:sz w:val="24"/>
          <w:szCs w:val="24"/>
          <w:shd w:val="clear" w:color="auto" w:fill="FFFFFF"/>
        </w:rPr>
      </w:pPr>
      <w:r w:rsidRPr="00D87B7A">
        <w:rPr>
          <w:rFonts w:cstheme="minorHAnsi"/>
          <w:bCs/>
          <w:sz w:val="24"/>
          <w:szCs w:val="24"/>
          <w:shd w:val="clear" w:color="auto" w:fill="FFFFFF"/>
        </w:rPr>
        <w:t>Contact your branch to obtain a</w:t>
      </w:r>
      <w:r w:rsidR="00B14FED" w:rsidRPr="00D87B7A">
        <w:rPr>
          <w:rFonts w:cstheme="minorHAnsi"/>
          <w:bCs/>
          <w:sz w:val="24"/>
          <w:szCs w:val="24"/>
          <w:shd w:val="clear" w:color="auto" w:fill="FFFFFF"/>
        </w:rPr>
        <w:t xml:space="preserve"> pdf of </w:t>
      </w:r>
      <w:r w:rsidRPr="00D87B7A">
        <w:rPr>
          <w:rFonts w:cstheme="minorHAnsi"/>
          <w:bCs/>
          <w:sz w:val="24"/>
          <w:szCs w:val="24"/>
          <w:shd w:val="clear" w:color="auto" w:fill="FFFFFF"/>
        </w:rPr>
        <w:t>void cheque.</w:t>
      </w:r>
      <w:r w:rsidR="00B14FED" w:rsidRPr="00D87B7A">
        <w:rPr>
          <w:rFonts w:cstheme="minorHAnsi"/>
          <w:bCs/>
          <w:sz w:val="24"/>
          <w:szCs w:val="24"/>
          <w:shd w:val="clear" w:color="auto" w:fill="FFFFFF"/>
        </w:rPr>
        <w:t xml:space="preserve"> However, the information required on the void cheque for pre-authorized payments are available within account details. </w:t>
      </w:r>
    </w:p>
    <w:p w14:paraId="5A1CB244" w14:textId="77777777" w:rsidR="00D74E0F" w:rsidRDefault="00D74E0F" w:rsidP="003553CE">
      <w:pPr>
        <w:rPr>
          <w:rFonts w:cstheme="minorHAnsi"/>
          <w:b/>
          <w:sz w:val="24"/>
          <w:szCs w:val="24"/>
          <w:shd w:val="clear" w:color="auto" w:fill="FFFFFF"/>
        </w:rPr>
      </w:pPr>
    </w:p>
    <w:p w14:paraId="4319ED78" w14:textId="7926A1DE" w:rsidR="004B7B6E" w:rsidRPr="00D87B7A" w:rsidRDefault="004B7B6E" w:rsidP="003553CE">
      <w:pPr>
        <w:rPr>
          <w:rFonts w:cstheme="minorHAnsi"/>
          <w:b/>
          <w:sz w:val="24"/>
          <w:szCs w:val="24"/>
          <w:shd w:val="clear" w:color="auto" w:fill="FFFFFF"/>
        </w:rPr>
      </w:pPr>
      <w:r w:rsidRPr="00D87B7A">
        <w:rPr>
          <w:rFonts w:cstheme="minorHAnsi"/>
          <w:b/>
          <w:sz w:val="24"/>
          <w:szCs w:val="24"/>
          <w:shd w:val="clear" w:color="auto" w:fill="FFFFFF"/>
        </w:rPr>
        <w:t>Q: Am I able to request for a cheque book from within the digital platform?</w:t>
      </w:r>
    </w:p>
    <w:p w14:paraId="54B7DD59" w14:textId="1D9324F9" w:rsidR="004B7B6E" w:rsidRPr="00D87B7A" w:rsidRDefault="004B7B6E" w:rsidP="003553CE">
      <w:pPr>
        <w:rPr>
          <w:rFonts w:cstheme="minorHAnsi"/>
          <w:bCs/>
          <w:sz w:val="24"/>
          <w:szCs w:val="24"/>
          <w:shd w:val="clear" w:color="auto" w:fill="FFFFFF"/>
        </w:rPr>
      </w:pPr>
      <w:r w:rsidRPr="00D87B7A">
        <w:rPr>
          <w:rFonts w:cstheme="minorHAnsi"/>
          <w:bCs/>
          <w:sz w:val="24"/>
          <w:szCs w:val="24"/>
          <w:shd w:val="clear" w:color="auto" w:fill="FFFFFF"/>
        </w:rPr>
        <w:t xml:space="preserve">XXXXXX. </w:t>
      </w:r>
    </w:p>
    <w:p w14:paraId="3977C6FF" w14:textId="77777777" w:rsidR="004B7B6E" w:rsidRPr="00D87B7A" w:rsidRDefault="004B7B6E" w:rsidP="003553CE">
      <w:pPr>
        <w:rPr>
          <w:rFonts w:cstheme="minorHAnsi"/>
          <w:bCs/>
          <w:sz w:val="24"/>
          <w:szCs w:val="24"/>
          <w:shd w:val="clear" w:color="auto" w:fill="FFFFFF"/>
        </w:rPr>
      </w:pPr>
    </w:p>
    <w:p w14:paraId="21C83F4A" w14:textId="54FFFCF5" w:rsidR="00030C8B" w:rsidRPr="00D87B7A" w:rsidRDefault="00930A1F" w:rsidP="007C3F3D">
      <w:pPr>
        <w:pStyle w:val="Heading1"/>
        <w:rPr>
          <w:rFonts w:asciiTheme="minorHAnsi" w:hAnsiTheme="minorHAnsi"/>
          <w:sz w:val="24"/>
          <w:szCs w:val="24"/>
        </w:rPr>
      </w:pPr>
      <w:r w:rsidRPr="00D87B7A">
        <w:rPr>
          <w:rFonts w:asciiTheme="minorHAnsi" w:hAnsiTheme="minorHAnsi"/>
          <w:sz w:val="24"/>
          <w:szCs w:val="24"/>
        </w:rPr>
        <w:t xml:space="preserve">Messages and Alert </w:t>
      </w:r>
    </w:p>
    <w:p w14:paraId="1BF989A7" w14:textId="77777777" w:rsidR="00D74E0F" w:rsidRDefault="00D74E0F" w:rsidP="003553CE">
      <w:pPr>
        <w:rPr>
          <w:rFonts w:cstheme="minorHAnsi"/>
          <w:b/>
          <w:sz w:val="24"/>
          <w:szCs w:val="24"/>
        </w:rPr>
      </w:pPr>
    </w:p>
    <w:p w14:paraId="1F0D1BA6" w14:textId="19EFB4D8" w:rsidR="00396A9D" w:rsidRPr="00D87B7A" w:rsidRDefault="00396A9D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>Q: Can I send/receive messages to/from CWB?</w:t>
      </w:r>
    </w:p>
    <w:p w14:paraId="54EA6A7F" w14:textId="77777777" w:rsidR="00396A9D" w:rsidRPr="00D87B7A" w:rsidRDefault="00396A9D" w:rsidP="003553CE">
      <w:pPr>
        <w:rPr>
          <w:rFonts w:cstheme="minorHAnsi"/>
          <w:bCs/>
          <w:sz w:val="24"/>
          <w:szCs w:val="24"/>
        </w:rPr>
      </w:pPr>
      <w:r w:rsidRPr="00D87B7A">
        <w:rPr>
          <w:rFonts w:cstheme="minorHAnsi"/>
          <w:bCs/>
          <w:sz w:val="24"/>
          <w:szCs w:val="24"/>
        </w:rPr>
        <w:t xml:space="preserve">You can send messages to CWB via secure messaging embedded within the digital platform. A CWB staff will respond to your message(s) through the same channel. </w:t>
      </w:r>
    </w:p>
    <w:p w14:paraId="7CAA9B1F" w14:textId="77777777" w:rsidR="00D74E0F" w:rsidRDefault="00D74E0F" w:rsidP="003553CE">
      <w:pPr>
        <w:rPr>
          <w:rFonts w:cstheme="minorHAnsi"/>
          <w:b/>
          <w:sz w:val="24"/>
          <w:szCs w:val="24"/>
        </w:rPr>
      </w:pPr>
    </w:p>
    <w:p w14:paraId="40047702" w14:textId="4F229493" w:rsidR="00396A9D" w:rsidRPr="00D87B7A" w:rsidRDefault="00396A9D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>Q: What types of alert notification do I expect to receive?</w:t>
      </w:r>
    </w:p>
    <w:p w14:paraId="06565EA6" w14:textId="77777777" w:rsidR="00396A9D" w:rsidRPr="00D87B7A" w:rsidRDefault="00396A9D" w:rsidP="003553CE">
      <w:pPr>
        <w:rPr>
          <w:rFonts w:cstheme="minorHAnsi"/>
          <w:bCs/>
          <w:sz w:val="24"/>
          <w:szCs w:val="24"/>
        </w:rPr>
      </w:pPr>
      <w:r w:rsidRPr="00D87B7A">
        <w:rPr>
          <w:rFonts w:cstheme="minorHAnsi"/>
          <w:bCs/>
          <w:sz w:val="24"/>
          <w:szCs w:val="24"/>
        </w:rPr>
        <w:t>You can receive alerts when a secure profile information is changed and when a transaction is carried out. Note that you will need to enable alerts and set your preferences to receive alerts.</w:t>
      </w:r>
    </w:p>
    <w:p w14:paraId="0BEF3964" w14:textId="77777777" w:rsidR="00D74E0F" w:rsidRDefault="00D74E0F" w:rsidP="003553CE">
      <w:pPr>
        <w:rPr>
          <w:rFonts w:cstheme="minorHAnsi"/>
          <w:b/>
          <w:sz w:val="24"/>
          <w:szCs w:val="24"/>
        </w:rPr>
      </w:pPr>
    </w:p>
    <w:p w14:paraId="3A79AE64" w14:textId="380DFEA8" w:rsidR="00396A9D" w:rsidRPr="00D87B7A" w:rsidRDefault="00396A9D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>Q: Can I choose the channel through which I want to receive alert notifications.</w:t>
      </w:r>
    </w:p>
    <w:p w14:paraId="692412FC" w14:textId="77777777" w:rsidR="00396A9D" w:rsidRPr="00D87B7A" w:rsidRDefault="00396A9D" w:rsidP="003553CE">
      <w:pPr>
        <w:rPr>
          <w:rFonts w:cstheme="minorHAnsi"/>
          <w:bCs/>
          <w:sz w:val="24"/>
          <w:szCs w:val="24"/>
        </w:rPr>
      </w:pPr>
      <w:r w:rsidRPr="00D87B7A">
        <w:rPr>
          <w:rFonts w:cstheme="minorHAnsi"/>
          <w:bCs/>
          <w:sz w:val="24"/>
          <w:szCs w:val="24"/>
        </w:rPr>
        <w:t>Yes, you can choose your preferred channel to receive notification. Options available are SMS/Text, Push Notification, Notification Center and Email</w:t>
      </w:r>
    </w:p>
    <w:p w14:paraId="4A7CFE51" w14:textId="77777777" w:rsidR="001C44B9" w:rsidRPr="00D87B7A" w:rsidRDefault="001C44B9" w:rsidP="003553CE">
      <w:pPr>
        <w:rPr>
          <w:rFonts w:cstheme="minorHAnsi"/>
          <w:b/>
          <w:sz w:val="24"/>
          <w:szCs w:val="24"/>
          <w:shd w:val="clear" w:color="auto" w:fill="FFFFFF"/>
        </w:rPr>
      </w:pPr>
    </w:p>
    <w:p w14:paraId="6A09C726" w14:textId="6D6EB0AE" w:rsidR="003042F2" w:rsidRPr="00D87B7A" w:rsidRDefault="001C44B9" w:rsidP="007D7467">
      <w:pPr>
        <w:pStyle w:val="Heading1"/>
        <w:rPr>
          <w:rFonts w:asciiTheme="minorHAnsi" w:hAnsiTheme="minorHAnsi"/>
          <w:sz w:val="24"/>
          <w:szCs w:val="24"/>
          <w:shd w:val="clear" w:color="auto" w:fill="FFFFFF"/>
        </w:rPr>
      </w:pPr>
      <w:r w:rsidRPr="00D87B7A">
        <w:rPr>
          <w:rFonts w:asciiTheme="minorHAnsi" w:hAnsiTheme="minorHAnsi"/>
          <w:sz w:val="24"/>
          <w:szCs w:val="24"/>
          <w:shd w:val="clear" w:color="auto" w:fill="FFFFFF"/>
        </w:rPr>
        <w:t>Transaction Approval</w:t>
      </w:r>
    </w:p>
    <w:p w14:paraId="5315EB45" w14:textId="4C57DB7C" w:rsidR="009142F5" w:rsidRPr="00D87B7A" w:rsidRDefault="009142F5" w:rsidP="003553CE">
      <w:pPr>
        <w:rPr>
          <w:rFonts w:cstheme="minorHAnsi"/>
          <w:b/>
          <w:sz w:val="24"/>
          <w:szCs w:val="24"/>
          <w:shd w:val="clear" w:color="auto" w:fill="FFFFFF"/>
        </w:rPr>
      </w:pPr>
    </w:p>
    <w:p w14:paraId="3E6A2D20" w14:textId="3C38D48B" w:rsidR="009C123F" w:rsidRPr="00D87B7A" w:rsidRDefault="00E264F8" w:rsidP="003553CE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</w:t>
      </w:r>
      <w:r w:rsidR="00FB7700" w:rsidRPr="00D87B7A">
        <w:rPr>
          <w:b/>
          <w:bCs/>
          <w:sz w:val="24"/>
          <w:szCs w:val="24"/>
        </w:rPr>
        <w:t xml:space="preserve">Do I need to approve a transaction that I </w:t>
      </w:r>
      <w:r w:rsidR="004B3293" w:rsidRPr="00D87B7A">
        <w:rPr>
          <w:b/>
          <w:bCs/>
          <w:sz w:val="24"/>
          <w:szCs w:val="24"/>
        </w:rPr>
        <w:t>created if</w:t>
      </w:r>
      <w:r w:rsidR="00FB7700" w:rsidRPr="00D87B7A">
        <w:rPr>
          <w:b/>
          <w:bCs/>
          <w:sz w:val="24"/>
          <w:szCs w:val="24"/>
        </w:rPr>
        <w:t xml:space="preserve"> </w:t>
      </w:r>
      <w:r w:rsidR="009C123F" w:rsidRPr="00D87B7A">
        <w:rPr>
          <w:b/>
          <w:bCs/>
          <w:sz w:val="24"/>
          <w:szCs w:val="24"/>
        </w:rPr>
        <w:t xml:space="preserve">I am also one of the </w:t>
      </w:r>
      <w:r w:rsidR="00B14FED" w:rsidRPr="00D87B7A">
        <w:rPr>
          <w:b/>
          <w:bCs/>
          <w:sz w:val="24"/>
          <w:szCs w:val="24"/>
        </w:rPr>
        <w:t>Authorizers</w:t>
      </w:r>
      <w:r w:rsidR="009C123F" w:rsidRPr="00D87B7A">
        <w:rPr>
          <w:b/>
          <w:bCs/>
          <w:sz w:val="24"/>
          <w:szCs w:val="24"/>
        </w:rPr>
        <w:t xml:space="preserve"> required for the transaction?</w:t>
      </w:r>
    </w:p>
    <w:p w14:paraId="3703E13C" w14:textId="4AD4DD02" w:rsidR="00E264F8" w:rsidRPr="00D87B7A" w:rsidRDefault="009C123F" w:rsidP="003553CE">
      <w:pPr>
        <w:rPr>
          <w:sz w:val="24"/>
          <w:szCs w:val="24"/>
        </w:rPr>
      </w:pPr>
      <w:r w:rsidRPr="00D87B7A">
        <w:rPr>
          <w:sz w:val="24"/>
          <w:szCs w:val="24"/>
        </w:rPr>
        <w:t>Yes, you are required to</w:t>
      </w:r>
      <w:r w:rsidR="00930E04" w:rsidRPr="00D87B7A">
        <w:rPr>
          <w:sz w:val="24"/>
          <w:szCs w:val="24"/>
        </w:rPr>
        <w:t xml:space="preserve"> carry out action to approve the transaction after creating it.</w:t>
      </w:r>
      <w:r w:rsidRPr="00D87B7A">
        <w:rPr>
          <w:sz w:val="24"/>
          <w:szCs w:val="24"/>
        </w:rPr>
        <w:t xml:space="preserve"> This can be done through the Approval widget on the dashboard. </w:t>
      </w:r>
      <w:r w:rsidR="00E264F8" w:rsidRPr="00D87B7A">
        <w:rPr>
          <w:sz w:val="24"/>
          <w:szCs w:val="24"/>
        </w:rPr>
        <w:t xml:space="preserve">  </w:t>
      </w:r>
    </w:p>
    <w:p w14:paraId="1655FF65" w14:textId="77777777" w:rsidR="00D74E0F" w:rsidRDefault="00D74E0F" w:rsidP="003553CE">
      <w:pPr>
        <w:rPr>
          <w:b/>
          <w:bCs/>
          <w:sz w:val="24"/>
          <w:szCs w:val="24"/>
        </w:rPr>
      </w:pPr>
    </w:p>
    <w:p w14:paraId="49691FB0" w14:textId="73797A4E" w:rsidR="00930A1F" w:rsidRPr="00D87B7A" w:rsidRDefault="00930A1F" w:rsidP="003553CE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>Q: How much time do</w:t>
      </w:r>
      <w:r w:rsidR="00B14FED" w:rsidRPr="00D87B7A">
        <w:rPr>
          <w:b/>
          <w:bCs/>
          <w:sz w:val="24"/>
          <w:szCs w:val="24"/>
        </w:rPr>
        <w:t xml:space="preserve"> I have a</w:t>
      </w:r>
      <w:r w:rsidRPr="00D87B7A">
        <w:rPr>
          <w:b/>
          <w:bCs/>
          <w:sz w:val="24"/>
          <w:szCs w:val="24"/>
        </w:rPr>
        <w:t xml:space="preserve">s an </w:t>
      </w:r>
      <w:r w:rsidR="00B14FED" w:rsidRPr="00D87B7A">
        <w:rPr>
          <w:b/>
          <w:bCs/>
          <w:sz w:val="24"/>
          <w:szCs w:val="24"/>
        </w:rPr>
        <w:t xml:space="preserve">Authorizer </w:t>
      </w:r>
      <w:r w:rsidRPr="00D87B7A">
        <w:rPr>
          <w:b/>
          <w:bCs/>
          <w:sz w:val="24"/>
          <w:szCs w:val="24"/>
        </w:rPr>
        <w:t>to approve a transaction?</w:t>
      </w:r>
    </w:p>
    <w:p w14:paraId="37BFB998" w14:textId="4243253D" w:rsidR="00930A1F" w:rsidRDefault="00930A1F" w:rsidP="003553CE">
      <w:pPr>
        <w:rPr>
          <w:sz w:val="24"/>
          <w:szCs w:val="24"/>
        </w:rPr>
      </w:pPr>
      <w:r w:rsidRPr="00D87B7A">
        <w:rPr>
          <w:sz w:val="24"/>
          <w:szCs w:val="24"/>
        </w:rPr>
        <w:t xml:space="preserve">The </w:t>
      </w:r>
      <w:r w:rsidR="00FD086A" w:rsidRPr="00D87B7A">
        <w:rPr>
          <w:sz w:val="24"/>
          <w:szCs w:val="24"/>
        </w:rPr>
        <w:t xml:space="preserve">time required to approve </w:t>
      </w:r>
      <w:r w:rsidRPr="00D87B7A">
        <w:rPr>
          <w:sz w:val="24"/>
          <w:szCs w:val="24"/>
        </w:rPr>
        <w:t>is tied to the payment date of the transaction. For immediate payments, A</w:t>
      </w:r>
      <w:r w:rsidR="007A2D0F">
        <w:rPr>
          <w:sz w:val="24"/>
          <w:szCs w:val="24"/>
        </w:rPr>
        <w:t xml:space="preserve">uthorizers </w:t>
      </w:r>
      <w:r w:rsidRPr="00D87B7A">
        <w:rPr>
          <w:sz w:val="24"/>
          <w:szCs w:val="24"/>
        </w:rPr>
        <w:t>have until EOD to approve while for future dated payments, transactions will have to be approved before EOD on the day prior to the payment date.</w:t>
      </w:r>
    </w:p>
    <w:p w14:paraId="74880994" w14:textId="21E4731F" w:rsidR="008C4BE1" w:rsidRDefault="008C4BE1" w:rsidP="003553CE">
      <w:pPr>
        <w:rPr>
          <w:sz w:val="24"/>
          <w:szCs w:val="24"/>
        </w:rPr>
      </w:pPr>
    </w:p>
    <w:p w14:paraId="54212595" w14:textId="34D98C68" w:rsidR="008C4BE1" w:rsidRDefault="008C4BE1" w:rsidP="003553CE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What </w:t>
      </w:r>
      <w:r>
        <w:rPr>
          <w:b/>
          <w:bCs/>
          <w:sz w:val="24"/>
          <w:szCs w:val="24"/>
        </w:rPr>
        <w:t>is the “Due By” date I see when I post a transaction that requires an approval?</w:t>
      </w:r>
    </w:p>
    <w:p w14:paraId="18EC54C4" w14:textId="4BF83503" w:rsidR="008C4BE1" w:rsidRPr="008C4BE1" w:rsidRDefault="008C4BE1" w:rsidP="003553CE">
      <w:pPr>
        <w:rPr>
          <w:sz w:val="24"/>
          <w:szCs w:val="24"/>
        </w:rPr>
      </w:pPr>
      <w:r w:rsidRPr="008C4BE1">
        <w:rPr>
          <w:sz w:val="24"/>
          <w:szCs w:val="24"/>
        </w:rPr>
        <w:t xml:space="preserve">Due By date is the approval due date </w:t>
      </w:r>
      <w:proofErr w:type="spellStart"/>
      <w:r w:rsidRPr="008C4BE1">
        <w:rPr>
          <w:sz w:val="24"/>
          <w:szCs w:val="24"/>
        </w:rPr>
        <w:t>i.e</w:t>
      </w:r>
      <w:proofErr w:type="spellEnd"/>
      <w:r w:rsidRPr="008C4BE1">
        <w:rPr>
          <w:sz w:val="24"/>
          <w:szCs w:val="24"/>
        </w:rPr>
        <w:t xml:space="preserve"> the date by which an approval or rejection must be taken on the transaction before it expires.</w:t>
      </w:r>
    </w:p>
    <w:p w14:paraId="59412A45" w14:textId="77777777" w:rsidR="008C4BE1" w:rsidRDefault="008C4BE1" w:rsidP="003553CE">
      <w:pPr>
        <w:rPr>
          <w:b/>
          <w:bCs/>
          <w:sz w:val="24"/>
          <w:szCs w:val="24"/>
        </w:rPr>
      </w:pPr>
    </w:p>
    <w:p w14:paraId="53D9B0A7" w14:textId="0C16943A" w:rsidR="00E264F8" w:rsidRPr="00D87B7A" w:rsidRDefault="00E264F8" w:rsidP="003553CE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Will I be able to select and approve multiple transactions at once, rather than having to go through and approve each one individually?  </w:t>
      </w:r>
    </w:p>
    <w:p w14:paraId="615ACEDB" w14:textId="3F4CFE7D" w:rsidR="00E264F8" w:rsidRPr="00D87B7A" w:rsidRDefault="00E264F8" w:rsidP="003553CE">
      <w:pPr>
        <w:rPr>
          <w:b/>
          <w:bCs/>
          <w:sz w:val="24"/>
          <w:szCs w:val="24"/>
        </w:rPr>
      </w:pPr>
      <w:r w:rsidRPr="00D87B7A">
        <w:rPr>
          <w:sz w:val="24"/>
          <w:szCs w:val="24"/>
        </w:rPr>
        <w:t xml:space="preserve"> No, you must approve transactions one at a time. This provides the opportunity to view the details of each transaction before taking action.   </w:t>
      </w:r>
    </w:p>
    <w:p w14:paraId="6ABAE211" w14:textId="77777777" w:rsidR="00D74E0F" w:rsidRDefault="00D74E0F" w:rsidP="003553CE">
      <w:pPr>
        <w:rPr>
          <w:b/>
          <w:bCs/>
          <w:sz w:val="24"/>
          <w:szCs w:val="24"/>
        </w:rPr>
      </w:pPr>
    </w:p>
    <w:p w14:paraId="6480055A" w14:textId="6B5659AB" w:rsidR="00B14FED" w:rsidRPr="00D87B7A" w:rsidRDefault="00B14FED" w:rsidP="003553CE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What are expired transactions I see on the dashboard?  </w:t>
      </w:r>
    </w:p>
    <w:p w14:paraId="4FD2C944" w14:textId="74CD5176" w:rsidR="00B14FED" w:rsidRPr="00D87B7A" w:rsidRDefault="00B14FED" w:rsidP="003553CE">
      <w:pPr>
        <w:rPr>
          <w:rFonts w:cstheme="minorHAnsi"/>
          <w:b/>
          <w:sz w:val="24"/>
          <w:szCs w:val="24"/>
          <w:shd w:val="clear" w:color="auto" w:fill="FFFFFF"/>
        </w:rPr>
      </w:pPr>
      <w:r w:rsidRPr="00D87B7A">
        <w:rPr>
          <w:sz w:val="24"/>
          <w:szCs w:val="24"/>
        </w:rPr>
        <w:t>These are transactions that no approval action was taken on by the payment date.  Transactions cannot be approved or rejected anymore once they are in expired status.</w:t>
      </w:r>
    </w:p>
    <w:p w14:paraId="61492806" w14:textId="4F7AEF3F" w:rsidR="00B14FED" w:rsidRDefault="00B14FED" w:rsidP="003553CE">
      <w:pPr>
        <w:rPr>
          <w:rFonts w:cstheme="minorHAnsi"/>
          <w:b/>
          <w:sz w:val="24"/>
          <w:szCs w:val="24"/>
          <w:shd w:val="clear" w:color="auto" w:fill="FFFFFF"/>
        </w:rPr>
      </w:pPr>
    </w:p>
    <w:p w14:paraId="078A1C63" w14:textId="78817DDE" w:rsidR="003F7EC4" w:rsidRDefault="003F7EC4" w:rsidP="003F7EC4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</w:t>
      </w:r>
      <w:r>
        <w:rPr>
          <w:b/>
          <w:bCs/>
          <w:sz w:val="24"/>
          <w:szCs w:val="24"/>
        </w:rPr>
        <w:t>I no longer see some Approved, Rejected, Recalled and Expired transactions on the dashboard.</w:t>
      </w:r>
    </w:p>
    <w:p w14:paraId="3C1F3B47" w14:textId="198547E9" w:rsidR="003F7EC4" w:rsidRPr="003F7EC4" w:rsidRDefault="003F7EC4" w:rsidP="003F7EC4">
      <w:pPr>
        <w:rPr>
          <w:sz w:val="24"/>
          <w:szCs w:val="24"/>
        </w:rPr>
      </w:pPr>
      <w:r w:rsidRPr="003F7EC4">
        <w:rPr>
          <w:sz w:val="24"/>
          <w:szCs w:val="24"/>
        </w:rPr>
        <w:t>The transactions are</w:t>
      </w:r>
      <w:r>
        <w:rPr>
          <w:sz w:val="24"/>
          <w:szCs w:val="24"/>
        </w:rPr>
        <w:t xml:space="preserve"> removed from the dashboard </w:t>
      </w:r>
      <w:r w:rsidRPr="003F7EC4">
        <w:rPr>
          <w:sz w:val="24"/>
          <w:szCs w:val="24"/>
        </w:rPr>
        <w:t>after 35 days</w:t>
      </w:r>
      <w:r>
        <w:rPr>
          <w:sz w:val="24"/>
          <w:szCs w:val="24"/>
        </w:rPr>
        <w:t xml:space="preserve"> and archived. </w:t>
      </w:r>
    </w:p>
    <w:p w14:paraId="45E0F799" w14:textId="77777777" w:rsidR="003F7EC4" w:rsidRDefault="003F7EC4" w:rsidP="003553CE">
      <w:pPr>
        <w:rPr>
          <w:rFonts w:cstheme="minorHAnsi"/>
          <w:b/>
          <w:sz w:val="24"/>
          <w:szCs w:val="24"/>
          <w:shd w:val="clear" w:color="auto" w:fill="FFFFFF"/>
        </w:rPr>
      </w:pPr>
    </w:p>
    <w:p w14:paraId="446C77FB" w14:textId="2A1DB0D8" w:rsidR="003F7EC4" w:rsidRDefault="003F7EC4" w:rsidP="003F7EC4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</w:t>
      </w:r>
      <w:r>
        <w:rPr>
          <w:b/>
          <w:bCs/>
          <w:sz w:val="24"/>
          <w:szCs w:val="24"/>
        </w:rPr>
        <w:t>Am I only able to approve or reject a transaction only on desktop/OLB?</w:t>
      </w:r>
    </w:p>
    <w:p w14:paraId="76751B04" w14:textId="0D1EA65B" w:rsidR="003F7EC4" w:rsidRDefault="003F7EC4" w:rsidP="003F7EC4">
      <w:pPr>
        <w:rPr>
          <w:b/>
          <w:bCs/>
          <w:sz w:val="24"/>
          <w:szCs w:val="24"/>
        </w:rPr>
      </w:pPr>
      <w:r w:rsidRPr="003F7EC4">
        <w:rPr>
          <w:sz w:val="24"/>
          <w:szCs w:val="24"/>
        </w:rPr>
        <w:t>You can approve or reject a transaction both on Mobile and OLB/Desktop</w:t>
      </w:r>
      <w:r>
        <w:rPr>
          <w:b/>
          <w:bCs/>
          <w:sz w:val="24"/>
          <w:szCs w:val="24"/>
        </w:rPr>
        <w:t>.</w:t>
      </w:r>
    </w:p>
    <w:p w14:paraId="6BE0ACB3" w14:textId="77777777" w:rsidR="003F7EC4" w:rsidRDefault="003F7EC4" w:rsidP="003F7EC4">
      <w:pPr>
        <w:rPr>
          <w:b/>
          <w:bCs/>
          <w:sz w:val="24"/>
          <w:szCs w:val="24"/>
        </w:rPr>
      </w:pPr>
    </w:p>
    <w:p w14:paraId="3A961AD4" w14:textId="3196A658" w:rsidR="006B08C2" w:rsidRPr="00D87B7A" w:rsidRDefault="006B08C2" w:rsidP="007D7467">
      <w:pPr>
        <w:pStyle w:val="Heading1"/>
        <w:rPr>
          <w:rFonts w:asciiTheme="minorHAnsi" w:hAnsiTheme="minorHAnsi"/>
          <w:sz w:val="24"/>
          <w:szCs w:val="24"/>
        </w:rPr>
      </w:pPr>
      <w:r w:rsidRPr="00D87B7A">
        <w:rPr>
          <w:rFonts w:asciiTheme="minorHAnsi" w:hAnsiTheme="minorHAnsi"/>
          <w:sz w:val="24"/>
          <w:szCs w:val="24"/>
        </w:rPr>
        <w:t xml:space="preserve">User Management </w:t>
      </w:r>
    </w:p>
    <w:p w14:paraId="293C3851" w14:textId="77777777" w:rsidR="004B7B6E" w:rsidRPr="00D87B7A" w:rsidRDefault="004B7B6E" w:rsidP="003553CE">
      <w:pPr>
        <w:rPr>
          <w:b/>
          <w:bCs/>
          <w:sz w:val="24"/>
          <w:szCs w:val="24"/>
        </w:rPr>
      </w:pPr>
    </w:p>
    <w:p w14:paraId="345E7301" w14:textId="7A2DD728" w:rsidR="00B14B80" w:rsidRPr="00D87B7A" w:rsidRDefault="00B14B80" w:rsidP="00B14B80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</w:t>
      </w:r>
      <w:r>
        <w:rPr>
          <w:b/>
          <w:bCs/>
          <w:sz w:val="24"/>
          <w:szCs w:val="24"/>
        </w:rPr>
        <w:t>Is there a maximum number of delegates that can be created to my profile?</w:t>
      </w:r>
      <w:r w:rsidRPr="00D87B7A">
        <w:rPr>
          <w:b/>
          <w:bCs/>
          <w:sz w:val="24"/>
          <w:szCs w:val="24"/>
        </w:rPr>
        <w:t xml:space="preserve"> </w:t>
      </w:r>
    </w:p>
    <w:p w14:paraId="266EC6D4" w14:textId="10BEAC13" w:rsidR="00B14B80" w:rsidRDefault="00B14B80" w:rsidP="00B14B80">
      <w:pPr>
        <w:rPr>
          <w:sz w:val="24"/>
          <w:szCs w:val="24"/>
        </w:rPr>
      </w:pPr>
      <w:r>
        <w:rPr>
          <w:sz w:val="24"/>
          <w:szCs w:val="24"/>
        </w:rPr>
        <w:t>No, there is no limit to the number of delegates that can be created on your profile.</w:t>
      </w:r>
    </w:p>
    <w:p w14:paraId="7DDC1F4D" w14:textId="17300B8C" w:rsidR="00B14B80" w:rsidRDefault="00B14B80" w:rsidP="00B14B80">
      <w:pPr>
        <w:rPr>
          <w:sz w:val="24"/>
          <w:szCs w:val="24"/>
        </w:rPr>
      </w:pPr>
    </w:p>
    <w:p w14:paraId="571A2853" w14:textId="32C0A993" w:rsidR="00B14B80" w:rsidRPr="00D87B7A" w:rsidRDefault="00B14B80" w:rsidP="00B14B80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</w:t>
      </w:r>
      <w:r>
        <w:rPr>
          <w:b/>
          <w:bCs/>
          <w:sz w:val="24"/>
          <w:szCs w:val="24"/>
        </w:rPr>
        <w:t>What actions can a delegate carry out?</w:t>
      </w:r>
      <w:r w:rsidRPr="00D87B7A">
        <w:rPr>
          <w:b/>
          <w:bCs/>
          <w:sz w:val="24"/>
          <w:szCs w:val="24"/>
        </w:rPr>
        <w:t xml:space="preserve"> </w:t>
      </w:r>
    </w:p>
    <w:p w14:paraId="2189D733" w14:textId="79B4F864" w:rsidR="00B14B80" w:rsidRDefault="00B14B80" w:rsidP="00B14B80">
      <w:pPr>
        <w:rPr>
          <w:sz w:val="24"/>
          <w:szCs w:val="24"/>
        </w:rPr>
      </w:pPr>
      <w:r>
        <w:rPr>
          <w:sz w:val="24"/>
          <w:szCs w:val="24"/>
        </w:rPr>
        <w:t>These are based on what is set up for the delegate when the delegate role was created. All actions taken by a delegate must be approved by an Authorizer.</w:t>
      </w:r>
    </w:p>
    <w:p w14:paraId="2937A74E" w14:textId="77777777" w:rsidR="00B14B80" w:rsidRPr="00D87B7A" w:rsidRDefault="00B14B80" w:rsidP="00B14B80">
      <w:pPr>
        <w:rPr>
          <w:sz w:val="24"/>
          <w:szCs w:val="24"/>
        </w:rPr>
      </w:pPr>
    </w:p>
    <w:p w14:paraId="75681D4A" w14:textId="156A44A4" w:rsidR="004B7B6E" w:rsidRPr="00D87B7A" w:rsidRDefault="004B7B6E" w:rsidP="003553CE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>Q: W</w:t>
      </w:r>
      <w:r w:rsidR="00744345" w:rsidRPr="00D87B7A">
        <w:rPr>
          <w:b/>
          <w:bCs/>
          <w:sz w:val="24"/>
          <w:szCs w:val="24"/>
        </w:rPr>
        <w:t>ill all delegates have the same permissions on the digital platform</w:t>
      </w:r>
      <w:r w:rsidRPr="00D87B7A">
        <w:rPr>
          <w:b/>
          <w:bCs/>
          <w:sz w:val="24"/>
          <w:szCs w:val="24"/>
        </w:rPr>
        <w:t xml:space="preserve">?  </w:t>
      </w:r>
    </w:p>
    <w:p w14:paraId="2AD8963E" w14:textId="3714A6D7" w:rsidR="0070262D" w:rsidRPr="00D87B7A" w:rsidRDefault="00744345" w:rsidP="003553CE">
      <w:pPr>
        <w:rPr>
          <w:sz w:val="24"/>
          <w:szCs w:val="24"/>
        </w:rPr>
      </w:pPr>
      <w:r w:rsidRPr="00D87B7A">
        <w:rPr>
          <w:sz w:val="24"/>
          <w:szCs w:val="24"/>
        </w:rPr>
        <w:t>You can have delegates with different set of permissions. When creating a delegate, the Administrator can choose and select the different accounts, features and actions that the delegate can access.</w:t>
      </w:r>
    </w:p>
    <w:p w14:paraId="1CFFE3E3" w14:textId="77777777" w:rsidR="00D74E0F" w:rsidRDefault="00D74E0F" w:rsidP="003553CE">
      <w:pPr>
        <w:rPr>
          <w:b/>
          <w:bCs/>
          <w:sz w:val="24"/>
          <w:szCs w:val="24"/>
        </w:rPr>
      </w:pPr>
    </w:p>
    <w:p w14:paraId="36AE346F" w14:textId="1E7F8437" w:rsidR="0070262D" w:rsidRPr="00D87B7A" w:rsidRDefault="0070262D" w:rsidP="003553CE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</w:t>
      </w:r>
      <w:r w:rsidR="00595A46" w:rsidRPr="00D87B7A">
        <w:rPr>
          <w:b/>
          <w:bCs/>
          <w:sz w:val="24"/>
          <w:szCs w:val="24"/>
        </w:rPr>
        <w:t>Do Delegates have any pre-approved limits assigned to them?</w:t>
      </w:r>
      <w:r w:rsidRPr="00D87B7A">
        <w:rPr>
          <w:b/>
          <w:bCs/>
          <w:sz w:val="24"/>
          <w:szCs w:val="24"/>
        </w:rPr>
        <w:t xml:space="preserve">  </w:t>
      </w:r>
    </w:p>
    <w:p w14:paraId="2E1354F0" w14:textId="289C8AA1" w:rsidR="0070262D" w:rsidRDefault="00595A46" w:rsidP="003553CE">
      <w:pPr>
        <w:rPr>
          <w:sz w:val="24"/>
          <w:szCs w:val="24"/>
        </w:rPr>
      </w:pPr>
      <w:r w:rsidRPr="00D87B7A">
        <w:rPr>
          <w:sz w:val="24"/>
          <w:szCs w:val="24"/>
        </w:rPr>
        <w:t xml:space="preserve">No, there are no pre-approved limits for delegates. Limits per transaction, daily transaction and weekly transaction needs to be defined for every delegate. </w:t>
      </w:r>
    </w:p>
    <w:p w14:paraId="0C43C8A0" w14:textId="77777777" w:rsidR="00D74E0F" w:rsidRDefault="00D74E0F" w:rsidP="00D74E0F">
      <w:pPr>
        <w:rPr>
          <w:b/>
          <w:bCs/>
          <w:sz w:val="24"/>
          <w:szCs w:val="24"/>
        </w:rPr>
      </w:pPr>
    </w:p>
    <w:p w14:paraId="68D25229" w14:textId="4921480B" w:rsidR="00D74E0F" w:rsidRDefault="00D74E0F" w:rsidP="00D74E0F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</w:t>
      </w:r>
      <w:r>
        <w:rPr>
          <w:b/>
          <w:bCs/>
          <w:sz w:val="24"/>
          <w:szCs w:val="24"/>
        </w:rPr>
        <w:t xml:space="preserve">Can </w:t>
      </w:r>
      <w:r w:rsidR="00D11C4B">
        <w:rPr>
          <w:b/>
          <w:bCs/>
          <w:sz w:val="24"/>
          <w:szCs w:val="24"/>
        </w:rPr>
        <w:t xml:space="preserve">I set </w:t>
      </w:r>
      <w:r>
        <w:rPr>
          <w:b/>
          <w:bCs/>
          <w:sz w:val="24"/>
          <w:szCs w:val="24"/>
        </w:rPr>
        <w:t>different limits for different transaction types</w:t>
      </w:r>
      <w:r w:rsidR="00D11C4B">
        <w:rPr>
          <w:b/>
          <w:bCs/>
          <w:sz w:val="24"/>
          <w:szCs w:val="24"/>
        </w:rPr>
        <w:t xml:space="preserve"> for my delegates</w:t>
      </w:r>
      <w:r>
        <w:rPr>
          <w:b/>
          <w:bCs/>
          <w:sz w:val="24"/>
          <w:szCs w:val="24"/>
        </w:rPr>
        <w:t>?</w:t>
      </w:r>
    </w:p>
    <w:p w14:paraId="329B2752" w14:textId="357984D1" w:rsidR="00D74E0F" w:rsidRPr="00D87B7A" w:rsidRDefault="00D74E0F" w:rsidP="00D74E0F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Yes, you can assign different limits for different transactions </w:t>
      </w:r>
      <w:r w:rsidR="00D11C4B">
        <w:rPr>
          <w:sz w:val="24"/>
          <w:szCs w:val="24"/>
        </w:rPr>
        <w:t xml:space="preserve">types </w:t>
      </w:r>
      <w:r>
        <w:rPr>
          <w:sz w:val="24"/>
          <w:szCs w:val="24"/>
        </w:rPr>
        <w:t>for your delegates</w:t>
      </w:r>
    </w:p>
    <w:p w14:paraId="187F0B8C" w14:textId="57B4160B" w:rsidR="00D74E0F" w:rsidRDefault="00D74E0F" w:rsidP="003553CE">
      <w:pPr>
        <w:rPr>
          <w:b/>
          <w:bCs/>
          <w:sz w:val="24"/>
          <w:szCs w:val="24"/>
        </w:rPr>
      </w:pPr>
    </w:p>
    <w:p w14:paraId="5095306C" w14:textId="1F842AAD" w:rsidR="00D74E0F" w:rsidRDefault="00D74E0F" w:rsidP="00D74E0F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</w:t>
      </w:r>
      <w:r>
        <w:rPr>
          <w:b/>
          <w:bCs/>
          <w:sz w:val="24"/>
          <w:szCs w:val="24"/>
        </w:rPr>
        <w:t>Can I assign a delegate as an Authoriser?</w:t>
      </w:r>
    </w:p>
    <w:p w14:paraId="066F854A" w14:textId="2246F8B4" w:rsidR="00D74E0F" w:rsidRDefault="00D74E0F" w:rsidP="00D74E0F">
      <w:pPr>
        <w:rPr>
          <w:sz w:val="24"/>
          <w:szCs w:val="24"/>
        </w:rPr>
      </w:pPr>
      <w:r>
        <w:rPr>
          <w:sz w:val="24"/>
          <w:szCs w:val="24"/>
        </w:rPr>
        <w:t>No, you cannot assign a delegate as an A</w:t>
      </w:r>
      <w:r w:rsidR="00D11C4B">
        <w:rPr>
          <w:sz w:val="24"/>
          <w:szCs w:val="24"/>
        </w:rPr>
        <w:t xml:space="preserve">uthorizer </w:t>
      </w:r>
      <w:r>
        <w:rPr>
          <w:sz w:val="24"/>
          <w:szCs w:val="24"/>
        </w:rPr>
        <w:t xml:space="preserve">on digital banking. Only </w:t>
      </w:r>
      <w:r w:rsidR="00A26916">
        <w:rPr>
          <w:sz w:val="24"/>
          <w:szCs w:val="24"/>
        </w:rPr>
        <w:t>S</w:t>
      </w:r>
      <w:r>
        <w:rPr>
          <w:sz w:val="24"/>
          <w:szCs w:val="24"/>
        </w:rPr>
        <w:t>igners can be made Authorizers</w:t>
      </w:r>
      <w:r w:rsidR="00A26916">
        <w:rPr>
          <w:sz w:val="24"/>
          <w:szCs w:val="24"/>
        </w:rPr>
        <w:t xml:space="preserve"> on the digital platform</w:t>
      </w:r>
      <w:r>
        <w:rPr>
          <w:sz w:val="24"/>
          <w:szCs w:val="24"/>
        </w:rPr>
        <w:t>.  Please contact your branch to provide KYC details to add a Signer on your accounts.</w:t>
      </w:r>
    </w:p>
    <w:p w14:paraId="722B24C9" w14:textId="7C2F18B2" w:rsidR="00D11C4B" w:rsidRDefault="00D11C4B" w:rsidP="00D74E0F">
      <w:pPr>
        <w:rPr>
          <w:sz w:val="24"/>
          <w:szCs w:val="24"/>
        </w:rPr>
      </w:pPr>
    </w:p>
    <w:p w14:paraId="06E04C48" w14:textId="0309CE60" w:rsidR="00D11C4B" w:rsidRDefault="00D11C4B" w:rsidP="00D11C4B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</w:t>
      </w:r>
      <w:r>
        <w:rPr>
          <w:b/>
          <w:bCs/>
          <w:sz w:val="24"/>
          <w:szCs w:val="24"/>
        </w:rPr>
        <w:t>I created a delegate who did not receive the activation link. Do I have to create the delegate again?</w:t>
      </w:r>
    </w:p>
    <w:p w14:paraId="65DB25B2" w14:textId="6A33ADC3" w:rsidR="00D11C4B" w:rsidRPr="00D87B7A" w:rsidRDefault="00D11C4B" w:rsidP="00D11C4B">
      <w:pPr>
        <w:rPr>
          <w:b/>
          <w:bCs/>
          <w:sz w:val="24"/>
          <w:szCs w:val="24"/>
        </w:rPr>
      </w:pPr>
      <w:r>
        <w:rPr>
          <w:sz w:val="24"/>
          <w:szCs w:val="24"/>
        </w:rPr>
        <w:t>No, you do not have to. You can resend the activation link to the delegate from within User Management</w:t>
      </w:r>
      <w:r w:rsidR="00E40680">
        <w:rPr>
          <w:sz w:val="24"/>
          <w:szCs w:val="24"/>
        </w:rPr>
        <w:t xml:space="preserve"> feature</w:t>
      </w:r>
      <w:r>
        <w:rPr>
          <w:sz w:val="24"/>
          <w:szCs w:val="24"/>
        </w:rPr>
        <w:t xml:space="preserve">.  </w:t>
      </w:r>
    </w:p>
    <w:p w14:paraId="5F426B0A" w14:textId="77777777" w:rsidR="007A68C6" w:rsidRDefault="007A68C6" w:rsidP="00D11C4B">
      <w:pPr>
        <w:rPr>
          <w:b/>
          <w:bCs/>
          <w:sz w:val="24"/>
          <w:szCs w:val="24"/>
        </w:rPr>
      </w:pPr>
    </w:p>
    <w:p w14:paraId="0FB0CD41" w14:textId="187518BB" w:rsidR="00D11C4B" w:rsidRDefault="00D11C4B" w:rsidP="00D11C4B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</w:t>
      </w:r>
      <w:r>
        <w:rPr>
          <w:b/>
          <w:bCs/>
          <w:sz w:val="24"/>
          <w:szCs w:val="24"/>
        </w:rPr>
        <w:t>I created a delegate who failed to follow through the activation process when it was created. Do I have to create the delegate again?</w:t>
      </w:r>
    </w:p>
    <w:p w14:paraId="0CBEFF26" w14:textId="43A73427" w:rsidR="00D11C4B" w:rsidRDefault="00D11C4B" w:rsidP="00D11C4B">
      <w:pPr>
        <w:rPr>
          <w:sz w:val="24"/>
          <w:szCs w:val="24"/>
        </w:rPr>
      </w:pPr>
      <w:r>
        <w:rPr>
          <w:sz w:val="24"/>
          <w:szCs w:val="24"/>
        </w:rPr>
        <w:t xml:space="preserve">No, you do not have to. You can resend the activation link to the delegate from </w:t>
      </w:r>
      <w:r w:rsidR="00E40680">
        <w:rPr>
          <w:sz w:val="24"/>
          <w:szCs w:val="24"/>
        </w:rPr>
        <w:t>within the User</w:t>
      </w:r>
      <w:r>
        <w:rPr>
          <w:sz w:val="24"/>
          <w:szCs w:val="24"/>
        </w:rPr>
        <w:t xml:space="preserve"> Management</w:t>
      </w:r>
      <w:r w:rsidR="00E40680">
        <w:rPr>
          <w:sz w:val="24"/>
          <w:szCs w:val="24"/>
        </w:rPr>
        <w:t xml:space="preserve"> feature.</w:t>
      </w:r>
      <w:r>
        <w:rPr>
          <w:sz w:val="24"/>
          <w:szCs w:val="24"/>
        </w:rPr>
        <w:t xml:space="preserve"> </w:t>
      </w:r>
    </w:p>
    <w:p w14:paraId="00889629" w14:textId="12F55C25" w:rsidR="00B14B80" w:rsidRDefault="00B14B80" w:rsidP="00D11C4B">
      <w:pPr>
        <w:rPr>
          <w:sz w:val="24"/>
          <w:szCs w:val="24"/>
        </w:rPr>
      </w:pPr>
    </w:p>
    <w:p w14:paraId="5048658C" w14:textId="4BDFF4AB" w:rsidR="00B14B80" w:rsidRDefault="00B14B80" w:rsidP="00B14B80">
      <w:pPr>
        <w:rPr>
          <w:b/>
          <w:bCs/>
          <w:sz w:val="24"/>
          <w:szCs w:val="24"/>
        </w:rPr>
      </w:pPr>
      <w:r w:rsidRPr="00D87B7A">
        <w:rPr>
          <w:b/>
          <w:bCs/>
          <w:sz w:val="24"/>
          <w:szCs w:val="24"/>
        </w:rPr>
        <w:t xml:space="preserve">Q: </w:t>
      </w:r>
      <w:r>
        <w:rPr>
          <w:b/>
          <w:bCs/>
          <w:sz w:val="24"/>
          <w:szCs w:val="24"/>
        </w:rPr>
        <w:t xml:space="preserve">Can I update the permission and </w:t>
      </w:r>
      <w:proofErr w:type="spellStart"/>
      <w:r>
        <w:rPr>
          <w:b/>
          <w:bCs/>
          <w:sz w:val="24"/>
          <w:szCs w:val="24"/>
        </w:rPr>
        <w:t>entitI</w:t>
      </w:r>
      <w:proofErr w:type="spellEnd"/>
      <w:r>
        <w:rPr>
          <w:b/>
          <w:bCs/>
          <w:sz w:val="24"/>
          <w:szCs w:val="24"/>
        </w:rPr>
        <w:t xml:space="preserve"> created a delegate who failed to follow through the activation process when it was created. Do I have to create the delegate again?</w:t>
      </w:r>
    </w:p>
    <w:p w14:paraId="046C7F2F" w14:textId="77777777" w:rsidR="00B14B80" w:rsidRPr="00D87B7A" w:rsidRDefault="00B14B80" w:rsidP="00B14B8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No, you do not have to. You can resend the activation link to the delegate from within the User Management feature. </w:t>
      </w:r>
    </w:p>
    <w:p w14:paraId="69DCA239" w14:textId="77777777" w:rsidR="00B14B80" w:rsidRPr="00D87B7A" w:rsidRDefault="00B14B80" w:rsidP="00D11C4B">
      <w:pPr>
        <w:rPr>
          <w:b/>
          <w:bCs/>
          <w:sz w:val="24"/>
          <w:szCs w:val="24"/>
        </w:rPr>
      </w:pPr>
    </w:p>
    <w:p w14:paraId="454F5163" w14:textId="77777777" w:rsidR="007D7467" w:rsidRPr="00D87B7A" w:rsidRDefault="007D7467" w:rsidP="003553CE">
      <w:pPr>
        <w:rPr>
          <w:sz w:val="24"/>
          <w:szCs w:val="24"/>
        </w:rPr>
      </w:pPr>
    </w:p>
    <w:p w14:paraId="52996B97" w14:textId="2DD451B5" w:rsidR="00FD45DC" w:rsidRPr="00D87B7A" w:rsidRDefault="00FD45DC" w:rsidP="007D7467">
      <w:pPr>
        <w:pStyle w:val="Heading1"/>
        <w:rPr>
          <w:rFonts w:asciiTheme="minorHAnsi" w:hAnsiTheme="minorHAnsi"/>
          <w:sz w:val="24"/>
          <w:szCs w:val="24"/>
        </w:rPr>
      </w:pPr>
      <w:r w:rsidRPr="00D87B7A">
        <w:rPr>
          <w:rFonts w:asciiTheme="minorHAnsi" w:hAnsiTheme="minorHAnsi"/>
          <w:sz w:val="24"/>
          <w:szCs w:val="24"/>
        </w:rPr>
        <w:t>CDIC Coverage</w:t>
      </w:r>
    </w:p>
    <w:p w14:paraId="62C1666E" w14:textId="0CE06FEB" w:rsidR="00FD45DC" w:rsidRPr="00D87B7A" w:rsidRDefault="00FD45DC" w:rsidP="003553CE">
      <w:pPr>
        <w:rPr>
          <w:rFonts w:cstheme="minorHAnsi"/>
          <w:b/>
          <w:sz w:val="24"/>
          <w:szCs w:val="24"/>
        </w:rPr>
      </w:pPr>
      <w:r w:rsidRPr="00D87B7A">
        <w:rPr>
          <w:rFonts w:cstheme="minorHAnsi"/>
          <w:b/>
          <w:sz w:val="24"/>
          <w:szCs w:val="24"/>
        </w:rPr>
        <w:t>Q: Is my deposit eligible for depo</w:t>
      </w:r>
      <w:r w:rsidR="0061217C">
        <w:rPr>
          <w:rFonts w:cstheme="minorHAnsi"/>
          <w:b/>
          <w:sz w:val="24"/>
          <w:szCs w:val="24"/>
        </w:rPr>
        <w:t>si</w:t>
      </w:r>
      <w:r w:rsidRPr="00D87B7A">
        <w:rPr>
          <w:rFonts w:cstheme="minorHAnsi"/>
          <w:b/>
          <w:sz w:val="24"/>
          <w:szCs w:val="24"/>
        </w:rPr>
        <w:t>t insurance?</w:t>
      </w:r>
    </w:p>
    <w:p w14:paraId="30837D5A" w14:textId="77777777" w:rsidR="00FD45DC" w:rsidRPr="00D87B7A" w:rsidRDefault="00FD45DC" w:rsidP="003553CE">
      <w:pPr>
        <w:rPr>
          <w:rFonts w:cstheme="minorHAnsi"/>
          <w:sz w:val="24"/>
          <w:szCs w:val="24"/>
          <w:shd w:val="clear" w:color="auto" w:fill="FFFFFF"/>
        </w:rPr>
      </w:pPr>
      <w:r w:rsidRPr="00D87B7A">
        <w:rPr>
          <w:rFonts w:cstheme="minorHAnsi"/>
          <w:noProof/>
          <w:sz w:val="24"/>
          <w:szCs w:val="24"/>
          <w:lang w:eastAsia="en-CA"/>
        </w:rPr>
        <w:drawing>
          <wp:inline distT="0" distB="0" distL="0" distR="0" wp14:anchorId="7E606002" wp14:editId="52503851">
            <wp:extent cx="759460" cy="358775"/>
            <wp:effectExtent l="0" t="0" r="2540" b="3175"/>
            <wp:docPr id="1" name="Picture 1" descr="CDIC biling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DIC bilingual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B50B" w14:textId="14081251" w:rsidR="00FD45DC" w:rsidRPr="00D87B7A" w:rsidRDefault="00FD45DC" w:rsidP="003553CE">
      <w:pPr>
        <w:rPr>
          <w:rFonts w:cstheme="minorHAnsi"/>
          <w:sz w:val="24"/>
          <w:szCs w:val="24"/>
          <w:shd w:val="clear" w:color="auto" w:fill="FFFFFF"/>
        </w:rPr>
      </w:pPr>
      <w:r w:rsidRPr="00D87B7A">
        <w:rPr>
          <w:rFonts w:cstheme="minorHAnsi"/>
          <w:sz w:val="24"/>
          <w:szCs w:val="24"/>
          <w:shd w:val="clear" w:color="auto" w:fill="FFFFFF"/>
        </w:rPr>
        <w:t xml:space="preserve">As a CWB client, your chequing, </w:t>
      </w:r>
      <w:r w:rsidR="00D87B7A" w:rsidRPr="00D87B7A">
        <w:rPr>
          <w:rFonts w:cstheme="minorHAnsi"/>
          <w:sz w:val="24"/>
          <w:szCs w:val="24"/>
          <w:shd w:val="clear" w:color="auto" w:fill="FFFFFF"/>
        </w:rPr>
        <w:t>savings,</w:t>
      </w:r>
      <w:r w:rsidRPr="00D87B7A">
        <w:rPr>
          <w:rFonts w:cstheme="minorHAnsi"/>
          <w:sz w:val="24"/>
          <w:szCs w:val="24"/>
          <w:shd w:val="clear" w:color="auto" w:fill="FFFFFF"/>
        </w:rPr>
        <w:t xml:space="preserve"> and investments are eligible for deposit insurance. In the case where a person has eligible deposits through Motive, the $100,000 coverage limit is applied to the aggregate eligible deposits of that person with CWB and motive.</w:t>
      </w:r>
    </w:p>
    <w:p w14:paraId="486A4E8C" w14:textId="77777777" w:rsidR="00FD45DC" w:rsidRPr="00D87B7A" w:rsidRDefault="00FD45DC" w:rsidP="003553CE">
      <w:pPr>
        <w:rPr>
          <w:rFonts w:cstheme="minorHAnsi"/>
          <w:sz w:val="24"/>
          <w:szCs w:val="24"/>
          <w:shd w:val="clear" w:color="auto" w:fill="FFFFFF"/>
        </w:rPr>
      </w:pPr>
      <w:r w:rsidRPr="00D87B7A">
        <w:rPr>
          <w:rFonts w:cstheme="minorHAnsi"/>
          <w:sz w:val="24"/>
          <w:szCs w:val="24"/>
          <w:shd w:val="clear" w:color="auto" w:fill="FFFFFF"/>
        </w:rPr>
        <w:t xml:space="preserve">For a list of CWB and Motive deposit products that are eligible for CDIC insurance, please review the </w:t>
      </w:r>
      <w:hyperlink r:id="rId16" w:history="1">
        <w:r w:rsidRPr="00D87B7A">
          <w:rPr>
            <w:rStyle w:val="Hyperlink"/>
            <w:rFonts w:cstheme="minorHAnsi"/>
            <w:color w:val="auto"/>
            <w:sz w:val="24"/>
            <w:szCs w:val="24"/>
            <w:shd w:val="clear" w:color="auto" w:fill="FFFFFF"/>
          </w:rPr>
          <w:t>CWB Deposit Register</w:t>
        </w:r>
      </w:hyperlink>
      <w:r w:rsidRPr="00D87B7A">
        <w:rPr>
          <w:rFonts w:cstheme="minorHAnsi"/>
          <w:sz w:val="24"/>
          <w:szCs w:val="24"/>
          <w:shd w:val="clear" w:color="auto" w:fill="FFFFFF"/>
        </w:rPr>
        <w:t xml:space="preserve">   (https://www.cwbank.com/personal/banking-services/canada-deposit-insurance-corporation)</w:t>
      </w:r>
    </w:p>
    <w:p w14:paraId="31542BC0" w14:textId="77777777" w:rsidR="00FD45DC" w:rsidRPr="00D87B7A" w:rsidRDefault="00FD45DC" w:rsidP="003553CE">
      <w:pPr>
        <w:rPr>
          <w:rFonts w:cstheme="minorHAnsi"/>
          <w:sz w:val="24"/>
          <w:szCs w:val="24"/>
          <w:shd w:val="clear" w:color="auto" w:fill="FFFFFF"/>
        </w:rPr>
      </w:pPr>
      <w:r w:rsidRPr="00D87B7A">
        <w:rPr>
          <w:rFonts w:cstheme="minorHAnsi"/>
          <w:sz w:val="24"/>
          <w:szCs w:val="24"/>
          <w:shd w:val="clear" w:color="auto" w:fill="FFFFFF"/>
        </w:rPr>
        <w:t xml:space="preserve">CDIC's </w:t>
      </w:r>
      <w:hyperlink r:id="rId17" w:history="1">
        <w:r w:rsidRPr="00D87B7A">
          <w:rPr>
            <w:rStyle w:val="Hyperlink"/>
            <w:rFonts w:cstheme="minorHAnsi"/>
            <w:color w:val="auto"/>
            <w:sz w:val="24"/>
            <w:szCs w:val="24"/>
            <w:shd w:val="clear" w:color="auto" w:fill="FFFFFF"/>
          </w:rPr>
          <w:t>Protecting Your Deposits</w:t>
        </w:r>
      </w:hyperlink>
      <w:r w:rsidRPr="00D87B7A">
        <w:rPr>
          <w:rFonts w:cstheme="minorHAnsi"/>
          <w:sz w:val="24"/>
          <w:szCs w:val="24"/>
          <w:shd w:val="clear" w:color="auto" w:fill="FFFFFF"/>
        </w:rPr>
        <w:t xml:space="preserve"> brochure further outlines the details of CDIC coverage, including the maximum coverage limitation.  (</w:t>
      </w:r>
      <w:hyperlink r:id="rId18" w:history="1">
        <w:r w:rsidRPr="00D87B7A">
          <w:rPr>
            <w:rStyle w:val="Hyperlink"/>
            <w:rFonts w:cstheme="minorHAnsi"/>
            <w:color w:val="auto"/>
            <w:sz w:val="24"/>
            <w:szCs w:val="24"/>
            <w:shd w:val="clear" w:color="auto" w:fill="FFFFFF"/>
          </w:rPr>
          <w:t>https://www.cdic.ca/wp-content/uploads/cdic-protecting-your-deposits-brochure-en.pdf</w:t>
        </w:r>
      </w:hyperlink>
      <w:r w:rsidRPr="00D87B7A">
        <w:rPr>
          <w:rFonts w:cstheme="minorHAnsi"/>
          <w:sz w:val="24"/>
          <w:szCs w:val="24"/>
          <w:shd w:val="clear" w:color="auto" w:fill="FFFFFF"/>
        </w:rPr>
        <w:t>)</w:t>
      </w:r>
    </w:p>
    <w:p w14:paraId="051F24E4" w14:textId="77777777" w:rsidR="00FD45DC" w:rsidRPr="00D87B7A" w:rsidRDefault="00FD45DC" w:rsidP="003553CE">
      <w:pPr>
        <w:rPr>
          <w:rFonts w:cstheme="minorHAnsi"/>
          <w:sz w:val="24"/>
          <w:szCs w:val="24"/>
          <w:shd w:val="clear" w:color="auto" w:fill="FFFFFF"/>
        </w:rPr>
      </w:pPr>
    </w:p>
    <w:p w14:paraId="16D704E4" w14:textId="77777777" w:rsidR="00FD45DC" w:rsidRPr="00D87B7A" w:rsidRDefault="00FD45DC" w:rsidP="003553CE">
      <w:pPr>
        <w:rPr>
          <w:rFonts w:cstheme="minorHAnsi"/>
          <w:b/>
          <w:sz w:val="24"/>
          <w:szCs w:val="24"/>
          <w:shd w:val="clear" w:color="auto" w:fill="FFFFFF"/>
        </w:rPr>
      </w:pPr>
      <w:r w:rsidRPr="00D87B7A">
        <w:rPr>
          <w:rFonts w:cstheme="minorHAnsi"/>
          <w:b/>
          <w:sz w:val="24"/>
          <w:szCs w:val="24"/>
          <w:shd w:val="clear" w:color="auto" w:fill="FFFFFF"/>
        </w:rPr>
        <w:t>Q: How is my money protected?</w:t>
      </w:r>
    </w:p>
    <w:p w14:paraId="51E34BEF" w14:textId="77777777" w:rsidR="00FD45DC" w:rsidRPr="00D87B7A" w:rsidRDefault="00FD45DC" w:rsidP="003553CE">
      <w:pPr>
        <w:rPr>
          <w:rFonts w:cstheme="minorHAnsi"/>
          <w:sz w:val="24"/>
          <w:szCs w:val="24"/>
        </w:rPr>
      </w:pPr>
      <w:r w:rsidRPr="00D87B7A">
        <w:rPr>
          <w:rFonts w:cstheme="minorHAnsi"/>
          <w:sz w:val="24"/>
          <w:szCs w:val="24"/>
        </w:rPr>
        <w:t>Your chequing, savings and investments are eligible for deposit insurance through CDIC up to a maximum basic protection limit of $100,000 per customer with each separate CDIC member institution.</w:t>
      </w:r>
    </w:p>
    <w:p w14:paraId="17E4F701" w14:textId="77777777" w:rsidR="00FD45DC" w:rsidRPr="00D87B7A" w:rsidRDefault="00FD45DC" w:rsidP="003553CE">
      <w:pPr>
        <w:rPr>
          <w:rFonts w:cstheme="minorHAnsi"/>
          <w:sz w:val="24"/>
          <w:szCs w:val="24"/>
        </w:rPr>
      </w:pPr>
      <w:r w:rsidRPr="00D87B7A">
        <w:rPr>
          <w:rFonts w:cstheme="minorHAnsi"/>
          <w:sz w:val="24"/>
          <w:szCs w:val="24"/>
        </w:rPr>
        <w:t>CDIC also provides protection for joint deposits up to a maximum of $100,000, over and above deposits held under your name only. The protection limit applies to deposits with the same joint owners, held at each member institution.</w:t>
      </w:r>
    </w:p>
    <w:p w14:paraId="45E49969" w14:textId="555BF047" w:rsidR="00FD45DC" w:rsidRPr="00D87B7A" w:rsidRDefault="00FD45DC" w:rsidP="003553CE">
      <w:pPr>
        <w:rPr>
          <w:rFonts w:cstheme="minorHAnsi"/>
          <w:sz w:val="24"/>
          <w:szCs w:val="24"/>
        </w:rPr>
      </w:pPr>
      <w:r w:rsidRPr="00D87B7A">
        <w:rPr>
          <w:rFonts w:cstheme="minorHAnsi"/>
          <w:sz w:val="24"/>
          <w:szCs w:val="24"/>
        </w:rPr>
        <w:t xml:space="preserve">If </w:t>
      </w:r>
      <w:r w:rsidR="00FD086A" w:rsidRPr="00D87B7A">
        <w:rPr>
          <w:rFonts w:cstheme="minorHAnsi"/>
          <w:sz w:val="24"/>
          <w:szCs w:val="24"/>
        </w:rPr>
        <w:t>you are</w:t>
      </w:r>
      <w:r w:rsidRPr="00D87B7A">
        <w:rPr>
          <w:rFonts w:cstheme="minorHAnsi"/>
          <w:sz w:val="24"/>
          <w:szCs w:val="24"/>
        </w:rPr>
        <w:t xml:space="preserve"> also a Motive client, it’s important to know that your deposits at Motive will be combined with your deposits at CWB when considering your maximum coverage limitation. </w:t>
      </w:r>
    </w:p>
    <w:p w14:paraId="6DDE25E3" w14:textId="4E56269E" w:rsidR="00FD45DC" w:rsidRDefault="00FD45DC" w:rsidP="003553CE">
      <w:pPr>
        <w:rPr>
          <w:rFonts w:cstheme="minorHAnsi"/>
          <w:sz w:val="24"/>
          <w:szCs w:val="24"/>
        </w:rPr>
      </w:pPr>
      <w:r w:rsidRPr="00D87B7A">
        <w:rPr>
          <w:rFonts w:cstheme="minorHAnsi"/>
          <w:sz w:val="24"/>
          <w:szCs w:val="24"/>
        </w:rPr>
        <w:t>If you want to know more about CDIC coverage, refer to their </w:t>
      </w:r>
      <w:hyperlink r:id="rId19" w:tgtFrame="_blank" w:history="1">
        <w:r w:rsidRPr="00D87B7A">
          <w:rPr>
            <w:rStyle w:val="Hyperlink"/>
            <w:rFonts w:cstheme="minorHAnsi"/>
            <w:color w:val="auto"/>
            <w:sz w:val="24"/>
            <w:szCs w:val="24"/>
          </w:rPr>
          <w:t>website</w:t>
        </w:r>
      </w:hyperlink>
      <w:r w:rsidRPr="00D87B7A">
        <w:rPr>
          <w:rFonts w:cstheme="minorHAnsi"/>
          <w:sz w:val="24"/>
          <w:szCs w:val="24"/>
        </w:rPr>
        <w:t> and contact them directly for more information.</w:t>
      </w:r>
    </w:p>
    <w:p w14:paraId="5A144A26" w14:textId="77777777" w:rsidR="00673DEC" w:rsidRPr="00D87B7A" w:rsidRDefault="00673DEC" w:rsidP="003553CE">
      <w:pPr>
        <w:rPr>
          <w:rFonts w:cstheme="minorHAnsi"/>
          <w:sz w:val="24"/>
          <w:szCs w:val="24"/>
        </w:rPr>
      </w:pPr>
    </w:p>
    <w:p w14:paraId="01A2B815" w14:textId="441FC04A" w:rsidR="00E05C99" w:rsidRPr="00D87B7A" w:rsidRDefault="00E05C99" w:rsidP="00E05C99">
      <w:pPr>
        <w:pStyle w:val="Heading1"/>
        <w:rPr>
          <w:rFonts w:asciiTheme="minorHAnsi" w:hAnsiTheme="minorHAnsi"/>
        </w:rPr>
      </w:pPr>
      <w:r>
        <w:t>Spotlight – For CWB Employees</w:t>
      </w:r>
    </w:p>
    <w:p w14:paraId="4CB00313" w14:textId="77777777" w:rsidR="00E05C99" w:rsidRDefault="00E05C99" w:rsidP="00E05C99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</w:p>
    <w:p w14:paraId="714CE351" w14:textId="77777777" w:rsidR="00E05C99" w:rsidRDefault="00E05C99" w:rsidP="00E05C99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>Do I need to create a retail client in Spotlight?</w:t>
      </w:r>
    </w:p>
    <w:p w14:paraId="230F0614" w14:textId="53DD3900" w:rsidR="00E05C99" w:rsidRPr="00E05C99" w:rsidRDefault="00E05C99" w:rsidP="00E05C99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  <w:r w:rsidRPr="00E05C99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No, you do not have to. Only Business entities need to be created in Spotlight. </w:t>
      </w:r>
    </w:p>
    <w:p w14:paraId="61DDCD01" w14:textId="2C080844" w:rsidR="00E05C99" w:rsidRDefault="00E05C99" w:rsidP="00E05C99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</w:p>
    <w:p w14:paraId="547AC3F4" w14:textId="4D0C79C0" w:rsidR="00E05C99" w:rsidRDefault="00E05C99" w:rsidP="00E05C99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Why do I need to create a virtual company for a business entity? </w:t>
      </w:r>
    </w:p>
    <w:p w14:paraId="04BC51BE" w14:textId="174C76D5" w:rsidR="00E05C99" w:rsidRDefault="00E05C99" w:rsidP="00E05C99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Creating a virtual company is necessary to manage the company settings for clients in other to give them access to Infinity Digital Banking.  It allows CWB assign</w:t>
      </w:r>
      <w:r w:rsidR="00D200B8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accounts,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features and limits to companies. </w:t>
      </w:r>
    </w:p>
    <w:p w14:paraId="697B2648" w14:textId="6533CA3E" w:rsidR="00E05C99" w:rsidRDefault="00E05C99" w:rsidP="00E05C99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</w:p>
    <w:p w14:paraId="1395586A" w14:textId="0E9A37D7" w:rsidR="00D200B8" w:rsidRPr="00D200B8" w:rsidRDefault="00D200B8" w:rsidP="00D200B8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200B8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 w:rsidR="00E73AD4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How do I know what features </w:t>
      </w:r>
      <w:r w:rsidRPr="00D200B8">
        <w:rPr>
          <w:rStyle w:val="Strong"/>
          <w:rFonts w:cstheme="minorHAnsi"/>
          <w:sz w:val="24"/>
          <w:szCs w:val="24"/>
          <w:bdr w:val="none" w:sz="0" w:space="0" w:color="auto" w:frame="1"/>
        </w:rPr>
        <w:t>to assign to a company?</w:t>
      </w:r>
    </w:p>
    <w:p w14:paraId="24D05DDF" w14:textId="33DF354B" w:rsidR="00D200B8" w:rsidRDefault="00D200B8" w:rsidP="00D200B8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200B8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There are 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M</w:t>
      </w:r>
      <w:r w:rsidRPr="00D200B8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andatory and 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A</w:t>
      </w:r>
      <w:r w:rsidRPr="00D200B8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dditional features in 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S</w:t>
      </w:r>
      <w:r w:rsidRPr="00D200B8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potlight. The 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M</w:t>
      </w:r>
      <w:r w:rsidRPr="00D200B8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andatory features should be </w:t>
      </w:r>
      <w:r w:rsidR="00195157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assigned </w:t>
      </w:r>
      <w:r w:rsidRPr="00D200B8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to all companies. Th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e A</w:t>
      </w:r>
      <w:r w:rsidRPr="00D200B8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dditional features added to a company should be based on the services</w:t>
      </w:r>
      <w:r w:rsidR="001D1306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the </w:t>
      </w:r>
      <w:r w:rsidRPr="00D200B8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client</w:t>
      </w:r>
      <w:r w:rsidR="001D1306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s</w:t>
      </w:r>
      <w:r w:rsidRPr="00D200B8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are subscri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b</w:t>
      </w:r>
      <w:r w:rsidRPr="00D200B8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ed to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. </w:t>
      </w:r>
    </w:p>
    <w:p w14:paraId="5DE12FB6" w14:textId="085C9AD4" w:rsidR="00FD77FC" w:rsidRDefault="00FD77FC" w:rsidP="00FD77FC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What are the limits that can be assigned to different features </w:t>
      </w:r>
      <w:r w:rsidR="00195157">
        <w:rPr>
          <w:rStyle w:val="Strong"/>
          <w:rFonts w:cstheme="minorHAnsi"/>
          <w:sz w:val="24"/>
          <w:szCs w:val="24"/>
          <w:bdr w:val="none" w:sz="0" w:space="0" w:color="auto" w:frame="1"/>
        </w:rPr>
        <w:t>for a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 company? </w:t>
      </w:r>
    </w:p>
    <w:p w14:paraId="22F04910" w14:textId="0FEDC01E" w:rsidR="00FD77FC" w:rsidRPr="00D110B9" w:rsidRDefault="00FD77FC" w:rsidP="00FD77FC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  <w:r w:rsidRPr="00D110B9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The</w:t>
      </w:r>
      <w:r w:rsidR="00195157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re</w:t>
      </w:r>
      <w:r w:rsidRPr="00D110B9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are 3 limits that can be assigned </w:t>
      </w:r>
      <w:r w:rsidR="00D110B9" w:rsidRPr="00D110B9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per </w:t>
      </w:r>
      <w:r w:rsidRPr="00D110B9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feature as follows: </w:t>
      </w:r>
    </w:p>
    <w:p w14:paraId="44EE9508" w14:textId="06978FB5" w:rsidR="00FD77FC" w:rsidRPr="00D110B9" w:rsidRDefault="00FD77FC" w:rsidP="00D110B9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eastAsia="Times New Roman" w:cs="Segoe UI"/>
          <w:spacing w:val="-1"/>
          <w:sz w:val="24"/>
          <w:szCs w:val="24"/>
          <w:lang w:eastAsia="en-CA"/>
        </w:rPr>
      </w:pPr>
      <w:r w:rsidRPr="00D110B9">
        <w:rPr>
          <w:rFonts w:eastAsia="Times New Roman" w:cs="Segoe UI"/>
          <w:spacing w:val="-1"/>
          <w:sz w:val="24"/>
          <w:szCs w:val="24"/>
          <w:lang w:eastAsia="en-CA"/>
        </w:rPr>
        <w:t xml:space="preserve">Per Transactions Limit </w:t>
      </w:r>
    </w:p>
    <w:p w14:paraId="5E55DB5D" w14:textId="6B285D7E" w:rsidR="00FD77FC" w:rsidRPr="00D110B9" w:rsidRDefault="00FD77FC" w:rsidP="00D110B9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eastAsia="Times New Roman" w:cs="Segoe UI"/>
          <w:spacing w:val="-1"/>
          <w:sz w:val="24"/>
          <w:szCs w:val="24"/>
          <w:lang w:eastAsia="en-CA"/>
        </w:rPr>
      </w:pPr>
      <w:r w:rsidRPr="00D110B9">
        <w:rPr>
          <w:rFonts w:eastAsia="Times New Roman" w:cs="Segoe UI"/>
          <w:spacing w:val="-1"/>
          <w:sz w:val="24"/>
          <w:szCs w:val="24"/>
          <w:lang w:eastAsia="en-CA"/>
        </w:rPr>
        <w:t xml:space="preserve">Daily Transaction Limit </w:t>
      </w:r>
    </w:p>
    <w:p w14:paraId="4324C3A5" w14:textId="38CFB1A0" w:rsidR="00FD77FC" w:rsidRPr="00D110B9" w:rsidRDefault="00FD77FC" w:rsidP="00D110B9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eastAsia="Times New Roman" w:cs="Segoe UI"/>
          <w:spacing w:val="-1"/>
          <w:sz w:val="24"/>
          <w:szCs w:val="24"/>
          <w:lang w:eastAsia="en-CA"/>
        </w:rPr>
      </w:pPr>
      <w:r w:rsidRPr="00D110B9">
        <w:rPr>
          <w:rFonts w:eastAsia="Times New Roman" w:cs="Segoe UI"/>
          <w:spacing w:val="-1"/>
          <w:sz w:val="24"/>
          <w:szCs w:val="24"/>
          <w:lang w:eastAsia="en-CA"/>
        </w:rPr>
        <w:t>Weekly Transaction Limit</w:t>
      </w:r>
    </w:p>
    <w:p w14:paraId="61862E36" w14:textId="22DF2B05" w:rsidR="00FD77FC" w:rsidRPr="00FD77FC" w:rsidRDefault="00FD77FC" w:rsidP="00D110B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n-CA"/>
        </w:rPr>
      </w:pPr>
      <w:r w:rsidRPr="00FD77FC">
        <w:rPr>
          <w:rFonts w:eastAsia="Times New Roman" w:cs="Segoe UI"/>
          <w:spacing w:val="-1"/>
          <w:sz w:val="24"/>
          <w:szCs w:val="24"/>
          <w:lang w:eastAsia="en-CA"/>
        </w:rPr>
        <w:t xml:space="preserve">The amount </w:t>
      </w:r>
      <w:r w:rsidR="00D110B9" w:rsidRPr="00D110B9">
        <w:rPr>
          <w:rFonts w:eastAsia="Times New Roman" w:cs="Segoe UI"/>
          <w:spacing w:val="-1"/>
          <w:sz w:val="24"/>
          <w:szCs w:val="24"/>
          <w:lang w:eastAsia="en-CA"/>
        </w:rPr>
        <w:t xml:space="preserve">is </w:t>
      </w:r>
      <w:r w:rsidRPr="00FD77FC">
        <w:rPr>
          <w:rFonts w:eastAsia="Times New Roman" w:cs="Segoe UI"/>
          <w:spacing w:val="-1"/>
          <w:sz w:val="24"/>
          <w:szCs w:val="24"/>
          <w:lang w:eastAsia="en-CA"/>
        </w:rPr>
        <w:t>defined</w:t>
      </w:r>
      <w:r w:rsidR="00195157">
        <w:rPr>
          <w:rFonts w:eastAsia="Times New Roman" w:cs="Segoe UI"/>
          <w:spacing w:val="-1"/>
          <w:sz w:val="24"/>
          <w:szCs w:val="24"/>
          <w:lang w:eastAsia="en-CA"/>
        </w:rPr>
        <w:t xml:space="preserve"> by CWB in relation to the </w:t>
      </w:r>
      <w:r w:rsidRPr="00FD77FC">
        <w:rPr>
          <w:rFonts w:eastAsia="Times New Roman" w:cs="Segoe UI"/>
          <w:spacing w:val="-1"/>
          <w:sz w:val="24"/>
          <w:szCs w:val="24"/>
          <w:lang w:eastAsia="en-CA"/>
        </w:rPr>
        <w:t>channel</w:t>
      </w:r>
      <w:r w:rsidRPr="00FD77FC">
        <w:rPr>
          <w:rFonts w:ascii="Segoe UI" w:eastAsia="Times New Roman" w:hAnsi="Segoe UI" w:cs="Segoe UI"/>
          <w:color w:val="FF5630"/>
          <w:spacing w:val="-1"/>
          <w:sz w:val="24"/>
          <w:szCs w:val="24"/>
          <w:lang w:eastAsia="en-CA"/>
        </w:rPr>
        <w:t>.</w:t>
      </w:r>
    </w:p>
    <w:p w14:paraId="0EE2908E" w14:textId="78EC72F2" w:rsidR="00D200B8" w:rsidRDefault="00D200B8" w:rsidP="00E05C99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</w:p>
    <w:p w14:paraId="6D51893E" w14:textId="3907E899" w:rsidR="00763C8E" w:rsidRPr="00763C8E" w:rsidRDefault="00763C8E" w:rsidP="00763C8E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763C8E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Is a client </w:t>
      </w:r>
      <w:r w:rsidRPr="00763C8E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able to consolidate their Business and Retail profiles themselves? </w:t>
      </w:r>
    </w:p>
    <w:p w14:paraId="070887E1" w14:textId="2CE5E866" w:rsidR="00763C8E" w:rsidRPr="00763C8E" w:rsidRDefault="00763C8E" w:rsidP="00E05C99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  <w:r w:rsidRPr="00763C8E">
        <w:rPr>
          <w:rFonts w:ascii="Segoe UI" w:hAnsi="Segoe UI" w:cs="Segoe UI"/>
          <w:spacing w:val="-1"/>
          <w:shd w:val="clear" w:color="auto" w:fill="FFFFFF"/>
        </w:rPr>
        <w:t xml:space="preserve">No, a CWB employee is required to </w:t>
      </w:r>
      <w:r w:rsidRPr="00763C8E">
        <w:rPr>
          <w:rStyle w:val="Strong"/>
          <w:rFonts w:ascii="Segoe UI" w:hAnsi="Segoe UI" w:cs="Segoe UI"/>
          <w:b w:val="0"/>
          <w:bCs w:val="0"/>
          <w:spacing w:val="-1"/>
          <w:shd w:val="clear" w:color="auto" w:fill="FFFFFF"/>
        </w:rPr>
        <w:t xml:space="preserve">consolidate Business and Retail profile in Spotlight </w:t>
      </w:r>
      <w:r w:rsidR="00DA1210">
        <w:rPr>
          <w:rStyle w:val="Strong"/>
          <w:rFonts w:ascii="Segoe UI" w:hAnsi="Segoe UI" w:cs="Segoe UI"/>
          <w:b w:val="0"/>
          <w:bCs w:val="0"/>
          <w:spacing w:val="-1"/>
          <w:shd w:val="clear" w:color="auto" w:fill="FFFFFF"/>
        </w:rPr>
        <w:t xml:space="preserve">on their behalf </w:t>
      </w:r>
      <w:r w:rsidRPr="00763C8E">
        <w:rPr>
          <w:rStyle w:val="Strong"/>
          <w:rFonts w:ascii="Segoe UI" w:hAnsi="Segoe UI" w:cs="Segoe UI"/>
          <w:b w:val="0"/>
          <w:bCs w:val="0"/>
          <w:spacing w:val="-1"/>
          <w:shd w:val="clear" w:color="auto" w:fill="FFFFFF"/>
        </w:rPr>
        <w:t>so</w:t>
      </w:r>
      <w:r w:rsidRPr="00763C8E">
        <w:rPr>
          <w:rFonts w:ascii="Segoe UI" w:hAnsi="Segoe UI" w:cs="Segoe UI"/>
          <w:spacing w:val="-1"/>
          <w:shd w:val="clear" w:color="auto" w:fill="FFFFFF"/>
        </w:rPr>
        <w:t xml:space="preserve"> </w:t>
      </w:r>
      <w:r>
        <w:rPr>
          <w:rFonts w:ascii="Segoe UI" w:hAnsi="Segoe UI" w:cs="Segoe UI"/>
          <w:spacing w:val="-1"/>
          <w:shd w:val="clear" w:color="auto" w:fill="FFFFFF"/>
        </w:rPr>
        <w:t xml:space="preserve">that </w:t>
      </w:r>
      <w:r w:rsidRPr="00763C8E">
        <w:rPr>
          <w:rFonts w:ascii="Segoe UI" w:hAnsi="Segoe UI" w:cs="Segoe UI"/>
          <w:spacing w:val="-1"/>
          <w:shd w:val="clear" w:color="auto" w:fill="FFFFFF"/>
        </w:rPr>
        <w:t xml:space="preserve">the client has a dashboard with consolidated accounts on Infinity Digital Banking </w:t>
      </w:r>
    </w:p>
    <w:p w14:paraId="37BC0642" w14:textId="4850827A" w:rsidR="00BA4805" w:rsidRDefault="00BA4805" w:rsidP="00E05C99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</w:p>
    <w:p w14:paraId="03D806EB" w14:textId="69637642" w:rsidR="00DA1210" w:rsidRDefault="00DA1210" w:rsidP="00DA1210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Do I need to link Signers and Business Users to a virtual company? </w:t>
      </w:r>
    </w:p>
    <w:p w14:paraId="033AE834" w14:textId="1078601E" w:rsidR="00DA1210" w:rsidRDefault="00DA1210" w:rsidP="00DA1210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Yes, you do </w:t>
      </w:r>
      <w:r w:rsidR="005A7343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to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give them access to</w:t>
      </w:r>
      <w:r w:rsidR="005A7343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the company in 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Infinity Digital Banking.  </w:t>
      </w:r>
    </w:p>
    <w:p w14:paraId="5437962E" w14:textId="7389332E" w:rsidR="00DA1210" w:rsidRDefault="00DA1210" w:rsidP="00DA1210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</w:p>
    <w:p w14:paraId="741A7C52" w14:textId="6E8DD77D" w:rsidR="00DA1210" w:rsidRDefault="00DA1210" w:rsidP="00DA1210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What </w:t>
      </w:r>
      <w:r w:rsidR="005A7343">
        <w:rPr>
          <w:rStyle w:val="Strong"/>
          <w:rFonts w:cstheme="minorHAnsi"/>
          <w:sz w:val="24"/>
          <w:szCs w:val="24"/>
          <w:bdr w:val="none" w:sz="0" w:space="0" w:color="auto" w:frame="1"/>
        </w:rPr>
        <w:t>u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sers are linked to the Virtual company? </w:t>
      </w:r>
    </w:p>
    <w:p w14:paraId="372048F4" w14:textId="16E9026E" w:rsidR="00DA1210" w:rsidRDefault="005A7343" w:rsidP="00DA1210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Authorized s</w:t>
      </w:r>
      <w:r w:rsidR="00DA1210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igners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and Business users (w</w:t>
      </w:r>
      <w:r w:rsidR="00DA1210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ith a CIF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)</w:t>
      </w:r>
      <w:r w:rsidR="00DA1210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can be linked to a virtual company. </w:t>
      </w:r>
    </w:p>
    <w:p w14:paraId="53AA6B25" w14:textId="118E1B9F" w:rsidR="00DA1210" w:rsidRDefault="00DA1210" w:rsidP="00E05C99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</w:p>
    <w:p w14:paraId="3DD29235" w14:textId="25BF402C" w:rsidR="00DA1210" w:rsidRDefault="00DA1210" w:rsidP="00DA1210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Do I need to assign accounts, features, and limits to the Signers and Business users in Spotlight? </w:t>
      </w:r>
    </w:p>
    <w:p w14:paraId="4858A840" w14:textId="5197B39C" w:rsidR="00DA1210" w:rsidRDefault="00DA1210" w:rsidP="00DA1210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Yes, in order to give them access to the company on Infinity Digital Banking and  define  their permission and entitlements.</w:t>
      </w:r>
    </w:p>
    <w:p w14:paraId="74840C1F" w14:textId="77777777" w:rsidR="00DA1210" w:rsidRDefault="00DA1210" w:rsidP="00DA1210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</w:p>
    <w:p w14:paraId="4F14CE5A" w14:textId="77777777" w:rsidR="00DA1210" w:rsidRDefault="00DA1210" w:rsidP="00DA1210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Can a delegate be linked to a personal or business profile in Spotlight? </w:t>
      </w:r>
    </w:p>
    <w:p w14:paraId="6C3D2E55" w14:textId="3CFD97A9" w:rsidR="00DA1210" w:rsidRDefault="00DA1210" w:rsidP="00DA1210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No, this is not allowed. </w:t>
      </w:r>
    </w:p>
    <w:p w14:paraId="67AFF8A5" w14:textId="64E2D25E" w:rsidR="005A7343" w:rsidRDefault="005A7343" w:rsidP="00DA1210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</w:p>
    <w:p w14:paraId="70EF23F6" w14:textId="2423D886" w:rsidR="005A7343" w:rsidRDefault="005A7343" w:rsidP="005A7343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Do I need to set the action(s) that can be carried out per feature for </w:t>
      </w:r>
      <w:r w:rsidRPr="005A7343">
        <w:rPr>
          <w:rStyle w:val="Strong"/>
          <w:rFonts w:cstheme="minorHAnsi"/>
          <w:sz w:val="24"/>
          <w:szCs w:val="24"/>
          <w:bdr w:val="none" w:sz="0" w:space="0" w:color="auto" w:frame="1"/>
        </w:rPr>
        <w:t>Authorized signers and Business users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>?</w:t>
      </w:r>
    </w:p>
    <w:p w14:paraId="4E7F1A99" w14:textId="6364B642" w:rsidR="005A7343" w:rsidRPr="005A7343" w:rsidRDefault="005A7343" w:rsidP="005A7343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  <w:r w:rsidRPr="005A7343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Yes, based on the client’s mandate you are required to set up the actions as required. </w:t>
      </w:r>
    </w:p>
    <w:p w14:paraId="5A4024BB" w14:textId="69CDFCC3" w:rsidR="005A7343" w:rsidRDefault="005A7343" w:rsidP="00DA1210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</w:p>
    <w:p w14:paraId="653DC436" w14:textId="4FBB47C8" w:rsidR="005A7343" w:rsidRDefault="005A7343" w:rsidP="005A7343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Are limits </w:t>
      </w:r>
      <w:r w:rsidRPr="005A7343">
        <w:rPr>
          <w:rStyle w:val="Strong"/>
          <w:rFonts w:cstheme="minorHAnsi"/>
          <w:sz w:val="24"/>
          <w:szCs w:val="24"/>
          <w:bdr w:val="none" w:sz="0" w:space="0" w:color="auto" w:frame="1"/>
        </w:rPr>
        <w:t>assigned to Authorized signers and Business users?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 </w:t>
      </w:r>
    </w:p>
    <w:p w14:paraId="3C6C15CB" w14:textId="625CA398" w:rsidR="005A7343" w:rsidRDefault="005A7343" w:rsidP="005A7343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Yes, limits are assigned per feature, however n</w:t>
      </w:r>
      <w:r w:rsidRPr="005A7343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ot all actions have limits. If there are limits for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</w:t>
      </w:r>
      <w:r w:rsidRPr="005A7343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an action it must be defined. 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The limit is as follows:</w:t>
      </w:r>
    </w:p>
    <w:p w14:paraId="6FCD5035" w14:textId="77777777" w:rsidR="005A7343" w:rsidRPr="00D110B9" w:rsidRDefault="005A7343" w:rsidP="005A7343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eastAsia="Times New Roman" w:cs="Segoe UI"/>
          <w:spacing w:val="-1"/>
          <w:sz w:val="24"/>
          <w:szCs w:val="24"/>
          <w:lang w:eastAsia="en-CA"/>
        </w:rPr>
      </w:pPr>
      <w:r w:rsidRPr="00D110B9">
        <w:rPr>
          <w:rFonts w:eastAsia="Times New Roman" w:cs="Segoe UI"/>
          <w:spacing w:val="-1"/>
          <w:sz w:val="24"/>
          <w:szCs w:val="24"/>
          <w:lang w:eastAsia="en-CA"/>
        </w:rPr>
        <w:t xml:space="preserve">Per Transactions Limit </w:t>
      </w:r>
    </w:p>
    <w:p w14:paraId="328AF4B8" w14:textId="77777777" w:rsidR="005A7343" w:rsidRPr="00D110B9" w:rsidRDefault="005A7343" w:rsidP="005A7343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eastAsia="Times New Roman" w:cs="Segoe UI"/>
          <w:spacing w:val="-1"/>
          <w:sz w:val="24"/>
          <w:szCs w:val="24"/>
          <w:lang w:eastAsia="en-CA"/>
        </w:rPr>
      </w:pPr>
      <w:r w:rsidRPr="00D110B9">
        <w:rPr>
          <w:rFonts w:eastAsia="Times New Roman" w:cs="Segoe UI"/>
          <w:spacing w:val="-1"/>
          <w:sz w:val="24"/>
          <w:szCs w:val="24"/>
          <w:lang w:eastAsia="en-CA"/>
        </w:rPr>
        <w:t xml:space="preserve">Daily Transaction Limit </w:t>
      </w:r>
    </w:p>
    <w:p w14:paraId="17DB0D3D" w14:textId="77777777" w:rsidR="005A7343" w:rsidRPr="00D110B9" w:rsidRDefault="005A7343" w:rsidP="005A7343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eastAsia="Times New Roman" w:cs="Segoe UI"/>
          <w:spacing w:val="-1"/>
          <w:sz w:val="24"/>
          <w:szCs w:val="24"/>
          <w:lang w:eastAsia="en-CA"/>
        </w:rPr>
      </w:pPr>
      <w:r w:rsidRPr="00D110B9">
        <w:rPr>
          <w:rFonts w:eastAsia="Times New Roman" w:cs="Segoe UI"/>
          <w:spacing w:val="-1"/>
          <w:sz w:val="24"/>
          <w:szCs w:val="24"/>
          <w:lang w:eastAsia="en-CA"/>
        </w:rPr>
        <w:t>Weekly Transaction Limit</w:t>
      </w:r>
    </w:p>
    <w:p w14:paraId="26496400" w14:textId="77777777" w:rsidR="005A7343" w:rsidRDefault="005A7343" w:rsidP="00DA1210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</w:p>
    <w:p w14:paraId="7EF6523A" w14:textId="62099FEE" w:rsidR="005A7343" w:rsidRDefault="005A7343" w:rsidP="00DA1210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  <w:r w:rsidRPr="005A7343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The limit for ea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ch </w:t>
      </w:r>
      <w:r w:rsidRPr="005A7343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Authorized signer and Business user cannot exceed those set up for the company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.</w:t>
      </w:r>
    </w:p>
    <w:p w14:paraId="4E9F4487" w14:textId="62E77F45" w:rsidR="00DA1210" w:rsidRDefault="00DA1210" w:rsidP="00DA1210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</w:p>
    <w:p w14:paraId="3724A73A" w14:textId="2A9D7087" w:rsidR="00F21099" w:rsidRDefault="00F21099" w:rsidP="00F21099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>Can I manage previously created A</w:t>
      </w:r>
      <w:r w:rsidRPr="005A7343">
        <w:rPr>
          <w:rStyle w:val="Strong"/>
          <w:rFonts w:cstheme="minorHAnsi"/>
          <w:sz w:val="24"/>
          <w:szCs w:val="24"/>
          <w:bdr w:val="none" w:sz="0" w:space="0" w:color="auto" w:frame="1"/>
        </w:rPr>
        <w:t>uthorized signers and Business users?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 </w:t>
      </w:r>
    </w:p>
    <w:p w14:paraId="3328B8E8" w14:textId="78A7FD29" w:rsidR="00F21099" w:rsidRDefault="00F21099" w:rsidP="00F21099">
      <w:pPr>
        <w:rPr>
          <w:ins w:id="607" w:author="Efosa Okonkwo" w:date="2021-06-14T10:56:00Z"/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 </w:t>
      </w:r>
      <w:r w:rsidRPr="00F21099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Yes, you can suspend, activate, update previously created Authorized signers and Business users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.</w:t>
      </w:r>
    </w:p>
    <w:p w14:paraId="5FA7F97D" w14:textId="4A1B2A51" w:rsidR="00D07EB9" w:rsidRDefault="00D07EB9" w:rsidP="00F21099">
      <w:pPr>
        <w:rPr>
          <w:ins w:id="608" w:author="Efosa Okonkwo" w:date="2021-06-14T10:56:00Z"/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</w:p>
    <w:p w14:paraId="3783E31C" w14:textId="0ECC7D0B" w:rsidR="00D07EB9" w:rsidRDefault="00D07EB9" w:rsidP="00D07EB9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>Can I manage previously created A</w:t>
      </w:r>
      <w:r w:rsidRPr="005A7343">
        <w:rPr>
          <w:rStyle w:val="Strong"/>
          <w:rFonts w:cstheme="minorHAnsi"/>
          <w:sz w:val="24"/>
          <w:szCs w:val="24"/>
          <w:bdr w:val="none" w:sz="0" w:space="0" w:color="auto" w:frame="1"/>
        </w:rPr>
        <w:t>uthorized signers and Business users?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 </w:t>
      </w:r>
    </w:p>
    <w:p w14:paraId="59AC767F" w14:textId="49D7FFE6" w:rsidR="00D07EB9" w:rsidRDefault="00D07EB9" w:rsidP="00D07EB9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  <w:r w:rsidRPr="00F21099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Yes, you can suspend, activate, update previously created Authorized signers and Business users</w:t>
      </w:r>
      <w: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.</w:t>
      </w:r>
    </w:p>
    <w:p w14:paraId="7E80FB49" w14:textId="77777777" w:rsidR="00130CCB" w:rsidRDefault="00130CCB" w:rsidP="00D07EB9">
      <w:pPr>
        <w:rPr>
          <w:ins w:id="609" w:author="Efosa Okonkwo" w:date="2021-06-14T10:56:00Z"/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</w:pPr>
    </w:p>
    <w:p w14:paraId="55E5B702" w14:textId="35350C77" w:rsidR="00130CCB" w:rsidRDefault="00130CCB" w:rsidP="00130CCB">
      <w:pPr>
        <w:rPr>
          <w:rStyle w:val="Strong"/>
          <w:rFonts w:cstheme="minorHAnsi"/>
          <w:sz w:val="24"/>
          <w:szCs w:val="24"/>
          <w:bdr w:val="none" w:sz="0" w:space="0" w:color="auto" w:frame="1"/>
        </w:rPr>
      </w:pPr>
      <w:r w:rsidRPr="00D87B7A"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Q: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Can I 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>edit CWB employee user profile in Spotlight</w:t>
      </w:r>
      <w:r w:rsidRPr="005A7343">
        <w:rPr>
          <w:rStyle w:val="Strong"/>
          <w:rFonts w:cstheme="minorHAnsi"/>
          <w:sz w:val="24"/>
          <w:szCs w:val="24"/>
          <w:bdr w:val="none" w:sz="0" w:space="0" w:color="auto" w:frame="1"/>
        </w:rPr>
        <w:t>?</w:t>
      </w:r>
      <w:r>
        <w:rPr>
          <w:rStyle w:val="Strong"/>
          <w:rFonts w:cstheme="minorHAnsi"/>
          <w:sz w:val="24"/>
          <w:szCs w:val="24"/>
          <w:bdr w:val="none" w:sz="0" w:space="0" w:color="auto" w:frame="1"/>
        </w:rPr>
        <w:t xml:space="preserve"> </w:t>
      </w:r>
    </w:p>
    <w:p w14:paraId="595A5950" w14:textId="754B0D07" w:rsidR="000255EB" w:rsidRPr="00130CCB" w:rsidRDefault="00130CCB" w:rsidP="003553CE">
      <w:pPr>
        <w:rPr>
          <w:rFonts w:cstheme="minorHAnsi"/>
          <w:b/>
          <w:bCs/>
          <w:sz w:val="24"/>
          <w:szCs w:val="24"/>
        </w:rPr>
      </w:pPr>
      <w:r w:rsidRPr="00130CCB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A CWB employee with</w:t>
      </w:r>
      <w:r w:rsidRPr="00130CCB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the appropriate </w:t>
      </w:r>
      <w:r w:rsidRPr="00130CCB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permissions can only edit user roles and additional permissions within </w:t>
      </w:r>
      <w:r w:rsidR="00A42D24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S</w:t>
      </w:r>
      <w:r w:rsidRPr="00130CCB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potlight. Any changes to the personal information of a CWB employee user </w:t>
      </w:r>
      <w:r w:rsidR="00A42D24" w:rsidRPr="00130CCB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must</w:t>
      </w:r>
      <w:r w:rsidRPr="00130CCB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 xml:space="preserve"> be done on Okta and not in Spotlight</w:t>
      </w:r>
      <w:r w:rsidR="00A42D24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</w:rPr>
        <w:t>.</w:t>
      </w:r>
    </w:p>
    <w:p w14:paraId="2F9B4A32" w14:textId="77777777" w:rsidR="00E05C99" w:rsidRPr="00D87B7A" w:rsidRDefault="00E05C99" w:rsidP="003553CE">
      <w:pPr>
        <w:rPr>
          <w:rFonts w:cstheme="minorHAnsi"/>
          <w:b/>
          <w:sz w:val="24"/>
          <w:szCs w:val="24"/>
        </w:rPr>
      </w:pPr>
    </w:p>
    <w:p w14:paraId="241A5B8B" w14:textId="77777777" w:rsidR="007D5323" w:rsidRPr="00D87B7A" w:rsidRDefault="007D5323" w:rsidP="003553CE">
      <w:pPr>
        <w:rPr>
          <w:rFonts w:cstheme="minorHAnsi"/>
          <w:sz w:val="24"/>
          <w:szCs w:val="24"/>
          <w:shd w:val="clear" w:color="auto" w:fill="FFFFFF"/>
        </w:rPr>
      </w:pPr>
    </w:p>
    <w:sectPr w:rsidR="007D5323" w:rsidRPr="00D87B7A" w:rsidSect="00F00E8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4" w:author="Connie Smart" w:date="2021-06-08T13:44:00Z" w:initials="CS">
    <w:p w14:paraId="3E1202D3" w14:textId="2D34B181" w:rsidR="00763183" w:rsidRDefault="00763183">
      <w:pPr>
        <w:pStyle w:val="CommentText"/>
      </w:pPr>
      <w:r>
        <w:rPr>
          <w:rStyle w:val="CommentReference"/>
        </w:rPr>
        <w:annotationRef/>
      </w:r>
      <w:r w:rsidR="00933263">
        <w:rPr>
          <w:noProof/>
        </w:rPr>
        <w:t>D</w:t>
      </w:r>
      <w:r>
        <w:rPr>
          <w:noProof/>
        </w:rPr>
        <w:t xml:space="preserve">oes it also save/remember your password? </w:t>
      </w:r>
    </w:p>
  </w:comment>
  <w:comment w:id="200" w:author="Connie Smart" w:date="2021-06-08T16:18:00Z" w:initials="CS">
    <w:p w14:paraId="64F67FB9" w14:textId="6426945F" w:rsidR="008825CC" w:rsidRDefault="008825CC" w:rsidP="008825CC">
      <w:pPr>
        <w:rPr>
          <w:rFonts w:eastAsia="Times New Roman" w:cstheme="minorHAnsi"/>
          <w:sz w:val="24"/>
          <w:szCs w:val="24"/>
          <w:lang w:eastAsia="en-CA"/>
        </w:rPr>
      </w:pPr>
      <w:r>
        <w:rPr>
          <w:rStyle w:val="CommentReference"/>
        </w:rPr>
        <w:annotationRef/>
      </w:r>
      <w:r>
        <w:t>Should we add?:  “</w:t>
      </w:r>
      <w:r>
        <w:rPr>
          <w:rFonts w:eastAsia="Times New Roman" w:cstheme="minorHAnsi"/>
          <w:sz w:val="24"/>
          <w:szCs w:val="24"/>
          <w:lang w:eastAsia="en-CA"/>
        </w:rPr>
        <w:t xml:space="preserve">excluding </w:t>
      </w:r>
      <w:r w:rsidRPr="00D87B7A">
        <w:rPr>
          <w:rFonts w:eastAsia="Times New Roman" w:cstheme="minorHAnsi"/>
          <w:sz w:val="24"/>
          <w:szCs w:val="24"/>
          <w:lang w:eastAsia="en-CA"/>
        </w:rPr>
        <w:t>interest and late payment fees</w:t>
      </w:r>
      <w:r>
        <w:rPr>
          <w:rFonts w:eastAsia="Times New Roman" w:cstheme="minorHAnsi"/>
          <w:sz w:val="24"/>
          <w:szCs w:val="24"/>
          <w:lang w:eastAsia="en-CA"/>
        </w:rPr>
        <w:t>”?</w:t>
      </w:r>
    </w:p>
    <w:p w14:paraId="4C87F7E9" w14:textId="5F8ED271" w:rsidR="008825CC" w:rsidRPr="008825CC" w:rsidRDefault="008825CC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1202D3" w15:done="0"/>
  <w15:commentEx w15:paraId="4C87F7E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69F2D2" w16cex:dateUtc="2021-06-08T19:44:00Z"/>
  <w16cex:commentExtensible w16cex:durableId="246A16BC" w16cex:dateUtc="2021-06-08T22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1202D3" w16cid:durableId="2469F2D2"/>
  <w16cid:commentId w16cid:paraId="4C87F7E9" w16cid:durableId="246A16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3BF5B" w14:textId="77777777" w:rsidR="00F00E80" w:rsidRDefault="00F00E80" w:rsidP="00F00E80">
      <w:pPr>
        <w:spacing w:after="0" w:line="240" w:lineRule="auto"/>
      </w:pPr>
      <w:r>
        <w:separator/>
      </w:r>
    </w:p>
  </w:endnote>
  <w:endnote w:type="continuationSeparator" w:id="0">
    <w:p w14:paraId="1E9729B4" w14:textId="77777777" w:rsidR="00F00E80" w:rsidRDefault="00F00E80" w:rsidP="00F0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7576E" w14:textId="77777777" w:rsidR="00D825D5" w:rsidRDefault="00D825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55EEF" w14:textId="77777777" w:rsidR="00D825D5" w:rsidRDefault="00D825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CC340" w14:textId="77777777" w:rsidR="00D825D5" w:rsidRDefault="00D82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81ABF" w14:textId="77777777" w:rsidR="00F00E80" w:rsidRDefault="00F00E80" w:rsidP="00F00E80">
      <w:pPr>
        <w:spacing w:after="0" w:line="240" w:lineRule="auto"/>
      </w:pPr>
      <w:r>
        <w:separator/>
      </w:r>
    </w:p>
  </w:footnote>
  <w:footnote w:type="continuationSeparator" w:id="0">
    <w:p w14:paraId="4EA216E8" w14:textId="77777777" w:rsidR="00F00E80" w:rsidRDefault="00F00E80" w:rsidP="00F00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3CC44" w14:textId="797E11FE" w:rsidR="00D825D5" w:rsidRDefault="00D825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5940425"/>
      <w:docPartObj>
        <w:docPartGallery w:val="Watermarks"/>
        <w:docPartUnique/>
      </w:docPartObj>
    </w:sdtPr>
    <w:sdtEndPr/>
    <w:sdtContent>
      <w:p w14:paraId="12ABD99E" w14:textId="19A71BD3" w:rsidR="00D825D5" w:rsidRDefault="00A42D24">
        <w:pPr>
          <w:pStyle w:val="Header"/>
        </w:pPr>
        <w:r>
          <w:rPr>
            <w:noProof/>
          </w:rPr>
          <w:pict w14:anchorId="61753B3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72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6801A" w14:textId="01461AC8" w:rsidR="00D825D5" w:rsidRDefault="00D825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1F6E"/>
    <w:multiLevelType w:val="multilevel"/>
    <w:tmpl w:val="EEF2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1419C"/>
    <w:multiLevelType w:val="multilevel"/>
    <w:tmpl w:val="6018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04D3"/>
    <w:multiLevelType w:val="multilevel"/>
    <w:tmpl w:val="6800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B4615"/>
    <w:multiLevelType w:val="hybridMultilevel"/>
    <w:tmpl w:val="330EE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86579"/>
    <w:multiLevelType w:val="multilevel"/>
    <w:tmpl w:val="3516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20404"/>
    <w:multiLevelType w:val="hybridMultilevel"/>
    <w:tmpl w:val="D2AEDE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9708A"/>
    <w:multiLevelType w:val="hybridMultilevel"/>
    <w:tmpl w:val="74869F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B66E6"/>
    <w:multiLevelType w:val="hybridMultilevel"/>
    <w:tmpl w:val="B32E90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722ED"/>
    <w:multiLevelType w:val="hybridMultilevel"/>
    <w:tmpl w:val="10886EE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8E11ED"/>
    <w:multiLevelType w:val="hybridMultilevel"/>
    <w:tmpl w:val="858CB20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720785"/>
    <w:multiLevelType w:val="multilevel"/>
    <w:tmpl w:val="2E8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93734"/>
    <w:multiLevelType w:val="hybridMultilevel"/>
    <w:tmpl w:val="FE76B2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379EB"/>
    <w:multiLevelType w:val="multilevel"/>
    <w:tmpl w:val="16E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128DE"/>
    <w:multiLevelType w:val="multilevel"/>
    <w:tmpl w:val="FE64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53BD7"/>
    <w:multiLevelType w:val="hybridMultilevel"/>
    <w:tmpl w:val="1AE8A0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654F14"/>
    <w:multiLevelType w:val="hybridMultilevel"/>
    <w:tmpl w:val="ED44DD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F187C"/>
    <w:multiLevelType w:val="multilevel"/>
    <w:tmpl w:val="ED1E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C3157"/>
    <w:multiLevelType w:val="hybridMultilevel"/>
    <w:tmpl w:val="185839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235345"/>
    <w:multiLevelType w:val="multilevel"/>
    <w:tmpl w:val="7E7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D5DDD"/>
    <w:multiLevelType w:val="hybridMultilevel"/>
    <w:tmpl w:val="537C49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1B6D16"/>
    <w:multiLevelType w:val="multilevel"/>
    <w:tmpl w:val="7A72E9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DC04D7C"/>
    <w:multiLevelType w:val="multilevel"/>
    <w:tmpl w:val="B0C4C9D2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E178F"/>
    <w:multiLevelType w:val="multilevel"/>
    <w:tmpl w:val="07C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4D4EB5"/>
    <w:multiLevelType w:val="hybridMultilevel"/>
    <w:tmpl w:val="768C7D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6E7120"/>
    <w:multiLevelType w:val="multilevel"/>
    <w:tmpl w:val="428E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F1469"/>
    <w:multiLevelType w:val="hybridMultilevel"/>
    <w:tmpl w:val="4F781C1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23A678A"/>
    <w:multiLevelType w:val="hybridMultilevel"/>
    <w:tmpl w:val="C2245422"/>
    <w:lvl w:ilvl="0" w:tplc="10090013">
      <w:start w:val="1"/>
      <w:numFmt w:val="upperRoman"/>
      <w:lvlText w:val="%1."/>
      <w:lvlJc w:val="righ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A6D055F"/>
    <w:multiLevelType w:val="hybridMultilevel"/>
    <w:tmpl w:val="5AD2B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7B066E"/>
    <w:multiLevelType w:val="multilevel"/>
    <w:tmpl w:val="B8C4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60808"/>
    <w:multiLevelType w:val="multilevel"/>
    <w:tmpl w:val="945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675B0"/>
    <w:multiLevelType w:val="multilevel"/>
    <w:tmpl w:val="66C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6"/>
  </w:num>
  <w:num w:numId="3">
    <w:abstractNumId w:val="13"/>
  </w:num>
  <w:num w:numId="4">
    <w:abstractNumId w:val="24"/>
  </w:num>
  <w:num w:numId="5">
    <w:abstractNumId w:val="7"/>
  </w:num>
  <w:num w:numId="6">
    <w:abstractNumId w:val="4"/>
  </w:num>
  <w:num w:numId="7">
    <w:abstractNumId w:val="28"/>
  </w:num>
  <w:num w:numId="8">
    <w:abstractNumId w:val="21"/>
  </w:num>
  <w:num w:numId="9">
    <w:abstractNumId w:val="18"/>
  </w:num>
  <w:num w:numId="10">
    <w:abstractNumId w:val="30"/>
  </w:num>
  <w:num w:numId="11">
    <w:abstractNumId w:val="12"/>
  </w:num>
  <w:num w:numId="12">
    <w:abstractNumId w:val="10"/>
  </w:num>
  <w:num w:numId="13">
    <w:abstractNumId w:val="29"/>
  </w:num>
  <w:num w:numId="14">
    <w:abstractNumId w:val="19"/>
  </w:num>
  <w:num w:numId="15">
    <w:abstractNumId w:val="17"/>
  </w:num>
  <w:num w:numId="16">
    <w:abstractNumId w:val="25"/>
  </w:num>
  <w:num w:numId="17">
    <w:abstractNumId w:val="8"/>
  </w:num>
  <w:num w:numId="18">
    <w:abstractNumId w:val="16"/>
  </w:num>
  <w:num w:numId="19">
    <w:abstractNumId w:val="14"/>
  </w:num>
  <w:num w:numId="20">
    <w:abstractNumId w:val="15"/>
  </w:num>
  <w:num w:numId="21">
    <w:abstractNumId w:val="3"/>
  </w:num>
  <w:num w:numId="22">
    <w:abstractNumId w:val="27"/>
  </w:num>
  <w:num w:numId="23">
    <w:abstractNumId w:val="0"/>
  </w:num>
  <w:num w:numId="24">
    <w:abstractNumId w:val="20"/>
  </w:num>
  <w:num w:numId="25">
    <w:abstractNumId w:val="22"/>
  </w:num>
  <w:num w:numId="26">
    <w:abstractNumId w:val="23"/>
  </w:num>
  <w:num w:numId="27">
    <w:abstractNumId w:val="5"/>
  </w:num>
  <w:num w:numId="28">
    <w:abstractNumId w:val="6"/>
  </w:num>
  <w:num w:numId="29">
    <w:abstractNumId w:val="2"/>
  </w:num>
  <w:num w:numId="30">
    <w:abstractNumId w:val="11"/>
  </w:num>
  <w:num w:numId="3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onnie Smart">
    <w15:presenceInfo w15:providerId="AD" w15:userId="S::Connie.Smart@cwbank.com::070dd5ed-5b95-45ad-8223-7540cd25ccc5"/>
  </w15:person>
  <w15:person w15:author="Efosa Okonkwo">
    <w15:presenceInfo w15:providerId="AD" w15:userId="S::Efosa.Okonkwo@cwbank.com::413db44e-235c-4786-adc6-b661b6f3dca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C2"/>
    <w:rsid w:val="00002668"/>
    <w:rsid w:val="000109C8"/>
    <w:rsid w:val="000255EB"/>
    <w:rsid w:val="000267DA"/>
    <w:rsid w:val="00030C8B"/>
    <w:rsid w:val="00044B12"/>
    <w:rsid w:val="00072242"/>
    <w:rsid w:val="000739F4"/>
    <w:rsid w:val="00075814"/>
    <w:rsid w:val="000840E3"/>
    <w:rsid w:val="000903EB"/>
    <w:rsid w:val="00096B4A"/>
    <w:rsid w:val="000A005A"/>
    <w:rsid w:val="000A0544"/>
    <w:rsid w:val="000B3762"/>
    <w:rsid w:val="000B48C7"/>
    <w:rsid w:val="000C236C"/>
    <w:rsid w:val="000C5955"/>
    <w:rsid w:val="00121F3D"/>
    <w:rsid w:val="00123ED2"/>
    <w:rsid w:val="00126ACF"/>
    <w:rsid w:val="00130CCB"/>
    <w:rsid w:val="001471A6"/>
    <w:rsid w:val="0018008B"/>
    <w:rsid w:val="00180BDC"/>
    <w:rsid w:val="00195157"/>
    <w:rsid w:val="00195E27"/>
    <w:rsid w:val="001B4F68"/>
    <w:rsid w:val="001C44B9"/>
    <w:rsid w:val="001D1306"/>
    <w:rsid w:val="001D6AA5"/>
    <w:rsid w:val="001E1574"/>
    <w:rsid w:val="00225AFC"/>
    <w:rsid w:val="00252CA9"/>
    <w:rsid w:val="00261EDD"/>
    <w:rsid w:val="00264391"/>
    <w:rsid w:val="00276DF2"/>
    <w:rsid w:val="002773FE"/>
    <w:rsid w:val="002779F7"/>
    <w:rsid w:val="002863B5"/>
    <w:rsid w:val="00294D71"/>
    <w:rsid w:val="002B32A6"/>
    <w:rsid w:val="002D2EF1"/>
    <w:rsid w:val="002D3EE8"/>
    <w:rsid w:val="002D4BEA"/>
    <w:rsid w:val="003042F2"/>
    <w:rsid w:val="0033288C"/>
    <w:rsid w:val="003553CE"/>
    <w:rsid w:val="00396A9D"/>
    <w:rsid w:val="003A2D62"/>
    <w:rsid w:val="003C27C2"/>
    <w:rsid w:val="003C6DC1"/>
    <w:rsid w:val="003D3665"/>
    <w:rsid w:val="003D7B6D"/>
    <w:rsid w:val="003F6C58"/>
    <w:rsid w:val="003F7EC4"/>
    <w:rsid w:val="00402453"/>
    <w:rsid w:val="00403319"/>
    <w:rsid w:val="004065C7"/>
    <w:rsid w:val="00427AAE"/>
    <w:rsid w:val="00433A89"/>
    <w:rsid w:val="004433D9"/>
    <w:rsid w:val="0045612C"/>
    <w:rsid w:val="00460C83"/>
    <w:rsid w:val="00463B91"/>
    <w:rsid w:val="00484ACD"/>
    <w:rsid w:val="004A17C0"/>
    <w:rsid w:val="004B3293"/>
    <w:rsid w:val="004B7B6E"/>
    <w:rsid w:val="004E63E5"/>
    <w:rsid w:val="004F30FD"/>
    <w:rsid w:val="004F3ACD"/>
    <w:rsid w:val="005376D0"/>
    <w:rsid w:val="00541653"/>
    <w:rsid w:val="00570316"/>
    <w:rsid w:val="00570828"/>
    <w:rsid w:val="00585419"/>
    <w:rsid w:val="00592EB3"/>
    <w:rsid w:val="00594FA7"/>
    <w:rsid w:val="00595A46"/>
    <w:rsid w:val="00596831"/>
    <w:rsid w:val="005A7343"/>
    <w:rsid w:val="005C7703"/>
    <w:rsid w:val="005D057B"/>
    <w:rsid w:val="005D7749"/>
    <w:rsid w:val="005F45C9"/>
    <w:rsid w:val="005F7D4A"/>
    <w:rsid w:val="0061217C"/>
    <w:rsid w:val="0062371B"/>
    <w:rsid w:val="006460E8"/>
    <w:rsid w:val="00647AFD"/>
    <w:rsid w:val="00655082"/>
    <w:rsid w:val="00661116"/>
    <w:rsid w:val="00673DEC"/>
    <w:rsid w:val="0067724B"/>
    <w:rsid w:val="00685749"/>
    <w:rsid w:val="006B08C2"/>
    <w:rsid w:val="006B281C"/>
    <w:rsid w:val="006F048F"/>
    <w:rsid w:val="0070262D"/>
    <w:rsid w:val="00702D88"/>
    <w:rsid w:val="00710010"/>
    <w:rsid w:val="00744345"/>
    <w:rsid w:val="00763183"/>
    <w:rsid w:val="00763C8E"/>
    <w:rsid w:val="00765059"/>
    <w:rsid w:val="00787BF4"/>
    <w:rsid w:val="007A2D0F"/>
    <w:rsid w:val="007A68C6"/>
    <w:rsid w:val="007B7E3D"/>
    <w:rsid w:val="007C39D9"/>
    <w:rsid w:val="007C3F3D"/>
    <w:rsid w:val="007D17A9"/>
    <w:rsid w:val="007D5323"/>
    <w:rsid w:val="007D7467"/>
    <w:rsid w:val="007E7F93"/>
    <w:rsid w:val="007F2A8B"/>
    <w:rsid w:val="008209D7"/>
    <w:rsid w:val="0082107E"/>
    <w:rsid w:val="00824668"/>
    <w:rsid w:val="0084687E"/>
    <w:rsid w:val="00854304"/>
    <w:rsid w:val="008632F1"/>
    <w:rsid w:val="00870B0C"/>
    <w:rsid w:val="008737FE"/>
    <w:rsid w:val="008825CC"/>
    <w:rsid w:val="008A294B"/>
    <w:rsid w:val="008A786C"/>
    <w:rsid w:val="008B12FA"/>
    <w:rsid w:val="008B2EDC"/>
    <w:rsid w:val="008C4BE1"/>
    <w:rsid w:val="008D368F"/>
    <w:rsid w:val="008D3A42"/>
    <w:rsid w:val="008F4398"/>
    <w:rsid w:val="008F4EF0"/>
    <w:rsid w:val="009000AD"/>
    <w:rsid w:val="009142F5"/>
    <w:rsid w:val="00930A1F"/>
    <w:rsid w:val="00930E04"/>
    <w:rsid w:val="00933263"/>
    <w:rsid w:val="0093597C"/>
    <w:rsid w:val="00936124"/>
    <w:rsid w:val="0095245F"/>
    <w:rsid w:val="009610E4"/>
    <w:rsid w:val="009710A5"/>
    <w:rsid w:val="0097507E"/>
    <w:rsid w:val="009B6C42"/>
    <w:rsid w:val="009B711B"/>
    <w:rsid w:val="009C123F"/>
    <w:rsid w:val="009C4871"/>
    <w:rsid w:val="009E0B26"/>
    <w:rsid w:val="009F6380"/>
    <w:rsid w:val="00A00062"/>
    <w:rsid w:val="00A22364"/>
    <w:rsid w:val="00A246E5"/>
    <w:rsid w:val="00A26916"/>
    <w:rsid w:val="00A3707E"/>
    <w:rsid w:val="00A42D24"/>
    <w:rsid w:val="00A57580"/>
    <w:rsid w:val="00A621DB"/>
    <w:rsid w:val="00A62859"/>
    <w:rsid w:val="00A71557"/>
    <w:rsid w:val="00A7202D"/>
    <w:rsid w:val="00A8766C"/>
    <w:rsid w:val="00A87B27"/>
    <w:rsid w:val="00AC0D8B"/>
    <w:rsid w:val="00AC3309"/>
    <w:rsid w:val="00AD24E3"/>
    <w:rsid w:val="00AE5BFF"/>
    <w:rsid w:val="00B14B80"/>
    <w:rsid w:val="00B14FED"/>
    <w:rsid w:val="00B17D5D"/>
    <w:rsid w:val="00B5745A"/>
    <w:rsid w:val="00B667C2"/>
    <w:rsid w:val="00B82227"/>
    <w:rsid w:val="00B85545"/>
    <w:rsid w:val="00B95930"/>
    <w:rsid w:val="00BA4805"/>
    <w:rsid w:val="00BC4F21"/>
    <w:rsid w:val="00BE3F8D"/>
    <w:rsid w:val="00C12D5E"/>
    <w:rsid w:val="00C33F0B"/>
    <w:rsid w:val="00C7210C"/>
    <w:rsid w:val="00CB5F39"/>
    <w:rsid w:val="00CC23D5"/>
    <w:rsid w:val="00CC5699"/>
    <w:rsid w:val="00CF13C9"/>
    <w:rsid w:val="00CF420B"/>
    <w:rsid w:val="00D07EB9"/>
    <w:rsid w:val="00D110B9"/>
    <w:rsid w:val="00D11C4B"/>
    <w:rsid w:val="00D200B8"/>
    <w:rsid w:val="00D21EBB"/>
    <w:rsid w:val="00D36424"/>
    <w:rsid w:val="00D62F27"/>
    <w:rsid w:val="00D74E0F"/>
    <w:rsid w:val="00D76506"/>
    <w:rsid w:val="00D77357"/>
    <w:rsid w:val="00D777CF"/>
    <w:rsid w:val="00D825D5"/>
    <w:rsid w:val="00D87B7A"/>
    <w:rsid w:val="00DA088D"/>
    <w:rsid w:val="00DA1210"/>
    <w:rsid w:val="00DA18A2"/>
    <w:rsid w:val="00DA62B1"/>
    <w:rsid w:val="00DB1EF3"/>
    <w:rsid w:val="00DD39EC"/>
    <w:rsid w:val="00DD52B2"/>
    <w:rsid w:val="00DD7A2B"/>
    <w:rsid w:val="00DE6B48"/>
    <w:rsid w:val="00DF519F"/>
    <w:rsid w:val="00E0069F"/>
    <w:rsid w:val="00E00F0E"/>
    <w:rsid w:val="00E0533A"/>
    <w:rsid w:val="00E05C99"/>
    <w:rsid w:val="00E12D4E"/>
    <w:rsid w:val="00E264F8"/>
    <w:rsid w:val="00E35AE8"/>
    <w:rsid w:val="00E40680"/>
    <w:rsid w:val="00E416B5"/>
    <w:rsid w:val="00E73AD4"/>
    <w:rsid w:val="00E81811"/>
    <w:rsid w:val="00E94192"/>
    <w:rsid w:val="00EA60B7"/>
    <w:rsid w:val="00EB602A"/>
    <w:rsid w:val="00EC3FFC"/>
    <w:rsid w:val="00ED0E50"/>
    <w:rsid w:val="00F00E80"/>
    <w:rsid w:val="00F16722"/>
    <w:rsid w:val="00F21099"/>
    <w:rsid w:val="00F33DA4"/>
    <w:rsid w:val="00F3725D"/>
    <w:rsid w:val="00F44D85"/>
    <w:rsid w:val="00F61D92"/>
    <w:rsid w:val="00F72300"/>
    <w:rsid w:val="00F7682D"/>
    <w:rsid w:val="00F82CD2"/>
    <w:rsid w:val="00F86A76"/>
    <w:rsid w:val="00FA246F"/>
    <w:rsid w:val="00FB04DD"/>
    <w:rsid w:val="00FB2EF7"/>
    <w:rsid w:val="00FB45DF"/>
    <w:rsid w:val="00FB58D0"/>
    <w:rsid w:val="00FB7700"/>
    <w:rsid w:val="00FC11EA"/>
    <w:rsid w:val="00FC4DE4"/>
    <w:rsid w:val="00FD086A"/>
    <w:rsid w:val="00FD15D2"/>
    <w:rsid w:val="00FD45DC"/>
    <w:rsid w:val="00FD77FC"/>
    <w:rsid w:val="00FF010A"/>
    <w:rsid w:val="00FF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."/>
  <w:listSeparator w:val=","/>
  <w14:docId w14:val="412B6124"/>
  <w15:chartTrackingRefBased/>
  <w15:docId w15:val="{B31C7FB1-D11F-47C6-8900-B791FB1DC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D2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27C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27C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C2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3A2D62"/>
    <w:rPr>
      <w:b/>
      <w:bCs/>
    </w:rPr>
  </w:style>
  <w:style w:type="paragraph" w:styleId="ListParagraph">
    <w:name w:val="List Paragraph"/>
    <w:basedOn w:val="Normal"/>
    <w:uiPriority w:val="34"/>
    <w:qFormat/>
    <w:rsid w:val="002D4BEA"/>
    <w:pPr>
      <w:ind w:left="720"/>
      <w:contextualSpacing/>
    </w:pPr>
  </w:style>
  <w:style w:type="paragraph" w:styleId="NoSpacing">
    <w:name w:val="No Spacing"/>
    <w:uiPriority w:val="1"/>
    <w:qFormat/>
    <w:rsid w:val="00484AC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370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70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70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70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707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70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07E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863B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D2EF1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F00E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E80"/>
  </w:style>
  <w:style w:type="paragraph" w:styleId="Footer">
    <w:name w:val="footer"/>
    <w:basedOn w:val="Normal"/>
    <w:link w:val="FooterChar"/>
    <w:uiPriority w:val="99"/>
    <w:unhideWhenUsed/>
    <w:rsid w:val="00F00E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E80"/>
  </w:style>
  <w:style w:type="character" w:customStyle="1" w:styleId="Heading1Char">
    <w:name w:val="Heading 1 Char"/>
    <w:basedOn w:val="DefaultParagraphFont"/>
    <w:link w:val="Heading1"/>
    <w:uiPriority w:val="9"/>
    <w:rsid w:val="006B08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inline-highlight">
    <w:name w:val="inline-highlight"/>
    <w:basedOn w:val="DefaultParagraphFont"/>
    <w:rsid w:val="00FD77FC"/>
  </w:style>
  <w:style w:type="paragraph" w:styleId="Revision">
    <w:name w:val="Revision"/>
    <w:hidden/>
    <w:uiPriority w:val="99"/>
    <w:semiHidden/>
    <w:rsid w:val="007631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3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7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9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7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yperlink" Target="https://www.cdic.ca/wp-content/uploads/cdic-protecting-your-deposits-brochure-en.pdf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www.cdic.ca/wp-content/uploads/cdic-protecting-your-deposits-brochure-en.pdf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wbank.com/personal/banking-services/canada-deposit-insurance-corporation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image" Target="cid:image001.jpg@01D686B9.949F7C00" TargetMode="External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yperlink" Target="http://www.cdic.ca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jpeg"/><Relationship Id="rId22" Type="http://schemas.openxmlformats.org/officeDocument/2006/relationships/footer" Target="footer1.xm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04653a278c57ed01c5d0ff54082cfac6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df684b34901e9e296bc0697146f16bc5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28D225-106B-4C92-92F7-1BF27152EA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725D8D-D1F9-43C9-9763-0AC0E8C2DE82}">
  <ds:schemaRefs>
    <ds:schemaRef ds:uri="http://www.w3.org/XML/1998/namespace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sharepoint/v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CB9ECD-613B-4118-9EA6-AFFA46ED8CBE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8081</TotalTime>
  <Pages>18</Pages>
  <Words>3883</Words>
  <Characters>22135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Canadian Western Bank</Company>
  <LinksUpToDate>false</LinksUpToDate>
  <CharactersWithSpaces>25967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Efosa Okonkwo</dc:creator>
  <cp:keywords/>
  <dc:description/>
  <cp:lastModifiedBy>Efosa Okonkwo</cp:lastModifiedBy>
  <cp:revision>89</cp:revision>
  <dcterms:created xsi:type="dcterms:W3CDTF">2021-05-25T15:29:00Z</dcterms:created>
  <dcterms:modified xsi:type="dcterms:W3CDTF">2021-06-14T17:17:00Z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URL">
    <vt:lpwstr/>
  </property>
  <property fmtid="{D5CDD505-2E9C-101B-9397-08002B2CF9AE}" pid="4" name="MediaServiceImageTags">
    <vt:lpwstr/>
  </property>
</Properties>
</file>