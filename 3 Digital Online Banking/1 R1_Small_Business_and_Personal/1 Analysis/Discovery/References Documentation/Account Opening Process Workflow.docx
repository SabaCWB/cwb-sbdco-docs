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b w:val="0"/>
        </w:rPr>
        <w:alias w:val="Title"/>
        <w:tag w:val=""/>
        <w:id w:val="-1461955582"/>
        <w:placeholder>
          <w:docPart w:val="A8B28C50F9A54309BDF9A2EC3E748880"/>
        </w:placeholder>
        <w:dataBinding w:prefixMappings="xmlns:ns0='http://purl.org/dc/elements/1.1/' xmlns:ns1='http://schemas.openxmlformats.org/package/2006/metadata/core-properties' " w:xpath="/ns1:coreProperties[1]/ns0:title[1]" w:storeItemID="{6C3C8BC8-F283-45AE-878A-BAB7291924A1}"/>
        <w:text/>
      </w:sdtPr>
      <w:sdtEndPr/>
      <w:sdtContent>
        <w:p w14:paraId="4FE0C391" w14:textId="0187C9EC" w:rsidR="00E5178D" w:rsidRPr="00337680" w:rsidRDefault="00791F74" w:rsidP="00CA1329">
          <w:pPr>
            <w:pStyle w:val="TitleCover"/>
          </w:pPr>
          <w:r>
            <w:rPr>
              <w:b w:val="0"/>
            </w:rPr>
            <w:t xml:space="preserve">Account Opening </w:t>
          </w:r>
          <w:r w:rsidR="00E1064B">
            <w:rPr>
              <w:b w:val="0"/>
            </w:rPr>
            <w:t>Process</w:t>
          </w:r>
          <w:r>
            <w:rPr>
              <w:b w:val="0"/>
            </w:rPr>
            <w:t xml:space="preserve"> Study</w:t>
          </w:r>
        </w:p>
      </w:sdtContent>
    </w:sdt>
    <w:p w14:paraId="7CBB8357" w14:textId="670A3BC9" w:rsidR="00793F43" w:rsidRPr="00CA1329" w:rsidRDefault="00E1064B" w:rsidP="00793F43">
      <w:pPr>
        <w:pStyle w:val="SubtitleCover"/>
        <w:rPr>
          <w:color w:val="808474" w:themeColor="accent6" w:themeShade="BF"/>
        </w:rPr>
      </w:pPr>
      <w:r>
        <w:rPr>
          <w:color w:val="808474" w:themeColor="accent6" w:themeShade="BF"/>
        </w:rPr>
        <w:t>Findings</w:t>
      </w:r>
      <w:r w:rsidR="00C603F9">
        <w:rPr>
          <w:color w:val="808474" w:themeColor="accent6" w:themeShade="BF"/>
        </w:rPr>
        <w:t xml:space="preserve"> and Recommendations</w:t>
      </w:r>
      <w:r w:rsidR="007C53D7">
        <w:rPr>
          <w:color w:val="808474" w:themeColor="accent6" w:themeShade="BF"/>
        </w:rPr>
        <w:t xml:space="preserve"> v 1.</w:t>
      </w:r>
      <w:r w:rsidR="00BA565E">
        <w:rPr>
          <w:color w:val="808474" w:themeColor="accent6" w:themeShade="BF"/>
        </w:rPr>
        <w:t>2</w:t>
      </w:r>
    </w:p>
    <w:p w14:paraId="40AA8F80" w14:textId="3ED56CAD" w:rsidR="00793F43" w:rsidRPr="00CA1329" w:rsidRDefault="00793F43" w:rsidP="00793F43">
      <w:pPr>
        <w:pStyle w:val="SubtitleCover"/>
        <w:rPr>
          <w:color w:val="808474" w:themeColor="accent6" w:themeShade="BF"/>
        </w:rPr>
      </w:pPr>
    </w:p>
    <w:p w14:paraId="186D15A9" w14:textId="202D07A7" w:rsidR="00D4641D" w:rsidRPr="00CA1329" w:rsidRDefault="00E1064B" w:rsidP="00E81693">
      <w:pPr>
        <w:pStyle w:val="Sub-subtitlingCover"/>
        <w:rPr>
          <w:color w:val="808474" w:themeColor="accent6" w:themeShade="BF"/>
        </w:rPr>
      </w:pPr>
      <w:r>
        <w:rPr>
          <w:color w:val="808474" w:themeColor="accent6" w:themeShade="BF"/>
        </w:rPr>
        <w:t>Sarah Barbour</w:t>
      </w:r>
      <w:r w:rsidR="00D4641D" w:rsidRPr="00CA1329">
        <w:rPr>
          <w:color w:val="808474" w:themeColor="accent6" w:themeShade="BF"/>
        </w:rPr>
        <w:br/>
      </w:r>
      <w:sdt>
        <w:sdtPr>
          <w:rPr>
            <w:color w:val="808474" w:themeColor="accent6" w:themeShade="BF"/>
          </w:rPr>
          <w:alias w:val="Branch/Department"/>
          <w:tag w:val="Branch/Department"/>
          <w:id w:val="1535318376"/>
          <w:placeholder>
            <w:docPart w:val="0349EE66C54940BA8A6836C699AC90F0"/>
          </w:placeholder>
        </w:sdtPr>
        <w:sdtEndPr/>
        <w:sdtContent>
          <w:r w:rsidR="000329FC">
            <w:rPr>
              <w:color w:val="808474" w:themeColor="accent6" w:themeShade="BF"/>
            </w:rPr>
            <w:t>CAPE</w:t>
          </w:r>
        </w:sdtContent>
      </w:sdt>
      <w:r w:rsidR="00C51575" w:rsidRPr="00CA1329">
        <w:rPr>
          <w:color w:val="808474" w:themeColor="accent6" w:themeShade="BF"/>
        </w:rPr>
        <w:fldChar w:fldCharType="begin"/>
      </w:r>
      <w:r w:rsidR="00C51575" w:rsidRPr="00CA1329">
        <w:rPr>
          <w:color w:val="808474" w:themeColor="accent6" w:themeShade="BF"/>
        </w:rPr>
        <w:instrText xml:space="preserve"> Branch/Department </w:instrText>
      </w:r>
      <w:r w:rsidR="00C51575" w:rsidRPr="00CA1329">
        <w:rPr>
          <w:color w:val="808474" w:themeColor="accent6" w:themeShade="BF"/>
        </w:rPr>
        <w:fldChar w:fldCharType="end"/>
      </w:r>
    </w:p>
    <w:p w14:paraId="2BE4B8CE" w14:textId="6CDB9815" w:rsidR="003D3085" w:rsidRDefault="00C54A67" w:rsidP="00E81693">
      <w:pPr>
        <w:pStyle w:val="Sub-subtitlingCover"/>
        <w:sectPr w:rsidR="003D3085" w:rsidSect="009A237D">
          <w:headerReference w:type="even" r:id="rId11"/>
          <w:headerReference w:type="default" r:id="rId12"/>
          <w:footerReference w:type="even" r:id="rId13"/>
          <w:footerReference w:type="default" r:id="rId14"/>
          <w:headerReference w:type="first" r:id="rId15"/>
          <w:footerReference w:type="first" r:id="rId16"/>
          <w:pgSz w:w="12240" w:h="15840"/>
          <w:pgMar w:top="1080" w:right="1080" w:bottom="1080" w:left="1080" w:header="450" w:footer="720" w:gutter="0"/>
          <w:cols w:space="720"/>
          <w:docGrid w:linePitch="360"/>
        </w:sectPr>
      </w:pPr>
      <w:sdt>
        <w:sdtPr>
          <w:rPr>
            <w:color w:val="808474" w:themeColor="accent6" w:themeShade="BF"/>
          </w:rPr>
          <w:alias w:val="Date"/>
          <w:tag w:val="Date"/>
          <w:id w:val="-123849857"/>
          <w:placeholder>
            <w:docPart w:val="3BA47ECE9FC341619D2B680F87B2B126"/>
          </w:placeholder>
          <w:date w:fullDate="2019-10-18T00:00:00Z">
            <w:dateFormat w:val="MMMM d, yyyy"/>
            <w:lid w:val="en-CA"/>
            <w:storeMappedDataAs w:val="dateTime"/>
            <w:calendar w:val="gregorian"/>
          </w:date>
        </w:sdtPr>
        <w:sdtEndPr/>
        <w:sdtContent>
          <w:del w:id="0" w:author="Teresa Holwell" w:date="2019-10-18T09:54:00Z">
            <w:r w:rsidR="00B1424F" w:rsidDel="00615F08">
              <w:rPr>
                <w:color w:val="808474" w:themeColor="accent6" w:themeShade="BF"/>
              </w:rPr>
              <w:delText>September 18, 2019</w:delText>
            </w:r>
          </w:del>
          <w:ins w:id="1" w:author="Teresa Holwell" w:date="2019-10-18T09:54:00Z">
            <w:r w:rsidR="00615F08">
              <w:rPr>
                <w:color w:val="808474" w:themeColor="accent6" w:themeShade="BF"/>
              </w:rPr>
              <w:t>October 18, 2019</w:t>
            </w:r>
          </w:ins>
        </w:sdtContent>
      </w:sdt>
    </w:p>
    <w:p w14:paraId="00928A76" w14:textId="77777777" w:rsidR="00585913" w:rsidRPr="00F81697" w:rsidRDefault="00585913" w:rsidP="00F81697">
      <w:pPr>
        <w:pStyle w:val="TOCHeading"/>
      </w:pPr>
      <w:r w:rsidRPr="00337680">
        <w:rPr>
          <w:color w:val="808474" w:themeColor="accent6" w:themeShade="BF"/>
        </w:rPr>
        <w:lastRenderedPageBreak/>
        <w:t>Contents</w:t>
      </w:r>
    </w:p>
    <w:p w14:paraId="6B095D45" w14:textId="110366B2" w:rsidR="0098003A" w:rsidRDefault="0098003A">
      <w:pPr>
        <w:pStyle w:val="TOC1"/>
        <w:rPr>
          <w:color w:val="auto"/>
          <w:lang w:val="en-CA" w:eastAsia="en-CA"/>
        </w:rPr>
      </w:pPr>
      <w:r>
        <w:fldChar w:fldCharType="begin"/>
      </w:r>
      <w:r>
        <w:instrText xml:space="preserve"> TOC \o "1-2" \h \z \u </w:instrText>
      </w:r>
      <w:r>
        <w:fldChar w:fldCharType="separate"/>
      </w:r>
      <w:hyperlink w:anchor="_Toc19698402" w:history="1">
        <w:r w:rsidRPr="00331D44">
          <w:rPr>
            <w:rStyle w:val="Hyperlink"/>
          </w:rPr>
          <w:t>Executive Summary</w:t>
        </w:r>
        <w:r>
          <w:rPr>
            <w:webHidden/>
          </w:rPr>
          <w:tab/>
        </w:r>
        <w:r>
          <w:rPr>
            <w:webHidden/>
          </w:rPr>
          <w:fldChar w:fldCharType="begin"/>
        </w:r>
        <w:r>
          <w:rPr>
            <w:webHidden/>
          </w:rPr>
          <w:instrText xml:space="preserve"> PAGEREF _Toc19698402 \h </w:instrText>
        </w:r>
        <w:r>
          <w:rPr>
            <w:webHidden/>
          </w:rPr>
        </w:r>
        <w:r>
          <w:rPr>
            <w:webHidden/>
          </w:rPr>
          <w:fldChar w:fldCharType="separate"/>
        </w:r>
        <w:r>
          <w:rPr>
            <w:webHidden/>
          </w:rPr>
          <w:t>4</w:t>
        </w:r>
        <w:r>
          <w:rPr>
            <w:webHidden/>
          </w:rPr>
          <w:fldChar w:fldCharType="end"/>
        </w:r>
      </w:hyperlink>
    </w:p>
    <w:p w14:paraId="6B7534BC" w14:textId="565A217A" w:rsidR="0098003A" w:rsidRDefault="00C54A67">
      <w:pPr>
        <w:pStyle w:val="TOC1"/>
        <w:rPr>
          <w:color w:val="auto"/>
          <w:lang w:val="en-CA" w:eastAsia="en-CA"/>
        </w:rPr>
      </w:pPr>
      <w:hyperlink w:anchor="_Toc19698405" w:history="1">
        <w:r w:rsidR="0098003A" w:rsidRPr="00331D44">
          <w:rPr>
            <w:rStyle w:val="Hyperlink"/>
          </w:rPr>
          <w:t>Cross-Branch Validation Interviews (Conducted August 2019)</w:t>
        </w:r>
        <w:r w:rsidR="0098003A">
          <w:rPr>
            <w:webHidden/>
          </w:rPr>
          <w:tab/>
        </w:r>
        <w:r w:rsidR="0098003A">
          <w:rPr>
            <w:webHidden/>
          </w:rPr>
          <w:fldChar w:fldCharType="begin"/>
        </w:r>
        <w:r w:rsidR="0098003A">
          <w:rPr>
            <w:webHidden/>
          </w:rPr>
          <w:instrText xml:space="preserve"> PAGEREF _Toc19698405 \h </w:instrText>
        </w:r>
        <w:r w:rsidR="0098003A">
          <w:rPr>
            <w:webHidden/>
          </w:rPr>
        </w:r>
        <w:r w:rsidR="0098003A">
          <w:rPr>
            <w:webHidden/>
          </w:rPr>
          <w:fldChar w:fldCharType="separate"/>
        </w:r>
        <w:r w:rsidR="0098003A">
          <w:rPr>
            <w:webHidden/>
          </w:rPr>
          <w:t>6</w:t>
        </w:r>
        <w:r w:rsidR="0098003A">
          <w:rPr>
            <w:webHidden/>
          </w:rPr>
          <w:fldChar w:fldCharType="end"/>
        </w:r>
      </w:hyperlink>
    </w:p>
    <w:p w14:paraId="09DFC7B5" w14:textId="5E679F95" w:rsidR="0098003A" w:rsidRDefault="00C54A67">
      <w:pPr>
        <w:pStyle w:val="TOC1"/>
        <w:rPr>
          <w:color w:val="auto"/>
          <w:lang w:val="en-CA" w:eastAsia="en-CA"/>
        </w:rPr>
      </w:pPr>
      <w:hyperlink w:anchor="_Toc19698408" w:history="1">
        <w:r w:rsidR="0098003A" w:rsidRPr="00331D44">
          <w:rPr>
            <w:rStyle w:val="Hyperlink"/>
          </w:rPr>
          <w:t>Edmonton Main Time Motion Study (Delivered June 2019)</w:t>
        </w:r>
        <w:r w:rsidR="0098003A">
          <w:rPr>
            <w:webHidden/>
          </w:rPr>
          <w:tab/>
        </w:r>
        <w:r w:rsidR="0098003A">
          <w:rPr>
            <w:webHidden/>
          </w:rPr>
          <w:fldChar w:fldCharType="begin"/>
        </w:r>
        <w:r w:rsidR="0098003A">
          <w:rPr>
            <w:webHidden/>
          </w:rPr>
          <w:instrText xml:space="preserve"> PAGEREF _Toc19698408 \h </w:instrText>
        </w:r>
        <w:r w:rsidR="0098003A">
          <w:rPr>
            <w:webHidden/>
          </w:rPr>
        </w:r>
        <w:r w:rsidR="0098003A">
          <w:rPr>
            <w:webHidden/>
          </w:rPr>
          <w:fldChar w:fldCharType="separate"/>
        </w:r>
        <w:r w:rsidR="0098003A">
          <w:rPr>
            <w:webHidden/>
          </w:rPr>
          <w:t>9</w:t>
        </w:r>
        <w:r w:rsidR="0098003A">
          <w:rPr>
            <w:webHidden/>
          </w:rPr>
          <w:fldChar w:fldCharType="end"/>
        </w:r>
      </w:hyperlink>
    </w:p>
    <w:p w14:paraId="68FD26EB" w14:textId="63D2E35F" w:rsidR="0098003A" w:rsidRDefault="00C54A67">
      <w:pPr>
        <w:pStyle w:val="TOC1"/>
        <w:rPr>
          <w:color w:val="auto"/>
          <w:lang w:val="en-CA" w:eastAsia="en-CA"/>
        </w:rPr>
      </w:pPr>
      <w:hyperlink w:anchor="_Toc19698409" w:history="1">
        <w:r w:rsidR="0098003A" w:rsidRPr="00331D44">
          <w:rPr>
            <w:rStyle w:val="Hyperlink"/>
          </w:rPr>
          <w:t>Executive Summary</w:t>
        </w:r>
        <w:r w:rsidR="0098003A">
          <w:rPr>
            <w:webHidden/>
          </w:rPr>
          <w:tab/>
        </w:r>
        <w:r w:rsidR="0098003A">
          <w:rPr>
            <w:webHidden/>
          </w:rPr>
          <w:fldChar w:fldCharType="begin"/>
        </w:r>
        <w:r w:rsidR="0098003A">
          <w:rPr>
            <w:webHidden/>
          </w:rPr>
          <w:instrText xml:space="preserve"> PAGEREF _Toc19698409 \h </w:instrText>
        </w:r>
        <w:r w:rsidR="0098003A">
          <w:rPr>
            <w:webHidden/>
          </w:rPr>
        </w:r>
        <w:r w:rsidR="0098003A">
          <w:rPr>
            <w:webHidden/>
          </w:rPr>
          <w:fldChar w:fldCharType="separate"/>
        </w:r>
        <w:r w:rsidR="0098003A">
          <w:rPr>
            <w:webHidden/>
          </w:rPr>
          <w:t>9</w:t>
        </w:r>
        <w:r w:rsidR="0098003A">
          <w:rPr>
            <w:webHidden/>
          </w:rPr>
          <w:fldChar w:fldCharType="end"/>
        </w:r>
      </w:hyperlink>
    </w:p>
    <w:p w14:paraId="52CB001A" w14:textId="43EAF4E9" w:rsidR="0098003A" w:rsidRDefault="00C54A67">
      <w:pPr>
        <w:pStyle w:val="TOC1"/>
        <w:rPr>
          <w:color w:val="auto"/>
          <w:lang w:val="en-CA" w:eastAsia="en-CA"/>
        </w:rPr>
      </w:pPr>
      <w:hyperlink w:anchor="_Toc19698410" w:history="1">
        <w:r w:rsidR="0098003A" w:rsidRPr="00331D44">
          <w:rPr>
            <w:rStyle w:val="Hyperlink"/>
          </w:rPr>
          <w:t>Data Gathering Approach</w:t>
        </w:r>
        <w:r w:rsidR="0098003A">
          <w:rPr>
            <w:webHidden/>
          </w:rPr>
          <w:tab/>
        </w:r>
        <w:r w:rsidR="0098003A">
          <w:rPr>
            <w:webHidden/>
          </w:rPr>
          <w:fldChar w:fldCharType="begin"/>
        </w:r>
        <w:r w:rsidR="0098003A">
          <w:rPr>
            <w:webHidden/>
          </w:rPr>
          <w:instrText xml:space="preserve"> PAGEREF _Toc19698410 \h </w:instrText>
        </w:r>
        <w:r w:rsidR="0098003A">
          <w:rPr>
            <w:webHidden/>
          </w:rPr>
        </w:r>
        <w:r w:rsidR="0098003A">
          <w:rPr>
            <w:webHidden/>
          </w:rPr>
          <w:fldChar w:fldCharType="separate"/>
        </w:r>
        <w:r w:rsidR="0098003A">
          <w:rPr>
            <w:webHidden/>
          </w:rPr>
          <w:t>9</w:t>
        </w:r>
        <w:r w:rsidR="0098003A">
          <w:rPr>
            <w:webHidden/>
          </w:rPr>
          <w:fldChar w:fldCharType="end"/>
        </w:r>
      </w:hyperlink>
    </w:p>
    <w:p w14:paraId="50CFD384" w14:textId="2DE305CB" w:rsidR="0098003A" w:rsidRDefault="00C54A67">
      <w:pPr>
        <w:pStyle w:val="TOC2"/>
        <w:rPr>
          <w:b w:val="0"/>
          <w:noProof/>
          <w:color w:val="auto"/>
          <w:sz w:val="22"/>
          <w:lang w:val="en-CA" w:eastAsia="en-CA"/>
        </w:rPr>
      </w:pPr>
      <w:hyperlink w:anchor="_Toc19698411" w:history="1">
        <w:r w:rsidR="0098003A" w:rsidRPr="00331D44">
          <w:rPr>
            <w:rStyle w:val="Hyperlink"/>
            <w:noProof/>
          </w:rPr>
          <w:t>Objective and Scope</w:t>
        </w:r>
        <w:r w:rsidR="0098003A">
          <w:rPr>
            <w:noProof/>
            <w:webHidden/>
          </w:rPr>
          <w:tab/>
        </w:r>
        <w:r w:rsidR="0098003A">
          <w:rPr>
            <w:noProof/>
            <w:webHidden/>
          </w:rPr>
          <w:fldChar w:fldCharType="begin"/>
        </w:r>
        <w:r w:rsidR="0098003A">
          <w:rPr>
            <w:noProof/>
            <w:webHidden/>
          </w:rPr>
          <w:instrText xml:space="preserve"> PAGEREF _Toc19698411 \h </w:instrText>
        </w:r>
        <w:r w:rsidR="0098003A">
          <w:rPr>
            <w:noProof/>
            <w:webHidden/>
          </w:rPr>
        </w:r>
        <w:r w:rsidR="0098003A">
          <w:rPr>
            <w:noProof/>
            <w:webHidden/>
          </w:rPr>
          <w:fldChar w:fldCharType="separate"/>
        </w:r>
        <w:r w:rsidR="0098003A">
          <w:rPr>
            <w:noProof/>
            <w:webHidden/>
          </w:rPr>
          <w:t>9</w:t>
        </w:r>
        <w:r w:rsidR="0098003A">
          <w:rPr>
            <w:noProof/>
            <w:webHidden/>
          </w:rPr>
          <w:fldChar w:fldCharType="end"/>
        </w:r>
      </w:hyperlink>
    </w:p>
    <w:p w14:paraId="4FF24246" w14:textId="032B7698" w:rsidR="0098003A" w:rsidRDefault="00C54A67">
      <w:pPr>
        <w:pStyle w:val="TOC2"/>
        <w:rPr>
          <w:b w:val="0"/>
          <w:noProof/>
          <w:color w:val="auto"/>
          <w:sz w:val="22"/>
          <w:lang w:val="en-CA" w:eastAsia="en-CA"/>
        </w:rPr>
      </w:pPr>
      <w:hyperlink w:anchor="_Toc19698412" w:history="1">
        <w:r w:rsidR="0098003A" w:rsidRPr="00331D44">
          <w:rPr>
            <w:rStyle w:val="Hyperlink"/>
            <w:noProof/>
          </w:rPr>
          <w:t>Limitations</w:t>
        </w:r>
        <w:r w:rsidR="0098003A">
          <w:rPr>
            <w:noProof/>
            <w:webHidden/>
          </w:rPr>
          <w:tab/>
        </w:r>
        <w:r w:rsidR="0098003A">
          <w:rPr>
            <w:noProof/>
            <w:webHidden/>
          </w:rPr>
          <w:fldChar w:fldCharType="begin"/>
        </w:r>
        <w:r w:rsidR="0098003A">
          <w:rPr>
            <w:noProof/>
            <w:webHidden/>
          </w:rPr>
          <w:instrText xml:space="preserve"> PAGEREF _Toc19698412 \h </w:instrText>
        </w:r>
        <w:r w:rsidR="0098003A">
          <w:rPr>
            <w:noProof/>
            <w:webHidden/>
          </w:rPr>
        </w:r>
        <w:r w:rsidR="0098003A">
          <w:rPr>
            <w:noProof/>
            <w:webHidden/>
          </w:rPr>
          <w:fldChar w:fldCharType="separate"/>
        </w:r>
        <w:r w:rsidR="0098003A">
          <w:rPr>
            <w:noProof/>
            <w:webHidden/>
          </w:rPr>
          <w:t>9</w:t>
        </w:r>
        <w:r w:rsidR="0098003A">
          <w:rPr>
            <w:noProof/>
            <w:webHidden/>
          </w:rPr>
          <w:fldChar w:fldCharType="end"/>
        </w:r>
      </w:hyperlink>
    </w:p>
    <w:p w14:paraId="1BE550AC" w14:textId="5EA0F89F" w:rsidR="0098003A" w:rsidRDefault="00C54A67">
      <w:pPr>
        <w:pStyle w:val="TOC1"/>
        <w:rPr>
          <w:color w:val="auto"/>
          <w:lang w:val="en-CA" w:eastAsia="en-CA"/>
        </w:rPr>
      </w:pPr>
      <w:hyperlink w:anchor="_Toc19698413" w:history="1">
        <w:r w:rsidR="0098003A" w:rsidRPr="00331D44">
          <w:rPr>
            <w:rStyle w:val="Hyperlink"/>
          </w:rPr>
          <w:t>Business Line Analysis – Findings and Recommendations</w:t>
        </w:r>
        <w:r w:rsidR="0098003A">
          <w:rPr>
            <w:webHidden/>
          </w:rPr>
          <w:tab/>
        </w:r>
        <w:r w:rsidR="0098003A">
          <w:rPr>
            <w:webHidden/>
          </w:rPr>
          <w:fldChar w:fldCharType="begin"/>
        </w:r>
        <w:r w:rsidR="0098003A">
          <w:rPr>
            <w:webHidden/>
          </w:rPr>
          <w:instrText xml:space="preserve"> PAGEREF _Toc19698413 \h </w:instrText>
        </w:r>
        <w:r w:rsidR="0098003A">
          <w:rPr>
            <w:webHidden/>
          </w:rPr>
        </w:r>
        <w:r w:rsidR="0098003A">
          <w:rPr>
            <w:webHidden/>
          </w:rPr>
          <w:fldChar w:fldCharType="separate"/>
        </w:r>
        <w:r w:rsidR="0098003A">
          <w:rPr>
            <w:webHidden/>
          </w:rPr>
          <w:t>10</w:t>
        </w:r>
        <w:r w:rsidR="0098003A">
          <w:rPr>
            <w:webHidden/>
          </w:rPr>
          <w:fldChar w:fldCharType="end"/>
        </w:r>
      </w:hyperlink>
    </w:p>
    <w:p w14:paraId="475496C6" w14:textId="46920D54" w:rsidR="0098003A" w:rsidRDefault="00C54A67">
      <w:pPr>
        <w:pStyle w:val="TOC2"/>
        <w:rPr>
          <w:b w:val="0"/>
          <w:noProof/>
          <w:color w:val="auto"/>
          <w:sz w:val="22"/>
          <w:lang w:val="en-CA" w:eastAsia="en-CA"/>
        </w:rPr>
      </w:pPr>
      <w:hyperlink w:anchor="_Toc19698414" w:history="1">
        <w:r w:rsidR="0098003A" w:rsidRPr="00331D44">
          <w:rPr>
            <w:rStyle w:val="Hyperlink"/>
            <w:noProof/>
          </w:rPr>
          <w:t>Personal</w:t>
        </w:r>
        <w:r w:rsidR="0098003A">
          <w:rPr>
            <w:noProof/>
            <w:webHidden/>
          </w:rPr>
          <w:tab/>
        </w:r>
        <w:r w:rsidR="0098003A">
          <w:rPr>
            <w:noProof/>
            <w:webHidden/>
          </w:rPr>
          <w:fldChar w:fldCharType="begin"/>
        </w:r>
        <w:r w:rsidR="0098003A">
          <w:rPr>
            <w:noProof/>
            <w:webHidden/>
          </w:rPr>
          <w:instrText xml:space="preserve"> PAGEREF _Toc19698414 \h </w:instrText>
        </w:r>
        <w:r w:rsidR="0098003A">
          <w:rPr>
            <w:noProof/>
            <w:webHidden/>
          </w:rPr>
        </w:r>
        <w:r w:rsidR="0098003A">
          <w:rPr>
            <w:noProof/>
            <w:webHidden/>
          </w:rPr>
          <w:fldChar w:fldCharType="separate"/>
        </w:r>
        <w:r w:rsidR="0098003A">
          <w:rPr>
            <w:noProof/>
            <w:webHidden/>
          </w:rPr>
          <w:t>10</w:t>
        </w:r>
        <w:r w:rsidR="0098003A">
          <w:rPr>
            <w:noProof/>
            <w:webHidden/>
          </w:rPr>
          <w:fldChar w:fldCharType="end"/>
        </w:r>
      </w:hyperlink>
    </w:p>
    <w:p w14:paraId="1328FDED" w14:textId="30A9725F" w:rsidR="0098003A" w:rsidRDefault="00C54A67">
      <w:pPr>
        <w:pStyle w:val="TOC2"/>
        <w:rPr>
          <w:b w:val="0"/>
          <w:noProof/>
          <w:color w:val="auto"/>
          <w:sz w:val="22"/>
          <w:lang w:val="en-CA" w:eastAsia="en-CA"/>
        </w:rPr>
      </w:pPr>
      <w:hyperlink w:anchor="_Toc19698415" w:history="1">
        <w:r w:rsidR="0098003A" w:rsidRPr="00331D44">
          <w:rPr>
            <w:rStyle w:val="Hyperlink"/>
            <w:noProof/>
          </w:rPr>
          <w:t>Non-Personal</w:t>
        </w:r>
        <w:r w:rsidR="0098003A">
          <w:rPr>
            <w:noProof/>
            <w:webHidden/>
          </w:rPr>
          <w:tab/>
        </w:r>
        <w:r w:rsidR="0098003A">
          <w:rPr>
            <w:noProof/>
            <w:webHidden/>
          </w:rPr>
          <w:fldChar w:fldCharType="begin"/>
        </w:r>
        <w:r w:rsidR="0098003A">
          <w:rPr>
            <w:noProof/>
            <w:webHidden/>
          </w:rPr>
          <w:instrText xml:space="preserve"> PAGEREF _Toc19698415 \h </w:instrText>
        </w:r>
        <w:r w:rsidR="0098003A">
          <w:rPr>
            <w:noProof/>
            <w:webHidden/>
          </w:rPr>
        </w:r>
        <w:r w:rsidR="0098003A">
          <w:rPr>
            <w:noProof/>
            <w:webHidden/>
          </w:rPr>
          <w:fldChar w:fldCharType="separate"/>
        </w:r>
        <w:r w:rsidR="0098003A">
          <w:rPr>
            <w:noProof/>
            <w:webHidden/>
          </w:rPr>
          <w:t>16</w:t>
        </w:r>
        <w:r w:rsidR="0098003A">
          <w:rPr>
            <w:noProof/>
            <w:webHidden/>
          </w:rPr>
          <w:fldChar w:fldCharType="end"/>
        </w:r>
      </w:hyperlink>
    </w:p>
    <w:p w14:paraId="26A23854" w14:textId="1DBD03DC" w:rsidR="0098003A" w:rsidRDefault="00C54A67">
      <w:pPr>
        <w:pStyle w:val="TOC1"/>
        <w:rPr>
          <w:color w:val="auto"/>
          <w:lang w:val="en-CA" w:eastAsia="en-CA"/>
        </w:rPr>
      </w:pPr>
      <w:hyperlink w:anchor="_Toc19698416" w:history="1">
        <w:r w:rsidR="0098003A" w:rsidRPr="00331D44">
          <w:rPr>
            <w:rStyle w:val="Hyperlink"/>
          </w:rPr>
          <w:t>Account Opening Current State Assessment and Self Reported Data Gathering (Delivered April 2019)</w:t>
        </w:r>
        <w:r w:rsidR="0098003A">
          <w:rPr>
            <w:webHidden/>
          </w:rPr>
          <w:tab/>
        </w:r>
        <w:r w:rsidR="0098003A">
          <w:rPr>
            <w:webHidden/>
          </w:rPr>
          <w:fldChar w:fldCharType="begin"/>
        </w:r>
        <w:r w:rsidR="0098003A">
          <w:rPr>
            <w:webHidden/>
          </w:rPr>
          <w:instrText xml:space="preserve"> PAGEREF _Toc19698416 \h </w:instrText>
        </w:r>
        <w:r w:rsidR="0098003A">
          <w:rPr>
            <w:webHidden/>
          </w:rPr>
        </w:r>
        <w:r w:rsidR="0098003A">
          <w:rPr>
            <w:webHidden/>
          </w:rPr>
          <w:fldChar w:fldCharType="separate"/>
        </w:r>
        <w:r w:rsidR="0098003A">
          <w:rPr>
            <w:webHidden/>
          </w:rPr>
          <w:t>20</w:t>
        </w:r>
        <w:r w:rsidR="0098003A">
          <w:rPr>
            <w:webHidden/>
          </w:rPr>
          <w:fldChar w:fldCharType="end"/>
        </w:r>
      </w:hyperlink>
    </w:p>
    <w:p w14:paraId="3857B014" w14:textId="68142FCF" w:rsidR="0098003A" w:rsidRDefault="00C54A67">
      <w:pPr>
        <w:pStyle w:val="TOC1"/>
        <w:rPr>
          <w:color w:val="auto"/>
          <w:lang w:val="en-CA" w:eastAsia="en-CA"/>
        </w:rPr>
      </w:pPr>
      <w:hyperlink w:anchor="_Toc19698417" w:history="1">
        <w:r w:rsidR="0098003A" w:rsidRPr="00331D44">
          <w:rPr>
            <w:rStyle w:val="Hyperlink"/>
          </w:rPr>
          <w:t>Executive Summary</w:t>
        </w:r>
        <w:r w:rsidR="0098003A">
          <w:rPr>
            <w:webHidden/>
          </w:rPr>
          <w:tab/>
        </w:r>
        <w:r w:rsidR="0098003A">
          <w:rPr>
            <w:webHidden/>
          </w:rPr>
          <w:fldChar w:fldCharType="begin"/>
        </w:r>
        <w:r w:rsidR="0098003A">
          <w:rPr>
            <w:webHidden/>
          </w:rPr>
          <w:instrText xml:space="preserve"> PAGEREF _Toc19698417 \h </w:instrText>
        </w:r>
        <w:r w:rsidR="0098003A">
          <w:rPr>
            <w:webHidden/>
          </w:rPr>
        </w:r>
        <w:r w:rsidR="0098003A">
          <w:rPr>
            <w:webHidden/>
          </w:rPr>
          <w:fldChar w:fldCharType="separate"/>
        </w:r>
        <w:r w:rsidR="0098003A">
          <w:rPr>
            <w:webHidden/>
          </w:rPr>
          <w:t>20</w:t>
        </w:r>
        <w:r w:rsidR="0098003A">
          <w:rPr>
            <w:webHidden/>
          </w:rPr>
          <w:fldChar w:fldCharType="end"/>
        </w:r>
      </w:hyperlink>
    </w:p>
    <w:p w14:paraId="170AC6A3" w14:textId="750C560A" w:rsidR="0098003A" w:rsidRDefault="00C54A67">
      <w:pPr>
        <w:pStyle w:val="TOC1"/>
        <w:rPr>
          <w:color w:val="auto"/>
          <w:lang w:val="en-CA" w:eastAsia="en-CA"/>
        </w:rPr>
      </w:pPr>
      <w:hyperlink w:anchor="_Toc19698418" w:history="1">
        <w:r w:rsidR="0098003A" w:rsidRPr="00331D44">
          <w:rPr>
            <w:rStyle w:val="Hyperlink"/>
          </w:rPr>
          <w:t>Approach</w:t>
        </w:r>
        <w:r w:rsidR="0098003A">
          <w:rPr>
            <w:webHidden/>
          </w:rPr>
          <w:tab/>
        </w:r>
        <w:r w:rsidR="0098003A">
          <w:rPr>
            <w:webHidden/>
          </w:rPr>
          <w:fldChar w:fldCharType="begin"/>
        </w:r>
        <w:r w:rsidR="0098003A">
          <w:rPr>
            <w:webHidden/>
          </w:rPr>
          <w:instrText xml:space="preserve"> PAGEREF _Toc19698418 \h </w:instrText>
        </w:r>
        <w:r w:rsidR="0098003A">
          <w:rPr>
            <w:webHidden/>
          </w:rPr>
        </w:r>
        <w:r w:rsidR="0098003A">
          <w:rPr>
            <w:webHidden/>
          </w:rPr>
          <w:fldChar w:fldCharType="separate"/>
        </w:r>
        <w:r w:rsidR="0098003A">
          <w:rPr>
            <w:webHidden/>
          </w:rPr>
          <w:t>20</w:t>
        </w:r>
        <w:r w:rsidR="0098003A">
          <w:rPr>
            <w:webHidden/>
          </w:rPr>
          <w:fldChar w:fldCharType="end"/>
        </w:r>
      </w:hyperlink>
    </w:p>
    <w:p w14:paraId="137306C0" w14:textId="4ACF4325" w:rsidR="0098003A" w:rsidRDefault="00C54A67">
      <w:pPr>
        <w:pStyle w:val="TOC1"/>
        <w:rPr>
          <w:color w:val="auto"/>
          <w:lang w:val="en-CA" w:eastAsia="en-CA"/>
        </w:rPr>
      </w:pPr>
      <w:hyperlink w:anchor="_Toc19698419" w:history="1">
        <w:r w:rsidR="0098003A" w:rsidRPr="00331D44">
          <w:rPr>
            <w:rStyle w:val="Hyperlink"/>
          </w:rPr>
          <w:t>Demand Account Opening</w:t>
        </w:r>
        <w:r w:rsidR="0098003A">
          <w:rPr>
            <w:webHidden/>
          </w:rPr>
          <w:tab/>
        </w:r>
        <w:r w:rsidR="0098003A">
          <w:rPr>
            <w:webHidden/>
          </w:rPr>
          <w:fldChar w:fldCharType="begin"/>
        </w:r>
        <w:r w:rsidR="0098003A">
          <w:rPr>
            <w:webHidden/>
          </w:rPr>
          <w:instrText xml:space="preserve"> PAGEREF _Toc19698419 \h </w:instrText>
        </w:r>
        <w:r w:rsidR="0098003A">
          <w:rPr>
            <w:webHidden/>
          </w:rPr>
        </w:r>
        <w:r w:rsidR="0098003A">
          <w:rPr>
            <w:webHidden/>
          </w:rPr>
          <w:fldChar w:fldCharType="separate"/>
        </w:r>
        <w:r w:rsidR="0098003A">
          <w:rPr>
            <w:webHidden/>
          </w:rPr>
          <w:t>23</w:t>
        </w:r>
        <w:r w:rsidR="0098003A">
          <w:rPr>
            <w:webHidden/>
          </w:rPr>
          <w:fldChar w:fldCharType="end"/>
        </w:r>
      </w:hyperlink>
    </w:p>
    <w:p w14:paraId="3ED6BBAE" w14:textId="355E0973" w:rsidR="0098003A" w:rsidRDefault="00C54A67">
      <w:pPr>
        <w:pStyle w:val="TOC2"/>
        <w:rPr>
          <w:b w:val="0"/>
          <w:noProof/>
          <w:color w:val="auto"/>
          <w:sz w:val="22"/>
          <w:lang w:val="en-CA" w:eastAsia="en-CA"/>
        </w:rPr>
      </w:pPr>
      <w:hyperlink w:anchor="_Toc19698420" w:history="1">
        <w:r w:rsidR="0098003A" w:rsidRPr="00331D44">
          <w:rPr>
            <w:rStyle w:val="Hyperlink"/>
            <w:noProof/>
          </w:rPr>
          <w:t>Personal</w:t>
        </w:r>
        <w:r w:rsidR="0098003A">
          <w:rPr>
            <w:noProof/>
            <w:webHidden/>
          </w:rPr>
          <w:tab/>
        </w:r>
        <w:r w:rsidR="0098003A">
          <w:rPr>
            <w:noProof/>
            <w:webHidden/>
          </w:rPr>
          <w:fldChar w:fldCharType="begin"/>
        </w:r>
        <w:r w:rsidR="0098003A">
          <w:rPr>
            <w:noProof/>
            <w:webHidden/>
          </w:rPr>
          <w:instrText xml:space="preserve"> PAGEREF _Toc19698420 \h </w:instrText>
        </w:r>
        <w:r w:rsidR="0098003A">
          <w:rPr>
            <w:noProof/>
            <w:webHidden/>
          </w:rPr>
        </w:r>
        <w:r w:rsidR="0098003A">
          <w:rPr>
            <w:noProof/>
            <w:webHidden/>
          </w:rPr>
          <w:fldChar w:fldCharType="separate"/>
        </w:r>
        <w:r w:rsidR="0098003A">
          <w:rPr>
            <w:noProof/>
            <w:webHidden/>
          </w:rPr>
          <w:t>23</w:t>
        </w:r>
        <w:r w:rsidR="0098003A">
          <w:rPr>
            <w:noProof/>
            <w:webHidden/>
          </w:rPr>
          <w:fldChar w:fldCharType="end"/>
        </w:r>
      </w:hyperlink>
    </w:p>
    <w:p w14:paraId="4EEAEA70" w14:textId="62025CAD" w:rsidR="0098003A" w:rsidRDefault="00C54A67">
      <w:pPr>
        <w:pStyle w:val="TOC2"/>
        <w:rPr>
          <w:b w:val="0"/>
          <w:noProof/>
          <w:color w:val="auto"/>
          <w:sz w:val="22"/>
          <w:lang w:val="en-CA" w:eastAsia="en-CA"/>
        </w:rPr>
      </w:pPr>
      <w:hyperlink w:anchor="_Toc19698421" w:history="1">
        <w:r w:rsidR="0098003A" w:rsidRPr="00331D44">
          <w:rPr>
            <w:rStyle w:val="Hyperlink"/>
            <w:noProof/>
          </w:rPr>
          <w:t>Personal – Motive</w:t>
        </w:r>
        <w:r w:rsidR="0098003A">
          <w:rPr>
            <w:noProof/>
            <w:webHidden/>
          </w:rPr>
          <w:tab/>
        </w:r>
        <w:r w:rsidR="0098003A">
          <w:rPr>
            <w:noProof/>
            <w:webHidden/>
          </w:rPr>
          <w:fldChar w:fldCharType="begin"/>
        </w:r>
        <w:r w:rsidR="0098003A">
          <w:rPr>
            <w:noProof/>
            <w:webHidden/>
          </w:rPr>
          <w:instrText xml:space="preserve"> PAGEREF _Toc19698421 \h </w:instrText>
        </w:r>
        <w:r w:rsidR="0098003A">
          <w:rPr>
            <w:noProof/>
            <w:webHidden/>
          </w:rPr>
        </w:r>
        <w:r w:rsidR="0098003A">
          <w:rPr>
            <w:noProof/>
            <w:webHidden/>
          </w:rPr>
          <w:fldChar w:fldCharType="separate"/>
        </w:r>
        <w:r w:rsidR="0098003A">
          <w:rPr>
            <w:noProof/>
            <w:webHidden/>
          </w:rPr>
          <w:t>27</w:t>
        </w:r>
        <w:r w:rsidR="0098003A">
          <w:rPr>
            <w:noProof/>
            <w:webHidden/>
          </w:rPr>
          <w:fldChar w:fldCharType="end"/>
        </w:r>
      </w:hyperlink>
    </w:p>
    <w:p w14:paraId="25309791" w14:textId="5A8B4947" w:rsidR="0098003A" w:rsidRDefault="00C54A67">
      <w:pPr>
        <w:pStyle w:val="TOC2"/>
        <w:rPr>
          <w:b w:val="0"/>
          <w:noProof/>
          <w:color w:val="auto"/>
          <w:sz w:val="22"/>
          <w:lang w:val="en-CA" w:eastAsia="en-CA"/>
        </w:rPr>
      </w:pPr>
      <w:hyperlink w:anchor="_Toc19698422" w:history="1">
        <w:r w:rsidR="0098003A" w:rsidRPr="00331D44">
          <w:rPr>
            <w:rStyle w:val="Hyperlink"/>
            <w:noProof/>
          </w:rPr>
          <w:t>Business</w:t>
        </w:r>
        <w:r w:rsidR="0098003A">
          <w:rPr>
            <w:noProof/>
            <w:webHidden/>
          </w:rPr>
          <w:tab/>
        </w:r>
        <w:r w:rsidR="0098003A">
          <w:rPr>
            <w:noProof/>
            <w:webHidden/>
          </w:rPr>
          <w:fldChar w:fldCharType="begin"/>
        </w:r>
        <w:r w:rsidR="0098003A">
          <w:rPr>
            <w:noProof/>
            <w:webHidden/>
          </w:rPr>
          <w:instrText xml:space="preserve"> PAGEREF _Toc19698422 \h </w:instrText>
        </w:r>
        <w:r w:rsidR="0098003A">
          <w:rPr>
            <w:noProof/>
            <w:webHidden/>
          </w:rPr>
        </w:r>
        <w:r w:rsidR="0098003A">
          <w:rPr>
            <w:noProof/>
            <w:webHidden/>
          </w:rPr>
          <w:fldChar w:fldCharType="separate"/>
        </w:r>
        <w:r w:rsidR="0098003A">
          <w:rPr>
            <w:noProof/>
            <w:webHidden/>
          </w:rPr>
          <w:t>29</w:t>
        </w:r>
        <w:r w:rsidR="0098003A">
          <w:rPr>
            <w:noProof/>
            <w:webHidden/>
          </w:rPr>
          <w:fldChar w:fldCharType="end"/>
        </w:r>
      </w:hyperlink>
    </w:p>
    <w:p w14:paraId="54335716" w14:textId="0CCBAFAB" w:rsidR="0098003A" w:rsidRDefault="00C54A67">
      <w:pPr>
        <w:pStyle w:val="TOC1"/>
        <w:rPr>
          <w:color w:val="auto"/>
          <w:lang w:val="en-CA" w:eastAsia="en-CA"/>
        </w:rPr>
      </w:pPr>
      <w:hyperlink w:anchor="_Toc19698423" w:history="1">
        <w:r w:rsidR="0098003A" w:rsidRPr="00331D44">
          <w:rPr>
            <w:rStyle w:val="Hyperlink"/>
          </w:rPr>
          <w:t>Investment Account Opening</w:t>
        </w:r>
        <w:r w:rsidR="0098003A">
          <w:rPr>
            <w:webHidden/>
          </w:rPr>
          <w:tab/>
        </w:r>
        <w:r w:rsidR="0098003A">
          <w:rPr>
            <w:webHidden/>
          </w:rPr>
          <w:fldChar w:fldCharType="begin"/>
        </w:r>
        <w:r w:rsidR="0098003A">
          <w:rPr>
            <w:webHidden/>
          </w:rPr>
          <w:instrText xml:space="preserve"> PAGEREF _Toc19698423 \h </w:instrText>
        </w:r>
        <w:r w:rsidR="0098003A">
          <w:rPr>
            <w:webHidden/>
          </w:rPr>
        </w:r>
        <w:r w:rsidR="0098003A">
          <w:rPr>
            <w:webHidden/>
          </w:rPr>
          <w:fldChar w:fldCharType="separate"/>
        </w:r>
        <w:r w:rsidR="0098003A">
          <w:rPr>
            <w:webHidden/>
          </w:rPr>
          <w:t>33</w:t>
        </w:r>
        <w:r w:rsidR="0098003A">
          <w:rPr>
            <w:webHidden/>
          </w:rPr>
          <w:fldChar w:fldCharType="end"/>
        </w:r>
      </w:hyperlink>
    </w:p>
    <w:p w14:paraId="50A0D6C9" w14:textId="29ACA66D" w:rsidR="0098003A" w:rsidRDefault="00C54A67">
      <w:pPr>
        <w:pStyle w:val="TOC2"/>
        <w:rPr>
          <w:b w:val="0"/>
          <w:noProof/>
          <w:color w:val="auto"/>
          <w:sz w:val="22"/>
          <w:lang w:val="en-CA" w:eastAsia="en-CA"/>
        </w:rPr>
      </w:pPr>
      <w:hyperlink w:anchor="_Toc19698424" w:history="1">
        <w:r w:rsidR="0098003A" w:rsidRPr="00331D44">
          <w:rPr>
            <w:rStyle w:val="Hyperlink"/>
            <w:noProof/>
          </w:rPr>
          <w:t>Personal</w:t>
        </w:r>
        <w:r w:rsidR="0098003A">
          <w:rPr>
            <w:noProof/>
            <w:webHidden/>
          </w:rPr>
          <w:tab/>
        </w:r>
        <w:r w:rsidR="0098003A">
          <w:rPr>
            <w:noProof/>
            <w:webHidden/>
          </w:rPr>
          <w:fldChar w:fldCharType="begin"/>
        </w:r>
        <w:r w:rsidR="0098003A">
          <w:rPr>
            <w:noProof/>
            <w:webHidden/>
          </w:rPr>
          <w:instrText xml:space="preserve"> PAGEREF _Toc19698424 \h </w:instrText>
        </w:r>
        <w:r w:rsidR="0098003A">
          <w:rPr>
            <w:noProof/>
            <w:webHidden/>
          </w:rPr>
        </w:r>
        <w:r w:rsidR="0098003A">
          <w:rPr>
            <w:noProof/>
            <w:webHidden/>
          </w:rPr>
          <w:fldChar w:fldCharType="separate"/>
        </w:r>
        <w:r w:rsidR="0098003A">
          <w:rPr>
            <w:noProof/>
            <w:webHidden/>
          </w:rPr>
          <w:t>33</w:t>
        </w:r>
        <w:r w:rsidR="0098003A">
          <w:rPr>
            <w:noProof/>
            <w:webHidden/>
          </w:rPr>
          <w:fldChar w:fldCharType="end"/>
        </w:r>
      </w:hyperlink>
    </w:p>
    <w:p w14:paraId="455CB729" w14:textId="3BF20E72" w:rsidR="0098003A" w:rsidRDefault="00C54A67">
      <w:pPr>
        <w:pStyle w:val="TOC2"/>
        <w:rPr>
          <w:b w:val="0"/>
          <w:noProof/>
          <w:color w:val="auto"/>
          <w:sz w:val="22"/>
          <w:lang w:val="en-CA" w:eastAsia="en-CA"/>
        </w:rPr>
      </w:pPr>
      <w:hyperlink w:anchor="_Toc19698425" w:history="1">
        <w:r w:rsidR="0098003A" w:rsidRPr="00331D44">
          <w:rPr>
            <w:rStyle w:val="Hyperlink"/>
            <w:noProof/>
          </w:rPr>
          <w:t>Business</w:t>
        </w:r>
        <w:r w:rsidR="0098003A">
          <w:rPr>
            <w:noProof/>
            <w:webHidden/>
          </w:rPr>
          <w:tab/>
        </w:r>
        <w:r w:rsidR="0098003A">
          <w:rPr>
            <w:noProof/>
            <w:webHidden/>
          </w:rPr>
          <w:fldChar w:fldCharType="begin"/>
        </w:r>
        <w:r w:rsidR="0098003A">
          <w:rPr>
            <w:noProof/>
            <w:webHidden/>
          </w:rPr>
          <w:instrText xml:space="preserve"> PAGEREF _Toc19698425 \h </w:instrText>
        </w:r>
        <w:r w:rsidR="0098003A">
          <w:rPr>
            <w:noProof/>
            <w:webHidden/>
          </w:rPr>
        </w:r>
        <w:r w:rsidR="0098003A">
          <w:rPr>
            <w:noProof/>
            <w:webHidden/>
          </w:rPr>
          <w:fldChar w:fldCharType="separate"/>
        </w:r>
        <w:r w:rsidR="0098003A">
          <w:rPr>
            <w:noProof/>
            <w:webHidden/>
          </w:rPr>
          <w:t>36</w:t>
        </w:r>
        <w:r w:rsidR="0098003A">
          <w:rPr>
            <w:noProof/>
            <w:webHidden/>
          </w:rPr>
          <w:fldChar w:fldCharType="end"/>
        </w:r>
      </w:hyperlink>
    </w:p>
    <w:p w14:paraId="10EB6714" w14:textId="48E945DF" w:rsidR="0098003A" w:rsidRDefault="00C54A67">
      <w:pPr>
        <w:pStyle w:val="TOC1"/>
        <w:rPr>
          <w:color w:val="auto"/>
          <w:lang w:val="en-CA" w:eastAsia="en-CA"/>
        </w:rPr>
      </w:pPr>
      <w:hyperlink w:anchor="_Toc19698426" w:history="1">
        <w:r w:rsidR="0098003A" w:rsidRPr="00331D44">
          <w:rPr>
            <w:rStyle w:val="Hyperlink"/>
          </w:rPr>
          <w:t>Credit Account Opening</w:t>
        </w:r>
        <w:r w:rsidR="0098003A">
          <w:rPr>
            <w:webHidden/>
          </w:rPr>
          <w:tab/>
        </w:r>
        <w:r w:rsidR="0098003A">
          <w:rPr>
            <w:webHidden/>
          </w:rPr>
          <w:fldChar w:fldCharType="begin"/>
        </w:r>
        <w:r w:rsidR="0098003A">
          <w:rPr>
            <w:webHidden/>
          </w:rPr>
          <w:instrText xml:space="preserve"> PAGEREF _Toc19698426 \h </w:instrText>
        </w:r>
        <w:r w:rsidR="0098003A">
          <w:rPr>
            <w:webHidden/>
          </w:rPr>
        </w:r>
        <w:r w:rsidR="0098003A">
          <w:rPr>
            <w:webHidden/>
          </w:rPr>
          <w:fldChar w:fldCharType="separate"/>
        </w:r>
        <w:r w:rsidR="0098003A">
          <w:rPr>
            <w:webHidden/>
          </w:rPr>
          <w:t>39</w:t>
        </w:r>
        <w:r w:rsidR="0098003A">
          <w:rPr>
            <w:webHidden/>
          </w:rPr>
          <w:fldChar w:fldCharType="end"/>
        </w:r>
      </w:hyperlink>
    </w:p>
    <w:p w14:paraId="31DE332C" w14:textId="787AE2D6" w:rsidR="0098003A" w:rsidRDefault="00C54A67">
      <w:pPr>
        <w:pStyle w:val="TOC1"/>
        <w:rPr>
          <w:color w:val="auto"/>
          <w:lang w:val="en-CA" w:eastAsia="en-CA"/>
        </w:rPr>
      </w:pPr>
      <w:hyperlink w:anchor="_Toc19698427" w:history="1">
        <w:r w:rsidR="0098003A" w:rsidRPr="00331D44">
          <w:rPr>
            <w:rStyle w:val="Hyperlink"/>
          </w:rPr>
          <w:t>Regulatory Processing AML Audit</w:t>
        </w:r>
        <w:r w:rsidR="0098003A">
          <w:rPr>
            <w:webHidden/>
          </w:rPr>
          <w:tab/>
        </w:r>
        <w:r w:rsidR="0098003A">
          <w:rPr>
            <w:webHidden/>
          </w:rPr>
          <w:fldChar w:fldCharType="begin"/>
        </w:r>
        <w:r w:rsidR="0098003A">
          <w:rPr>
            <w:webHidden/>
          </w:rPr>
          <w:instrText xml:space="preserve"> PAGEREF _Toc19698427 \h </w:instrText>
        </w:r>
        <w:r w:rsidR="0098003A">
          <w:rPr>
            <w:webHidden/>
          </w:rPr>
        </w:r>
        <w:r w:rsidR="0098003A">
          <w:rPr>
            <w:webHidden/>
          </w:rPr>
          <w:fldChar w:fldCharType="separate"/>
        </w:r>
        <w:r w:rsidR="0098003A">
          <w:rPr>
            <w:webHidden/>
          </w:rPr>
          <w:t>43</w:t>
        </w:r>
        <w:r w:rsidR="0098003A">
          <w:rPr>
            <w:webHidden/>
          </w:rPr>
          <w:fldChar w:fldCharType="end"/>
        </w:r>
      </w:hyperlink>
    </w:p>
    <w:p w14:paraId="345DEEB6" w14:textId="51A6DEDA" w:rsidR="0098003A" w:rsidRDefault="00C54A67">
      <w:pPr>
        <w:pStyle w:val="TOC1"/>
        <w:rPr>
          <w:color w:val="auto"/>
          <w:lang w:val="en-CA" w:eastAsia="en-CA"/>
        </w:rPr>
      </w:pPr>
      <w:hyperlink w:anchor="_Toc19698428" w:history="1">
        <w:r w:rsidR="0098003A" w:rsidRPr="00331D44">
          <w:rPr>
            <w:rStyle w:val="Hyperlink"/>
          </w:rPr>
          <w:t>Recommendations and Proposed Next Steps</w:t>
        </w:r>
        <w:r w:rsidR="0098003A">
          <w:rPr>
            <w:webHidden/>
          </w:rPr>
          <w:tab/>
        </w:r>
        <w:r w:rsidR="0098003A">
          <w:rPr>
            <w:webHidden/>
          </w:rPr>
          <w:fldChar w:fldCharType="begin"/>
        </w:r>
        <w:r w:rsidR="0098003A">
          <w:rPr>
            <w:webHidden/>
          </w:rPr>
          <w:instrText xml:space="preserve"> PAGEREF _Toc19698428 \h </w:instrText>
        </w:r>
        <w:r w:rsidR="0098003A">
          <w:rPr>
            <w:webHidden/>
          </w:rPr>
        </w:r>
        <w:r w:rsidR="0098003A">
          <w:rPr>
            <w:webHidden/>
          </w:rPr>
          <w:fldChar w:fldCharType="separate"/>
        </w:r>
        <w:r w:rsidR="0098003A">
          <w:rPr>
            <w:webHidden/>
          </w:rPr>
          <w:t>44</w:t>
        </w:r>
        <w:r w:rsidR="0098003A">
          <w:rPr>
            <w:webHidden/>
          </w:rPr>
          <w:fldChar w:fldCharType="end"/>
        </w:r>
      </w:hyperlink>
    </w:p>
    <w:p w14:paraId="129B79C9" w14:textId="656075BF" w:rsidR="0098003A" w:rsidRDefault="00C54A67">
      <w:pPr>
        <w:pStyle w:val="TOC1"/>
        <w:rPr>
          <w:color w:val="auto"/>
          <w:lang w:val="en-CA" w:eastAsia="en-CA"/>
        </w:rPr>
      </w:pPr>
      <w:hyperlink w:anchor="_Toc19698429" w:history="1">
        <w:r w:rsidR="0098003A" w:rsidRPr="00331D44">
          <w:rPr>
            <w:rStyle w:val="Hyperlink"/>
          </w:rPr>
          <w:t>Appendix II-A - Scope</w:t>
        </w:r>
        <w:r w:rsidR="0098003A">
          <w:rPr>
            <w:webHidden/>
          </w:rPr>
          <w:tab/>
        </w:r>
        <w:r w:rsidR="0098003A">
          <w:rPr>
            <w:webHidden/>
          </w:rPr>
          <w:fldChar w:fldCharType="begin"/>
        </w:r>
        <w:r w:rsidR="0098003A">
          <w:rPr>
            <w:webHidden/>
          </w:rPr>
          <w:instrText xml:space="preserve"> PAGEREF _Toc19698429 \h </w:instrText>
        </w:r>
        <w:r w:rsidR="0098003A">
          <w:rPr>
            <w:webHidden/>
          </w:rPr>
        </w:r>
        <w:r w:rsidR="0098003A">
          <w:rPr>
            <w:webHidden/>
          </w:rPr>
          <w:fldChar w:fldCharType="separate"/>
        </w:r>
        <w:r w:rsidR="0098003A">
          <w:rPr>
            <w:webHidden/>
          </w:rPr>
          <w:t>45</w:t>
        </w:r>
        <w:r w:rsidR="0098003A">
          <w:rPr>
            <w:webHidden/>
          </w:rPr>
          <w:fldChar w:fldCharType="end"/>
        </w:r>
      </w:hyperlink>
    </w:p>
    <w:p w14:paraId="719BDA4D" w14:textId="3B89D9DC" w:rsidR="0098003A" w:rsidRDefault="00C54A67">
      <w:pPr>
        <w:pStyle w:val="TOC1"/>
        <w:rPr>
          <w:color w:val="auto"/>
          <w:lang w:val="en-CA" w:eastAsia="en-CA"/>
        </w:rPr>
      </w:pPr>
      <w:hyperlink w:anchor="_Toc19698430" w:history="1">
        <w:r w:rsidR="0098003A" w:rsidRPr="00331D44">
          <w:rPr>
            <w:rStyle w:val="Hyperlink"/>
          </w:rPr>
          <w:t>Appendix II-B – Volume Data Analysis</w:t>
        </w:r>
        <w:r w:rsidR="0098003A">
          <w:rPr>
            <w:webHidden/>
          </w:rPr>
          <w:tab/>
        </w:r>
        <w:r w:rsidR="0098003A">
          <w:rPr>
            <w:webHidden/>
          </w:rPr>
          <w:fldChar w:fldCharType="begin"/>
        </w:r>
        <w:r w:rsidR="0098003A">
          <w:rPr>
            <w:webHidden/>
          </w:rPr>
          <w:instrText xml:space="preserve"> PAGEREF _Toc19698430 \h </w:instrText>
        </w:r>
        <w:r w:rsidR="0098003A">
          <w:rPr>
            <w:webHidden/>
          </w:rPr>
        </w:r>
        <w:r w:rsidR="0098003A">
          <w:rPr>
            <w:webHidden/>
          </w:rPr>
          <w:fldChar w:fldCharType="separate"/>
        </w:r>
        <w:r w:rsidR="0098003A">
          <w:rPr>
            <w:webHidden/>
          </w:rPr>
          <w:t>46</w:t>
        </w:r>
        <w:r w:rsidR="0098003A">
          <w:rPr>
            <w:webHidden/>
          </w:rPr>
          <w:fldChar w:fldCharType="end"/>
        </w:r>
      </w:hyperlink>
    </w:p>
    <w:p w14:paraId="55D3DBAC" w14:textId="63C4F851" w:rsidR="00EE707B" w:rsidRPr="0098003A" w:rsidRDefault="0098003A" w:rsidP="0098003A">
      <w:pPr>
        <w:pStyle w:val="TOC1"/>
        <w:rPr>
          <w:color w:val="auto"/>
          <w:lang w:val="en-CA" w:eastAsia="en-CA"/>
        </w:rPr>
        <w:sectPr w:rsidR="00EE707B" w:rsidRPr="0098003A" w:rsidSect="000F6BDA">
          <w:headerReference w:type="even" r:id="rId17"/>
          <w:headerReference w:type="default" r:id="rId18"/>
          <w:footerReference w:type="default" r:id="rId19"/>
          <w:headerReference w:type="first" r:id="rId20"/>
          <w:pgSz w:w="12240" w:h="15840"/>
          <w:pgMar w:top="1080" w:right="1080" w:bottom="1080" w:left="1080" w:header="720" w:footer="720" w:gutter="0"/>
          <w:cols w:space="720"/>
          <w:docGrid w:linePitch="360"/>
        </w:sectPr>
      </w:pPr>
      <w:r>
        <w:fldChar w:fldCharType="end"/>
      </w:r>
    </w:p>
    <w:p w14:paraId="294ED188" w14:textId="5071284B" w:rsidR="00E1064B" w:rsidRDefault="00E1064B" w:rsidP="004528E2">
      <w:pPr>
        <w:pStyle w:val="Heading1"/>
      </w:pPr>
      <w:bookmarkStart w:id="2" w:name="_Toc19698402"/>
      <w:bookmarkStart w:id="3" w:name="_Toc379182382"/>
      <w:bookmarkStart w:id="4" w:name="_Toc379183389"/>
      <w:r>
        <w:lastRenderedPageBreak/>
        <w:t>Executive Summary</w:t>
      </w:r>
      <w:bookmarkEnd w:id="2"/>
    </w:p>
    <w:p w14:paraId="23223877" w14:textId="0F9FAE8C" w:rsidR="00800EBE" w:rsidRDefault="00800EBE" w:rsidP="00800EBE">
      <w:r>
        <w:rPr>
          <w:rFonts w:cstheme="minorHAnsi"/>
        </w:rPr>
        <w:t xml:space="preserve">As part of Business Process Review, a </w:t>
      </w:r>
      <w:r>
        <w:t>current state assessment of the Account Opening process  was conducted to gain a deeper understanding of the process performance and pain points experienced by our staff and clients</w:t>
      </w:r>
      <w:r w:rsidR="004E076B">
        <w:t>. This assessment included</w:t>
      </w:r>
      <w:r>
        <w:t xml:space="preserve"> each client type – Personal and Business – and account category – Demand, Investment, and Credit. While </w:t>
      </w:r>
      <w:r w:rsidR="004E076B">
        <w:t xml:space="preserve">the findings </w:t>
      </w:r>
      <w:r>
        <w:t>provided insight into the key areas of frustration from the branches, the self-reported cycle times for each step raised a number of quest</w:t>
      </w:r>
      <w:r w:rsidR="0057051A">
        <w:t xml:space="preserve">ions around the validity and prioritization of </w:t>
      </w:r>
      <w:r>
        <w:t>potential proces</w:t>
      </w:r>
      <w:r w:rsidR="0057051A">
        <w:t>s improvement opportunities. As such, a time motion study was conducted to gather o</w:t>
      </w:r>
      <w:r w:rsidR="004E076B">
        <w:t>bjective cycle time data and gain</w:t>
      </w:r>
      <w:r w:rsidR="0057051A">
        <w:t xml:space="preserve"> a deeper understanding of where opportunities exist to improve the process performance</w:t>
      </w:r>
      <w:r w:rsidR="004E076B">
        <w:t>,</w:t>
      </w:r>
      <w:r w:rsidR="0057051A">
        <w:t xml:space="preserve"> their FTE impact, and </w:t>
      </w:r>
      <w:r w:rsidR="004E076B">
        <w:t>the pain points that might be addressed as a result.</w:t>
      </w:r>
    </w:p>
    <w:p w14:paraId="2023A6F4" w14:textId="03BEED32" w:rsidR="00E1064B" w:rsidRDefault="0057051A" w:rsidP="00E1064B">
      <w:pPr>
        <w:pStyle w:val="BodyCopy"/>
        <w:rPr>
          <w:rFonts w:asciiTheme="minorHAnsi" w:hAnsiTheme="minorHAnsi" w:cstheme="minorHAnsi"/>
          <w:sz w:val="22"/>
        </w:rPr>
      </w:pPr>
      <w:r>
        <w:rPr>
          <w:rFonts w:asciiTheme="minorHAnsi" w:hAnsiTheme="minorHAnsi" w:cstheme="minorHAnsi"/>
          <w:sz w:val="22"/>
        </w:rPr>
        <w:t xml:space="preserve">As the time motion study took place at Edmonton Main, </w:t>
      </w:r>
      <w:r w:rsidR="004E076B">
        <w:rPr>
          <w:rFonts w:asciiTheme="minorHAnsi" w:hAnsiTheme="minorHAnsi" w:cstheme="minorHAnsi"/>
          <w:sz w:val="22"/>
        </w:rPr>
        <w:t>employees from</w:t>
      </w:r>
      <w:r>
        <w:rPr>
          <w:rFonts w:asciiTheme="minorHAnsi" w:hAnsiTheme="minorHAnsi" w:cstheme="minorHAnsi"/>
          <w:sz w:val="22"/>
        </w:rPr>
        <w:t xml:space="preserve"> other branches</w:t>
      </w:r>
      <w:r w:rsidR="004E076B">
        <w:rPr>
          <w:rFonts w:asciiTheme="minorHAnsi" w:hAnsiTheme="minorHAnsi" w:cstheme="minorHAnsi"/>
          <w:sz w:val="22"/>
        </w:rPr>
        <w:t xml:space="preserve"> were interviewed to gather </w:t>
      </w:r>
      <w:r>
        <w:rPr>
          <w:rFonts w:asciiTheme="minorHAnsi" w:hAnsiTheme="minorHAnsi" w:cstheme="minorHAnsi"/>
          <w:sz w:val="22"/>
        </w:rPr>
        <w:t xml:space="preserve">feedback </w:t>
      </w:r>
      <w:r w:rsidR="0090495A">
        <w:rPr>
          <w:rFonts w:asciiTheme="minorHAnsi" w:hAnsiTheme="minorHAnsi" w:cstheme="minorHAnsi"/>
          <w:sz w:val="22"/>
        </w:rPr>
        <w:t xml:space="preserve">on the degree to which the information gathered </w:t>
      </w:r>
      <w:r w:rsidR="004E076B">
        <w:rPr>
          <w:rFonts w:asciiTheme="minorHAnsi" w:hAnsiTheme="minorHAnsi" w:cstheme="minorHAnsi"/>
          <w:sz w:val="22"/>
        </w:rPr>
        <w:t>was consistent with their experience.</w:t>
      </w:r>
      <w:r w:rsidR="0090495A">
        <w:rPr>
          <w:rFonts w:asciiTheme="minorHAnsi" w:hAnsiTheme="minorHAnsi" w:cstheme="minorHAnsi"/>
          <w:sz w:val="22"/>
        </w:rPr>
        <w:t xml:space="preserve"> While there was some additional context provided, the </w:t>
      </w:r>
      <w:r w:rsidR="0090495A" w:rsidRPr="004E076B">
        <w:rPr>
          <w:rFonts w:asciiTheme="minorHAnsi" w:hAnsiTheme="minorHAnsi" w:cstheme="minorHAnsi"/>
          <w:i/>
          <w:sz w:val="22"/>
        </w:rPr>
        <w:t>findings were validated by all participants</w:t>
      </w:r>
      <w:r w:rsidR="0090495A">
        <w:rPr>
          <w:rFonts w:asciiTheme="minorHAnsi" w:hAnsiTheme="minorHAnsi" w:cstheme="minorHAnsi"/>
          <w:sz w:val="22"/>
        </w:rPr>
        <w:t xml:space="preserve">. </w:t>
      </w:r>
    </w:p>
    <w:p w14:paraId="223C779D" w14:textId="77777777" w:rsidR="007C53D7" w:rsidRDefault="007C53D7" w:rsidP="00E1064B">
      <w:pPr>
        <w:pStyle w:val="BodyCopy"/>
        <w:rPr>
          <w:rFonts w:asciiTheme="minorHAnsi" w:hAnsiTheme="minorHAnsi" w:cstheme="minorHAnsi"/>
          <w:sz w:val="22"/>
        </w:rPr>
      </w:pPr>
      <w:r>
        <w:rPr>
          <w:rFonts w:asciiTheme="minorHAnsi" w:hAnsiTheme="minorHAnsi" w:cstheme="minorHAnsi"/>
          <w:sz w:val="22"/>
        </w:rPr>
        <w:t>Overall, the study did not find that there were significant process optimization opportunities resulting in FTE savings. However, other possibilities exist to revamp account opening and produce a different client and employee experience:</w:t>
      </w:r>
    </w:p>
    <w:p w14:paraId="4E9E3DAD" w14:textId="0A2D6537" w:rsidR="007C53D7" w:rsidRDefault="007C53D7" w:rsidP="007C53D7">
      <w:pPr>
        <w:pStyle w:val="BodyCopy"/>
        <w:numPr>
          <w:ilvl w:val="0"/>
          <w:numId w:val="45"/>
        </w:numPr>
        <w:rPr>
          <w:rFonts w:asciiTheme="minorHAnsi" w:hAnsiTheme="minorHAnsi" w:cstheme="minorHAnsi"/>
          <w:sz w:val="22"/>
        </w:rPr>
      </w:pPr>
      <w:r>
        <w:rPr>
          <w:rFonts w:asciiTheme="minorHAnsi" w:hAnsiTheme="minorHAnsi" w:cstheme="minorHAnsi"/>
          <w:sz w:val="22"/>
        </w:rPr>
        <w:t>Digital account origination – this is on the project roadmap for 2020 and is expected to transform the process. This study and other supporting artifacts will be leveraged by the Digital and Alternative Channels team to provide the current state information required may expedite the implementation.</w:t>
      </w:r>
    </w:p>
    <w:p w14:paraId="0A909F03" w14:textId="62995849" w:rsidR="007C53D7" w:rsidRDefault="007C53D7" w:rsidP="007C53D7">
      <w:pPr>
        <w:pStyle w:val="BodyCopy"/>
        <w:numPr>
          <w:ilvl w:val="0"/>
          <w:numId w:val="45"/>
        </w:numPr>
        <w:rPr>
          <w:rFonts w:asciiTheme="minorHAnsi" w:hAnsiTheme="minorHAnsi" w:cstheme="minorHAnsi"/>
          <w:sz w:val="22"/>
        </w:rPr>
      </w:pPr>
      <w:r>
        <w:rPr>
          <w:rFonts w:asciiTheme="minorHAnsi" w:hAnsiTheme="minorHAnsi" w:cstheme="minorHAnsi"/>
          <w:sz w:val="22"/>
        </w:rPr>
        <w:t>COMET – this project, which will consolidate and streamline cash management product onboarding, does not impact account opening directly as the scope does not include integration with T24. However, as it will have a positive impact on business client onboarding where cash management products are sold with a new account, there is expected to be a ‘halo’ effect.</w:t>
      </w:r>
    </w:p>
    <w:p w14:paraId="2FDCD17F" w14:textId="07499393" w:rsidR="007C53D7" w:rsidRDefault="002F14EA" w:rsidP="007C53D7">
      <w:pPr>
        <w:pStyle w:val="BodyCopy"/>
        <w:numPr>
          <w:ilvl w:val="0"/>
          <w:numId w:val="45"/>
        </w:numPr>
        <w:rPr>
          <w:rFonts w:asciiTheme="minorHAnsi" w:hAnsiTheme="minorHAnsi" w:cstheme="minorHAnsi"/>
          <w:sz w:val="22"/>
        </w:rPr>
      </w:pPr>
      <w:r>
        <w:rPr>
          <w:rFonts w:asciiTheme="minorHAnsi" w:hAnsiTheme="minorHAnsi" w:cstheme="minorHAnsi"/>
          <w:sz w:val="22"/>
        </w:rPr>
        <w:t>Reinforcement – the study highlighted some common misconceptions and areas where the process or procedures are not being followed (such as investment account renewals), leading to longer cycle times and employee frustration. For these areas, the development of training aids or checklists may be considered to ensure a common baseline performance across the organization.</w:t>
      </w:r>
    </w:p>
    <w:p w14:paraId="2CAF2028" w14:textId="6806EA35" w:rsidR="002F14EA" w:rsidRDefault="002F14EA" w:rsidP="007C53D7">
      <w:pPr>
        <w:pStyle w:val="BodyCopy"/>
        <w:numPr>
          <w:ilvl w:val="0"/>
          <w:numId w:val="45"/>
        </w:numPr>
        <w:rPr>
          <w:rFonts w:asciiTheme="minorHAnsi" w:hAnsiTheme="minorHAnsi" w:cstheme="minorHAnsi"/>
          <w:sz w:val="22"/>
        </w:rPr>
      </w:pPr>
      <w:r>
        <w:rPr>
          <w:rFonts w:asciiTheme="minorHAnsi" w:hAnsiTheme="minorHAnsi" w:cstheme="minorHAnsi"/>
          <w:sz w:val="22"/>
        </w:rPr>
        <w:t>AML errors – the results of this study supported the findings of the AML Defect rate Lean Six Sigma (LSS)project and provided additional context. Improvements related to targeted training and cleanup of data errors originating from the conversion from BFE/HOBS to T24 are part of the LSS project and are in the pilot and planning phases respectively.</w:t>
      </w:r>
    </w:p>
    <w:p w14:paraId="6C53D45C" w14:textId="70862B27" w:rsidR="002F14EA" w:rsidRDefault="002F14EA" w:rsidP="007C53D7">
      <w:pPr>
        <w:pStyle w:val="BodyCopy"/>
        <w:numPr>
          <w:ilvl w:val="0"/>
          <w:numId w:val="45"/>
        </w:numPr>
        <w:rPr>
          <w:rFonts w:asciiTheme="minorHAnsi" w:hAnsiTheme="minorHAnsi" w:cstheme="minorHAnsi"/>
          <w:sz w:val="22"/>
        </w:rPr>
      </w:pPr>
      <w:r>
        <w:rPr>
          <w:rFonts w:asciiTheme="minorHAnsi" w:hAnsiTheme="minorHAnsi" w:cstheme="minorHAnsi"/>
          <w:sz w:val="22"/>
        </w:rPr>
        <w:t xml:space="preserve">Authorizations and Master Review – </w:t>
      </w:r>
      <w:r w:rsidR="00C63C53">
        <w:rPr>
          <w:rFonts w:asciiTheme="minorHAnsi" w:hAnsiTheme="minorHAnsi" w:cstheme="minorHAnsi"/>
          <w:sz w:val="22"/>
        </w:rPr>
        <w:t>For the purposes of this report the term Authorization refers to the T24 requirement to have a user with the appropriate access “authorize” a transaction, allowing it to continue to progress within the system. T</w:t>
      </w:r>
      <w:r>
        <w:rPr>
          <w:rFonts w:asciiTheme="minorHAnsi" w:hAnsiTheme="minorHAnsi" w:cstheme="minorHAnsi"/>
          <w:sz w:val="22"/>
        </w:rPr>
        <w:t xml:space="preserve">the findings around authorizations highlight the lack of a cohesive and streamlined controls framework for account opening. </w:t>
      </w:r>
      <w:r w:rsidR="005F1875">
        <w:rPr>
          <w:rFonts w:asciiTheme="minorHAnsi" w:hAnsiTheme="minorHAnsi" w:cstheme="minorHAnsi"/>
          <w:sz w:val="22"/>
        </w:rPr>
        <w:t>The data and impact assessment outlined in the study highlight the opportunities available for the future state</w:t>
      </w:r>
      <w:r w:rsidR="00C63C53">
        <w:rPr>
          <w:rFonts w:asciiTheme="minorHAnsi" w:hAnsiTheme="minorHAnsi" w:cstheme="minorHAnsi"/>
          <w:sz w:val="22"/>
        </w:rPr>
        <w:t xml:space="preserve"> – the authorization procedures are being completely bypassed, but the users expected to complete the authorization do not seem to be clear on what is expected of them</w:t>
      </w:r>
      <w:r w:rsidR="005F1875">
        <w:rPr>
          <w:rFonts w:asciiTheme="minorHAnsi" w:hAnsiTheme="minorHAnsi" w:cstheme="minorHAnsi"/>
          <w:sz w:val="22"/>
        </w:rPr>
        <w:t>. This information has been provided to the Retail TOM project, which is also reviewing this framework.</w:t>
      </w:r>
    </w:p>
    <w:p w14:paraId="75BA541B" w14:textId="0B347824" w:rsidR="0001244B" w:rsidRDefault="0001244B" w:rsidP="0001244B">
      <w:pPr>
        <w:pStyle w:val="BodyCopy"/>
        <w:rPr>
          <w:rFonts w:asciiTheme="minorHAnsi" w:hAnsiTheme="minorHAnsi" w:cstheme="minorHAnsi"/>
          <w:sz w:val="22"/>
        </w:rPr>
      </w:pPr>
    </w:p>
    <w:p w14:paraId="76F1B38C" w14:textId="4FA3F9FE" w:rsidR="0001244B" w:rsidRDefault="0001244B" w:rsidP="0001244B">
      <w:pPr>
        <w:pStyle w:val="BodyCopy"/>
        <w:rPr>
          <w:rFonts w:asciiTheme="minorHAnsi" w:hAnsiTheme="minorHAnsi" w:cstheme="minorHAnsi"/>
          <w:sz w:val="22"/>
        </w:rPr>
      </w:pPr>
    </w:p>
    <w:p w14:paraId="60BA6A5A" w14:textId="77777777" w:rsidR="0001244B" w:rsidRDefault="0001244B" w:rsidP="0001244B">
      <w:pPr>
        <w:pStyle w:val="BodyCopy"/>
        <w:rPr>
          <w:rFonts w:asciiTheme="minorHAnsi" w:hAnsiTheme="minorHAnsi" w:cstheme="minorHAnsi"/>
          <w:sz w:val="22"/>
        </w:rPr>
      </w:pPr>
    </w:p>
    <w:p w14:paraId="5567DB54" w14:textId="4AE704DF" w:rsidR="0001244B" w:rsidRDefault="0001244B" w:rsidP="0001244B">
      <w:pPr>
        <w:pStyle w:val="Heading2"/>
      </w:pPr>
      <w:bookmarkStart w:id="5" w:name="_Toc19698403"/>
      <w:r>
        <w:t>Recommendations – Personal</w:t>
      </w:r>
      <w:bookmarkEnd w:id="5"/>
    </w:p>
    <w:p w14:paraId="2FB8EAC5" w14:textId="1F7BC073" w:rsidR="0001244B" w:rsidRDefault="0001244B" w:rsidP="0001244B">
      <w:r>
        <w:t xml:space="preserve">While opportunities exist to streamline the account opening process, the short work duration and limited transactional volume restrain the potential benefit realization. </w:t>
      </w:r>
      <w:r w:rsidR="00B14E10">
        <w:t xml:space="preserve">Enforcing either </w:t>
      </w:r>
      <w:r>
        <w:t xml:space="preserve">the authorization </w:t>
      </w:r>
      <w:r w:rsidR="00B14E10">
        <w:t xml:space="preserve">or </w:t>
      </w:r>
      <w:r>
        <w:t>master review process to eliminate redundancy and simplify reporting may have a positive impact on the AML deficiency rate and remove a point of frustration for the branches</w:t>
      </w:r>
      <w:r w:rsidR="00B14E10">
        <w:t xml:space="preserve">. Employees need to understand that compliance with regulations such as AML are a base expectation that clients have around how CWB is protecting their interests and are the foundation from which our services and customer relationships should be built from. </w:t>
      </w:r>
      <w:r>
        <w:t xml:space="preserve"> </w:t>
      </w:r>
      <w:r w:rsidR="00B14E10">
        <w:t>This opportunity</w:t>
      </w:r>
      <w:r>
        <w:t xml:space="preserve"> is also expected to be </w:t>
      </w:r>
      <w:r w:rsidR="00B14E10">
        <w:t>highlighted as a result of</w:t>
      </w:r>
      <w:r>
        <w:t xml:space="preserve"> the Retail TOM workshops. </w:t>
      </w:r>
    </w:p>
    <w:p w14:paraId="6413453B" w14:textId="77777777" w:rsidR="0001244B" w:rsidRDefault="0001244B" w:rsidP="0001244B">
      <w:r>
        <w:t>The model developed by Abbotsford, where tasks are completed concurrently, should be considered in more detail to understand the benefits, the impact to client experience, and the cost/benefit of leveraging resources that are required for front-line tasks but have down-time in between serving clients. This model may provide insight into opportunities for centralization of tasks in real-time, or potential approaches for leveraging branch operations when idle and increasing their value-add time.</w:t>
      </w:r>
    </w:p>
    <w:p w14:paraId="5253D514" w14:textId="77777777" w:rsidR="0001244B" w:rsidRDefault="0001244B" w:rsidP="0001244B">
      <w:r>
        <w:t>The most significant area of potential time savings exists in the investment product renewal/rollover process, ensuring that employees are leveraging any automation opportunities in T24 through training and reinforcement, and revisiting the process to align with a more proactive approach. As the future state solution and process for Retail mortgage renewals within BPR is finalized, there may be opportunities to apply some aspects to term renewals processing and client experience.</w:t>
      </w:r>
    </w:p>
    <w:p w14:paraId="752248A3" w14:textId="77777777" w:rsidR="0001244B" w:rsidRDefault="0001244B" w:rsidP="0001244B">
      <w:r>
        <w:t>While it may be cost prohibitive, the simplest and highest impact improvement may be in relocating printers to be closer to the client facing retail teams, or in providing them with their own printers.</w:t>
      </w:r>
    </w:p>
    <w:p w14:paraId="646A0758" w14:textId="23DEA693" w:rsidR="0001244B" w:rsidRDefault="0001244B" w:rsidP="0001244B">
      <w:pPr>
        <w:pStyle w:val="Heading2"/>
      </w:pPr>
      <w:bookmarkStart w:id="6" w:name="_Toc19698404"/>
      <w:r>
        <w:t>Recommendations – Non Personal</w:t>
      </w:r>
      <w:bookmarkEnd w:id="6"/>
    </w:p>
    <w:p w14:paraId="5227CC2D" w14:textId="3F7912D3" w:rsidR="0001244B" w:rsidRDefault="0001244B" w:rsidP="0001244B">
      <w:pPr>
        <w:pStyle w:val="BodyCopy"/>
        <w:rPr>
          <w:rFonts w:asciiTheme="minorHAnsi" w:hAnsiTheme="minorHAnsi" w:cstheme="minorHAnsi"/>
          <w:sz w:val="22"/>
          <w:szCs w:val="22"/>
        </w:rPr>
      </w:pPr>
      <w:r>
        <w:rPr>
          <w:rFonts w:asciiTheme="minorHAnsi" w:hAnsiTheme="minorHAnsi" w:cstheme="minorHAnsi"/>
          <w:sz w:val="22"/>
          <w:szCs w:val="22"/>
        </w:rPr>
        <w:t xml:space="preserve">There are two areas of non-personal account opening that could provide opportunities for reducing the total lead time – queue time waiting for the client, and beneficial ownership. </w:t>
      </w:r>
      <w:r w:rsidR="00586DCE">
        <w:rPr>
          <w:rFonts w:asciiTheme="minorHAnsi" w:hAnsiTheme="minorHAnsi" w:cstheme="minorHAnsi"/>
          <w:sz w:val="22"/>
          <w:szCs w:val="22"/>
        </w:rPr>
        <w:t>Although this is an area that CWB is least advanced in leveraging compared to other FIs</w:t>
      </w:r>
      <w:r>
        <w:rPr>
          <w:rFonts w:asciiTheme="minorHAnsi" w:hAnsiTheme="minorHAnsi" w:cstheme="minorHAnsi"/>
          <w:sz w:val="22"/>
          <w:szCs w:val="22"/>
        </w:rPr>
        <w:t>, tools and technology such as e-signature capabilities, document portals, or digital information input (ie online forms or user interface) might be explored to make it easier for clients to meet our requirements. This would have a significant impact on client experience and should be considered in the context of our desired future state.</w:t>
      </w:r>
    </w:p>
    <w:p w14:paraId="5BD0B9CE" w14:textId="77777777" w:rsidR="0001244B" w:rsidRDefault="0001244B" w:rsidP="0001244B">
      <w:pPr>
        <w:pStyle w:val="BodyCopy"/>
        <w:rPr>
          <w:rFonts w:asciiTheme="minorHAnsi" w:hAnsiTheme="minorHAnsi" w:cstheme="minorHAnsi"/>
          <w:sz w:val="22"/>
          <w:szCs w:val="22"/>
        </w:rPr>
      </w:pPr>
      <w:r>
        <w:rPr>
          <w:rFonts w:asciiTheme="minorHAnsi" w:hAnsiTheme="minorHAnsi" w:cstheme="minorHAnsi"/>
          <w:sz w:val="22"/>
          <w:szCs w:val="22"/>
        </w:rPr>
        <w:t>Beneficial ownership is a significant area of frustration, confusion, and time spent. Inefficiencies observed  appear to be related to lack of knowledge rather than a fundamentally broken process – employees are unsure of when to use the Declaration of Beneficial Ownership form, are unable to explain to clients why some information is needed, and have not demonstrated proficiency in completing this analysis, even in a high volume branch such as Edmonton Main. These characteristics suggest an opportunity for consolidating this task within a small group who can build the knowledge base required to complete the analysis and develop corresponding economies of scale.</w:t>
      </w:r>
    </w:p>
    <w:p w14:paraId="114F2525" w14:textId="3CA3DAD8" w:rsidR="0001244B" w:rsidRDefault="0001244B" w:rsidP="0001244B">
      <w:pPr>
        <w:rPr>
          <w:rFonts w:cstheme="minorHAnsi"/>
        </w:rPr>
      </w:pPr>
      <w:r>
        <w:rPr>
          <w:rFonts w:cstheme="minorHAnsi"/>
        </w:rPr>
        <w:lastRenderedPageBreak/>
        <w:t xml:space="preserve">There are some minor areas of opportunity – any </w:t>
      </w:r>
      <w:r w:rsidR="00586DCE">
        <w:rPr>
          <w:rFonts w:cstheme="minorHAnsi"/>
        </w:rPr>
        <w:t xml:space="preserve">enforcement </w:t>
      </w:r>
      <w:r>
        <w:rPr>
          <w:rFonts w:cstheme="minorHAnsi"/>
        </w:rPr>
        <w:t>of</w:t>
      </w:r>
      <w:r w:rsidRPr="00456B17">
        <w:rPr>
          <w:rFonts w:cstheme="minorHAnsi"/>
        </w:rPr>
        <w:t xml:space="preserve"> the authorization </w:t>
      </w:r>
      <w:r w:rsidR="00586DCE">
        <w:rPr>
          <w:rFonts w:cstheme="minorHAnsi"/>
        </w:rPr>
        <w:t xml:space="preserve">or </w:t>
      </w:r>
      <w:r w:rsidRPr="00456B17">
        <w:rPr>
          <w:rFonts w:cstheme="minorHAnsi"/>
        </w:rPr>
        <w:t>master review proce</w:t>
      </w:r>
      <w:r>
        <w:rPr>
          <w:rFonts w:cstheme="minorHAnsi"/>
        </w:rPr>
        <w:t xml:space="preserve">ss should also consider non-personal account opening in scope. In addition, revisiting the distribution and collection of the FATCA forms may alleviate a small pain point – as such this is being considered within the Business Process Review project to develop a tool to streamline FATCA reporting. </w:t>
      </w:r>
    </w:p>
    <w:p w14:paraId="738289B7" w14:textId="286A4242" w:rsidR="0090495A" w:rsidRPr="0001244B" w:rsidRDefault="0090495A" w:rsidP="0001244B">
      <w:r>
        <w:rPr>
          <w:rFonts w:cstheme="minorHAnsi"/>
        </w:rPr>
        <w:t>Below is a summary of the highlights of the time motion study, the details of the</w:t>
      </w:r>
      <w:r w:rsidR="004E076B">
        <w:rPr>
          <w:rFonts w:cstheme="minorHAnsi"/>
        </w:rPr>
        <w:t xml:space="preserve"> validation interviews</w:t>
      </w:r>
      <w:r>
        <w:rPr>
          <w:rFonts w:cstheme="minorHAnsi"/>
        </w:rPr>
        <w:t xml:space="preserve">, and the </w:t>
      </w:r>
      <w:r w:rsidR="004E076B">
        <w:rPr>
          <w:rFonts w:cstheme="minorHAnsi"/>
        </w:rPr>
        <w:t>improvement opportunities found</w:t>
      </w:r>
      <w:r>
        <w:rPr>
          <w:rFonts w:cstheme="minorHAnsi"/>
        </w:rPr>
        <w:t xml:space="preserve">. The details of the time motion study and the original current state </w:t>
      </w:r>
      <w:r w:rsidR="0001244B">
        <w:rPr>
          <w:rFonts w:cstheme="minorHAnsi"/>
        </w:rPr>
        <w:t>follow.</w:t>
      </w:r>
    </w:p>
    <w:p w14:paraId="5B34C058" w14:textId="34A63A2D" w:rsidR="00E1064B" w:rsidRDefault="0001244B" w:rsidP="0098003A">
      <w:pPr>
        <w:pStyle w:val="Heading1"/>
      </w:pPr>
      <w:bookmarkStart w:id="7" w:name="_Toc19698405"/>
      <w:r>
        <w:t>Cross-Branch Validation Interviews (Conducted August 2019)</w:t>
      </w:r>
      <w:bookmarkEnd w:id="7"/>
    </w:p>
    <w:p w14:paraId="21EF86A7" w14:textId="5E4197A2" w:rsidR="0001244B" w:rsidRPr="0001244B" w:rsidRDefault="0001244B" w:rsidP="0001244B">
      <w:pPr>
        <w:pStyle w:val="BodyCopy"/>
        <w:rPr>
          <w:rFonts w:asciiTheme="minorHAnsi" w:hAnsiTheme="minorHAnsi" w:cstheme="minorBidi"/>
          <w:sz w:val="22"/>
          <w:szCs w:val="22"/>
        </w:rPr>
      </w:pPr>
      <w:r>
        <w:rPr>
          <w:rFonts w:asciiTheme="minorHAnsi" w:hAnsiTheme="minorHAnsi" w:cstheme="minorBidi"/>
          <w:sz w:val="22"/>
          <w:szCs w:val="22"/>
        </w:rPr>
        <w:t>As the results of the time motion study were specific to Edmonton Main, interviews were conducted with branches of differing size, structure, and geographic location to determine the extent to which findings and assumptions can be more broadly applied.</w:t>
      </w:r>
    </w:p>
    <w:p w14:paraId="2B5BEF77" w14:textId="148E5247" w:rsidR="00E1064B" w:rsidRDefault="00E1064B" w:rsidP="00E1064B">
      <w:pPr>
        <w:pStyle w:val="Heading2"/>
      </w:pPr>
      <w:bookmarkStart w:id="8" w:name="_Toc17456956"/>
      <w:bookmarkStart w:id="9" w:name="_Toc19698406"/>
      <w:r>
        <w:t>Personal</w:t>
      </w:r>
      <w:bookmarkEnd w:id="8"/>
      <w:bookmarkEnd w:id="9"/>
    </w:p>
    <w:p w14:paraId="32F73A4C" w14:textId="47226089" w:rsidR="00E1064B" w:rsidRDefault="001E263B" w:rsidP="006B2DF1">
      <w:pPr>
        <w:pStyle w:val="Heading3"/>
      </w:pPr>
      <w:bookmarkStart w:id="10" w:name="_Toc17897837"/>
      <w:bookmarkStart w:id="11" w:name="_Toc19697925"/>
      <w:r>
        <w:t>Findings</w:t>
      </w:r>
      <w:bookmarkEnd w:id="10"/>
      <w:bookmarkEnd w:id="11"/>
    </w:p>
    <w:p w14:paraId="0CDE4FA0" w14:textId="2D064971" w:rsidR="00F06F61" w:rsidRDefault="00F06F61" w:rsidP="00F06F61">
      <w:r>
        <w:t>Based on the time motion study, opening a demand account for a new client takes approximately 50 minutes</w:t>
      </w:r>
      <w:r w:rsidR="00C63C53">
        <w:t xml:space="preserve"> from the start of the client meeting through to the account being available in T24,</w:t>
      </w:r>
      <w:r w:rsidR="00EE7530">
        <w:t xml:space="preserve"> including needs analysis</w:t>
      </w:r>
      <w:r>
        <w:t xml:space="preserve">. If the client is </w:t>
      </w:r>
      <w:r w:rsidRPr="004E076B">
        <w:rPr>
          <w:u w:val="single"/>
        </w:rPr>
        <w:t>existing</w:t>
      </w:r>
      <w:r>
        <w:t xml:space="preserve">, it will take about </w:t>
      </w:r>
      <w:r w:rsidRPr="004E076B">
        <w:rPr>
          <w:u w:val="single"/>
        </w:rPr>
        <w:t>22 minutes less</w:t>
      </w:r>
      <w:r>
        <w:t xml:space="preserve"> as there is time savings in the Info Gathering and Create/Update CIF step</w:t>
      </w:r>
      <w:r w:rsidR="004E076B">
        <w:t xml:space="preserve">s, If the account is a </w:t>
      </w:r>
      <w:r w:rsidR="004E076B" w:rsidRPr="004E076B">
        <w:rPr>
          <w:u w:val="single"/>
        </w:rPr>
        <w:t>new inve</w:t>
      </w:r>
      <w:r w:rsidRPr="004E076B">
        <w:rPr>
          <w:u w:val="single"/>
        </w:rPr>
        <w:t>stment account</w:t>
      </w:r>
      <w:r>
        <w:t xml:space="preserve">, it will take an </w:t>
      </w:r>
      <w:r w:rsidRPr="004E076B">
        <w:rPr>
          <w:u w:val="single"/>
        </w:rPr>
        <w:t>additional 9 minutes</w:t>
      </w:r>
      <w:r>
        <w:t xml:space="preserve"> to Prepare and Print forms.</w:t>
      </w:r>
      <w:r w:rsidR="00DE0311">
        <w:t xml:space="preserve"> It should be noted that the data collected in the time motion stu</w:t>
      </w:r>
      <w:r w:rsidR="000B6DC4">
        <w:t>dy revealed cycle times</w:t>
      </w:r>
      <w:r w:rsidR="004E076B">
        <w:t xml:space="preserve"> of</w:t>
      </w:r>
      <w:r w:rsidR="000B6DC4">
        <w:t xml:space="preserve"> about half of what was provided in self-reporting questionnaires</w:t>
      </w:r>
      <w:r w:rsidR="004E076B">
        <w:t xml:space="preserve"> delivered in the original current state assessment</w:t>
      </w:r>
      <w:r w:rsidR="000B6DC4">
        <w:t>.</w:t>
      </w:r>
    </w:p>
    <w:p w14:paraId="2F3D32C2" w14:textId="2AF9D549" w:rsidR="00F06F61" w:rsidRPr="00F06F61" w:rsidRDefault="00980E04" w:rsidP="00F06F61">
      <w:r>
        <w:t>While there was very little time recorded against Authorizations, this is a completely non value-add step as any checking or information validation is deferred to the Master Review report processing</w:t>
      </w:r>
      <w:r w:rsidR="004E076B">
        <w:t xml:space="preserve"> as opposed to real-time</w:t>
      </w:r>
      <w:r>
        <w:t xml:space="preserve">. </w:t>
      </w:r>
      <w:r w:rsidR="004E076B">
        <w:t>Study participants at Edmonton Main expressed</w:t>
      </w:r>
      <w:r w:rsidR="0078243B">
        <w:t xml:space="preserve"> frustration with the format and cont</w:t>
      </w:r>
      <w:r w:rsidR="004E076B">
        <w:t>ent of the Master Review report – this</w:t>
      </w:r>
      <w:r w:rsidR="0078243B">
        <w:t xml:space="preserve"> </w:t>
      </w:r>
      <w:r w:rsidR="004E076B">
        <w:t>feedback was also</w:t>
      </w:r>
      <w:r w:rsidR="0078243B">
        <w:t xml:space="preserve"> captured in the Retail TOM workshops. Given the AML deficiency rate of 6.27% at Edmonton Main despite having both authorizations and Master Review checks, the effectiveness of the time spent on the in-branch audit and remediation should be questioned</w:t>
      </w:r>
      <w:r w:rsidR="00B14E10">
        <w:t>, and underscores the need to enforce one approach or the other</w:t>
      </w:r>
      <w:r w:rsidR="0078243B">
        <w:t>.</w:t>
      </w:r>
    </w:p>
    <w:p w14:paraId="3388DD90" w14:textId="4B8835CE" w:rsidR="001E263B" w:rsidRDefault="001E263B" w:rsidP="006B2DF1">
      <w:pPr>
        <w:pStyle w:val="Heading3"/>
      </w:pPr>
      <w:bookmarkStart w:id="12" w:name="_Toc17897838"/>
      <w:bookmarkStart w:id="13" w:name="_Toc19697926"/>
      <w:r>
        <w:t>Concurrence</w:t>
      </w:r>
      <w:bookmarkEnd w:id="12"/>
      <w:bookmarkEnd w:id="13"/>
    </w:p>
    <w:p w14:paraId="43850C7B" w14:textId="0E977881" w:rsidR="006B2DF1" w:rsidRDefault="006B2DF1" w:rsidP="006B2DF1">
      <w:r>
        <w:t>Interviews were conducted with the following retail team members to review and validate findings:</w:t>
      </w:r>
    </w:p>
    <w:p w14:paraId="63F69301" w14:textId="2AFABE16" w:rsidR="006B2DF1" w:rsidRDefault="006B2DF1" w:rsidP="006B2DF1">
      <w:pPr>
        <w:pStyle w:val="ListParagraph"/>
        <w:numPr>
          <w:ilvl w:val="0"/>
          <w:numId w:val="44"/>
        </w:numPr>
      </w:pPr>
      <w:r>
        <w:t>Alexandra Kolyadenkov, Senior Retail Services Officer – Calgary Chinook</w:t>
      </w:r>
    </w:p>
    <w:p w14:paraId="705B19D9" w14:textId="308E28BD" w:rsidR="006B2DF1" w:rsidRDefault="006B2DF1" w:rsidP="006B2DF1">
      <w:pPr>
        <w:pStyle w:val="ListParagraph"/>
        <w:numPr>
          <w:ilvl w:val="0"/>
          <w:numId w:val="44"/>
        </w:numPr>
      </w:pPr>
      <w:r>
        <w:t>Crystal Nicholson, Retail Account Manager – Abbotsford</w:t>
      </w:r>
    </w:p>
    <w:p w14:paraId="04AEC9D5" w14:textId="7DC587DB" w:rsidR="00257B67" w:rsidRDefault="006B2DF1" w:rsidP="006B2DF1">
      <w:r>
        <w:t xml:space="preserve">Both were in agreement that the cycle times for each process step captured at Edmonton Main were reflective of their experiences. However, Calgary Chinook </w:t>
      </w:r>
      <w:r w:rsidR="00FB7FA5">
        <w:t xml:space="preserve">suggested </w:t>
      </w:r>
      <w:r>
        <w:t xml:space="preserve">that if the client had additional complexity to the setup, such as spouses or parent/child shared ownership over the account, the </w:t>
      </w:r>
      <w:r w:rsidR="00795362">
        <w:t>process could take 1.5 times as long (75 minutes).</w:t>
      </w:r>
      <w:r>
        <w:t xml:space="preserve"> </w:t>
      </w:r>
      <w:r w:rsidR="00795362">
        <w:t>In these instances, the practice was to gather the information from the client and schedule the appointment for the following day, allowing the RSO time</w:t>
      </w:r>
      <w:r w:rsidR="00257B67">
        <w:t xml:space="preserve"> to prepare the required forms. This practice </w:t>
      </w:r>
      <w:r w:rsidR="00257B67">
        <w:lastRenderedPageBreak/>
        <w:t xml:space="preserve">ensured that for these more complex scenarios, the RSO was able to dedicate a high degree of attention and focus to this activity rather than multitasking while conversing with the client. </w:t>
      </w:r>
    </w:p>
    <w:p w14:paraId="729F18A9" w14:textId="57D67AE6" w:rsidR="006B2DF1" w:rsidRDefault="00257B67" w:rsidP="006B2DF1">
      <w:r>
        <w:t>Calgary Chinook</w:t>
      </w:r>
      <w:r w:rsidR="00F44F94">
        <w:t xml:space="preserve"> has put in place a process similar to Edmonton Main, </w:t>
      </w:r>
      <w:r>
        <w:t>requesting authorizations in a mass communication</w:t>
      </w:r>
      <w:r w:rsidR="00F44F94">
        <w:t xml:space="preserve"> actioned by the first available team member</w:t>
      </w:r>
      <w:r w:rsidR="00FB7FA5">
        <w:t>. This</w:t>
      </w:r>
      <w:r>
        <w:t xml:space="preserve"> has </w:t>
      </w:r>
      <w:r w:rsidR="00F44F94">
        <w:t>alleviated the</w:t>
      </w:r>
      <w:r>
        <w:t xml:space="preserve"> pain of having to find an authorization to continue the client transaction. However, as with Edmonton Main, the authorization is a system function and</w:t>
      </w:r>
      <w:r w:rsidR="00FB7FA5">
        <w:t xml:space="preserve"> no real-time</w:t>
      </w:r>
      <w:r>
        <w:t xml:space="preserve"> audit</w:t>
      </w:r>
      <w:r w:rsidR="00FB7FA5">
        <w:t xml:space="preserve"> or checking activity actually takes place</w:t>
      </w:r>
      <w:r>
        <w:t xml:space="preserve">. The most significant </w:t>
      </w:r>
      <w:r w:rsidR="00211142">
        <w:t>frustration expressed</w:t>
      </w:r>
      <w:r>
        <w:t xml:space="preserve"> by Calgary Chinook was not having a printer in the RSO’s office to print client documentation. The process of </w:t>
      </w:r>
      <w:r w:rsidR="00F44F94">
        <w:t xml:space="preserve">leaving the client to </w:t>
      </w:r>
      <w:r>
        <w:t>retriev</w:t>
      </w:r>
      <w:r w:rsidR="00F44F94">
        <w:t>e and review</w:t>
      </w:r>
      <w:r>
        <w:t xml:space="preserve"> documents from a central printer</w:t>
      </w:r>
      <w:r w:rsidR="00F44F94">
        <w:t xml:space="preserve"> was seen as painful</w:t>
      </w:r>
      <w:r>
        <w:t xml:space="preserve"> and </w:t>
      </w:r>
      <w:r w:rsidR="00F44F94">
        <w:t>a poor client experience. The time and frustration was compounded</w:t>
      </w:r>
      <w:r>
        <w:t xml:space="preserve"> </w:t>
      </w:r>
      <w:r w:rsidR="00F44F94">
        <w:t>i</w:t>
      </w:r>
      <w:r>
        <w:t xml:space="preserve">f there was an error on the documentation </w:t>
      </w:r>
      <w:r w:rsidR="00F44F94">
        <w:t xml:space="preserve">that required revising, </w:t>
      </w:r>
      <w:r w:rsidR="00213E1D">
        <w:t>or the settings printed the documents incorrec</w:t>
      </w:r>
      <w:r w:rsidR="00F44F94">
        <w:t>tly (IE single vs double sided).</w:t>
      </w:r>
    </w:p>
    <w:p w14:paraId="3BE54FFB" w14:textId="38B36DC8" w:rsidR="00213E1D" w:rsidRDefault="00114278" w:rsidP="006B2DF1">
      <w:r>
        <w:t>While Abbotsford did concur with the timings collected, they have taken the approach of stacking tasks</w:t>
      </w:r>
      <w:r w:rsidR="00F44F94">
        <w:t xml:space="preserve"> concurrently, </w:t>
      </w:r>
      <w:r>
        <w:t>outsourcing</w:t>
      </w:r>
      <w:r w:rsidR="00F44F94">
        <w:t xml:space="preserve"> some steps</w:t>
      </w:r>
      <w:r>
        <w:t xml:space="preserve"> to cross-trained</w:t>
      </w:r>
      <w:r w:rsidR="00F44F94">
        <w:t xml:space="preserve"> front line employees while account managers</w:t>
      </w:r>
      <w:r>
        <w:t xml:space="preserve"> are conducting information gathering discussions. For example, once the Account Manager has gathered the required information to conduct a credit check and </w:t>
      </w:r>
      <w:r w:rsidR="00F44F94">
        <w:t>build</w:t>
      </w:r>
      <w:r>
        <w:t xml:space="preserve"> a CIF, they will pass it off to an SSR to complete these activities while the needs discussion takes place. This approach has resulted in an end-to-end elapsed time of approximately 30 minutes (self-reported). </w:t>
      </w:r>
    </w:p>
    <w:p w14:paraId="756D63C9" w14:textId="25002FFE" w:rsidR="000A364C" w:rsidRPr="006B2DF1" w:rsidRDefault="00114278" w:rsidP="006B2DF1">
      <w:r>
        <w:t>Abbotsford shared the same perspective as the other branches around authorizations and the difficulty</w:t>
      </w:r>
      <w:r w:rsidR="00F44F94">
        <w:t xml:space="preserve"> in</w:t>
      </w:r>
      <w:r>
        <w:t xml:space="preserve"> working with the master review report, although their main pain point revolved around GIC rollovers. The team had challenges in the past that have led them to follow a manual process of paying out</w:t>
      </w:r>
      <w:r w:rsidR="005C0D8B">
        <w:t xml:space="preserve"> and recreating</w:t>
      </w:r>
      <w:r>
        <w:t xml:space="preserve"> </w:t>
      </w:r>
      <w:r w:rsidR="000A364C">
        <w:t xml:space="preserve">rather than leveraging automated processes in T24. </w:t>
      </w:r>
      <w:r>
        <w:t xml:space="preserve">. There was some frustration around </w:t>
      </w:r>
      <w:r w:rsidR="000A364C">
        <w:t xml:space="preserve">the perception that they are required </w:t>
      </w:r>
      <w:r>
        <w:t xml:space="preserve">to manually calculate the rate on a wholesale GIC auto-renew, </w:t>
      </w:r>
      <w:r w:rsidR="000A364C">
        <w:t>although it has been verified with Operations that this should not be required if the process was followed correctly.</w:t>
      </w:r>
    </w:p>
    <w:p w14:paraId="7BC4E8FB" w14:textId="6155EB4C" w:rsidR="00E1064B" w:rsidRPr="00E1064B" w:rsidRDefault="00E1064B" w:rsidP="00E1064B">
      <w:pPr>
        <w:pStyle w:val="Heading2"/>
      </w:pPr>
      <w:bookmarkStart w:id="14" w:name="_Toc17456957"/>
      <w:bookmarkStart w:id="15" w:name="_Toc19698407"/>
      <w:r>
        <w:t>Non-Personal</w:t>
      </w:r>
      <w:bookmarkEnd w:id="14"/>
      <w:bookmarkEnd w:id="15"/>
    </w:p>
    <w:p w14:paraId="3D64BA27" w14:textId="4D00934E" w:rsidR="00077665" w:rsidRDefault="00077665" w:rsidP="00077665">
      <w:pPr>
        <w:pStyle w:val="Heading3"/>
      </w:pPr>
      <w:bookmarkStart w:id="16" w:name="_Toc17897841"/>
      <w:bookmarkStart w:id="17" w:name="_Toc19697928"/>
      <w:bookmarkStart w:id="18" w:name="_Toc19698136"/>
      <w:r>
        <w:t>Findings</w:t>
      </w:r>
      <w:bookmarkEnd w:id="16"/>
      <w:bookmarkEnd w:id="17"/>
      <w:bookmarkEnd w:id="18"/>
    </w:p>
    <w:p w14:paraId="2A1FEE41" w14:textId="4936FB7E" w:rsidR="00DE0311" w:rsidRDefault="00176D9F" w:rsidP="00DE0311">
      <w:r>
        <w:t>The m</w:t>
      </w:r>
      <w:r w:rsidR="00B64323">
        <w:t>ost significant finding in the n</w:t>
      </w:r>
      <w:r>
        <w:t xml:space="preserve">on-personal time motion study was the </w:t>
      </w:r>
      <w:r w:rsidR="00A64262">
        <w:t xml:space="preserve">ratio between the </w:t>
      </w:r>
      <w:r>
        <w:t>total lead time</w:t>
      </w:r>
      <w:r w:rsidR="00A64262">
        <w:t xml:space="preserve"> and working time</w:t>
      </w:r>
      <w:r>
        <w:t xml:space="preserve">. </w:t>
      </w:r>
      <w:r w:rsidR="00A64262">
        <w:t xml:space="preserve">As observed at Edmonton Main, the account opening </w:t>
      </w:r>
      <w:r w:rsidR="00A64262" w:rsidRPr="003447B0">
        <w:rPr>
          <w:u w:val="single"/>
        </w:rPr>
        <w:t>lead</w:t>
      </w:r>
      <w:r w:rsidRPr="003447B0">
        <w:rPr>
          <w:u w:val="single"/>
        </w:rPr>
        <w:t xml:space="preserve"> time</w:t>
      </w:r>
      <w:r w:rsidR="00A64262" w:rsidRPr="003447B0">
        <w:rPr>
          <w:u w:val="single"/>
        </w:rPr>
        <w:t xml:space="preserve"> from start to completion</w:t>
      </w:r>
      <w:r w:rsidRPr="003447B0">
        <w:rPr>
          <w:u w:val="single"/>
        </w:rPr>
        <w:t xml:space="preserve"> was </w:t>
      </w:r>
      <w:r w:rsidR="00A64262" w:rsidRPr="003447B0">
        <w:rPr>
          <w:u w:val="single"/>
        </w:rPr>
        <w:t>approximately</w:t>
      </w:r>
      <w:r w:rsidRPr="003447B0">
        <w:rPr>
          <w:u w:val="single"/>
        </w:rPr>
        <w:t xml:space="preserve"> a month, with a small proportion of this (approximately one working day) being actual working time</w:t>
      </w:r>
      <w:r>
        <w:t xml:space="preserve"> by a CWB employee</w:t>
      </w:r>
      <w:r w:rsidR="00A64262">
        <w:t>. The remainder of the time was spent</w:t>
      </w:r>
      <w:r>
        <w:t xml:space="preserve"> waiting for the client to provide information or return signed forms. </w:t>
      </w:r>
      <w:r w:rsidR="00B64323">
        <w:t xml:space="preserve">The specific duration may be specific to Edmonton Main’s client base, or the specific transactions observed, but this strongly suggests that non-personal account opening is a process that </w:t>
      </w:r>
      <w:r w:rsidR="005B72F8">
        <w:t>is driven by the client.</w:t>
      </w:r>
    </w:p>
    <w:p w14:paraId="1EBDF18A" w14:textId="783A0333" w:rsidR="009D0929" w:rsidRPr="00DE0311" w:rsidRDefault="006F5CF4" w:rsidP="00DE0311">
      <w:r>
        <w:t>The most significant</w:t>
      </w:r>
      <w:r w:rsidR="009D0929">
        <w:t xml:space="preserve"> area of confusion</w:t>
      </w:r>
      <w:r>
        <w:t>, and approximately half of the</w:t>
      </w:r>
      <w:r w:rsidR="009D0929">
        <w:t xml:space="preserve"> working time</w:t>
      </w:r>
      <w:r>
        <w:t xml:space="preserve"> spent for non personal account opening,</w:t>
      </w:r>
      <w:r w:rsidR="009D0929">
        <w:t xml:space="preserve"> was completing the beneficial ownership requirements. This step was a</w:t>
      </w:r>
      <w:r>
        <w:t xml:space="preserve"> major</w:t>
      </w:r>
      <w:r w:rsidR="009D0929">
        <w:t xml:space="preserve"> source of frustration and confusion, especially in the case of complex clients, which could take much more time</w:t>
      </w:r>
      <w:r>
        <w:t xml:space="preserve"> and effort</w:t>
      </w:r>
      <w:r w:rsidR="009D0929">
        <w:t xml:space="preserve"> to analyze and complete.</w:t>
      </w:r>
      <w:r>
        <w:t xml:space="preserve"> The authorization/master review issue described above was also a pain point for non-personal accounts.</w:t>
      </w:r>
    </w:p>
    <w:p w14:paraId="6C1A1C94" w14:textId="4995FAE8" w:rsidR="00077665" w:rsidRDefault="00077665" w:rsidP="00077665">
      <w:pPr>
        <w:pStyle w:val="Heading3"/>
      </w:pPr>
      <w:bookmarkStart w:id="19" w:name="_Toc17897842"/>
      <w:bookmarkStart w:id="20" w:name="_Toc19697929"/>
      <w:bookmarkStart w:id="21" w:name="_Toc19698137"/>
      <w:r>
        <w:t>Concurrence</w:t>
      </w:r>
      <w:bookmarkEnd w:id="19"/>
      <w:bookmarkEnd w:id="20"/>
      <w:bookmarkEnd w:id="21"/>
    </w:p>
    <w:p w14:paraId="2456B683" w14:textId="4835D0B5" w:rsidR="00EF76AA" w:rsidRDefault="00EF76AA" w:rsidP="00EF76AA">
      <w:r>
        <w:t>Interviews were conducted with the following cash management team members to review and validate findings:</w:t>
      </w:r>
    </w:p>
    <w:p w14:paraId="2DA495C2" w14:textId="53642574" w:rsidR="00EF76AA" w:rsidRDefault="00EF76AA" w:rsidP="00EF76AA">
      <w:pPr>
        <w:pStyle w:val="ListParagraph"/>
        <w:numPr>
          <w:ilvl w:val="0"/>
          <w:numId w:val="44"/>
        </w:numPr>
      </w:pPr>
      <w:r>
        <w:lastRenderedPageBreak/>
        <w:t>Lisa Sabiston Larsen, Account Manager, Cash Management – Saskatoon North Landing</w:t>
      </w:r>
      <w:r w:rsidR="009C666C">
        <w:t xml:space="preserve"> (SNL)</w:t>
      </w:r>
    </w:p>
    <w:p w14:paraId="1E1208F9" w14:textId="1EC32EB6" w:rsidR="00EF76AA" w:rsidRDefault="00EF76AA" w:rsidP="00EF76AA">
      <w:pPr>
        <w:pStyle w:val="ListParagraph"/>
        <w:numPr>
          <w:ilvl w:val="0"/>
          <w:numId w:val="44"/>
        </w:numPr>
      </w:pPr>
      <w:r>
        <w:t>Suzanne McManus, Account Manager, Cash Management – Park Place</w:t>
      </w:r>
    </w:p>
    <w:p w14:paraId="19C76509" w14:textId="12943A83" w:rsidR="00077665" w:rsidRDefault="006F5CF4" w:rsidP="00077665">
      <w:r>
        <w:t>Both employees interviewed were</w:t>
      </w:r>
      <w:r w:rsidR="009C666C">
        <w:t xml:space="preserve"> comfortable with the cycle time metrics</w:t>
      </w:r>
      <w:r>
        <w:t xml:space="preserve"> </w:t>
      </w:r>
      <w:r w:rsidR="00AC1D9C">
        <w:t>captured</w:t>
      </w:r>
      <w:r>
        <w:t xml:space="preserve"> at Edmonton Main</w:t>
      </w:r>
      <w:r w:rsidR="009C666C">
        <w:t>. SNL felt that the</w:t>
      </w:r>
      <w:r>
        <w:t>ir</w:t>
      </w:r>
      <w:r w:rsidR="009C666C">
        <w:t xml:space="preserve"> queue times were shorter and clients were </w:t>
      </w:r>
      <w:r w:rsidR="00FC4B4F">
        <w:t>turning around forms and information requests more quickly</w:t>
      </w:r>
      <w:r>
        <w:t xml:space="preserve"> than what was observed at Edmonton Main. </w:t>
      </w:r>
      <w:r w:rsidR="004D6402">
        <w:t xml:space="preserve">SNL branch’s process illustrates a different and much more time-consuming approach to authorizations than Edmonton Main. At this branch, </w:t>
      </w:r>
      <w:r w:rsidR="00FC4B4F">
        <w:t xml:space="preserve"> </w:t>
      </w:r>
      <w:r>
        <w:t xml:space="preserve">the </w:t>
      </w:r>
      <w:r w:rsidR="00FC4B4F">
        <w:t>Account Manager</w:t>
      </w:r>
      <w:r>
        <w:t xml:space="preserve"> was required to </w:t>
      </w:r>
      <w:r w:rsidR="00FC4B4F">
        <w:t xml:space="preserve">find someone </w:t>
      </w:r>
      <w:r w:rsidR="004D6402">
        <w:t xml:space="preserve">in the branch that could assist and wait for their time to be free each time an authorization was needed, </w:t>
      </w:r>
      <w:r w:rsidR="00FC4B4F">
        <w:t xml:space="preserve">rather than having an open and monitored request communication channel. SNL also had a similar approach as Edmonton Main to collecting FATCA forms, providing them to the client upon account opening. However, as no formal arrangement has been made with Regulatory Compliance to stop sending the forms, their clients are instructed to disregard the correspondence upon receipt. </w:t>
      </w:r>
      <w:r w:rsidR="002E4793">
        <w:t>Park Place follows this approach as well.</w:t>
      </w:r>
    </w:p>
    <w:p w14:paraId="2D6BE2ED" w14:textId="63D17002" w:rsidR="00E1064B" w:rsidRPr="0001244B" w:rsidRDefault="006B68ED" w:rsidP="0001244B">
      <w:r>
        <w:t>While Park Place was in agreement with the times presented, they pointed out that they sometimes deal with high complexity, multi-CIF clients</w:t>
      </w:r>
      <w:r w:rsidR="008B63AB">
        <w:t>. These account opening transactions may</w:t>
      </w:r>
      <w:r>
        <w:t xml:space="preserve"> </w:t>
      </w:r>
      <w:r w:rsidR="008B63AB">
        <w:t xml:space="preserve">require significant more time to complete beneficial analysis, which can be a multi-day process. The more CIFS that are required, the longer the cycle time in each step of the process. </w:t>
      </w:r>
      <w:r w:rsidR="002E4793">
        <w:t>These comp</w:t>
      </w:r>
      <w:r w:rsidR="006F5CF4">
        <w:t>lex cases may</w:t>
      </w:r>
      <w:r w:rsidR="002E4793">
        <w:t xml:space="preserve"> account for the pain points in the beneficial owner step and significant time estimates that have been previously provided.</w:t>
      </w:r>
      <w:r w:rsidR="00B64323">
        <w:t xml:space="preserve"> Park Place also expressed frustration at having little ability to influence the client to provide documents or information in a timely manner, as there is no ‘carrot or stick’, with the exception of a loan funding. </w:t>
      </w:r>
      <w:r w:rsidR="00E1064B">
        <w:br w:type="page"/>
      </w:r>
    </w:p>
    <w:p w14:paraId="40C7CE66" w14:textId="6F006262" w:rsidR="008008C2" w:rsidRDefault="008008C2" w:rsidP="00F06020">
      <w:pPr>
        <w:pStyle w:val="Heading1"/>
        <w:tabs>
          <w:tab w:val="left" w:pos="5597"/>
        </w:tabs>
        <w:rPr>
          <w:color w:val="808474" w:themeColor="accent6" w:themeShade="BF"/>
        </w:rPr>
      </w:pPr>
      <w:bookmarkStart w:id="22" w:name="_Toc17456958"/>
      <w:bookmarkStart w:id="23" w:name="_Toc19698408"/>
      <w:r>
        <w:rPr>
          <w:color w:val="808474" w:themeColor="accent6" w:themeShade="BF"/>
        </w:rPr>
        <w:lastRenderedPageBreak/>
        <w:t>Edmonton Main Time Motion Study</w:t>
      </w:r>
      <w:bookmarkEnd w:id="22"/>
      <w:r w:rsidR="0001244B">
        <w:rPr>
          <w:color w:val="808474" w:themeColor="accent6" w:themeShade="BF"/>
        </w:rPr>
        <w:t xml:space="preserve"> (Delivered June 2019)</w:t>
      </w:r>
      <w:bookmarkEnd w:id="23"/>
    </w:p>
    <w:p w14:paraId="3B9F358B" w14:textId="731326E3" w:rsidR="00F06020" w:rsidRPr="00337680" w:rsidRDefault="00C603F9" w:rsidP="00F06020">
      <w:pPr>
        <w:pStyle w:val="Heading1"/>
        <w:tabs>
          <w:tab w:val="left" w:pos="5597"/>
        </w:tabs>
        <w:rPr>
          <w:color w:val="808474" w:themeColor="accent6" w:themeShade="BF"/>
        </w:rPr>
      </w:pPr>
      <w:bookmarkStart w:id="24" w:name="_Toc17456959"/>
      <w:bookmarkStart w:id="25" w:name="_Toc19698409"/>
      <w:r>
        <w:rPr>
          <w:color w:val="808474" w:themeColor="accent6" w:themeShade="BF"/>
        </w:rPr>
        <w:t>Executive Summary</w:t>
      </w:r>
      <w:bookmarkEnd w:id="24"/>
      <w:bookmarkEnd w:id="25"/>
    </w:p>
    <w:bookmarkEnd w:id="3"/>
    <w:bookmarkEnd w:id="4"/>
    <w:p w14:paraId="65D5EA17" w14:textId="77777777" w:rsidR="00C603F9" w:rsidRDefault="00C603F9" w:rsidP="00CB54DF">
      <w:pPr>
        <w:pStyle w:val="BodyText"/>
        <w:sectPr w:rsidR="00C603F9" w:rsidSect="0001244B">
          <w:headerReference w:type="even" r:id="rId21"/>
          <w:headerReference w:type="default" r:id="rId22"/>
          <w:footerReference w:type="default" r:id="rId23"/>
          <w:headerReference w:type="first" r:id="rId24"/>
          <w:pgSz w:w="12240" w:h="15840"/>
          <w:pgMar w:top="1080" w:right="1080" w:bottom="993" w:left="1080" w:header="720" w:footer="576" w:gutter="0"/>
          <w:cols w:space="432"/>
          <w:docGrid w:linePitch="360"/>
        </w:sectPr>
      </w:pPr>
    </w:p>
    <w:p w14:paraId="5A8250F7" w14:textId="5292C332" w:rsidR="00BF5219" w:rsidRDefault="00B67E07" w:rsidP="00CB54DF">
      <w:pPr>
        <w:pStyle w:val="BodyText"/>
        <w:rPr>
          <w:rFonts w:cstheme="minorBidi"/>
          <w:sz w:val="22"/>
          <w:szCs w:val="22"/>
        </w:rPr>
      </w:pPr>
      <w:r w:rsidRPr="00B67E07">
        <w:rPr>
          <w:rFonts w:cstheme="minorBidi"/>
          <w:sz w:val="22"/>
          <w:szCs w:val="22"/>
        </w:rPr>
        <w:t>The results of</w:t>
      </w:r>
      <w:r>
        <w:rPr>
          <w:rFonts w:cstheme="minorBidi"/>
          <w:sz w:val="22"/>
          <w:szCs w:val="22"/>
        </w:rPr>
        <w:t xml:space="preserve"> the time motion study completed in June 2019 </w:t>
      </w:r>
      <w:r w:rsidR="00BC05DB">
        <w:rPr>
          <w:rFonts w:cstheme="minorBidi"/>
          <w:sz w:val="22"/>
          <w:szCs w:val="22"/>
        </w:rPr>
        <w:t xml:space="preserve">highlight a number of opportunities for process improvement. The majority of these opportunities have already been raised, but can now be more directly quantified. There are some areas, such as forms and </w:t>
      </w:r>
      <w:r w:rsidR="00791F74">
        <w:rPr>
          <w:rFonts w:cstheme="minorBidi"/>
          <w:sz w:val="22"/>
          <w:szCs w:val="22"/>
        </w:rPr>
        <w:t>authorizations, which</w:t>
      </w:r>
      <w:r w:rsidR="00BC05DB">
        <w:rPr>
          <w:rFonts w:cstheme="minorBidi"/>
          <w:sz w:val="22"/>
          <w:szCs w:val="22"/>
        </w:rPr>
        <w:t xml:space="preserve"> apply to both Personal and Non-Personal.</w:t>
      </w:r>
    </w:p>
    <w:p w14:paraId="14E9EB2E" w14:textId="0F99DC6C" w:rsidR="00BC05DB" w:rsidRPr="00B67E07" w:rsidRDefault="00BC05DB" w:rsidP="00CB54DF">
      <w:pPr>
        <w:pStyle w:val="BodyText"/>
        <w:rPr>
          <w:rFonts w:cstheme="minorBidi"/>
          <w:sz w:val="22"/>
          <w:szCs w:val="22"/>
        </w:rPr>
      </w:pPr>
      <w:r>
        <w:rPr>
          <w:rFonts w:cstheme="minorBidi"/>
          <w:sz w:val="22"/>
          <w:szCs w:val="22"/>
        </w:rPr>
        <w:t>While opportunities for abandonment of non-required activities were sought, u</w:t>
      </w:r>
      <w:r w:rsidR="00BF6E14">
        <w:rPr>
          <w:rFonts w:cstheme="minorBidi"/>
          <w:sz w:val="22"/>
          <w:szCs w:val="22"/>
        </w:rPr>
        <w:t>nfortunately none were observed with the exception of a GIC renewal form, which is highlighted below.</w:t>
      </w:r>
      <w:r>
        <w:rPr>
          <w:rFonts w:cstheme="minorBidi"/>
          <w:sz w:val="22"/>
          <w:szCs w:val="22"/>
        </w:rPr>
        <w:t xml:space="preserve"> </w:t>
      </w:r>
    </w:p>
    <w:p w14:paraId="5469010D" w14:textId="77777777" w:rsidR="00C603F9" w:rsidRDefault="00C603F9" w:rsidP="005A513D">
      <w:pPr>
        <w:pStyle w:val="Heading1"/>
        <w:tabs>
          <w:tab w:val="left" w:pos="5597"/>
        </w:tabs>
        <w:rPr>
          <w:color w:val="808474" w:themeColor="accent6" w:themeShade="BF"/>
        </w:rPr>
      </w:pPr>
      <w:bookmarkStart w:id="26" w:name="_Toc17456960"/>
      <w:bookmarkStart w:id="27" w:name="_Toc19698410"/>
      <w:r w:rsidRPr="005A513D">
        <w:rPr>
          <w:color w:val="808474" w:themeColor="accent6" w:themeShade="BF"/>
        </w:rPr>
        <w:t>Data Gathering Approach</w:t>
      </w:r>
      <w:bookmarkEnd w:id="26"/>
      <w:bookmarkEnd w:id="27"/>
    </w:p>
    <w:p w14:paraId="5B5A2A16" w14:textId="77777777" w:rsidR="0019262E" w:rsidRDefault="0019262E" w:rsidP="0019262E">
      <w:pPr>
        <w:pStyle w:val="Heading2"/>
      </w:pPr>
      <w:bookmarkStart w:id="28" w:name="_Toc17456961"/>
      <w:bookmarkStart w:id="29" w:name="_Toc19698411"/>
      <w:r>
        <w:t>Objective and Scope</w:t>
      </w:r>
      <w:bookmarkEnd w:id="28"/>
      <w:bookmarkEnd w:id="29"/>
    </w:p>
    <w:p w14:paraId="2D0D6A15" w14:textId="404F6B52" w:rsidR="005A513D" w:rsidRDefault="0019262E" w:rsidP="005A513D">
      <w:r>
        <w:t>In order to gather data on the cycle times and queue times within the account opening process, a time motion study was conducted from June 4-14, 2019 at Edmonton Main (some data gathered between June 17-28). The objective was to identify areas of opportunity for the future state and compare these timings against self reported data gathered during the Account Opening Current State Assessment conducted in March/April 2019.</w:t>
      </w:r>
    </w:p>
    <w:p w14:paraId="76AB642B" w14:textId="77777777" w:rsidR="0019262E" w:rsidRDefault="0019262E" w:rsidP="005A513D">
      <w:r>
        <w:t>The scope of this time motion study included the below accoun</w:t>
      </w:r>
      <w:r w:rsidR="00F92343">
        <w:t>t types, and sought to gather information on all scenarios - new versus existing CIFs and various levels of complexity (single CIF versus joint account, sole proprietor versus corporation):</w:t>
      </w:r>
    </w:p>
    <w:p w14:paraId="282EBCD5" w14:textId="77777777" w:rsidR="00F92343" w:rsidRDefault="00F92343" w:rsidP="00F92343">
      <w:pPr>
        <w:pStyle w:val="ListParagraph"/>
        <w:numPr>
          <w:ilvl w:val="0"/>
          <w:numId w:val="25"/>
        </w:numPr>
        <w:sectPr w:rsidR="00F92343" w:rsidSect="005A513D">
          <w:type w:val="continuous"/>
          <w:pgSz w:w="12240" w:h="15840"/>
          <w:pgMar w:top="1080" w:right="1080" w:bottom="1080" w:left="1080" w:header="720" w:footer="576" w:gutter="0"/>
          <w:cols w:space="432"/>
          <w:docGrid w:linePitch="360"/>
        </w:sectPr>
      </w:pPr>
    </w:p>
    <w:p w14:paraId="240F10EC" w14:textId="77777777" w:rsidR="00F92343" w:rsidRDefault="00F92343" w:rsidP="00F92343">
      <w:pPr>
        <w:pStyle w:val="ListParagraph"/>
        <w:numPr>
          <w:ilvl w:val="0"/>
          <w:numId w:val="25"/>
        </w:numPr>
      </w:pPr>
      <w:r>
        <w:t>Personal CIF/account opening</w:t>
      </w:r>
    </w:p>
    <w:p w14:paraId="7108E388" w14:textId="77777777" w:rsidR="00F92343" w:rsidRDefault="00F92343" w:rsidP="00F92343">
      <w:pPr>
        <w:pStyle w:val="ListParagraph"/>
        <w:numPr>
          <w:ilvl w:val="1"/>
          <w:numId w:val="25"/>
        </w:numPr>
      </w:pPr>
      <w:r>
        <w:t>Demand accounts</w:t>
      </w:r>
    </w:p>
    <w:p w14:paraId="7D0DC247" w14:textId="77777777" w:rsidR="00F92343" w:rsidRDefault="00F92343" w:rsidP="00F92343">
      <w:pPr>
        <w:pStyle w:val="ListParagraph"/>
        <w:numPr>
          <w:ilvl w:val="1"/>
          <w:numId w:val="25"/>
        </w:numPr>
      </w:pPr>
      <w:r>
        <w:t>Investment accounts</w:t>
      </w:r>
    </w:p>
    <w:p w14:paraId="13E310F6" w14:textId="77777777" w:rsidR="00F92343" w:rsidRDefault="00F92343" w:rsidP="00F92343">
      <w:pPr>
        <w:pStyle w:val="ListParagraph"/>
        <w:numPr>
          <w:ilvl w:val="1"/>
          <w:numId w:val="25"/>
        </w:numPr>
      </w:pPr>
      <w:r>
        <w:t>Credit (loan only) accounts</w:t>
      </w:r>
    </w:p>
    <w:p w14:paraId="090E67E4" w14:textId="77777777" w:rsidR="00F92343" w:rsidRDefault="00F92343" w:rsidP="00F92343">
      <w:pPr>
        <w:pStyle w:val="ListParagraph"/>
        <w:numPr>
          <w:ilvl w:val="0"/>
          <w:numId w:val="25"/>
        </w:numPr>
      </w:pPr>
      <w:r>
        <w:t>Non-Personal CIF/account opening</w:t>
      </w:r>
    </w:p>
    <w:p w14:paraId="08B443FD" w14:textId="77777777" w:rsidR="00F92343" w:rsidRDefault="00F92343" w:rsidP="00F92343">
      <w:pPr>
        <w:pStyle w:val="ListParagraph"/>
        <w:numPr>
          <w:ilvl w:val="1"/>
          <w:numId w:val="25"/>
        </w:numPr>
      </w:pPr>
      <w:r>
        <w:t>Demand accounts</w:t>
      </w:r>
    </w:p>
    <w:p w14:paraId="06A0F032" w14:textId="77777777" w:rsidR="00F92343" w:rsidRDefault="00F92343" w:rsidP="00F92343">
      <w:pPr>
        <w:pStyle w:val="ListParagraph"/>
        <w:numPr>
          <w:ilvl w:val="1"/>
          <w:numId w:val="25"/>
        </w:numPr>
      </w:pPr>
      <w:r>
        <w:t>Investment accounts</w:t>
      </w:r>
    </w:p>
    <w:p w14:paraId="672B52E0" w14:textId="77777777" w:rsidR="00F92343" w:rsidRDefault="00F92343" w:rsidP="00F92343">
      <w:pPr>
        <w:pStyle w:val="ListParagraph"/>
        <w:numPr>
          <w:ilvl w:val="1"/>
          <w:numId w:val="25"/>
        </w:numPr>
      </w:pPr>
      <w:r>
        <w:t>Credit (loan only) accounts</w:t>
      </w:r>
    </w:p>
    <w:p w14:paraId="04175BBB" w14:textId="77777777" w:rsidR="00F92343" w:rsidRDefault="00F92343" w:rsidP="0019262E">
      <w:pPr>
        <w:pStyle w:val="Heading2"/>
        <w:sectPr w:rsidR="00F92343" w:rsidSect="00F92343">
          <w:type w:val="continuous"/>
          <w:pgSz w:w="12240" w:h="15840"/>
          <w:pgMar w:top="1080" w:right="1080" w:bottom="1080" w:left="1080" w:header="720" w:footer="576" w:gutter="0"/>
          <w:cols w:num="2" w:space="432"/>
          <w:docGrid w:linePitch="360"/>
        </w:sectPr>
      </w:pPr>
    </w:p>
    <w:p w14:paraId="0F26CE2F" w14:textId="77777777" w:rsidR="0019262E" w:rsidRDefault="0019262E" w:rsidP="0019262E">
      <w:pPr>
        <w:pStyle w:val="Heading2"/>
      </w:pPr>
      <w:bookmarkStart w:id="30" w:name="_Toc17456962"/>
      <w:bookmarkStart w:id="31" w:name="_Toc19698412"/>
      <w:r>
        <w:t>Limitations</w:t>
      </w:r>
      <w:bookmarkEnd w:id="30"/>
      <w:bookmarkEnd w:id="31"/>
    </w:p>
    <w:p w14:paraId="5EC08BDB" w14:textId="3CF17641" w:rsidR="00F92343" w:rsidRDefault="00F92343" w:rsidP="00F92343">
      <w:r>
        <w:t xml:space="preserve">The duration of the time motion study was based on gathering ten data points for each type noted above and the volume of activity in June 2018. However, data collection was constrained by the actual level of customer activity during the study </w:t>
      </w:r>
      <w:r w:rsidR="00353247">
        <w:t>both in terms of volume and mix, with branch SMEs indicating that volume was much lower than expected during the period of study.</w:t>
      </w:r>
      <w:r w:rsidR="00791F74">
        <w:t xml:space="preserve"> To mitigate this, some data gathered for Non-Personal account opening was based on email timestamps.</w:t>
      </w:r>
    </w:p>
    <w:p w14:paraId="1BC245E6" w14:textId="3D7503F7" w:rsidR="00F92343" w:rsidRPr="00F92343" w:rsidRDefault="00F92343" w:rsidP="00F92343">
      <w:r>
        <w:t>The study was located at Edmonton Main (with some secondary data collection from Edmonton 103</w:t>
      </w:r>
      <w:r w:rsidRPr="00F92343">
        <w:rPr>
          <w:vertAlign w:val="superscript"/>
        </w:rPr>
        <w:t>rd</w:t>
      </w:r>
      <w:r>
        <w:t>), which means that all data is reflective of their practices and level of expertise.</w:t>
      </w:r>
      <w:r w:rsidR="00442B9B">
        <w:t xml:space="preserve"> Edmonton Main has been observed to be generally proficient in their performance, which supports the contention that opportunities that exist there are likely to be present in other branches, which may not be the case if branches with lower volume or less expertise were studied instead.</w:t>
      </w:r>
      <w:r>
        <w:t xml:space="preserve"> </w:t>
      </w:r>
    </w:p>
    <w:p w14:paraId="70B9F07B" w14:textId="77777777" w:rsidR="00BC05DB" w:rsidRDefault="00BC05DB" w:rsidP="005A513D">
      <w:pPr>
        <w:pStyle w:val="Heading1"/>
        <w:tabs>
          <w:tab w:val="left" w:pos="5597"/>
        </w:tabs>
        <w:rPr>
          <w:color w:val="808474" w:themeColor="accent6" w:themeShade="BF"/>
        </w:rPr>
      </w:pPr>
    </w:p>
    <w:p w14:paraId="07004D45" w14:textId="0286D5CD" w:rsidR="00BF5219" w:rsidRDefault="00DB6684" w:rsidP="005A513D">
      <w:pPr>
        <w:pStyle w:val="Heading1"/>
        <w:tabs>
          <w:tab w:val="left" w:pos="5597"/>
        </w:tabs>
        <w:rPr>
          <w:color w:val="808474" w:themeColor="accent6" w:themeShade="BF"/>
        </w:rPr>
      </w:pPr>
      <w:bookmarkStart w:id="32" w:name="_Toc17456963"/>
      <w:bookmarkStart w:id="33" w:name="_Toc19698413"/>
      <w:r>
        <w:rPr>
          <w:color w:val="808474" w:themeColor="accent6" w:themeShade="BF"/>
        </w:rPr>
        <w:lastRenderedPageBreak/>
        <w:t>Business Line</w:t>
      </w:r>
      <w:r w:rsidR="005A513D" w:rsidRPr="005A513D">
        <w:rPr>
          <w:color w:val="808474" w:themeColor="accent6" w:themeShade="BF"/>
        </w:rPr>
        <w:t xml:space="preserve"> Analysis – Findings and Recommendations</w:t>
      </w:r>
      <w:bookmarkEnd w:id="32"/>
      <w:bookmarkEnd w:id="33"/>
    </w:p>
    <w:p w14:paraId="31A0F2D6" w14:textId="77777777" w:rsidR="005A513D" w:rsidRDefault="005A513D" w:rsidP="005A513D">
      <w:pPr>
        <w:pStyle w:val="Heading2"/>
      </w:pPr>
      <w:bookmarkStart w:id="34" w:name="_Toc17456964"/>
      <w:bookmarkStart w:id="35" w:name="_Toc19698414"/>
      <w:r>
        <w:t>Personal</w:t>
      </w:r>
      <w:bookmarkEnd w:id="34"/>
      <w:bookmarkEnd w:id="35"/>
    </w:p>
    <w:p w14:paraId="0690BA03" w14:textId="77777777" w:rsidR="00BF4934" w:rsidRDefault="00BF4934" w:rsidP="00BF4934">
      <w:pPr>
        <w:pStyle w:val="Heading3"/>
      </w:pPr>
      <w:bookmarkStart w:id="36" w:name="_Toc17456965"/>
      <w:bookmarkStart w:id="37" w:name="_Toc17897851"/>
      <w:bookmarkStart w:id="38" w:name="_Toc19697937"/>
      <w:bookmarkStart w:id="39" w:name="_Toc19698145"/>
      <w:r>
        <w:t>Data</w:t>
      </w:r>
      <w:r w:rsidR="00555025">
        <w:t xml:space="preserve"> - Volume</w:t>
      </w:r>
      <w:bookmarkEnd w:id="36"/>
      <w:bookmarkEnd w:id="37"/>
      <w:bookmarkEnd w:id="38"/>
      <w:bookmarkEnd w:id="39"/>
    </w:p>
    <w:p w14:paraId="793CB664" w14:textId="77777777" w:rsidR="005A513D" w:rsidRDefault="000E3578" w:rsidP="005A513D">
      <w:r>
        <w:t>Data points were collected for personal account opening as follows:</w:t>
      </w:r>
    </w:p>
    <w:tbl>
      <w:tblPr>
        <w:tblStyle w:val="GridTable5Dark-Accent6"/>
        <w:tblW w:w="0" w:type="auto"/>
        <w:tblLook w:val="04A0" w:firstRow="1" w:lastRow="0" w:firstColumn="1" w:lastColumn="0" w:noHBand="0" w:noVBand="1"/>
      </w:tblPr>
      <w:tblGrid>
        <w:gridCol w:w="1271"/>
        <w:gridCol w:w="992"/>
        <w:gridCol w:w="1276"/>
        <w:gridCol w:w="851"/>
      </w:tblGrid>
      <w:tr w:rsidR="00EC33CB" w14:paraId="306EE86D" w14:textId="77777777" w:rsidTr="003532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2E081A" w14:textId="77777777" w:rsidR="00EC33CB" w:rsidRDefault="00EC33CB" w:rsidP="005A513D"/>
        </w:tc>
        <w:tc>
          <w:tcPr>
            <w:tcW w:w="3119" w:type="dxa"/>
            <w:gridSpan w:val="3"/>
          </w:tcPr>
          <w:p w14:paraId="65F984F7" w14:textId="77777777" w:rsidR="00EC33CB" w:rsidRDefault="00EC33CB" w:rsidP="005A513D">
            <w:pPr>
              <w:cnfStyle w:val="100000000000" w:firstRow="1" w:lastRow="0" w:firstColumn="0" w:lastColumn="0" w:oddVBand="0" w:evenVBand="0" w:oddHBand="0" w:evenHBand="0" w:firstRowFirstColumn="0" w:firstRowLastColumn="0" w:lastRowFirstColumn="0" w:lastRowLastColumn="0"/>
            </w:pPr>
            <w:r>
              <w:t>Account Type</w:t>
            </w:r>
          </w:p>
        </w:tc>
      </w:tr>
      <w:tr w:rsidR="00EC33CB" w14:paraId="5AECE7A2" w14:textId="77777777" w:rsidTr="00353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29D75845" w14:textId="77777777" w:rsidR="00EC33CB" w:rsidRDefault="00EC33CB" w:rsidP="005A513D">
            <w:r>
              <w:t>Client Type</w:t>
            </w:r>
          </w:p>
        </w:tc>
        <w:tc>
          <w:tcPr>
            <w:tcW w:w="992" w:type="dxa"/>
          </w:tcPr>
          <w:p w14:paraId="45620B29" w14:textId="77777777" w:rsidR="00EC33CB" w:rsidRDefault="00EC33CB" w:rsidP="005A513D">
            <w:pPr>
              <w:cnfStyle w:val="000000100000" w:firstRow="0" w:lastRow="0" w:firstColumn="0" w:lastColumn="0" w:oddVBand="0" w:evenVBand="0" w:oddHBand="1" w:evenHBand="0" w:firstRowFirstColumn="0" w:firstRowLastColumn="0" w:lastRowFirstColumn="0" w:lastRowLastColumn="0"/>
            </w:pPr>
            <w:r>
              <w:t>Demand</w:t>
            </w:r>
          </w:p>
        </w:tc>
        <w:tc>
          <w:tcPr>
            <w:tcW w:w="1276" w:type="dxa"/>
          </w:tcPr>
          <w:p w14:paraId="5D52F14B" w14:textId="77777777" w:rsidR="00EC33CB" w:rsidRDefault="00EC33CB" w:rsidP="005A513D">
            <w:pPr>
              <w:cnfStyle w:val="000000100000" w:firstRow="0" w:lastRow="0" w:firstColumn="0" w:lastColumn="0" w:oddVBand="0" w:evenVBand="0" w:oddHBand="1" w:evenHBand="0" w:firstRowFirstColumn="0" w:firstRowLastColumn="0" w:lastRowFirstColumn="0" w:lastRowLastColumn="0"/>
            </w:pPr>
            <w:r>
              <w:t>Investment</w:t>
            </w:r>
          </w:p>
        </w:tc>
        <w:tc>
          <w:tcPr>
            <w:tcW w:w="851" w:type="dxa"/>
          </w:tcPr>
          <w:p w14:paraId="51FFBC70" w14:textId="77777777" w:rsidR="00EC33CB" w:rsidRDefault="00EC33CB" w:rsidP="005A513D">
            <w:pPr>
              <w:cnfStyle w:val="000000100000" w:firstRow="0" w:lastRow="0" w:firstColumn="0" w:lastColumn="0" w:oddVBand="0" w:evenVBand="0" w:oddHBand="1" w:evenHBand="0" w:firstRowFirstColumn="0" w:firstRowLastColumn="0" w:lastRowFirstColumn="0" w:lastRowLastColumn="0"/>
            </w:pPr>
            <w:r>
              <w:t>Credit</w:t>
            </w:r>
          </w:p>
        </w:tc>
      </w:tr>
      <w:tr w:rsidR="00EC33CB" w14:paraId="6BE1E0AA" w14:textId="77777777" w:rsidTr="00353247">
        <w:tc>
          <w:tcPr>
            <w:cnfStyle w:val="001000000000" w:firstRow="0" w:lastRow="0" w:firstColumn="1" w:lastColumn="0" w:oddVBand="0" w:evenVBand="0" w:oddHBand="0" w:evenHBand="0" w:firstRowFirstColumn="0" w:firstRowLastColumn="0" w:lastRowFirstColumn="0" w:lastRowLastColumn="0"/>
            <w:tcW w:w="1271" w:type="dxa"/>
          </w:tcPr>
          <w:p w14:paraId="4D7F0E9D" w14:textId="77777777" w:rsidR="00EC33CB" w:rsidRDefault="00EC33CB" w:rsidP="005A513D">
            <w:r>
              <w:t>New</w:t>
            </w:r>
          </w:p>
        </w:tc>
        <w:tc>
          <w:tcPr>
            <w:tcW w:w="992" w:type="dxa"/>
          </w:tcPr>
          <w:p w14:paraId="1E6071EE" w14:textId="77777777" w:rsidR="00EC33CB" w:rsidRDefault="00353247" w:rsidP="005A513D">
            <w:pPr>
              <w:cnfStyle w:val="000000000000" w:firstRow="0" w:lastRow="0" w:firstColumn="0" w:lastColumn="0" w:oddVBand="0" w:evenVBand="0" w:oddHBand="0" w:evenHBand="0" w:firstRowFirstColumn="0" w:firstRowLastColumn="0" w:lastRowFirstColumn="0" w:lastRowLastColumn="0"/>
            </w:pPr>
            <w:r>
              <w:t>1*</w:t>
            </w:r>
          </w:p>
        </w:tc>
        <w:tc>
          <w:tcPr>
            <w:tcW w:w="1276" w:type="dxa"/>
          </w:tcPr>
          <w:p w14:paraId="74FF8994" w14:textId="77777777" w:rsidR="00EC33CB" w:rsidRDefault="00353247" w:rsidP="005A513D">
            <w:pPr>
              <w:cnfStyle w:val="000000000000" w:firstRow="0" w:lastRow="0" w:firstColumn="0" w:lastColumn="0" w:oddVBand="0" w:evenVBand="0" w:oddHBand="0" w:evenHBand="0" w:firstRowFirstColumn="0" w:firstRowLastColumn="0" w:lastRowFirstColumn="0" w:lastRowLastColumn="0"/>
            </w:pPr>
            <w:r>
              <w:t>0</w:t>
            </w:r>
          </w:p>
        </w:tc>
        <w:tc>
          <w:tcPr>
            <w:tcW w:w="851" w:type="dxa"/>
          </w:tcPr>
          <w:p w14:paraId="0A4DF5F8" w14:textId="77777777" w:rsidR="00EC33CB" w:rsidRDefault="00353247" w:rsidP="005A513D">
            <w:pPr>
              <w:cnfStyle w:val="000000000000" w:firstRow="0" w:lastRow="0" w:firstColumn="0" w:lastColumn="0" w:oddVBand="0" w:evenVBand="0" w:oddHBand="0" w:evenHBand="0" w:firstRowFirstColumn="0" w:firstRowLastColumn="0" w:lastRowFirstColumn="0" w:lastRowLastColumn="0"/>
            </w:pPr>
            <w:r>
              <w:t>1</w:t>
            </w:r>
          </w:p>
        </w:tc>
      </w:tr>
      <w:tr w:rsidR="00EC33CB" w14:paraId="67EE2BF4" w14:textId="77777777" w:rsidTr="003532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374D517" w14:textId="77777777" w:rsidR="00EC33CB" w:rsidRDefault="00EC33CB" w:rsidP="005A513D">
            <w:r>
              <w:t>Existing</w:t>
            </w:r>
          </w:p>
        </w:tc>
        <w:tc>
          <w:tcPr>
            <w:tcW w:w="992" w:type="dxa"/>
          </w:tcPr>
          <w:p w14:paraId="441FAC98" w14:textId="77777777" w:rsidR="00EC33CB" w:rsidRDefault="00353247" w:rsidP="005A513D">
            <w:pPr>
              <w:cnfStyle w:val="000000100000" w:firstRow="0" w:lastRow="0" w:firstColumn="0" w:lastColumn="0" w:oddVBand="0" w:evenVBand="0" w:oddHBand="1" w:evenHBand="0" w:firstRowFirstColumn="0" w:firstRowLastColumn="0" w:lastRowFirstColumn="0" w:lastRowLastColumn="0"/>
            </w:pPr>
            <w:r>
              <w:t>1</w:t>
            </w:r>
          </w:p>
        </w:tc>
        <w:tc>
          <w:tcPr>
            <w:tcW w:w="1276" w:type="dxa"/>
          </w:tcPr>
          <w:p w14:paraId="0E2D29E0" w14:textId="77777777" w:rsidR="00EC33CB" w:rsidRDefault="00353247" w:rsidP="005A513D">
            <w:pPr>
              <w:cnfStyle w:val="000000100000" w:firstRow="0" w:lastRow="0" w:firstColumn="0" w:lastColumn="0" w:oddVBand="0" w:evenVBand="0" w:oddHBand="1" w:evenHBand="0" w:firstRowFirstColumn="0" w:firstRowLastColumn="0" w:lastRowFirstColumn="0" w:lastRowLastColumn="0"/>
            </w:pPr>
            <w:r>
              <w:t>5</w:t>
            </w:r>
          </w:p>
        </w:tc>
        <w:tc>
          <w:tcPr>
            <w:tcW w:w="851" w:type="dxa"/>
          </w:tcPr>
          <w:p w14:paraId="75AC2401" w14:textId="77777777" w:rsidR="00EC33CB" w:rsidRDefault="00353247" w:rsidP="005A513D">
            <w:pPr>
              <w:cnfStyle w:val="000000100000" w:firstRow="0" w:lastRow="0" w:firstColumn="0" w:lastColumn="0" w:oddVBand="0" w:evenVBand="0" w:oddHBand="1" w:evenHBand="0" w:firstRowFirstColumn="0" w:firstRowLastColumn="0" w:lastRowFirstColumn="0" w:lastRowLastColumn="0"/>
            </w:pPr>
            <w:r>
              <w:t>0</w:t>
            </w:r>
          </w:p>
        </w:tc>
      </w:tr>
    </w:tbl>
    <w:p w14:paraId="37191791" w14:textId="77777777" w:rsidR="000E3578" w:rsidRDefault="00353247" w:rsidP="00353247">
      <w:r>
        <w:t>* only Multi-CIF transaction</w:t>
      </w:r>
    </w:p>
    <w:p w14:paraId="58A9ED0A" w14:textId="643199D4" w:rsidR="00BF4934" w:rsidRDefault="00C80DAE" w:rsidP="00353247">
      <w:r>
        <w:t xml:space="preserve">As the sample size is small and the transactions are similar, all data has been combined except where noted. Variances in process requirements between the account opening types are noted where relevant, and </w:t>
      </w:r>
      <w:r w:rsidR="00791F74">
        <w:t xml:space="preserve">any relevant </w:t>
      </w:r>
      <w:r>
        <w:t>differen</w:t>
      </w:r>
      <w:r w:rsidR="00791F74">
        <w:t>ces between New and Existing have been</w:t>
      </w:r>
      <w:r>
        <w:t xml:space="preserve"> called out.</w:t>
      </w:r>
      <w:r w:rsidR="003E37D8">
        <w:t xml:space="preserve"> </w:t>
      </w:r>
    </w:p>
    <w:p w14:paraId="09F790E5" w14:textId="77777777" w:rsidR="00121C3B" w:rsidRDefault="00F97865" w:rsidP="00555025">
      <w:pPr>
        <w:pStyle w:val="Heading3"/>
      </w:pPr>
      <w:bookmarkStart w:id="40" w:name="_Toc17456966"/>
      <w:bookmarkStart w:id="41" w:name="_Toc17897852"/>
      <w:bookmarkStart w:id="42" w:name="_Toc19697938"/>
      <w:bookmarkStart w:id="43" w:name="_Toc19698146"/>
      <w:r>
        <w:t>Data – Lead</w:t>
      </w:r>
      <w:r w:rsidR="00555025">
        <w:t xml:space="preserve"> Time</w:t>
      </w:r>
      <w:bookmarkEnd w:id="40"/>
      <w:bookmarkEnd w:id="41"/>
      <w:bookmarkEnd w:id="42"/>
      <w:bookmarkEnd w:id="43"/>
    </w:p>
    <w:p w14:paraId="797E691F" w14:textId="1B447D01" w:rsidR="00F97865" w:rsidRDefault="00F97865" w:rsidP="001F7019">
      <w:pPr>
        <w:rPr>
          <w:noProof/>
        </w:rPr>
      </w:pPr>
      <w:r>
        <w:t>Lead times as calculated from the time motion study are found in the below chart</w:t>
      </w:r>
      <w:r w:rsidR="00253115">
        <w:t>, which represents the amount of time spent</w:t>
      </w:r>
      <w:r w:rsidR="00791F74">
        <w:t xml:space="preserve"> on each activity</w:t>
      </w:r>
      <w:r w:rsidR="00253115">
        <w:t xml:space="preserve"> within </w:t>
      </w:r>
      <w:r w:rsidR="00791F74">
        <w:t>a one-hour timeframe</w:t>
      </w:r>
      <w:r>
        <w:t xml:space="preserve">. </w:t>
      </w:r>
      <w:r w:rsidR="00253115">
        <w:t xml:space="preserve">Both scenarios refer to new </w:t>
      </w:r>
      <w:r w:rsidR="00253115" w:rsidRPr="00791F74">
        <w:rPr>
          <w:i/>
        </w:rPr>
        <w:t>account</w:t>
      </w:r>
      <w:r w:rsidR="00253115">
        <w:t xml:space="preserve"> openings but in the first instance the client is new, and in the second</w:t>
      </w:r>
      <w:r w:rsidR="00D678D0">
        <w:t xml:space="preserve"> a CIF has already been set up.</w:t>
      </w:r>
    </w:p>
    <w:p w14:paraId="0193B27E" w14:textId="74C34322" w:rsidR="00580185" w:rsidRPr="001F7019" w:rsidRDefault="00BF6E14" w:rsidP="001F7019">
      <w:r>
        <w:rPr>
          <w:noProof/>
        </w:rPr>
        <w:drawing>
          <wp:inline distT="0" distB="0" distL="0" distR="0" wp14:anchorId="01F3710E" wp14:editId="3E06FF61">
            <wp:extent cx="6400800" cy="35801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3580130"/>
                    </a:xfrm>
                    <a:prstGeom prst="rect">
                      <a:avLst/>
                    </a:prstGeom>
                  </pic:spPr>
                </pic:pic>
              </a:graphicData>
            </a:graphic>
          </wp:inline>
        </w:drawing>
      </w:r>
    </w:p>
    <w:p w14:paraId="7914955B" w14:textId="5C99504A" w:rsidR="00B67E07" w:rsidRDefault="001A4819" w:rsidP="00580185">
      <w:r>
        <w:lastRenderedPageBreak/>
        <w:t>Master review time was not collected for Personal accounts as it was a task that was completed inter</w:t>
      </w:r>
      <w:r w:rsidR="00B67E07">
        <w:t xml:space="preserve">mittently </w:t>
      </w:r>
      <w:r w:rsidR="00791F74">
        <w:t>throughout the day</w:t>
      </w:r>
      <w:r w:rsidR="00B67E07">
        <w:t>.</w:t>
      </w:r>
      <w:r w:rsidR="006166D1">
        <w:t xml:space="preserve"> The gathering and input of AML requirements were captured in Info Gathering and Create/Update CIF and Open Account and could not be isolated individually due to the </w:t>
      </w:r>
      <w:r w:rsidR="00791F74">
        <w:t>method of process execution</w:t>
      </w:r>
      <w:r w:rsidR="006166D1">
        <w:t xml:space="preserve">. </w:t>
      </w:r>
      <w:r w:rsidR="00B67E07">
        <w:t xml:space="preserve"> The time study resulted in a lead time of about half of that collected in self-reporting gathered in March 2019.</w:t>
      </w:r>
    </w:p>
    <w:p w14:paraId="1A33325D" w14:textId="459F2ACD" w:rsidR="00580185" w:rsidRDefault="00580185" w:rsidP="00580185">
      <w:r>
        <w:t>As the majority of data collected for new account opening was for Demand accounts and Credit CIF creation (which is an identical process for the rele</w:t>
      </w:r>
      <w:r w:rsidR="00791F74">
        <w:t>vant steps), the information provided should</w:t>
      </w:r>
      <w:r>
        <w:t xml:space="preserve"> be considered specific to that account type. Conversely, the data collected for existing accounts was primarily for Investment and as such are repr</w:t>
      </w:r>
      <w:r w:rsidR="00791F74">
        <w:t>esentative of the needs of that</w:t>
      </w:r>
      <w:r>
        <w:t xml:space="preserve"> product</w:t>
      </w:r>
      <w:r w:rsidR="00791F74">
        <w:t xml:space="preserve"> category</w:t>
      </w:r>
      <w:r>
        <w:t xml:space="preserve">. </w:t>
      </w:r>
      <w:r w:rsidR="00AF188E">
        <w:t>Once the differences between the requirements for an Investment and Demand account opening are understood, d</w:t>
      </w:r>
      <w:r>
        <w:t>ata from each set can be combined to under</w:t>
      </w:r>
      <w:r w:rsidR="00AF188E">
        <w:t>stand different scenarios</w:t>
      </w:r>
      <w:r w:rsidR="00FD5E92">
        <w:t>. For example, the time required to Prepare and Print Forms for the Existing Investment account opening can be extrapolated to apply to New</w:t>
      </w:r>
      <w:r w:rsidR="00AF188E">
        <w:t>:</w:t>
      </w:r>
    </w:p>
    <w:tbl>
      <w:tblPr>
        <w:tblStyle w:val="Corporate"/>
        <w:tblW w:w="0" w:type="auto"/>
        <w:tblLook w:val="04A0" w:firstRow="1" w:lastRow="0" w:firstColumn="1" w:lastColumn="0" w:noHBand="0" w:noVBand="1"/>
      </w:tblPr>
      <w:tblGrid>
        <w:gridCol w:w="3106"/>
        <w:gridCol w:w="3091"/>
        <w:gridCol w:w="3117"/>
      </w:tblGrid>
      <w:tr w:rsidR="00AF188E" w14:paraId="55C6ECA2" w14:textId="77777777" w:rsidTr="00AF18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56" w:type="dxa"/>
          </w:tcPr>
          <w:p w14:paraId="391FE22B" w14:textId="77777777" w:rsidR="00AF188E" w:rsidRDefault="00AF188E" w:rsidP="00580185">
            <w:r>
              <w:t>Process Step</w:t>
            </w:r>
          </w:p>
        </w:tc>
        <w:tc>
          <w:tcPr>
            <w:tcW w:w="3357" w:type="dxa"/>
          </w:tcPr>
          <w:p w14:paraId="17345C6F" w14:textId="77777777" w:rsidR="00AF188E" w:rsidRDefault="00AF188E" w:rsidP="00580185">
            <w:pPr>
              <w:cnfStyle w:val="100000000000" w:firstRow="1" w:lastRow="0" w:firstColumn="0" w:lastColumn="0" w:oddVBand="0" w:evenVBand="0" w:oddHBand="0" w:evenHBand="0" w:firstRowFirstColumn="0" w:firstRowLastColumn="0" w:lastRowFirstColumn="0" w:lastRowLastColumn="0"/>
            </w:pPr>
            <w:r w:rsidRPr="00AF188E">
              <w:rPr>
                <w:sz w:val="20"/>
              </w:rPr>
              <w:t>Demand</w:t>
            </w:r>
          </w:p>
        </w:tc>
        <w:tc>
          <w:tcPr>
            <w:tcW w:w="3357" w:type="dxa"/>
          </w:tcPr>
          <w:p w14:paraId="4ECAD129" w14:textId="77777777" w:rsidR="00AF188E" w:rsidRDefault="00AF188E" w:rsidP="00580185">
            <w:pPr>
              <w:cnfStyle w:val="100000000000" w:firstRow="1" w:lastRow="0" w:firstColumn="0" w:lastColumn="0" w:oddVBand="0" w:evenVBand="0" w:oddHBand="0" w:evenHBand="0" w:firstRowFirstColumn="0" w:firstRowLastColumn="0" w:lastRowFirstColumn="0" w:lastRowLastColumn="0"/>
            </w:pPr>
            <w:r w:rsidRPr="00AF188E">
              <w:rPr>
                <w:sz w:val="20"/>
              </w:rPr>
              <w:t>Investment</w:t>
            </w:r>
          </w:p>
        </w:tc>
      </w:tr>
      <w:tr w:rsidR="00AF188E" w14:paraId="759D7F9B" w14:textId="77777777" w:rsidTr="00AF18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4B70DB6B" w14:textId="77777777" w:rsidR="00AF188E" w:rsidRDefault="00AF188E" w:rsidP="00580185">
            <w:r>
              <w:t>Gather Documents</w:t>
            </w:r>
          </w:p>
        </w:tc>
        <w:tc>
          <w:tcPr>
            <w:tcW w:w="3357" w:type="dxa"/>
          </w:tcPr>
          <w:p w14:paraId="439E662C" w14:textId="77777777" w:rsidR="00AF188E" w:rsidRDefault="00F34A40" w:rsidP="00580185">
            <w:pPr>
              <w:cnfStyle w:val="000000100000" w:firstRow="0" w:lastRow="0" w:firstColumn="0" w:lastColumn="0" w:oddVBand="0" w:evenVBand="0" w:oddHBand="1" w:evenHBand="0" w:firstRowFirstColumn="0" w:firstRowLastColumn="0" w:lastRowFirstColumn="0" w:lastRowLastColumn="0"/>
            </w:pPr>
            <w:r>
              <w:t>Credit bureau is pulled</w:t>
            </w:r>
          </w:p>
        </w:tc>
        <w:tc>
          <w:tcPr>
            <w:tcW w:w="3357" w:type="dxa"/>
          </w:tcPr>
          <w:p w14:paraId="2EC278B5" w14:textId="77777777" w:rsidR="00AF188E" w:rsidRDefault="00F34A40" w:rsidP="00580185">
            <w:pPr>
              <w:cnfStyle w:val="000000100000" w:firstRow="0" w:lastRow="0" w:firstColumn="0" w:lastColumn="0" w:oddVBand="0" w:evenVBand="0" w:oddHBand="1" w:evenHBand="0" w:firstRowFirstColumn="0" w:firstRowLastColumn="0" w:lastRowFirstColumn="0" w:lastRowLastColumn="0"/>
            </w:pPr>
            <w:r>
              <w:t>Credit bureau is not pulled</w:t>
            </w:r>
          </w:p>
        </w:tc>
      </w:tr>
      <w:tr w:rsidR="00AF188E" w14:paraId="704F3F03" w14:textId="77777777" w:rsidTr="00AF188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363564EE" w14:textId="77777777" w:rsidR="00AF188E" w:rsidRDefault="00F34A40" w:rsidP="00580185">
            <w:r>
              <w:t>Print and Prepare Forms</w:t>
            </w:r>
          </w:p>
        </w:tc>
        <w:tc>
          <w:tcPr>
            <w:tcW w:w="3357" w:type="dxa"/>
          </w:tcPr>
          <w:p w14:paraId="396DCF9C" w14:textId="77777777" w:rsidR="00AF188E" w:rsidRDefault="00F34A40" w:rsidP="00580185">
            <w:pPr>
              <w:cnfStyle w:val="000000010000" w:firstRow="0" w:lastRow="0" w:firstColumn="0" w:lastColumn="0" w:oddVBand="0" w:evenVBand="0" w:oddHBand="0" w:evenHBand="1" w:firstRowFirstColumn="0" w:firstRowLastColumn="0" w:lastRowFirstColumn="0" w:lastRowLastColumn="0"/>
            </w:pPr>
            <w:r>
              <w:t>Most forms are printed off from T24. Some are pre-filled.</w:t>
            </w:r>
          </w:p>
        </w:tc>
        <w:tc>
          <w:tcPr>
            <w:tcW w:w="3357" w:type="dxa"/>
          </w:tcPr>
          <w:p w14:paraId="44C262A5" w14:textId="77777777" w:rsidR="00AF188E" w:rsidRDefault="00F34A40" w:rsidP="00580185">
            <w:pPr>
              <w:cnfStyle w:val="000000010000" w:firstRow="0" w:lastRow="0" w:firstColumn="0" w:lastColumn="0" w:oddVBand="0" w:evenVBand="0" w:oddHBand="0" w:evenHBand="1" w:firstRowFirstColumn="0" w:firstRowLastColumn="0" w:lastRowFirstColumn="0" w:lastRowLastColumn="0"/>
            </w:pPr>
            <w:r>
              <w:t>Forms are standalone from InfoServer. All require manual completion.</w:t>
            </w:r>
          </w:p>
        </w:tc>
      </w:tr>
    </w:tbl>
    <w:p w14:paraId="2B314596" w14:textId="77777777" w:rsidR="00AF188E" w:rsidRDefault="00AF188E" w:rsidP="00580185"/>
    <w:p w14:paraId="1C4749C3" w14:textId="77C98881" w:rsidR="00E91732" w:rsidRDefault="00FD5E92" w:rsidP="00580185">
      <w:r>
        <w:t xml:space="preserve">While the process is depicted as linear, there were some isolated occasions of concurrent processing. Team members were observed </w:t>
      </w:r>
      <w:r w:rsidR="000E6D02">
        <w:t xml:space="preserve">requesting authorization </w:t>
      </w:r>
      <w:r w:rsidR="00AC2E1F">
        <w:t>while</w:t>
      </w:r>
      <w:r w:rsidR="000E6D02">
        <w:t xml:space="preserve"> </w:t>
      </w:r>
      <w:r w:rsidR="00AC2E1F">
        <w:t>commencing</w:t>
      </w:r>
      <w:r w:rsidR="000E6D02">
        <w:t xml:space="preserve"> forms preparation. However, it should be noted </w:t>
      </w:r>
      <w:commentRangeStart w:id="44"/>
      <w:r w:rsidR="000E6D02">
        <w:t xml:space="preserve">that the </w:t>
      </w:r>
      <w:hyperlink r:id="rId26" w:history="1">
        <w:r w:rsidR="000E6D02" w:rsidRPr="000E6D02">
          <w:rPr>
            <w:rStyle w:val="Hyperlink"/>
          </w:rPr>
          <w:t>Operations Manual</w:t>
        </w:r>
      </w:hyperlink>
      <w:r w:rsidR="000E6D02">
        <w:t xml:space="preserve"> requires that all documents be signed prior to requesting authorization, as verification of document completion is part of the authorization </w:t>
      </w:r>
      <w:commentRangeEnd w:id="44"/>
      <w:r w:rsidR="00773B88">
        <w:rPr>
          <w:rStyle w:val="CommentReference"/>
        </w:rPr>
        <w:commentReference w:id="44"/>
      </w:r>
      <w:r w:rsidR="000E6D02">
        <w:t>process as currently prescribed.</w:t>
      </w:r>
    </w:p>
    <w:p w14:paraId="529C1734" w14:textId="718F930A" w:rsidR="00981640" w:rsidRDefault="00981640" w:rsidP="00580185">
      <w:r>
        <w:t xml:space="preserve">The process and timing captured is specific to Edmonton Main and is reflective of their </w:t>
      </w:r>
      <w:r w:rsidR="00AC2E1F">
        <w:t xml:space="preserve">structure, </w:t>
      </w:r>
      <w:r>
        <w:t>challenges and advantages. For example, while authorizations are found to be ineffective (see below for details</w:t>
      </w:r>
      <w:r w:rsidR="007E3E35">
        <w:t>), they represent only 4% of the lead time of an account opening for a new client at two minutes. In branches with fewer employees with authorization capabilities the time spent seeking and completing an authorization may be higher.</w:t>
      </w:r>
    </w:p>
    <w:p w14:paraId="75E56F24" w14:textId="77777777" w:rsidR="00F34A40" w:rsidRDefault="00FD5E92" w:rsidP="00FD5E92">
      <w:pPr>
        <w:pStyle w:val="Heading3"/>
      </w:pPr>
      <w:bookmarkStart w:id="45" w:name="_Toc17456967"/>
      <w:bookmarkStart w:id="46" w:name="_Toc17897853"/>
      <w:bookmarkStart w:id="47" w:name="_Toc19697939"/>
      <w:bookmarkStart w:id="48" w:name="_Toc19698147"/>
      <w:r>
        <w:t xml:space="preserve">Observations and </w:t>
      </w:r>
      <w:r w:rsidR="00F34A40">
        <w:t>Pain Points</w:t>
      </w:r>
      <w:bookmarkEnd w:id="45"/>
      <w:bookmarkEnd w:id="46"/>
      <w:bookmarkEnd w:id="47"/>
      <w:bookmarkEnd w:id="48"/>
    </w:p>
    <w:p w14:paraId="7DE5A5D8" w14:textId="7362D55F" w:rsidR="00FD5E92" w:rsidRPr="00FD5E92" w:rsidRDefault="000E6D02" w:rsidP="00FD5E92">
      <w:r>
        <w:t xml:space="preserve">Through the timing data collection, a number of process issues were observed </w:t>
      </w:r>
      <w:r w:rsidR="00E91732">
        <w:t xml:space="preserve">or referenced by the branch team </w:t>
      </w:r>
      <w:r>
        <w:t xml:space="preserve">and are noted below. </w:t>
      </w:r>
      <w:r w:rsidR="00E91732">
        <w:t xml:space="preserve">These observations reflect differences between the process as executed and as documented, or deviations from process best practices. Those raised by the branch are noted as Pain Points. It is important to note that pain points are based on the perception of the respondent. While this is an excellent indicator of the mindset of those performing the process, they reflect a set of feelings and viewpoints and not facts. As such, certain limitations should be understood when reviewing them: </w:t>
      </w:r>
    </w:p>
    <w:p w14:paraId="6E1853B7" w14:textId="77777777" w:rsidR="00F34A40" w:rsidRDefault="00E91732" w:rsidP="00E91732">
      <w:pPr>
        <w:pStyle w:val="ListParagraph"/>
        <w:numPr>
          <w:ilvl w:val="0"/>
          <w:numId w:val="26"/>
        </w:numPr>
      </w:pPr>
      <w:r>
        <w:lastRenderedPageBreak/>
        <w:t>Pain points expressed may be based on a recent or particularly painful experience rather than the common experience</w:t>
      </w:r>
    </w:p>
    <w:p w14:paraId="36508440" w14:textId="77777777" w:rsidR="00E91732" w:rsidRDefault="00E91732" w:rsidP="00E91732">
      <w:pPr>
        <w:pStyle w:val="ListParagraph"/>
        <w:numPr>
          <w:ilvl w:val="0"/>
          <w:numId w:val="26"/>
        </w:numPr>
      </w:pPr>
      <w:r>
        <w:t>Pain points may reflect a misunderstanding of policy, documented procedure, or system function. They may be factually incorrect or based on the wrong premise.</w:t>
      </w:r>
    </w:p>
    <w:p w14:paraId="49EE4CF6" w14:textId="77777777" w:rsidR="00E91732" w:rsidRDefault="00E91732" w:rsidP="00E91732">
      <w:pPr>
        <w:pStyle w:val="ListParagraph"/>
        <w:numPr>
          <w:ilvl w:val="0"/>
          <w:numId w:val="26"/>
        </w:numPr>
      </w:pPr>
      <w:r>
        <w:t>Pain points often reflect the symptom, not the cause. Those expressing pain points are articulating the impact.</w:t>
      </w:r>
    </w:p>
    <w:p w14:paraId="560B5EAB" w14:textId="6426224F" w:rsidR="00E91732" w:rsidRDefault="00E91732" w:rsidP="00E91732">
      <w:pPr>
        <w:pStyle w:val="Heading4"/>
      </w:pPr>
      <w:bookmarkStart w:id="49" w:name="_Toc12299122"/>
      <w:bookmarkStart w:id="50" w:name="_Toc12475581"/>
      <w:bookmarkStart w:id="51" w:name="_Toc17456968"/>
      <w:bookmarkStart w:id="52" w:name="_Toc17897854"/>
      <w:bookmarkStart w:id="53" w:name="_Toc19697940"/>
      <w:bookmarkStart w:id="54" w:name="_Toc19698148"/>
      <w:r>
        <w:t>Observation 1: Authorizations are</w:t>
      </w:r>
      <w:ins w:id="55" w:author="Sarah Barbour" w:date="2019-10-15T17:41:00Z">
        <w:r w:rsidR="00547CC9">
          <w:t xml:space="preserve"> applied</w:t>
        </w:r>
      </w:ins>
      <w:r>
        <w:t xml:space="preserve"> ineffective</w:t>
      </w:r>
      <w:bookmarkEnd w:id="49"/>
      <w:bookmarkEnd w:id="50"/>
      <w:bookmarkEnd w:id="51"/>
      <w:bookmarkEnd w:id="52"/>
      <w:bookmarkEnd w:id="53"/>
      <w:bookmarkEnd w:id="54"/>
      <w:ins w:id="56" w:author="Sarah Barbour" w:date="2019-10-15T17:41:00Z">
        <w:r w:rsidR="00547CC9">
          <w:t>ly</w:t>
        </w:r>
      </w:ins>
    </w:p>
    <w:p w14:paraId="0D3BB624" w14:textId="42A5A7EA" w:rsidR="00E91732" w:rsidRDefault="00E91732" w:rsidP="00E91732">
      <w:r>
        <w:t>Details: The retail team uses a team chat to request someone from the team to authorize. The authorization provided is blind; no documentation is in front of the authorizer to verify. In addition, someone must complete an end-of-day check to ensure no authorizations are still waiting and action as necessary.</w:t>
      </w:r>
      <w:r w:rsidR="00981640">
        <w:t xml:space="preserve"> </w:t>
      </w:r>
    </w:p>
    <w:p w14:paraId="46C74BC2" w14:textId="2285AEE5" w:rsidR="00E91732" w:rsidRDefault="00E91732" w:rsidP="00E91732">
      <w:r>
        <w:t>Impact: The authorization request could be missed on the chat</w:t>
      </w:r>
      <w:r w:rsidR="00AC2E1F">
        <w:t>, increasing the queue time</w:t>
      </w:r>
      <w:r>
        <w:t>.</w:t>
      </w:r>
      <w:r w:rsidR="007F60C5">
        <w:t xml:space="preserve"> The interruption that it causes the authorizer may also have a downstream impact on the work they are engaged in at that time.</w:t>
      </w:r>
      <w:r>
        <w:t xml:space="preserve"> Any errors that might be caught are deferred to the Master Review which takes place the following day, </w:t>
      </w:r>
      <w:ins w:id="57" w:author="Sarah Barbour" w:date="2019-10-15T17:51:00Z">
        <w:r w:rsidR="00E87F71">
          <w:t xml:space="preserve">, although a prevailing interpretation of the </w:t>
        </w:r>
      </w:ins>
      <w:commentRangeStart w:id="58"/>
      <w:ins w:id="59" w:author="Sarah Barbour" w:date="2019-10-16T14:06:00Z">
        <w:r w:rsidR="003341D6">
          <w:fldChar w:fldCharType="begin"/>
        </w:r>
        <w:r w:rsidR="003341D6">
          <w:instrText xml:space="preserve"> HYPERLINK "http://infoserver.cwb.local/Default.aspx?cid=35312&amp;lang=1&amp;q=master+review" </w:instrText>
        </w:r>
        <w:r w:rsidR="003341D6">
          <w:fldChar w:fldCharType="separate"/>
        </w:r>
        <w:r w:rsidR="00E87F71" w:rsidRPr="003341D6">
          <w:rPr>
            <w:rStyle w:val="Hyperlink"/>
          </w:rPr>
          <w:t>Operations Manual</w:t>
        </w:r>
        <w:r w:rsidR="003341D6">
          <w:fldChar w:fldCharType="end"/>
        </w:r>
        <w:commentRangeEnd w:id="58"/>
        <w:r w:rsidR="003341D6">
          <w:rPr>
            <w:rStyle w:val="CommentReference"/>
          </w:rPr>
          <w:commentReference w:id="58"/>
        </w:r>
      </w:ins>
      <w:ins w:id="60" w:author="Sarah Barbour" w:date="2019-10-15T17:51:00Z">
        <w:r w:rsidR="00E87F71">
          <w:t xml:space="preserve"> states that inputs requiring authorization should not be checked as part of the Master Review.</w:t>
        </w:r>
      </w:ins>
      <w:del w:id="61" w:author="Sarah Barbour" w:date="2019-10-15T17:51:00Z">
        <w:r w:rsidDel="00E87F71">
          <w:delText>yet the system step still requires completion.</w:delText>
        </w:r>
      </w:del>
      <w:r>
        <w:t xml:space="preserve"> The end of day check is to ensure no system issues arise as a result of incomplete authorizations, and if one is missed, a Helpdesk ticket is required to remediate.</w:t>
      </w:r>
    </w:p>
    <w:p w14:paraId="66B232A8" w14:textId="5F8B70BF" w:rsidR="00E91732" w:rsidRDefault="00E91732" w:rsidP="00E91732">
      <w:r>
        <w:t xml:space="preserve">*Edmonton Main was not observed putting </w:t>
      </w:r>
      <w:r w:rsidR="001E3E1C">
        <w:t>a hold on a personal</w:t>
      </w:r>
      <w:r>
        <w:t xml:space="preserve"> account</w:t>
      </w:r>
      <w:r w:rsidR="001E3E1C">
        <w:t xml:space="preserve"> at time of opening</w:t>
      </w:r>
      <w:r>
        <w:t xml:space="preserve">, which is a known and </w:t>
      </w:r>
      <w:ins w:id="62" w:author="Sarah Barbour" w:date="2019-10-15T17:56:00Z">
        <w:r w:rsidR="001F09F2">
          <w:t xml:space="preserve">reportedly </w:t>
        </w:r>
      </w:ins>
      <w:del w:id="63" w:author="Sarah Barbour" w:date="2019-10-15T17:56:00Z">
        <w:r w:rsidDel="001F09F2">
          <w:delText xml:space="preserve">widely </w:delText>
        </w:r>
      </w:del>
      <w:r>
        <w:t>used workaround to ensure that the account opening documents retain the assigned account number over month end, and requir</w:t>
      </w:r>
      <w:r w:rsidR="001E3E1C">
        <w:t>es tw</w:t>
      </w:r>
      <w:r w:rsidR="00A630E7">
        <w:t>o additional authorizations. The transaction was completed</w:t>
      </w:r>
      <w:r w:rsidR="001E3E1C">
        <w:t xml:space="preserve"> real-time and in person, making the step irrelevant.</w:t>
      </w:r>
    </w:p>
    <w:p w14:paraId="5D4E476C" w14:textId="1F6A6D70" w:rsidR="001B6102" w:rsidRDefault="001B6102" w:rsidP="001B6102">
      <w:pPr>
        <w:pStyle w:val="Heading4"/>
      </w:pPr>
      <w:bookmarkStart w:id="64" w:name="_Toc12299123"/>
      <w:bookmarkStart w:id="65" w:name="_Toc12475582"/>
      <w:bookmarkStart w:id="66" w:name="_Toc17456969"/>
      <w:bookmarkStart w:id="67" w:name="_Toc17897855"/>
      <w:bookmarkStart w:id="68" w:name="_Toc19697941"/>
      <w:bookmarkStart w:id="69" w:name="_Toc19698149"/>
      <w:r>
        <w:t xml:space="preserve">Observation 2: Forms </w:t>
      </w:r>
      <w:r w:rsidR="00B35BA6">
        <w:t>are numerous and difficult to identify and generate</w:t>
      </w:r>
      <w:bookmarkEnd w:id="64"/>
      <w:bookmarkEnd w:id="65"/>
      <w:bookmarkEnd w:id="66"/>
      <w:bookmarkEnd w:id="67"/>
      <w:bookmarkEnd w:id="68"/>
      <w:bookmarkEnd w:id="69"/>
    </w:p>
    <w:p w14:paraId="3B3F9ABF" w14:textId="3058AECC" w:rsidR="00B35BA6" w:rsidRDefault="00240822" w:rsidP="001B6102">
      <w:r>
        <w:t>Details: The number of forms that are produced t</w:t>
      </w:r>
      <w:r w:rsidR="00D678D0">
        <w:t>o complete a demand</w:t>
      </w:r>
      <w:r>
        <w:t xml:space="preserve"> account opening transaction are significant</w:t>
      </w:r>
      <w:r w:rsidR="00D678D0">
        <w:t xml:space="preserve"> at six</w:t>
      </w:r>
      <w:r w:rsidR="000C1255">
        <w:t xml:space="preserve"> (four of which require populating)</w:t>
      </w:r>
      <w:r>
        <w:t>, and may represent overproduction of required information</w:t>
      </w:r>
      <w:r w:rsidR="000302C9">
        <w:t xml:space="preserve"> if the same data is entered multiple times</w:t>
      </w:r>
      <w:r>
        <w:t>. Forms must be manually selected based on the transaction and are located in multiple places, including T24</w:t>
      </w:r>
      <w:r w:rsidR="00D678D0">
        <w:t>, CRA website</w:t>
      </w:r>
      <w:r>
        <w:t xml:space="preserve"> and InfoServer. </w:t>
      </w:r>
      <w:r w:rsidR="00B35BA6">
        <w:t>Many forms must be printed for signature and/or</w:t>
      </w:r>
      <w:r w:rsidR="00A630E7">
        <w:t xml:space="preserve"> to provide</w:t>
      </w:r>
      <w:r w:rsidR="00B35BA6">
        <w:t xml:space="preserve"> to the client – the branch employee must</w:t>
      </w:r>
      <w:r w:rsidR="00A630E7">
        <w:t xml:space="preserve"> pause any conversation and</w:t>
      </w:r>
      <w:r w:rsidR="00B35BA6">
        <w:t xml:space="preserve"> leave the client to retrieve them from a community printer.</w:t>
      </w:r>
    </w:p>
    <w:p w14:paraId="1F16E5C2" w14:textId="620ECA7D" w:rsidR="001B6102" w:rsidRPr="001B6102" w:rsidRDefault="00B35BA6" w:rsidP="001B6102">
      <w:r>
        <w:t>Impact: Each form requires time and effort to complete. Any non value added or repetitive information (or form) adds cycle time and introduces opportunity for error. It also may not reflect</w:t>
      </w:r>
      <w:r w:rsidR="00A630E7">
        <w:t xml:space="preserve"> the desired client experience. The interruption to retrieve</w:t>
      </w:r>
      <w:r>
        <w:t xml:space="preserve"> forms from a community printer may</w:t>
      </w:r>
      <w:r w:rsidR="00A630E7">
        <w:t xml:space="preserve"> also impact</w:t>
      </w:r>
      <w:r>
        <w:t xml:space="preserve"> the client experience as well, in addition to introducing the potential for documents to get mixed up (this is more relevant in a large and busy branch such as Edmonton Main). If there is an error in a form, including </w:t>
      </w:r>
      <w:r w:rsidR="00537227">
        <w:t xml:space="preserve">populating </w:t>
      </w:r>
      <w:r>
        <w:t>the incorrect form, the branch employee will not know until they retrieve and review the forms</w:t>
      </w:r>
      <w:r w:rsidR="00537227">
        <w:t xml:space="preserve"> with the client</w:t>
      </w:r>
      <w:r>
        <w:t>, and must go through the production and printing process again.</w:t>
      </w:r>
    </w:p>
    <w:p w14:paraId="4C79100E" w14:textId="77777777" w:rsidR="001B6102" w:rsidRDefault="001B6102" w:rsidP="001B6102">
      <w:pPr>
        <w:pStyle w:val="Heading4"/>
      </w:pPr>
      <w:bookmarkStart w:id="70" w:name="_Toc12299124"/>
      <w:bookmarkStart w:id="71" w:name="_Toc12475583"/>
      <w:bookmarkStart w:id="72" w:name="_Toc17456970"/>
      <w:bookmarkStart w:id="73" w:name="_Toc17897856"/>
      <w:bookmarkStart w:id="74" w:name="_Toc19697942"/>
      <w:bookmarkStart w:id="75" w:name="_Toc19698150"/>
      <w:commentRangeStart w:id="76"/>
      <w:r>
        <w:lastRenderedPageBreak/>
        <w:t>Observation 3: T24 has not been error-proofed for data entry or optimized for workflow</w:t>
      </w:r>
      <w:bookmarkEnd w:id="70"/>
      <w:bookmarkEnd w:id="71"/>
      <w:bookmarkEnd w:id="72"/>
      <w:bookmarkEnd w:id="73"/>
      <w:bookmarkEnd w:id="74"/>
      <w:bookmarkEnd w:id="75"/>
      <w:commentRangeEnd w:id="76"/>
      <w:r w:rsidR="00840D40">
        <w:rPr>
          <w:rStyle w:val="CommentReference"/>
          <w:rFonts w:asciiTheme="minorHAnsi" w:eastAsiaTheme="minorEastAsia" w:hAnsiTheme="minorHAnsi" w:cstheme="minorBidi"/>
          <w:b w:val="0"/>
          <w:bCs w:val="0"/>
          <w:iCs w:val="0"/>
          <w:color w:val="auto"/>
        </w:rPr>
        <w:commentReference w:id="76"/>
      </w:r>
    </w:p>
    <w:p w14:paraId="5B69B4FD" w14:textId="48873456" w:rsidR="001B6102" w:rsidRDefault="001B6102" w:rsidP="001B6102">
      <w:r>
        <w:t>Details: T24 does contain hard stops, but the reason for the hard stop is not</w:t>
      </w:r>
      <w:ins w:id="77" w:author="Sarah Barbour" w:date="2019-10-16T14:02:00Z">
        <w:r w:rsidR="00840D40">
          <w:t xml:space="preserve"> always</w:t>
        </w:r>
      </w:ins>
      <w:r>
        <w:t xml:space="preserve"> </w:t>
      </w:r>
      <w:r w:rsidR="00CF7EDA">
        <w:t>provided and may be difficult to identify</w:t>
      </w:r>
      <w:ins w:id="78" w:author="Sarah Barbour" w:date="2019-10-16T14:02:00Z">
        <w:r w:rsidR="00840D40">
          <w:t xml:space="preserve"> without consulting resource materials</w:t>
        </w:r>
      </w:ins>
      <w:r>
        <w:t>.</w:t>
      </w:r>
      <w:ins w:id="79" w:author="Sarah Barbour" w:date="2019-10-16T14:02:00Z">
        <w:r w:rsidR="00840D40">
          <w:t xml:space="preserve"> Many</w:t>
        </w:r>
      </w:ins>
      <w:r>
        <w:t xml:space="preserve"> </w:t>
      </w:r>
      <w:ins w:id="80" w:author="Sarah Barbour" w:date="2019-10-16T14:02:00Z">
        <w:r w:rsidR="00840D40">
          <w:t>f</w:t>
        </w:r>
      </w:ins>
      <w:del w:id="81" w:author="Sarah Barbour" w:date="2019-10-16T14:02:00Z">
        <w:r w:rsidR="00CF7EDA" w:rsidDel="00840D40">
          <w:delText>F</w:delText>
        </w:r>
      </w:del>
      <w:r w:rsidR="00CF7EDA">
        <w:t>ields are not dynamic based on selections in other fields, or</w:t>
      </w:r>
      <w:ins w:id="82" w:author="Sarah Barbour" w:date="2019-10-16T14:02:00Z">
        <w:r w:rsidR="00840D40">
          <w:t xml:space="preserve"> were never defined as</w:t>
        </w:r>
      </w:ins>
      <w:r w:rsidR="00CF7EDA">
        <w:t xml:space="preserve"> mandatory based on the use case. </w:t>
      </w:r>
      <w:r>
        <w:t xml:space="preserve">The screens requiring input and review are </w:t>
      </w:r>
      <w:r w:rsidR="00537227">
        <w:t>separated</w:t>
      </w:r>
      <w:r>
        <w:t xml:space="preserve"> and must be accessed individually. There are parts of the process, such as GIC creation, that require a manual copy/paste of data from other areas of T24.</w:t>
      </w:r>
    </w:p>
    <w:p w14:paraId="509D39C2" w14:textId="6E9A567A" w:rsidR="00BF6E14" w:rsidRDefault="00240822" w:rsidP="001B6102">
      <w:r>
        <w:t xml:space="preserve">Impact: The existence of multiple points of failure in the form of transposing/copying data, troubleshooting issues where a hard stop exists in order to continue on with the process with little </w:t>
      </w:r>
      <w:ins w:id="83" w:author="Sarah Barbour" w:date="2019-10-16T14:03:00Z">
        <w:r w:rsidR="00840D40">
          <w:t xml:space="preserve">on-screen </w:t>
        </w:r>
      </w:ins>
      <w:r>
        <w:t xml:space="preserve">guidance, and navigating to multiple screens to access </w:t>
      </w:r>
      <w:ins w:id="84" w:author="Sarah Barbour" w:date="2019-10-16T14:03:00Z">
        <w:r w:rsidR="00840D40">
          <w:t xml:space="preserve">or input </w:t>
        </w:r>
      </w:ins>
      <w:r>
        <w:t>required information are contributing to the AML failure rate</w:t>
      </w:r>
      <w:ins w:id="85" w:author="Sarah Barbour" w:date="2019-10-15T17:54:00Z">
        <w:r w:rsidR="00585771">
          <w:t>, according to an ongoing Lean 6Sigma project.  However, it should be noted that remediating this within T24 is not recommended due to the prohibitive cost and incremental return. The preferred approach is to leverage a simplified digital front end tool that pushes the required information directly into T24.</w:t>
        </w:r>
      </w:ins>
      <w:del w:id="86" w:author="Sarah Barbour" w:date="2019-10-15T17:54:00Z">
        <w:r w:rsidDel="00585771">
          <w:delText>.</w:delText>
        </w:r>
      </w:del>
      <w:r>
        <w:t xml:space="preserve"> </w:t>
      </w:r>
      <w:r w:rsidR="00CF7EDA">
        <w:t xml:space="preserve"> </w:t>
      </w:r>
      <w:del w:id="87" w:author="Sarah Barbour" w:date="2019-10-15T17:54:00Z">
        <w:r w:rsidR="00CF7EDA" w:rsidDel="00585771">
          <w:delText>An ongoing Lean 6Sigma project has identified the impact of these points of failure as nearly 50% of all AML defects.</w:delText>
        </w:r>
        <w:r w:rsidR="00BF6E14" w:rsidDel="00585771">
          <w:delText xml:space="preserve"> </w:delText>
        </w:r>
      </w:del>
    </w:p>
    <w:p w14:paraId="467DF6C5" w14:textId="5C69310A" w:rsidR="00BF6E14" w:rsidRPr="001B6102" w:rsidDel="00840D40" w:rsidRDefault="00BF6E14" w:rsidP="001B6102">
      <w:pPr>
        <w:rPr>
          <w:del w:id="88" w:author="Sarah Barbour" w:date="2019-10-16T14:03:00Z"/>
        </w:rPr>
      </w:pPr>
      <w:commentRangeStart w:id="89"/>
      <w:del w:id="90" w:author="Sarah Barbour" w:date="2019-10-16T14:03:00Z">
        <w:r w:rsidDel="00840D40">
          <w:delText>*This observation should be discussed with Operations to ensure the optimal process flow is followed.</w:delText>
        </w:r>
        <w:commentRangeEnd w:id="89"/>
        <w:r w:rsidR="00585771" w:rsidDel="00840D40">
          <w:rPr>
            <w:rStyle w:val="CommentReference"/>
          </w:rPr>
          <w:commentReference w:id="89"/>
        </w:r>
      </w:del>
    </w:p>
    <w:p w14:paraId="2171A24B" w14:textId="4A8B3BD3" w:rsidR="006E5832" w:rsidRDefault="001B6102" w:rsidP="001B6102">
      <w:pPr>
        <w:pStyle w:val="Heading4"/>
      </w:pPr>
      <w:del w:id="91" w:author="Sarah Barbour" w:date="2019-10-16T14:03:00Z">
        <w:r w:rsidDel="00840D40">
          <w:delText xml:space="preserve"> </w:delText>
        </w:r>
      </w:del>
      <w:bookmarkStart w:id="92" w:name="_Toc12299125"/>
      <w:bookmarkStart w:id="93" w:name="_Toc12475584"/>
      <w:bookmarkStart w:id="94" w:name="_Toc17456971"/>
      <w:bookmarkStart w:id="95" w:name="_Toc17897857"/>
      <w:bookmarkStart w:id="96" w:name="_Toc19697943"/>
      <w:bookmarkStart w:id="97" w:name="_Toc19698151"/>
      <w:r>
        <w:t>Observation 4</w:t>
      </w:r>
      <w:r w:rsidR="006E5832">
        <w:t>:</w:t>
      </w:r>
      <w:r>
        <w:t xml:space="preserve"> Master Review Report is not optimized to reflect audit requirements</w:t>
      </w:r>
      <w:bookmarkEnd w:id="92"/>
      <w:bookmarkEnd w:id="93"/>
      <w:bookmarkEnd w:id="94"/>
      <w:bookmarkEnd w:id="95"/>
      <w:bookmarkEnd w:id="96"/>
      <w:bookmarkEnd w:id="97"/>
    </w:p>
    <w:p w14:paraId="4AA32FFE" w14:textId="0E443100" w:rsidR="00C54F10" w:rsidRDefault="00D669F0" w:rsidP="00B35BA6">
      <w:pPr>
        <w:rPr>
          <w:ins w:id="98" w:author="Sarah Barbour" w:date="2019-10-16T14:18:00Z"/>
        </w:rPr>
      </w:pPr>
      <w:r>
        <w:t xml:space="preserve">Details: The report contains duplicate counts that do not require review, </w:t>
      </w:r>
      <w:r w:rsidR="00BE3268">
        <w:t xml:space="preserve">and legacy data issues from BFE to T24 conversion, </w:t>
      </w:r>
      <w:r>
        <w:t>which causes the report to be quite large and requires the user to filter through the records to find those requiring action.</w:t>
      </w:r>
      <w:ins w:id="99" w:author="Sarah Barbour" w:date="2019-10-16T14:16:00Z">
        <w:r w:rsidR="00C54F10">
          <w:t xml:space="preserve"> In addition, despite the </w:t>
        </w:r>
      </w:ins>
      <w:ins w:id="100" w:author="Sarah Barbour" w:date="2019-10-16T14:22:00Z">
        <w:r w:rsidR="00C54F10">
          <w:fldChar w:fldCharType="begin"/>
        </w:r>
        <w:r w:rsidR="00C54F10">
          <w:instrText xml:space="preserve"> HYPERLINK "http://infoserver.cwb.local/Default.aspx?cid=35312&amp;lang=1&amp;q=master+review" </w:instrText>
        </w:r>
        <w:r w:rsidR="00C54F10">
          <w:fldChar w:fldCharType="separate"/>
        </w:r>
        <w:r w:rsidR="00C54F10" w:rsidRPr="00C54F10">
          <w:rPr>
            <w:rStyle w:val="Hyperlink"/>
          </w:rPr>
          <w:t>Operations Manual</w:t>
        </w:r>
        <w:commentRangeStart w:id="101"/>
        <w:r w:rsidR="00C54F10" w:rsidRPr="00C54F10">
          <w:rPr>
            <w:rStyle w:val="Hyperlink"/>
          </w:rPr>
          <w:t xml:space="preserve"> statement</w:t>
        </w:r>
        <w:r w:rsidR="00C54F10">
          <w:fldChar w:fldCharType="end"/>
        </w:r>
      </w:ins>
      <w:ins w:id="102" w:author="Sarah Barbour" w:date="2019-10-16T14:17:00Z">
        <w:r w:rsidR="00C54F10">
          <w:t xml:space="preserve"> </w:t>
        </w:r>
      </w:ins>
      <w:commentRangeEnd w:id="101"/>
      <w:ins w:id="103" w:author="Sarah Barbour" w:date="2019-10-16T14:21:00Z">
        <w:r w:rsidR="00C54F10">
          <w:fldChar w:fldCharType="begin"/>
        </w:r>
        <w:r w:rsidR="00C54F10">
          <w:instrText xml:space="preserve"> HYPERLINK "http://infoserver.cwb.local/Default.aspx?cid=35312&amp;lang=1&amp;q=master+review" </w:instrText>
        </w:r>
        <w:r w:rsidR="00C54F10">
          <w:fldChar w:fldCharType="separate"/>
        </w:r>
        <w:r w:rsidR="00C54F10" w:rsidRPr="00C54F10">
          <w:rPr>
            <w:rStyle w:val="Hyperlink"/>
            <w:sz w:val="16"/>
            <w:szCs w:val="16"/>
          </w:rPr>
          <w:commentReference w:id="101"/>
        </w:r>
        <w:r w:rsidR="00C54F10" w:rsidRPr="00C54F10">
          <w:rPr>
            <w:rStyle w:val="Hyperlink"/>
          </w:rPr>
          <w:t>that</w:t>
        </w:r>
        <w:r w:rsidR="00C54F10">
          <w:fldChar w:fldCharType="end"/>
        </w:r>
      </w:ins>
      <w:ins w:id="104" w:author="Sarah Barbour" w:date="2019-10-16T14:17:00Z">
        <w:r w:rsidR="00C54F10">
          <w:t xml:space="preserve"> is generally interepreted as excluding items requiring authorization from the scope of Master Revew, all line items on the report are checked.</w:t>
        </w:r>
      </w:ins>
      <w:ins w:id="105" w:author="Sarah Barbour" w:date="2019-10-16T14:16:00Z">
        <w:r w:rsidR="00C54F10">
          <w:t xml:space="preserve"> </w:t>
        </w:r>
      </w:ins>
    </w:p>
    <w:p w14:paraId="028F9303" w14:textId="53B10F42" w:rsidR="00B35BA6" w:rsidRPr="00B35BA6" w:rsidRDefault="00D669F0" w:rsidP="00B35BA6">
      <w:r>
        <w:t xml:space="preserve"> </w:t>
      </w:r>
      <w:commentRangeStart w:id="106"/>
      <w:r>
        <w:t>When reviewing records pertaining to CIF changes,</w:t>
      </w:r>
      <w:r w:rsidR="00253115">
        <w:t xml:space="preserve"> the full scope</w:t>
      </w:r>
      <w:ins w:id="107" w:author="Sarah Barbour" w:date="2019-10-16T14:15:00Z">
        <w:r w:rsidR="003341D6">
          <w:t xml:space="preserve"> and detail</w:t>
        </w:r>
      </w:ins>
      <w:r w:rsidR="00253115">
        <w:t xml:space="preserve"> of changes are not listed on the report. </w:t>
      </w:r>
      <w:commentRangeEnd w:id="106"/>
      <w:r w:rsidR="00585771">
        <w:rPr>
          <w:rStyle w:val="CommentReference"/>
        </w:rPr>
        <w:commentReference w:id="106"/>
      </w:r>
      <w:r w:rsidR="00253115">
        <w:t>The user must go into the CIF and drill down to find each change</w:t>
      </w:r>
      <w:r w:rsidR="003E5487">
        <w:t>. This requires the user to find the change, then exit the CIF and start again.</w:t>
      </w:r>
    </w:p>
    <w:p w14:paraId="18CF2019" w14:textId="42C72768" w:rsidR="00C54F10" w:rsidRDefault="00D669F0" w:rsidP="00E91732">
      <w:r>
        <w:t>Impact: The audit completed using the Master Review report may be ineffective</w:t>
      </w:r>
      <w:r w:rsidR="003E5487">
        <w:t xml:space="preserve"> despite the time spent completing the review</w:t>
      </w:r>
      <w:r>
        <w:t xml:space="preserve">. This is supported by the AML </w:t>
      </w:r>
      <w:r w:rsidR="00304072">
        <w:t>deficiency</w:t>
      </w:r>
      <w:r>
        <w:t xml:space="preserve"> rate of </w:t>
      </w:r>
      <w:r w:rsidR="00304072">
        <w:t>6.27</w:t>
      </w:r>
      <w:r>
        <w:t>%</w:t>
      </w:r>
      <w:r w:rsidR="00304072">
        <w:t xml:space="preserve"> post-branch audit.</w:t>
      </w:r>
      <w:ins w:id="108" w:author="Sarah Barbour" w:date="2019-10-16T14:22:00Z">
        <w:r w:rsidR="00C54F10">
          <w:t xml:space="preserve"> In addition, time is being spent reviewing items that </w:t>
        </w:r>
      </w:ins>
      <w:ins w:id="109" w:author="Sarah Barbour" w:date="2019-10-16T14:23:00Z">
        <w:r w:rsidR="00C54F10">
          <w:t>should not require it had authorizations been executed according to procedures.</w:t>
        </w:r>
      </w:ins>
    </w:p>
    <w:p w14:paraId="0AA485EB" w14:textId="3E8F3CF2" w:rsidR="000C2F8D" w:rsidRDefault="000C2F8D" w:rsidP="00E91732">
      <w:r>
        <w:t xml:space="preserve">*This observation should be discussed with Operations </w:t>
      </w:r>
      <w:ins w:id="110" w:author="Sarah Barbour" w:date="2019-10-16T14:20:00Z">
        <w:r w:rsidR="00C54F10">
          <w:t xml:space="preserve">and compared to policies and procedures </w:t>
        </w:r>
      </w:ins>
      <w:r>
        <w:t>to identify potential alternatives or best practices for managing the report.</w:t>
      </w:r>
    </w:p>
    <w:p w14:paraId="3D9ACAE6" w14:textId="38E7E894" w:rsidR="008653F2" w:rsidRDefault="008653F2" w:rsidP="008653F2">
      <w:pPr>
        <w:pStyle w:val="Heading4"/>
      </w:pPr>
      <w:bookmarkStart w:id="111" w:name="_Toc12475585"/>
      <w:bookmarkStart w:id="112" w:name="_Toc17456972"/>
      <w:bookmarkStart w:id="113" w:name="_Toc17897858"/>
      <w:bookmarkStart w:id="114" w:name="_Toc19697944"/>
      <w:bookmarkStart w:id="115" w:name="_Toc19698152"/>
      <w:r>
        <w:t>Observation 5: GIC renewal process is not properly followed</w:t>
      </w:r>
      <w:bookmarkEnd w:id="111"/>
      <w:bookmarkEnd w:id="112"/>
      <w:bookmarkEnd w:id="113"/>
      <w:bookmarkEnd w:id="114"/>
      <w:bookmarkEnd w:id="115"/>
    </w:p>
    <w:p w14:paraId="7758E68F" w14:textId="49DDEA42" w:rsidR="008653F2" w:rsidRDefault="008653F2" w:rsidP="00E91732">
      <w:r>
        <w:t xml:space="preserve">Details: Renewal forms are prepared and printed but are not required for any audit or downstream process. Where a wholesale GIC is set up as an auto-renew, the default </w:t>
      </w:r>
      <w:r w:rsidR="00537227">
        <w:t xml:space="preserve">interest </w:t>
      </w:r>
      <w:r>
        <w:t>rate is set at 0.05%</w:t>
      </w:r>
      <w:r w:rsidR="00CB6242">
        <w:t>. There is a report generated</w:t>
      </w:r>
      <w:r>
        <w:t xml:space="preserve"> to trigger the Account Manager to manually calculate the rate prior</w:t>
      </w:r>
      <w:r w:rsidR="00CB6242">
        <w:t xml:space="preserve"> to renewal, but as this process is not followed the GIC is</w:t>
      </w:r>
      <w:r w:rsidR="00537227">
        <w:t xml:space="preserve"> often</w:t>
      </w:r>
      <w:r w:rsidR="00CB6242">
        <w:t xml:space="preserve"> renewed at the lower rate.</w:t>
      </w:r>
      <w:r w:rsidR="005A6EC9">
        <w:t xml:space="preserve"> It should also be noted tha</w:t>
      </w:r>
      <w:r w:rsidR="00320FF4">
        <w:t>t feedback from other branches indicates</w:t>
      </w:r>
      <w:r w:rsidR="005A6EC9">
        <w:t xml:space="preserve"> that the renewal process is not being followed properly</w:t>
      </w:r>
      <w:r w:rsidR="00320FF4">
        <w:t xml:space="preserve"> in all instances</w:t>
      </w:r>
      <w:r w:rsidR="005A6EC9">
        <w:t>, and a streamlined process is not</w:t>
      </w:r>
      <w:r w:rsidR="00320FF4">
        <w:t xml:space="preserve"> always</w:t>
      </w:r>
      <w:r w:rsidR="005A6EC9">
        <w:t xml:space="preserve"> used where applicable.</w:t>
      </w:r>
    </w:p>
    <w:p w14:paraId="31486F3D" w14:textId="43BF6B95" w:rsidR="00CB6242" w:rsidRDefault="00CB6242" w:rsidP="00E91732">
      <w:r>
        <w:lastRenderedPageBreak/>
        <w:t>Impact: Processing and printing of forms that are not used or required is non-value add. When the renewal is not processed prior to the rollover date and the error is caught, the interest must be back-dated, the proper rate calculated, and the GIC re-issued resul</w:t>
      </w:r>
      <w:r w:rsidR="00537227">
        <w:t>ting in rework. If the client becomes</w:t>
      </w:r>
      <w:r>
        <w:t xml:space="preserve"> aware of the error this can lead to dissatisfaction.</w:t>
      </w:r>
      <w:r w:rsidR="005A6EC9">
        <w:t xml:space="preserve"> Branch employees are applying a longer lead-time process rather than a streamlined one.</w:t>
      </w:r>
    </w:p>
    <w:p w14:paraId="3B631437" w14:textId="779A063B" w:rsidR="00BF6E14" w:rsidRPr="001B6102" w:rsidRDefault="00BF6E14" w:rsidP="00BF6E14">
      <w:r>
        <w:t>*This observation should be discussed with Operations to validate the full scope of the opportunity.</w:t>
      </w:r>
    </w:p>
    <w:p w14:paraId="32ED79D5" w14:textId="354EAC25" w:rsidR="00D669F0" w:rsidRDefault="00D669F0" w:rsidP="00D669F0">
      <w:pPr>
        <w:pStyle w:val="Heading4"/>
      </w:pPr>
      <w:bookmarkStart w:id="116" w:name="_Toc12299126"/>
      <w:bookmarkStart w:id="117" w:name="_Toc12475586"/>
      <w:bookmarkStart w:id="118" w:name="_Toc17456973"/>
      <w:bookmarkStart w:id="119" w:name="_Toc17897859"/>
      <w:bookmarkStart w:id="120" w:name="_Toc19697945"/>
      <w:bookmarkStart w:id="121" w:name="_Toc19698153"/>
      <w:r>
        <w:t>Pain Points</w:t>
      </w:r>
      <w:bookmarkEnd w:id="116"/>
      <w:bookmarkEnd w:id="117"/>
      <w:bookmarkEnd w:id="118"/>
      <w:bookmarkEnd w:id="119"/>
      <w:bookmarkEnd w:id="120"/>
      <w:bookmarkEnd w:id="121"/>
    </w:p>
    <w:p w14:paraId="262EDCF0" w14:textId="4957335E" w:rsidR="00891CBF" w:rsidRPr="00891CBF" w:rsidRDefault="00891CBF" w:rsidP="00891CBF">
      <w:r>
        <w:t>While some of the pain points noted reflect challenges with the process, others display a lack of awareness as to the importance of certain steps. These may be opportunities for additional training in order to ensure a common understanding of the reasons behind, or the criticality of, certain requirements.</w:t>
      </w:r>
    </w:p>
    <w:p w14:paraId="769FBB3A" w14:textId="2B3B9075" w:rsidR="00DB6684" w:rsidRDefault="00DB6684" w:rsidP="00DB6684">
      <w:pPr>
        <w:pStyle w:val="ListParagraph"/>
        <w:numPr>
          <w:ilvl w:val="0"/>
          <w:numId w:val="27"/>
        </w:numPr>
      </w:pPr>
      <w:r w:rsidRPr="00DB6684">
        <w:t>In the case of T24-generated forms, an email is generated with a link to the forms but the user must wait to receive the email to complete the paperwork, although a workaround has been discovered at Edmonton Main which allows users to go directly to the source system. It</w:t>
      </w:r>
      <w:r>
        <w:t xml:space="preserve"> is unknown whether this workaround has been shared broadly.</w:t>
      </w:r>
    </w:p>
    <w:p w14:paraId="2721AC47" w14:textId="2E55B126" w:rsidR="00DB6684" w:rsidRDefault="00DB6684" w:rsidP="00DB6684">
      <w:pPr>
        <w:pStyle w:val="ListParagraph"/>
        <w:numPr>
          <w:ilvl w:val="0"/>
          <w:numId w:val="27"/>
        </w:numPr>
      </w:pPr>
      <w:r>
        <w:t xml:space="preserve">Certificates for Registered GIC, RSP, RIF, and TFSA are printed centrally but their Non-Registered counterparts are printed in the branch. </w:t>
      </w:r>
      <w:r w:rsidR="008653F2">
        <w:t>It should be noted that the suggestion to print all certificates centrally was submitted to EPICC Idea Committee, but was rejected by the branch-based members as they felt that was in line with client expectations and that the certificate for the Non-Registered served as a transaction receipt, which was often requested.</w:t>
      </w:r>
    </w:p>
    <w:p w14:paraId="2879BBA6" w14:textId="5AD384F3" w:rsidR="008653F2" w:rsidRDefault="008653F2" w:rsidP="00DB6684">
      <w:pPr>
        <w:pStyle w:val="ListParagraph"/>
        <w:numPr>
          <w:ilvl w:val="0"/>
          <w:numId w:val="27"/>
        </w:numPr>
      </w:pPr>
      <w:commentRangeStart w:id="122"/>
      <w:r>
        <w:t>Clients do not always have their SIN# wi</w:t>
      </w:r>
      <w:r w:rsidR="004B61D3">
        <w:t>th them when looking to open a R</w:t>
      </w:r>
      <w:r>
        <w:t xml:space="preserve">egistered product. This is a hard stop that requires the client to return for another appointment rather than accommodating their request through use of a </w:t>
      </w:r>
      <w:ins w:id="123" w:author="Sarah Barbour" w:date="2019-10-16T14:24:00Z">
        <w:r w:rsidR="00C54F10">
          <w:t>dummy</w:t>
        </w:r>
      </w:ins>
      <w:del w:id="124" w:author="Sarah Barbour" w:date="2019-10-16T14:24:00Z">
        <w:r w:rsidDel="00C54F10">
          <w:delText>temporary</w:delText>
        </w:r>
      </w:del>
      <w:r>
        <w:t xml:space="preserve"> SIN#. </w:t>
      </w:r>
      <w:r w:rsidR="007A4611">
        <w:t>(Note that this requirement is mandatory</w:t>
      </w:r>
      <w:ins w:id="125" w:author="Sarah Barbour" w:date="2019-10-16T14:24:00Z">
        <w:r w:rsidR="00C54F10">
          <w:t>. Attempting a workaround using a dummy SIN would likely activate the duplicate CIF checks and require an authorization to proceed</w:t>
        </w:r>
      </w:ins>
      <w:r w:rsidR="007A4611">
        <w:t>).</w:t>
      </w:r>
      <w:commentRangeEnd w:id="122"/>
      <w:r w:rsidR="00585771">
        <w:rPr>
          <w:rStyle w:val="CommentReference"/>
        </w:rPr>
        <w:commentReference w:id="122"/>
      </w:r>
    </w:p>
    <w:p w14:paraId="531E7385" w14:textId="5D3DC59E" w:rsidR="008653F2" w:rsidRPr="00DB6684" w:rsidRDefault="008653F2" w:rsidP="008653F2">
      <w:pPr>
        <w:pStyle w:val="ListParagraph"/>
        <w:numPr>
          <w:ilvl w:val="0"/>
          <w:numId w:val="27"/>
        </w:numPr>
      </w:pPr>
      <w:r>
        <w:t xml:space="preserve">There are too many system logins required. Staff often write down their passwords. </w:t>
      </w:r>
    </w:p>
    <w:p w14:paraId="763120D9" w14:textId="77777777" w:rsidR="00BF6E14" w:rsidRDefault="00BF6E14" w:rsidP="00FD5E92">
      <w:pPr>
        <w:pStyle w:val="Heading3"/>
      </w:pPr>
    </w:p>
    <w:p w14:paraId="0A5D5E0F" w14:textId="3DEB94D3" w:rsidR="00580185" w:rsidRDefault="004B61D3" w:rsidP="00FD5E92">
      <w:pPr>
        <w:pStyle w:val="Heading3"/>
      </w:pPr>
      <w:bookmarkStart w:id="126" w:name="_Toc17456974"/>
      <w:bookmarkStart w:id="127" w:name="_Toc17897860"/>
      <w:bookmarkStart w:id="128" w:name="_Toc19697946"/>
      <w:bookmarkStart w:id="129" w:name="_Toc19698154"/>
      <w:r>
        <w:t>O</w:t>
      </w:r>
      <w:r w:rsidR="00F34A40">
        <w:t>pportunities</w:t>
      </w:r>
      <w:bookmarkEnd w:id="126"/>
      <w:bookmarkEnd w:id="127"/>
      <w:bookmarkEnd w:id="128"/>
      <w:bookmarkEnd w:id="129"/>
    </w:p>
    <w:p w14:paraId="0D03D133" w14:textId="03D0F23C" w:rsidR="00CB6242" w:rsidRDefault="001F20C5" w:rsidP="00CB6242">
      <w:r>
        <w:t>Based on the observations above, the following opportunities for process improvement may exist, although the potential benefit should be considered against the cost to implement. However, if the primary objective is client experience, a different set of opportunities should be considered based on the target experience.</w:t>
      </w:r>
    </w:p>
    <w:p w14:paraId="01E9A7B7" w14:textId="25752604" w:rsidR="00CD7473" w:rsidRDefault="00CD7473" w:rsidP="00CB6242">
      <w:r>
        <w:t>These opportunities are reflective of the process as observed and tracked at Edmonton Main. For the purposes of calculating time savings it is assumed that the same issues and performance apply to all branches.</w:t>
      </w:r>
    </w:p>
    <w:p w14:paraId="1A4034C8" w14:textId="69C47EF8" w:rsidR="0090495A" w:rsidRDefault="0090495A" w:rsidP="00CB6242"/>
    <w:p w14:paraId="3247EBF4" w14:textId="7DA9FB55" w:rsidR="0090495A" w:rsidRDefault="0090495A" w:rsidP="00CB6242"/>
    <w:p w14:paraId="7D1BE6FC" w14:textId="4BA4121F" w:rsidR="0090495A" w:rsidRDefault="0090495A" w:rsidP="00CB6242"/>
    <w:p w14:paraId="705809D9" w14:textId="26573BAA" w:rsidR="0090495A" w:rsidRDefault="0090495A" w:rsidP="00CB6242"/>
    <w:p w14:paraId="7B98AED0" w14:textId="39F4CDE9" w:rsidR="0090495A" w:rsidRDefault="0090495A" w:rsidP="00CB6242"/>
    <w:p w14:paraId="7F8C469F" w14:textId="6CFA926B" w:rsidR="0090495A" w:rsidRDefault="0090495A" w:rsidP="00CB6242"/>
    <w:p w14:paraId="63CFF6AC" w14:textId="77777777" w:rsidR="0090495A" w:rsidRDefault="0090495A" w:rsidP="00CB6242"/>
    <w:tbl>
      <w:tblPr>
        <w:tblStyle w:val="Corporate"/>
        <w:tblW w:w="0" w:type="auto"/>
        <w:tblLook w:val="0420" w:firstRow="1" w:lastRow="0" w:firstColumn="0" w:lastColumn="0" w:noHBand="0" w:noVBand="1"/>
      </w:tblPr>
      <w:tblGrid>
        <w:gridCol w:w="4080"/>
        <w:gridCol w:w="1267"/>
        <w:gridCol w:w="1650"/>
        <w:gridCol w:w="2317"/>
      </w:tblGrid>
      <w:tr w:rsidR="00547CC9" w14:paraId="67D84817" w14:textId="77777777" w:rsidTr="00080A69">
        <w:trPr>
          <w:cnfStyle w:val="100000000000" w:firstRow="1" w:lastRow="0" w:firstColumn="0" w:lastColumn="0" w:oddVBand="0" w:evenVBand="0" w:oddHBand="0" w:evenHBand="0" w:firstRowFirstColumn="0" w:firstRowLastColumn="0" w:lastRowFirstColumn="0" w:lastRowLastColumn="0"/>
        </w:trPr>
        <w:tc>
          <w:tcPr>
            <w:tcW w:w="4536" w:type="dxa"/>
          </w:tcPr>
          <w:p w14:paraId="7203C583" w14:textId="70C2AF2E" w:rsidR="001F20C5" w:rsidRDefault="001F20C5" w:rsidP="00CB6242">
            <w:r>
              <w:t>Opportunity</w:t>
            </w:r>
          </w:p>
        </w:tc>
        <w:tc>
          <w:tcPr>
            <w:tcW w:w="1276" w:type="dxa"/>
          </w:tcPr>
          <w:p w14:paraId="15BD163F" w14:textId="39CB7D6B" w:rsidR="001F20C5" w:rsidRDefault="001F20C5" w:rsidP="00CB6242">
            <w:r>
              <w:t>Process Step</w:t>
            </w:r>
          </w:p>
        </w:tc>
        <w:tc>
          <w:tcPr>
            <w:tcW w:w="1740" w:type="dxa"/>
          </w:tcPr>
          <w:p w14:paraId="120B38D8" w14:textId="706E7A86" w:rsidR="001F20C5" w:rsidRDefault="001F20C5" w:rsidP="00CB6242">
            <w:r>
              <w:t>Time Savings per Transaction</w:t>
            </w:r>
          </w:p>
        </w:tc>
        <w:tc>
          <w:tcPr>
            <w:tcW w:w="2518" w:type="dxa"/>
          </w:tcPr>
          <w:p w14:paraId="539074A9" w14:textId="76134F8A" w:rsidR="001F20C5" w:rsidRDefault="00257369" w:rsidP="00CB6242">
            <w:r>
              <w:t>Total Time Saving</w:t>
            </w:r>
            <w:r w:rsidR="004B61D3">
              <w:t>s (7hr day</w:t>
            </w:r>
            <w:r>
              <w:t>)</w:t>
            </w:r>
          </w:p>
        </w:tc>
      </w:tr>
      <w:tr w:rsidR="00547CC9" w14:paraId="3C99C0DB" w14:textId="77777777" w:rsidTr="00080A69">
        <w:trPr>
          <w:cnfStyle w:val="000000100000" w:firstRow="0" w:lastRow="0" w:firstColumn="0" w:lastColumn="0" w:oddVBand="0" w:evenVBand="0" w:oddHBand="1" w:evenHBand="0" w:firstRowFirstColumn="0" w:firstRowLastColumn="0" w:lastRowFirstColumn="0" w:lastRowLastColumn="0"/>
          <w:trHeight w:val="1265"/>
        </w:trPr>
        <w:tc>
          <w:tcPr>
            <w:tcW w:w="4536" w:type="dxa"/>
          </w:tcPr>
          <w:p w14:paraId="6F528C3E" w14:textId="3706DB84" w:rsidR="001F20C5" w:rsidRDefault="00CD080C" w:rsidP="00547CC9">
            <w:r>
              <w:t>There is no evidence that the</w:t>
            </w:r>
            <w:ins w:id="130" w:author="Sarah Barbour" w:date="2019-10-15T17:43:00Z">
              <w:r w:rsidR="00547CC9">
                <w:t xml:space="preserve"> way </w:t>
              </w:r>
            </w:ins>
            <w:del w:id="131" w:author="Sarah Barbour" w:date="2019-10-15T17:43:00Z">
              <w:r w:rsidDel="00547CC9">
                <w:delText xml:space="preserve"> current </w:delText>
              </w:r>
            </w:del>
            <w:r>
              <w:t>authorizations</w:t>
            </w:r>
            <w:ins w:id="132" w:author="Sarah Barbour" w:date="2019-10-15T17:43:00Z">
              <w:r w:rsidR="00547CC9">
                <w:t xml:space="preserve"> are currently executed</w:t>
              </w:r>
            </w:ins>
            <w:del w:id="133" w:author="Sarah Barbour" w:date="2019-10-15T17:44:00Z">
              <w:r w:rsidDel="00547CC9">
                <w:delText xml:space="preserve"> process </w:delText>
              </w:r>
            </w:del>
            <w:r>
              <w:t>reduces errors or increases AML compliance</w:t>
            </w:r>
            <w:ins w:id="134" w:author="Sarah Barbour" w:date="2019-10-15T17:44:00Z">
              <w:r w:rsidR="00547CC9">
                <w:t>, nor does the subsequent master review process</w:t>
              </w:r>
            </w:ins>
            <w:r>
              <w:t>.</w:t>
            </w:r>
            <w:r w:rsidR="008A2733">
              <w:t xml:space="preserve"> </w:t>
            </w:r>
            <w:ins w:id="135" w:author="Sarah Barbour" w:date="2019-10-15T17:44:00Z">
              <w:r w:rsidR="00547CC9">
                <w:t>Centralizing authorizations remov</w:t>
              </w:r>
            </w:ins>
            <w:ins w:id="136" w:author="Sarah Barbour" w:date="2019-10-15T17:46:00Z">
              <w:r w:rsidR="00547CC9">
                <w:t>es</w:t>
              </w:r>
            </w:ins>
            <w:ins w:id="137" w:author="Sarah Barbour" w:date="2019-10-15T17:44:00Z">
              <w:r w:rsidR="00547CC9">
                <w:t xml:space="preserve"> the need to </w:t>
              </w:r>
            </w:ins>
            <w:ins w:id="138" w:author="Sarah Barbour" w:date="2019-10-15T17:45:00Z">
              <w:r w:rsidR="00547CC9">
                <w:t>search for an authorizer in the branch to complete the proper checks</w:t>
              </w:r>
            </w:ins>
            <w:ins w:id="139" w:author="Sarah Barbour" w:date="2019-10-15T17:46:00Z">
              <w:r w:rsidR="00547CC9">
                <w:t xml:space="preserve"> and increases the effectiveness of this step.</w:t>
              </w:r>
            </w:ins>
            <w:ins w:id="140" w:author="Sarah Barbour" w:date="2019-10-15T17:45:00Z">
              <w:r w:rsidR="00547CC9">
                <w:t xml:space="preserve"> </w:t>
              </w:r>
            </w:ins>
            <w:del w:id="141" w:author="Sarah Barbour" w:date="2019-10-15T17:46:00Z">
              <w:r w:rsidR="008A2733" w:rsidDel="00547CC9">
                <w:delText>Removing the a</w:delText>
              </w:r>
              <w:r w:rsidR="00D56D1D" w:rsidDel="00547CC9">
                <w:delText>uthorization required to open a demand</w:delText>
              </w:r>
              <w:r w:rsidR="008A2733" w:rsidDel="00547CC9">
                <w:delText xml:space="preserve"> account and solidifying the Master Review process without expanding the time spent would eliminate an entire step.</w:delText>
              </w:r>
              <w:r w:rsidR="00981640" w:rsidDel="00547CC9">
                <w:delText xml:space="preserve"> </w:delText>
              </w:r>
            </w:del>
          </w:p>
        </w:tc>
        <w:tc>
          <w:tcPr>
            <w:tcW w:w="1276" w:type="dxa"/>
          </w:tcPr>
          <w:p w14:paraId="4CDB2A52" w14:textId="602A8023" w:rsidR="001F20C5" w:rsidRDefault="008A2733" w:rsidP="00CB6242">
            <w:r>
              <w:t>Authorization</w:t>
            </w:r>
            <w:ins w:id="142" w:author="Sarah Barbour" w:date="2019-10-15T17:46:00Z">
              <w:r w:rsidR="00547CC9">
                <w:t xml:space="preserve"> / Master Review</w:t>
              </w:r>
            </w:ins>
          </w:p>
        </w:tc>
        <w:tc>
          <w:tcPr>
            <w:tcW w:w="1740" w:type="dxa"/>
          </w:tcPr>
          <w:p w14:paraId="0EF3791D" w14:textId="55E08611" w:rsidR="001F20C5" w:rsidRDefault="008A2733" w:rsidP="00CB6242">
            <w:del w:id="143" w:author="Sarah Barbour" w:date="2019-10-15T17:46:00Z">
              <w:r w:rsidDel="00547CC9">
                <w:delText>2 min</w:delText>
              </w:r>
            </w:del>
            <w:ins w:id="144" w:author="Sarah Barbour" w:date="2019-10-15T17:46:00Z">
              <w:r w:rsidR="00547CC9">
                <w:t>unknown</w:t>
              </w:r>
            </w:ins>
          </w:p>
        </w:tc>
        <w:tc>
          <w:tcPr>
            <w:tcW w:w="2518" w:type="dxa"/>
          </w:tcPr>
          <w:p w14:paraId="2D7A0189" w14:textId="0774FBC1" w:rsidR="00A0248B" w:rsidRDefault="008A2733" w:rsidP="003131C2">
            <w:del w:id="145" w:author="Sarah Barbour" w:date="2019-10-15T17:46:00Z">
              <w:r w:rsidDel="00547CC9">
                <w:delText>Demand: 5</w:delText>
              </w:r>
              <w:r w:rsidR="00A0248B" w:rsidDel="00547CC9">
                <w:delText>4</w:delText>
              </w:r>
              <w:r w:rsidDel="00547CC9">
                <w:delText xml:space="preserve"> </w:delText>
              </w:r>
              <w:r w:rsidR="003131C2" w:rsidDel="00547CC9">
                <w:delText>days</w:delText>
              </w:r>
              <w:r w:rsidDel="00547CC9">
                <w:delText>/year</w:delText>
              </w:r>
              <w:r w:rsidR="00D56D1D" w:rsidDel="00547CC9">
                <w:delText xml:space="preserve"> </w:delText>
              </w:r>
              <w:r w:rsidR="00311D84" w:rsidDel="00547CC9">
                <w:delText xml:space="preserve">or </w:delText>
              </w:r>
              <w:r w:rsidR="00311D84" w:rsidRPr="00311D84" w:rsidDel="00547CC9">
                <w:rPr>
                  <w:b/>
                </w:rPr>
                <w:delText>0.22 FTE</w:delText>
              </w:r>
            </w:del>
            <w:ins w:id="146" w:author="Sarah Barbour" w:date="2019-10-15T17:46:00Z">
              <w:r w:rsidR="00547CC9">
                <w:t>unknown</w:t>
              </w:r>
            </w:ins>
          </w:p>
        </w:tc>
      </w:tr>
      <w:tr w:rsidR="00547CC9" w14:paraId="73F63CA8" w14:textId="77777777" w:rsidTr="00080A69">
        <w:trPr>
          <w:cnfStyle w:val="000000010000" w:firstRow="0" w:lastRow="0" w:firstColumn="0" w:lastColumn="0" w:oddVBand="0" w:evenVBand="0" w:oddHBand="0" w:evenHBand="1" w:firstRowFirstColumn="0" w:firstRowLastColumn="0" w:lastRowFirstColumn="0" w:lastRowLastColumn="0"/>
        </w:trPr>
        <w:tc>
          <w:tcPr>
            <w:tcW w:w="4536" w:type="dxa"/>
          </w:tcPr>
          <w:p w14:paraId="59FD2E12" w14:textId="14AC5364" w:rsidR="001F20C5" w:rsidRDefault="00A0248B" w:rsidP="00CB6242">
            <w:r>
              <w:t>The number and structure of required forms should be reviewed for consolidation and reduction opportunities. Optimization of flow and transaction-based auto-selection of required form(s) should be considered.</w:t>
            </w:r>
          </w:p>
          <w:p w14:paraId="71887476" w14:textId="79E54114" w:rsidR="00A0248B" w:rsidRDefault="00A0248B" w:rsidP="00CB6242">
            <w:r>
              <w:t>*resources required to revise forms have often been highly constrained at CWB due to backlog</w:t>
            </w:r>
          </w:p>
        </w:tc>
        <w:tc>
          <w:tcPr>
            <w:tcW w:w="1276" w:type="dxa"/>
          </w:tcPr>
          <w:p w14:paraId="1AE8CA15" w14:textId="5B479D05" w:rsidR="001F20C5" w:rsidRDefault="00A0248B" w:rsidP="00CB6242">
            <w:r>
              <w:t>Prepare and Print Forms</w:t>
            </w:r>
          </w:p>
        </w:tc>
        <w:tc>
          <w:tcPr>
            <w:tcW w:w="1740" w:type="dxa"/>
          </w:tcPr>
          <w:p w14:paraId="74C757F4" w14:textId="17777FC5" w:rsidR="001F20C5" w:rsidRDefault="00A0248B" w:rsidP="00CB6242">
            <w:r>
              <w:t>Demand: 2</w:t>
            </w:r>
            <w:r w:rsidR="005A6EC9">
              <w:t>.5</w:t>
            </w:r>
            <w:r>
              <w:t xml:space="preserve"> min (hypothetical 50% reduction in prep time)</w:t>
            </w:r>
          </w:p>
          <w:p w14:paraId="6F9D3ACD" w14:textId="06311AB1" w:rsidR="00A0248B" w:rsidRDefault="00A0248B" w:rsidP="00CB6242">
            <w:r>
              <w:t xml:space="preserve">Investment: </w:t>
            </w:r>
            <w:r w:rsidR="005A6EC9">
              <w:t>6</w:t>
            </w:r>
            <w:r>
              <w:t xml:space="preserve"> min (hypothetical 66% reduction in prep time)</w:t>
            </w:r>
          </w:p>
        </w:tc>
        <w:tc>
          <w:tcPr>
            <w:tcW w:w="2518" w:type="dxa"/>
          </w:tcPr>
          <w:p w14:paraId="5C8E4DA7" w14:textId="326CBB8C" w:rsidR="000100DD" w:rsidRDefault="005A6EC9" w:rsidP="00CB6242">
            <w:r>
              <w:t xml:space="preserve">Demand: 67 </w:t>
            </w:r>
            <w:r w:rsidR="003131C2">
              <w:t>days</w:t>
            </w:r>
            <w:r>
              <w:t>/yr</w:t>
            </w:r>
            <w:r w:rsidR="00311D84">
              <w:t xml:space="preserve"> or </w:t>
            </w:r>
            <w:r w:rsidR="00311D84" w:rsidRPr="00311D84">
              <w:rPr>
                <w:b/>
              </w:rPr>
              <w:t>0.25 FTE</w:t>
            </w:r>
          </w:p>
          <w:p w14:paraId="7DE5CCFF" w14:textId="4EA098B5" w:rsidR="005A6EC9" w:rsidRDefault="005A6EC9" w:rsidP="003131C2">
            <w:r>
              <w:t xml:space="preserve">Investment (new only) 12 </w:t>
            </w:r>
            <w:r w:rsidR="003131C2">
              <w:t>days</w:t>
            </w:r>
            <w:r>
              <w:t>/yr</w:t>
            </w:r>
            <w:r w:rsidR="00311D84">
              <w:t xml:space="preserve"> or </w:t>
            </w:r>
            <w:r w:rsidR="00311D84" w:rsidRPr="00311D84">
              <w:rPr>
                <w:b/>
              </w:rPr>
              <w:t>0.05 FTE</w:t>
            </w:r>
          </w:p>
        </w:tc>
      </w:tr>
      <w:tr w:rsidR="00547CC9" w14:paraId="560E5550" w14:textId="77777777" w:rsidTr="00080A69">
        <w:trPr>
          <w:cnfStyle w:val="000000100000" w:firstRow="0" w:lastRow="0" w:firstColumn="0" w:lastColumn="0" w:oddVBand="0" w:evenVBand="0" w:oddHBand="1" w:evenHBand="0" w:firstRowFirstColumn="0" w:firstRowLastColumn="0" w:lastRowFirstColumn="0" w:lastRowLastColumn="0"/>
        </w:trPr>
        <w:tc>
          <w:tcPr>
            <w:tcW w:w="4536" w:type="dxa"/>
          </w:tcPr>
          <w:p w14:paraId="4881FA22" w14:textId="14A41F5E" w:rsidR="001F20C5" w:rsidRDefault="00A0248B" w:rsidP="00CB6242">
            <w:r>
              <w:t>Forms should be printed in direct proximity of the account manager, eliminating time to gather.</w:t>
            </w:r>
          </w:p>
        </w:tc>
        <w:tc>
          <w:tcPr>
            <w:tcW w:w="1276" w:type="dxa"/>
          </w:tcPr>
          <w:p w14:paraId="3D65C2FE" w14:textId="7A8EB7A4" w:rsidR="001F20C5" w:rsidRDefault="00A0248B" w:rsidP="00CB6242">
            <w:r>
              <w:t>Prepare and Print Forms</w:t>
            </w:r>
          </w:p>
        </w:tc>
        <w:tc>
          <w:tcPr>
            <w:tcW w:w="1740" w:type="dxa"/>
          </w:tcPr>
          <w:p w14:paraId="03F65F8C" w14:textId="15130229" w:rsidR="001F20C5" w:rsidRDefault="000100DD" w:rsidP="00CB6242">
            <w:r>
              <w:t>7 min (100% reduction in gathering time)</w:t>
            </w:r>
          </w:p>
        </w:tc>
        <w:tc>
          <w:tcPr>
            <w:tcW w:w="2518" w:type="dxa"/>
          </w:tcPr>
          <w:p w14:paraId="2A0A7BF7" w14:textId="58F7135C" w:rsidR="005A6EC9" w:rsidRPr="00CF7EDA" w:rsidRDefault="003131C2" w:rsidP="005A6EC9">
            <w:pPr>
              <w:rPr>
                <w:b/>
              </w:rPr>
            </w:pPr>
            <w:r>
              <w:t>Demand: 187 days</w:t>
            </w:r>
            <w:r w:rsidR="005A6EC9">
              <w:t>/year</w:t>
            </w:r>
            <w:r w:rsidR="00311D84">
              <w:t xml:space="preserve"> or </w:t>
            </w:r>
            <w:r w:rsidR="00311D84" w:rsidRPr="00CF7EDA">
              <w:rPr>
                <w:b/>
              </w:rPr>
              <w:t>0.75 FTE</w:t>
            </w:r>
          </w:p>
          <w:p w14:paraId="1DBC2619" w14:textId="4FECA94C" w:rsidR="001F20C5" w:rsidRDefault="005A6EC9" w:rsidP="003131C2">
            <w:r>
              <w:t xml:space="preserve">Investment (new only): 14 </w:t>
            </w:r>
            <w:r w:rsidR="003131C2">
              <w:t>days</w:t>
            </w:r>
            <w:r>
              <w:t xml:space="preserve"> /year</w:t>
            </w:r>
            <w:r w:rsidR="00311D84">
              <w:t xml:space="preserve"> or </w:t>
            </w:r>
            <w:r w:rsidR="00311D84" w:rsidRPr="00311D84">
              <w:rPr>
                <w:b/>
              </w:rPr>
              <w:t>0.06 FTE</w:t>
            </w:r>
          </w:p>
        </w:tc>
      </w:tr>
      <w:tr w:rsidR="00547CC9" w14:paraId="561D352D" w14:textId="77777777" w:rsidTr="00080A69">
        <w:trPr>
          <w:cnfStyle w:val="000000010000" w:firstRow="0" w:lastRow="0" w:firstColumn="0" w:lastColumn="0" w:oddVBand="0" w:evenVBand="0" w:oddHBand="0" w:evenHBand="1" w:firstRowFirstColumn="0" w:firstRowLastColumn="0" w:lastRowFirstColumn="0" w:lastRowLastColumn="0"/>
        </w:trPr>
        <w:tc>
          <w:tcPr>
            <w:tcW w:w="4536" w:type="dxa"/>
          </w:tcPr>
          <w:p w14:paraId="6123FBCF" w14:textId="5EB2A4F8" w:rsidR="005A6EC9" w:rsidRDefault="005A6EC9" w:rsidP="00CB6242">
            <w:r>
              <w:t>Reinforce</w:t>
            </w:r>
            <w:r w:rsidR="00805DFC">
              <w:t>/train on</w:t>
            </w:r>
            <w:r>
              <w:t xml:space="preserve"> the use of the GIC renewal process from all aspects – setup of auto-renewal, proactive renewal of wholesale GICs.</w:t>
            </w:r>
          </w:p>
        </w:tc>
        <w:tc>
          <w:tcPr>
            <w:tcW w:w="1276" w:type="dxa"/>
          </w:tcPr>
          <w:p w14:paraId="3C802259" w14:textId="6AAF8E43" w:rsidR="005A6EC9" w:rsidRDefault="005A6EC9" w:rsidP="00CB6242">
            <w:r>
              <w:t>Create/Update CIF and Open Account</w:t>
            </w:r>
          </w:p>
        </w:tc>
        <w:tc>
          <w:tcPr>
            <w:tcW w:w="1740" w:type="dxa"/>
          </w:tcPr>
          <w:p w14:paraId="1AB27B43" w14:textId="27B9A12F" w:rsidR="005A6EC9" w:rsidRDefault="00805DFC" w:rsidP="00CB6242">
            <w:r>
              <w:t xml:space="preserve">Reduce from 26 min to 5 min </w:t>
            </w:r>
          </w:p>
        </w:tc>
        <w:tc>
          <w:tcPr>
            <w:tcW w:w="2518" w:type="dxa"/>
          </w:tcPr>
          <w:p w14:paraId="281D74FD" w14:textId="134C134D" w:rsidR="003131C2" w:rsidRDefault="00805DFC" w:rsidP="003131C2">
            <w:r>
              <w:t xml:space="preserve">Investment renewals: </w:t>
            </w:r>
            <w:r w:rsidR="003131C2">
              <w:t>117 days/year</w:t>
            </w:r>
            <w:r w:rsidR="00311D84">
              <w:t xml:space="preserve"> or </w:t>
            </w:r>
            <w:r w:rsidR="00311D84" w:rsidRPr="00311D84">
              <w:rPr>
                <w:b/>
              </w:rPr>
              <w:t>0.47 FTE</w:t>
            </w:r>
          </w:p>
          <w:p w14:paraId="4C2F8564" w14:textId="38114F14" w:rsidR="005A6EC9" w:rsidRDefault="003131C2" w:rsidP="003131C2">
            <w:r>
              <w:t>*assumes 25% of investment acct activity for existing clients is eligible</w:t>
            </w:r>
          </w:p>
        </w:tc>
      </w:tr>
    </w:tbl>
    <w:p w14:paraId="6967362B" w14:textId="667E0512" w:rsidR="001F20C5" w:rsidDel="00C54F10" w:rsidRDefault="001F20C5" w:rsidP="00CB6242">
      <w:pPr>
        <w:rPr>
          <w:del w:id="147" w:author="Sarah Barbour" w:date="2019-10-16T14:25:00Z"/>
          <w:sz w:val="18"/>
        </w:rPr>
      </w:pPr>
      <w:r w:rsidRPr="001F20C5">
        <w:rPr>
          <w:sz w:val="18"/>
        </w:rPr>
        <w:t>*based on transactional volume 2018</w:t>
      </w:r>
      <w:r w:rsidR="008A2733">
        <w:rPr>
          <w:sz w:val="18"/>
        </w:rPr>
        <w:t xml:space="preserve"> across all branches</w:t>
      </w:r>
    </w:p>
    <w:p w14:paraId="3AEE15F7" w14:textId="473B1464" w:rsidR="005A513D" w:rsidRDefault="004B61D3" w:rsidP="005A513D">
      <w:pPr>
        <w:pStyle w:val="Heading2"/>
      </w:pPr>
      <w:bookmarkStart w:id="148" w:name="_Toc17456975"/>
      <w:bookmarkStart w:id="149" w:name="_Toc19698415"/>
      <w:r>
        <w:lastRenderedPageBreak/>
        <w:t>N</w:t>
      </w:r>
      <w:r w:rsidR="005A513D">
        <w:t>on-Personal</w:t>
      </w:r>
      <w:bookmarkEnd w:id="148"/>
      <w:bookmarkEnd w:id="149"/>
    </w:p>
    <w:p w14:paraId="5ACD82E0" w14:textId="241E9980" w:rsidR="00353247" w:rsidRDefault="00474016" w:rsidP="00474016">
      <w:pPr>
        <w:pStyle w:val="Heading3"/>
      </w:pPr>
      <w:bookmarkStart w:id="150" w:name="_Toc17456976"/>
      <w:bookmarkStart w:id="151" w:name="_Toc17897862"/>
      <w:bookmarkStart w:id="152" w:name="_Toc19697948"/>
      <w:bookmarkStart w:id="153" w:name="_Toc19698156"/>
      <w:r>
        <w:t>Data – Volume</w:t>
      </w:r>
      <w:bookmarkEnd w:id="150"/>
      <w:bookmarkEnd w:id="151"/>
      <w:bookmarkEnd w:id="152"/>
      <w:bookmarkEnd w:id="153"/>
    </w:p>
    <w:p w14:paraId="44F39C71" w14:textId="61F6C3D4" w:rsidR="00474016" w:rsidRDefault="004F29BF" w:rsidP="00474016">
      <w:r>
        <w:t>The data collected for non-personal account opening is summarized below. With the exception of one sole proprietor opening a new demand account, the rest of the activity was for more complex entities.</w:t>
      </w:r>
    </w:p>
    <w:tbl>
      <w:tblPr>
        <w:tblStyle w:val="GridTable5Dark-Accent6"/>
        <w:tblW w:w="0" w:type="auto"/>
        <w:tblLook w:val="04A0" w:firstRow="1" w:lastRow="0" w:firstColumn="1" w:lastColumn="0" w:noHBand="0" w:noVBand="1"/>
      </w:tblPr>
      <w:tblGrid>
        <w:gridCol w:w="1271"/>
        <w:gridCol w:w="992"/>
        <w:gridCol w:w="1276"/>
        <w:gridCol w:w="851"/>
      </w:tblGrid>
      <w:tr w:rsidR="004F29BF" w14:paraId="5915C1F3" w14:textId="77777777" w:rsidTr="009D41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D1163B6" w14:textId="77777777" w:rsidR="004F29BF" w:rsidRDefault="004F29BF" w:rsidP="009D418B"/>
        </w:tc>
        <w:tc>
          <w:tcPr>
            <w:tcW w:w="3119" w:type="dxa"/>
            <w:gridSpan w:val="3"/>
          </w:tcPr>
          <w:p w14:paraId="1F2B3ED2" w14:textId="77777777" w:rsidR="004F29BF" w:rsidRDefault="004F29BF" w:rsidP="009D418B">
            <w:pPr>
              <w:cnfStyle w:val="100000000000" w:firstRow="1" w:lastRow="0" w:firstColumn="0" w:lastColumn="0" w:oddVBand="0" w:evenVBand="0" w:oddHBand="0" w:evenHBand="0" w:firstRowFirstColumn="0" w:firstRowLastColumn="0" w:lastRowFirstColumn="0" w:lastRowLastColumn="0"/>
            </w:pPr>
            <w:r>
              <w:t>Account Type</w:t>
            </w:r>
          </w:p>
        </w:tc>
      </w:tr>
      <w:tr w:rsidR="004F29BF" w14:paraId="727DEB3F" w14:textId="77777777" w:rsidTr="009D4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2BE61F1" w14:textId="77777777" w:rsidR="004F29BF" w:rsidRDefault="004F29BF" w:rsidP="009D418B">
            <w:r>
              <w:t>Client Type</w:t>
            </w:r>
          </w:p>
        </w:tc>
        <w:tc>
          <w:tcPr>
            <w:tcW w:w="992" w:type="dxa"/>
          </w:tcPr>
          <w:p w14:paraId="4CC02C26" w14:textId="77777777" w:rsidR="004F29BF" w:rsidRDefault="004F29BF" w:rsidP="009D418B">
            <w:pPr>
              <w:cnfStyle w:val="000000100000" w:firstRow="0" w:lastRow="0" w:firstColumn="0" w:lastColumn="0" w:oddVBand="0" w:evenVBand="0" w:oddHBand="1" w:evenHBand="0" w:firstRowFirstColumn="0" w:firstRowLastColumn="0" w:lastRowFirstColumn="0" w:lastRowLastColumn="0"/>
            </w:pPr>
            <w:r>
              <w:t>Demand</w:t>
            </w:r>
          </w:p>
        </w:tc>
        <w:tc>
          <w:tcPr>
            <w:tcW w:w="1276" w:type="dxa"/>
          </w:tcPr>
          <w:p w14:paraId="036A803B" w14:textId="77777777" w:rsidR="004F29BF" w:rsidRDefault="004F29BF" w:rsidP="009D418B">
            <w:pPr>
              <w:cnfStyle w:val="000000100000" w:firstRow="0" w:lastRow="0" w:firstColumn="0" w:lastColumn="0" w:oddVBand="0" w:evenVBand="0" w:oddHBand="1" w:evenHBand="0" w:firstRowFirstColumn="0" w:firstRowLastColumn="0" w:lastRowFirstColumn="0" w:lastRowLastColumn="0"/>
            </w:pPr>
            <w:r>
              <w:t>Investment</w:t>
            </w:r>
          </w:p>
        </w:tc>
        <w:tc>
          <w:tcPr>
            <w:tcW w:w="851" w:type="dxa"/>
          </w:tcPr>
          <w:p w14:paraId="27C6036B" w14:textId="77777777" w:rsidR="004F29BF" w:rsidRDefault="004F29BF" w:rsidP="009D418B">
            <w:pPr>
              <w:cnfStyle w:val="000000100000" w:firstRow="0" w:lastRow="0" w:firstColumn="0" w:lastColumn="0" w:oddVBand="0" w:evenVBand="0" w:oddHBand="1" w:evenHBand="0" w:firstRowFirstColumn="0" w:firstRowLastColumn="0" w:lastRowFirstColumn="0" w:lastRowLastColumn="0"/>
            </w:pPr>
            <w:r>
              <w:t>Credit</w:t>
            </w:r>
          </w:p>
        </w:tc>
      </w:tr>
      <w:tr w:rsidR="004F29BF" w14:paraId="3D45A9C2" w14:textId="77777777" w:rsidTr="009D418B">
        <w:tc>
          <w:tcPr>
            <w:cnfStyle w:val="001000000000" w:firstRow="0" w:lastRow="0" w:firstColumn="1" w:lastColumn="0" w:oddVBand="0" w:evenVBand="0" w:oddHBand="0" w:evenHBand="0" w:firstRowFirstColumn="0" w:firstRowLastColumn="0" w:lastRowFirstColumn="0" w:lastRowLastColumn="0"/>
            <w:tcW w:w="1271" w:type="dxa"/>
          </w:tcPr>
          <w:p w14:paraId="63B6C5BF" w14:textId="77777777" w:rsidR="004F29BF" w:rsidRDefault="004F29BF" w:rsidP="009D418B">
            <w:r>
              <w:t>New</w:t>
            </w:r>
          </w:p>
        </w:tc>
        <w:tc>
          <w:tcPr>
            <w:tcW w:w="992" w:type="dxa"/>
          </w:tcPr>
          <w:p w14:paraId="75CD25F2" w14:textId="3597FAF5" w:rsidR="004F29BF" w:rsidRDefault="004F29BF" w:rsidP="009D418B">
            <w:pPr>
              <w:cnfStyle w:val="000000000000" w:firstRow="0" w:lastRow="0" w:firstColumn="0" w:lastColumn="0" w:oddVBand="0" w:evenVBand="0" w:oddHBand="0" w:evenHBand="0" w:firstRowFirstColumn="0" w:firstRowLastColumn="0" w:lastRowFirstColumn="0" w:lastRowLastColumn="0"/>
            </w:pPr>
            <w:r>
              <w:t>5</w:t>
            </w:r>
          </w:p>
        </w:tc>
        <w:tc>
          <w:tcPr>
            <w:tcW w:w="1276" w:type="dxa"/>
          </w:tcPr>
          <w:p w14:paraId="5A35B4E4" w14:textId="77777777" w:rsidR="004F29BF" w:rsidRDefault="004F29BF" w:rsidP="009D418B">
            <w:pPr>
              <w:cnfStyle w:val="000000000000" w:firstRow="0" w:lastRow="0" w:firstColumn="0" w:lastColumn="0" w:oddVBand="0" w:evenVBand="0" w:oddHBand="0" w:evenHBand="0" w:firstRowFirstColumn="0" w:firstRowLastColumn="0" w:lastRowFirstColumn="0" w:lastRowLastColumn="0"/>
            </w:pPr>
            <w:r>
              <w:t>0</w:t>
            </w:r>
          </w:p>
        </w:tc>
        <w:tc>
          <w:tcPr>
            <w:tcW w:w="851" w:type="dxa"/>
          </w:tcPr>
          <w:p w14:paraId="596971F5" w14:textId="065BA02C" w:rsidR="004F29BF" w:rsidRDefault="004F29BF" w:rsidP="009D418B">
            <w:pPr>
              <w:cnfStyle w:val="000000000000" w:firstRow="0" w:lastRow="0" w:firstColumn="0" w:lastColumn="0" w:oddVBand="0" w:evenVBand="0" w:oddHBand="0" w:evenHBand="0" w:firstRowFirstColumn="0" w:firstRowLastColumn="0" w:lastRowFirstColumn="0" w:lastRowLastColumn="0"/>
            </w:pPr>
            <w:r>
              <w:t>0</w:t>
            </w:r>
          </w:p>
        </w:tc>
      </w:tr>
      <w:tr w:rsidR="004F29BF" w14:paraId="4F0D4419" w14:textId="77777777" w:rsidTr="009D41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48E4494" w14:textId="77777777" w:rsidR="004F29BF" w:rsidRDefault="004F29BF" w:rsidP="009D418B">
            <w:r>
              <w:t>Existing</w:t>
            </w:r>
          </w:p>
        </w:tc>
        <w:tc>
          <w:tcPr>
            <w:tcW w:w="992" w:type="dxa"/>
          </w:tcPr>
          <w:p w14:paraId="50E9B815" w14:textId="01021DF8" w:rsidR="004F29BF" w:rsidRDefault="004F29BF" w:rsidP="009D418B">
            <w:pPr>
              <w:cnfStyle w:val="000000100000" w:firstRow="0" w:lastRow="0" w:firstColumn="0" w:lastColumn="0" w:oddVBand="0" w:evenVBand="0" w:oddHBand="1" w:evenHBand="0" w:firstRowFirstColumn="0" w:firstRowLastColumn="0" w:lastRowFirstColumn="0" w:lastRowLastColumn="0"/>
            </w:pPr>
            <w:r>
              <w:t>2</w:t>
            </w:r>
          </w:p>
        </w:tc>
        <w:tc>
          <w:tcPr>
            <w:tcW w:w="1276" w:type="dxa"/>
          </w:tcPr>
          <w:p w14:paraId="3147E10F" w14:textId="361811EF" w:rsidR="004F29BF" w:rsidRDefault="004F29BF" w:rsidP="009D418B">
            <w:pPr>
              <w:cnfStyle w:val="000000100000" w:firstRow="0" w:lastRow="0" w:firstColumn="0" w:lastColumn="0" w:oddVBand="0" w:evenVBand="0" w:oddHBand="1" w:evenHBand="0" w:firstRowFirstColumn="0" w:firstRowLastColumn="0" w:lastRowFirstColumn="0" w:lastRowLastColumn="0"/>
            </w:pPr>
            <w:r>
              <w:t>1</w:t>
            </w:r>
          </w:p>
        </w:tc>
        <w:tc>
          <w:tcPr>
            <w:tcW w:w="851" w:type="dxa"/>
          </w:tcPr>
          <w:p w14:paraId="2D91D7B7" w14:textId="77777777" w:rsidR="004F29BF" w:rsidRDefault="004F29BF" w:rsidP="009D418B">
            <w:pPr>
              <w:cnfStyle w:val="000000100000" w:firstRow="0" w:lastRow="0" w:firstColumn="0" w:lastColumn="0" w:oddVBand="0" w:evenVBand="0" w:oddHBand="1" w:evenHBand="0" w:firstRowFirstColumn="0" w:firstRowLastColumn="0" w:lastRowFirstColumn="0" w:lastRowLastColumn="0"/>
            </w:pPr>
            <w:r>
              <w:t>0</w:t>
            </w:r>
          </w:p>
        </w:tc>
      </w:tr>
    </w:tbl>
    <w:p w14:paraId="247D71A3" w14:textId="73FCAFA2" w:rsidR="00474016" w:rsidRDefault="00474016" w:rsidP="00474016">
      <w:pPr>
        <w:pStyle w:val="Heading3"/>
      </w:pPr>
      <w:bookmarkStart w:id="154" w:name="_Toc17456977"/>
      <w:bookmarkStart w:id="155" w:name="_Toc17897863"/>
      <w:bookmarkStart w:id="156" w:name="_Toc19697949"/>
      <w:bookmarkStart w:id="157" w:name="_Toc19698157"/>
      <w:r>
        <w:t>Data – Lead Time</w:t>
      </w:r>
      <w:bookmarkEnd w:id="154"/>
      <w:bookmarkEnd w:id="155"/>
      <w:bookmarkEnd w:id="156"/>
      <w:bookmarkEnd w:id="157"/>
    </w:p>
    <w:p w14:paraId="3FEACB1B" w14:textId="64A734BF" w:rsidR="00CF7EDA" w:rsidRDefault="005B5709" w:rsidP="00CF7EDA">
      <w:r>
        <w:t>The data below is shown for two different scenarios –new demand account opening</w:t>
      </w:r>
      <w:r w:rsidR="00757CF6">
        <w:t xml:space="preserve"> and GIC renewal (where applicable)</w:t>
      </w:r>
      <w:r>
        <w:t>. While there was some data collected for opening a demand account for a sole proprietor</w:t>
      </w:r>
      <w:r w:rsidR="00146426">
        <w:t xml:space="preserve"> it is not included in this analysis. T</w:t>
      </w:r>
      <w:r>
        <w:t>iming aligned closely with what was collected for Personal account opening and as such, the informati</w:t>
      </w:r>
      <w:r w:rsidR="004B61D3">
        <w:t>on collected for that category should</w:t>
      </w:r>
      <w:r>
        <w:t xml:space="preserve"> be considered to apply</w:t>
      </w:r>
      <w:r w:rsidR="004B61D3">
        <w:t xml:space="preserve"> for this category of client</w:t>
      </w:r>
      <w:r>
        <w:t>.</w:t>
      </w:r>
    </w:p>
    <w:p w14:paraId="5C528E36" w14:textId="6475FB3D" w:rsidR="005B5709" w:rsidRDefault="00B67E07" w:rsidP="00CF7EDA">
      <w:r>
        <w:rPr>
          <w:noProof/>
        </w:rPr>
        <w:drawing>
          <wp:inline distT="0" distB="0" distL="0" distR="0" wp14:anchorId="1D344FC5" wp14:editId="09F2577B">
            <wp:extent cx="6385560" cy="3736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238"/>
                    <a:stretch/>
                  </pic:blipFill>
                  <pic:spPr bwMode="auto">
                    <a:xfrm>
                      <a:off x="0" y="0"/>
                      <a:ext cx="6385560" cy="3736340"/>
                    </a:xfrm>
                    <a:prstGeom prst="rect">
                      <a:avLst/>
                    </a:prstGeom>
                    <a:ln>
                      <a:noFill/>
                    </a:ln>
                    <a:extLst>
                      <a:ext uri="{53640926-AAD7-44D8-BBD7-CCE9431645EC}">
                        <a14:shadowObscured xmlns:a14="http://schemas.microsoft.com/office/drawing/2010/main"/>
                      </a:ext>
                    </a:extLst>
                  </pic:spPr>
                </pic:pic>
              </a:graphicData>
            </a:graphic>
          </wp:inline>
        </w:drawing>
      </w:r>
    </w:p>
    <w:p w14:paraId="2B399981" w14:textId="1A14B194" w:rsidR="001A4819" w:rsidRDefault="001A4819" w:rsidP="00CF7EDA">
      <w:r>
        <w:t>Master review time is not included above; however it was recorded as taking approximately 7 minutes to review a new signer (CIF) on an account.</w:t>
      </w:r>
      <w:r w:rsidR="00B67E07">
        <w:t xml:space="preserve"> </w:t>
      </w:r>
      <w:r w:rsidR="006166D1">
        <w:t xml:space="preserve">Gathering and input of AML requirements was included in Info Gathering and Analysis, and Create/Update CIF &amp; Account as relevant. </w:t>
      </w:r>
      <w:r w:rsidR="00B67E07">
        <w:t xml:space="preserve">The data collected in the time motion study illustrated cycle times approximately 36% lower than what was gathered in self reporting exercises. The queue time was estimated much lower than what was observed during the </w:t>
      </w:r>
      <w:r w:rsidR="00B67E07">
        <w:lastRenderedPageBreak/>
        <w:t xml:space="preserve">study; </w:t>
      </w:r>
      <w:r w:rsidR="00F820D5">
        <w:t>the self reported information was approximately 25% of the</w:t>
      </w:r>
      <w:r w:rsidR="004B61D3">
        <w:t xml:space="preserve"> queue time</w:t>
      </w:r>
      <w:r w:rsidR="00F820D5">
        <w:t xml:space="preserve"> recorded during the study.</w:t>
      </w:r>
    </w:p>
    <w:p w14:paraId="0F3F0244" w14:textId="77777777" w:rsidR="00DB1659" w:rsidRDefault="00146426" w:rsidP="00CF7EDA">
      <w:r>
        <w:t xml:space="preserve">The majority of the lead time of this process is spent waiting on the client to provide information or sign and return forms - only 3% of the lead time for the transactions </w:t>
      </w:r>
      <w:r w:rsidR="00865DEA">
        <w:t>captured</w:t>
      </w:r>
      <w:r>
        <w:t xml:space="preserve"> was working</w:t>
      </w:r>
      <w:r w:rsidR="0041241A">
        <w:t xml:space="preserve"> (cycle)</w:t>
      </w:r>
      <w:r>
        <w:t xml:space="preserve"> time. The queue time varied significantly between transactions, which suggests that this is a client-driven timeline. While the queue times were very different, the cycle times for each process were much more consistent, with the exception of CIF Creation and Account Opening where the times increased with the level of complexity of the client.</w:t>
      </w:r>
      <w:r w:rsidR="00827335">
        <w:t xml:space="preserve"> </w:t>
      </w:r>
    </w:p>
    <w:p w14:paraId="6A4AAE54" w14:textId="769362B7" w:rsidR="00827335" w:rsidRDefault="00827335" w:rsidP="00CF7EDA">
      <w:r>
        <w:t>Existing data is not shown here as it did not differ significantly from step to step with the exception of Beneficial Ownership, which was much shorter at 40-60 minutes for the transactions observed. This finding should be compared to the pain points that have been expressed at times around the effort required to bring a client record up to the level of completeness required by our current AML requirements.</w:t>
      </w:r>
    </w:p>
    <w:p w14:paraId="04D5E502" w14:textId="415B87DC" w:rsidR="00474016" w:rsidRDefault="00474016" w:rsidP="00474016">
      <w:pPr>
        <w:pStyle w:val="Heading3"/>
      </w:pPr>
      <w:bookmarkStart w:id="158" w:name="_Toc17456978"/>
      <w:bookmarkStart w:id="159" w:name="_Toc17897864"/>
      <w:bookmarkStart w:id="160" w:name="_Toc19697950"/>
      <w:bookmarkStart w:id="161" w:name="_Toc19698158"/>
      <w:r>
        <w:t>Observations and Pain Points</w:t>
      </w:r>
      <w:bookmarkEnd w:id="158"/>
      <w:bookmarkEnd w:id="159"/>
      <w:bookmarkEnd w:id="160"/>
      <w:bookmarkEnd w:id="161"/>
    </w:p>
    <w:p w14:paraId="6F77E54D" w14:textId="20EEF284" w:rsidR="00080A69" w:rsidRDefault="00026CC8" w:rsidP="00080A69">
      <w:r>
        <w:t xml:space="preserve">The same considerations and constraints applied to observations and pain points for </w:t>
      </w:r>
      <w:r w:rsidR="00891CBF">
        <w:t>P</w:t>
      </w:r>
      <w:r>
        <w:t>ersonal account opening apply for the below noted items.</w:t>
      </w:r>
    </w:p>
    <w:p w14:paraId="017A724B" w14:textId="7AE5311C" w:rsidR="00026CC8" w:rsidRDefault="00026CC8" w:rsidP="00026CC8">
      <w:pPr>
        <w:pStyle w:val="Heading4"/>
      </w:pPr>
      <w:bookmarkStart w:id="162" w:name="_Toc12475592"/>
      <w:bookmarkStart w:id="163" w:name="_Toc17456979"/>
      <w:bookmarkStart w:id="164" w:name="_Toc17897865"/>
      <w:bookmarkStart w:id="165" w:name="_Toc19697951"/>
      <w:bookmarkStart w:id="166" w:name="_Toc19698159"/>
      <w:r>
        <w:t>Observation 1:</w:t>
      </w:r>
      <w:r w:rsidR="00891CBF">
        <w:t xml:space="preserve"> Authorizations are Ineffective</w:t>
      </w:r>
      <w:bookmarkEnd w:id="162"/>
      <w:bookmarkEnd w:id="163"/>
      <w:bookmarkEnd w:id="164"/>
      <w:bookmarkEnd w:id="165"/>
      <w:bookmarkEnd w:id="166"/>
    </w:p>
    <w:p w14:paraId="4599EA78" w14:textId="1F278644" w:rsidR="00891CBF" w:rsidRDefault="00891CBF" w:rsidP="00891CBF">
      <w:r>
        <w:t>The same issues identified in Personal account opening apply to Non-Personal. In</w:t>
      </w:r>
      <w:r w:rsidR="00D91ACD">
        <w:t xml:space="preserve"> Edmonton Main, if there is no Cash M</w:t>
      </w:r>
      <w:r>
        <w:t>anagement team member available to complete the authorization, the b</w:t>
      </w:r>
      <w:r w:rsidR="00D91ACD">
        <w:t xml:space="preserve">ranch employee will request one </w:t>
      </w:r>
      <w:r>
        <w:t>from the Personal team.</w:t>
      </w:r>
      <w:r w:rsidR="00D91ACD">
        <w:t xml:space="preserve"> The process of placing a hold on an account while waiting for paperwork to be returned was observed for Non-Personal accounts, which added two authorizations to the process.</w:t>
      </w:r>
    </w:p>
    <w:p w14:paraId="03CC47F9" w14:textId="02F6E871" w:rsidR="00891CBF" w:rsidRDefault="00891CBF" w:rsidP="00026CC8">
      <w:pPr>
        <w:pStyle w:val="Heading4"/>
      </w:pPr>
      <w:bookmarkStart w:id="167" w:name="_Toc12475593"/>
      <w:bookmarkStart w:id="168" w:name="_Toc17456980"/>
      <w:bookmarkStart w:id="169" w:name="_Toc17897866"/>
      <w:bookmarkStart w:id="170" w:name="_Toc19697952"/>
      <w:bookmarkStart w:id="171" w:name="_Toc19698160"/>
      <w:r>
        <w:t xml:space="preserve">Observation 2: Our </w:t>
      </w:r>
      <w:r w:rsidR="00A05A44">
        <w:t>tools</w:t>
      </w:r>
      <w:r>
        <w:t xml:space="preserve"> and technology </w:t>
      </w:r>
      <w:r w:rsidR="00A05A44">
        <w:t>are not equipped to</w:t>
      </w:r>
      <w:r>
        <w:t xml:space="preserve"> </w:t>
      </w:r>
      <w:r w:rsidR="00595684">
        <w:t>m</w:t>
      </w:r>
      <w:r w:rsidR="00A05A44">
        <w:t>itigate th</w:t>
      </w:r>
      <w:r>
        <w:t>e lengthy lead time and significant queue time inherent in complex business account opening</w:t>
      </w:r>
      <w:bookmarkEnd w:id="167"/>
      <w:bookmarkEnd w:id="168"/>
      <w:bookmarkEnd w:id="169"/>
      <w:bookmarkEnd w:id="170"/>
      <w:bookmarkEnd w:id="171"/>
    </w:p>
    <w:p w14:paraId="60D1901F" w14:textId="37BBEB15" w:rsidR="00891CBF" w:rsidRDefault="00891CBF" w:rsidP="00891CBF">
      <w:r>
        <w:t xml:space="preserve">Details: </w:t>
      </w:r>
      <w:r w:rsidR="00595684">
        <w:t xml:space="preserve">The most significant factor in the time required to open a business account was queue time, which is largely driven by the client. </w:t>
      </w:r>
      <w:r w:rsidR="00A05A44">
        <w:t>We do not provide them with tools of convenience to complete their steps in a timely manner; for example digital signature capabilities or a simplified form set</w:t>
      </w:r>
      <w:r w:rsidR="000C1255">
        <w:t xml:space="preserve">. </w:t>
      </w:r>
    </w:p>
    <w:p w14:paraId="7281787F" w14:textId="0AE160C1" w:rsidR="00891CBF" w:rsidRDefault="00891CBF" w:rsidP="00891CBF">
      <w:r>
        <w:t>Impact:</w:t>
      </w:r>
      <w:r w:rsidR="000C1255">
        <w:t xml:space="preserve"> The potential reduction in time is difficult to quantify, however any improvements in ease of doing business with CWB would be expected to reduce this queue time and improve the client experience. As a process improvement best practice, work-in-progress should be kept to a minimum as unfinished tasks all require management by the branch employee, which can lead to overprocessing.</w:t>
      </w:r>
    </w:p>
    <w:p w14:paraId="38387C2F" w14:textId="4442F962" w:rsidR="00891CBF" w:rsidRDefault="000C1255" w:rsidP="00891CBF">
      <w:pPr>
        <w:pStyle w:val="Heading4"/>
      </w:pPr>
      <w:bookmarkStart w:id="172" w:name="_Toc12475594"/>
      <w:bookmarkStart w:id="173" w:name="_Toc17456981"/>
      <w:bookmarkStart w:id="174" w:name="_Toc17897867"/>
      <w:bookmarkStart w:id="175" w:name="_Toc19697953"/>
      <w:bookmarkStart w:id="176" w:name="_Toc19698161"/>
      <w:r>
        <w:t xml:space="preserve">Observation </w:t>
      </w:r>
      <w:r w:rsidR="000302C9">
        <w:t>3</w:t>
      </w:r>
      <w:r w:rsidR="00891CBF">
        <w:t>: The requirements for completing the Beneficial Ownership analysis are unclear. The process requires expertise that cannot be gained with the volumes existing in the branches.</w:t>
      </w:r>
      <w:bookmarkEnd w:id="172"/>
      <w:bookmarkEnd w:id="173"/>
      <w:bookmarkEnd w:id="174"/>
      <w:bookmarkEnd w:id="175"/>
      <w:bookmarkEnd w:id="176"/>
    </w:p>
    <w:p w14:paraId="13DA6D1B" w14:textId="09483CC0" w:rsidR="00891CBF" w:rsidRDefault="00891CBF" w:rsidP="00891CBF">
      <w:r>
        <w:t>Details:</w:t>
      </w:r>
      <w:r w:rsidR="006E433A">
        <w:t xml:space="preserve"> The process of completing a beneficial ownership analysis is time consuming and difficult for many employees to complete. The information required may not be known up front and the branch employee may have to go back to the client multiple times for information. The rules around the use of the Declaration of Beneficial Ownership form (4344) are not specific, although the form is being used</w:t>
      </w:r>
      <w:r w:rsidR="007F60C5">
        <w:t xml:space="preserve"> at the branch employee’s discretion</w:t>
      </w:r>
      <w:r w:rsidR="006E433A">
        <w:t xml:space="preserve">. Employees at Edmonton Main are engaging the client to complete the </w:t>
      </w:r>
      <w:r w:rsidR="006E433A">
        <w:lastRenderedPageBreak/>
        <w:t>form themselves and return to the bank. This process represents a significant amount of the cycle time of the account opening process</w:t>
      </w:r>
      <w:r w:rsidR="00E9407C">
        <w:t xml:space="preserve"> at nearly half</w:t>
      </w:r>
      <w:r w:rsidR="00F81A4E">
        <w:t>. The requirements for beneficial ownership are continually raised as a source of frustration and confusion by employees, although the AML review process has not shown it to be a significant source of errors.</w:t>
      </w:r>
    </w:p>
    <w:p w14:paraId="7B8BBECF" w14:textId="597FF0B8" w:rsidR="00FB32F0" w:rsidRDefault="00FB32F0" w:rsidP="00891CBF">
      <w:r>
        <w:t>While the data collected forms the basis of this study, it should be noted that there are additional difficulties faced by BC branches in completing the Beneficial Owner analysis as they do not have the same records available at the provincial registry as other provinces. It is also acknowledged that there may be outliers in cycle time required to complete this information that were not captured here.</w:t>
      </w:r>
    </w:p>
    <w:p w14:paraId="4C29D782" w14:textId="2A5BC6D7" w:rsidR="00891CBF" w:rsidRDefault="00891CBF" w:rsidP="00891CBF">
      <w:r>
        <w:t>Impact:</w:t>
      </w:r>
      <w:r w:rsidR="006E433A">
        <w:t xml:space="preserve"> Employees were observed spending a full day</w:t>
      </w:r>
      <w:r w:rsidR="00E9407C">
        <w:t xml:space="preserve"> intermittently</w:t>
      </w:r>
      <w:r w:rsidR="006E433A">
        <w:t xml:space="preserve"> completing the Beneficial Ownership analysis before ‘giving up’ and sending the Declaration form to the client to complete. This represents some measure of wasted time with the end result potentially not delivering the</w:t>
      </w:r>
      <w:r w:rsidR="00A548C2">
        <w:t xml:space="preserve"> information needed to meet AML compliance requirements. This process rep</w:t>
      </w:r>
      <w:r w:rsidR="00E9407C">
        <w:t>resents nearly 50</w:t>
      </w:r>
      <w:r w:rsidR="00A548C2">
        <w:t>% of the total cycle time of the account opening process, requires multiple client touchpoints (including having them complete a form</w:t>
      </w:r>
      <w:r w:rsidR="00E9407C">
        <w:t xml:space="preserve"> for the bank</w:t>
      </w:r>
      <w:r w:rsidR="00A548C2">
        <w:t xml:space="preserve"> against AML guidance) and </w:t>
      </w:r>
      <w:r w:rsidR="00F81A4E">
        <w:t>is a source of confusion and frustration for branch employees.</w:t>
      </w:r>
      <w:r w:rsidR="00A548C2">
        <w:t xml:space="preserve">  </w:t>
      </w:r>
    </w:p>
    <w:p w14:paraId="2FA66D22" w14:textId="76E969BF" w:rsidR="000302C9" w:rsidRDefault="000302C9" w:rsidP="00ED2D5E">
      <w:pPr>
        <w:pStyle w:val="Heading4"/>
      </w:pPr>
      <w:bookmarkStart w:id="177" w:name="_Toc12475595"/>
      <w:bookmarkStart w:id="178" w:name="_Toc17456982"/>
      <w:bookmarkStart w:id="179" w:name="_Toc17897868"/>
      <w:bookmarkStart w:id="180" w:name="_Toc19697954"/>
      <w:bookmarkStart w:id="181" w:name="_Toc19698162"/>
      <w:r>
        <w:t>Observation 4: Forms are numerous and difficult to identify</w:t>
      </w:r>
      <w:bookmarkEnd w:id="177"/>
      <w:bookmarkEnd w:id="178"/>
      <w:bookmarkEnd w:id="179"/>
      <w:bookmarkEnd w:id="180"/>
      <w:bookmarkEnd w:id="181"/>
    </w:p>
    <w:p w14:paraId="1EB572EB" w14:textId="123A12FE" w:rsidR="000302C9" w:rsidRDefault="000302C9" w:rsidP="000302C9">
      <w:r>
        <w:t>Details: Of the working time, 22% is spent on preparing and</w:t>
      </w:r>
      <w:r w:rsidR="003D0D1E">
        <w:t xml:space="preserve"> sending</w:t>
      </w:r>
      <w:r>
        <w:t xml:space="preserve"> forms</w:t>
      </w:r>
      <w:r w:rsidR="00072D67">
        <w:t xml:space="preserve">. </w:t>
      </w:r>
      <w:r>
        <w:t>Forms must be manually selected based on the transaction and are located in multiple places, including T24, CRA website and InfoServer.  As is the case with Personal accounts, Non-Personal require a minimum of six forms, four of which require populating, and may represent overproduction of required information if the same data is entered multiple times</w:t>
      </w:r>
      <w:r w:rsidR="00ED2D5E">
        <w:t xml:space="preserve">. </w:t>
      </w:r>
      <w:r>
        <w:t xml:space="preserve"> If cash management products are also provided at the time of account opening, each incremental product requires a form, although this</w:t>
      </w:r>
      <w:r w:rsidR="00ED2D5E">
        <w:t xml:space="preserve"> requirement</w:t>
      </w:r>
      <w:r>
        <w:t xml:space="preserve"> will be reduced significantly with the rollout of COMET </w:t>
      </w:r>
      <w:r w:rsidR="00ED2D5E">
        <w:t xml:space="preserve">forms consolidation </w:t>
      </w:r>
      <w:r>
        <w:t>in September 2019.</w:t>
      </w:r>
    </w:p>
    <w:p w14:paraId="54D6101B" w14:textId="565847E8" w:rsidR="00891CBF" w:rsidRPr="00891CBF" w:rsidRDefault="00ED2D5E" w:rsidP="00891CBF">
      <w:r>
        <w:t>Impact: Each form requires time and effort to complete. Any non value added or repetitive information (or form) adds cycle time and introduces opportunity for error. While there were no errors in returned forms observed during the time mo</w:t>
      </w:r>
      <w:r w:rsidR="00072D67">
        <w:t>tion study, the delay created by an</w:t>
      </w:r>
      <w:r>
        <w:t xml:space="preserve"> error for Non-Personal account opening </w:t>
      </w:r>
      <w:r w:rsidR="00072D67">
        <w:t>could be quite significant</w:t>
      </w:r>
      <w:r>
        <w:t xml:space="preserve"> due to the extended queue times.</w:t>
      </w:r>
    </w:p>
    <w:p w14:paraId="0769F716" w14:textId="0939A71A" w:rsidR="00026CC8" w:rsidRDefault="00026CC8" w:rsidP="00026CC8">
      <w:pPr>
        <w:pStyle w:val="Heading4"/>
      </w:pPr>
      <w:bookmarkStart w:id="182" w:name="_Toc12475596"/>
      <w:bookmarkStart w:id="183" w:name="_Toc17456983"/>
      <w:bookmarkStart w:id="184" w:name="_Toc17897869"/>
      <w:bookmarkStart w:id="185" w:name="_Toc19697955"/>
      <w:bookmarkStart w:id="186" w:name="_Toc19698163"/>
      <w:r>
        <w:t>Pain Points:</w:t>
      </w:r>
      <w:bookmarkEnd w:id="182"/>
      <w:bookmarkEnd w:id="183"/>
      <w:bookmarkEnd w:id="184"/>
      <w:bookmarkEnd w:id="185"/>
      <w:bookmarkEnd w:id="186"/>
    </w:p>
    <w:p w14:paraId="5A2F3016" w14:textId="7503168B" w:rsidR="00026CC8" w:rsidRDefault="00891CBF" w:rsidP="00080A69">
      <w:r>
        <w:t>As is the case for personal account opening pain points, some of these may reflect opportunities to promote awareness of the necessity of certain process requirements.</w:t>
      </w:r>
    </w:p>
    <w:p w14:paraId="1284CE81" w14:textId="6DE15491" w:rsidR="00891CBF" w:rsidRDefault="00891CBF" w:rsidP="00891CBF">
      <w:pPr>
        <w:pStyle w:val="ListParagraph"/>
        <w:numPr>
          <w:ilvl w:val="0"/>
          <w:numId w:val="28"/>
        </w:numPr>
      </w:pPr>
      <w:r>
        <w:t xml:space="preserve">The need for ID verification is understood, however the cost of staff time and client time to complete this task </w:t>
      </w:r>
      <w:r w:rsidR="00A548C2">
        <w:t>is seen as excessive.</w:t>
      </w:r>
      <w:r>
        <w:t xml:space="preserve"> </w:t>
      </w:r>
    </w:p>
    <w:p w14:paraId="792ABF72" w14:textId="4E4BD064" w:rsidR="00891CBF" w:rsidRDefault="006F0646" w:rsidP="00891CBF">
      <w:pPr>
        <w:pStyle w:val="ListParagraph"/>
        <w:numPr>
          <w:ilvl w:val="0"/>
          <w:numId w:val="28"/>
        </w:numPr>
      </w:pPr>
      <w:r>
        <w:t xml:space="preserve">Edmonton Main has been completing the RC518 Declaration of Tax Residence form with the client as part of the account opening package, but this form is also sent out centrally by Regulatory Compliance for all eligible account opening activity. This raises the likelihood of form completion, but creates a poor client experience as they receive the form twice and may complete it twice. </w:t>
      </w:r>
      <w:r w:rsidR="001D502D">
        <w:t xml:space="preserve">Edmonton Main has requested RC to stop sending the form to their clients. </w:t>
      </w:r>
      <w:r>
        <w:t>The form is also occasionally missed as it must be pulled separately from the CRA site</w:t>
      </w:r>
      <w:r w:rsidR="001D502D">
        <w:t>.</w:t>
      </w:r>
    </w:p>
    <w:p w14:paraId="368D7D8E" w14:textId="71162AFC" w:rsidR="00474016" w:rsidRDefault="00474016" w:rsidP="00474016">
      <w:pPr>
        <w:pStyle w:val="Heading3"/>
      </w:pPr>
      <w:bookmarkStart w:id="187" w:name="_Toc17897870"/>
      <w:bookmarkStart w:id="188" w:name="_Toc19697956"/>
      <w:bookmarkStart w:id="189" w:name="_Toc19698164"/>
      <w:r>
        <w:lastRenderedPageBreak/>
        <w:t>Opportunities</w:t>
      </w:r>
      <w:bookmarkEnd w:id="187"/>
      <w:bookmarkEnd w:id="188"/>
      <w:bookmarkEnd w:id="189"/>
    </w:p>
    <w:p w14:paraId="4C851E3A" w14:textId="11DED846" w:rsidR="003A5EE2" w:rsidRDefault="003A5EE2" w:rsidP="003A5EE2">
      <w:r>
        <w:t>As was noted for Personal account opening, these opportunities are focused on the objective of process improvement and are reflective of the process as observed at Edmonton Main during the period of the time motion study.</w:t>
      </w:r>
    </w:p>
    <w:tbl>
      <w:tblPr>
        <w:tblStyle w:val="Corporate"/>
        <w:tblW w:w="0" w:type="auto"/>
        <w:tblInd w:w="23" w:type="dxa"/>
        <w:tblLook w:val="0420" w:firstRow="1" w:lastRow="0" w:firstColumn="0" w:lastColumn="0" w:noHBand="0" w:noVBand="1"/>
      </w:tblPr>
      <w:tblGrid>
        <w:gridCol w:w="4108"/>
        <w:gridCol w:w="1255"/>
        <w:gridCol w:w="1655"/>
        <w:gridCol w:w="2319"/>
      </w:tblGrid>
      <w:tr w:rsidR="003A5EE2" w14:paraId="3A7814B2" w14:textId="77777777" w:rsidTr="00BF6E14">
        <w:trPr>
          <w:cnfStyle w:val="100000000000" w:firstRow="1" w:lastRow="0" w:firstColumn="0" w:lastColumn="0" w:oddVBand="0" w:evenVBand="0" w:oddHBand="0" w:evenHBand="0" w:firstRowFirstColumn="0" w:firstRowLastColumn="0" w:lastRowFirstColumn="0" w:lastRowLastColumn="0"/>
        </w:trPr>
        <w:tc>
          <w:tcPr>
            <w:tcW w:w="4515" w:type="dxa"/>
          </w:tcPr>
          <w:p w14:paraId="0DFB3E78" w14:textId="77777777" w:rsidR="003A5EE2" w:rsidRDefault="003A5EE2" w:rsidP="008008C2">
            <w:r>
              <w:t>Opportunity</w:t>
            </w:r>
          </w:p>
        </w:tc>
        <w:tc>
          <w:tcPr>
            <w:tcW w:w="1275" w:type="dxa"/>
          </w:tcPr>
          <w:p w14:paraId="7A983511" w14:textId="77777777" w:rsidR="003A5EE2" w:rsidRDefault="003A5EE2" w:rsidP="008008C2">
            <w:r>
              <w:t>Process Step</w:t>
            </w:r>
          </w:p>
        </w:tc>
        <w:tc>
          <w:tcPr>
            <w:tcW w:w="1736" w:type="dxa"/>
          </w:tcPr>
          <w:p w14:paraId="3C38C536" w14:textId="77777777" w:rsidR="003A5EE2" w:rsidRDefault="003A5EE2" w:rsidP="008008C2">
            <w:r>
              <w:t>Time Savings per Transaction</w:t>
            </w:r>
          </w:p>
        </w:tc>
        <w:tc>
          <w:tcPr>
            <w:tcW w:w="2508" w:type="dxa"/>
            <w:tcMar>
              <w:right w:w="6" w:type="dxa"/>
            </w:tcMar>
          </w:tcPr>
          <w:p w14:paraId="68F28228" w14:textId="1D0CC55A" w:rsidR="003A5EE2" w:rsidRDefault="003A5EE2" w:rsidP="008008C2">
            <w:r>
              <w:t xml:space="preserve">Total Time Savings </w:t>
            </w:r>
            <w:r w:rsidR="00257369">
              <w:t xml:space="preserve">(7hr </w:t>
            </w:r>
            <w:r>
              <w:t>day</w:t>
            </w:r>
            <w:r w:rsidR="00257369">
              <w:t>, based on 2018 volume</w:t>
            </w:r>
            <w:r>
              <w:t>)</w:t>
            </w:r>
          </w:p>
        </w:tc>
      </w:tr>
      <w:tr w:rsidR="003A5EE2" w14:paraId="0BF6D50F" w14:textId="77777777" w:rsidTr="00BF6E14">
        <w:trPr>
          <w:cnfStyle w:val="000000100000" w:firstRow="0" w:lastRow="0" w:firstColumn="0" w:lastColumn="0" w:oddVBand="0" w:evenVBand="0" w:oddHBand="1" w:evenHBand="0" w:firstRowFirstColumn="0" w:firstRowLastColumn="0" w:lastRowFirstColumn="0" w:lastRowLastColumn="0"/>
          <w:trHeight w:val="1265"/>
        </w:trPr>
        <w:tc>
          <w:tcPr>
            <w:tcW w:w="4515" w:type="dxa"/>
          </w:tcPr>
          <w:p w14:paraId="2BBEB42D" w14:textId="77777777" w:rsidR="003A5EE2" w:rsidRDefault="003A5EE2" w:rsidP="008008C2">
            <w:r>
              <w:t xml:space="preserve">There is no evidence that the current authorizations process reduces errors or increases AML compliance. Removing the authorization required to open a demand account and solidifying the Master Review process without expanding the time spent would eliminate an entire step. </w:t>
            </w:r>
          </w:p>
        </w:tc>
        <w:tc>
          <w:tcPr>
            <w:tcW w:w="1275" w:type="dxa"/>
          </w:tcPr>
          <w:p w14:paraId="4E12EF13" w14:textId="77777777" w:rsidR="003A5EE2" w:rsidRDefault="003A5EE2" w:rsidP="008008C2">
            <w:r>
              <w:t>Authorization</w:t>
            </w:r>
          </w:p>
        </w:tc>
        <w:tc>
          <w:tcPr>
            <w:tcW w:w="1736" w:type="dxa"/>
          </w:tcPr>
          <w:p w14:paraId="6BF26506" w14:textId="77777777" w:rsidR="003A5EE2" w:rsidRDefault="003A5EE2" w:rsidP="008008C2"/>
          <w:p w14:paraId="476A85BE" w14:textId="354BC35B" w:rsidR="003A5EE2" w:rsidRDefault="003A5EE2" w:rsidP="003A5EE2">
            <w:r>
              <w:t>3 min</w:t>
            </w:r>
          </w:p>
        </w:tc>
        <w:tc>
          <w:tcPr>
            <w:tcW w:w="2508" w:type="dxa"/>
          </w:tcPr>
          <w:p w14:paraId="5C999BB2" w14:textId="3612201B" w:rsidR="003A5EE2" w:rsidRDefault="003A5EE2" w:rsidP="008008C2">
            <w:r>
              <w:t>D</w:t>
            </w:r>
            <w:r w:rsidR="003D0D1E">
              <w:t>emand: 3</w:t>
            </w:r>
            <w:r>
              <w:t xml:space="preserve">4 days/year or </w:t>
            </w:r>
            <w:r w:rsidR="003D0D1E">
              <w:rPr>
                <w:b/>
              </w:rPr>
              <w:t>0.13</w:t>
            </w:r>
            <w:r w:rsidRPr="00311D84">
              <w:rPr>
                <w:b/>
              </w:rPr>
              <w:t xml:space="preserve"> FTE</w:t>
            </w:r>
          </w:p>
        </w:tc>
      </w:tr>
      <w:tr w:rsidR="003A5EE2" w14:paraId="7F177FC3" w14:textId="77777777" w:rsidTr="00BF6E14">
        <w:trPr>
          <w:cnfStyle w:val="000000010000" w:firstRow="0" w:lastRow="0" w:firstColumn="0" w:lastColumn="0" w:oddVBand="0" w:evenVBand="0" w:oddHBand="0" w:evenHBand="1" w:firstRowFirstColumn="0" w:firstRowLastColumn="0" w:lastRowFirstColumn="0" w:lastRowLastColumn="0"/>
        </w:trPr>
        <w:tc>
          <w:tcPr>
            <w:tcW w:w="4515" w:type="dxa"/>
          </w:tcPr>
          <w:p w14:paraId="17584850" w14:textId="77777777" w:rsidR="003A5EE2" w:rsidRDefault="003A5EE2" w:rsidP="008008C2">
            <w:r>
              <w:t>The number and structure of required forms should be reviewed for consolidation and reduction opportunities. Optimization of flow and transaction-based auto-selection of required form(s) should be considered.</w:t>
            </w:r>
          </w:p>
          <w:p w14:paraId="30DAF0D1" w14:textId="77777777" w:rsidR="003A5EE2" w:rsidRDefault="003A5EE2" w:rsidP="008008C2">
            <w:r>
              <w:t>*resources required to revise forms have often been highly constrained at CWB due to backlog</w:t>
            </w:r>
          </w:p>
        </w:tc>
        <w:tc>
          <w:tcPr>
            <w:tcW w:w="1275" w:type="dxa"/>
          </w:tcPr>
          <w:p w14:paraId="5A554DE7" w14:textId="2782710C" w:rsidR="003A5EE2" w:rsidRDefault="003D0D1E" w:rsidP="008008C2">
            <w:r>
              <w:t>Prepare and Send</w:t>
            </w:r>
            <w:r w:rsidR="003A5EE2">
              <w:t xml:space="preserve"> Forms</w:t>
            </w:r>
          </w:p>
        </w:tc>
        <w:tc>
          <w:tcPr>
            <w:tcW w:w="1736" w:type="dxa"/>
          </w:tcPr>
          <w:p w14:paraId="159A77CE" w14:textId="1C122E94" w:rsidR="003A5EE2" w:rsidRDefault="00757CF6" w:rsidP="008008C2">
            <w:r>
              <w:t>Demand: 47</w:t>
            </w:r>
            <w:r w:rsidR="003A5EE2">
              <w:t xml:space="preserve"> min (hypothetical 50% reduction in prep time)</w:t>
            </w:r>
          </w:p>
          <w:p w14:paraId="61F2C7FD" w14:textId="40E90CDE" w:rsidR="003A5EE2" w:rsidRDefault="003A5EE2" w:rsidP="008008C2"/>
        </w:tc>
        <w:tc>
          <w:tcPr>
            <w:tcW w:w="2508" w:type="dxa"/>
          </w:tcPr>
          <w:p w14:paraId="39EF30EB" w14:textId="49B391FA" w:rsidR="003A5EE2" w:rsidRDefault="00757CF6" w:rsidP="008008C2">
            <w:r>
              <w:t>Demand: 528</w:t>
            </w:r>
            <w:r w:rsidR="003A5EE2">
              <w:t xml:space="preserve"> days/yr or </w:t>
            </w:r>
            <w:r>
              <w:rPr>
                <w:b/>
              </w:rPr>
              <w:t>2.1</w:t>
            </w:r>
            <w:r w:rsidR="003A5EE2" w:rsidRPr="00311D84">
              <w:rPr>
                <w:b/>
              </w:rPr>
              <w:t xml:space="preserve"> FTE</w:t>
            </w:r>
          </w:p>
          <w:p w14:paraId="28347273" w14:textId="27E05EA4" w:rsidR="003A5EE2" w:rsidRDefault="00757CF6" w:rsidP="008008C2">
            <w:r>
              <w:t>Investment: not captured</w:t>
            </w:r>
          </w:p>
        </w:tc>
      </w:tr>
      <w:tr w:rsidR="003A5EE2" w14:paraId="3B47F75F" w14:textId="77777777" w:rsidTr="00BF6E14">
        <w:trPr>
          <w:cnfStyle w:val="000000100000" w:firstRow="0" w:lastRow="0" w:firstColumn="0" w:lastColumn="0" w:oddVBand="0" w:evenVBand="0" w:oddHBand="1" w:evenHBand="0" w:firstRowFirstColumn="0" w:firstRowLastColumn="0" w:lastRowFirstColumn="0" w:lastRowLastColumn="0"/>
        </w:trPr>
        <w:tc>
          <w:tcPr>
            <w:tcW w:w="4515" w:type="dxa"/>
          </w:tcPr>
          <w:p w14:paraId="3A5EC137" w14:textId="66ACFD9F" w:rsidR="003A5EE2" w:rsidRDefault="00257369" w:rsidP="008008C2">
            <w:r>
              <w:t>Consolidate Beneficial Ownership analysis and documentation to a small group who are dedicated primarily to this task and can develop expertise, efficiency and best practices.</w:t>
            </w:r>
          </w:p>
        </w:tc>
        <w:tc>
          <w:tcPr>
            <w:tcW w:w="1275" w:type="dxa"/>
          </w:tcPr>
          <w:p w14:paraId="60272263" w14:textId="009E1A03" w:rsidR="003A5EE2" w:rsidRDefault="00257369" w:rsidP="008008C2">
            <w:r>
              <w:t>Beneficial Ownership</w:t>
            </w:r>
          </w:p>
        </w:tc>
        <w:tc>
          <w:tcPr>
            <w:tcW w:w="1736" w:type="dxa"/>
          </w:tcPr>
          <w:p w14:paraId="585F0DC6" w14:textId="2D91F287" w:rsidR="003A5EE2" w:rsidRDefault="00257369" w:rsidP="008008C2">
            <w:r>
              <w:t>Reduce from 215 min to 161 (hypothetical 25% reduction)</w:t>
            </w:r>
            <w:r w:rsidR="003A5EE2">
              <w:t xml:space="preserve"> </w:t>
            </w:r>
          </w:p>
        </w:tc>
        <w:tc>
          <w:tcPr>
            <w:tcW w:w="2508" w:type="dxa"/>
          </w:tcPr>
          <w:p w14:paraId="2AE0EF52" w14:textId="77777777" w:rsidR="00257369" w:rsidRDefault="00257369" w:rsidP="00257369">
            <w:r>
              <w:t xml:space="preserve">Demand: 279 days or </w:t>
            </w:r>
            <w:r w:rsidRPr="00D64181">
              <w:rPr>
                <w:b/>
              </w:rPr>
              <w:t>3.3 FTE</w:t>
            </w:r>
          </w:p>
          <w:p w14:paraId="51A04EA7" w14:textId="1FC3059A" w:rsidR="00257369" w:rsidRDefault="00257369" w:rsidP="00257369">
            <w:r>
              <w:t xml:space="preserve">Investment:  </w:t>
            </w:r>
            <w:r w:rsidR="00116AC9">
              <w:t xml:space="preserve">92 days or </w:t>
            </w:r>
            <w:r w:rsidR="00D64181" w:rsidRPr="00D64181">
              <w:rPr>
                <w:b/>
              </w:rPr>
              <w:t>0.4</w:t>
            </w:r>
            <w:r w:rsidR="00116AC9" w:rsidRPr="00D64181">
              <w:rPr>
                <w:b/>
              </w:rPr>
              <w:t xml:space="preserve"> FTE</w:t>
            </w:r>
          </w:p>
          <w:p w14:paraId="5F1DC48A" w14:textId="65C512EC" w:rsidR="00116AC9" w:rsidRDefault="00116AC9" w:rsidP="00257369">
            <w:r>
              <w:t xml:space="preserve">Credit: 51 days or </w:t>
            </w:r>
            <w:r w:rsidRPr="00D64181">
              <w:rPr>
                <w:b/>
              </w:rPr>
              <w:t>0.2 FTE</w:t>
            </w:r>
          </w:p>
          <w:p w14:paraId="0DF641D3" w14:textId="392B0ADD" w:rsidR="003A5EE2" w:rsidRDefault="00116AC9" w:rsidP="008008C2">
            <w:r>
              <w:t>Remaining work – approx. 4 FTE</w:t>
            </w:r>
          </w:p>
        </w:tc>
      </w:tr>
    </w:tbl>
    <w:p w14:paraId="7B538FAA" w14:textId="77777777" w:rsidR="00BF6E14" w:rsidRDefault="00BF6E14" w:rsidP="00BF6E14">
      <w:pPr>
        <w:rPr>
          <w:sz w:val="18"/>
        </w:rPr>
      </w:pPr>
      <w:r w:rsidRPr="001F20C5">
        <w:rPr>
          <w:sz w:val="18"/>
        </w:rPr>
        <w:t>*based on transactional volume 2018</w:t>
      </w:r>
      <w:r>
        <w:rPr>
          <w:sz w:val="18"/>
        </w:rPr>
        <w:t xml:space="preserve"> across all branches</w:t>
      </w:r>
    </w:p>
    <w:p w14:paraId="6CDE106C" w14:textId="6A8FBB02" w:rsidR="003A5EE2" w:rsidRDefault="003A5EE2" w:rsidP="003A5EE2"/>
    <w:p w14:paraId="27063E2E" w14:textId="3EAD3200" w:rsidR="008008C2" w:rsidRDefault="008008C2" w:rsidP="003A5EE2"/>
    <w:p w14:paraId="1564080A" w14:textId="44CD9748" w:rsidR="008008C2" w:rsidRDefault="008008C2" w:rsidP="003A5EE2"/>
    <w:p w14:paraId="1E316B84" w14:textId="5FAA2A95" w:rsidR="008008C2" w:rsidRDefault="008008C2" w:rsidP="003A5EE2"/>
    <w:p w14:paraId="1E308134" w14:textId="6919C253" w:rsidR="008008C2" w:rsidRDefault="008008C2" w:rsidP="003A5EE2"/>
    <w:p w14:paraId="1C40E03E" w14:textId="00372CEA" w:rsidR="008008C2" w:rsidRDefault="008008C2" w:rsidP="003A5EE2"/>
    <w:p w14:paraId="5FC2C56D" w14:textId="51BB3FF3" w:rsidR="008008C2" w:rsidRDefault="008008C2" w:rsidP="003A5EE2"/>
    <w:p w14:paraId="40D1CB76" w14:textId="3624527C" w:rsidR="008008C2" w:rsidRDefault="008008C2" w:rsidP="008008C2">
      <w:pPr>
        <w:pStyle w:val="Heading1"/>
      </w:pPr>
      <w:bookmarkStart w:id="190" w:name="_Toc19697957"/>
      <w:bookmarkStart w:id="191" w:name="_Toc19698416"/>
      <w:r>
        <w:lastRenderedPageBreak/>
        <w:t>Account Opening Current State Assessment and Self Reported Data Gathering</w:t>
      </w:r>
      <w:r w:rsidR="0001244B">
        <w:t xml:space="preserve"> (Delivered April 2019)</w:t>
      </w:r>
      <w:bookmarkEnd w:id="190"/>
      <w:bookmarkEnd w:id="191"/>
    </w:p>
    <w:p w14:paraId="523C94F6" w14:textId="77777777" w:rsidR="008008C2" w:rsidRPr="007D6B80" w:rsidRDefault="008008C2" w:rsidP="008008C2">
      <w:pPr>
        <w:pStyle w:val="Heading1"/>
      </w:pPr>
      <w:bookmarkStart w:id="192" w:name="_Toc7593470"/>
      <w:bookmarkStart w:id="193" w:name="_Toc19697958"/>
      <w:bookmarkStart w:id="194" w:name="_Toc19698417"/>
      <w:bookmarkStart w:id="195" w:name="_Toc456688056"/>
      <w:r>
        <w:t>Executive Summary</w:t>
      </w:r>
      <w:bookmarkEnd w:id="192"/>
      <w:bookmarkEnd w:id="193"/>
      <w:bookmarkEnd w:id="194"/>
    </w:p>
    <w:p w14:paraId="792B956E" w14:textId="77777777" w:rsidR="008008C2" w:rsidRDefault="008008C2" w:rsidP="008008C2">
      <w:r>
        <w:t xml:space="preserve">The purpose of the Account Opening current state assessment is to gain a deeper understanding of the process performance and pain points experienced by our staff and clients for each client type – Personal and Business – and account category – Demand, Investment, and Credit. This is intended to provide objective analysis of the current state, including comparisons across the different categories to understand the key differences and their impact. </w:t>
      </w:r>
    </w:p>
    <w:p w14:paraId="181084AA" w14:textId="77777777" w:rsidR="008008C2" w:rsidRDefault="008008C2" w:rsidP="008008C2">
      <w:r>
        <w:t>While each account category and client type is reviewed individually, a number of key themes have emerged:</w:t>
      </w:r>
    </w:p>
    <w:p w14:paraId="4CBE3038" w14:textId="77777777" w:rsidR="008008C2" w:rsidRDefault="008008C2" w:rsidP="008008C2">
      <w:pPr>
        <w:pStyle w:val="ListParagraph"/>
        <w:numPr>
          <w:ilvl w:val="0"/>
          <w:numId w:val="37"/>
        </w:numPr>
      </w:pPr>
      <w:r>
        <w:t xml:space="preserve">There are a number of similarities between Demand and Investment account opening in terms of lead time and allocation of time spent on activities. </w:t>
      </w:r>
    </w:p>
    <w:p w14:paraId="374CB29B" w14:textId="77777777" w:rsidR="008008C2" w:rsidRDefault="008008C2" w:rsidP="008008C2">
      <w:pPr>
        <w:pStyle w:val="ListParagraph"/>
        <w:numPr>
          <w:ilvl w:val="0"/>
          <w:numId w:val="37"/>
        </w:numPr>
      </w:pPr>
      <w:r>
        <w:t>For Personal Demand and Investment account opening, the majority of the process lead time is spent in activity, rather than waiting.</w:t>
      </w:r>
    </w:p>
    <w:p w14:paraId="146CAB1E" w14:textId="77777777" w:rsidR="008008C2" w:rsidRDefault="008008C2" w:rsidP="008008C2">
      <w:pPr>
        <w:pStyle w:val="ListParagraph"/>
        <w:numPr>
          <w:ilvl w:val="0"/>
          <w:numId w:val="37"/>
        </w:numPr>
      </w:pPr>
      <w:r>
        <w:t xml:space="preserve">The lead time for Personal Demand and Investment account opening is low, even as executed more efficiently by Motive. </w:t>
      </w:r>
    </w:p>
    <w:p w14:paraId="27ED6A54" w14:textId="77777777" w:rsidR="008008C2" w:rsidRDefault="008008C2" w:rsidP="008008C2">
      <w:pPr>
        <w:pStyle w:val="ListParagraph"/>
        <w:numPr>
          <w:ilvl w:val="0"/>
          <w:numId w:val="37"/>
        </w:numPr>
      </w:pPr>
      <w:r>
        <w:t>For all other account opening processes (Business Demand and Investment, Credit), the majority of the process lead time is spent in waiting, rather than activity. This may reduce the effectiveness of streamlining activities such as forms redesign on lead time, although they may have an impact on error rates and staff engagement.</w:t>
      </w:r>
    </w:p>
    <w:p w14:paraId="5A14D67B" w14:textId="77777777" w:rsidR="008008C2" w:rsidRDefault="008008C2" w:rsidP="008008C2">
      <w:pPr>
        <w:pStyle w:val="ListParagraph"/>
        <w:numPr>
          <w:ilvl w:val="0"/>
          <w:numId w:val="37"/>
        </w:numPr>
      </w:pPr>
      <w:r>
        <w:t>AML and audit activities represent the highest allocation of effort in demand account opening.</w:t>
      </w:r>
    </w:p>
    <w:p w14:paraId="6C750ED6" w14:textId="77777777" w:rsidR="008008C2" w:rsidRDefault="008008C2" w:rsidP="008008C2">
      <w:pPr>
        <w:pStyle w:val="ListParagraph"/>
        <w:numPr>
          <w:ilvl w:val="0"/>
          <w:numId w:val="37"/>
        </w:numPr>
      </w:pPr>
      <w:r>
        <w:t xml:space="preserve">There is no correlation between AML deficiency rates and branch account opening volume. </w:t>
      </w:r>
    </w:p>
    <w:p w14:paraId="61C725FF" w14:textId="77777777" w:rsidR="008008C2" w:rsidRPr="00283B46" w:rsidRDefault="008008C2" w:rsidP="008008C2">
      <w:r>
        <w:t>These findings suggest that while targeted efforts could be made to streamline or simplify some steps, the impact on the overall process would not provide the benefit required to transform the process. This affords us opportunities to consider innovating our approach to account opening externally, through the use of digital tools and platforms, and internally, through a different structure to support the process.</w:t>
      </w:r>
    </w:p>
    <w:bookmarkEnd w:id="195"/>
    <w:p w14:paraId="30098406" w14:textId="77777777" w:rsidR="008008C2" w:rsidRDefault="008008C2" w:rsidP="008008C2">
      <w:r>
        <w:t>The time estimates contained within the document are self reports, and are subject to inaccuracy.  Validation of the self reports will be undertaken through a brief Time Motion Study to observe and analyze actual cycle time and lead time for each account type and client type.</w:t>
      </w:r>
    </w:p>
    <w:p w14:paraId="781AB298" w14:textId="77777777" w:rsidR="008008C2" w:rsidRPr="00873C47" w:rsidRDefault="008008C2" w:rsidP="008008C2">
      <w:pPr>
        <w:pStyle w:val="NoSpacing"/>
        <w:spacing w:line="276" w:lineRule="auto"/>
        <w:jc w:val="both"/>
      </w:pPr>
    </w:p>
    <w:p w14:paraId="334257F2" w14:textId="77777777" w:rsidR="008008C2" w:rsidRPr="001D0D37" w:rsidRDefault="008008C2" w:rsidP="008008C2">
      <w:pPr>
        <w:pStyle w:val="Heading1"/>
      </w:pPr>
      <w:bookmarkStart w:id="196" w:name="_Toc7593471"/>
      <w:bookmarkStart w:id="197" w:name="_Toc19697959"/>
      <w:bookmarkStart w:id="198" w:name="_Toc19698418"/>
      <w:bookmarkStart w:id="199" w:name="_Toc456688058"/>
      <w:bookmarkStart w:id="200" w:name="_Toc467757200"/>
      <w:r w:rsidRPr="001D0D37">
        <w:t>Approach</w:t>
      </w:r>
      <w:bookmarkEnd w:id="196"/>
      <w:bookmarkEnd w:id="197"/>
      <w:bookmarkEnd w:id="198"/>
    </w:p>
    <w:p w14:paraId="1334B9F4" w14:textId="77777777" w:rsidR="008008C2" w:rsidRDefault="008008C2" w:rsidP="008008C2">
      <w:pPr>
        <w:spacing w:before="240"/>
      </w:pPr>
      <w:r>
        <w:t xml:space="preserve">In order to gather information and pain points, a number of workshops and group and individual interviews were conducted on Personal and Business account opening throughout March 2018. This effort included </w:t>
      </w:r>
      <w:r w:rsidRPr="00151473">
        <w:t>46</w:t>
      </w:r>
      <w:r w:rsidRPr="000824D7">
        <w:rPr>
          <w:b/>
        </w:rPr>
        <w:t xml:space="preserve"> </w:t>
      </w:r>
      <w:r>
        <w:t xml:space="preserve">participants, from Retail, Commercial, Cash Management, Motive, and Credit Support, </w:t>
      </w:r>
      <w:r>
        <w:lastRenderedPageBreak/>
        <w:t>and also included representation from Real Estate, EFG, Corporate Lending, and Virtual branch, pertaining to Demand and Investment account opening, and the Anti-Money Laundering (‘AML’) and Know Your Client (‘KYC’) aspects of opening a Credit account. Volumes from Information Management for all new account openings on the 3 product groups - Demand, Investment, and Credit - were obtained and analyzed for the period of November 2017 to February 2019.</w:t>
      </w:r>
    </w:p>
    <w:p w14:paraId="68CE93B7" w14:textId="77777777" w:rsidR="008008C2" w:rsidRDefault="008008C2" w:rsidP="008008C2">
      <w:r>
        <w:t xml:space="preserve">An overview of the three categories of Account Opening included in this analysis is provided below, with the high-level tasks identified. </w:t>
      </w:r>
    </w:p>
    <w:p w14:paraId="5805B7A9" w14:textId="77777777" w:rsidR="008008C2" w:rsidRDefault="008008C2" w:rsidP="008008C2">
      <w:r>
        <w:rPr>
          <w:i/>
          <w:noProof/>
          <w:color w:val="0070C0"/>
        </w:rPr>
        <w:drawing>
          <wp:inline distT="0" distB="0" distL="0" distR="0" wp14:anchorId="05DA9005" wp14:editId="2CD3B31C">
            <wp:extent cx="6400800" cy="330936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3309368"/>
                    </a:xfrm>
                    <a:prstGeom prst="rect">
                      <a:avLst/>
                    </a:prstGeom>
                    <a:noFill/>
                  </pic:spPr>
                </pic:pic>
              </a:graphicData>
            </a:graphic>
          </wp:inline>
        </w:drawing>
      </w:r>
    </w:p>
    <w:p w14:paraId="6E63A29D" w14:textId="77777777" w:rsidR="008008C2" w:rsidRDefault="008008C2" w:rsidP="008008C2">
      <w:pPr>
        <w:spacing w:before="240"/>
      </w:pPr>
    </w:p>
    <w:p w14:paraId="7F62412A" w14:textId="77777777" w:rsidR="008008C2" w:rsidRDefault="008008C2" w:rsidP="008008C2">
      <w:r>
        <w:t>In addition, self-reported information was also gathered on other process flow measures to quantify the time to conduct various activities:</w:t>
      </w:r>
    </w:p>
    <w:p w14:paraId="776AEA41" w14:textId="77777777" w:rsidR="008008C2" w:rsidRDefault="008008C2" w:rsidP="008008C2">
      <w:pPr>
        <w:pStyle w:val="ListParagraph"/>
        <w:numPr>
          <w:ilvl w:val="0"/>
          <w:numId w:val="39"/>
        </w:numPr>
      </w:pPr>
      <w:r>
        <w:t xml:space="preserve">Lead Time: total time required for delivery of a product or service, from the first activity through completion. Time the client is required to wait for a product or service. </w:t>
      </w:r>
    </w:p>
    <w:p w14:paraId="5BA9C582" w14:textId="77777777" w:rsidR="008008C2" w:rsidRDefault="008008C2" w:rsidP="008008C2">
      <w:pPr>
        <w:pStyle w:val="ListParagraph"/>
        <w:numPr>
          <w:ilvl w:val="0"/>
          <w:numId w:val="39"/>
        </w:numPr>
      </w:pPr>
      <w:r>
        <w:t>Cycle Time: time to complete one unit of work or one process step within the delivery of a process step</w:t>
      </w:r>
    </w:p>
    <w:p w14:paraId="1B0AFCD9" w14:textId="77777777" w:rsidR="008008C2" w:rsidRDefault="008008C2" w:rsidP="008008C2">
      <w:pPr>
        <w:pStyle w:val="ListParagraph"/>
        <w:numPr>
          <w:ilvl w:val="0"/>
          <w:numId w:val="39"/>
        </w:numPr>
      </w:pPr>
      <w:r w:rsidRPr="009F7D5F">
        <w:rPr>
          <w:noProof/>
        </w:rPr>
        <mc:AlternateContent>
          <mc:Choice Requires="wps">
            <w:drawing>
              <wp:anchor distT="0" distB="0" distL="114300" distR="114300" simplePos="0" relativeHeight="251670528" behindDoc="0" locked="0" layoutInCell="1" allowOverlap="1" wp14:anchorId="508B01DA" wp14:editId="7FD2E960">
                <wp:simplePos x="0" y="0"/>
                <wp:positionH relativeFrom="margin">
                  <wp:align>center</wp:align>
                </wp:positionH>
                <wp:positionV relativeFrom="paragraph">
                  <wp:posOffset>-2555240</wp:posOffset>
                </wp:positionV>
                <wp:extent cx="320675" cy="6166485"/>
                <wp:effectExtent l="0" t="8255" r="13970" b="13970"/>
                <wp:wrapNone/>
                <wp:docPr id="11" name="Right Brace 11"/>
                <wp:cNvGraphicFramePr/>
                <a:graphic xmlns:a="http://schemas.openxmlformats.org/drawingml/2006/main">
                  <a:graphicData uri="http://schemas.microsoft.com/office/word/2010/wordprocessingShape">
                    <wps:wsp>
                      <wps:cNvSpPr/>
                      <wps:spPr>
                        <a:xfrm rot="16200000">
                          <a:off x="0" y="0"/>
                          <a:ext cx="320675" cy="6166485"/>
                        </a:xfrm>
                        <a:prstGeom prst="righ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BB13B"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1" o:spid="_x0000_s1026" type="#_x0000_t88" style="position:absolute;margin-left:0;margin-top:-201.2pt;width:25.25pt;height:485.55pt;rotation:-90;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" adj="94" strokecolor="#111 [3213]" strokeweight="1.5pt">
                <w10:wrap anchorx="margin"/>
              </v:shape>
            </w:pict>
          </mc:Fallback>
        </mc:AlternateContent>
      </w:r>
      <w:r>
        <w:t xml:space="preserve">Queue Time: time between units of work or process step. During queue time, no work is being done – the product or service is waiting for the next step to commence. </w:t>
      </w:r>
    </w:p>
    <w:p w14:paraId="0F92C489" w14:textId="77777777" w:rsidR="008008C2" w:rsidRDefault="008008C2" w:rsidP="008008C2">
      <w:pPr>
        <w:ind w:left="1134"/>
      </w:pPr>
      <w:r>
        <w:rPr>
          <w:noProof/>
        </w:rPr>
        <mc:AlternateContent>
          <mc:Choice Requires="wps">
            <w:drawing>
              <wp:anchor distT="45720" distB="45720" distL="114300" distR="114300" simplePos="0" relativeHeight="251665408" behindDoc="0" locked="0" layoutInCell="1" allowOverlap="1" wp14:anchorId="594FF844" wp14:editId="6BF43439">
                <wp:simplePos x="0" y="0"/>
                <wp:positionH relativeFrom="margin">
                  <wp:align>center</wp:align>
                </wp:positionH>
                <wp:positionV relativeFrom="paragraph">
                  <wp:posOffset>32385</wp:posOffset>
                </wp:positionV>
                <wp:extent cx="2360930" cy="249382"/>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49382"/>
                        </a:xfrm>
                        <a:prstGeom prst="rect">
                          <a:avLst/>
                        </a:prstGeom>
                        <a:solidFill>
                          <a:srgbClr val="FFFFFF"/>
                        </a:solidFill>
                        <a:ln w="9525">
                          <a:noFill/>
                          <a:miter lim="800000"/>
                          <a:headEnd/>
                          <a:tailEnd/>
                        </a:ln>
                      </wps:spPr>
                      <wps:txbx>
                        <w:txbxContent>
                          <w:p w14:paraId="240F7F2F" w14:textId="77777777" w:rsidR="00773B88" w:rsidRPr="000A51A0" w:rsidRDefault="00773B88" w:rsidP="008008C2">
                            <w:pPr>
                              <w:jc w:val="center"/>
                              <w:rPr>
                                <w:b/>
                              </w:rPr>
                            </w:pPr>
                            <w:r w:rsidRPr="000A51A0">
                              <w:rPr>
                                <w:b/>
                              </w:rPr>
                              <w:t>Lead Time</w:t>
                            </w:r>
                          </w:p>
                        </w:txbxContent>
                      </wps:txbx>
                      <wps:bodyPr rot="0" vert="horz" wrap="square" lIns="91440" tIns="45720" rIns="91440" bIns="45720" anchor="ctr" anchorCtr="0">
                        <a:noAutofit/>
                      </wps:bodyPr>
                    </wps:wsp>
                  </a:graphicData>
                </a:graphic>
                <wp14:sizeRelH relativeFrom="margin">
                  <wp14:pctWidth>40000</wp14:pctWidth>
                </wp14:sizeRelH>
                <wp14:sizeRelV relativeFrom="margin">
                  <wp14:pctHeight>0</wp14:pctHeight>
                </wp14:sizeRelV>
              </wp:anchor>
            </w:drawing>
          </mc:Choice>
          <mc:Fallback>
            <w:pict>
              <v:shapetype w14:anchorId="594FF844" id="_x0000_t202" coordsize="21600,21600" o:spt="202" path="m,l,21600r21600,l21600,xe">
                <v:stroke joinstyle="miter"/>
                <v:path gradientshapeok="t" o:connecttype="rect"/>
              </v:shapetype>
              <v:shape id="Text Box 2" o:spid="_x0000_s1026" type="#_x0000_t202" style="position:absolute;left:0;text-align:left;margin-left:0;margin-top:2.55pt;width:185.9pt;height:19.65pt;z-index:251665408;visibility:visible;mso-wrap-style:square;mso-width-percent:400;mso-height-percent:0;mso-wrap-distance-left:9pt;mso-wrap-distance-top:3.6pt;mso-wrap-distance-right:9pt;mso-wrap-distance-bottom:3.6pt;mso-position-horizontal:center;mso-position-horizontal-relative:margin;mso-position-vertical:absolute;mso-position-vertical-relative:text;mso-width-percent:4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" stroked="f">
                <v:textbox>
                  <w:txbxContent>
                    <w:p w14:paraId="240F7F2F" w14:textId="77777777" w:rsidR="00773B88" w:rsidRPr="000A51A0" w:rsidRDefault="00773B88" w:rsidP="008008C2">
                      <w:pPr>
                        <w:jc w:val="center"/>
                        <w:rPr>
                          <w:b/>
                        </w:rPr>
                      </w:pPr>
                      <w:r w:rsidRPr="000A51A0">
                        <w:rPr>
                          <w:b/>
                        </w:rPr>
                        <w:t>Lead Time</w:t>
                      </w:r>
                    </w:p>
                  </w:txbxContent>
                </v:textbox>
                <w10:wrap type="square" anchorx="margin"/>
              </v:shape>
            </w:pict>
          </mc:Fallback>
        </mc:AlternateContent>
      </w:r>
    </w:p>
    <w:p w14:paraId="0C8A7BFD" w14:textId="77777777" w:rsidR="008008C2" w:rsidRDefault="008008C2" w:rsidP="008008C2">
      <w:pPr>
        <w:ind w:left="1134"/>
      </w:pPr>
      <w:r>
        <w:rPr>
          <w:noProof/>
        </w:rPr>
        <mc:AlternateContent>
          <mc:Choice Requires="wps">
            <w:drawing>
              <wp:anchor distT="45720" distB="45720" distL="114300" distR="114300" simplePos="0" relativeHeight="251669504" behindDoc="0" locked="0" layoutInCell="1" allowOverlap="1" wp14:anchorId="128461A6" wp14:editId="7BA2E95B">
                <wp:simplePos x="0" y="0"/>
                <wp:positionH relativeFrom="margin">
                  <wp:posOffset>3380105</wp:posOffset>
                </wp:positionH>
                <wp:positionV relativeFrom="paragraph">
                  <wp:posOffset>912495</wp:posOffset>
                </wp:positionV>
                <wp:extent cx="1350010" cy="248920"/>
                <wp:effectExtent l="0" t="0" r="2540" b="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0010" cy="248920"/>
                        </a:xfrm>
                        <a:prstGeom prst="rect">
                          <a:avLst/>
                        </a:prstGeom>
                        <a:solidFill>
                          <a:srgbClr val="FFFFFF"/>
                        </a:solidFill>
                        <a:ln w="9525">
                          <a:noFill/>
                          <a:miter lim="800000"/>
                          <a:headEnd/>
                          <a:tailEnd/>
                        </a:ln>
                      </wps:spPr>
                      <wps:txbx>
                        <w:txbxContent>
                          <w:p w14:paraId="66CDB213" w14:textId="77777777" w:rsidR="00773B88" w:rsidRPr="000A51A0" w:rsidRDefault="00773B88" w:rsidP="008008C2">
                            <w:pPr>
                              <w:jc w:val="center"/>
                              <w:rPr>
                                <w:b/>
                              </w:rPr>
                            </w:pPr>
                            <w:r>
                              <w:rPr>
                                <w:b/>
                              </w:rPr>
                              <w:t>Queue Time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28461A6" id="_x0000_s1027" type="#_x0000_t202" style="position:absolute;left:0;text-align:left;margin-left:266.15pt;margin-top:71.85pt;width:106.3pt;height:19.6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" stroked="f">
                <v:textbox>
                  <w:txbxContent>
                    <w:p w14:paraId="66CDB213" w14:textId="77777777" w:rsidR="00773B88" w:rsidRPr="000A51A0" w:rsidRDefault="00773B88" w:rsidP="008008C2">
                      <w:pPr>
                        <w:jc w:val="center"/>
                        <w:rPr>
                          <w:b/>
                        </w:rPr>
                      </w:pPr>
                      <w:r>
                        <w:rPr>
                          <w:b/>
                        </w:rPr>
                        <w:t>Queue Time</w:t>
                      </w:r>
                    </w:p>
                  </w:txbxContent>
                </v:textbox>
                <w10:wrap type="square" anchorx="margin"/>
              </v:shape>
            </w:pict>
          </mc:Fallback>
        </mc:AlternateContent>
      </w:r>
      <w:r w:rsidRPr="009F7D5F">
        <w:rPr>
          <w:noProof/>
        </w:rPr>
        <mc:AlternateContent>
          <mc:Choice Requires="wps">
            <w:drawing>
              <wp:anchor distT="0" distB="0" distL="114300" distR="114300" simplePos="0" relativeHeight="251666432" behindDoc="0" locked="0" layoutInCell="1" allowOverlap="1" wp14:anchorId="33DF2FE9" wp14:editId="143DCE32">
                <wp:simplePos x="0" y="0"/>
                <wp:positionH relativeFrom="column">
                  <wp:posOffset>2053590</wp:posOffset>
                </wp:positionH>
                <wp:positionV relativeFrom="paragraph">
                  <wp:posOffset>205105</wp:posOffset>
                </wp:positionV>
                <wp:extent cx="320675" cy="1102360"/>
                <wp:effectExtent l="9208" t="0" r="12382" b="12383"/>
                <wp:wrapNone/>
                <wp:docPr id="10" name="Right Brace 10"/>
                <wp:cNvGraphicFramePr/>
                <a:graphic xmlns:a="http://schemas.openxmlformats.org/drawingml/2006/main">
                  <a:graphicData uri="http://schemas.microsoft.com/office/word/2010/wordprocessingShape">
                    <wps:wsp>
                      <wps:cNvSpPr/>
                      <wps:spPr>
                        <a:xfrm rot="5400000">
                          <a:off x="0" y="0"/>
                          <a:ext cx="320675" cy="1102360"/>
                        </a:xfrm>
                        <a:prstGeom prst="righ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86D0B" id="Right Brace 10" o:spid="_x0000_s1026" type="#_x0000_t88" style="position:absolute;margin-left:161.7pt;margin-top:16.15pt;width:25.25pt;height:86.8pt;rotation:9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" adj="524" strokecolor="#111 [3213]" strokeweight="1.5pt"/>
            </w:pict>
          </mc:Fallback>
        </mc:AlternateContent>
      </w:r>
      <w:r w:rsidRPr="009F7D5F">
        <w:rPr>
          <w:noProof/>
        </w:rPr>
        <mc:AlternateContent>
          <mc:Choice Requires="wps">
            <w:drawing>
              <wp:anchor distT="0" distB="0" distL="114300" distR="114300" simplePos="0" relativeHeight="251662336" behindDoc="0" locked="0" layoutInCell="1" allowOverlap="1" wp14:anchorId="221C11C2" wp14:editId="29E1FECB">
                <wp:simplePos x="0" y="0"/>
                <wp:positionH relativeFrom="column">
                  <wp:posOffset>1812290</wp:posOffset>
                </wp:positionH>
                <wp:positionV relativeFrom="paragraph">
                  <wp:posOffset>163195</wp:posOffset>
                </wp:positionV>
                <wp:extent cx="935355" cy="458470"/>
                <wp:effectExtent l="0" t="0" r="17145" b="17780"/>
                <wp:wrapNone/>
                <wp:docPr id="32" name="Rectangle 31"/>
                <wp:cNvGraphicFramePr/>
                <a:graphic xmlns:a="http://schemas.openxmlformats.org/drawingml/2006/main">
                  <a:graphicData uri="http://schemas.microsoft.com/office/word/2010/wordprocessingShape">
                    <wps:wsp>
                      <wps:cNvSpPr/>
                      <wps:spPr>
                        <a:xfrm>
                          <a:off x="0" y="0"/>
                          <a:ext cx="935355" cy="458470"/>
                        </a:xfrm>
                        <a:prstGeom prst="rect">
                          <a:avLst/>
                        </a:prstGeom>
                        <a:solidFill>
                          <a:srgbClr val="009AA6"/>
                        </a:solidFill>
                        <a:ln w="12700" cap="flat" cmpd="sng" algn="ctr">
                          <a:solidFill>
                            <a:srgbClr val="009AA6">
                              <a:shade val="50000"/>
                            </a:srgbClr>
                          </a:solidFill>
                          <a:prstDash val="solid"/>
                        </a:ln>
                        <a:effectLst/>
                      </wps:spPr>
                      <wps:txbx>
                        <w:txbxContent>
                          <w:p w14:paraId="29E297BE" w14:textId="77777777" w:rsidR="00773B88" w:rsidRDefault="00773B88" w:rsidP="008008C2">
                            <w:pPr>
                              <w:pStyle w:val="NormalWeb"/>
                              <w:spacing w:after="0"/>
                              <w:jc w:val="center"/>
                            </w:pPr>
                            <w:r>
                              <w:rPr>
                                <w:rFonts w:ascii="Calibri" w:eastAsia="+mn-ea" w:hAnsi="Calibri" w:cs="+mn-cs"/>
                                <w:b/>
                                <w:bCs/>
                                <w:color w:val="FFFFFF"/>
                                <w:kern w:val="24"/>
                                <w:sz w:val="20"/>
                                <w:szCs w:val="20"/>
                                <w:lang w:val="en-US"/>
                              </w:rPr>
                              <w:t>Create/ Update CIF</w:t>
                            </w:r>
                          </w:p>
                        </w:txbxContent>
                      </wps:txbx>
                      <wps:bodyPr rtlCol="0" anchor="ctr"/>
                    </wps:wsp>
                  </a:graphicData>
                </a:graphic>
                <wp14:sizeRelH relativeFrom="margin">
                  <wp14:pctWidth>0</wp14:pctWidth>
                </wp14:sizeRelH>
              </wp:anchor>
            </w:drawing>
          </mc:Choice>
          <mc:Fallback>
            <w:pict>
              <v:rect w14:anchorId="221C11C2" id="Rectangle 31" o:spid="_x0000_s1028" style="position:absolute;left:0;text-align:left;margin-left:142.7pt;margin-top:12.85pt;width:73.65pt;height:36.1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" fillcolor="#009aa6" strokecolor="#007079" strokeweight="1pt">
                <v:textbox>
                  <w:txbxContent>
                    <w:p w14:paraId="29E297BE" w14:textId="77777777" w:rsidR="00773B88" w:rsidRDefault="00773B88" w:rsidP="008008C2">
                      <w:pPr>
                        <w:pStyle w:val="NormalWeb"/>
                        <w:spacing w:after="0"/>
                        <w:jc w:val="center"/>
                      </w:pPr>
                      <w:r>
                        <w:rPr>
                          <w:rFonts w:ascii="Calibri" w:eastAsia="+mn-ea" w:hAnsi="Calibri" w:cs="+mn-cs"/>
                          <w:b/>
                          <w:bCs/>
                          <w:color w:val="FFFFFF"/>
                          <w:kern w:val="24"/>
                          <w:sz w:val="20"/>
                          <w:szCs w:val="20"/>
                          <w:lang w:val="en-US"/>
                        </w:rPr>
                        <w:t>Create/ Update CIF</w:t>
                      </w:r>
                    </w:p>
                  </w:txbxContent>
                </v:textbox>
              </v:rect>
            </w:pict>
          </mc:Fallback>
        </mc:AlternateContent>
      </w:r>
      <w:r w:rsidRPr="009F7D5F">
        <w:rPr>
          <w:noProof/>
        </w:rPr>
        <mc:AlternateContent>
          <mc:Choice Requires="wps">
            <w:drawing>
              <wp:anchor distT="0" distB="0" distL="114300" distR="114300" simplePos="0" relativeHeight="251660288" behindDoc="0" locked="0" layoutInCell="1" allowOverlap="1" wp14:anchorId="5DF877E1" wp14:editId="201BCD2E">
                <wp:simplePos x="0" y="0"/>
                <wp:positionH relativeFrom="column">
                  <wp:posOffset>3088640</wp:posOffset>
                </wp:positionH>
                <wp:positionV relativeFrom="paragraph">
                  <wp:posOffset>163195</wp:posOffset>
                </wp:positionV>
                <wp:extent cx="844550" cy="458470"/>
                <wp:effectExtent l="0" t="0" r="12700" b="17780"/>
                <wp:wrapNone/>
                <wp:docPr id="14" name="Rectangle 11"/>
                <wp:cNvGraphicFramePr/>
                <a:graphic xmlns:a="http://schemas.openxmlformats.org/drawingml/2006/main">
                  <a:graphicData uri="http://schemas.microsoft.com/office/word/2010/wordprocessingShape">
                    <wps:wsp>
                      <wps:cNvSpPr/>
                      <wps:spPr>
                        <a:xfrm>
                          <a:off x="0" y="0"/>
                          <a:ext cx="844550" cy="458470"/>
                        </a:xfrm>
                        <a:prstGeom prst="rect">
                          <a:avLst/>
                        </a:prstGeom>
                        <a:solidFill>
                          <a:srgbClr val="009AA6"/>
                        </a:solidFill>
                        <a:ln w="12700" cap="flat" cmpd="sng" algn="ctr">
                          <a:solidFill>
                            <a:srgbClr val="009AA6">
                              <a:shade val="50000"/>
                            </a:srgbClr>
                          </a:solidFill>
                          <a:prstDash val="solid"/>
                        </a:ln>
                        <a:effectLst/>
                      </wps:spPr>
                      <wps:txbx>
                        <w:txbxContent>
                          <w:p w14:paraId="6E2566F5" w14:textId="77777777" w:rsidR="00773B88" w:rsidRDefault="00773B88" w:rsidP="008008C2">
                            <w:pPr>
                              <w:pStyle w:val="NormalWeb"/>
                              <w:spacing w:after="0"/>
                              <w:jc w:val="center"/>
                              <w:rPr>
                                <w:sz w:val="24"/>
                                <w:szCs w:val="24"/>
                              </w:rPr>
                            </w:pPr>
                            <w:r>
                              <w:rPr>
                                <w:rFonts w:ascii="Calibri" w:eastAsia="+mn-ea" w:hAnsi="Calibri" w:cs="+mn-cs"/>
                                <w:b/>
                                <w:bCs/>
                                <w:color w:val="FFFFFF"/>
                                <w:kern w:val="24"/>
                                <w:sz w:val="20"/>
                                <w:szCs w:val="20"/>
                                <w:lang w:val="en-US"/>
                              </w:rPr>
                              <w:t>Open Account</w:t>
                            </w:r>
                          </w:p>
                        </w:txbxContent>
                      </wps:txbx>
                      <wps:bodyPr rtlCol="0" anchor="ctr"/>
                    </wps:wsp>
                  </a:graphicData>
                </a:graphic>
                <wp14:sizeRelH relativeFrom="margin">
                  <wp14:pctWidth>0</wp14:pctWidth>
                </wp14:sizeRelH>
              </wp:anchor>
            </w:drawing>
          </mc:Choice>
          <mc:Fallback>
            <w:pict>
              <v:rect w14:anchorId="5DF877E1" id="Rectangle 11" o:spid="_x0000_s1029" style="position:absolute;left:0;text-align:left;margin-left:243.2pt;margin-top:12.85pt;width:66.5pt;height:36.1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" fillcolor="#009aa6" strokecolor="#007079" strokeweight="1pt">
                <v:textbox>
                  <w:txbxContent>
                    <w:p w14:paraId="6E2566F5" w14:textId="77777777" w:rsidR="00773B88" w:rsidRDefault="00773B88" w:rsidP="008008C2">
                      <w:pPr>
                        <w:pStyle w:val="NormalWeb"/>
                        <w:spacing w:after="0"/>
                        <w:jc w:val="center"/>
                        <w:rPr>
                          <w:sz w:val="24"/>
                          <w:szCs w:val="24"/>
                        </w:rPr>
                      </w:pPr>
                      <w:r>
                        <w:rPr>
                          <w:rFonts w:ascii="Calibri" w:eastAsia="+mn-ea" w:hAnsi="Calibri" w:cs="+mn-cs"/>
                          <w:b/>
                          <w:bCs/>
                          <w:color w:val="FFFFFF"/>
                          <w:kern w:val="24"/>
                          <w:sz w:val="20"/>
                          <w:szCs w:val="20"/>
                          <w:lang w:val="en-US"/>
                        </w:rPr>
                        <w:t>Open Account</w:t>
                      </w:r>
                    </w:p>
                  </w:txbxContent>
                </v:textbox>
              </v:rect>
            </w:pict>
          </mc:Fallback>
        </mc:AlternateContent>
      </w:r>
      <w:r w:rsidRPr="009F7D5F">
        <w:rPr>
          <w:noProof/>
        </w:rPr>
        <mc:AlternateContent>
          <mc:Choice Requires="wps">
            <w:drawing>
              <wp:anchor distT="0" distB="0" distL="114300" distR="114300" simplePos="0" relativeHeight="251663360" behindDoc="0" locked="0" layoutInCell="1" allowOverlap="1" wp14:anchorId="659B1A67" wp14:editId="0A50C035">
                <wp:simplePos x="0" y="0"/>
                <wp:positionH relativeFrom="column">
                  <wp:posOffset>4229100</wp:posOffset>
                </wp:positionH>
                <wp:positionV relativeFrom="paragraph">
                  <wp:posOffset>167640</wp:posOffset>
                </wp:positionV>
                <wp:extent cx="893445" cy="458470"/>
                <wp:effectExtent l="0" t="0" r="20955" b="17780"/>
                <wp:wrapNone/>
                <wp:docPr id="33" name="Rectangle 32"/>
                <wp:cNvGraphicFramePr/>
                <a:graphic xmlns:a="http://schemas.openxmlformats.org/drawingml/2006/main">
                  <a:graphicData uri="http://schemas.microsoft.com/office/word/2010/wordprocessingShape">
                    <wps:wsp>
                      <wps:cNvSpPr/>
                      <wps:spPr>
                        <a:xfrm>
                          <a:off x="0" y="0"/>
                          <a:ext cx="893445" cy="458470"/>
                        </a:xfrm>
                        <a:prstGeom prst="rect">
                          <a:avLst/>
                        </a:prstGeom>
                        <a:solidFill>
                          <a:srgbClr val="009AA6"/>
                        </a:solidFill>
                        <a:ln w="12700" cap="flat" cmpd="sng" algn="ctr">
                          <a:solidFill>
                            <a:srgbClr val="009AA6">
                              <a:shade val="50000"/>
                            </a:srgbClr>
                          </a:solidFill>
                          <a:prstDash val="solid"/>
                        </a:ln>
                        <a:effectLst/>
                      </wps:spPr>
                      <wps:txbx>
                        <w:txbxContent>
                          <w:p w14:paraId="0E7AD9B2" w14:textId="77777777" w:rsidR="00773B88" w:rsidRDefault="00773B88" w:rsidP="008008C2">
                            <w:pPr>
                              <w:pStyle w:val="NormalWeb"/>
                              <w:spacing w:after="0"/>
                              <w:jc w:val="center"/>
                              <w:rPr>
                                <w:sz w:val="24"/>
                                <w:szCs w:val="24"/>
                              </w:rPr>
                            </w:pPr>
                            <w:r>
                              <w:rPr>
                                <w:rFonts w:ascii="Calibri" w:eastAsia="+mn-ea" w:hAnsi="Calibri" w:cs="+mn-cs"/>
                                <w:b/>
                                <w:bCs/>
                                <w:color w:val="FFFFFF"/>
                                <w:kern w:val="24"/>
                                <w:sz w:val="20"/>
                                <w:szCs w:val="20"/>
                                <w:lang w:val="en-US"/>
                              </w:rPr>
                              <w:t>Prepare &amp; Print Forms</w:t>
                            </w:r>
                          </w:p>
                        </w:txbxContent>
                      </wps:txbx>
                      <wps:bodyPr wrap="square" rtlCol="0" anchor="t"/>
                    </wps:wsp>
                  </a:graphicData>
                </a:graphic>
                <wp14:sizeRelH relativeFrom="margin">
                  <wp14:pctWidth>0</wp14:pctWidth>
                </wp14:sizeRelH>
              </wp:anchor>
            </w:drawing>
          </mc:Choice>
          <mc:Fallback>
            <w:pict>
              <v:rect w14:anchorId="659B1A67" id="Rectangle 32" o:spid="_x0000_s1030" style="position:absolute;left:0;text-align:left;margin-left:333pt;margin-top:13.2pt;width:70.35pt;height:36.1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" fillcolor="#009aa6" strokecolor="#007079" strokeweight="1pt">
                <v:textbox>
                  <w:txbxContent>
                    <w:p w14:paraId="0E7AD9B2" w14:textId="77777777" w:rsidR="00773B88" w:rsidRDefault="00773B88" w:rsidP="008008C2">
                      <w:pPr>
                        <w:pStyle w:val="NormalWeb"/>
                        <w:spacing w:after="0"/>
                        <w:jc w:val="center"/>
                        <w:rPr>
                          <w:sz w:val="24"/>
                          <w:szCs w:val="24"/>
                        </w:rPr>
                      </w:pPr>
                      <w:r>
                        <w:rPr>
                          <w:rFonts w:ascii="Calibri" w:eastAsia="+mn-ea" w:hAnsi="Calibri" w:cs="+mn-cs"/>
                          <w:b/>
                          <w:bCs/>
                          <w:color w:val="FFFFFF"/>
                          <w:kern w:val="24"/>
                          <w:sz w:val="20"/>
                          <w:szCs w:val="20"/>
                          <w:lang w:val="en-US"/>
                        </w:rPr>
                        <w:t>Prepare &amp; Print Forms</w:t>
                      </w:r>
                    </w:p>
                  </w:txbxContent>
                </v:textbox>
              </v:rect>
            </w:pict>
          </mc:Fallback>
        </mc:AlternateContent>
      </w:r>
      <w:r w:rsidRPr="009F7D5F">
        <w:rPr>
          <w:noProof/>
        </w:rPr>
        <mc:AlternateContent>
          <mc:Choice Requires="wps">
            <w:drawing>
              <wp:anchor distT="0" distB="0" distL="114300" distR="114300" simplePos="0" relativeHeight="251664384" behindDoc="0" locked="0" layoutInCell="1" allowOverlap="1" wp14:anchorId="56EA5C1D" wp14:editId="77DC9A7A">
                <wp:simplePos x="0" y="0"/>
                <wp:positionH relativeFrom="column">
                  <wp:posOffset>5369560</wp:posOffset>
                </wp:positionH>
                <wp:positionV relativeFrom="paragraph">
                  <wp:posOffset>171450</wp:posOffset>
                </wp:positionV>
                <wp:extent cx="1016635" cy="458470"/>
                <wp:effectExtent l="0" t="0" r="12065" b="17780"/>
                <wp:wrapNone/>
                <wp:docPr id="36" name="Rectangle 35"/>
                <wp:cNvGraphicFramePr/>
                <a:graphic xmlns:a="http://schemas.openxmlformats.org/drawingml/2006/main">
                  <a:graphicData uri="http://schemas.microsoft.com/office/word/2010/wordprocessingShape">
                    <wps:wsp>
                      <wps:cNvSpPr/>
                      <wps:spPr>
                        <a:xfrm>
                          <a:off x="0" y="0"/>
                          <a:ext cx="1016635" cy="458470"/>
                        </a:xfrm>
                        <a:prstGeom prst="rect">
                          <a:avLst/>
                        </a:prstGeom>
                        <a:solidFill>
                          <a:srgbClr val="009AA6"/>
                        </a:solidFill>
                        <a:ln w="12700" cap="flat" cmpd="sng" algn="ctr">
                          <a:solidFill>
                            <a:srgbClr val="009AA6">
                              <a:shade val="50000"/>
                            </a:srgbClr>
                          </a:solidFill>
                          <a:prstDash val="solid"/>
                        </a:ln>
                        <a:effectLst/>
                      </wps:spPr>
                      <wps:txbx>
                        <w:txbxContent>
                          <w:p w14:paraId="47B11E9B" w14:textId="77777777" w:rsidR="00773B88" w:rsidRDefault="00773B88" w:rsidP="008008C2">
                            <w:pPr>
                              <w:pStyle w:val="NormalWeb"/>
                              <w:spacing w:after="0"/>
                              <w:jc w:val="center"/>
                              <w:rPr>
                                <w:sz w:val="24"/>
                                <w:szCs w:val="24"/>
                              </w:rPr>
                            </w:pPr>
                            <w:r>
                              <w:rPr>
                                <w:rFonts w:ascii="Calibri" w:eastAsia="+mn-ea" w:hAnsi="Calibri" w:cs="+mn-cs"/>
                                <w:b/>
                                <w:bCs/>
                                <w:color w:val="FFFFFF"/>
                                <w:kern w:val="24"/>
                                <w:sz w:val="20"/>
                                <w:szCs w:val="20"/>
                                <w:lang w:val="en-US"/>
                              </w:rPr>
                              <w:t>Submit for Audit</w:t>
                            </w:r>
                          </w:p>
                        </w:txbxContent>
                      </wps:txbx>
                      <wps:bodyPr rtlCol="0" anchor="ctr"/>
                    </wps:wsp>
                  </a:graphicData>
                </a:graphic>
                <wp14:sizeRelH relativeFrom="margin">
                  <wp14:pctWidth>0</wp14:pctWidth>
                </wp14:sizeRelH>
              </wp:anchor>
            </w:drawing>
          </mc:Choice>
          <mc:Fallback>
            <w:pict>
              <v:rect w14:anchorId="56EA5C1D" id="Rectangle 35" o:spid="_x0000_s1031" style="position:absolute;left:0;text-align:left;margin-left:422.8pt;margin-top:13.5pt;width:80.05pt;height:36.1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" fillcolor="#009aa6" strokecolor="#007079" strokeweight="1pt">
                <v:textbox>
                  <w:txbxContent>
                    <w:p w14:paraId="47B11E9B" w14:textId="77777777" w:rsidR="00773B88" w:rsidRDefault="00773B88" w:rsidP="008008C2">
                      <w:pPr>
                        <w:pStyle w:val="NormalWeb"/>
                        <w:spacing w:after="0"/>
                        <w:jc w:val="center"/>
                        <w:rPr>
                          <w:sz w:val="24"/>
                          <w:szCs w:val="24"/>
                        </w:rPr>
                      </w:pPr>
                      <w:r>
                        <w:rPr>
                          <w:rFonts w:ascii="Calibri" w:eastAsia="+mn-ea" w:hAnsi="Calibri" w:cs="+mn-cs"/>
                          <w:b/>
                          <w:bCs/>
                          <w:color w:val="FFFFFF"/>
                          <w:kern w:val="24"/>
                          <w:sz w:val="20"/>
                          <w:szCs w:val="20"/>
                          <w:lang w:val="en-US"/>
                        </w:rPr>
                        <w:t>Submit for Audit</w:t>
                      </w:r>
                    </w:p>
                  </w:txbxContent>
                </v:textbox>
              </v:rect>
            </w:pict>
          </mc:Fallback>
        </mc:AlternateContent>
      </w:r>
      <w:r w:rsidRPr="009F7D5F">
        <w:rPr>
          <w:noProof/>
        </w:rPr>
        <mc:AlternateContent>
          <mc:Choice Requires="wps">
            <w:drawing>
              <wp:anchor distT="0" distB="0" distL="114300" distR="114300" simplePos="0" relativeHeight="251661312" behindDoc="0" locked="0" layoutInCell="1" allowOverlap="1" wp14:anchorId="651F2145" wp14:editId="764C4415">
                <wp:simplePos x="0" y="0"/>
                <wp:positionH relativeFrom="margin">
                  <wp:posOffset>422910</wp:posOffset>
                </wp:positionH>
                <wp:positionV relativeFrom="paragraph">
                  <wp:posOffset>161290</wp:posOffset>
                </wp:positionV>
                <wp:extent cx="1045845" cy="458470"/>
                <wp:effectExtent l="0" t="0" r="20955" b="17780"/>
                <wp:wrapNone/>
                <wp:docPr id="16" name="Rectangle 13"/>
                <wp:cNvGraphicFramePr/>
                <a:graphic xmlns:a="http://schemas.openxmlformats.org/drawingml/2006/main">
                  <a:graphicData uri="http://schemas.microsoft.com/office/word/2010/wordprocessingShape">
                    <wps:wsp>
                      <wps:cNvSpPr/>
                      <wps:spPr>
                        <a:xfrm>
                          <a:off x="0" y="0"/>
                          <a:ext cx="1045845" cy="458470"/>
                        </a:xfrm>
                        <a:prstGeom prst="rect">
                          <a:avLst/>
                        </a:prstGeom>
                        <a:solidFill>
                          <a:srgbClr val="009AA6"/>
                        </a:solidFill>
                        <a:ln w="12700" cap="flat" cmpd="sng" algn="ctr">
                          <a:solidFill>
                            <a:srgbClr val="009AA6">
                              <a:shade val="50000"/>
                            </a:srgbClr>
                          </a:solidFill>
                          <a:prstDash val="solid"/>
                        </a:ln>
                        <a:effectLst/>
                      </wps:spPr>
                      <wps:txbx>
                        <w:txbxContent>
                          <w:p w14:paraId="3F87CA8F" w14:textId="77777777" w:rsidR="00773B88" w:rsidRDefault="00773B88" w:rsidP="008008C2">
                            <w:pPr>
                              <w:pStyle w:val="NormalWeb"/>
                              <w:spacing w:after="0"/>
                              <w:jc w:val="center"/>
                            </w:pPr>
                            <w:r>
                              <w:rPr>
                                <w:rFonts w:ascii="Calibri" w:eastAsia="+mn-ea" w:hAnsi="Calibri" w:cs="+mn-cs"/>
                                <w:b/>
                                <w:bCs/>
                                <w:color w:val="FFFFFF"/>
                                <w:kern w:val="24"/>
                                <w:sz w:val="20"/>
                                <w:szCs w:val="20"/>
                                <w:lang w:val="en-US"/>
                              </w:rPr>
                              <w:t>Gather Information</w:t>
                            </w:r>
                          </w:p>
                        </w:txbxContent>
                      </wps:txbx>
                      <wps:bodyPr wrap="square" rtlCol="0" anchor="ctr"/>
                    </wps:wsp>
                  </a:graphicData>
                </a:graphic>
                <wp14:sizeRelH relativeFrom="margin">
                  <wp14:pctWidth>0</wp14:pctWidth>
                </wp14:sizeRelH>
              </wp:anchor>
            </w:drawing>
          </mc:Choice>
          <mc:Fallback>
            <w:pict>
              <v:rect w14:anchorId="651F2145" id="Rectangle 13" o:spid="_x0000_s1032" style="position:absolute;left:0;text-align:left;margin-left:33.3pt;margin-top:12.7pt;width:82.35pt;height:36.1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" fillcolor="#009aa6" strokecolor="#007079" strokeweight="1pt">
                <v:textbox>
                  <w:txbxContent>
                    <w:p w14:paraId="3F87CA8F" w14:textId="77777777" w:rsidR="00773B88" w:rsidRDefault="00773B88" w:rsidP="008008C2">
                      <w:pPr>
                        <w:pStyle w:val="NormalWeb"/>
                        <w:spacing w:after="0"/>
                        <w:jc w:val="center"/>
                      </w:pPr>
                      <w:r>
                        <w:rPr>
                          <w:rFonts w:ascii="Calibri" w:eastAsia="+mn-ea" w:hAnsi="Calibri" w:cs="+mn-cs"/>
                          <w:b/>
                          <w:bCs/>
                          <w:color w:val="FFFFFF"/>
                          <w:kern w:val="24"/>
                          <w:sz w:val="20"/>
                          <w:szCs w:val="20"/>
                          <w:lang w:val="en-US"/>
                        </w:rPr>
                        <w:t>Gather Information</w:t>
                      </w:r>
                    </w:p>
                  </w:txbxContent>
                </v:textbox>
                <w10:wrap anchorx="margin"/>
              </v:rect>
            </w:pict>
          </mc:Fallback>
        </mc:AlternateContent>
      </w:r>
      <w:r>
        <w:rPr>
          <w:noProof/>
        </w:rPr>
        <mc:AlternateContent>
          <mc:Choice Requires="wps">
            <w:drawing>
              <wp:anchor distT="45720" distB="45720" distL="114300" distR="114300" simplePos="0" relativeHeight="251667456" behindDoc="0" locked="0" layoutInCell="1" allowOverlap="1" wp14:anchorId="66DCC8AC" wp14:editId="3F0B4FD1">
                <wp:simplePos x="0" y="0"/>
                <wp:positionH relativeFrom="margin">
                  <wp:posOffset>1586230</wp:posOffset>
                </wp:positionH>
                <wp:positionV relativeFrom="paragraph">
                  <wp:posOffset>951230</wp:posOffset>
                </wp:positionV>
                <wp:extent cx="1350010" cy="248920"/>
                <wp:effectExtent l="0" t="0" r="2540" b="0"/>
                <wp:wrapSquare wrapText="bothSides"/>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0010" cy="248920"/>
                        </a:xfrm>
                        <a:prstGeom prst="rect">
                          <a:avLst/>
                        </a:prstGeom>
                        <a:solidFill>
                          <a:srgbClr val="FFFFFF"/>
                        </a:solidFill>
                        <a:ln w="9525">
                          <a:noFill/>
                          <a:miter lim="800000"/>
                          <a:headEnd/>
                          <a:tailEnd/>
                        </a:ln>
                      </wps:spPr>
                      <wps:txbx>
                        <w:txbxContent>
                          <w:p w14:paraId="62089D29" w14:textId="77777777" w:rsidR="00773B88" w:rsidRPr="000A51A0" w:rsidRDefault="00773B88" w:rsidP="008008C2">
                            <w:pPr>
                              <w:jc w:val="center"/>
                              <w:rPr>
                                <w:b/>
                              </w:rPr>
                            </w:pPr>
                            <w:r>
                              <w:rPr>
                                <w:b/>
                              </w:rPr>
                              <w:t>Cycle Time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DCC8AC" id="_x0000_s1033" type="#_x0000_t202" style="position:absolute;left:0;text-align:left;margin-left:124.9pt;margin-top:74.9pt;width:106.3pt;height:19.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" stroked="f">
                <v:textbox>
                  <w:txbxContent>
                    <w:p w14:paraId="62089D29" w14:textId="77777777" w:rsidR="00773B88" w:rsidRPr="000A51A0" w:rsidRDefault="00773B88" w:rsidP="008008C2">
                      <w:pPr>
                        <w:jc w:val="center"/>
                        <w:rPr>
                          <w:b/>
                        </w:rPr>
                      </w:pPr>
                      <w:r>
                        <w:rPr>
                          <w:b/>
                        </w:rPr>
                        <w:t>Cycle Time</w:t>
                      </w:r>
                    </w:p>
                  </w:txbxContent>
                </v:textbox>
                <w10:wrap type="square" anchorx="margin"/>
              </v:shape>
            </w:pict>
          </mc:Fallback>
        </mc:AlternateContent>
      </w:r>
      <w:r w:rsidRPr="009F7D5F">
        <w:rPr>
          <w:noProof/>
        </w:rPr>
        <mc:AlternateContent>
          <mc:Choice Requires="wps">
            <w:drawing>
              <wp:anchor distT="0" distB="0" distL="114300" distR="114300" simplePos="0" relativeHeight="251668480" behindDoc="0" locked="0" layoutInCell="1" allowOverlap="1" wp14:anchorId="3001DCE5" wp14:editId="5283FA1B">
                <wp:simplePos x="0" y="0"/>
                <wp:positionH relativeFrom="column">
                  <wp:posOffset>3956050</wp:posOffset>
                </wp:positionH>
                <wp:positionV relativeFrom="paragraph">
                  <wp:posOffset>599440</wp:posOffset>
                </wp:positionV>
                <wp:extent cx="207645" cy="304165"/>
                <wp:effectExtent l="8890" t="0" r="10795" b="10795"/>
                <wp:wrapNone/>
                <wp:docPr id="21" name="Right Brace 21"/>
                <wp:cNvGraphicFramePr/>
                <a:graphic xmlns:a="http://schemas.openxmlformats.org/drawingml/2006/main">
                  <a:graphicData uri="http://schemas.microsoft.com/office/word/2010/wordprocessingShape">
                    <wps:wsp>
                      <wps:cNvSpPr/>
                      <wps:spPr>
                        <a:xfrm rot="5400000">
                          <a:off x="0" y="0"/>
                          <a:ext cx="207645" cy="304165"/>
                        </a:xfrm>
                        <a:prstGeom prst="rightBrac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2B41D" id="Right Brace 21" o:spid="_x0000_s1026" type="#_x0000_t88" style="position:absolute;margin-left:311.5pt;margin-top:47.2pt;width:16.35pt;height:23.95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" adj="1229" strokecolor="#111 [3213]" strokeweight="1.5pt"/>
            </w:pict>
          </mc:Fallback>
        </mc:AlternateContent>
      </w:r>
    </w:p>
    <w:p w14:paraId="664A7EDC" w14:textId="55E4EAAC" w:rsidR="008008C2" w:rsidRDefault="008008C2" w:rsidP="008008C2">
      <w:pPr>
        <w:spacing w:before="240"/>
      </w:pPr>
    </w:p>
    <w:p w14:paraId="52F1A46C" w14:textId="77777777" w:rsidR="008008C2" w:rsidRDefault="008008C2" w:rsidP="008008C2">
      <w:pPr>
        <w:spacing w:before="240"/>
        <w:rPr>
          <w:bCs/>
          <w:noProof/>
          <w:color w:val="000000"/>
          <w:lang w:val="en-US"/>
        </w:rPr>
      </w:pPr>
      <w:r>
        <w:rPr>
          <w:bCs/>
          <w:noProof/>
          <w:color w:val="000000"/>
          <w:lang w:val="en-US"/>
        </w:rPr>
        <w:lastRenderedPageBreak/>
        <w:t>Through these efforts, a total of 74</w:t>
      </w:r>
      <w:r w:rsidRPr="00921213">
        <w:rPr>
          <w:bCs/>
          <w:noProof/>
          <w:color w:val="000000"/>
          <w:lang w:val="en-US"/>
        </w:rPr>
        <w:t xml:space="preserve"> pain points </w:t>
      </w:r>
      <w:r>
        <w:rPr>
          <w:bCs/>
          <w:noProof/>
          <w:color w:val="000000"/>
          <w:lang w:val="en-US"/>
        </w:rPr>
        <w:t>were</w:t>
      </w:r>
      <w:r w:rsidRPr="00921213">
        <w:rPr>
          <w:bCs/>
          <w:noProof/>
          <w:color w:val="000000"/>
          <w:lang w:val="en-US"/>
        </w:rPr>
        <w:t xml:space="preserve"> captured </w:t>
      </w:r>
      <w:r>
        <w:rPr>
          <w:bCs/>
          <w:noProof/>
          <w:color w:val="000000"/>
          <w:lang w:val="en-US"/>
        </w:rPr>
        <w:t>and summarized. A discussion of the pain points identified for each process category is provided within the relevant section.</w:t>
      </w:r>
    </w:p>
    <w:p w14:paraId="1B3DAFA8" w14:textId="77777777" w:rsidR="008008C2" w:rsidRDefault="008008C2" w:rsidP="008008C2">
      <w:r>
        <w:t>For this analysis, the following definitions were applied:</w:t>
      </w:r>
    </w:p>
    <w:p w14:paraId="28889381" w14:textId="77777777" w:rsidR="008008C2" w:rsidRDefault="008008C2" w:rsidP="008008C2">
      <w:pPr>
        <w:pStyle w:val="NoSpacing"/>
        <w:numPr>
          <w:ilvl w:val="0"/>
          <w:numId w:val="41"/>
        </w:numPr>
        <w:spacing w:line="276" w:lineRule="auto"/>
      </w:pPr>
      <w:r w:rsidRPr="00D97693">
        <w:t>New Customer - No</w:t>
      </w:r>
      <w:r>
        <w:t xml:space="preserve"> previous personal or business Customer Information File (‘CIF’) available. For example, a new referral to CWB requiring a new account opening.</w:t>
      </w:r>
    </w:p>
    <w:p w14:paraId="1A8F7CAE" w14:textId="77777777" w:rsidR="008008C2" w:rsidRDefault="008008C2" w:rsidP="008008C2">
      <w:pPr>
        <w:pStyle w:val="NoSpacing"/>
        <w:numPr>
          <w:ilvl w:val="0"/>
          <w:numId w:val="41"/>
        </w:numPr>
        <w:spacing w:line="276" w:lineRule="auto"/>
      </w:pPr>
      <w:r w:rsidRPr="00D97693">
        <w:t>Existing Customer – Previous</w:t>
      </w:r>
      <w:r>
        <w:t xml:space="preserve"> personal or business Customer Information File (‘CIF’) available within and prior to the respective calendar year, and often with existing Demand, Investment, and/or Credit facilities. For example, an existing client with a chequing account requesting a new term deposit and term loan accounts.</w:t>
      </w:r>
    </w:p>
    <w:p w14:paraId="0DAED743" w14:textId="77777777" w:rsidR="008008C2" w:rsidRDefault="008008C2" w:rsidP="008008C2">
      <w:pPr>
        <w:spacing w:before="240"/>
        <w:rPr>
          <w:bCs/>
          <w:noProof/>
          <w:color w:val="000000"/>
          <w:lang w:val="en-US"/>
        </w:rPr>
      </w:pPr>
      <w:r>
        <w:rPr>
          <w:bCs/>
          <w:noProof/>
          <w:color w:val="000000"/>
          <w:lang w:val="en-US"/>
        </w:rPr>
        <w:t>It is important to note that the pain points and self-reported timings gathered are based on the perception of the respondent. While this is an excellent indicator of the mindset of those performing the process, they reflect a set of feelings and viewpoints and not facts. As such, certain limitations should be understood when reviewing them:</w:t>
      </w:r>
    </w:p>
    <w:p w14:paraId="0784D3B9" w14:textId="77777777" w:rsidR="008008C2" w:rsidRDefault="008008C2" w:rsidP="008008C2">
      <w:pPr>
        <w:pStyle w:val="ListParagraph"/>
        <w:numPr>
          <w:ilvl w:val="0"/>
          <w:numId w:val="42"/>
        </w:numPr>
        <w:spacing w:before="240"/>
        <w:ind w:left="709"/>
        <w:rPr>
          <w:bCs/>
          <w:noProof/>
          <w:color w:val="000000"/>
          <w:lang w:val="en-US"/>
        </w:rPr>
      </w:pPr>
      <w:r>
        <w:rPr>
          <w:bCs/>
          <w:noProof/>
          <w:color w:val="000000"/>
          <w:lang w:val="en-US"/>
        </w:rPr>
        <w:t>Pain points expressed may be based on a recent or particularly painful experience rather than the common experience.</w:t>
      </w:r>
    </w:p>
    <w:p w14:paraId="0DBB2465" w14:textId="77777777" w:rsidR="008008C2" w:rsidRDefault="008008C2" w:rsidP="008008C2">
      <w:pPr>
        <w:pStyle w:val="ListParagraph"/>
        <w:numPr>
          <w:ilvl w:val="0"/>
          <w:numId w:val="42"/>
        </w:numPr>
        <w:spacing w:before="240"/>
        <w:ind w:left="709"/>
        <w:rPr>
          <w:bCs/>
          <w:noProof/>
          <w:color w:val="000000"/>
          <w:lang w:val="en-US"/>
        </w:rPr>
      </w:pPr>
      <w:r>
        <w:rPr>
          <w:bCs/>
          <w:noProof/>
          <w:color w:val="000000"/>
          <w:lang w:val="en-US"/>
        </w:rPr>
        <w:t>Pain points may reflect a misuderstanding of policy, documented procedure, or system function. They may be factually incorrect or based on the wrong premise.</w:t>
      </w:r>
    </w:p>
    <w:p w14:paraId="5F6FF568" w14:textId="77777777" w:rsidR="008008C2" w:rsidRDefault="008008C2" w:rsidP="008008C2">
      <w:pPr>
        <w:pStyle w:val="ListParagraph"/>
        <w:numPr>
          <w:ilvl w:val="0"/>
          <w:numId w:val="42"/>
        </w:numPr>
        <w:spacing w:before="240"/>
        <w:ind w:left="709"/>
        <w:rPr>
          <w:bCs/>
          <w:noProof/>
          <w:color w:val="000000"/>
          <w:lang w:val="en-US"/>
        </w:rPr>
      </w:pPr>
      <w:r>
        <w:rPr>
          <w:bCs/>
          <w:noProof/>
          <w:color w:val="000000"/>
          <w:lang w:val="en-US"/>
        </w:rPr>
        <w:t>Pain points often reflect the symptom, not the cause. Those expressing pain points are articulating the impact.</w:t>
      </w:r>
    </w:p>
    <w:p w14:paraId="652671E4" w14:textId="77777777" w:rsidR="008008C2" w:rsidRDefault="008008C2" w:rsidP="008008C2">
      <w:pPr>
        <w:pStyle w:val="ListParagraph"/>
        <w:numPr>
          <w:ilvl w:val="0"/>
          <w:numId w:val="42"/>
        </w:numPr>
        <w:spacing w:before="240"/>
        <w:ind w:left="709"/>
        <w:rPr>
          <w:bCs/>
          <w:noProof/>
          <w:color w:val="000000"/>
          <w:lang w:val="en-US"/>
        </w:rPr>
      </w:pPr>
      <w:r>
        <w:rPr>
          <w:bCs/>
          <w:noProof/>
          <w:color w:val="000000"/>
          <w:lang w:val="en-US"/>
        </w:rPr>
        <w:t>Self-reported process timings may be based on a recent or difficult experience rather than the common process performance.</w:t>
      </w:r>
    </w:p>
    <w:p w14:paraId="0EEC333D" w14:textId="77777777" w:rsidR="008008C2" w:rsidRDefault="008008C2" w:rsidP="008008C2">
      <w:pPr>
        <w:pStyle w:val="ListParagraph"/>
        <w:numPr>
          <w:ilvl w:val="0"/>
          <w:numId w:val="42"/>
        </w:numPr>
        <w:spacing w:before="240"/>
        <w:ind w:left="709"/>
        <w:rPr>
          <w:bCs/>
          <w:noProof/>
          <w:color w:val="000000"/>
          <w:lang w:val="en-US"/>
        </w:rPr>
      </w:pPr>
      <w:r>
        <w:rPr>
          <w:bCs/>
          <w:noProof/>
          <w:color w:val="000000"/>
          <w:lang w:val="en-US"/>
        </w:rPr>
        <w:t>As measurement is not taking place during the process performance, self-reported process timings carry a number of biases, including:</w:t>
      </w:r>
    </w:p>
    <w:p w14:paraId="167664DC" w14:textId="77777777" w:rsidR="008008C2" w:rsidRDefault="008008C2" w:rsidP="008008C2">
      <w:pPr>
        <w:pStyle w:val="ListParagraph"/>
        <w:numPr>
          <w:ilvl w:val="1"/>
          <w:numId w:val="42"/>
        </w:numPr>
        <w:spacing w:before="240"/>
        <w:ind w:left="1276"/>
        <w:rPr>
          <w:bCs/>
          <w:noProof/>
          <w:color w:val="000000"/>
          <w:lang w:val="en-US"/>
        </w:rPr>
      </w:pPr>
      <w:r>
        <w:rPr>
          <w:bCs/>
          <w:noProof/>
          <w:color w:val="000000"/>
          <w:lang w:val="en-US"/>
        </w:rPr>
        <w:t>Telescoping – lengthening the recall period beyond the timeframe in question, or reverse telescoping</w:t>
      </w:r>
    </w:p>
    <w:p w14:paraId="5707FA27" w14:textId="77777777" w:rsidR="008008C2" w:rsidRPr="00D21DA2" w:rsidRDefault="008008C2" w:rsidP="008008C2">
      <w:pPr>
        <w:pStyle w:val="ListParagraph"/>
        <w:numPr>
          <w:ilvl w:val="1"/>
          <w:numId w:val="42"/>
        </w:numPr>
        <w:spacing w:before="240"/>
        <w:ind w:left="1276"/>
        <w:rPr>
          <w:bCs/>
          <w:noProof/>
          <w:color w:val="000000"/>
          <w:lang w:val="en-US"/>
        </w:rPr>
      </w:pPr>
      <w:r>
        <w:rPr>
          <w:bCs/>
          <w:noProof/>
          <w:color w:val="000000"/>
          <w:lang w:val="en-US"/>
        </w:rPr>
        <w:t>Extended recall period leading to memory decay</w:t>
      </w:r>
    </w:p>
    <w:p w14:paraId="681486C7" w14:textId="77777777" w:rsidR="008008C2" w:rsidRPr="00396551" w:rsidRDefault="008008C2" w:rsidP="008008C2">
      <w:pPr>
        <w:pStyle w:val="ListParagraph"/>
        <w:numPr>
          <w:ilvl w:val="0"/>
          <w:numId w:val="42"/>
        </w:numPr>
        <w:rPr>
          <w:rFonts w:asciiTheme="majorHAnsi" w:hAnsiTheme="majorHAnsi" w:cstheme="majorHAnsi"/>
          <w:color w:val="937A46" w:themeColor="accent2"/>
          <w:spacing w:val="-5"/>
          <w:sz w:val="40"/>
          <w:szCs w:val="40"/>
        </w:rPr>
      </w:pPr>
      <w:r>
        <w:br w:type="page"/>
      </w:r>
    </w:p>
    <w:p w14:paraId="76836D9C" w14:textId="77777777" w:rsidR="008008C2" w:rsidRPr="00351058" w:rsidRDefault="008008C2" w:rsidP="008008C2">
      <w:pPr>
        <w:pStyle w:val="Heading1"/>
      </w:pPr>
      <w:bookmarkStart w:id="201" w:name="_Toc7593472"/>
      <w:bookmarkStart w:id="202" w:name="_Toc19697960"/>
      <w:bookmarkStart w:id="203" w:name="_Toc19698419"/>
      <w:r>
        <w:lastRenderedPageBreak/>
        <w:t>Demand Account Opening</w:t>
      </w:r>
      <w:bookmarkEnd w:id="201"/>
      <w:bookmarkEnd w:id="202"/>
      <w:bookmarkEnd w:id="203"/>
      <w:r>
        <w:t xml:space="preserve"> </w:t>
      </w:r>
    </w:p>
    <w:p w14:paraId="2B10FA66" w14:textId="77777777" w:rsidR="008008C2" w:rsidRDefault="008008C2" w:rsidP="008008C2">
      <w:pPr>
        <w:pStyle w:val="Heading2"/>
      </w:pPr>
      <w:bookmarkStart w:id="204" w:name="_Toc7593473"/>
      <w:bookmarkStart w:id="205" w:name="_Toc19697961"/>
      <w:bookmarkStart w:id="206" w:name="_Toc19698420"/>
      <w:r>
        <w:t>Personal</w:t>
      </w:r>
      <w:bookmarkEnd w:id="204"/>
      <w:bookmarkEnd w:id="205"/>
      <w:bookmarkEnd w:id="206"/>
      <w:r>
        <w:t xml:space="preserve"> </w:t>
      </w:r>
    </w:p>
    <w:p w14:paraId="4562F74B" w14:textId="77777777" w:rsidR="008008C2" w:rsidRDefault="008008C2" w:rsidP="008008C2">
      <w:pPr>
        <w:pStyle w:val="Heading3"/>
      </w:pPr>
      <w:bookmarkStart w:id="207" w:name="_Toc7593474"/>
      <w:bookmarkStart w:id="208" w:name="_Toc17897876"/>
      <w:bookmarkStart w:id="209" w:name="_Toc19697962"/>
      <w:bookmarkStart w:id="210" w:name="_Toc19698170"/>
      <w:r>
        <w:t>Process and Pain Points</w:t>
      </w:r>
      <w:bookmarkEnd w:id="207"/>
      <w:bookmarkEnd w:id="208"/>
      <w:bookmarkEnd w:id="209"/>
      <w:bookmarkEnd w:id="210"/>
    </w:p>
    <w:p w14:paraId="00B5C2BB" w14:textId="77777777" w:rsidR="008008C2" w:rsidRDefault="008008C2" w:rsidP="008008C2">
      <w:r>
        <w:t>Personal account opening is generally the domain of Retail, although in some branches the process is supported by Cash Management. An overview of the process is below:</w:t>
      </w:r>
    </w:p>
    <w:p w14:paraId="57FC222D" w14:textId="77777777" w:rsidR="008008C2" w:rsidRPr="00C84C0B" w:rsidRDefault="008008C2" w:rsidP="008008C2">
      <w:r>
        <w:rPr>
          <w:noProof/>
        </w:rPr>
        <w:drawing>
          <wp:inline distT="0" distB="0" distL="0" distR="0" wp14:anchorId="2C1ED180" wp14:editId="3557E05C">
            <wp:extent cx="6400800" cy="40006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0800" cy="4000646"/>
                    </a:xfrm>
                    <a:prstGeom prst="rect">
                      <a:avLst/>
                    </a:prstGeom>
                    <a:noFill/>
                  </pic:spPr>
                </pic:pic>
              </a:graphicData>
            </a:graphic>
          </wp:inline>
        </w:drawing>
      </w:r>
    </w:p>
    <w:p w14:paraId="7EB7F28F" w14:textId="77777777" w:rsidR="008008C2" w:rsidRDefault="008008C2" w:rsidP="008008C2">
      <w:r>
        <w:t>Even at this level of detail, a couple of patterns emerge:</w:t>
      </w:r>
    </w:p>
    <w:p w14:paraId="71E157ED" w14:textId="77777777" w:rsidR="008008C2" w:rsidRDefault="008008C2" w:rsidP="008008C2">
      <w:pPr>
        <w:pStyle w:val="ListParagraph"/>
        <w:numPr>
          <w:ilvl w:val="0"/>
          <w:numId w:val="30"/>
        </w:numPr>
      </w:pPr>
      <w:r>
        <w:t xml:space="preserve">There are concurrent but standalone authorizations required. Pain points expressed frustration with the impact of the authorizations on client experience, as they are required in real-time.  </w:t>
      </w:r>
    </w:p>
    <w:p w14:paraId="6CF7023A" w14:textId="77777777" w:rsidR="008008C2" w:rsidRDefault="008008C2" w:rsidP="008008C2">
      <w:pPr>
        <w:pStyle w:val="ListParagraph"/>
        <w:numPr>
          <w:ilvl w:val="0"/>
          <w:numId w:val="30"/>
        </w:numPr>
      </w:pPr>
      <w:r>
        <w:t>There are multiple audits being performed by different groups. Despite this, defects are still found in the AML Regulatory Processing audit in step 10.</w:t>
      </w:r>
    </w:p>
    <w:p w14:paraId="5B1D50E6" w14:textId="77777777" w:rsidR="008008C2" w:rsidRDefault="008008C2" w:rsidP="008008C2">
      <w:pPr>
        <w:pStyle w:val="Heading4"/>
      </w:pPr>
      <w:bookmarkStart w:id="211" w:name="_Toc7530158"/>
      <w:bookmarkStart w:id="212" w:name="_Toc7530263"/>
      <w:bookmarkStart w:id="213" w:name="_Toc7593475"/>
      <w:bookmarkStart w:id="214" w:name="_Toc17456991"/>
      <w:bookmarkStart w:id="215" w:name="_Toc17897877"/>
      <w:bookmarkStart w:id="216" w:name="_Toc19697963"/>
      <w:bookmarkStart w:id="217" w:name="_Toc19698171"/>
      <w:r>
        <w:t>Process Pain Points</w:t>
      </w:r>
      <w:bookmarkEnd w:id="211"/>
      <w:bookmarkEnd w:id="212"/>
      <w:bookmarkEnd w:id="213"/>
      <w:bookmarkEnd w:id="214"/>
      <w:bookmarkEnd w:id="215"/>
      <w:bookmarkEnd w:id="216"/>
      <w:bookmarkEnd w:id="217"/>
    </w:p>
    <w:p w14:paraId="0EB55BB4" w14:textId="77777777" w:rsidR="008008C2" w:rsidRDefault="008008C2" w:rsidP="008008C2">
      <w:r>
        <w:t>In addition, interviewees were frustrated with the time, steps, and information needed to open a new account for an existing client, where the majority of</w:t>
      </w:r>
      <w:r w:rsidRPr="00412433">
        <w:t xml:space="preserve"> AML requirements </w:t>
      </w:r>
      <w:r>
        <w:t>were</w:t>
      </w:r>
      <w:r w:rsidRPr="00412433">
        <w:t xml:space="preserve"> either outdated </w:t>
      </w:r>
      <w:r>
        <w:t>or not on file and in need of collection. When</w:t>
      </w:r>
      <w:r w:rsidRPr="00412433">
        <w:t xml:space="preserve"> new requirements for FATCA and CRS (forms RC518 and RC519) cam</w:t>
      </w:r>
      <w:r>
        <w:t xml:space="preserve">e into effect on July.1, 2017, it created a need to collect additional information for existing clients, which can feel burdensome. </w:t>
      </w:r>
    </w:p>
    <w:p w14:paraId="5E8BBB31" w14:textId="77777777" w:rsidR="008008C2" w:rsidRDefault="008008C2" w:rsidP="008008C2">
      <w:r>
        <w:lastRenderedPageBreak/>
        <w:t>Two processes exist for getting the FATCA form RC519 signed. If Regulatory Compliance does not receive a scanned &amp; signed RC519 from the branch within 24 hrs of account authorization, they will send the form to the client for signing directly. This often confuses the client and the branch.</w:t>
      </w:r>
    </w:p>
    <w:p w14:paraId="3199267C" w14:textId="77777777" w:rsidR="008008C2" w:rsidRDefault="008008C2" w:rsidP="008008C2">
      <w:pPr>
        <w:pStyle w:val="Heading4"/>
      </w:pPr>
      <w:bookmarkStart w:id="218" w:name="_Toc7530159"/>
      <w:bookmarkStart w:id="219" w:name="_Toc7530264"/>
      <w:bookmarkStart w:id="220" w:name="_Toc7593476"/>
      <w:bookmarkStart w:id="221" w:name="_Toc17456992"/>
      <w:bookmarkStart w:id="222" w:name="_Toc17897878"/>
      <w:bookmarkStart w:id="223" w:name="_Toc19697964"/>
      <w:bookmarkStart w:id="224" w:name="_Toc19698172"/>
      <w:r>
        <w:t>System and Artifacts Pain Points</w:t>
      </w:r>
      <w:bookmarkEnd w:id="218"/>
      <w:bookmarkEnd w:id="219"/>
      <w:bookmarkEnd w:id="220"/>
      <w:bookmarkEnd w:id="221"/>
      <w:bookmarkEnd w:id="222"/>
      <w:bookmarkEnd w:id="223"/>
      <w:bookmarkEnd w:id="224"/>
    </w:p>
    <w:p w14:paraId="5B663B29" w14:textId="77777777" w:rsidR="008008C2" w:rsidRDefault="008008C2" w:rsidP="008008C2">
      <w:r>
        <w:t>There were also a number of points raised around T24 and forms:</w:t>
      </w:r>
    </w:p>
    <w:p w14:paraId="7BF8851C" w14:textId="77777777" w:rsidR="008008C2" w:rsidRDefault="008008C2" w:rsidP="008008C2">
      <w:pPr>
        <w:pStyle w:val="NoSpacing"/>
        <w:numPr>
          <w:ilvl w:val="0"/>
          <w:numId w:val="34"/>
        </w:numPr>
        <w:spacing w:line="276" w:lineRule="auto"/>
      </w:pPr>
      <w:r>
        <w:t xml:space="preserve">Forms must be retrieved from a number of sources: T24, CRA website, InfoServer, Equifax. </w:t>
      </w:r>
    </w:p>
    <w:p w14:paraId="08176E9F" w14:textId="77777777" w:rsidR="008008C2" w:rsidRDefault="008008C2" w:rsidP="008008C2">
      <w:pPr>
        <w:pStyle w:val="NoSpacing"/>
        <w:numPr>
          <w:ilvl w:val="0"/>
          <w:numId w:val="34"/>
        </w:numPr>
        <w:spacing w:line="276" w:lineRule="auto"/>
      </w:pPr>
      <w:r>
        <w:t>Must populate non-T24 forms manually.</w:t>
      </w:r>
    </w:p>
    <w:p w14:paraId="05FB8F86" w14:textId="77777777" w:rsidR="008008C2" w:rsidRDefault="008008C2" w:rsidP="008008C2">
      <w:pPr>
        <w:pStyle w:val="NoSpacing"/>
        <w:numPr>
          <w:ilvl w:val="0"/>
          <w:numId w:val="34"/>
        </w:numPr>
        <w:spacing w:line="276" w:lineRule="auto"/>
      </w:pPr>
      <w:r>
        <w:t>Missing required data fields on official bank forms, like the Personal Financial Statement and Declaration of Beneficial Ownership form #4344.</w:t>
      </w:r>
    </w:p>
    <w:p w14:paraId="1EBDBF47" w14:textId="77777777" w:rsidR="008008C2" w:rsidRDefault="008008C2" w:rsidP="008008C2">
      <w:pPr>
        <w:pStyle w:val="NoSpacing"/>
        <w:numPr>
          <w:ilvl w:val="0"/>
          <w:numId w:val="34"/>
        </w:numPr>
        <w:spacing w:line="276" w:lineRule="auto"/>
      </w:pPr>
      <w:r>
        <w:t>If account application forms from T24 are printed out but authorized over month end, the account number listed on the signed form would change. This has led to a workaround where accounts are opened but have a hold placed on them until the signed documents are returned, which preserves the account number but requires additional authorizations to undo.</w:t>
      </w:r>
    </w:p>
    <w:p w14:paraId="705FD816" w14:textId="77777777" w:rsidR="008008C2" w:rsidRDefault="008008C2" w:rsidP="008008C2">
      <w:pPr>
        <w:pStyle w:val="ListParagraph"/>
        <w:numPr>
          <w:ilvl w:val="0"/>
          <w:numId w:val="34"/>
        </w:numPr>
      </w:pPr>
      <w:r>
        <w:t>No validation or error-proofing of T24 data entry.</w:t>
      </w:r>
    </w:p>
    <w:p w14:paraId="27F1C745" w14:textId="77777777" w:rsidR="008008C2" w:rsidRDefault="008008C2" w:rsidP="008008C2">
      <w:pPr>
        <w:pStyle w:val="ListParagraph"/>
        <w:numPr>
          <w:ilvl w:val="0"/>
          <w:numId w:val="34"/>
        </w:numPr>
      </w:pPr>
      <w:r>
        <w:t>Navigation between the required screens in T24 is cumbersome.</w:t>
      </w:r>
    </w:p>
    <w:p w14:paraId="01765E8A" w14:textId="77777777" w:rsidR="008008C2" w:rsidRDefault="008008C2" w:rsidP="008008C2">
      <w:pPr>
        <w:pStyle w:val="Heading3"/>
      </w:pPr>
      <w:bookmarkStart w:id="225" w:name="_Toc7593477"/>
      <w:bookmarkStart w:id="226" w:name="_Toc17897879"/>
      <w:bookmarkStart w:id="227" w:name="_Toc19697965"/>
      <w:bookmarkStart w:id="228" w:name="_Toc19698173"/>
      <w:r>
        <w:t>Lead Time</w:t>
      </w:r>
      <w:bookmarkEnd w:id="225"/>
      <w:bookmarkEnd w:id="226"/>
      <w:bookmarkEnd w:id="227"/>
      <w:bookmarkEnd w:id="228"/>
    </w:p>
    <w:p w14:paraId="351577A6" w14:textId="77777777" w:rsidR="008008C2" w:rsidRDefault="008008C2" w:rsidP="008008C2">
      <w:r>
        <w:t>Based on the estimates provided in the interviews, the time to set up a new account, including CIF setup (for a new client) or CIF review and verification against AML requirements (for an existing client), ranges from just over an hour for an existing single-CIF client to 2.6 hours for a new, many-CIF client.</w:t>
      </w:r>
    </w:p>
    <w:tbl>
      <w:tblPr>
        <w:tblStyle w:val="Corporate"/>
        <w:tblW w:w="10103" w:type="dxa"/>
        <w:tblInd w:w="-92" w:type="dxa"/>
        <w:tblLook w:val="04A0" w:firstRow="1" w:lastRow="0" w:firstColumn="1" w:lastColumn="0" w:noHBand="0" w:noVBand="1"/>
      </w:tblPr>
      <w:tblGrid>
        <w:gridCol w:w="23"/>
        <w:gridCol w:w="1429"/>
        <w:gridCol w:w="142"/>
        <w:gridCol w:w="1468"/>
        <w:gridCol w:w="35"/>
        <w:gridCol w:w="1085"/>
        <w:gridCol w:w="191"/>
        <w:gridCol w:w="1419"/>
        <w:gridCol w:w="70"/>
        <w:gridCol w:w="1188"/>
        <w:gridCol w:w="152"/>
        <w:gridCol w:w="1458"/>
        <w:gridCol w:w="31"/>
        <w:gridCol w:w="1389"/>
        <w:gridCol w:w="23"/>
      </w:tblGrid>
      <w:tr w:rsidR="008008C2" w14:paraId="1716EC6B" w14:textId="77777777" w:rsidTr="008008C2">
        <w:trPr>
          <w:gridBefore w:val="1"/>
          <w:cnfStyle w:val="100000000000" w:firstRow="1" w:lastRow="0" w:firstColumn="0" w:lastColumn="0" w:oddVBand="0" w:evenVBand="0" w:oddHBand="0" w:evenHBand="0" w:firstRowFirstColumn="0" w:firstRowLastColumn="0" w:lastRowFirstColumn="0" w:lastRowLastColumn="0"/>
          <w:wBefore w:w="23" w:type="dxa"/>
        </w:trPr>
        <w:tc>
          <w:tcPr>
            <w:cnfStyle w:val="001000000100" w:firstRow="0" w:lastRow="0" w:firstColumn="1" w:lastColumn="0" w:oddVBand="0" w:evenVBand="0" w:oddHBand="0" w:evenHBand="0" w:firstRowFirstColumn="1" w:firstRowLastColumn="0" w:lastRowFirstColumn="0" w:lastRowLastColumn="0"/>
            <w:tcW w:w="1571" w:type="dxa"/>
            <w:gridSpan w:val="2"/>
          </w:tcPr>
          <w:p w14:paraId="139BF8E5" w14:textId="77777777" w:rsidR="008008C2" w:rsidRDefault="008008C2" w:rsidP="008008C2">
            <w:r>
              <w:t>Client Type</w:t>
            </w:r>
          </w:p>
        </w:tc>
        <w:tc>
          <w:tcPr>
            <w:tcW w:w="2779" w:type="dxa"/>
            <w:gridSpan w:val="4"/>
          </w:tcPr>
          <w:p w14:paraId="61A82326"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Single CIF</w:t>
            </w:r>
          </w:p>
        </w:tc>
        <w:tc>
          <w:tcPr>
            <w:tcW w:w="2829" w:type="dxa"/>
            <w:gridSpan w:val="4"/>
          </w:tcPr>
          <w:p w14:paraId="0A59429C"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2 CIFs</w:t>
            </w:r>
          </w:p>
        </w:tc>
        <w:tc>
          <w:tcPr>
            <w:tcW w:w="2901" w:type="dxa"/>
            <w:gridSpan w:val="4"/>
          </w:tcPr>
          <w:p w14:paraId="1D5D15B8"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4 CIFs</w:t>
            </w:r>
          </w:p>
        </w:tc>
      </w:tr>
      <w:tr w:rsidR="008008C2" w14:paraId="18CE7940" w14:textId="77777777" w:rsidTr="008008C2">
        <w:trPr>
          <w:gridAfter w:val="1"/>
          <w:cnfStyle w:val="000000100000" w:firstRow="0" w:lastRow="0" w:firstColumn="0" w:lastColumn="0" w:oddVBand="0" w:evenVBand="0" w:oddHBand="1" w:evenHBand="0" w:firstRowFirstColumn="0" w:firstRowLastColumn="0" w:lastRowFirstColumn="0" w:lastRowLastColumn="0"/>
          <w:wAfter w:w="23" w:type="dxa"/>
        </w:trPr>
        <w:tc>
          <w:tcPr>
            <w:cnfStyle w:val="001000000000" w:firstRow="0" w:lastRow="0" w:firstColumn="1" w:lastColumn="0" w:oddVBand="0" w:evenVBand="0" w:oddHBand="0" w:evenHBand="0" w:firstRowFirstColumn="0" w:firstRowLastColumn="0" w:lastRowFirstColumn="0" w:lastRowLastColumn="0"/>
            <w:tcW w:w="1452" w:type="dxa"/>
            <w:gridSpan w:val="2"/>
            <w:shd w:val="clear" w:color="auto" w:fill="A9ACA0" w:themeFill="accent6"/>
          </w:tcPr>
          <w:p w14:paraId="65787DAA" w14:textId="77777777" w:rsidR="008008C2" w:rsidRDefault="008008C2" w:rsidP="008008C2"/>
        </w:tc>
        <w:tc>
          <w:tcPr>
            <w:tcW w:w="1610" w:type="dxa"/>
            <w:gridSpan w:val="2"/>
            <w:shd w:val="clear" w:color="auto" w:fill="A9ACA0" w:themeFill="accent6"/>
          </w:tcPr>
          <w:p w14:paraId="5A79D6D2"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DE0242">
              <w:rPr>
                <w:b/>
              </w:rPr>
              <w:t>Lead Time</w:t>
            </w:r>
          </w:p>
        </w:tc>
        <w:tc>
          <w:tcPr>
            <w:tcW w:w="1120" w:type="dxa"/>
            <w:gridSpan w:val="2"/>
            <w:shd w:val="clear" w:color="auto" w:fill="A9ACA0" w:themeFill="accent6"/>
          </w:tcPr>
          <w:p w14:paraId="0F331DFE"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DE0242">
              <w:rPr>
                <w:b/>
              </w:rPr>
              <w:t>% of time in queue</w:t>
            </w:r>
          </w:p>
        </w:tc>
        <w:tc>
          <w:tcPr>
            <w:tcW w:w="1610" w:type="dxa"/>
            <w:gridSpan w:val="2"/>
            <w:shd w:val="clear" w:color="auto" w:fill="A9ACA0" w:themeFill="accent6"/>
          </w:tcPr>
          <w:p w14:paraId="37125BBC"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DE0242">
              <w:rPr>
                <w:b/>
              </w:rPr>
              <w:t>Lead Time</w:t>
            </w:r>
          </w:p>
        </w:tc>
        <w:tc>
          <w:tcPr>
            <w:tcW w:w="1258" w:type="dxa"/>
            <w:gridSpan w:val="2"/>
            <w:shd w:val="clear" w:color="auto" w:fill="A9ACA0" w:themeFill="accent6"/>
          </w:tcPr>
          <w:p w14:paraId="5656198E"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DE0242">
              <w:rPr>
                <w:b/>
              </w:rPr>
              <w:t>% of time in queue</w:t>
            </w:r>
          </w:p>
        </w:tc>
        <w:tc>
          <w:tcPr>
            <w:tcW w:w="1610" w:type="dxa"/>
            <w:gridSpan w:val="2"/>
            <w:shd w:val="clear" w:color="auto" w:fill="A9ACA0" w:themeFill="accent6"/>
          </w:tcPr>
          <w:p w14:paraId="401F49C2"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DE0242">
              <w:rPr>
                <w:b/>
              </w:rPr>
              <w:t>Lead Time</w:t>
            </w:r>
          </w:p>
        </w:tc>
        <w:tc>
          <w:tcPr>
            <w:tcW w:w="1420" w:type="dxa"/>
            <w:gridSpan w:val="2"/>
            <w:shd w:val="clear" w:color="auto" w:fill="A9ACA0" w:themeFill="accent6"/>
          </w:tcPr>
          <w:p w14:paraId="0B5D63E8"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DE0242">
              <w:rPr>
                <w:b/>
              </w:rPr>
              <w:t>% of time in queue</w:t>
            </w:r>
          </w:p>
        </w:tc>
      </w:tr>
      <w:tr w:rsidR="008008C2" w14:paraId="641E9BE8" w14:textId="77777777" w:rsidTr="008008C2">
        <w:trPr>
          <w:gridBefore w:val="1"/>
          <w:cnfStyle w:val="000000010000" w:firstRow="0" w:lastRow="0" w:firstColumn="0" w:lastColumn="0" w:oddVBand="0" w:evenVBand="0" w:oddHBand="0" w:evenHBand="1" w:firstRowFirstColumn="0" w:firstRowLastColumn="0" w:lastRowFirstColumn="0" w:lastRowLastColumn="0"/>
          <w:wBefore w:w="23" w:type="dxa"/>
        </w:trPr>
        <w:tc>
          <w:tcPr>
            <w:cnfStyle w:val="001000000000" w:firstRow="0" w:lastRow="0" w:firstColumn="1" w:lastColumn="0" w:oddVBand="0" w:evenVBand="0" w:oddHBand="0" w:evenHBand="0" w:firstRowFirstColumn="0" w:firstRowLastColumn="0" w:lastRowFirstColumn="0" w:lastRowLastColumn="0"/>
            <w:tcW w:w="1571" w:type="dxa"/>
            <w:gridSpan w:val="2"/>
          </w:tcPr>
          <w:p w14:paraId="440E480B" w14:textId="77777777" w:rsidR="008008C2" w:rsidRDefault="008008C2" w:rsidP="008008C2">
            <w:r>
              <w:t>New</w:t>
            </w:r>
          </w:p>
        </w:tc>
        <w:tc>
          <w:tcPr>
            <w:tcW w:w="1503" w:type="dxa"/>
            <w:gridSpan w:val="2"/>
          </w:tcPr>
          <w:p w14:paraId="72EEA5E2"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1.7 hours</w:t>
            </w:r>
          </w:p>
        </w:tc>
        <w:tc>
          <w:tcPr>
            <w:tcW w:w="1276" w:type="dxa"/>
            <w:gridSpan w:val="2"/>
          </w:tcPr>
          <w:p w14:paraId="485ED1C7"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11%</w:t>
            </w:r>
          </w:p>
        </w:tc>
        <w:tc>
          <w:tcPr>
            <w:tcW w:w="1489" w:type="dxa"/>
            <w:gridSpan w:val="2"/>
          </w:tcPr>
          <w:p w14:paraId="78A290BD"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2.1 hours</w:t>
            </w:r>
          </w:p>
        </w:tc>
        <w:tc>
          <w:tcPr>
            <w:tcW w:w="1340" w:type="dxa"/>
            <w:gridSpan w:val="2"/>
          </w:tcPr>
          <w:p w14:paraId="0F978D83"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10%</w:t>
            </w:r>
          </w:p>
        </w:tc>
        <w:tc>
          <w:tcPr>
            <w:tcW w:w="1489" w:type="dxa"/>
            <w:gridSpan w:val="2"/>
          </w:tcPr>
          <w:p w14:paraId="441C8EF7"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2.6 hours</w:t>
            </w:r>
          </w:p>
        </w:tc>
        <w:tc>
          <w:tcPr>
            <w:tcW w:w="1412" w:type="dxa"/>
            <w:gridSpan w:val="2"/>
          </w:tcPr>
          <w:p w14:paraId="16A5724C"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8%</w:t>
            </w:r>
          </w:p>
        </w:tc>
      </w:tr>
      <w:tr w:rsidR="008008C2" w14:paraId="4BF58D9F" w14:textId="77777777" w:rsidTr="008008C2">
        <w:trPr>
          <w:gridBefore w:val="1"/>
          <w:cnfStyle w:val="000000100000" w:firstRow="0" w:lastRow="0" w:firstColumn="0" w:lastColumn="0" w:oddVBand="0" w:evenVBand="0" w:oddHBand="1" w:evenHBand="0" w:firstRowFirstColumn="0" w:firstRowLastColumn="0" w:lastRowFirstColumn="0" w:lastRowLastColumn="0"/>
          <w:wBefore w:w="23" w:type="dxa"/>
        </w:trPr>
        <w:tc>
          <w:tcPr>
            <w:cnfStyle w:val="001000000000" w:firstRow="0" w:lastRow="0" w:firstColumn="1" w:lastColumn="0" w:oddVBand="0" w:evenVBand="0" w:oddHBand="0" w:evenHBand="0" w:firstRowFirstColumn="0" w:firstRowLastColumn="0" w:lastRowFirstColumn="0" w:lastRowLastColumn="0"/>
            <w:tcW w:w="1571" w:type="dxa"/>
            <w:gridSpan w:val="2"/>
          </w:tcPr>
          <w:p w14:paraId="05500C5F" w14:textId="77777777" w:rsidR="008008C2" w:rsidRDefault="008008C2" w:rsidP="008008C2">
            <w:r>
              <w:t>Existing</w:t>
            </w:r>
          </w:p>
        </w:tc>
        <w:tc>
          <w:tcPr>
            <w:tcW w:w="1503" w:type="dxa"/>
            <w:gridSpan w:val="2"/>
          </w:tcPr>
          <w:p w14:paraId="6AF73A01"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1.1 hours</w:t>
            </w:r>
          </w:p>
        </w:tc>
        <w:tc>
          <w:tcPr>
            <w:tcW w:w="1276" w:type="dxa"/>
            <w:gridSpan w:val="2"/>
          </w:tcPr>
          <w:p w14:paraId="2979199F"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0%</w:t>
            </w:r>
          </w:p>
        </w:tc>
        <w:tc>
          <w:tcPr>
            <w:tcW w:w="1489" w:type="dxa"/>
            <w:gridSpan w:val="2"/>
          </w:tcPr>
          <w:p w14:paraId="25D8B9E9"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1.4 hours</w:t>
            </w:r>
          </w:p>
        </w:tc>
        <w:tc>
          <w:tcPr>
            <w:tcW w:w="1340" w:type="dxa"/>
            <w:gridSpan w:val="2"/>
          </w:tcPr>
          <w:p w14:paraId="0660EE9F"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0%</w:t>
            </w:r>
          </w:p>
        </w:tc>
        <w:tc>
          <w:tcPr>
            <w:tcW w:w="1489" w:type="dxa"/>
            <w:gridSpan w:val="2"/>
          </w:tcPr>
          <w:p w14:paraId="4FAF0E78"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1.6 hours</w:t>
            </w:r>
          </w:p>
        </w:tc>
        <w:tc>
          <w:tcPr>
            <w:tcW w:w="1412" w:type="dxa"/>
            <w:gridSpan w:val="2"/>
          </w:tcPr>
          <w:p w14:paraId="09CB0117"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0%</w:t>
            </w:r>
          </w:p>
        </w:tc>
      </w:tr>
    </w:tbl>
    <w:p w14:paraId="2646E46E" w14:textId="77777777" w:rsidR="008008C2" w:rsidRDefault="008008C2" w:rsidP="008008C2">
      <w:pPr>
        <w:pStyle w:val="Heading4"/>
      </w:pPr>
      <w:bookmarkStart w:id="229" w:name="_Toc7593478"/>
      <w:bookmarkStart w:id="230" w:name="_Toc17456994"/>
      <w:bookmarkStart w:id="231" w:name="_Toc17897880"/>
      <w:bookmarkStart w:id="232" w:name="_Toc19697966"/>
      <w:bookmarkStart w:id="233" w:name="_Toc19698174"/>
      <w:r>
        <w:t>Key Findings</w:t>
      </w:r>
      <w:bookmarkEnd w:id="229"/>
      <w:bookmarkEnd w:id="230"/>
      <w:bookmarkEnd w:id="231"/>
      <w:bookmarkEnd w:id="232"/>
      <w:bookmarkEnd w:id="233"/>
    </w:p>
    <w:p w14:paraId="08B6175F" w14:textId="77777777" w:rsidR="008008C2" w:rsidRDefault="008008C2" w:rsidP="008008C2">
      <w:pPr>
        <w:pStyle w:val="ListParagraph"/>
        <w:numPr>
          <w:ilvl w:val="0"/>
          <w:numId w:val="38"/>
        </w:numPr>
      </w:pPr>
      <w:r>
        <w:t>As the number of CIFs increase, the amount of incremental time required decreases. This suggests possible efficiency or experience gains when completing the process multiple times.</w:t>
      </w:r>
    </w:p>
    <w:p w14:paraId="4CAB4EF5" w14:textId="77777777" w:rsidR="008008C2" w:rsidRDefault="008008C2" w:rsidP="008008C2">
      <w:pPr>
        <w:pStyle w:val="ListParagraph"/>
        <w:numPr>
          <w:ilvl w:val="0"/>
          <w:numId w:val="38"/>
        </w:numPr>
      </w:pPr>
      <w:r>
        <w:t xml:space="preserve">There is also very little time spent in </w:t>
      </w:r>
      <w:r w:rsidRPr="00DD5F74">
        <w:t>queue. This reflects the real-time</w:t>
      </w:r>
      <w:r>
        <w:t xml:space="preserve"> or near real-time nature of the process, and should be considered in light of the client experience provided.</w:t>
      </w:r>
    </w:p>
    <w:p w14:paraId="370622B9" w14:textId="13797AAD" w:rsidR="008008C2" w:rsidRDefault="008008C2" w:rsidP="008008C2"/>
    <w:p w14:paraId="3663F000" w14:textId="4F777E62" w:rsidR="0090495A" w:rsidRDefault="0090495A" w:rsidP="008008C2"/>
    <w:p w14:paraId="36385882" w14:textId="77777777" w:rsidR="0090495A" w:rsidRDefault="0090495A" w:rsidP="008008C2"/>
    <w:p w14:paraId="016EF54B" w14:textId="77777777" w:rsidR="008008C2" w:rsidRDefault="008008C2" w:rsidP="008008C2"/>
    <w:tbl>
      <w:tblPr>
        <w:tblStyle w:val="Corporate"/>
        <w:tblW w:w="9839" w:type="dxa"/>
        <w:tblLayout w:type="fixed"/>
        <w:tblLook w:val="0420" w:firstRow="1" w:lastRow="0" w:firstColumn="0" w:lastColumn="0" w:noHBand="0" w:noVBand="1"/>
      </w:tblPr>
      <w:tblGrid>
        <w:gridCol w:w="992"/>
        <w:gridCol w:w="1618"/>
        <w:gridCol w:w="5386"/>
        <w:gridCol w:w="993"/>
        <w:gridCol w:w="850"/>
      </w:tblGrid>
      <w:tr w:rsidR="008008C2" w:rsidRPr="007F028E" w14:paraId="0C72071B" w14:textId="77777777" w:rsidTr="008008C2">
        <w:trPr>
          <w:cnfStyle w:val="100000000000" w:firstRow="1" w:lastRow="0" w:firstColumn="0" w:lastColumn="0" w:oddVBand="0" w:evenVBand="0" w:oddHBand="0" w:evenHBand="0" w:firstRowFirstColumn="0" w:firstRowLastColumn="0" w:lastRowFirstColumn="0" w:lastRowLastColumn="0"/>
          <w:trHeight w:val="53"/>
        </w:trPr>
        <w:tc>
          <w:tcPr>
            <w:tcW w:w="992" w:type="dxa"/>
            <w:vMerge w:val="restart"/>
          </w:tcPr>
          <w:p w14:paraId="18C4E8CF" w14:textId="77777777" w:rsidR="008008C2" w:rsidRDefault="008008C2" w:rsidP="008008C2">
            <w:pPr>
              <w:spacing w:after="0" w:line="240" w:lineRule="auto"/>
              <w:jc w:val="center"/>
              <w:rPr>
                <w:sz w:val="20"/>
                <w:szCs w:val="20"/>
              </w:rPr>
            </w:pPr>
            <w:r>
              <w:rPr>
                <w:sz w:val="20"/>
                <w:szCs w:val="20"/>
              </w:rPr>
              <w:lastRenderedPageBreak/>
              <w:t>Step</w:t>
            </w:r>
          </w:p>
        </w:tc>
        <w:tc>
          <w:tcPr>
            <w:tcW w:w="1618" w:type="dxa"/>
            <w:vMerge w:val="restart"/>
          </w:tcPr>
          <w:p w14:paraId="55240745" w14:textId="77777777" w:rsidR="008008C2" w:rsidRDefault="008008C2" w:rsidP="008008C2">
            <w:pPr>
              <w:spacing w:after="0" w:line="240" w:lineRule="auto"/>
              <w:jc w:val="center"/>
              <w:rPr>
                <w:sz w:val="20"/>
                <w:szCs w:val="20"/>
              </w:rPr>
            </w:pPr>
            <w:r>
              <w:rPr>
                <w:sz w:val="20"/>
                <w:szCs w:val="20"/>
              </w:rPr>
              <w:t>Category</w:t>
            </w:r>
          </w:p>
        </w:tc>
        <w:tc>
          <w:tcPr>
            <w:tcW w:w="5386" w:type="dxa"/>
            <w:vMerge w:val="restart"/>
          </w:tcPr>
          <w:p w14:paraId="6237BEA3" w14:textId="77777777" w:rsidR="008008C2" w:rsidRDefault="008008C2" w:rsidP="008008C2">
            <w:pPr>
              <w:spacing w:after="0" w:line="240" w:lineRule="auto"/>
              <w:jc w:val="center"/>
              <w:rPr>
                <w:sz w:val="20"/>
                <w:szCs w:val="20"/>
              </w:rPr>
            </w:pPr>
            <w:r>
              <w:rPr>
                <w:sz w:val="20"/>
                <w:szCs w:val="20"/>
              </w:rPr>
              <w:t>High-Level Tasks</w:t>
            </w:r>
          </w:p>
        </w:tc>
        <w:tc>
          <w:tcPr>
            <w:tcW w:w="1843" w:type="dxa"/>
            <w:gridSpan w:val="2"/>
          </w:tcPr>
          <w:p w14:paraId="0F997033" w14:textId="77777777" w:rsidR="008008C2" w:rsidRDefault="008008C2" w:rsidP="008008C2">
            <w:pPr>
              <w:spacing w:after="0" w:line="240" w:lineRule="auto"/>
              <w:jc w:val="center"/>
              <w:rPr>
                <w:sz w:val="20"/>
                <w:szCs w:val="20"/>
              </w:rPr>
            </w:pPr>
            <w:r>
              <w:rPr>
                <w:sz w:val="20"/>
                <w:szCs w:val="20"/>
              </w:rPr>
              <w:t>% of Lead Time</w:t>
            </w:r>
          </w:p>
        </w:tc>
      </w:tr>
      <w:tr w:rsidR="008008C2" w14:paraId="39029EA4"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992" w:type="dxa"/>
            <w:vMerge/>
          </w:tcPr>
          <w:p w14:paraId="0D876197" w14:textId="77777777" w:rsidR="008008C2" w:rsidRPr="003B0F1C" w:rsidRDefault="008008C2" w:rsidP="008008C2">
            <w:pPr>
              <w:spacing w:after="0" w:line="240" w:lineRule="auto"/>
              <w:jc w:val="center"/>
              <w:rPr>
                <w:sz w:val="20"/>
                <w:szCs w:val="20"/>
              </w:rPr>
            </w:pPr>
          </w:p>
        </w:tc>
        <w:tc>
          <w:tcPr>
            <w:tcW w:w="1618" w:type="dxa"/>
            <w:vMerge/>
          </w:tcPr>
          <w:p w14:paraId="1DB79BF9" w14:textId="77777777" w:rsidR="008008C2" w:rsidRPr="003B0F1C" w:rsidRDefault="008008C2" w:rsidP="008008C2">
            <w:pPr>
              <w:spacing w:after="0" w:line="240" w:lineRule="auto"/>
              <w:jc w:val="center"/>
              <w:rPr>
                <w:sz w:val="20"/>
                <w:szCs w:val="20"/>
              </w:rPr>
            </w:pPr>
          </w:p>
        </w:tc>
        <w:tc>
          <w:tcPr>
            <w:tcW w:w="5386" w:type="dxa"/>
            <w:vMerge/>
          </w:tcPr>
          <w:p w14:paraId="27E76930" w14:textId="77777777" w:rsidR="008008C2" w:rsidRPr="003B0F1C" w:rsidRDefault="008008C2" w:rsidP="008008C2">
            <w:pPr>
              <w:spacing w:after="0" w:line="240" w:lineRule="auto"/>
              <w:jc w:val="center"/>
              <w:rPr>
                <w:sz w:val="20"/>
                <w:szCs w:val="20"/>
              </w:rPr>
            </w:pPr>
          </w:p>
        </w:tc>
        <w:tc>
          <w:tcPr>
            <w:tcW w:w="993" w:type="dxa"/>
          </w:tcPr>
          <w:p w14:paraId="73BB2615" w14:textId="77777777" w:rsidR="008008C2" w:rsidRPr="003B0F1C" w:rsidRDefault="008008C2" w:rsidP="008008C2">
            <w:pPr>
              <w:spacing w:after="0" w:line="240" w:lineRule="auto"/>
              <w:jc w:val="center"/>
              <w:rPr>
                <w:sz w:val="20"/>
                <w:szCs w:val="20"/>
              </w:rPr>
            </w:pPr>
            <w:r>
              <w:rPr>
                <w:sz w:val="20"/>
                <w:szCs w:val="20"/>
              </w:rPr>
              <w:t>New</w:t>
            </w:r>
          </w:p>
        </w:tc>
        <w:tc>
          <w:tcPr>
            <w:tcW w:w="850" w:type="dxa"/>
          </w:tcPr>
          <w:p w14:paraId="6DB0F70D" w14:textId="77777777" w:rsidR="008008C2" w:rsidRDefault="008008C2" w:rsidP="008008C2">
            <w:pPr>
              <w:spacing w:after="0" w:line="240" w:lineRule="auto"/>
              <w:jc w:val="center"/>
              <w:rPr>
                <w:sz w:val="20"/>
                <w:szCs w:val="20"/>
              </w:rPr>
            </w:pPr>
            <w:r>
              <w:rPr>
                <w:sz w:val="20"/>
                <w:szCs w:val="20"/>
              </w:rPr>
              <w:t>Existing</w:t>
            </w:r>
          </w:p>
        </w:tc>
      </w:tr>
      <w:tr w:rsidR="008008C2" w14:paraId="0B006FAC" w14:textId="77777777" w:rsidTr="008008C2">
        <w:trPr>
          <w:cnfStyle w:val="000000010000" w:firstRow="0" w:lastRow="0" w:firstColumn="0" w:lastColumn="0" w:oddVBand="0" w:evenVBand="0" w:oddHBand="0" w:evenHBand="1" w:firstRowFirstColumn="0" w:firstRowLastColumn="0" w:lastRowFirstColumn="0" w:lastRowLastColumn="0"/>
          <w:trHeight w:val="458"/>
        </w:trPr>
        <w:tc>
          <w:tcPr>
            <w:tcW w:w="992" w:type="dxa"/>
          </w:tcPr>
          <w:p w14:paraId="348CC93A" w14:textId="77777777" w:rsidR="008008C2" w:rsidRPr="003B0F1C" w:rsidRDefault="008008C2" w:rsidP="008008C2">
            <w:pPr>
              <w:spacing w:after="0" w:line="240" w:lineRule="auto"/>
              <w:jc w:val="center"/>
              <w:rPr>
                <w:sz w:val="20"/>
                <w:szCs w:val="20"/>
              </w:rPr>
            </w:pPr>
            <w:r>
              <w:rPr>
                <w:sz w:val="20"/>
                <w:szCs w:val="20"/>
              </w:rPr>
              <w:t>1</w:t>
            </w:r>
          </w:p>
        </w:tc>
        <w:tc>
          <w:tcPr>
            <w:tcW w:w="1618" w:type="dxa"/>
          </w:tcPr>
          <w:p w14:paraId="18109322" w14:textId="77777777" w:rsidR="008008C2" w:rsidRPr="003B0F1C" w:rsidRDefault="008008C2" w:rsidP="008008C2">
            <w:pPr>
              <w:spacing w:after="0"/>
              <w:jc w:val="center"/>
              <w:rPr>
                <w:sz w:val="20"/>
                <w:szCs w:val="20"/>
              </w:rPr>
            </w:pPr>
            <w:r w:rsidRPr="003B0F1C">
              <w:rPr>
                <w:sz w:val="20"/>
                <w:szCs w:val="20"/>
              </w:rPr>
              <w:t>Information Gathering</w:t>
            </w:r>
          </w:p>
        </w:tc>
        <w:tc>
          <w:tcPr>
            <w:tcW w:w="5386" w:type="dxa"/>
          </w:tcPr>
          <w:p w14:paraId="4EE949C1" w14:textId="77777777" w:rsidR="008008C2" w:rsidRDefault="008008C2" w:rsidP="008008C2">
            <w:pPr>
              <w:spacing w:after="0" w:line="240" w:lineRule="auto"/>
              <w:rPr>
                <w:sz w:val="20"/>
                <w:szCs w:val="20"/>
              </w:rPr>
            </w:pPr>
            <w:r>
              <w:rPr>
                <w:sz w:val="20"/>
                <w:szCs w:val="20"/>
              </w:rPr>
              <w:t>-Fircosoft checks</w:t>
            </w:r>
          </w:p>
          <w:p w14:paraId="66BF591D" w14:textId="77777777" w:rsidR="008008C2" w:rsidRDefault="008008C2" w:rsidP="008008C2">
            <w:pPr>
              <w:spacing w:after="0" w:line="240" w:lineRule="auto"/>
              <w:rPr>
                <w:sz w:val="20"/>
                <w:szCs w:val="20"/>
              </w:rPr>
            </w:pPr>
            <w:r>
              <w:rPr>
                <w:sz w:val="20"/>
                <w:szCs w:val="20"/>
              </w:rPr>
              <w:t>-Basic client information</w:t>
            </w:r>
          </w:p>
          <w:p w14:paraId="55CA8BDE" w14:textId="77777777" w:rsidR="008008C2" w:rsidRDefault="008008C2" w:rsidP="008008C2">
            <w:pPr>
              <w:spacing w:after="0" w:line="240" w:lineRule="auto"/>
              <w:rPr>
                <w:sz w:val="20"/>
                <w:szCs w:val="20"/>
              </w:rPr>
            </w:pPr>
            <w:r>
              <w:rPr>
                <w:sz w:val="20"/>
                <w:szCs w:val="20"/>
              </w:rPr>
              <w:t>-Intended use</w:t>
            </w:r>
          </w:p>
          <w:p w14:paraId="5664B7C9" w14:textId="77777777" w:rsidR="008008C2" w:rsidRDefault="008008C2" w:rsidP="008008C2">
            <w:pPr>
              <w:spacing w:after="0" w:line="240" w:lineRule="auto"/>
              <w:rPr>
                <w:sz w:val="20"/>
                <w:szCs w:val="20"/>
              </w:rPr>
            </w:pPr>
            <w:r>
              <w:rPr>
                <w:sz w:val="20"/>
                <w:szCs w:val="20"/>
              </w:rPr>
              <w:t>-US persons</w:t>
            </w:r>
          </w:p>
          <w:p w14:paraId="70EB88B0" w14:textId="77777777" w:rsidR="008008C2" w:rsidRDefault="008008C2" w:rsidP="008008C2">
            <w:pPr>
              <w:spacing w:after="0" w:line="240" w:lineRule="auto"/>
              <w:rPr>
                <w:sz w:val="20"/>
                <w:szCs w:val="20"/>
              </w:rPr>
            </w:pPr>
            <w:r>
              <w:rPr>
                <w:sz w:val="20"/>
                <w:szCs w:val="20"/>
              </w:rPr>
              <w:t>-Politically Exposed Foreign Persons (PEFP/PEP)</w:t>
            </w:r>
          </w:p>
          <w:p w14:paraId="16E7ACA5" w14:textId="77777777" w:rsidR="008008C2" w:rsidRDefault="008008C2" w:rsidP="008008C2">
            <w:pPr>
              <w:spacing w:after="0" w:line="240" w:lineRule="auto"/>
              <w:rPr>
                <w:sz w:val="20"/>
                <w:szCs w:val="20"/>
              </w:rPr>
            </w:pPr>
            <w:r>
              <w:rPr>
                <w:sz w:val="20"/>
                <w:szCs w:val="20"/>
              </w:rPr>
              <w:t>-Check WAVE or existing account opening file, if existing client</w:t>
            </w:r>
          </w:p>
          <w:p w14:paraId="50D6EE36" w14:textId="77777777" w:rsidR="008008C2" w:rsidRPr="003B0F1C" w:rsidRDefault="008008C2" w:rsidP="008008C2">
            <w:pPr>
              <w:spacing w:after="0" w:line="240" w:lineRule="auto"/>
              <w:rPr>
                <w:sz w:val="20"/>
                <w:szCs w:val="20"/>
              </w:rPr>
            </w:pPr>
            <w:r>
              <w:rPr>
                <w:sz w:val="20"/>
                <w:szCs w:val="20"/>
              </w:rPr>
              <w:t>-Includes reviewing existing account opening file and T24 for missing/outdated information to obtain</w:t>
            </w:r>
          </w:p>
        </w:tc>
        <w:tc>
          <w:tcPr>
            <w:tcW w:w="993" w:type="dxa"/>
          </w:tcPr>
          <w:p w14:paraId="607D7744" w14:textId="77777777" w:rsidR="008008C2" w:rsidRPr="003B0F1C" w:rsidRDefault="008008C2" w:rsidP="008008C2">
            <w:pPr>
              <w:spacing w:after="0" w:line="240" w:lineRule="auto"/>
              <w:jc w:val="center"/>
              <w:rPr>
                <w:sz w:val="20"/>
                <w:szCs w:val="20"/>
              </w:rPr>
            </w:pPr>
            <w:r>
              <w:rPr>
                <w:sz w:val="20"/>
                <w:szCs w:val="20"/>
              </w:rPr>
              <w:t>9%</w:t>
            </w:r>
          </w:p>
        </w:tc>
        <w:tc>
          <w:tcPr>
            <w:tcW w:w="850" w:type="dxa"/>
          </w:tcPr>
          <w:p w14:paraId="485549E3" w14:textId="77777777" w:rsidR="008008C2" w:rsidRPr="003B0F1C" w:rsidRDefault="008008C2" w:rsidP="008008C2">
            <w:pPr>
              <w:spacing w:after="0" w:line="240" w:lineRule="auto"/>
              <w:jc w:val="center"/>
              <w:rPr>
                <w:sz w:val="20"/>
                <w:szCs w:val="20"/>
              </w:rPr>
            </w:pPr>
            <w:r>
              <w:rPr>
                <w:sz w:val="20"/>
                <w:szCs w:val="20"/>
              </w:rPr>
              <w:t>24%</w:t>
            </w:r>
          </w:p>
        </w:tc>
      </w:tr>
      <w:tr w:rsidR="008008C2" w14:paraId="50D1067B" w14:textId="77777777" w:rsidTr="008008C2">
        <w:trPr>
          <w:cnfStyle w:val="000000100000" w:firstRow="0" w:lastRow="0" w:firstColumn="0" w:lastColumn="0" w:oddVBand="0" w:evenVBand="0" w:oddHBand="1" w:evenHBand="0" w:firstRowFirstColumn="0" w:firstRowLastColumn="0" w:lastRowFirstColumn="0" w:lastRowLastColumn="0"/>
          <w:trHeight w:val="525"/>
        </w:trPr>
        <w:tc>
          <w:tcPr>
            <w:tcW w:w="992" w:type="dxa"/>
          </w:tcPr>
          <w:p w14:paraId="2AC8C3AC" w14:textId="77777777" w:rsidR="008008C2" w:rsidRPr="003B0F1C" w:rsidRDefault="008008C2" w:rsidP="008008C2">
            <w:pPr>
              <w:spacing w:after="0" w:line="240" w:lineRule="auto"/>
              <w:jc w:val="center"/>
              <w:rPr>
                <w:b/>
                <w:sz w:val="20"/>
                <w:szCs w:val="20"/>
              </w:rPr>
            </w:pPr>
            <w:r w:rsidRPr="003B0F1C">
              <w:rPr>
                <w:b/>
                <w:sz w:val="20"/>
                <w:szCs w:val="20"/>
              </w:rPr>
              <w:t>4</w:t>
            </w:r>
          </w:p>
        </w:tc>
        <w:tc>
          <w:tcPr>
            <w:tcW w:w="1618" w:type="dxa"/>
            <w:vMerge w:val="restart"/>
          </w:tcPr>
          <w:p w14:paraId="73075B13" w14:textId="77777777" w:rsidR="008008C2" w:rsidRPr="003B0F1C" w:rsidRDefault="008008C2" w:rsidP="008008C2">
            <w:pPr>
              <w:spacing w:after="0" w:line="240" w:lineRule="auto"/>
              <w:jc w:val="center"/>
              <w:rPr>
                <w:sz w:val="20"/>
                <w:szCs w:val="20"/>
              </w:rPr>
            </w:pPr>
            <w:r>
              <w:rPr>
                <w:sz w:val="20"/>
                <w:szCs w:val="20"/>
              </w:rPr>
              <w:t xml:space="preserve">Create/Update </w:t>
            </w:r>
            <w:r w:rsidRPr="003B0F1C">
              <w:rPr>
                <w:sz w:val="20"/>
                <w:szCs w:val="20"/>
              </w:rPr>
              <w:t>CIF</w:t>
            </w:r>
            <w:r>
              <w:rPr>
                <w:sz w:val="20"/>
                <w:szCs w:val="20"/>
              </w:rPr>
              <w:t>, Account Opening, Debit card issuance</w:t>
            </w:r>
          </w:p>
        </w:tc>
        <w:tc>
          <w:tcPr>
            <w:tcW w:w="5386" w:type="dxa"/>
            <w:vMerge w:val="restart"/>
          </w:tcPr>
          <w:p w14:paraId="7C3DCD94" w14:textId="77777777" w:rsidR="008008C2" w:rsidRDefault="008008C2" w:rsidP="008008C2">
            <w:pPr>
              <w:spacing w:after="0" w:line="240" w:lineRule="auto"/>
              <w:rPr>
                <w:sz w:val="20"/>
                <w:szCs w:val="20"/>
              </w:rPr>
            </w:pPr>
            <w:r>
              <w:rPr>
                <w:sz w:val="20"/>
                <w:szCs w:val="20"/>
              </w:rPr>
              <w:t>-T24 inputs to open up each CIFs for primary and related parties</w:t>
            </w:r>
          </w:p>
          <w:p w14:paraId="6A049356" w14:textId="77777777" w:rsidR="008008C2" w:rsidRDefault="008008C2" w:rsidP="008008C2">
            <w:pPr>
              <w:spacing w:after="0" w:line="240" w:lineRule="auto"/>
              <w:rPr>
                <w:sz w:val="20"/>
                <w:szCs w:val="20"/>
              </w:rPr>
            </w:pPr>
            <w:r>
              <w:rPr>
                <w:sz w:val="20"/>
                <w:szCs w:val="20"/>
              </w:rPr>
              <w:t>-Collection and inputs of all KYC/AML field requirements</w:t>
            </w:r>
          </w:p>
          <w:p w14:paraId="4C952BB9" w14:textId="77777777" w:rsidR="008008C2" w:rsidRDefault="008008C2" w:rsidP="008008C2">
            <w:pPr>
              <w:spacing w:after="0" w:line="240" w:lineRule="auto"/>
              <w:rPr>
                <w:sz w:val="20"/>
                <w:szCs w:val="20"/>
              </w:rPr>
            </w:pPr>
            <w:r>
              <w:rPr>
                <w:sz w:val="20"/>
                <w:szCs w:val="20"/>
              </w:rPr>
              <w:t>-Open demand product(s) on T24</w:t>
            </w:r>
          </w:p>
          <w:p w14:paraId="11BB3E1D" w14:textId="77777777" w:rsidR="008008C2" w:rsidRPr="003B0F1C" w:rsidRDefault="008008C2" w:rsidP="008008C2">
            <w:pPr>
              <w:spacing w:after="0" w:line="240" w:lineRule="auto"/>
              <w:rPr>
                <w:sz w:val="20"/>
                <w:szCs w:val="20"/>
              </w:rPr>
            </w:pPr>
            <w:r>
              <w:rPr>
                <w:sz w:val="20"/>
                <w:szCs w:val="20"/>
              </w:rPr>
              <w:t>-Issuance of debit cards on T24</w:t>
            </w:r>
          </w:p>
        </w:tc>
        <w:tc>
          <w:tcPr>
            <w:tcW w:w="993" w:type="dxa"/>
            <w:vMerge w:val="restart"/>
          </w:tcPr>
          <w:p w14:paraId="574A9335" w14:textId="77777777" w:rsidR="008008C2" w:rsidRPr="003B0F1C" w:rsidRDefault="008008C2" w:rsidP="008008C2">
            <w:pPr>
              <w:spacing w:after="0" w:line="240" w:lineRule="auto"/>
              <w:jc w:val="center"/>
              <w:rPr>
                <w:sz w:val="20"/>
                <w:szCs w:val="20"/>
              </w:rPr>
            </w:pPr>
            <w:r>
              <w:rPr>
                <w:sz w:val="20"/>
                <w:szCs w:val="20"/>
              </w:rPr>
              <w:t>13%</w:t>
            </w:r>
          </w:p>
        </w:tc>
        <w:tc>
          <w:tcPr>
            <w:tcW w:w="850" w:type="dxa"/>
            <w:vMerge w:val="restart"/>
          </w:tcPr>
          <w:p w14:paraId="62FE4CB1" w14:textId="77777777" w:rsidR="008008C2" w:rsidRPr="003B0F1C" w:rsidRDefault="008008C2" w:rsidP="008008C2">
            <w:pPr>
              <w:spacing w:after="0" w:line="240" w:lineRule="auto"/>
              <w:jc w:val="center"/>
              <w:rPr>
                <w:sz w:val="20"/>
                <w:szCs w:val="20"/>
              </w:rPr>
            </w:pPr>
            <w:r>
              <w:rPr>
                <w:sz w:val="20"/>
                <w:szCs w:val="20"/>
              </w:rPr>
              <w:t>15</w:t>
            </w:r>
            <w:r w:rsidRPr="003B0F1C">
              <w:rPr>
                <w:sz w:val="20"/>
                <w:szCs w:val="20"/>
              </w:rPr>
              <w:t>%</w:t>
            </w:r>
          </w:p>
        </w:tc>
      </w:tr>
      <w:tr w:rsidR="008008C2" w14:paraId="684E8D05" w14:textId="77777777" w:rsidTr="008008C2">
        <w:trPr>
          <w:cnfStyle w:val="000000010000" w:firstRow="0" w:lastRow="0" w:firstColumn="0" w:lastColumn="0" w:oddVBand="0" w:evenVBand="0" w:oddHBand="0" w:evenHBand="1" w:firstRowFirstColumn="0" w:firstRowLastColumn="0" w:lastRowFirstColumn="0" w:lastRowLastColumn="0"/>
          <w:trHeight w:val="463"/>
        </w:trPr>
        <w:tc>
          <w:tcPr>
            <w:tcW w:w="992" w:type="dxa"/>
          </w:tcPr>
          <w:p w14:paraId="7DF270E6" w14:textId="77777777" w:rsidR="008008C2" w:rsidRPr="003B0F1C" w:rsidRDefault="008008C2" w:rsidP="008008C2">
            <w:pPr>
              <w:spacing w:after="0" w:line="240" w:lineRule="auto"/>
              <w:jc w:val="center"/>
              <w:rPr>
                <w:b/>
                <w:sz w:val="20"/>
                <w:szCs w:val="20"/>
              </w:rPr>
            </w:pPr>
            <w:r>
              <w:rPr>
                <w:b/>
                <w:sz w:val="20"/>
                <w:szCs w:val="20"/>
              </w:rPr>
              <w:t>5</w:t>
            </w:r>
          </w:p>
        </w:tc>
        <w:tc>
          <w:tcPr>
            <w:tcW w:w="1618" w:type="dxa"/>
            <w:vMerge/>
          </w:tcPr>
          <w:p w14:paraId="58E22E0D" w14:textId="77777777" w:rsidR="008008C2" w:rsidRPr="003B0F1C" w:rsidRDefault="008008C2" w:rsidP="008008C2">
            <w:pPr>
              <w:spacing w:after="0" w:line="240" w:lineRule="auto"/>
              <w:jc w:val="center"/>
              <w:rPr>
                <w:sz w:val="20"/>
                <w:szCs w:val="20"/>
              </w:rPr>
            </w:pPr>
          </w:p>
        </w:tc>
        <w:tc>
          <w:tcPr>
            <w:tcW w:w="5386" w:type="dxa"/>
            <w:vMerge/>
          </w:tcPr>
          <w:p w14:paraId="780D845B" w14:textId="77777777" w:rsidR="008008C2" w:rsidRPr="003B0F1C" w:rsidRDefault="008008C2" w:rsidP="008008C2">
            <w:pPr>
              <w:spacing w:after="0" w:line="240" w:lineRule="auto"/>
              <w:jc w:val="center"/>
              <w:rPr>
                <w:sz w:val="20"/>
                <w:szCs w:val="20"/>
              </w:rPr>
            </w:pPr>
          </w:p>
        </w:tc>
        <w:tc>
          <w:tcPr>
            <w:tcW w:w="993" w:type="dxa"/>
            <w:vMerge/>
          </w:tcPr>
          <w:p w14:paraId="399B9CE2" w14:textId="77777777" w:rsidR="008008C2" w:rsidRPr="003B0F1C" w:rsidRDefault="008008C2" w:rsidP="008008C2">
            <w:pPr>
              <w:spacing w:after="0" w:line="240" w:lineRule="auto"/>
              <w:jc w:val="center"/>
              <w:rPr>
                <w:sz w:val="20"/>
                <w:szCs w:val="20"/>
              </w:rPr>
            </w:pPr>
          </w:p>
        </w:tc>
        <w:tc>
          <w:tcPr>
            <w:tcW w:w="850" w:type="dxa"/>
            <w:vMerge/>
          </w:tcPr>
          <w:p w14:paraId="21DE4D77" w14:textId="77777777" w:rsidR="008008C2" w:rsidRPr="003B0F1C" w:rsidRDefault="008008C2" w:rsidP="008008C2">
            <w:pPr>
              <w:spacing w:after="0" w:line="240" w:lineRule="auto"/>
              <w:jc w:val="center"/>
              <w:rPr>
                <w:sz w:val="20"/>
                <w:szCs w:val="20"/>
              </w:rPr>
            </w:pPr>
          </w:p>
        </w:tc>
      </w:tr>
      <w:tr w:rsidR="008008C2" w14:paraId="2FB6CD01" w14:textId="77777777" w:rsidTr="008008C2">
        <w:trPr>
          <w:cnfStyle w:val="000000100000" w:firstRow="0" w:lastRow="0" w:firstColumn="0" w:lastColumn="0" w:oddVBand="0" w:evenVBand="0" w:oddHBand="1" w:evenHBand="0" w:firstRowFirstColumn="0" w:firstRowLastColumn="0" w:lastRowFirstColumn="0" w:lastRowLastColumn="0"/>
          <w:trHeight w:val="463"/>
        </w:trPr>
        <w:tc>
          <w:tcPr>
            <w:tcW w:w="992" w:type="dxa"/>
          </w:tcPr>
          <w:p w14:paraId="2884DAE6" w14:textId="77777777" w:rsidR="008008C2" w:rsidRPr="00BB16D3" w:rsidRDefault="008008C2" w:rsidP="008008C2">
            <w:pPr>
              <w:spacing w:after="0" w:line="240" w:lineRule="auto"/>
              <w:jc w:val="center"/>
              <w:rPr>
                <w:b/>
                <w:sz w:val="20"/>
                <w:szCs w:val="20"/>
              </w:rPr>
            </w:pPr>
            <w:r w:rsidRPr="00BB16D3">
              <w:rPr>
                <w:b/>
                <w:sz w:val="20"/>
                <w:szCs w:val="20"/>
              </w:rPr>
              <w:t>6</w:t>
            </w:r>
          </w:p>
        </w:tc>
        <w:tc>
          <w:tcPr>
            <w:tcW w:w="1618" w:type="dxa"/>
            <w:vMerge w:val="restart"/>
          </w:tcPr>
          <w:p w14:paraId="0BCE7A7B" w14:textId="77777777" w:rsidR="008008C2" w:rsidRPr="00BB16D3" w:rsidRDefault="008008C2" w:rsidP="008008C2">
            <w:pPr>
              <w:spacing w:after="0" w:line="240" w:lineRule="auto"/>
              <w:jc w:val="center"/>
              <w:rPr>
                <w:sz w:val="20"/>
                <w:szCs w:val="20"/>
              </w:rPr>
            </w:pPr>
            <w:r>
              <w:rPr>
                <w:sz w:val="20"/>
                <w:szCs w:val="20"/>
              </w:rPr>
              <w:t>Print/Prepare forms &amp; gather client signatures</w:t>
            </w:r>
          </w:p>
        </w:tc>
        <w:tc>
          <w:tcPr>
            <w:tcW w:w="5386" w:type="dxa"/>
            <w:vMerge w:val="restart"/>
          </w:tcPr>
          <w:p w14:paraId="0B3D7AC2" w14:textId="77777777" w:rsidR="008008C2" w:rsidRDefault="008008C2" w:rsidP="008008C2">
            <w:pPr>
              <w:spacing w:after="0" w:line="240" w:lineRule="auto"/>
              <w:rPr>
                <w:sz w:val="20"/>
                <w:szCs w:val="20"/>
              </w:rPr>
            </w:pPr>
            <w:r>
              <w:rPr>
                <w:sz w:val="20"/>
                <w:szCs w:val="20"/>
              </w:rPr>
              <w:t>-Print account application form #4042 off T24</w:t>
            </w:r>
          </w:p>
          <w:p w14:paraId="509B0F2F" w14:textId="77777777" w:rsidR="008008C2" w:rsidRDefault="008008C2" w:rsidP="008008C2">
            <w:pPr>
              <w:spacing w:after="0" w:line="240" w:lineRule="auto"/>
              <w:rPr>
                <w:sz w:val="20"/>
                <w:szCs w:val="20"/>
              </w:rPr>
            </w:pPr>
            <w:r>
              <w:rPr>
                <w:sz w:val="20"/>
                <w:szCs w:val="20"/>
              </w:rPr>
              <w:t>-Fill in and print RC518 form, if applicable</w:t>
            </w:r>
          </w:p>
          <w:p w14:paraId="67A26C71" w14:textId="77777777" w:rsidR="008008C2" w:rsidRDefault="008008C2" w:rsidP="008008C2">
            <w:pPr>
              <w:spacing w:after="0" w:line="240" w:lineRule="auto"/>
              <w:rPr>
                <w:sz w:val="20"/>
                <w:szCs w:val="20"/>
              </w:rPr>
            </w:pPr>
            <w:r>
              <w:rPr>
                <w:sz w:val="20"/>
                <w:szCs w:val="20"/>
              </w:rPr>
              <w:t>-Print debit card form #4007 (new card) or #4246 (update card) off T24</w:t>
            </w:r>
          </w:p>
          <w:p w14:paraId="5D271A3E" w14:textId="77777777" w:rsidR="008008C2" w:rsidRDefault="008008C2" w:rsidP="008008C2">
            <w:pPr>
              <w:spacing w:after="0" w:line="240" w:lineRule="auto"/>
              <w:rPr>
                <w:sz w:val="20"/>
                <w:szCs w:val="20"/>
              </w:rPr>
            </w:pPr>
            <w:r>
              <w:rPr>
                <w:sz w:val="20"/>
                <w:szCs w:val="20"/>
              </w:rPr>
              <w:t>-Special signing authority form #4341, if applicable</w:t>
            </w:r>
          </w:p>
          <w:p w14:paraId="4026ABA4" w14:textId="77777777" w:rsidR="008008C2" w:rsidRPr="00BB16D3" w:rsidRDefault="008008C2" w:rsidP="008008C2">
            <w:pPr>
              <w:spacing w:after="0" w:line="240" w:lineRule="auto"/>
              <w:rPr>
                <w:sz w:val="20"/>
                <w:szCs w:val="20"/>
              </w:rPr>
            </w:pPr>
            <w:r>
              <w:rPr>
                <w:sz w:val="20"/>
                <w:szCs w:val="20"/>
              </w:rPr>
              <w:t>- gather client signatures</w:t>
            </w:r>
          </w:p>
        </w:tc>
        <w:tc>
          <w:tcPr>
            <w:tcW w:w="993" w:type="dxa"/>
            <w:vMerge w:val="restart"/>
          </w:tcPr>
          <w:p w14:paraId="26939ABB" w14:textId="77777777" w:rsidR="008008C2" w:rsidRDefault="008008C2" w:rsidP="008008C2">
            <w:pPr>
              <w:spacing w:after="0" w:line="240" w:lineRule="auto"/>
              <w:jc w:val="center"/>
              <w:rPr>
                <w:sz w:val="20"/>
                <w:szCs w:val="20"/>
              </w:rPr>
            </w:pPr>
            <w:r>
              <w:rPr>
                <w:sz w:val="20"/>
                <w:szCs w:val="20"/>
              </w:rPr>
              <w:t>22%</w:t>
            </w:r>
          </w:p>
        </w:tc>
        <w:tc>
          <w:tcPr>
            <w:tcW w:w="850" w:type="dxa"/>
            <w:vMerge w:val="restart"/>
          </w:tcPr>
          <w:p w14:paraId="07A3BDD8" w14:textId="77777777" w:rsidR="008008C2" w:rsidRDefault="008008C2" w:rsidP="008008C2">
            <w:pPr>
              <w:spacing w:after="0" w:line="240" w:lineRule="auto"/>
              <w:jc w:val="center"/>
              <w:rPr>
                <w:sz w:val="20"/>
                <w:szCs w:val="20"/>
              </w:rPr>
            </w:pPr>
            <w:r>
              <w:rPr>
                <w:sz w:val="20"/>
                <w:szCs w:val="20"/>
              </w:rPr>
              <w:t>0%</w:t>
            </w:r>
          </w:p>
        </w:tc>
      </w:tr>
      <w:tr w:rsidR="008008C2" w14:paraId="22D2CF1B" w14:textId="77777777" w:rsidTr="008008C2">
        <w:trPr>
          <w:cnfStyle w:val="000000010000" w:firstRow="0" w:lastRow="0" w:firstColumn="0" w:lastColumn="0" w:oddVBand="0" w:evenVBand="0" w:oddHBand="0" w:evenHBand="1" w:firstRowFirstColumn="0" w:firstRowLastColumn="0" w:lastRowFirstColumn="0" w:lastRowLastColumn="0"/>
          <w:trHeight w:val="463"/>
        </w:trPr>
        <w:tc>
          <w:tcPr>
            <w:tcW w:w="992" w:type="dxa"/>
          </w:tcPr>
          <w:p w14:paraId="12E3686C" w14:textId="77777777" w:rsidR="008008C2" w:rsidRPr="00BB16D3" w:rsidRDefault="008008C2" w:rsidP="008008C2">
            <w:pPr>
              <w:spacing w:after="0" w:line="240" w:lineRule="auto"/>
              <w:jc w:val="center"/>
              <w:rPr>
                <w:b/>
                <w:sz w:val="20"/>
                <w:szCs w:val="20"/>
              </w:rPr>
            </w:pPr>
            <w:r>
              <w:rPr>
                <w:b/>
                <w:sz w:val="20"/>
                <w:szCs w:val="20"/>
              </w:rPr>
              <w:t>7</w:t>
            </w:r>
          </w:p>
        </w:tc>
        <w:tc>
          <w:tcPr>
            <w:tcW w:w="1618" w:type="dxa"/>
            <w:vMerge/>
          </w:tcPr>
          <w:p w14:paraId="3929AE88" w14:textId="77777777" w:rsidR="008008C2" w:rsidRDefault="008008C2" w:rsidP="008008C2">
            <w:pPr>
              <w:spacing w:after="0" w:line="240" w:lineRule="auto"/>
              <w:jc w:val="center"/>
              <w:rPr>
                <w:sz w:val="20"/>
                <w:szCs w:val="20"/>
              </w:rPr>
            </w:pPr>
          </w:p>
        </w:tc>
        <w:tc>
          <w:tcPr>
            <w:tcW w:w="5386" w:type="dxa"/>
            <w:vMerge/>
          </w:tcPr>
          <w:p w14:paraId="0F197332" w14:textId="77777777" w:rsidR="008008C2" w:rsidRDefault="008008C2" w:rsidP="008008C2">
            <w:pPr>
              <w:spacing w:after="0" w:line="240" w:lineRule="auto"/>
              <w:rPr>
                <w:sz w:val="20"/>
                <w:szCs w:val="20"/>
              </w:rPr>
            </w:pPr>
          </w:p>
        </w:tc>
        <w:tc>
          <w:tcPr>
            <w:tcW w:w="993" w:type="dxa"/>
            <w:vMerge/>
          </w:tcPr>
          <w:p w14:paraId="5E650C32" w14:textId="77777777" w:rsidR="008008C2" w:rsidRDefault="008008C2" w:rsidP="008008C2">
            <w:pPr>
              <w:spacing w:after="0" w:line="240" w:lineRule="auto"/>
              <w:jc w:val="center"/>
              <w:rPr>
                <w:sz w:val="20"/>
                <w:szCs w:val="20"/>
              </w:rPr>
            </w:pPr>
          </w:p>
        </w:tc>
        <w:tc>
          <w:tcPr>
            <w:tcW w:w="850" w:type="dxa"/>
            <w:vMerge/>
          </w:tcPr>
          <w:p w14:paraId="6591BB7E" w14:textId="77777777" w:rsidR="008008C2" w:rsidRDefault="008008C2" w:rsidP="008008C2">
            <w:pPr>
              <w:spacing w:after="0" w:line="240" w:lineRule="auto"/>
              <w:jc w:val="center"/>
              <w:rPr>
                <w:sz w:val="20"/>
                <w:szCs w:val="20"/>
              </w:rPr>
            </w:pPr>
          </w:p>
        </w:tc>
      </w:tr>
      <w:tr w:rsidR="008008C2" w14:paraId="3AE9D703" w14:textId="77777777" w:rsidTr="008008C2">
        <w:trPr>
          <w:cnfStyle w:val="000000100000" w:firstRow="0" w:lastRow="0" w:firstColumn="0" w:lastColumn="0" w:oddVBand="0" w:evenVBand="0" w:oddHBand="1" w:evenHBand="0" w:firstRowFirstColumn="0" w:firstRowLastColumn="0" w:lastRowFirstColumn="0" w:lastRowLastColumn="0"/>
          <w:trHeight w:val="463"/>
        </w:trPr>
        <w:tc>
          <w:tcPr>
            <w:tcW w:w="992" w:type="dxa"/>
          </w:tcPr>
          <w:p w14:paraId="0C5FFBBB" w14:textId="77777777" w:rsidR="008008C2" w:rsidRPr="00902327" w:rsidRDefault="008008C2" w:rsidP="008008C2">
            <w:pPr>
              <w:spacing w:after="0" w:line="240" w:lineRule="auto"/>
              <w:jc w:val="center"/>
              <w:rPr>
                <w:b/>
                <w:sz w:val="20"/>
                <w:szCs w:val="20"/>
              </w:rPr>
            </w:pPr>
            <w:r w:rsidRPr="00902327">
              <w:rPr>
                <w:b/>
                <w:sz w:val="20"/>
                <w:szCs w:val="20"/>
              </w:rPr>
              <w:t>8</w:t>
            </w:r>
          </w:p>
        </w:tc>
        <w:tc>
          <w:tcPr>
            <w:tcW w:w="1618" w:type="dxa"/>
          </w:tcPr>
          <w:p w14:paraId="5948DBE5" w14:textId="77777777" w:rsidR="008008C2" w:rsidRPr="00902327" w:rsidRDefault="008008C2" w:rsidP="008008C2">
            <w:pPr>
              <w:spacing w:after="0" w:line="240" w:lineRule="auto"/>
              <w:jc w:val="center"/>
              <w:rPr>
                <w:sz w:val="20"/>
                <w:szCs w:val="20"/>
              </w:rPr>
            </w:pPr>
            <w:r>
              <w:rPr>
                <w:sz w:val="20"/>
                <w:szCs w:val="20"/>
              </w:rPr>
              <w:t>Submit for Branch Audit</w:t>
            </w:r>
          </w:p>
        </w:tc>
        <w:tc>
          <w:tcPr>
            <w:tcW w:w="5386" w:type="dxa"/>
          </w:tcPr>
          <w:p w14:paraId="5B28CB6A" w14:textId="77777777" w:rsidR="008008C2" w:rsidRDefault="008008C2" w:rsidP="008008C2">
            <w:pPr>
              <w:spacing w:after="0" w:line="240" w:lineRule="auto"/>
              <w:rPr>
                <w:sz w:val="20"/>
                <w:szCs w:val="20"/>
              </w:rPr>
            </w:pPr>
            <w:r>
              <w:rPr>
                <w:sz w:val="20"/>
                <w:szCs w:val="20"/>
              </w:rPr>
              <w:t>-Do PIN changes on the debit card with the client</w:t>
            </w:r>
          </w:p>
          <w:p w14:paraId="47107893" w14:textId="77777777" w:rsidR="008008C2" w:rsidRDefault="008008C2" w:rsidP="008008C2">
            <w:pPr>
              <w:spacing w:after="0" w:line="240" w:lineRule="auto"/>
              <w:rPr>
                <w:sz w:val="20"/>
                <w:szCs w:val="20"/>
              </w:rPr>
            </w:pPr>
            <w:r>
              <w:rPr>
                <w:sz w:val="20"/>
                <w:szCs w:val="20"/>
              </w:rPr>
              <w:t>-Photocopy the signature card</w:t>
            </w:r>
          </w:p>
          <w:p w14:paraId="5DEE7BCA" w14:textId="77777777" w:rsidR="008008C2" w:rsidRDefault="008008C2" w:rsidP="008008C2">
            <w:pPr>
              <w:spacing w:after="0" w:line="240" w:lineRule="auto"/>
              <w:rPr>
                <w:sz w:val="20"/>
                <w:szCs w:val="20"/>
              </w:rPr>
            </w:pPr>
            <w:r>
              <w:rPr>
                <w:sz w:val="20"/>
                <w:szCs w:val="20"/>
              </w:rPr>
              <w:t>-Notes and commentaries on T24</w:t>
            </w:r>
          </w:p>
          <w:p w14:paraId="210FCCCD" w14:textId="77777777" w:rsidR="008008C2" w:rsidRPr="00902327" w:rsidRDefault="008008C2" w:rsidP="008008C2">
            <w:pPr>
              <w:spacing w:after="0" w:line="240" w:lineRule="auto"/>
              <w:rPr>
                <w:sz w:val="20"/>
                <w:szCs w:val="20"/>
              </w:rPr>
            </w:pPr>
            <w:r>
              <w:rPr>
                <w:sz w:val="20"/>
                <w:szCs w:val="20"/>
              </w:rPr>
              <w:t>-Send client the Account Consent Letter, when acting on verbal instructions for existing clients</w:t>
            </w:r>
          </w:p>
        </w:tc>
        <w:tc>
          <w:tcPr>
            <w:tcW w:w="993" w:type="dxa"/>
          </w:tcPr>
          <w:p w14:paraId="763094D5" w14:textId="77777777" w:rsidR="008008C2" w:rsidRPr="00902327" w:rsidRDefault="008008C2" w:rsidP="008008C2">
            <w:pPr>
              <w:spacing w:after="0" w:line="240" w:lineRule="auto"/>
              <w:jc w:val="center"/>
              <w:rPr>
                <w:sz w:val="20"/>
                <w:szCs w:val="20"/>
              </w:rPr>
            </w:pPr>
            <w:r>
              <w:rPr>
                <w:sz w:val="20"/>
                <w:szCs w:val="20"/>
              </w:rPr>
              <w:t>9%</w:t>
            </w:r>
          </w:p>
        </w:tc>
        <w:tc>
          <w:tcPr>
            <w:tcW w:w="850" w:type="dxa"/>
          </w:tcPr>
          <w:p w14:paraId="40CAB0B5" w14:textId="77777777" w:rsidR="008008C2" w:rsidRPr="00902327" w:rsidRDefault="008008C2" w:rsidP="008008C2">
            <w:pPr>
              <w:spacing w:after="0" w:line="240" w:lineRule="auto"/>
              <w:jc w:val="center"/>
              <w:rPr>
                <w:sz w:val="20"/>
                <w:szCs w:val="20"/>
              </w:rPr>
            </w:pPr>
            <w:r>
              <w:rPr>
                <w:sz w:val="20"/>
                <w:szCs w:val="20"/>
              </w:rPr>
              <w:t>19%</w:t>
            </w:r>
          </w:p>
        </w:tc>
      </w:tr>
      <w:tr w:rsidR="008008C2" w14:paraId="2BA18DFF" w14:textId="77777777" w:rsidTr="008008C2">
        <w:trPr>
          <w:cnfStyle w:val="000000010000" w:firstRow="0" w:lastRow="0" w:firstColumn="0" w:lastColumn="0" w:oddVBand="0" w:evenVBand="0" w:oddHBand="0" w:evenHBand="1" w:firstRowFirstColumn="0" w:firstRowLastColumn="0" w:lastRowFirstColumn="0" w:lastRowLastColumn="0"/>
          <w:trHeight w:val="1038"/>
        </w:trPr>
        <w:tc>
          <w:tcPr>
            <w:tcW w:w="992" w:type="dxa"/>
          </w:tcPr>
          <w:p w14:paraId="37EA5DF7" w14:textId="77777777" w:rsidR="008008C2" w:rsidRPr="003B0F1C" w:rsidRDefault="008008C2" w:rsidP="008008C2">
            <w:pPr>
              <w:spacing w:after="0" w:line="240" w:lineRule="auto"/>
              <w:jc w:val="center"/>
              <w:rPr>
                <w:b/>
                <w:sz w:val="20"/>
                <w:szCs w:val="20"/>
              </w:rPr>
            </w:pPr>
            <w:r w:rsidRPr="003B0F1C">
              <w:rPr>
                <w:b/>
                <w:sz w:val="20"/>
                <w:szCs w:val="20"/>
              </w:rPr>
              <w:t>8a, 9</w:t>
            </w:r>
          </w:p>
        </w:tc>
        <w:tc>
          <w:tcPr>
            <w:tcW w:w="1618" w:type="dxa"/>
          </w:tcPr>
          <w:p w14:paraId="35239856" w14:textId="77777777" w:rsidR="008008C2" w:rsidRPr="003B0F1C" w:rsidRDefault="008008C2" w:rsidP="008008C2">
            <w:pPr>
              <w:spacing w:after="0" w:line="240" w:lineRule="auto"/>
              <w:jc w:val="center"/>
              <w:rPr>
                <w:sz w:val="20"/>
                <w:szCs w:val="20"/>
              </w:rPr>
            </w:pPr>
            <w:r w:rsidRPr="003B0F1C">
              <w:rPr>
                <w:sz w:val="20"/>
                <w:szCs w:val="20"/>
              </w:rPr>
              <w:t>Branch Audit/Scanning</w:t>
            </w:r>
          </w:p>
        </w:tc>
        <w:tc>
          <w:tcPr>
            <w:tcW w:w="5386" w:type="dxa"/>
          </w:tcPr>
          <w:p w14:paraId="3197D949" w14:textId="77777777" w:rsidR="008008C2" w:rsidRDefault="008008C2" w:rsidP="008008C2">
            <w:pPr>
              <w:spacing w:after="0" w:line="240" w:lineRule="auto"/>
              <w:rPr>
                <w:sz w:val="20"/>
                <w:szCs w:val="20"/>
              </w:rPr>
            </w:pPr>
            <w:r>
              <w:rPr>
                <w:sz w:val="20"/>
                <w:szCs w:val="20"/>
              </w:rPr>
              <w:t>-Audit off the Master Review Report for each account opened against T24 and paper file</w:t>
            </w:r>
          </w:p>
          <w:p w14:paraId="29778848" w14:textId="77777777" w:rsidR="008008C2" w:rsidRDefault="008008C2" w:rsidP="008008C2">
            <w:pPr>
              <w:spacing w:after="0" w:line="240" w:lineRule="auto"/>
              <w:rPr>
                <w:sz w:val="20"/>
                <w:szCs w:val="20"/>
              </w:rPr>
            </w:pPr>
            <w:r>
              <w:rPr>
                <w:sz w:val="20"/>
                <w:szCs w:val="20"/>
              </w:rPr>
              <w:t>-Sign off on form #4325</w:t>
            </w:r>
          </w:p>
          <w:p w14:paraId="69B405ED" w14:textId="77777777" w:rsidR="008008C2" w:rsidRDefault="008008C2" w:rsidP="008008C2">
            <w:pPr>
              <w:spacing w:after="0" w:line="240" w:lineRule="auto"/>
              <w:rPr>
                <w:sz w:val="20"/>
                <w:szCs w:val="20"/>
              </w:rPr>
            </w:pPr>
            <w:r>
              <w:rPr>
                <w:sz w:val="20"/>
                <w:szCs w:val="20"/>
              </w:rPr>
              <w:t>-Upload signature card via ACME for Doxim</w:t>
            </w:r>
          </w:p>
          <w:p w14:paraId="3A5431C9" w14:textId="77777777" w:rsidR="008008C2" w:rsidRPr="003B0F1C" w:rsidRDefault="008008C2" w:rsidP="008008C2">
            <w:pPr>
              <w:spacing w:after="0" w:line="240" w:lineRule="auto"/>
              <w:rPr>
                <w:sz w:val="20"/>
                <w:szCs w:val="20"/>
              </w:rPr>
            </w:pPr>
            <w:r>
              <w:rPr>
                <w:sz w:val="20"/>
                <w:szCs w:val="20"/>
              </w:rPr>
              <w:t>-Scan FATCA form #RC518 to Regulatory Compliance</w:t>
            </w:r>
          </w:p>
        </w:tc>
        <w:tc>
          <w:tcPr>
            <w:tcW w:w="993" w:type="dxa"/>
          </w:tcPr>
          <w:p w14:paraId="4B06B9F2" w14:textId="77777777" w:rsidR="008008C2" w:rsidRPr="003B0F1C" w:rsidRDefault="008008C2" w:rsidP="008008C2">
            <w:pPr>
              <w:spacing w:after="0" w:line="240" w:lineRule="auto"/>
              <w:jc w:val="center"/>
              <w:rPr>
                <w:sz w:val="20"/>
                <w:szCs w:val="20"/>
              </w:rPr>
            </w:pPr>
            <w:r>
              <w:rPr>
                <w:sz w:val="20"/>
                <w:szCs w:val="20"/>
              </w:rPr>
              <w:t>28%</w:t>
            </w:r>
          </w:p>
        </w:tc>
        <w:tc>
          <w:tcPr>
            <w:tcW w:w="850" w:type="dxa"/>
          </w:tcPr>
          <w:p w14:paraId="5C184F28" w14:textId="77777777" w:rsidR="008008C2" w:rsidRPr="003B0F1C" w:rsidRDefault="008008C2" w:rsidP="008008C2">
            <w:pPr>
              <w:spacing w:after="0" w:line="240" w:lineRule="auto"/>
              <w:jc w:val="center"/>
              <w:rPr>
                <w:sz w:val="20"/>
                <w:szCs w:val="20"/>
              </w:rPr>
            </w:pPr>
            <w:r>
              <w:rPr>
                <w:sz w:val="20"/>
                <w:szCs w:val="20"/>
              </w:rPr>
              <w:t>39</w:t>
            </w:r>
            <w:r w:rsidRPr="003B0F1C">
              <w:rPr>
                <w:sz w:val="20"/>
                <w:szCs w:val="20"/>
              </w:rPr>
              <w:t>%</w:t>
            </w:r>
          </w:p>
        </w:tc>
      </w:tr>
    </w:tbl>
    <w:p w14:paraId="6FD128A8" w14:textId="77777777" w:rsidR="008008C2" w:rsidRDefault="008008C2" w:rsidP="008008C2"/>
    <w:p w14:paraId="461197A3" w14:textId="77777777" w:rsidR="008008C2" w:rsidRDefault="008008C2" w:rsidP="008008C2">
      <w:pPr>
        <w:pStyle w:val="Heading4"/>
      </w:pPr>
      <w:bookmarkStart w:id="234" w:name="_Toc7593479"/>
      <w:bookmarkStart w:id="235" w:name="_Toc17456995"/>
      <w:bookmarkStart w:id="236" w:name="_Toc17897881"/>
      <w:bookmarkStart w:id="237" w:name="_Toc19697967"/>
      <w:bookmarkStart w:id="238" w:name="_Toc19698175"/>
      <w:r>
        <w:t>Differences Between New and Existing</w:t>
      </w:r>
      <w:bookmarkEnd w:id="234"/>
      <w:bookmarkEnd w:id="235"/>
      <w:bookmarkEnd w:id="236"/>
      <w:bookmarkEnd w:id="237"/>
      <w:bookmarkEnd w:id="238"/>
    </w:p>
    <w:p w14:paraId="2BF3238E" w14:textId="77777777" w:rsidR="008008C2" w:rsidRDefault="008008C2" w:rsidP="008008C2">
      <w:r>
        <w:t>The table above illustrates the proportion of time spent on each activity. As two CIFs is a common scenario for personal demand accounts, the information provided for this scenario has been applied. The most significant differences between new and existing cycle times are easily identified:</w:t>
      </w:r>
    </w:p>
    <w:p w14:paraId="29A7C22C" w14:textId="77777777" w:rsidR="008008C2" w:rsidRDefault="008008C2" w:rsidP="008008C2">
      <w:pPr>
        <w:pStyle w:val="ListParagraph"/>
        <w:numPr>
          <w:ilvl w:val="0"/>
          <w:numId w:val="31"/>
        </w:numPr>
      </w:pPr>
      <w:r>
        <w:t>Step 1 – Information Gathering, which self-reporting indicated takes nearly three times as long for existing clients. This is reflected in the pain points.</w:t>
      </w:r>
    </w:p>
    <w:p w14:paraId="23D0E5AE" w14:textId="77777777" w:rsidR="008008C2" w:rsidRDefault="008008C2" w:rsidP="008008C2">
      <w:pPr>
        <w:pStyle w:val="ListParagraph"/>
        <w:numPr>
          <w:ilvl w:val="0"/>
          <w:numId w:val="31"/>
        </w:numPr>
      </w:pPr>
      <w:r>
        <w:t xml:space="preserve">Step 6/7 – Forms and signatures. As there are additional forms required for new clients, this result is expected. </w:t>
      </w:r>
    </w:p>
    <w:p w14:paraId="200819EE" w14:textId="77777777" w:rsidR="008008C2" w:rsidRDefault="008008C2" w:rsidP="008008C2">
      <w:pPr>
        <w:pStyle w:val="ListParagraph"/>
        <w:numPr>
          <w:ilvl w:val="0"/>
          <w:numId w:val="31"/>
        </w:numPr>
      </w:pPr>
      <w:r>
        <w:t>Step 8 – Submit for Branch Audit. It is unclear why this amount would differ, although this may be due to the self-reported nature of the data, which allocates 1/3 of the total time required to this step.</w:t>
      </w:r>
    </w:p>
    <w:p w14:paraId="71D79181" w14:textId="77777777" w:rsidR="008008C2" w:rsidRDefault="008008C2" w:rsidP="008008C2"/>
    <w:p w14:paraId="7921BED9" w14:textId="77777777" w:rsidR="008008C2" w:rsidRDefault="008008C2" w:rsidP="008008C2">
      <w:pPr>
        <w:pStyle w:val="Heading3"/>
      </w:pPr>
      <w:bookmarkStart w:id="239" w:name="_Toc7593480"/>
      <w:bookmarkStart w:id="240" w:name="_Toc17897882"/>
      <w:bookmarkStart w:id="241" w:name="_Toc19697968"/>
      <w:bookmarkStart w:id="242" w:name="_Toc19698176"/>
      <w:r>
        <w:lastRenderedPageBreak/>
        <w:t>Volume</w:t>
      </w:r>
      <w:bookmarkEnd w:id="239"/>
      <w:bookmarkEnd w:id="240"/>
      <w:bookmarkEnd w:id="241"/>
      <w:bookmarkEnd w:id="242"/>
    </w:p>
    <w:p w14:paraId="1EA38CD6" w14:textId="77777777" w:rsidR="008008C2" w:rsidRDefault="008008C2" w:rsidP="008008C2">
      <w:pPr>
        <w:rPr>
          <w:bCs/>
        </w:rPr>
      </w:pPr>
      <w:r w:rsidRPr="005572A7">
        <w:rPr>
          <w:bCs/>
        </w:rPr>
        <w:t xml:space="preserve">The majority of </w:t>
      </w:r>
      <w:r>
        <w:rPr>
          <w:bCs/>
        </w:rPr>
        <w:t>demand account opening volume is Personal, at 63% of new to bank clients and 75% of existing. Their openings are also fairly evenly distributed among the 3 regions: Prairies, Northern Alberta, and BC.</w:t>
      </w:r>
    </w:p>
    <w:tbl>
      <w:tblPr>
        <w:tblStyle w:val="Corporate"/>
        <w:tblW w:w="0" w:type="auto"/>
        <w:jc w:val="center"/>
        <w:tblLayout w:type="fixed"/>
        <w:tblLook w:val="04A0" w:firstRow="1" w:lastRow="0" w:firstColumn="1" w:lastColumn="0" w:noHBand="0" w:noVBand="1"/>
      </w:tblPr>
      <w:tblGrid>
        <w:gridCol w:w="2786"/>
        <w:gridCol w:w="1701"/>
        <w:gridCol w:w="1134"/>
        <w:gridCol w:w="1701"/>
        <w:gridCol w:w="1134"/>
      </w:tblGrid>
      <w:tr w:rsidR="008008C2" w14:paraId="44C832BD" w14:textId="77777777" w:rsidTr="008008C2">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100" w:firstRow="0" w:lastRow="0" w:firstColumn="1" w:lastColumn="0" w:oddVBand="0" w:evenVBand="0" w:oddHBand="0" w:evenHBand="0" w:firstRowFirstColumn="1" w:firstRowLastColumn="0" w:lastRowFirstColumn="0" w:lastRowLastColumn="0"/>
            <w:tcW w:w="2786" w:type="dxa"/>
          </w:tcPr>
          <w:p w14:paraId="035EA6EB" w14:textId="77777777" w:rsidR="008008C2" w:rsidRPr="00BF01CB" w:rsidRDefault="008008C2" w:rsidP="008008C2">
            <w:pPr>
              <w:rPr>
                <w:color w:val="FFFFFF" w:themeColor="background1"/>
              </w:rPr>
            </w:pPr>
            <w:r w:rsidRPr="00BF01CB">
              <w:rPr>
                <w:color w:val="FFFFFF" w:themeColor="background1"/>
              </w:rPr>
              <w:t>Region</w:t>
            </w:r>
          </w:p>
        </w:tc>
        <w:tc>
          <w:tcPr>
            <w:tcW w:w="1701" w:type="dxa"/>
          </w:tcPr>
          <w:p w14:paraId="6136292F" w14:textId="77777777" w:rsidR="008008C2" w:rsidRPr="00BF01CB"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F01CB">
              <w:rPr>
                <w:color w:val="FFFFFF" w:themeColor="background1"/>
              </w:rPr>
              <w:t>New to Bank</w:t>
            </w:r>
          </w:p>
        </w:tc>
        <w:tc>
          <w:tcPr>
            <w:tcW w:w="1134" w:type="dxa"/>
          </w:tcPr>
          <w:p w14:paraId="75D6E988" w14:textId="77777777" w:rsidR="008008C2" w:rsidRPr="00BF01CB"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F01CB">
              <w:rPr>
                <w:color w:val="FFFFFF" w:themeColor="background1"/>
              </w:rPr>
              <w:t>% of total New</w:t>
            </w:r>
          </w:p>
        </w:tc>
        <w:tc>
          <w:tcPr>
            <w:tcW w:w="1701" w:type="dxa"/>
          </w:tcPr>
          <w:p w14:paraId="50C9F11A" w14:textId="77777777" w:rsidR="008008C2" w:rsidRPr="00BF01CB"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F01CB">
              <w:rPr>
                <w:color w:val="FFFFFF" w:themeColor="background1"/>
              </w:rPr>
              <w:t>Existing</w:t>
            </w:r>
          </w:p>
        </w:tc>
        <w:tc>
          <w:tcPr>
            <w:tcW w:w="1134" w:type="dxa"/>
          </w:tcPr>
          <w:p w14:paraId="6E336575" w14:textId="77777777" w:rsidR="008008C2" w:rsidRPr="00BF01CB"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F01CB">
              <w:rPr>
                <w:color w:val="FFFFFF" w:themeColor="background1"/>
              </w:rPr>
              <w:t>% of total Existing</w:t>
            </w:r>
          </w:p>
        </w:tc>
      </w:tr>
      <w:tr w:rsidR="008008C2" w14:paraId="238F7272"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4F4F529A" w14:textId="77777777" w:rsidR="008008C2" w:rsidRPr="00257906" w:rsidRDefault="008008C2" w:rsidP="008008C2">
            <w:pPr>
              <w:jc w:val="center"/>
            </w:pPr>
            <w:r w:rsidRPr="00257906">
              <w:t>Prairies</w:t>
            </w:r>
          </w:p>
        </w:tc>
        <w:tc>
          <w:tcPr>
            <w:tcW w:w="1701" w:type="dxa"/>
          </w:tcPr>
          <w:p w14:paraId="3120C4E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999</w:t>
            </w:r>
          </w:p>
        </w:tc>
        <w:tc>
          <w:tcPr>
            <w:tcW w:w="1134" w:type="dxa"/>
          </w:tcPr>
          <w:p w14:paraId="512E750F"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c>
          <w:tcPr>
            <w:tcW w:w="1701" w:type="dxa"/>
          </w:tcPr>
          <w:p w14:paraId="7E4DA18E"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2091</w:t>
            </w:r>
          </w:p>
        </w:tc>
        <w:tc>
          <w:tcPr>
            <w:tcW w:w="1134" w:type="dxa"/>
          </w:tcPr>
          <w:p w14:paraId="033BAE04"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28%</w:t>
            </w:r>
          </w:p>
        </w:tc>
      </w:tr>
      <w:tr w:rsidR="008008C2" w14:paraId="19EB55CB"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51265296" w14:textId="77777777" w:rsidR="008008C2" w:rsidRPr="00257906" w:rsidRDefault="008008C2" w:rsidP="008008C2">
            <w:pPr>
              <w:jc w:val="center"/>
            </w:pPr>
            <w:r w:rsidRPr="00257906">
              <w:t>Northern Alberta</w:t>
            </w:r>
          </w:p>
        </w:tc>
        <w:tc>
          <w:tcPr>
            <w:tcW w:w="1701" w:type="dxa"/>
          </w:tcPr>
          <w:p w14:paraId="463B26CC"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1408</w:t>
            </w:r>
          </w:p>
        </w:tc>
        <w:tc>
          <w:tcPr>
            <w:tcW w:w="1134" w:type="dxa"/>
          </w:tcPr>
          <w:p w14:paraId="664C45EF"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38%</w:t>
            </w:r>
          </w:p>
        </w:tc>
        <w:tc>
          <w:tcPr>
            <w:tcW w:w="1701" w:type="dxa"/>
          </w:tcPr>
          <w:p w14:paraId="1723DC43"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2315</w:t>
            </w:r>
          </w:p>
        </w:tc>
        <w:tc>
          <w:tcPr>
            <w:tcW w:w="1134" w:type="dxa"/>
          </w:tcPr>
          <w:p w14:paraId="55C5A22C"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31%</w:t>
            </w:r>
          </w:p>
        </w:tc>
      </w:tr>
      <w:tr w:rsidR="008008C2" w14:paraId="626854CC"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7446FE1F" w14:textId="77777777" w:rsidR="008008C2" w:rsidRPr="00257906" w:rsidRDefault="008008C2" w:rsidP="008008C2">
            <w:pPr>
              <w:jc w:val="center"/>
            </w:pPr>
            <w:r w:rsidRPr="00257906">
              <w:t>BC</w:t>
            </w:r>
          </w:p>
        </w:tc>
        <w:tc>
          <w:tcPr>
            <w:tcW w:w="1701" w:type="dxa"/>
          </w:tcPr>
          <w:p w14:paraId="628FE000"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979</w:t>
            </w:r>
          </w:p>
        </w:tc>
        <w:tc>
          <w:tcPr>
            <w:tcW w:w="1134" w:type="dxa"/>
          </w:tcPr>
          <w:p w14:paraId="449139D7"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26%</w:t>
            </w:r>
          </w:p>
        </w:tc>
        <w:tc>
          <w:tcPr>
            <w:tcW w:w="1701" w:type="dxa"/>
          </w:tcPr>
          <w:p w14:paraId="1264BEC8"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2126</w:t>
            </w:r>
          </w:p>
        </w:tc>
        <w:tc>
          <w:tcPr>
            <w:tcW w:w="1134" w:type="dxa"/>
          </w:tcPr>
          <w:p w14:paraId="3DF7B1AF"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28%</w:t>
            </w:r>
          </w:p>
        </w:tc>
      </w:tr>
      <w:tr w:rsidR="008008C2" w14:paraId="1FDC3AA9"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578A0839" w14:textId="77777777" w:rsidR="008008C2" w:rsidRPr="00257906" w:rsidRDefault="008008C2" w:rsidP="008008C2">
            <w:pPr>
              <w:jc w:val="center"/>
            </w:pPr>
            <w:r w:rsidRPr="00257906">
              <w:t>EFG</w:t>
            </w:r>
          </w:p>
        </w:tc>
        <w:tc>
          <w:tcPr>
            <w:tcW w:w="1701" w:type="dxa"/>
          </w:tcPr>
          <w:p w14:paraId="656A650C"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w:t>
            </w:r>
          </w:p>
        </w:tc>
        <w:tc>
          <w:tcPr>
            <w:tcW w:w="1134" w:type="dxa"/>
          </w:tcPr>
          <w:p w14:paraId="3DB35E3E"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c>
          <w:tcPr>
            <w:tcW w:w="1701" w:type="dxa"/>
          </w:tcPr>
          <w:p w14:paraId="2533450B"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11</w:t>
            </w:r>
          </w:p>
        </w:tc>
        <w:tc>
          <w:tcPr>
            <w:tcW w:w="1134" w:type="dxa"/>
          </w:tcPr>
          <w:p w14:paraId="3AEC8CA4"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r>
      <w:tr w:rsidR="008008C2" w14:paraId="63E2AF28"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5EC31905" w14:textId="77777777" w:rsidR="008008C2" w:rsidRPr="00257906" w:rsidRDefault="008008C2" w:rsidP="008008C2">
            <w:pPr>
              <w:jc w:val="center"/>
            </w:pPr>
            <w:r w:rsidRPr="00257906">
              <w:t>Real Estate</w:t>
            </w:r>
          </w:p>
        </w:tc>
        <w:tc>
          <w:tcPr>
            <w:tcW w:w="1701" w:type="dxa"/>
          </w:tcPr>
          <w:p w14:paraId="7DA3B46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0</w:t>
            </w:r>
          </w:p>
        </w:tc>
        <w:tc>
          <w:tcPr>
            <w:tcW w:w="1134" w:type="dxa"/>
          </w:tcPr>
          <w:p w14:paraId="0C4D8AC0"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c>
          <w:tcPr>
            <w:tcW w:w="1701" w:type="dxa"/>
          </w:tcPr>
          <w:p w14:paraId="15D09070"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w:t>
            </w:r>
          </w:p>
        </w:tc>
        <w:tc>
          <w:tcPr>
            <w:tcW w:w="1134" w:type="dxa"/>
          </w:tcPr>
          <w:p w14:paraId="7D41E45D"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r>
      <w:tr w:rsidR="008008C2" w14:paraId="3A8453FF"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0A66769D" w14:textId="77777777" w:rsidR="008008C2" w:rsidRPr="00257906" w:rsidRDefault="008008C2" w:rsidP="008008C2">
            <w:pPr>
              <w:jc w:val="center"/>
            </w:pPr>
            <w:r w:rsidRPr="00257906">
              <w:t>Motive</w:t>
            </w:r>
          </w:p>
        </w:tc>
        <w:tc>
          <w:tcPr>
            <w:tcW w:w="1701" w:type="dxa"/>
          </w:tcPr>
          <w:p w14:paraId="17E119CA"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311</w:t>
            </w:r>
          </w:p>
        </w:tc>
        <w:tc>
          <w:tcPr>
            <w:tcW w:w="1134" w:type="dxa"/>
          </w:tcPr>
          <w:p w14:paraId="31A70910"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8%</w:t>
            </w:r>
          </w:p>
        </w:tc>
        <w:tc>
          <w:tcPr>
            <w:tcW w:w="1701" w:type="dxa"/>
          </w:tcPr>
          <w:p w14:paraId="70138ADE"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969</w:t>
            </w:r>
          </w:p>
        </w:tc>
        <w:tc>
          <w:tcPr>
            <w:tcW w:w="1134" w:type="dxa"/>
          </w:tcPr>
          <w:p w14:paraId="38C3619B"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13%</w:t>
            </w:r>
          </w:p>
        </w:tc>
      </w:tr>
      <w:tr w:rsidR="008008C2" w14:paraId="39B8F002" w14:textId="77777777" w:rsidTr="008008C2">
        <w:trPr>
          <w:cnfStyle w:val="000000100000" w:firstRow="0" w:lastRow="0" w:firstColumn="0" w:lastColumn="0" w:oddVBand="0" w:evenVBand="0" w:oddHBand="1" w:evenHBand="0" w:firstRowFirstColumn="0" w:firstRowLastColumn="0" w:lastRowFirstColumn="0" w:lastRowLastColumn="0"/>
          <w:trHeight w:val="615"/>
          <w:jc w:val="center"/>
        </w:trPr>
        <w:tc>
          <w:tcPr>
            <w:cnfStyle w:val="001000000000" w:firstRow="0" w:lastRow="0" w:firstColumn="1" w:lastColumn="0" w:oddVBand="0" w:evenVBand="0" w:oddHBand="0" w:evenHBand="0" w:firstRowFirstColumn="0" w:firstRowLastColumn="0" w:lastRowFirstColumn="0" w:lastRowLastColumn="0"/>
            <w:tcW w:w="2786" w:type="dxa"/>
          </w:tcPr>
          <w:p w14:paraId="01972B91" w14:textId="77777777" w:rsidR="008008C2" w:rsidRPr="00BF01CB" w:rsidRDefault="008008C2" w:rsidP="008008C2">
            <w:pPr>
              <w:jc w:val="right"/>
            </w:pPr>
            <w:r w:rsidRPr="00BF01CB">
              <w:t>Total</w:t>
            </w:r>
          </w:p>
        </w:tc>
        <w:tc>
          <w:tcPr>
            <w:tcW w:w="1701" w:type="dxa"/>
          </w:tcPr>
          <w:p w14:paraId="1F6F098F" w14:textId="77777777" w:rsidR="008008C2" w:rsidRPr="00901AB4" w:rsidRDefault="008008C2" w:rsidP="008008C2">
            <w:pPr>
              <w:jc w:val="center"/>
              <w:cnfStyle w:val="000000100000" w:firstRow="0" w:lastRow="0" w:firstColumn="0" w:lastColumn="0" w:oddVBand="0" w:evenVBand="0" w:oddHBand="1" w:evenHBand="0" w:firstRowFirstColumn="0" w:firstRowLastColumn="0" w:lastRowFirstColumn="0" w:lastRowLastColumn="0"/>
              <w:rPr>
                <w:b/>
              </w:rPr>
            </w:pPr>
            <w:r>
              <w:rPr>
                <w:b/>
              </w:rPr>
              <w:t>3698</w:t>
            </w:r>
          </w:p>
        </w:tc>
        <w:tc>
          <w:tcPr>
            <w:tcW w:w="1134" w:type="dxa"/>
          </w:tcPr>
          <w:p w14:paraId="01CE690E" w14:textId="77777777" w:rsidR="008008C2" w:rsidRPr="00442F3F"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000000"/>
              </w:rPr>
            </w:pPr>
          </w:p>
        </w:tc>
        <w:tc>
          <w:tcPr>
            <w:tcW w:w="1701" w:type="dxa"/>
          </w:tcPr>
          <w:p w14:paraId="66A0DC3E" w14:textId="77777777" w:rsidR="008008C2" w:rsidRPr="00442F3F"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000000"/>
              </w:rPr>
            </w:pPr>
            <w:r>
              <w:rPr>
                <w:b/>
                <w:color w:val="000000"/>
              </w:rPr>
              <w:t>7518</w:t>
            </w:r>
          </w:p>
        </w:tc>
        <w:tc>
          <w:tcPr>
            <w:tcW w:w="1134" w:type="dxa"/>
          </w:tcPr>
          <w:p w14:paraId="442E27C8" w14:textId="77777777" w:rsidR="008008C2" w:rsidRPr="00442F3F"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000000"/>
              </w:rPr>
            </w:pPr>
          </w:p>
        </w:tc>
      </w:tr>
    </w:tbl>
    <w:p w14:paraId="06DC5A17" w14:textId="77777777" w:rsidR="008008C2" w:rsidRDefault="008008C2" w:rsidP="008008C2">
      <w:pPr>
        <w:rPr>
          <w:bCs/>
        </w:rPr>
      </w:pPr>
    </w:p>
    <w:tbl>
      <w:tblPr>
        <w:tblStyle w:val="Corporate"/>
        <w:tblW w:w="0" w:type="auto"/>
        <w:jc w:val="center"/>
        <w:tblLook w:val="04A0" w:firstRow="1" w:lastRow="0" w:firstColumn="1" w:lastColumn="0" w:noHBand="0" w:noVBand="1"/>
      </w:tblPr>
      <w:tblGrid>
        <w:gridCol w:w="2784"/>
        <w:gridCol w:w="1724"/>
        <w:gridCol w:w="1134"/>
      </w:tblGrid>
      <w:tr w:rsidR="008008C2" w14:paraId="4B32DC6B" w14:textId="77777777" w:rsidTr="008008C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784" w:type="dxa"/>
          </w:tcPr>
          <w:p w14:paraId="4E78E445" w14:textId="77777777" w:rsidR="008008C2" w:rsidRDefault="008008C2" w:rsidP="008008C2">
            <w:pPr>
              <w:rPr>
                <w:bCs/>
              </w:rPr>
            </w:pPr>
            <w:r>
              <w:rPr>
                <w:bCs/>
              </w:rPr>
              <w:t>Top 5 Branches – Personal Demand Account Opening Volume</w:t>
            </w:r>
          </w:p>
        </w:tc>
        <w:tc>
          <w:tcPr>
            <w:tcW w:w="1724" w:type="dxa"/>
          </w:tcPr>
          <w:p w14:paraId="0EDA0296" w14:textId="77777777" w:rsidR="008008C2" w:rsidRDefault="008008C2" w:rsidP="008008C2">
            <w:pPr>
              <w:cnfStyle w:val="100000000000" w:firstRow="1" w:lastRow="0" w:firstColumn="0" w:lastColumn="0" w:oddVBand="0" w:evenVBand="0" w:oddHBand="0" w:evenHBand="0" w:firstRowFirstColumn="0" w:firstRowLastColumn="0" w:lastRowFirstColumn="0" w:lastRowLastColumn="0"/>
              <w:rPr>
                <w:bCs/>
              </w:rPr>
            </w:pPr>
            <w:r>
              <w:rPr>
                <w:bCs/>
              </w:rPr>
              <w:t># of accounts</w:t>
            </w:r>
          </w:p>
        </w:tc>
        <w:tc>
          <w:tcPr>
            <w:tcW w:w="1134" w:type="dxa"/>
          </w:tcPr>
          <w:p w14:paraId="5CA1EDF6" w14:textId="77777777" w:rsidR="008008C2" w:rsidRDefault="008008C2" w:rsidP="008008C2">
            <w:pPr>
              <w:cnfStyle w:val="100000000000" w:firstRow="1" w:lastRow="0" w:firstColumn="0" w:lastColumn="0" w:oddVBand="0" w:evenVBand="0" w:oddHBand="0" w:evenHBand="0" w:firstRowFirstColumn="0" w:firstRowLastColumn="0" w:lastRowFirstColumn="0" w:lastRowLastColumn="0"/>
              <w:rPr>
                <w:bCs/>
              </w:rPr>
            </w:pPr>
            <w:r>
              <w:rPr>
                <w:bCs/>
              </w:rPr>
              <w:t>% of total</w:t>
            </w:r>
          </w:p>
        </w:tc>
      </w:tr>
      <w:tr w:rsidR="008008C2" w14:paraId="481EBE30"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4" w:type="dxa"/>
          </w:tcPr>
          <w:p w14:paraId="793EDDD8" w14:textId="77777777" w:rsidR="008008C2" w:rsidRDefault="008008C2" w:rsidP="008008C2">
            <w:pPr>
              <w:rPr>
                <w:bCs/>
              </w:rPr>
            </w:pPr>
            <w:r>
              <w:rPr>
                <w:bCs/>
              </w:rPr>
              <w:t>Motive</w:t>
            </w:r>
          </w:p>
        </w:tc>
        <w:tc>
          <w:tcPr>
            <w:tcW w:w="1724" w:type="dxa"/>
          </w:tcPr>
          <w:p w14:paraId="7BD193A9"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bCs/>
              </w:rPr>
            </w:pPr>
            <w:r>
              <w:rPr>
                <w:bCs/>
              </w:rPr>
              <w:t>1280</w:t>
            </w:r>
          </w:p>
        </w:tc>
        <w:tc>
          <w:tcPr>
            <w:tcW w:w="1134" w:type="dxa"/>
          </w:tcPr>
          <w:p w14:paraId="321AC5B0"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bCs/>
              </w:rPr>
            </w:pPr>
            <w:r>
              <w:rPr>
                <w:bCs/>
              </w:rPr>
              <w:t>11.4%</w:t>
            </w:r>
          </w:p>
        </w:tc>
      </w:tr>
      <w:tr w:rsidR="008008C2" w14:paraId="6FE0962C"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4" w:type="dxa"/>
          </w:tcPr>
          <w:p w14:paraId="5E731BB1" w14:textId="77777777" w:rsidR="008008C2" w:rsidRDefault="008008C2" w:rsidP="008008C2">
            <w:pPr>
              <w:rPr>
                <w:bCs/>
              </w:rPr>
            </w:pPr>
            <w:r>
              <w:rPr>
                <w:bCs/>
              </w:rPr>
              <w:t>Edmonton 103</w:t>
            </w:r>
            <w:r w:rsidRPr="00762D0C">
              <w:rPr>
                <w:bCs/>
                <w:vertAlign w:val="superscript"/>
              </w:rPr>
              <w:t>rd</w:t>
            </w:r>
            <w:r>
              <w:rPr>
                <w:bCs/>
              </w:rPr>
              <w:t xml:space="preserve"> Street</w:t>
            </w:r>
          </w:p>
        </w:tc>
        <w:tc>
          <w:tcPr>
            <w:tcW w:w="1724" w:type="dxa"/>
          </w:tcPr>
          <w:p w14:paraId="00FA307E"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bCs/>
              </w:rPr>
            </w:pPr>
            <w:r>
              <w:rPr>
                <w:bCs/>
              </w:rPr>
              <w:t>778</w:t>
            </w:r>
          </w:p>
        </w:tc>
        <w:tc>
          <w:tcPr>
            <w:tcW w:w="1134" w:type="dxa"/>
          </w:tcPr>
          <w:p w14:paraId="1923076D"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bCs/>
              </w:rPr>
            </w:pPr>
            <w:r>
              <w:rPr>
                <w:bCs/>
              </w:rPr>
              <w:t>6.7%</w:t>
            </w:r>
          </w:p>
        </w:tc>
      </w:tr>
      <w:tr w:rsidR="008008C2" w14:paraId="511DB19C"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4" w:type="dxa"/>
          </w:tcPr>
          <w:p w14:paraId="15EDF675" w14:textId="77777777" w:rsidR="008008C2" w:rsidRDefault="008008C2" w:rsidP="008008C2">
            <w:pPr>
              <w:rPr>
                <w:bCs/>
              </w:rPr>
            </w:pPr>
            <w:r>
              <w:rPr>
                <w:bCs/>
              </w:rPr>
              <w:t>Edmonton Main</w:t>
            </w:r>
          </w:p>
        </w:tc>
        <w:tc>
          <w:tcPr>
            <w:tcW w:w="1724" w:type="dxa"/>
          </w:tcPr>
          <w:p w14:paraId="6514A7EA"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bCs/>
              </w:rPr>
            </w:pPr>
            <w:r>
              <w:rPr>
                <w:bCs/>
              </w:rPr>
              <w:t>516</w:t>
            </w:r>
          </w:p>
        </w:tc>
        <w:tc>
          <w:tcPr>
            <w:tcW w:w="1134" w:type="dxa"/>
          </w:tcPr>
          <w:p w14:paraId="647AABCD"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bCs/>
              </w:rPr>
            </w:pPr>
            <w:r>
              <w:rPr>
                <w:bCs/>
              </w:rPr>
              <w:t>4.6%</w:t>
            </w:r>
          </w:p>
        </w:tc>
      </w:tr>
      <w:tr w:rsidR="008008C2" w14:paraId="386F7E5C"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4" w:type="dxa"/>
          </w:tcPr>
          <w:p w14:paraId="7B339B37" w14:textId="77777777" w:rsidR="008008C2" w:rsidRDefault="008008C2" w:rsidP="008008C2">
            <w:pPr>
              <w:rPr>
                <w:bCs/>
              </w:rPr>
            </w:pPr>
            <w:r>
              <w:rPr>
                <w:bCs/>
              </w:rPr>
              <w:t>South Edmonton Common</w:t>
            </w:r>
          </w:p>
        </w:tc>
        <w:tc>
          <w:tcPr>
            <w:tcW w:w="1724" w:type="dxa"/>
          </w:tcPr>
          <w:p w14:paraId="05D67C41"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bCs/>
              </w:rPr>
            </w:pPr>
            <w:r>
              <w:rPr>
                <w:bCs/>
              </w:rPr>
              <w:t>411</w:t>
            </w:r>
          </w:p>
        </w:tc>
        <w:tc>
          <w:tcPr>
            <w:tcW w:w="1134" w:type="dxa"/>
          </w:tcPr>
          <w:p w14:paraId="1069730D"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bCs/>
              </w:rPr>
            </w:pPr>
            <w:r>
              <w:rPr>
                <w:bCs/>
              </w:rPr>
              <w:t>3.7%</w:t>
            </w:r>
          </w:p>
        </w:tc>
      </w:tr>
      <w:tr w:rsidR="008008C2" w14:paraId="7DFCA1D5"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4" w:type="dxa"/>
          </w:tcPr>
          <w:p w14:paraId="284F5196" w14:textId="77777777" w:rsidR="008008C2" w:rsidRDefault="008008C2" w:rsidP="008008C2">
            <w:pPr>
              <w:rPr>
                <w:bCs/>
              </w:rPr>
            </w:pPr>
            <w:r>
              <w:rPr>
                <w:bCs/>
              </w:rPr>
              <w:t>Nanaimo</w:t>
            </w:r>
          </w:p>
        </w:tc>
        <w:tc>
          <w:tcPr>
            <w:tcW w:w="1724" w:type="dxa"/>
          </w:tcPr>
          <w:p w14:paraId="05F9A9E2"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bCs/>
              </w:rPr>
            </w:pPr>
            <w:r>
              <w:rPr>
                <w:bCs/>
              </w:rPr>
              <w:t>387</w:t>
            </w:r>
          </w:p>
        </w:tc>
        <w:tc>
          <w:tcPr>
            <w:tcW w:w="1134" w:type="dxa"/>
          </w:tcPr>
          <w:p w14:paraId="55F6F407"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bCs/>
              </w:rPr>
            </w:pPr>
            <w:r>
              <w:rPr>
                <w:bCs/>
              </w:rPr>
              <w:t>3.4%</w:t>
            </w:r>
          </w:p>
        </w:tc>
      </w:tr>
    </w:tbl>
    <w:p w14:paraId="5FD95ACB" w14:textId="77777777" w:rsidR="008008C2" w:rsidRDefault="008008C2" w:rsidP="008008C2">
      <w:pPr>
        <w:rPr>
          <w:bCs/>
        </w:rPr>
      </w:pPr>
    </w:p>
    <w:p w14:paraId="307D05AC" w14:textId="77777777" w:rsidR="008008C2" w:rsidRDefault="008008C2" w:rsidP="008008C2">
      <w:pPr>
        <w:rPr>
          <w:bCs/>
        </w:rPr>
      </w:pPr>
      <w:r>
        <w:rPr>
          <w:bCs/>
        </w:rPr>
        <w:t>The volume of the top five branches is listed above. Setting aside Motive, which is discussed in detail below, the rest of the top five amounts to less than 20% of the total personal demand accounts opened. This illustrates a scattered distribution of activity among branches – even at the high end of 778 through 2018, this represents less than three Personal accounts opened at Edmonton 103</w:t>
      </w:r>
      <w:r w:rsidRPr="00762D0C">
        <w:rPr>
          <w:bCs/>
          <w:vertAlign w:val="superscript"/>
        </w:rPr>
        <w:t>rd</w:t>
      </w:r>
      <w:r>
        <w:rPr>
          <w:bCs/>
        </w:rPr>
        <w:t xml:space="preserve"> each day, some of which may be employee accounts driven by the proximity to Corporate office.</w:t>
      </w:r>
    </w:p>
    <w:p w14:paraId="474F6EDA" w14:textId="77777777" w:rsidR="008008C2" w:rsidRDefault="008008C2" w:rsidP="008008C2">
      <w:pPr>
        <w:pStyle w:val="Heading2"/>
      </w:pPr>
      <w:bookmarkStart w:id="243" w:name="_Toc7593481"/>
      <w:bookmarkStart w:id="244" w:name="_Toc19697969"/>
      <w:bookmarkStart w:id="245" w:name="_Toc19698421"/>
      <w:bookmarkEnd w:id="199"/>
      <w:bookmarkEnd w:id="200"/>
      <w:r>
        <w:lastRenderedPageBreak/>
        <w:t>Personal – Motive</w:t>
      </w:r>
      <w:bookmarkEnd w:id="243"/>
      <w:bookmarkEnd w:id="244"/>
      <w:bookmarkEnd w:id="245"/>
    </w:p>
    <w:p w14:paraId="4D5C7317" w14:textId="77777777" w:rsidR="008008C2" w:rsidRDefault="008008C2" w:rsidP="008008C2">
      <w:pPr>
        <w:pStyle w:val="Heading3"/>
      </w:pPr>
      <w:bookmarkStart w:id="246" w:name="_Toc7593482"/>
      <w:bookmarkStart w:id="247" w:name="_Toc17897884"/>
      <w:bookmarkStart w:id="248" w:name="_Toc19697970"/>
      <w:bookmarkStart w:id="249" w:name="_Toc19698178"/>
      <w:r>
        <w:t>Motive Account Opening</w:t>
      </w:r>
      <w:bookmarkEnd w:id="246"/>
      <w:bookmarkEnd w:id="247"/>
      <w:bookmarkEnd w:id="248"/>
      <w:bookmarkEnd w:id="249"/>
    </w:p>
    <w:p w14:paraId="6EB827A6" w14:textId="77777777" w:rsidR="008008C2" w:rsidRPr="005A5006" w:rsidRDefault="008008C2" w:rsidP="008008C2">
      <w:r>
        <w:t xml:space="preserve">Motive is a division of Canadian Western Bank and primarily serves to meet the needs of a remote client base, including geographical areas that do not have CWB branches. It operates exclusively online, with dedicated agents who provide client support by phone. Its strategic positioning aligns well with CWB’s corporate objectives of balanced growth and franchising clients, while continuing to support the expansion into Eastern Canada. </w:t>
      </w:r>
    </w:p>
    <w:p w14:paraId="29D5F388" w14:textId="77777777" w:rsidR="008008C2" w:rsidRPr="00F24010" w:rsidRDefault="008008C2" w:rsidP="008008C2">
      <w:pPr>
        <w:pStyle w:val="NoSpacing"/>
        <w:spacing w:line="276" w:lineRule="auto"/>
        <w:rPr>
          <w:rFonts w:eastAsiaTheme="minorEastAsia"/>
          <w:lang w:eastAsia="en-CA"/>
        </w:rPr>
      </w:pPr>
      <w:r w:rsidRPr="00F24010">
        <w:rPr>
          <w:rFonts w:eastAsiaTheme="minorEastAsia"/>
          <w:lang w:eastAsia="en-CA"/>
        </w:rPr>
        <w:t xml:space="preserve">Motive’s product offerings are comprised of personal demand and investment accounts only, including daily chequing, high interest savings, GICs, RRSPs and TFSAs. </w:t>
      </w:r>
      <w:r>
        <w:rPr>
          <w:rFonts w:eastAsiaTheme="minorEastAsia"/>
          <w:lang w:eastAsia="en-CA"/>
        </w:rPr>
        <w:t>As noted above,</w:t>
      </w:r>
      <w:r w:rsidRPr="00F24010">
        <w:rPr>
          <w:rFonts w:eastAsiaTheme="minorEastAsia"/>
          <w:lang w:eastAsia="en-CA"/>
        </w:rPr>
        <w:t xml:space="preserve"> Motive takes the lead in opening up more personal demand accounts than any other branch. For this reason, their process and business model were captured in order to summarize their core differences from in-branch account openings. The goal to include Motive in this Account Opening current sta</w:t>
      </w:r>
      <w:r>
        <w:rPr>
          <w:rFonts w:eastAsiaTheme="minorEastAsia"/>
          <w:lang w:eastAsia="en-CA"/>
        </w:rPr>
        <w:t>te report is to understand the</w:t>
      </w:r>
      <w:r w:rsidRPr="00F24010">
        <w:rPr>
          <w:rFonts w:eastAsiaTheme="minorEastAsia"/>
          <w:lang w:eastAsia="en-CA"/>
        </w:rPr>
        <w:t xml:space="preserve"> differences, and where best practices can be adopted in future state designs.</w:t>
      </w:r>
    </w:p>
    <w:p w14:paraId="0FEC755C" w14:textId="77777777" w:rsidR="008008C2" w:rsidRPr="00DD5F74" w:rsidRDefault="008008C2" w:rsidP="008008C2">
      <w:pPr>
        <w:spacing w:before="240"/>
      </w:pPr>
      <w:r>
        <w:t xml:space="preserve">Motive receives an average of </w:t>
      </w:r>
      <w:r w:rsidRPr="0035266A">
        <w:t>40</w:t>
      </w:r>
      <w:r>
        <w:t xml:space="preserve"> new online account opening requests/day. These are predominantly for non-</w:t>
      </w:r>
      <w:r w:rsidRPr="0035266A">
        <w:t xml:space="preserve">registered </w:t>
      </w:r>
      <w:r>
        <w:t xml:space="preserve">savings accounts. They have 17 internet banking agents in total, 7 of which are dedicated to account opening while the other 10 focus on the operational maintenance of these accounts, including acting as call </w:t>
      </w:r>
      <w:r w:rsidRPr="00DD5F74">
        <w:t xml:space="preserve">centre agents. </w:t>
      </w:r>
    </w:p>
    <w:p w14:paraId="7D5F12CD" w14:textId="77777777" w:rsidR="008008C2" w:rsidRDefault="008008C2" w:rsidP="008008C2">
      <w:r w:rsidRPr="00DD5F74">
        <w:t>Each account opening specialist can open up 10</w:t>
      </w:r>
      <w:r>
        <w:t xml:space="preserve"> </w:t>
      </w:r>
      <w:r w:rsidRPr="00DD5F74">
        <w:t>-</w:t>
      </w:r>
      <w:r>
        <w:t xml:space="preserve"> </w:t>
      </w:r>
      <w:r w:rsidRPr="00DD5F74">
        <w:t xml:space="preserve">12 accounts in one day, provided all the information is </w:t>
      </w:r>
      <w:r>
        <w:t>available</w:t>
      </w:r>
      <w:r w:rsidRPr="00DD5F74">
        <w:t>. Assuming a 7</w:t>
      </w:r>
      <w:r>
        <w:t xml:space="preserve"> hour</w:t>
      </w:r>
      <w:r w:rsidRPr="00DD5F74">
        <w:t xml:space="preserve"> work day, this is equivalent to spending </w:t>
      </w:r>
      <w:r>
        <w:t xml:space="preserve">35 - 42 minutes, or 0.58 - 0.7 hours </w:t>
      </w:r>
      <w:r w:rsidRPr="00DD5F74">
        <w:t>on each personal account opening. This can be compared with the self reported numbers of 1.5</w:t>
      </w:r>
      <w:r>
        <w:t xml:space="preserve"> </w:t>
      </w:r>
      <w:r w:rsidRPr="00DD5F74">
        <w:t>-</w:t>
      </w:r>
      <w:r>
        <w:t xml:space="preserve"> </w:t>
      </w:r>
      <w:r w:rsidRPr="00DD5F74">
        <w:t>2.4 h</w:t>
      </w:r>
      <w:r>
        <w:t>ou</w:t>
      </w:r>
      <w:r w:rsidRPr="00DD5F74">
        <w:t>rs on an in-branch personal demand account opening and 1.5</w:t>
      </w:r>
      <w:r>
        <w:t xml:space="preserve"> </w:t>
      </w:r>
      <w:r w:rsidRPr="00DD5F74">
        <w:t>-</w:t>
      </w:r>
      <w:r>
        <w:t xml:space="preserve"> </w:t>
      </w:r>
      <w:r w:rsidRPr="00DD5F74">
        <w:t>2 h</w:t>
      </w:r>
      <w:r>
        <w:t>ou</w:t>
      </w:r>
      <w:r w:rsidRPr="00DD5F74">
        <w:t>rs on an in-branch personal investment account opening.</w:t>
      </w:r>
      <w:r>
        <w:t xml:space="preserve"> </w:t>
      </w:r>
    </w:p>
    <w:p w14:paraId="43612E25" w14:textId="77777777" w:rsidR="008008C2" w:rsidRDefault="008008C2" w:rsidP="008008C2">
      <w:r>
        <w:t>Motive’s largest pain point is the absence of validation logic in the online application form filled out by the client. Hence, in the past, 70% of the account opening applications received would require clarification or followup with the client. This significantly increased the queue time of the account opening process and often led to application abandonment. Motive is currently exploring automation opportunities such as robotic process automation (RPA) to support various aspects of the account opening process.</w:t>
      </w:r>
    </w:p>
    <w:p w14:paraId="02341C09" w14:textId="77777777" w:rsidR="008008C2" w:rsidRDefault="008008C2" w:rsidP="008008C2">
      <w:pPr>
        <w:rPr>
          <w:bCs/>
          <w:noProof/>
          <w:color w:val="000000"/>
          <w:szCs w:val="20"/>
          <w:lang w:val="en-US"/>
        </w:rPr>
      </w:pPr>
    </w:p>
    <w:p w14:paraId="24242989" w14:textId="77777777" w:rsidR="008008C2" w:rsidRDefault="008008C2" w:rsidP="008008C2">
      <w:pPr>
        <w:rPr>
          <w:bCs/>
          <w:noProof/>
          <w:color w:val="000000"/>
          <w:szCs w:val="20"/>
          <w:lang w:val="en-US"/>
        </w:rPr>
      </w:pPr>
    </w:p>
    <w:p w14:paraId="1A5A4351" w14:textId="77777777" w:rsidR="008008C2" w:rsidRDefault="008008C2" w:rsidP="008008C2">
      <w:pPr>
        <w:rPr>
          <w:bCs/>
          <w:noProof/>
          <w:color w:val="000000"/>
          <w:szCs w:val="20"/>
          <w:lang w:val="en-US"/>
        </w:rPr>
      </w:pPr>
    </w:p>
    <w:p w14:paraId="13D53D0A" w14:textId="77777777" w:rsidR="008008C2" w:rsidRDefault="008008C2" w:rsidP="008008C2">
      <w:pPr>
        <w:rPr>
          <w:bCs/>
          <w:noProof/>
          <w:color w:val="000000"/>
          <w:szCs w:val="20"/>
          <w:lang w:val="en-US"/>
        </w:rPr>
      </w:pPr>
    </w:p>
    <w:p w14:paraId="76936E77" w14:textId="77777777" w:rsidR="008008C2" w:rsidRDefault="008008C2" w:rsidP="008008C2">
      <w:pPr>
        <w:rPr>
          <w:bCs/>
          <w:noProof/>
          <w:color w:val="000000"/>
          <w:szCs w:val="20"/>
          <w:lang w:val="en-US"/>
        </w:rPr>
      </w:pPr>
    </w:p>
    <w:p w14:paraId="1101B029" w14:textId="77777777" w:rsidR="008008C2" w:rsidRDefault="008008C2" w:rsidP="008008C2">
      <w:pPr>
        <w:rPr>
          <w:bCs/>
          <w:noProof/>
          <w:color w:val="000000"/>
          <w:szCs w:val="20"/>
          <w:lang w:val="en-US"/>
        </w:rPr>
      </w:pPr>
    </w:p>
    <w:p w14:paraId="2A2389B2" w14:textId="29D64F4E" w:rsidR="008008C2" w:rsidRPr="00BF01CB" w:rsidRDefault="008008C2" w:rsidP="008008C2">
      <w:pPr>
        <w:rPr>
          <w:bCs/>
          <w:noProof/>
          <w:color w:val="000000"/>
          <w:szCs w:val="20"/>
          <w:lang w:val="en-US"/>
        </w:rPr>
      </w:pPr>
      <w:r w:rsidRPr="00BF01CB">
        <w:rPr>
          <w:bCs/>
          <w:noProof/>
          <w:color w:val="000000"/>
          <w:szCs w:val="20"/>
          <w:lang w:val="en-US"/>
        </w:rPr>
        <w:lastRenderedPageBreak/>
        <w:t>Below is a summary of the key process differences between the branch process and Motive</w:t>
      </w:r>
      <w:r>
        <w:rPr>
          <w:bCs/>
          <w:noProof/>
          <w:color w:val="000000"/>
          <w:szCs w:val="20"/>
          <w:lang w:val="en-US"/>
        </w:rPr>
        <w:t>.</w:t>
      </w:r>
    </w:p>
    <w:tbl>
      <w:tblPr>
        <w:tblStyle w:val="Corporate"/>
        <w:tblW w:w="10192" w:type="dxa"/>
        <w:tblLook w:val="04A0" w:firstRow="1" w:lastRow="0" w:firstColumn="1" w:lastColumn="0" w:noHBand="0" w:noVBand="1"/>
      </w:tblPr>
      <w:tblGrid>
        <w:gridCol w:w="2821"/>
        <w:gridCol w:w="3543"/>
        <w:gridCol w:w="3828"/>
      </w:tblGrid>
      <w:tr w:rsidR="008008C2" w14:paraId="35DA20C5" w14:textId="77777777" w:rsidTr="008008C2">
        <w:trPr>
          <w:cnfStyle w:val="100000000000" w:firstRow="1" w:lastRow="0" w:firstColumn="0" w:lastColumn="0" w:oddVBand="0" w:evenVBand="0" w:oddHBand="0" w:evenHBand="0" w:firstRowFirstColumn="0" w:firstRowLastColumn="0" w:lastRowFirstColumn="0" w:lastRowLastColumn="0"/>
          <w:trHeight w:val="53"/>
        </w:trPr>
        <w:tc>
          <w:tcPr>
            <w:cnfStyle w:val="001000000100" w:firstRow="0" w:lastRow="0" w:firstColumn="1" w:lastColumn="0" w:oddVBand="0" w:evenVBand="0" w:oddHBand="0" w:evenHBand="0" w:firstRowFirstColumn="1" w:firstRowLastColumn="0" w:lastRowFirstColumn="0" w:lastRowLastColumn="0"/>
            <w:tcW w:w="2821" w:type="dxa"/>
          </w:tcPr>
          <w:p w14:paraId="30664CDA" w14:textId="77777777" w:rsidR="008008C2" w:rsidRDefault="008008C2" w:rsidP="008008C2">
            <w:pPr>
              <w:pStyle w:val="CommentText"/>
            </w:pPr>
            <w:r>
              <w:t>Category</w:t>
            </w:r>
          </w:p>
        </w:tc>
        <w:tc>
          <w:tcPr>
            <w:tcW w:w="3543" w:type="dxa"/>
          </w:tcPr>
          <w:p w14:paraId="5F9F2335" w14:textId="77777777" w:rsidR="008008C2" w:rsidRDefault="008008C2" w:rsidP="008008C2">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Branch</w:t>
            </w:r>
          </w:p>
        </w:tc>
        <w:tc>
          <w:tcPr>
            <w:tcW w:w="3828" w:type="dxa"/>
          </w:tcPr>
          <w:p w14:paraId="77168430" w14:textId="77777777" w:rsidR="008008C2" w:rsidRDefault="008008C2" w:rsidP="008008C2">
            <w:pPr>
              <w:spacing w:after="0" w:line="240" w:lineRule="auto"/>
              <w:jc w:val="cente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Motive</w:t>
            </w:r>
          </w:p>
        </w:tc>
      </w:tr>
      <w:tr w:rsidR="008008C2" w14:paraId="1AD3F716"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val="restart"/>
          </w:tcPr>
          <w:p w14:paraId="0C27FECF" w14:textId="77777777" w:rsidR="008008C2" w:rsidRPr="00A65008" w:rsidRDefault="008008C2" w:rsidP="008008C2">
            <w:pPr>
              <w:pStyle w:val="CommentText"/>
              <w:rPr>
                <w:b w:val="0"/>
              </w:rPr>
            </w:pPr>
            <w:r w:rsidRPr="00A65008">
              <w:rPr>
                <w:b w:val="0"/>
              </w:rPr>
              <w:t>Gather Preliminary Information</w:t>
            </w:r>
          </w:p>
        </w:tc>
        <w:tc>
          <w:tcPr>
            <w:tcW w:w="3543" w:type="dxa"/>
          </w:tcPr>
          <w:p w14:paraId="75670B7C" w14:textId="77777777" w:rsidR="008008C2"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 person branch only</w:t>
            </w:r>
          </w:p>
        </w:tc>
        <w:tc>
          <w:tcPr>
            <w:tcW w:w="3828" w:type="dxa"/>
          </w:tcPr>
          <w:p w14:paraId="0D308E69" w14:textId="77777777" w:rsidR="008008C2"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Online application submission only</w:t>
            </w:r>
          </w:p>
        </w:tc>
      </w:tr>
      <w:tr w:rsidR="008008C2" w14:paraId="3B2CA8EC"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tcPr>
          <w:p w14:paraId="50BACF86" w14:textId="77777777" w:rsidR="008008C2" w:rsidRPr="00A65008" w:rsidRDefault="008008C2" w:rsidP="008008C2">
            <w:pPr>
              <w:pStyle w:val="CommentText"/>
              <w:rPr>
                <w:b w:val="0"/>
              </w:rPr>
            </w:pPr>
          </w:p>
        </w:tc>
        <w:tc>
          <w:tcPr>
            <w:tcW w:w="3543" w:type="dxa"/>
          </w:tcPr>
          <w:p w14:paraId="29B81AED" w14:textId="77777777" w:rsidR="008008C2"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Consent to Obtain Financial Information form #4325 required before pulling credit bureaus.</w:t>
            </w:r>
          </w:p>
        </w:tc>
        <w:tc>
          <w:tcPr>
            <w:tcW w:w="3828" w:type="dxa"/>
          </w:tcPr>
          <w:p w14:paraId="16EDC85F" w14:textId="77777777" w:rsidR="008008C2"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No separate Consent to Obtain Financial Information form #4325 needed to pull credit bureaus. Clause embedded into the online application form.</w:t>
            </w:r>
          </w:p>
        </w:tc>
      </w:tr>
      <w:tr w:rsidR="008008C2" w14:paraId="710150A4"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tcPr>
          <w:p w14:paraId="3B59395B" w14:textId="77777777" w:rsidR="008008C2" w:rsidRPr="00A65008" w:rsidRDefault="008008C2" w:rsidP="008008C2">
            <w:pPr>
              <w:pStyle w:val="CommentText"/>
              <w:rPr>
                <w:b w:val="0"/>
              </w:rPr>
            </w:pPr>
          </w:p>
        </w:tc>
        <w:tc>
          <w:tcPr>
            <w:tcW w:w="3543" w:type="dxa"/>
          </w:tcPr>
          <w:p w14:paraId="68FA26CE" w14:textId="77777777" w:rsidR="008008C2"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Branch does not complete a manual check against Regulatory Compliance list of unwanted addresses</w:t>
            </w:r>
          </w:p>
        </w:tc>
        <w:tc>
          <w:tcPr>
            <w:tcW w:w="3828" w:type="dxa"/>
          </w:tcPr>
          <w:p w14:paraId="5FAFA95D" w14:textId="77777777" w:rsidR="008008C2"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Cross reference applicant’s address against a list from Regulatory Compliance to screen out unwanted addresses, aka Mail drop search</w:t>
            </w:r>
          </w:p>
        </w:tc>
      </w:tr>
      <w:tr w:rsidR="008008C2" w14:paraId="414BB0D9"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tcPr>
          <w:p w14:paraId="5A7F8715" w14:textId="77777777" w:rsidR="008008C2" w:rsidRPr="00A65008" w:rsidRDefault="008008C2" w:rsidP="008008C2">
            <w:pPr>
              <w:pStyle w:val="CommentText"/>
              <w:rPr>
                <w:b w:val="0"/>
              </w:rPr>
            </w:pPr>
          </w:p>
        </w:tc>
        <w:tc>
          <w:tcPr>
            <w:tcW w:w="3543" w:type="dxa"/>
          </w:tcPr>
          <w:p w14:paraId="696E12DC" w14:textId="77777777" w:rsidR="008008C2"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Viewing and input of IDs required in T24</w:t>
            </w:r>
          </w:p>
        </w:tc>
        <w:tc>
          <w:tcPr>
            <w:tcW w:w="3828" w:type="dxa"/>
          </w:tcPr>
          <w:p w14:paraId="3ED660C8" w14:textId="77777777" w:rsidR="008008C2"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commentRangeStart w:id="250"/>
            <w:r>
              <w:rPr>
                <w:sz w:val="20"/>
                <w:szCs w:val="20"/>
              </w:rPr>
              <w:t>No viewing of IDs required. User will input ID1 as 3 year history and ID2 as Exempt in T24</w:t>
            </w:r>
            <w:commentRangeEnd w:id="250"/>
            <w:r>
              <w:rPr>
                <w:rStyle w:val="CommentReference"/>
                <w:rFonts w:eastAsia="Times New Roman" w:cs="Times New Roman"/>
              </w:rPr>
              <w:commentReference w:id="250"/>
            </w:r>
          </w:p>
        </w:tc>
      </w:tr>
      <w:tr w:rsidR="008008C2" w14:paraId="400DB8A3"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val="restart"/>
          </w:tcPr>
          <w:p w14:paraId="0FCC46A8" w14:textId="77777777" w:rsidR="008008C2" w:rsidRPr="00A65008" w:rsidRDefault="008008C2" w:rsidP="008008C2">
            <w:pPr>
              <w:pStyle w:val="CommentText"/>
              <w:rPr>
                <w:b w:val="0"/>
              </w:rPr>
            </w:pPr>
            <w:r w:rsidRPr="00A65008">
              <w:rPr>
                <w:b w:val="0"/>
              </w:rPr>
              <w:t>Gather Documents</w:t>
            </w:r>
          </w:p>
        </w:tc>
        <w:tc>
          <w:tcPr>
            <w:tcW w:w="3543" w:type="dxa"/>
          </w:tcPr>
          <w:p w14:paraId="2ABF5BFF"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Paper documents and file with no front end digital account opening repository system.</w:t>
            </w:r>
          </w:p>
        </w:tc>
        <w:tc>
          <w:tcPr>
            <w:tcW w:w="3828" w:type="dxa"/>
          </w:tcPr>
          <w:p w14:paraId="0A390BA0"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paper at all. All client notes and PDF credit bureau/client application form are stored digitally on OneNote, before uploading into Filenet as the final repository</w:t>
            </w:r>
          </w:p>
          <w:p w14:paraId="497F9F43"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8008C2" w14:paraId="3EE1523B"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tcPr>
          <w:p w14:paraId="6971233F" w14:textId="77777777" w:rsidR="008008C2" w:rsidRPr="00A65008" w:rsidRDefault="008008C2" w:rsidP="008008C2">
            <w:pPr>
              <w:pStyle w:val="CommentText"/>
              <w:rPr>
                <w:b w:val="0"/>
              </w:rPr>
            </w:pPr>
          </w:p>
        </w:tc>
        <w:tc>
          <w:tcPr>
            <w:tcW w:w="3543" w:type="dxa"/>
          </w:tcPr>
          <w:p w14:paraId="34622684"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Gathering FATCA form RC518 must be signed and scanned to Regulatory Compliance within 24 hrs of Account Authorization.</w:t>
            </w:r>
          </w:p>
        </w:tc>
        <w:tc>
          <w:tcPr>
            <w:tcW w:w="3828" w:type="dxa"/>
          </w:tcPr>
          <w:p w14:paraId="346C6EBF"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Gathering FATCA form RC518 is on a best attempt basis only. Soft requirement. Will do a mailout to the client to sign and return.</w:t>
            </w:r>
          </w:p>
        </w:tc>
      </w:tr>
      <w:tr w:rsidR="008008C2" w14:paraId="193ADF40"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val="restart"/>
          </w:tcPr>
          <w:p w14:paraId="651C67CA" w14:textId="77777777" w:rsidR="008008C2" w:rsidRPr="00A65008" w:rsidRDefault="008008C2" w:rsidP="008008C2">
            <w:pPr>
              <w:pStyle w:val="CommentText"/>
              <w:rPr>
                <w:b w:val="0"/>
              </w:rPr>
            </w:pPr>
            <w:r w:rsidRPr="00A65008">
              <w:rPr>
                <w:b w:val="0"/>
              </w:rPr>
              <w:t>Analyze</w:t>
            </w:r>
          </w:p>
        </w:tc>
        <w:tc>
          <w:tcPr>
            <w:tcW w:w="3543" w:type="dxa"/>
          </w:tcPr>
          <w:p w14:paraId="0DC69FBB"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KYC and AML clarification with the client is in-person or over the phone</w:t>
            </w:r>
          </w:p>
        </w:tc>
        <w:tc>
          <w:tcPr>
            <w:tcW w:w="3828" w:type="dxa"/>
          </w:tcPr>
          <w:p w14:paraId="17EA7944"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Any KYC and AML clarification with the client is via electronic means only</w:t>
            </w:r>
          </w:p>
        </w:tc>
      </w:tr>
      <w:tr w:rsidR="008008C2" w14:paraId="0C655B26"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tcPr>
          <w:p w14:paraId="029360E9" w14:textId="77777777" w:rsidR="008008C2" w:rsidRPr="00A65008" w:rsidRDefault="008008C2" w:rsidP="008008C2">
            <w:pPr>
              <w:pStyle w:val="CommentText"/>
              <w:rPr>
                <w:b w:val="0"/>
              </w:rPr>
            </w:pPr>
          </w:p>
        </w:tc>
        <w:tc>
          <w:tcPr>
            <w:tcW w:w="3543" w:type="dxa"/>
          </w:tcPr>
          <w:p w14:paraId="6AF98922"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 xml:space="preserve">Main checkpoint on the Credit Bureaus are the  beacon scores </w:t>
            </w:r>
          </w:p>
        </w:tc>
        <w:tc>
          <w:tcPr>
            <w:tcW w:w="3828" w:type="dxa"/>
          </w:tcPr>
          <w:p w14:paraId="020EC9EE"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KYC/AML is heavily relied upon the Credit Bureau information matching exactly against the information provided by the client in the application form.</w:t>
            </w:r>
          </w:p>
        </w:tc>
      </w:tr>
      <w:tr w:rsidR="008008C2" w14:paraId="5F39B170"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tcPr>
          <w:p w14:paraId="27667050" w14:textId="77777777" w:rsidR="008008C2" w:rsidRPr="00A65008" w:rsidRDefault="008008C2" w:rsidP="008008C2">
            <w:pPr>
              <w:pStyle w:val="CommentText"/>
              <w:rPr>
                <w:b w:val="0"/>
              </w:rPr>
            </w:pPr>
            <w:r w:rsidRPr="00A65008">
              <w:rPr>
                <w:b w:val="0"/>
              </w:rPr>
              <w:t>Create CIF and Account Opening</w:t>
            </w:r>
          </w:p>
        </w:tc>
        <w:tc>
          <w:tcPr>
            <w:tcW w:w="3543" w:type="dxa"/>
          </w:tcPr>
          <w:p w14:paraId="1FEF7DAE"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Multiple application forms from different sources to print and have signed</w:t>
            </w:r>
          </w:p>
        </w:tc>
        <w:tc>
          <w:tcPr>
            <w:tcW w:w="3828" w:type="dxa"/>
          </w:tcPr>
          <w:p w14:paraId="41B53186"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 client forms to print and sign</w:t>
            </w:r>
          </w:p>
        </w:tc>
      </w:tr>
      <w:tr w:rsidR="008008C2" w14:paraId="0A2DEA41"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821" w:type="dxa"/>
            <w:vMerge w:val="restart"/>
          </w:tcPr>
          <w:p w14:paraId="4359106C" w14:textId="77777777" w:rsidR="008008C2" w:rsidRPr="00A65008" w:rsidRDefault="008008C2" w:rsidP="008008C2">
            <w:pPr>
              <w:pStyle w:val="CommentText"/>
              <w:rPr>
                <w:b w:val="0"/>
              </w:rPr>
            </w:pPr>
            <w:r w:rsidRPr="00A65008">
              <w:rPr>
                <w:b w:val="0"/>
              </w:rPr>
              <w:t>Branch Audit</w:t>
            </w:r>
          </w:p>
        </w:tc>
        <w:tc>
          <w:tcPr>
            <w:tcW w:w="3543" w:type="dxa"/>
          </w:tcPr>
          <w:p w14:paraId="4AD7C6F1"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Paper print out of the Master Review Report</w:t>
            </w:r>
          </w:p>
        </w:tc>
        <w:tc>
          <w:tcPr>
            <w:tcW w:w="3828" w:type="dxa"/>
          </w:tcPr>
          <w:p w14:paraId="52F7DEDF"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No paper print out of the Master Review Report</w:t>
            </w:r>
          </w:p>
        </w:tc>
      </w:tr>
      <w:tr w:rsidR="008008C2" w14:paraId="6C8805B8" w14:textId="77777777" w:rsidTr="008008C2">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2821" w:type="dxa"/>
            <w:vMerge/>
          </w:tcPr>
          <w:p w14:paraId="1E807FE7" w14:textId="77777777" w:rsidR="008008C2" w:rsidRPr="00A65008" w:rsidRDefault="008008C2" w:rsidP="008008C2">
            <w:pPr>
              <w:pStyle w:val="CommentText"/>
              <w:rPr>
                <w:b w:val="0"/>
              </w:rPr>
            </w:pPr>
          </w:p>
        </w:tc>
        <w:tc>
          <w:tcPr>
            <w:tcW w:w="3543" w:type="dxa"/>
          </w:tcPr>
          <w:p w14:paraId="42B794EA"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Wet ink signoff</w:t>
            </w:r>
          </w:p>
        </w:tc>
        <w:tc>
          <w:tcPr>
            <w:tcW w:w="3828" w:type="dxa"/>
          </w:tcPr>
          <w:p w14:paraId="17D8A03D"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Digital signoff from Adobe on the report and saved in Filenet</w:t>
            </w:r>
          </w:p>
        </w:tc>
      </w:tr>
    </w:tbl>
    <w:p w14:paraId="39506193" w14:textId="77777777" w:rsidR="008008C2" w:rsidRDefault="008008C2" w:rsidP="008008C2">
      <w:pPr>
        <w:rPr>
          <w:bCs/>
          <w:noProof/>
          <w:color w:val="000000"/>
          <w:szCs w:val="20"/>
          <w:lang w:val="en-US"/>
        </w:rPr>
      </w:pPr>
      <w:r>
        <w:rPr>
          <w:bCs/>
          <w:noProof/>
          <w:color w:val="000000"/>
          <w:szCs w:val="20"/>
          <w:lang w:val="en-US"/>
        </w:rPr>
        <w:t xml:space="preserve">The lead time differences between Motive and the branch processes are compelling, and it is likely that some of the variance can be explained by the divergent process requirements. Some, such as digital signoff used by Motive, can be applied to the branch process as a best practice, but as the audit step was not a significant proportion of account opening, may not make an impact on the lead time and, as it applies to the post-client interaction, would not have an impact on client experience. Others, such as the KYC/AML clarification process, may be faster from a cycle time perspective, but due to the stringent nature of the validation process used by Motive may offer less flexibility for the client, and may be a </w:t>
      </w:r>
      <w:r>
        <w:rPr>
          <w:bCs/>
          <w:noProof/>
          <w:color w:val="000000"/>
          <w:szCs w:val="20"/>
          <w:lang w:val="en-US"/>
        </w:rPr>
        <w:lastRenderedPageBreak/>
        <w:t xml:space="preserve">contributing factor to the application abandonment issue noted above. Opportunities for Motive to provide an alternative to in-branch account opening should also be explored. </w:t>
      </w:r>
    </w:p>
    <w:p w14:paraId="5BBC1673" w14:textId="77777777" w:rsidR="008008C2" w:rsidRPr="00013461" w:rsidRDefault="008008C2" w:rsidP="008008C2">
      <w:pPr>
        <w:pStyle w:val="Heading2"/>
        <w:rPr>
          <w:sz w:val="22"/>
        </w:rPr>
      </w:pPr>
      <w:bookmarkStart w:id="251" w:name="_Toc7593483"/>
      <w:bookmarkStart w:id="252" w:name="_Toc19697971"/>
      <w:bookmarkStart w:id="253" w:name="_Toc19698422"/>
      <w:r>
        <w:rPr>
          <w:noProof/>
          <w:lang w:val="en-US"/>
        </w:rPr>
        <w:t>Business</w:t>
      </w:r>
      <w:bookmarkEnd w:id="251"/>
      <w:bookmarkEnd w:id="252"/>
      <w:bookmarkEnd w:id="253"/>
    </w:p>
    <w:p w14:paraId="59B60FA5" w14:textId="77777777" w:rsidR="008008C2" w:rsidRDefault="008008C2" w:rsidP="008008C2">
      <w:pPr>
        <w:pStyle w:val="Heading3"/>
      </w:pPr>
      <w:bookmarkStart w:id="254" w:name="_Toc7593484"/>
      <w:bookmarkStart w:id="255" w:name="_Toc17897886"/>
      <w:bookmarkStart w:id="256" w:name="_Toc19697972"/>
      <w:bookmarkStart w:id="257" w:name="_Toc19698180"/>
      <w:r>
        <w:t>Process and Pain Points</w:t>
      </w:r>
      <w:bookmarkEnd w:id="254"/>
      <w:bookmarkEnd w:id="255"/>
      <w:bookmarkEnd w:id="256"/>
      <w:bookmarkEnd w:id="257"/>
    </w:p>
    <w:p w14:paraId="38830CED" w14:textId="77777777" w:rsidR="008008C2" w:rsidRDefault="008008C2" w:rsidP="008008C2">
      <w:r>
        <w:t xml:space="preserve">The range of complexity for a Business (non-personal) account is significant and directly reflective of the type of business the account is being opened for. A sole proprietor will experience a process similar to a personal account. An account opened for a Lawyer/Real Estate trust will involve many people from the client side, and can span weeks. </w:t>
      </w:r>
    </w:p>
    <w:p w14:paraId="1693ADBA" w14:textId="77777777" w:rsidR="008008C2" w:rsidRDefault="008008C2" w:rsidP="008008C2">
      <w:r>
        <w:rPr>
          <w:noProof/>
        </w:rPr>
        <mc:AlternateContent>
          <mc:Choice Requires="wps">
            <w:drawing>
              <wp:anchor distT="45720" distB="45720" distL="114300" distR="114300" simplePos="0" relativeHeight="251659264" behindDoc="0" locked="0" layoutInCell="1" allowOverlap="1" wp14:anchorId="0747007E" wp14:editId="49EA97CC">
                <wp:simplePos x="0" y="0"/>
                <wp:positionH relativeFrom="page">
                  <wp:posOffset>6468110</wp:posOffset>
                </wp:positionH>
                <wp:positionV relativeFrom="paragraph">
                  <wp:posOffset>668655</wp:posOffset>
                </wp:positionV>
                <wp:extent cx="1041400" cy="1252855"/>
                <wp:effectExtent l="0" t="0" r="6350" b="44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1252855"/>
                        </a:xfrm>
                        <a:prstGeom prst="rect">
                          <a:avLst/>
                        </a:prstGeom>
                        <a:solidFill>
                          <a:srgbClr val="FFFFFF"/>
                        </a:solidFill>
                        <a:ln w="9525">
                          <a:noFill/>
                          <a:miter lim="800000"/>
                          <a:headEnd/>
                          <a:tailEnd/>
                        </a:ln>
                      </wps:spPr>
                      <wps:txbx>
                        <w:txbxContent>
                          <w:p w14:paraId="3D3E28A3" w14:textId="77777777" w:rsidR="00773B88" w:rsidRDefault="00773B88" w:rsidP="008008C2">
                            <w:r>
                              <w:t>*</w:t>
                            </w:r>
                            <w:r w:rsidRPr="00445611">
                              <w:rPr>
                                <w:sz w:val="18"/>
                              </w:rPr>
                              <w:t>does not include debit card issuance and associated T24 authorization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7007E" id="_x0000_s1034" type="#_x0000_t202" style="position:absolute;margin-left:509.3pt;margin-top:52.65pt;width:82pt;height:98.6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" stroked="f">
                <v:textbox>
                  <w:txbxContent>
                    <w:p w14:paraId="3D3E28A3" w14:textId="77777777" w:rsidR="00773B88" w:rsidRDefault="00773B88" w:rsidP="008008C2">
                      <w:r>
                        <w:t>*</w:t>
                      </w:r>
                      <w:r w:rsidRPr="00445611">
                        <w:rPr>
                          <w:sz w:val="18"/>
                        </w:rPr>
                        <w:t>does not include debit card issuance and associated T24 authorization</w:t>
                      </w:r>
                    </w:p>
                  </w:txbxContent>
                </v:textbox>
                <w10:wrap type="square" anchorx="page"/>
              </v:shape>
            </w:pict>
          </mc:Fallback>
        </mc:AlternateContent>
      </w:r>
      <w:r>
        <w:rPr>
          <w:noProof/>
        </w:rPr>
        <w:drawing>
          <wp:inline distT="0" distB="0" distL="0" distR="0" wp14:anchorId="47CE4586" wp14:editId="4F4E0C68">
            <wp:extent cx="5636489" cy="3488267"/>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54119" cy="3499178"/>
                    </a:xfrm>
                    <a:prstGeom prst="rect">
                      <a:avLst/>
                    </a:prstGeom>
                    <a:noFill/>
                  </pic:spPr>
                </pic:pic>
              </a:graphicData>
            </a:graphic>
          </wp:inline>
        </w:drawing>
      </w:r>
    </w:p>
    <w:p w14:paraId="3A7C72F1" w14:textId="77777777" w:rsidR="008008C2" w:rsidRDefault="008008C2" w:rsidP="008008C2">
      <w:r>
        <w:t>The process as depicted has the same number of process steps as Personal, and flows similarly, although the magnitude of some of the tasks may be much more significant. For example, Step 3 – Analyze is much more complex as it requires research and validation of the ownership structure of a company.</w:t>
      </w:r>
    </w:p>
    <w:p w14:paraId="53524E22" w14:textId="77777777" w:rsidR="008008C2" w:rsidRDefault="008008C2" w:rsidP="008008C2">
      <w:r>
        <w:lastRenderedPageBreak/>
        <w:t>The pain points that exist for Business Demand account opening are similar to Personal, although the added complexity and lead time may make them more acute. Additional pain points are listed below:</w:t>
      </w:r>
    </w:p>
    <w:p w14:paraId="178C4C3D" w14:textId="77777777" w:rsidR="008008C2" w:rsidRDefault="008008C2" w:rsidP="008008C2">
      <w:pPr>
        <w:pStyle w:val="NoSpacing"/>
        <w:numPr>
          <w:ilvl w:val="0"/>
          <w:numId w:val="35"/>
        </w:numPr>
        <w:spacing w:line="276" w:lineRule="auto"/>
      </w:pPr>
      <w:r>
        <w:t xml:space="preserve">Branch T24 authorizers and post account opening Master Reviewers are often retail roles with inconsistent knowledge and experience to approve/audit complex business account openings. </w:t>
      </w:r>
    </w:p>
    <w:p w14:paraId="7C558A7C" w14:textId="77777777" w:rsidR="008008C2" w:rsidRDefault="008008C2" w:rsidP="008008C2">
      <w:pPr>
        <w:pStyle w:val="NoSpacing"/>
        <w:numPr>
          <w:ilvl w:val="0"/>
          <w:numId w:val="35"/>
        </w:numPr>
        <w:spacing w:line="276" w:lineRule="auto"/>
      </w:pPr>
      <w:r>
        <w:t>A standardized mandate or follow up for branches to remediate deficiencies noted by Regulatory Processing team does not exist.</w:t>
      </w:r>
    </w:p>
    <w:p w14:paraId="78AEBE70" w14:textId="77777777" w:rsidR="008008C2" w:rsidRPr="00C06881" w:rsidRDefault="008008C2" w:rsidP="008008C2">
      <w:pPr>
        <w:pStyle w:val="ListParagraph"/>
        <w:numPr>
          <w:ilvl w:val="0"/>
          <w:numId w:val="35"/>
        </w:numPr>
      </w:pPr>
      <w:r>
        <w:t>Account openers often do not know what AML/KYC requirements are needed in both the paper file &amp; T24 system inputs (for new and existing CIFs), nor understand the rationale of the requirements. This is especially pronounced for specialized (corporate, syndicated, and real estate) lending when agent banks are involved. They also do not know where or who to obtain clarity from.</w:t>
      </w:r>
    </w:p>
    <w:p w14:paraId="62CCD794" w14:textId="77777777" w:rsidR="008008C2" w:rsidRDefault="008008C2" w:rsidP="008008C2">
      <w:pPr>
        <w:pStyle w:val="BodyCopy"/>
      </w:pPr>
    </w:p>
    <w:p w14:paraId="67774392" w14:textId="77777777" w:rsidR="008008C2" w:rsidRDefault="008008C2" w:rsidP="008008C2">
      <w:pPr>
        <w:pStyle w:val="Heading3"/>
      </w:pPr>
      <w:bookmarkStart w:id="258" w:name="_Toc7593485"/>
      <w:bookmarkStart w:id="259" w:name="_Toc17897887"/>
      <w:bookmarkStart w:id="260" w:name="_Toc19697973"/>
      <w:bookmarkStart w:id="261" w:name="_Toc19698181"/>
      <w:r>
        <w:t>Lead Time</w:t>
      </w:r>
      <w:bookmarkEnd w:id="258"/>
      <w:bookmarkEnd w:id="259"/>
      <w:bookmarkEnd w:id="260"/>
      <w:bookmarkEnd w:id="261"/>
    </w:p>
    <w:p w14:paraId="65682D13" w14:textId="77777777" w:rsidR="008008C2" w:rsidRDefault="008008C2" w:rsidP="008008C2">
      <w:r>
        <w:t>Self-reported cycle times were provided based on client complexity, although in the case of Non-Personal the complexity refers to the type of business rather than the number of CIFs:</w:t>
      </w:r>
    </w:p>
    <w:p w14:paraId="68962776" w14:textId="77777777" w:rsidR="008008C2" w:rsidRDefault="008008C2" w:rsidP="008008C2">
      <w:pPr>
        <w:pStyle w:val="ListParagraph"/>
        <w:numPr>
          <w:ilvl w:val="0"/>
          <w:numId w:val="32"/>
        </w:numPr>
      </w:pPr>
      <w:r>
        <w:t>Low – Sole proprietor</w:t>
      </w:r>
    </w:p>
    <w:p w14:paraId="6374D9D8" w14:textId="77777777" w:rsidR="008008C2" w:rsidRDefault="008008C2" w:rsidP="008008C2">
      <w:pPr>
        <w:pStyle w:val="ListParagraph"/>
        <w:numPr>
          <w:ilvl w:val="0"/>
          <w:numId w:val="32"/>
        </w:numPr>
      </w:pPr>
      <w:r>
        <w:t>Medium – Corporations including charities, condo and strata corporations</w:t>
      </w:r>
    </w:p>
    <w:p w14:paraId="14D6169A" w14:textId="77777777" w:rsidR="008008C2" w:rsidRDefault="008008C2" w:rsidP="008008C2">
      <w:pPr>
        <w:pStyle w:val="ListParagraph"/>
        <w:numPr>
          <w:ilvl w:val="0"/>
          <w:numId w:val="32"/>
        </w:numPr>
      </w:pPr>
      <w:r>
        <w:t>High -  Partnerships including lawyers/real estate trusts, trusts, joint ventures, associations, and trade and labour unions</w:t>
      </w:r>
    </w:p>
    <w:p w14:paraId="742DD155" w14:textId="77777777" w:rsidR="008008C2" w:rsidRDefault="008008C2" w:rsidP="008008C2">
      <w:r>
        <w:t>Lead time for Non-Personal is calculated in days, not hours.</w:t>
      </w:r>
    </w:p>
    <w:tbl>
      <w:tblPr>
        <w:tblStyle w:val="Corporate"/>
        <w:tblW w:w="10080" w:type="dxa"/>
        <w:tblInd w:w="-92" w:type="dxa"/>
        <w:tblLook w:val="04A0" w:firstRow="1" w:lastRow="0" w:firstColumn="1" w:lastColumn="0" w:noHBand="0" w:noVBand="1"/>
      </w:tblPr>
      <w:tblGrid>
        <w:gridCol w:w="1452"/>
        <w:gridCol w:w="1610"/>
        <w:gridCol w:w="1120"/>
        <w:gridCol w:w="1610"/>
        <w:gridCol w:w="1258"/>
        <w:gridCol w:w="1610"/>
        <w:gridCol w:w="1420"/>
      </w:tblGrid>
      <w:tr w:rsidR="008008C2" w14:paraId="1EEEE851" w14:textId="77777777" w:rsidTr="008008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52" w:type="dxa"/>
          </w:tcPr>
          <w:p w14:paraId="1CC49D59" w14:textId="77777777" w:rsidR="008008C2" w:rsidRDefault="008008C2" w:rsidP="008008C2">
            <w:r>
              <w:t>Client Type</w:t>
            </w:r>
          </w:p>
        </w:tc>
        <w:tc>
          <w:tcPr>
            <w:tcW w:w="2730" w:type="dxa"/>
            <w:gridSpan w:val="2"/>
          </w:tcPr>
          <w:p w14:paraId="3DD50F5D"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Low Complexity</w:t>
            </w:r>
          </w:p>
        </w:tc>
        <w:tc>
          <w:tcPr>
            <w:tcW w:w="2868" w:type="dxa"/>
            <w:gridSpan w:val="2"/>
          </w:tcPr>
          <w:p w14:paraId="31BB26D2"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Medium Complexity</w:t>
            </w:r>
          </w:p>
        </w:tc>
        <w:tc>
          <w:tcPr>
            <w:tcW w:w="3030" w:type="dxa"/>
            <w:gridSpan w:val="2"/>
          </w:tcPr>
          <w:p w14:paraId="73CD1D6E"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High Complexity</w:t>
            </w:r>
          </w:p>
        </w:tc>
      </w:tr>
      <w:tr w:rsidR="008008C2" w14:paraId="695D0D0A"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shd w:val="clear" w:color="auto" w:fill="808474"/>
          </w:tcPr>
          <w:p w14:paraId="4E533FDF" w14:textId="77777777" w:rsidR="008008C2" w:rsidRDefault="008008C2" w:rsidP="008008C2"/>
        </w:tc>
        <w:tc>
          <w:tcPr>
            <w:tcW w:w="1610" w:type="dxa"/>
            <w:shd w:val="clear" w:color="auto" w:fill="808474"/>
          </w:tcPr>
          <w:p w14:paraId="6AC61CAF" w14:textId="77777777" w:rsidR="008008C2" w:rsidRPr="00783EC4"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783EC4">
              <w:rPr>
                <w:b/>
                <w:color w:val="FFFFFF" w:themeColor="background1"/>
              </w:rPr>
              <w:t>Lead Time</w:t>
            </w:r>
          </w:p>
        </w:tc>
        <w:tc>
          <w:tcPr>
            <w:tcW w:w="1120" w:type="dxa"/>
            <w:shd w:val="clear" w:color="auto" w:fill="808474"/>
          </w:tcPr>
          <w:p w14:paraId="4D475B23" w14:textId="77777777" w:rsidR="008008C2" w:rsidRPr="00783EC4"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783EC4">
              <w:rPr>
                <w:b/>
                <w:color w:val="FFFFFF" w:themeColor="background1"/>
              </w:rPr>
              <w:t>% of time in queue</w:t>
            </w:r>
          </w:p>
        </w:tc>
        <w:tc>
          <w:tcPr>
            <w:tcW w:w="1610" w:type="dxa"/>
            <w:shd w:val="clear" w:color="auto" w:fill="808474"/>
          </w:tcPr>
          <w:p w14:paraId="45802767" w14:textId="77777777" w:rsidR="008008C2" w:rsidRPr="00783EC4"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783EC4">
              <w:rPr>
                <w:b/>
                <w:color w:val="FFFFFF" w:themeColor="background1"/>
              </w:rPr>
              <w:t>Lead Time</w:t>
            </w:r>
          </w:p>
        </w:tc>
        <w:tc>
          <w:tcPr>
            <w:tcW w:w="1258" w:type="dxa"/>
            <w:shd w:val="clear" w:color="auto" w:fill="808474"/>
          </w:tcPr>
          <w:p w14:paraId="60748484" w14:textId="77777777" w:rsidR="008008C2" w:rsidRPr="00783EC4"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783EC4">
              <w:rPr>
                <w:b/>
                <w:color w:val="FFFFFF" w:themeColor="background1"/>
              </w:rPr>
              <w:t>% of time in queue</w:t>
            </w:r>
          </w:p>
        </w:tc>
        <w:tc>
          <w:tcPr>
            <w:tcW w:w="1610" w:type="dxa"/>
            <w:shd w:val="clear" w:color="auto" w:fill="808474"/>
          </w:tcPr>
          <w:p w14:paraId="710C9D95" w14:textId="77777777" w:rsidR="008008C2" w:rsidRPr="00783EC4"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783EC4">
              <w:rPr>
                <w:b/>
                <w:color w:val="FFFFFF" w:themeColor="background1"/>
              </w:rPr>
              <w:t>Lead Time</w:t>
            </w:r>
          </w:p>
        </w:tc>
        <w:tc>
          <w:tcPr>
            <w:tcW w:w="1420" w:type="dxa"/>
            <w:shd w:val="clear" w:color="auto" w:fill="808474"/>
          </w:tcPr>
          <w:p w14:paraId="0C0650F9" w14:textId="77777777" w:rsidR="008008C2" w:rsidRPr="00783EC4"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783EC4">
              <w:rPr>
                <w:b/>
                <w:color w:val="FFFFFF" w:themeColor="background1"/>
              </w:rPr>
              <w:t>% of time in queue</w:t>
            </w:r>
          </w:p>
        </w:tc>
      </w:tr>
      <w:tr w:rsidR="008008C2" w14:paraId="581D4034"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31CA1565" w14:textId="77777777" w:rsidR="008008C2" w:rsidRDefault="008008C2" w:rsidP="008008C2">
            <w:r>
              <w:t>New</w:t>
            </w:r>
          </w:p>
        </w:tc>
        <w:tc>
          <w:tcPr>
            <w:tcW w:w="1610" w:type="dxa"/>
          </w:tcPr>
          <w:p w14:paraId="30A39896"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4.7 days</w:t>
            </w:r>
          </w:p>
        </w:tc>
        <w:tc>
          <w:tcPr>
            <w:tcW w:w="1120" w:type="dxa"/>
          </w:tcPr>
          <w:p w14:paraId="0F21849E"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89%</w:t>
            </w:r>
          </w:p>
        </w:tc>
        <w:tc>
          <w:tcPr>
            <w:tcW w:w="1610" w:type="dxa"/>
          </w:tcPr>
          <w:p w14:paraId="13E957E0"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9.8 days</w:t>
            </w:r>
          </w:p>
        </w:tc>
        <w:tc>
          <w:tcPr>
            <w:tcW w:w="1258" w:type="dxa"/>
          </w:tcPr>
          <w:p w14:paraId="79DCE1DF"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83%</w:t>
            </w:r>
          </w:p>
        </w:tc>
        <w:tc>
          <w:tcPr>
            <w:tcW w:w="1610" w:type="dxa"/>
          </w:tcPr>
          <w:p w14:paraId="29D21C61"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15.1 days</w:t>
            </w:r>
          </w:p>
        </w:tc>
        <w:tc>
          <w:tcPr>
            <w:tcW w:w="1420" w:type="dxa"/>
          </w:tcPr>
          <w:p w14:paraId="7C976C28"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80%</w:t>
            </w:r>
          </w:p>
        </w:tc>
      </w:tr>
      <w:tr w:rsidR="008008C2" w14:paraId="34A161CA"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7534E686" w14:textId="77777777" w:rsidR="008008C2" w:rsidRDefault="008008C2" w:rsidP="008008C2">
            <w:r>
              <w:t>Existing</w:t>
            </w:r>
          </w:p>
        </w:tc>
        <w:tc>
          <w:tcPr>
            <w:tcW w:w="1610" w:type="dxa"/>
          </w:tcPr>
          <w:p w14:paraId="097CA881"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4.5 days</w:t>
            </w:r>
          </w:p>
        </w:tc>
        <w:tc>
          <w:tcPr>
            <w:tcW w:w="1120" w:type="dxa"/>
          </w:tcPr>
          <w:p w14:paraId="0E59203A"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89%</w:t>
            </w:r>
          </w:p>
        </w:tc>
        <w:tc>
          <w:tcPr>
            <w:tcW w:w="1610" w:type="dxa"/>
          </w:tcPr>
          <w:p w14:paraId="0C360FDD"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8.7 days</w:t>
            </w:r>
          </w:p>
        </w:tc>
        <w:tc>
          <w:tcPr>
            <w:tcW w:w="1258" w:type="dxa"/>
          </w:tcPr>
          <w:p w14:paraId="110B4D02"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80%</w:t>
            </w:r>
          </w:p>
        </w:tc>
        <w:tc>
          <w:tcPr>
            <w:tcW w:w="1610" w:type="dxa"/>
          </w:tcPr>
          <w:p w14:paraId="7995F048"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13.1 days</w:t>
            </w:r>
          </w:p>
        </w:tc>
        <w:tc>
          <w:tcPr>
            <w:tcW w:w="1420" w:type="dxa"/>
          </w:tcPr>
          <w:p w14:paraId="083000F5"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77%</w:t>
            </w:r>
          </w:p>
        </w:tc>
      </w:tr>
    </w:tbl>
    <w:p w14:paraId="2E31515C" w14:textId="6D909BA4" w:rsidR="008008C2" w:rsidRDefault="008008C2" w:rsidP="008008C2"/>
    <w:p w14:paraId="5FAFC7BB" w14:textId="71CE94E0" w:rsidR="0090495A" w:rsidRDefault="0090495A" w:rsidP="008008C2"/>
    <w:p w14:paraId="1D323702" w14:textId="09F78045" w:rsidR="0090495A" w:rsidRDefault="0090495A" w:rsidP="008008C2"/>
    <w:p w14:paraId="77007A21" w14:textId="36B8D666" w:rsidR="0090495A" w:rsidRDefault="0090495A" w:rsidP="008008C2"/>
    <w:p w14:paraId="6C05CB50" w14:textId="2384825F" w:rsidR="0090495A" w:rsidRDefault="0090495A" w:rsidP="008008C2"/>
    <w:p w14:paraId="2D8A3F0B" w14:textId="77777777" w:rsidR="0090495A" w:rsidRPr="00952525" w:rsidRDefault="0090495A" w:rsidP="008008C2"/>
    <w:tbl>
      <w:tblPr>
        <w:tblStyle w:val="Corporate"/>
        <w:tblW w:w="9923" w:type="dxa"/>
        <w:tblLayout w:type="fixed"/>
        <w:tblLook w:val="0420" w:firstRow="1" w:lastRow="0" w:firstColumn="0" w:lastColumn="0" w:noHBand="0" w:noVBand="1"/>
      </w:tblPr>
      <w:tblGrid>
        <w:gridCol w:w="992"/>
        <w:gridCol w:w="1618"/>
        <w:gridCol w:w="5386"/>
        <w:gridCol w:w="993"/>
        <w:gridCol w:w="934"/>
      </w:tblGrid>
      <w:tr w:rsidR="008008C2" w:rsidRPr="00B804B7" w14:paraId="069A57D8" w14:textId="77777777" w:rsidTr="008008C2">
        <w:trPr>
          <w:cnfStyle w:val="100000000000" w:firstRow="1" w:lastRow="0" w:firstColumn="0" w:lastColumn="0" w:oddVBand="0" w:evenVBand="0" w:oddHBand="0" w:evenHBand="0" w:firstRowFirstColumn="0" w:firstRowLastColumn="0" w:lastRowFirstColumn="0" w:lastRowLastColumn="0"/>
          <w:trHeight w:val="53"/>
        </w:trPr>
        <w:tc>
          <w:tcPr>
            <w:tcW w:w="992" w:type="dxa"/>
            <w:vMerge w:val="restart"/>
          </w:tcPr>
          <w:p w14:paraId="350AFB22" w14:textId="77777777" w:rsidR="008008C2" w:rsidRDefault="008008C2" w:rsidP="008008C2">
            <w:pPr>
              <w:spacing w:after="0" w:line="240" w:lineRule="auto"/>
              <w:jc w:val="center"/>
              <w:rPr>
                <w:sz w:val="20"/>
                <w:szCs w:val="20"/>
              </w:rPr>
            </w:pPr>
            <w:r>
              <w:rPr>
                <w:sz w:val="20"/>
                <w:szCs w:val="20"/>
              </w:rPr>
              <w:lastRenderedPageBreak/>
              <w:t>Step</w:t>
            </w:r>
          </w:p>
        </w:tc>
        <w:tc>
          <w:tcPr>
            <w:tcW w:w="1618" w:type="dxa"/>
            <w:vMerge w:val="restart"/>
          </w:tcPr>
          <w:p w14:paraId="0151107C" w14:textId="77777777" w:rsidR="008008C2" w:rsidRDefault="008008C2" w:rsidP="008008C2">
            <w:pPr>
              <w:spacing w:after="0" w:line="240" w:lineRule="auto"/>
              <w:jc w:val="center"/>
              <w:rPr>
                <w:sz w:val="20"/>
                <w:szCs w:val="20"/>
              </w:rPr>
            </w:pPr>
            <w:r>
              <w:rPr>
                <w:sz w:val="20"/>
                <w:szCs w:val="20"/>
              </w:rPr>
              <w:t>Category</w:t>
            </w:r>
          </w:p>
        </w:tc>
        <w:tc>
          <w:tcPr>
            <w:tcW w:w="5386" w:type="dxa"/>
            <w:vMerge w:val="restart"/>
          </w:tcPr>
          <w:p w14:paraId="1DF22351" w14:textId="77777777" w:rsidR="008008C2" w:rsidRDefault="008008C2" w:rsidP="008008C2">
            <w:pPr>
              <w:spacing w:after="0" w:line="240" w:lineRule="auto"/>
              <w:jc w:val="center"/>
              <w:rPr>
                <w:sz w:val="20"/>
                <w:szCs w:val="20"/>
              </w:rPr>
            </w:pPr>
            <w:r>
              <w:rPr>
                <w:sz w:val="20"/>
                <w:szCs w:val="20"/>
              </w:rPr>
              <w:t>High-Level Tasks</w:t>
            </w:r>
          </w:p>
        </w:tc>
        <w:tc>
          <w:tcPr>
            <w:tcW w:w="1927" w:type="dxa"/>
            <w:gridSpan w:val="2"/>
          </w:tcPr>
          <w:p w14:paraId="6D418BBA" w14:textId="77777777" w:rsidR="008008C2" w:rsidRPr="00B804B7" w:rsidRDefault="008008C2" w:rsidP="008008C2">
            <w:pPr>
              <w:spacing w:after="0" w:line="240" w:lineRule="auto"/>
              <w:jc w:val="center"/>
              <w:rPr>
                <w:sz w:val="20"/>
                <w:szCs w:val="20"/>
              </w:rPr>
            </w:pPr>
            <w:r w:rsidRPr="00B804B7">
              <w:rPr>
                <w:sz w:val="20"/>
                <w:szCs w:val="20"/>
              </w:rPr>
              <w:t>% of Total Cycle Time</w:t>
            </w:r>
          </w:p>
        </w:tc>
      </w:tr>
      <w:tr w:rsidR="008008C2" w14:paraId="365F1FA8"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992" w:type="dxa"/>
            <w:vMerge/>
            <w:shd w:val="clear" w:color="auto" w:fill="ECE5D7" w:themeFill="accent2" w:themeFillTint="33"/>
          </w:tcPr>
          <w:p w14:paraId="6A28BFAD" w14:textId="77777777" w:rsidR="008008C2" w:rsidRPr="003B0F1C" w:rsidRDefault="008008C2" w:rsidP="008008C2">
            <w:pPr>
              <w:spacing w:after="0" w:line="240" w:lineRule="auto"/>
              <w:jc w:val="center"/>
              <w:rPr>
                <w:sz w:val="20"/>
                <w:szCs w:val="20"/>
              </w:rPr>
            </w:pPr>
          </w:p>
        </w:tc>
        <w:tc>
          <w:tcPr>
            <w:tcW w:w="1618" w:type="dxa"/>
            <w:vMerge/>
            <w:shd w:val="clear" w:color="auto" w:fill="ECE5D7" w:themeFill="accent2" w:themeFillTint="33"/>
          </w:tcPr>
          <w:p w14:paraId="384E3141" w14:textId="77777777" w:rsidR="008008C2" w:rsidRPr="003B0F1C" w:rsidRDefault="008008C2" w:rsidP="008008C2">
            <w:pPr>
              <w:spacing w:after="0" w:line="240" w:lineRule="auto"/>
              <w:jc w:val="center"/>
              <w:rPr>
                <w:sz w:val="20"/>
                <w:szCs w:val="20"/>
              </w:rPr>
            </w:pPr>
          </w:p>
        </w:tc>
        <w:tc>
          <w:tcPr>
            <w:tcW w:w="5386" w:type="dxa"/>
            <w:vMerge/>
            <w:shd w:val="clear" w:color="auto" w:fill="ECE5D7" w:themeFill="accent2" w:themeFillTint="33"/>
          </w:tcPr>
          <w:p w14:paraId="2AC4698D" w14:textId="77777777" w:rsidR="008008C2" w:rsidRPr="003B0F1C" w:rsidRDefault="008008C2" w:rsidP="008008C2">
            <w:pPr>
              <w:spacing w:after="0" w:line="240" w:lineRule="auto"/>
              <w:jc w:val="center"/>
              <w:rPr>
                <w:sz w:val="20"/>
                <w:szCs w:val="20"/>
              </w:rPr>
            </w:pPr>
          </w:p>
        </w:tc>
        <w:tc>
          <w:tcPr>
            <w:tcW w:w="993" w:type="dxa"/>
            <w:shd w:val="clear" w:color="auto" w:fill="808474"/>
          </w:tcPr>
          <w:p w14:paraId="4C11FF05" w14:textId="77777777" w:rsidR="008008C2" w:rsidRPr="00C0275A" w:rsidRDefault="008008C2" w:rsidP="008008C2">
            <w:pPr>
              <w:spacing w:after="0" w:line="240" w:lineRule="auto"/>
              <w:jc w:val="center"/>
              <w:rPr>
                <w:b/>
                <w:color w:val="FFFFFF"/>
                <w:sz w:val="20"/>
                <w:szCs w:val="20"/>
              </w:rPr>
            </w:pPr>
            <w:r w:rsidRPr="00C0275A">
              <w:rPr>
                <w:b/>
                <w:color w:val="FFFFFF"/>
                <w:sz w:val="20"/>
                <w:szCs w:val="20"/>
              </w:rPr>
              <w:t>New</w:t>
            </w:r>
          </w:p>
        </w:tc>
        <w:tc>
          <w:tcPr>
            <w:tcW w:w="934" w:type="dxa"/>
            <w:shd w:val="clear" w:color="auto" w:fill="808474"/>
          </w:tcPr>
          <w:p w14:paraId="69713084" w14:textId="77777777" w:rsidR="008008C2" w:rsidRPr="00C0275A" w:rsidRDefault="008008C2" w:rsidP="008008C2">
            <w:pPr>
              <w:spacing w:after="0" w:line="240" w:lineRule="auto"/>
              <w:jc w:val="center"/>
              <w:rPr>
                <w:b/>
                <w:color w:val="FFFFFF"/>
                <w:sz w:val="20"/>
                <w:szCs w:val="20"/>
              </w:rPr>
            </w:pPr>
            <w:r w:rsidRPr="00C0275A">
              <w:rPr>
                <w:b/>
                <w:color w:val="FFFFFF"/>
                <w:sz w:val="20"/>
                <w:szCs w:val="20"/>
              </w:rPr>
              <w:t>Existing</w:t>
            </w:r>
          </w:p>
        </w:tc>
      </w:tr>
      <w:tr w:rsidR="008008C2" w14:paraId="0D583750" w14:textId="77777777" w:rsidTr="008008C2">
        <w:trPr>
          <w:cnfStyle w:val="000000010000" w:firstRow="0" w:lastRow="0" w:firstColumn="0" w:lastColumn="0" w:oddVBand="0" w:evenVBand="0" w:oddHBand="0" w:evenHBand="1" w:firstRowFirstColumn="0" w:firstRowLastColumn="0" w:lastRowFirstColumn="0" w:lastRowLastColumn="0"/>
          <w:trHeight w:val="458"/>
        </w:trPr>
        <w:tc>
          <w:tcPr>
            <w:tcW w:w="992" w:type="dxa"/>
            <w:shd w:val="clear" w:color="auto" w:fill="D1DEEE" w:themeFill="accent5" w:themeFillTint="33"/>
          </w:tcPr>
          <w:p w14:paraId="7A4E327D" w14:textId="77777777" w:rsidR="008008C2" w:rsidRPr="003B0F1C" w:rsidRDefault="008008C2" w:rsidP="008008C2">
            <w:pPr>
              <w:spacing w:after="0" w:line="240" w:lineRule="auto"/>
              <w:jc w:val="center"/>
              <w:rPr>
                <w:sz w:val="20"/>
                <w:szCs w:val="20"/>
              </w:rPr>
            </w:pPr>
            <w:r>
              <w:rPr>
                <w:sz w:val="20"/>
                <w:szCs w:val="20"/>
              </w:rPr>
              <w:t>1</w:t>
            </w:r>
          </w:p>
        </w:tc>
        <w:tc>
          <w:tcPr>
            <w:tcW w:w="1618" w:type="dxa"/>
            <w:shd w:val="clear" w:color="auto" w:fill="D1DEEE" w:themeFill="accent5" w:themeFillTint="33"/>
            <w:vAlign w:val="top"/>
          </w:tcPr>
          <w:p w14:paraId="24F3EA09" w14:textId="77777777" w:rsidR="008008C2" w:rsidRPr="003B0F1C" w:rsidRDefault="008008C2" w:rsidP="008008C2">
            <w:pPr>
              <w:spacing w:after="0"/>
              <w:jc w:val="center"/>
              <w:rPr>
                <w:sz w:val="20"/>
                <w:szCs w:val="20"/>
              </w:rPr>
            </w:pPr>
            <w:r w:rsidRPr="003B0F1C">
              <w:rPr>
                <w:sz w:val="20"/>
                <w:szCs w:val="20"/>
              </w:rPr>
              <w:t>Information Gathering</w:t>
            </w:r>
          </w:p>
        </w:tc>
        <w:tc>
          <w:tcPr>
            <w:tcW w:w="5386" w:type="dxa"/>
            <w:shd w:val="clear" w:color="auto" w:fill="D1DEEE" w:themeFill="accent5" w:themeFillTint="33"/>
          </w:tcPr>
          <w:p w14:paraId="3C66223A" w14:textId="77777777" w:rsidR="008008C2" w:rsidRDefault="008008C2" w:rsidP="008008C2">
            <w:pPr>
              <w:spacing w:after="0" w:line="240" w:lineRule="auto"/>
              <w:rPr>
                <w:sz w:val="20"/>
                <w:szCs w:val="20"/>
              </w:rPr>
            </w:pPr>
            <w:r>
              <w:rPr>
                <w:sz w:val="20"/>
                <w:szCs w:val="20"/>
              </w:rPr>
              <w:t>-Fircosoft checks</w:t>
            </w:r>
          </w:p>
          <w:p w14:paraId="353BE56F" w14:textId="77777777" w:rsidR="008008C2" w:rsidRDefault="008008C2" w:rsidP="008008C2">
            <w:pPr>
              <w:spacing w:after="0" w:line="240" w:lineRule="auto"/>
              <w:rPr>
                <w:sz w:val="20"/>
                <w:szCs w:val="20"/>
              </w:rPr>
            </w:pPr>
            <w:r>
              <w:rPr>
                <w:sz w:val="20"/>
                <w:szCs w:val="20"/>
              </w:rPr>
              <w:t>-Basic client information</w:t>
            </w:r>
          </w:p>
          <w:p w14:paraId="55DDAF69" w14:textId="77777777" w:rsidR="008008C2" w:rsidRDefault="008008C2" w:rsidP="008008C2">
            <w:pPr>
              <w:spacing w:after="0" w:line="240" w:lineRule="auto"/>
              <w:rPr>
                <w:sz w:val="20"/>
                <w:szCs w:val="20"/>
              </w:rPr>
            </w:pPr>
            <w:r>
              <w:rPr>
                <w:sz w:val="20"/>
                <w:szCs w:val="20"/>
              </w:rPr>
              <w:t>-Intended use</w:t>
            </w:r>
          </w:p>
          <w:p w14:paraId="349F320D" w14:textId="77777777" w:rsidR="008008C2" w:rsidRDefault="008008C2" w:rsidP="008008C2">
            <w:pPr>
              <w:spacing w:after="0" w:line="240" w:lineRule="auto"/>
              <w:rPr>
                <w:sz w:val="20"/>
                <w:szCs w:val="20"/>
              </w:rPr>
            </w:pPr>
            <w:r>
              <w:rPr>
                <w:sz w:val="20"/>
                <w:szCs w:val="20"/>
              </w:rPr>
              <w:t>-Government registries</w:t>
            </w:r>
          </w:p>
          <w:p w14:paraId="5A4FED92" w14:textId="77777777" w:rsidR="008008C2" w:rsidRDefault="008008C2" w:rsidP="008008C2">
            <w:pPr>
              <w:spacing w:after="0" w:line="240" w:lineRule="auto"/>
              <w:rPr>
                <w:sz w:val="20"/>
                <w:szCs w:val="20"/>
              </w:rPr>
            </w:pPr>
            <w:r>
              <w:rPr>
                <w:sz w:val="20"/>
                <w:szCs w:val="20"/>
              </w:rPr>
              <w:t xml:space="preserve">-System for Electronic Document Analysis and Retrieval (SEDAR) check for ownership information </w:t>
            </w:r>
          </w:p>
          <w:p w14:paraId="4759D381" w14:textId="77777777" w:rsidR="008008C2" w:rsidRDefault="008008C2" w:rsidP="008008C2">
            <w:pPr>
              <w:spacing w:after="0" w:line="240" w:lineRule="auto"/>
              <w:rPr>
                <w:sz w:val="20"/>
                <w:szCs w:val="20"/>
              </w:rPr>
            </w:pPr>
            <w:r>
              <w:rPr>
                <w:sz w:val="20"/>
                <w:szCs w:val="20"/>
              </w:rPr>
              <w:t>-US persons</w:t>
            </w:r>
          </w:p>
          <w:p w14:paraId="5C13D10E" w14:textId="77777777" w:rsidR="008008C2" w:rsidRDefault="008008C2" w:rsidP="008008C2">
            <w:pPr>
              <w:spacing w:after="0" w:line="240" w:lineRule="auto"/>
              <w:rPr>
                <w:sz w:val="20"/>
                <w:szCs w:val="20"/>
              </w:rPr>
            </w:pPr>
            <w:r>
              <w:rPr>
                <w:sz w:val="20"/>
                <w:szCs w:val="20"/>
              </w:rPr>
              <w:t>-Politically Exposed Foreign Persons (PEFP/PEP)</w:t>
            </w:r>
          </w:p>
          <w:p w14:paraId="7F47F414" w14:textId="77777777" w:rsidR="008008C2" w:rsidRDefault="008008C2" w:rsidP="008008C2">
            <w:pPr>
              <w:spacing w:after="0" w:line="240" w:lineRule="auto"/>
              <w:rPr>
                <w:sz w:val="20"/>
                <w:szCs w:val="20"/>
              </w:rPr>
            </w:pPr>
            <w:r>
              <w:rPr>
                <w:sz w:val="20"/>
                <w:szCs w:val="20"/>
              </w:rPr>
              <w:t>-Google searches on company</w:t>
            </w:r>
          </w:p>
          <w:p w14:paraId="066B95FC" w14:textId="77777777" w:rsidR="008008C2" w:rsidRDefault="008008C2" w:rsidP="008008C2">
            <w:pPr>
              <w:spacing w:after="0" w:line="240" w:lineRule="auto"/>
              <w:rPr>
                <w:sz w:val="20"/>
                <w:szCs w:val="20"/>
              </w:rPr>
            </w:pPr>
            <w:r>
              <w:rPr>
                <w:sz w:val="20"/>
                <w:szCs w:val="20"/>
              </w:rPr>
              <w:t>-Details of company</w:t>
            </w:r>
          </w:p>
          <w:p w14:paraId="68659B9E" w14:textId="77777777" w:rsidR="008008C2" w:rsidRDefault="008008C2" w:rsidP="008008C2">
            <w:pPr>
              <w:spacing w:after="0" w:line="240" w:lineRule="auto"/>
              <w:rPr>
                <w:sz w:val="20"/>
                <w:szCs w:val="20"/>
              </w:rPr>
            </w:pPr>
            <w:r>
              <w:rPr>
                <w:sz w:val="20"/>
                <w:szCs w:val="20"/>
              </w:rPr>
              <w:t>-Check WAVE or existing account opening file, if existing client</w:t>
            </w:r>
          </w:p>
          <w:p w14:paraId="1D0FE9A5" w14:textId="77777777" w:rsidR="008008C2" w:rsidRPr="003B0F1C" w:rsidRDefault="008008C2" w:rsidP="008008C2">
            <w:pPr>
              <w:spacing w:after="0" w:line="240" w:lineRule="auto"/>
              <w:rPr>
                <w:sz w:val="20"/>
                <w:szCs w:val="20"/>
              </w:rPr>
            </w:pPr>
            <w:r>
              <w:rPr>
                <w:sz w:val="20"/>
                <w:szCs w:val="20"/>
              </w:rPr>
              <w:t>-Includes reviewing existing account opening file and T24 for missing/outdated information to obtain</w:t>
            </w:r>
          </w:p>
        </w:tc>
        <w:tc>
          <w:tcPr>
            <w:tcW w:w="993" w:type="dxa"/>
            <w:shd w:val="clear" w:color="auto" w:fill="D1DEEE" w:themeFill="accent5" w:themeFillTint="33"/>
          </w:tcPr>
          <w:p w14:paraId="06833257" w14:textId="77777777" w:rsidR="008008C2" w:rsidRPr="003B0F1C" w:rsidRDefault="008008C2" w:rsidP="008008C2">
            <w:pPr>
              <w:spacing w:after="0" w:line="240" w:lineRule="auto"/>
              <w:jc w:val="center"/>
              <w:rPr>
                <w:sz w:val="20"/>
                <w:szCs w:val="20"/>
              </w:rPr>
            </w:pPr>
            <w:r>
              <w:rPr>
                <w:sz w:val="20"/>
                <w:szCs w:val="20"/>
              </w:rPr>
              <w:t>16%</w:t>
            </w:r>
          </w:p>
        </w:tc>
        <w:tc>
          <w:tcPr>
            <w:tcW w:w="934" w:type="dxa"/>
            <w:shd w:val="clear" w:color="auto" w:fill="D1DEEE" w:themeFill="accent5" w:themeFillTint="33"/>
          </w:tcPr>
          <w:p w14:paraId="722EED73" w14:textId="77777777" w:rsidR="008008C2" w:rsidRPr="003B0F1C" w:rsidRDefault="008008C2" w:rsidP="008008C2">
            <w:pPr>
              <w:spacing w:after="0" w:line="240" w:lineRule="auto"/>
              <w:jc w:val="center"/>
              <w:rPr>
                <w:sz w:val="20"/>
                <w:szCs w:val="20"/>
              </w:rPr>
            </w:pPr>
            <w:r>
              <w:rPr>
                <w:sz w:val="20"/>
                <w:szCs w:val="20"/>
              </w:rPr>
              <w:t>15%</w:t>
            </w:r>
          </w:p>
        </w:tc>
      </w:tr>
      <w:tr w:rsidR="008008C2" w14:paraId="3A40AD68" w14:textId="77777777" w:rsidTr="008008C2">
        <w:trPr>
          <w:cnfStyle w:val="000000100000" w:firstRow="0" w:lastRow="0" w:firstColumn="0" w:lastColumn="0" w:oddVBand="0" w:evenVBand="0" w:oddHBand="1" w:evenHBand="0" w:firstRowFirstColumn="0" w:firstRowLastColumn="0" w:lastRowFirstColumn="0" w:lastRowLastColumn="0"/>
          <w:trHeight w:val="452"/>
        </w:trPr>
        <w:tc>
          <w:tcPr>
            <w:tcW w:w="992" w:type="dxa"/>
            <w:shd w:val="clear" w:color="auto" w:fill="D1DEEE" w:themeFill="accent5" w:themeFillTint="33"/>
          </w:tcPr>
          <w:p w14:paraId="0C4EA626" w14:textId="77777777" w:rsidR="008008C2" w:rsidRPr="003B0F1C" w:rsidRDefault="008008C2" w:rsidP="008008C2">
            <w:pPr>
              <w:spacing w:after="0" w:line="240" w:lineRule="auto"/>
              <w:jc w:val="center"/>
              <w:rPr>
                <w:sz w:val="20"/>
                <w:szCs w:val="20"/>
              </w:rPr>
            </w:pPr>
            <w:r>
              <w:rPr>
                <w:sz w:val="20"/>
                <w:szCs w:val="20"/>
              </w:rPr>
              <w:t>2</w:t>
            </w:r>
          </w:p>
        </w:tc>
        <w:tc>
          <w:tcPr>
            <w:tcW w:w="1618" w:type="dxa"/>
            <w:shd w:val="clear" w:color="auto" w:fill="D1DEEE" w:themeFill="accent5" w:themeFillTint="33"/>
            <w:vAlign w:val="top"/>
          </w:tcPr>
          <w:p w14:paraId="4048A81E" w14:textId="77777777" w:rsidR="008008C2" w:rsidRPr="003B0F1C" w:rsidRDefault="008008C2" w:rsidP="008008C2">
            <w:pPr>
              <w:spacing w:after="0"/>
              <w:jc w:val="center"/>
              <w:rPr>
                <w:sz w:val="20"/>
                <w:szCs w:val="20"/>
              </w:rPr>
            </w:pPr>
            <w:r w:rsidRPr="003B0F1C">
              <w:rPr>
                <w:sz w:val="20"/>
                <w:szCs w:val="20"/>
              </w:rPr>
              <w:t>Document Gathering</w:t>
            </w:r>
          </w:p>
        </w:tc>
        <w:tc>
          <w:tcPr>
            <w:tcW w:w="5386" w:type="dxa"/>
            <w:shd w:val="clear" w:color="auto" w:fill="D1DEEE" w:themeFill="accent5" w:themeFillTint="33"/>
          </w:tcPr>
          <w:p w14:paraId="3E665619" w14:textId="77777777" w:rsidR="008008C2" w:rsidRDefault="008008C2" w:rsidP="008008C2">
            <w:pPr>
              <w:spacing w:after="0" w:line="240" w:lineRule="auto"/>
              <w:rPr>
                <w:sz w:val="20"/>
                <w:szCs w:val="20"/>
              </w:rPr>
            </w:pPr>
            <w:r>
              <w:rPr>
                <w:sz w:val="20"/>
                <w:szCs w:val="20"/>
              </w:rPr>
              <w:t>-Signed consent form #4325</w:t>
            </w:r>
          </w:p>
          <w:p w14:paraId="7701D6B1" w14:textId="77777777" w:rsidR="008008C2" w:rsidRDefault="008008C2" w:rsidP="008008C2">
            <w:pPr>
              <w:spacing w:after="0" w:line="240" w:lineRule="auto"/>
              <w:rPr>
                <w:sz w:val="20"/>
                <w:szCs w:val="20"/>
              </w:rPr>
            </w:pPr>
            <w:r>
              <w:rPr>
                <w:sz w:val="20"/>
                <w:szCs w:val="20"/>
              </w:rPr>
              <w:t>-Pull credit bureaus</w:t>
            </w:r>
          </w:p>
          <w:p w14:paraId="1C964DCC" w14:textId="77777777" w:rsidR="008008C2" w:rsidRDefault="008008C2" w:rsidP="008008C2">
            <w:pPr>
              <w:spacing w:after="0" w:line="240" w:lineRule="auto"/>
              <w:rPr>
                <w:sz w:val="20"/>
                <w:szCs w:val="20"/>
              </w:rPr>
            </w:pPr>
            <w:r>
              <w:rPr>
                <w:sz w:val="20"/>
                <w:szCs w:val="20"/>
              </w:rPr>
              <w:t>-Financial statements</w:t>
            </w:r>
          </w:p>
          <w:p w14:paraId="4D334A93" w14:textId="77777777" w:rsidR="008008C2" w:rsidRDefault="008008C2" w:rsidP="008008C2">
            <w:pPr>
              <w:spacing w:after="0" w:line="240" w:lineRule="auto"/>
              <w:rPr>
                <w:sz w:val="20"/>
                <w:szCs w:val="20"/>
              </w:rPr>
            </w:pPr>
            <w:r>
              <w:rPr>
                <w:sz w:val="20"/>
                <w:szCs w:val="20"/>
              </w:rPr>
              <w:t>-Corporate searches</w:t>
            </w:r>
          </w:p>
          <w:p w14:paraId="43C0BD79" w14:textId="77777777" w:rsidR="008008C2" w:rsidRDefault="008008C2" w:rsidP="008008C2">
            <w:pPr>
              <w:spacing w:after="0" w:line="240" w:lineRule="auto"/>
              <w:rPr>
                <w:sz w:val="20"/>
                <w:szCs w:val="20"/>
              </w:rPr>
            </w:pPr>
            <w:r>
              <w:rPr>
                <w:sz w:val="20"/>
                <w:szCs w:val="20"/>
              </w:rPr>
              <w:t>-Central Securities Register/Share Register</w:t>
            </w:r>
          </w:p>
          <w:p w14:paraId="54319D27" w14:textId="77777777" w:rsidR="008008C2" w:rsidRDefault="008008C2" w:rsidP="008008C2">
            <w:pPr>
              <w:spacing w:after="0" w:line="240" w:lineRule="auto"/>
              <w:rPr>
                <w:sz w:val="20"/>
                <w:szCs w:val="20"/>
              </w:rPr>
            </w:pPr>
            <w:r>
              <w:rPr>
                <w:sz w:val="20"/>
                <w:szCs w:val="20"/>
              </w:rPr>
              <w:t>-PEP/PEFP form #4193, if applicable</w:t>
            </w:r>
          </w:p>
          <w:p w14:paraId="0E66C4FA" w14:textId="77777777" w:rsidR="008008C2" w:rsidRDefault="008008C2" w:rsidP="008008C2">
            <w:pPr>
              <w:spacing w:after="0" w:line="240" w:lineRule="auto"/>
              <w:rPr>
                <w:sz w:val="20"/>
                <w:szCs w:val="20"/>
              </w:rPr>
            </w:pPr>
            <w:r>
              <w:rPr>
                <w:sz w:val="20"/>
                <w:szCs w:val="20"/>
              </w:rPr>
              <w:t>-Documents related to the specific legal entity type of company</w:t>
            </w:r>
          </w:p>
          <w:p w14:paraId="179F5C33" w14:textId="77777777" w:rsidR="008008C2" w:rsidRPr="003B0F1C" w:rsidRDefault="008008C2" w:rsidP="008008C2">
            <w:pPr>
              <w:spacing w:after="0" w:line="240" w:lineRule="auto"/>
              <w:rPr>
                <w:sz w:val="20"/>
                <w:szCs w:val="20"/>
              </w:rPr>
            </w:pPr>
            <w:r>
              <w:rPr>
                <w:sz w:val="20"/>
                <w:szCs w:val="20"/>
              </w:rPr>
              <w:t>-Check WAVE or existing account opening file, if existing client</w:t>
            </w:r>
          </w:p>
        </w:tc>
        <w:tc>
          <w:tcPr>
            <w:tcW w:w="993" w:type="dxa"/>
            <w:shd w:val="clear" w:color="auto" w:fill="D1DEEE" w:themeFill="accent5" w:themeFillTint="33"/>
          </w:tcPr>
          <w:p w14:paraId="57A0DEE7" w14:textId="77777777" w:rsidR="008008C2" w:rsidRPr="003B0F1C" w:rsidRDefault="008008C2" w:rsidP="008008C2">
            <w:pPr>
              <w:spacing w:after="0" w:line="240" w:lineRule="auto"/>
              <w:jc w:val="center"/>
              <w:rPr>
                <w:sz w:val="20"/>
                <w:szCs w:val="20"/>
              </w:rPr>
            </w:pPr>
            <w:r>
              <w:rPr>
                <w:sz w:val="20"/>
                <w:szCs w:val="20"/>
              </w:rPr>
              <w:t>16%</w:t>
            </w:r>
          </w:p>
        </w:tc>
        <w:tc>
          <w:tcPr>
            <w:tcW w:w="934" w:type="dxa"/>
            <w:shd w:val="clear" w:color="auto" w:fill="D1DEEE" w:themeFill="accent5" w:themeFillTint="33"/>
          </w:tcPr>
          <w:p w14:paraId="51941D9B" w14:textId="77777777" w:rsidR="008008C2" w:rsidRPr="003B0F1C" w:rsidRDefault="008008C2" w:rsidP="008008C2">
            <w:pPr>
              <w:spacing w:after="0" w:line="240" w:lineRule="auto"/>
              <w:jc w:val="center"/>
              <w:rPr>
                <w:sz w:val="20"/>
                <w:szCs w:val="20"/>
              </w:rPr>
            </w:pPr>
            <w:r>
              <w:rPr>
                <w:sz w:val="20"/>
                <w:szCs w:val="20"/>
              </w:rPr>
              <w:t>15%</w:t>
            </w:r>
          </w:p>
        </w:tc>
      </w:tr>
      <w:tr w:rsidR="008008C2" w14:paraId="756BF364" w14:textId="77777777" w:rsidTr="008008C2">
        <w:trPr>
          <w:cnfStyle w:val="000000010000" w:firstRow="0" w:lastRow="0" w:firstColumn="0" w:lastColumn="0" w:oddVBand="0" w:evenVBand="0" w:oddHBand="0" w:evenHBand="1" w:firstRowFirstColumn="0" w:firstRowLastColumn="0" w:lastRowFirstColumn="0" w:lastRowLastColumn="0"/>
          <w:trHeight w:val="1205"/>
        </w:trPr>
        <w:tc>
          <w:tcPr>
            <w:tcW w:w="992" w:type="dxa"/>
            <w:shd w:val="clear" w:color="auto" w:fill="D1DEEE" w:themeFill="accent5" w:themeFillTint="33"/>
          </w:tcPr>
          <w:p w14:paraId="5E495069" w14:textId="77777777" w:rsidR="008008C2" w:rsidRPr="003B0F1C" w:rsidRDefault="008008C2" w:rsidP="008008C2">
            <w:pPr>
              <w:spacing w:after="0" w:line="240" w:lineRule="auto"/>
              <w:jc w:val="center"/>
              <w:rPr>
                <w:sz w:val="20"/>
                <w:szCs w:val="20"/>
              </w:rPr>
            </w:pPr>
            <w:r>
              <w:rPr>
                <w:sz w:val="20"/>
                <w:szCs w:val="20"/>
              </w:rPr>
              <w:t>3</w:t>
            </w:r>
          </w:p>
        </w:tc>
        <w:tc>
          <w:tcPr>
            <w:tcW w:w="1618" w:type="dxa"/>
            <w:shd w:val="clear" w:color="auto" w:fill="D1DEEE" w:themeFill="accent5" w:themeFillTint="33"/>
            <w:vAlign w:val="top"/>
          </w:tcPr>
          <w:p w14:paraId="3D9EBFFC" w14:textId="77777777" w:rsidR="008008C2" w:rsidRDefault="008008C2" w:rsidP="008008C2">
            <w:pPr>
              <w:spacing w:after="0"/>
              <w:jc w:val="center"/>
              <w:rPr>
                <w:sz w:val="20"/>
                <w:szCs w:val="20"/>
              </w:rPr>
            </w:pPr>
            <w:r w:rsidRPr="003B0F1C">
              <w:rPr>
                <w:sz w:val="20"/>
                <w:szCs w:val="20"/>
              </w:rPr>
              <w:t>Analysis</w:t>
            </w:r>
          </w:p>
        </w:tc>
        <w:tc>
          <w:tcPr>
            <w:tcW w:w="5386" w:type="dxa"/>
            <w:shd w:val="clear" w:color="auto" w:fill="D1DEEE" w:themeFill="accent5" w:themeFillTint="33"/>
          </w:tcPr>
          <w:p w14:paraId="0E37F959" w14:textId="77777777" w:rsidR="008008C2" w:rsidRDefault="008008C2" w:rsidP="008008C2">
            <w:pPr>
              <w:spacing w:after="0" w:line="240" w:lineRule="auto"/>
              <w:rPr>
                <w:sz w:val="20"/>
                <w:szCs w:val="20"/>
              </w:rPr>
            </w:pPr>
            <w:r>
              <w:rPr>
                <w:sz w:val="20"/>
                <w:szCs w:val="20"/>
              </w:rPr>
              <w:t>-Full analysis of information and documents received</w:t>
            </w:r>
          </w:p>
          <w:p w14:paraId="146573CC" w14:textId="77777777" w:rsidR="008008C2" w:rsidRDefault="008008C2" w:rsidP="008008C2">
            <w:pPr>
              <w:spacing w:after="0" w:line="240" w:lineRule="auto"/>
              <w:rPr>
                <w:sz w:val="20"/>
                <w:szCs w:val="20"/>
              </w:rPr>
            </w:pPr>
            <w:r>
              <w:rPr>
                <w:sz w:val="20"/>
                <w:szCs w:val="20"/>
              </w:rPr>
              <w:t>-CWB Declaration of Beneficial Ownership form #4344, if applicable</w:t>
            </w:r>
          </w:p>
          <w:p w14:paraId="13180FE3" w14:textId="77777777" w:rsidR="008008C2" w:rsidRDefault="008008C2" w:rsidP="008008C2">
            <w:pPr>
              <w:spacing w:after="0" w:line="240" w:lineRule="auto"/>
              <w:rPr>
                <w:sz w:val="20"/>
                <w:szCs w:val="20"/>
              </w:rPr>
            </w:pPr>
            <w:r>
              <w:rPr>
                <w:sz w:val="20"/>
                <w:szCs w:val="20"/>
              </w:rPr>
              <w:t>-Beneficial ownership structure of company</w:t>
            </w:r>
          </w:p>
          <w:p w14:paraId="1D26227A" w14:textId="77777777" w:rsidR="008008C2" w:rsidRPr="003B0F1C" w:rsidRDefault="008008C2" w:rsidP="008008C2">
            <w:pPr>
              <w:spacing w:after="0" w:line="240" w:lineRule="auto"/>
              <w:jc w:val="center"/>
              <w:rPr>
                <w:sz w:val="20"/>
                <w:szCs w:val="20"/>
              </w:rPr>
            </w:pPr>
          </w:p>
        </w:tc>
        <w:tc>
          <w:tcPr>
            <w:tcW w:w="993" w:type="dxa"/>
            <w:shd w:val="clear" w:color="auto" w:fill="D1DEEE" w:themeFill="accent5" w:themeFillTint="33"/>
          </w:tcPr>
          <w:p w14:paraId="5B055FD6" w14:textId="77777777" w:rsidR="008008C2" w:rsidRPr="003B0F1C" w:rsidRDefault="008008C2" w:rsidP="008008C2">
            <w:pPr>
              <w:spacing w:after="0" w:line="240" w:lineRule="auto"/>
              <w:jc w:val="center"/>
              <w:rPr>
                <w:sz w:val="20"/>
                <w:szCs w:val="20"/>
              </w:rPr>
            </w:pPr>
            <w:r>
              <w:rPr>
                <w:sz w:val="20"/>
                <w:szCs w:val="20"/>
              </w:rPr>
              <w:t>23%</w:t>
            </w:r>
          </w:p>
        </w:tc>
        <w:tc>
          <w:tcPr>
            <w:tcW w:w="934" w:type="dxa"/>
            <w:shd w:val="clear" w:color="auto" w:fill="D1DEEE" w:themeFill="accent5" w:themeFillTint="33"/>
          </w:tcPr>
          <w:p w14:paraId="783A7373" w14:textId="77777777" w:rsidR="008008C2" w:rsidRPr="003B0F1C" w:rsidRDefault="008008C2" w:rsidP="008008C2">
            <w:pPr>
              <w:spacing w:after="0" w:line="240" w:lineRule="auto"/>
              <w:jc w:val="center"/>
              <w:rPr>
                <w:sz w:val="20"/>
                <w:szCs w:val="20"/>
              </w:rPr>
            </w:pPr>
            <w:r>
              <w:rPr>
                <w:sz w:val="20"/>
                <w:szCs w:val="20"/>
              </w:rPr>
              <w:t>23</w:t>
            </w:r>
            <w:r w:rsidRPr="003B0F1C">
              <w:rPr>
                <w:sz w:val="20"/>
                <w:szCs w:val="20"/>
              </w:rPr>
              <w:t>%</w:t>
            </w:r>
          </w:p>
        </w:tc>
      </w:tr>
      <w:tr w:rsidR="008008C2" w14:paraId="69B368B0" w14:textId="77777777" w:rsidTr="008008C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92" w:type="dxa"/>
            <w:shd w:val="clear" w:color="auto" w:fill="D1DEEE" w:themeFill="accent5" w:themeFillTint="33"/>
          </w:tcPr>
          <w:p w14:paraId="496543D4" w14:textId="77777777" w:rsidR="008008C2" w:rsidRPr="003B0F1C" w:rsidRDefault="008008C2" w:rsidP="008008C2">
            <w:pPr>
              <w:spacing w:after="0" w:line="240" w:lineRule="auto"/>
              <w:jc w:val="center"/>
              <w:rPr>
                <w:b w:val="0"/>
                <w:color w:val="auto"/>
                <w:sz w:val="20"/>
                <w:szCs w:val="20"/>
              </w:rPr>
            </w:pPr>
            <w:r w:rsidRPr="003B0F1C">
              <w:rPr>
                <w:b w:val="0"/>
                <w:color w:val="auto"/>
                <w:sz w:val="20"/>
                <w:szCs w:val="20"/>
              </w:rPr>
              <w:t>4</w:t>
            </w:r>
          </w:p>
        </w:tc>
        <w:tc>
          <w:tcPr>
            <w:tcW w:w="1618" w:type="dxa"/>
            <w:vMerge w:val="restart"/>
            <w:shd w:val="clear" w:color="auto" w:fill="D1DEEE" w:themeFill="accent5" w:themeFillTint="33"/>
          </w:tcPr>
          <w:p w14:paraId="4CE809A3"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KYC/AML on </w:t>
            </w:r>
            <w:r w:rsidRPr="003B0F1C">
              <w:rPr>
                <w:sz w:val="20"/>
                <w:szCs w:val="20"/>
              </w:rPr>
              <w:t>CIF creation</w:t>
            </w:r>
            <w:r>
              <w:rPr>
                <w:sz w:val="20"/>
                <w:szCs w:val="20"/>
              </w:rPr>
              <w:t>/update on T24</w:t>
            </w:r>
          </w:p>
          <w:p w14:paraId="7CC68216"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Account</w:t>
            </w:r>
            <w:r w:rsidRPr="003B0F1C">
              <w:rPr>
                <w:sz w:val="20"/>
                <w:szCs w:val="20"/>
              </w:rPr>
              <w:t xml:space="preserve"> Opening</w:t>
            </w:r>
          </w:p>
        </w:tc>
        <w:tc>
          <w:tcPr>
            <w:tcW w:w="5386" w:type="dxa"/>
            <w:vMerge w:val="restart"/>
            <w:shd w:val="clear" w:color="auto" w:fill="D1DEEE" w:themeFill="accent5" w:themeFillTint="33"/>
          </w:tcPr>
          <w:p w14:paraId="667977F5"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-T24 inputs to open up each CIFs for all ownership %’s</w:t>
            </w:r>
          </w:p>
          <w:p w14:paraId="5CFBD67B"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-Collection and inputs of all KYC/AML field requirements</w:t>
            </w:r>
          </w:p>
          <w:p w14:paraId="44601CC7"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-Open demand product(s) on T24</w:t>
            </w:r>
          </w:p>
          <w:p w14:paraId="363CCDF1" w14:textId="77777777" w:rsidR="008008C2" w:rsidRPr="003B0F1C"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-Notes/commentaries in T24</w:t>
            </w:r>
          </w:p>
        </w:tc>
        <w:tc>
          <w:tcPr>
            <w:tcW w:w="993" w:type="dxa"/>
            <w:vMerge w:val="restart"/>
            <w:shd w:val="clear" w:color="auto" w:fill="D1DEEE" w:themeFill="accent5" w:themeFillTint="33"/>
          </w:tcPr>
          <w:p w14:paraId="55B5739C"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28%</w:t>
            </w:r>
          </w:p>
        </w:tc>
        <w:tc>
          <w:tcPr>
            <w:tcW w:w="934" w:type="dxa"/>
            <w:vMerge w:val="restart"/>
            <w:shd w:val="clear" w:color="auto" w:fill="D1DEEE" w:themeFill="accent5" w:themeFillTint="33"/>
          </w:tcPr>
          <w:p w14:paraId="2D211871"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36</w:t>
            </w:r>
            <w:r w:rsidRPr="003B0F1C">
              <w:rPr>
                <w:sz w:val="20"/>
                <w:szCs w:val="20"/>
              </w:rPr>
              <w:t>%</w:t>
            </w:r>
          </w:p>
        </w:tc>
      </w:tr>
      <w:tr w:rsidR="008008C2" w14:paraId="32596C9F" w14:textId="77777777" w:rsidTr="008008C2">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992" w:type="dxa"/>
            <w:shd w:val="clear" w:color="auto" w:fill="D1DEEE" w:themeFill="accent5" w:themeFillTint="33"/>
          </w:tcPr>
          <w:p w14:paraId="22C40646" w14:textId="77777777" w:rsidR="008008C2" w:rsidRPr="003B0F1C" w:rsidRDefault="008008C2" w:rsidP="008008C2">
            <w:pPr>
              <w:spacing w:after="0" w:line="240" w:lineRule="auto"/>
              <w:jc w:val="center"/>
              <w:rPr>
                <w:b w:val="0"/>
                <w:color w:val="auto"/>
                <w:sz w:val="20"/>
                <w:szCs w:val="20"/>
              </w:rPr>
            </w:pPr>
            <w:r w:rsidRPr="003B0F1C">
              <w:rPr>
                <w:b w:val="0"/>
                <w:color w:val="auto"/>
                <w:sz w:val="20"/>
                <w:szCs w:val="20"/>
              </w:rPr>
              <w:t>7</w:t>
            </w:r>
          </w:p>
        </w:tc>
        <w:tc>
          <w:tcPr>
            <w:tcW w:w="1618" w:type="dxa"/>
            <w:vMerge/>
            <w:shd w:val="clear" w:color="auto" w:fill="D1DEEE" w:themeFill="accent5" w:themeFillTint="33"/>
          </w:tcPr>
          <w:p w14:paraId="55317934" w14:textId="77777777" w:rsidR="008008C2" w:rsidRPr="003B0F1C"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p>
        </w:tc>
        <w:tc>
          <w:tcPr>
            <w:tcW w:w="5386" w:type="dxa"/>
            <w:vMerge/>
            <w:shd w:val="clear" w:color="auto" w:fill="D1DEEE" w:themeFill="accent5" w:themeFillTint="33"/>
          </w:tcPr>
          <w:p w14:paraId="6603AE8F" w14:textId="77777777" w:rsidR="008008C2" w:rsidRPr="003B0F1C"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p>
        </w:tc>
        <w:tc>
          <w:tcPr>
            <w:tcW w:w="993" w:type="dxa"/>
            <w:vMerge/>
            <w:shd w:val="clear" w:color="auto" w:fill="D1DEEE" w:themeFill="accent5" w:themeFillTint="33"/>
          </w:tcPr>
          <w:p w14:paraId="364C88A7" w14:textId="77777777" w:rsidR="008008C2" w:rsidRPr="003B0F1C"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p>
        </w:tc>
        <w:tc>
          <w:tcPr>
            <w:tcW w:w="934" w:type="dxa"/>
            <w:vMerge/>
            <w:shd w:val="clear" w:color="auto" w:fill="D1DEEE" w:themeFill="accent5" w:themeFillTint="33"/>
          </w:tcPr>
          <w:p w14:paraId="31234D4E" w14:textId="77777777" w:rsidR="008008C2" w:rsidRPr="003B0F1C"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p>
        </w:tc>
      </w:tr>
      <w:tr w:rsidR="008008C2" w14:paraId="71362871" w14:textId="77777777" w:rsidTr="008008C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992" w:type="dxa"/>
            <w:shd w:val="clear" w:color="auto" w:fill="D1DEEE" w:themeFill="accent5" w:themeFillTint="33"/>
          </w:tcPr>
          <w:p w14:paraId="2BA8EDF3" w14:textId="77777777" w:rsidR="008008C2" w:rsidRPr="003B0F1C" w:rsidRDefault="008008C2" w:rsidP="008008C2">
            <w:pPr>
              <w:spacing w:after="0" w:line="240" w:lineRule="auto"/>
              <w:jc w:val="center"/>
              <w:rPr>
                <w:b w:val="0"/>
                <w:sz w:val="20"/>
                <w:szCs w:val="20"/>
              </w:rPr>
            </w:pPr>
            <w:r w:rsidRPr="003B0F1C">
              <w:rPr>
                <w:b w:val="0"/>
                <w:color w:val="auto"/>
                <w:sz w:val="20"/>
                <w:szCs w:val="20"/>
              </w:rPr>
              <w:t>8a, 9</w:t>
            </w:r>
          </w:p>
        </w:tc>
        <w:tc>
          <w:tcPr>
            <w:tcW w:w="1618" w:type="dxa"/>
            <w:shd w:val="clear" w:color="auto" w:fill="D1DEEE" w:themeFill="accent5" w:themeFillTint="33"/>
          </w:tcPr>
          <w:p w14:paraId="0ABD431F"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3B0F1C">
              <w:rPr>
                <w:sz w:val="20"/>
                <w:szCs w:val="20"/>
              </w:rPr>
              <w:t>Branch Audit/Scanning</w:t>
            </w:r>
          </w:p>
        </w:tc>
        <w:tc>
          <w:tcPr>
            <w:tcW w:w="5386" w:type="dxa"/>
            <w:shd w:val="clear" w:color="auto" w:fill="D1DEEE" w:themeFill="accent5" w:themeFillTint="33"/>
          </w:tcPr>
          <w:p w14:paraId="19C4A673"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-Audit off the Master Review Report for each account opened against T24 and paper file</w:t>
            </w:r>
          </w:p>
          <w:p w14:paraId="2832475F"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-Sign off on form #4325</w:t>
            </w:r>
          </w:p>
          <w:p w14:paraId="2BE8C6D4"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-Upload signature card via ACME for Doxim</w:t>
            </w:r>
          </w:p>
          <w:p w14:paraId="1C207927" w14:textId="77777777" w:rsidR="008008C2"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-Scan FATCA form #RC519 to Regulatory Compliance</w:t>
            </w:r>
          </w:p>
          <w:p w14:paraId="24D4813F" w14:textId="77777777" w:rsidR="008008C2" w:rsidRPr="003B0F1C"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-Scan full account opening paperwork to Regulatory Processing (for business only) </w:t>
            </w:r>
          </w:p>
        </w:tc>
        <w:tc>
          <w:tcPr>
            <w:tcW w:w="993" w:type="dxa"/>
            <w:shd w:val="clear" w:color="auto" w:fill="D1DEEE" w:themeFill="accent5" w:themeFillTint="33"/>
          </w:tcPr>
          <w:p w14:paraId="076F0A95"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w:t>
            </w:r>
          </w:p>
        </w:tc>
        <w:tc>
          <w:tcPr>
            <w:tcW w:w="934" w:type="dxa"/>
            <w:shd w:val="clear" w:color="auto" w:fill="D1DEEE" w:themeFill="accent5" w:themeFillTint="33"/>
          </w:tcPr>
          <w:p w14:paraId="49F5AE8D"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w:t>
            </w:r>
            <w:r w:rsidRPr="003B0F1C">
              <w:rPr>
                <w:sz w:val="20"/>
                <w:szCs w:val="20"/>
              </w:rPr>
              <w:t>%</w:t>
            </w:r>
          </w:p>
        </w:tc>
      </w:tr>
    </w:tbl>
    <w:p w14:paraId="45BA735B" w14:textId="77777777" w:rsidR="008008C2" w:rsidRPr="00C06881" w:rsidRDefault="008008C2" w:rsidP="008008C2">
      <w:r>
        <w:t>As is clear from this summary, the main difference in lead time between new and existing is related to the KYC/AML on CIF creation/update step. However, as the self-reported data shows longer lead times for new than existing clients, the additional time spent may not be a significant process driver. It does, however, reflect the challenges and pain points expressed around opening accounts for existing clients across account types and groups (Personal and Business).</w:t>
      </w:r>
    </w:p>
    <w:p w14:paraId="7364ADEF" w14:textId="77777777" w:rsidR="0090495A" w:rsidRDefault="0090495A" w:rsidP="008008C2">
      <w:pPr>
        <w:pStyle w:val="Heading3"/>
      </w:pPr>
      <w:bookmarkStart w:id="262" w:name="_Toc7593486"/>
    </w:p>
    <w:p w14:paraId="6EA088BE" w14:textId="77777777" w:rsidR="0090495A" w:rsidRDefault="0090495A" w:rsidP="008008C2">
      <w:pPr>
        <w:pStyle w:val="Heading3"/>
      </w:pPr>
    </w:p>
    <w:p w14:paraId="1CE85116" w14:textId="2A6E903F" w:rsidR="008008C2" w:rsidRPr="00C06881" w:rsidRDefault="008008C2" w:rsidP="008008C2">
      <w:pPr>
        <w:pStyle w:val="Heading3"/>
      </w:pPr>
      <w:bookmarkStart w:id="263" w:name="_Toc17897888"/>
      <w:bookmarkStart w:id="264" w:name="_Toc19697974"/>
      <w:bookmarkStart w:id="265" w:name="_Toc19698182"/>
      <w:r>
        <w:lastRenderedPageBreak/>
        <w:t>Volume</w:t>
      </w:r>
      <w:bookmarkEnd w:id="262"/>
      <w:bookmarkEnd w:id="263"/>
      <w:bookmarkEnd w:id="264"/>
      <w:bookmarkEnd w:id="265"/>
    </w:p>
    <w:p w14:paraId="177B8978" w14:textId="77777777" w:rsidR="008008C2" w:rsidRDefault="008008C2" w:rsidP="008008C2">
      <w:r>
        <w:t>The table below shows the number of new Business demand accounts opened for 2018, broken out by the Regions. EFG, Real Estate, and Motive have been extracted out as standalone business lines on a national level.</w:t>
      </w:r>
    </w:p>
    <w:tbl>
      <w:tblPr>
        <w:tblStyle w:val="Corporate"/>
        <w:tblW w:w="0" w:type="auto"/>
        <w:jc w:val="center"/>
        <w:tblLayout w:type="fixed"/>
        <w:tblLook w:val="04A0" w:firstRow="1" w:lastRow="0" w:firstColumn="1" w:lastColumn="0" w:noHBand="0" w:noVBand="1"/>
      </w:tblPr>
      <w:tblGrid>
        <w:gridCol w:w="2786"/>
        <w:gridCol w:w="2459"/>
        <w:gridCol w:w="709"/>
        <w:gridCol w:w="2410"/>
        <w:gridCol w:w="708"/>
      </w:tblGrid>
      <w:tr w:rsidR="008008C2" w14:paraId="49B89BBD" w14:textId="77777777" w:rsidTr="008008C2">
        <w:trPr>
          <w:cnfStyle w:val="100000000000" w:firstRow="1" w:lastRow="0" w:firstColumn="0" w:lastColumn="0" w:oddVBand="0" w:evenVBand="0" w:oddHBand="0" w:evenHBand="0" w:firstRowFirstColumn="0" w:firstRowLastColumn="0" w:lastRowFirstColumn="0" w:lastRowLastColumn="0"/>
          <w:trHeight w:val="537"/>
          <w:jc w:val="center"/>
        </w:trPr>
        <w:tc>
          <w:tcPr>
            <w:cnfStyle w:val="001000000100" w:firstRow="0" w:lastRow="0" w:firstColumn="1" w:lastColumn="0" w:oddVBand="0" w:evenVBand="0" w:oddHBand="0" w:evenHBand="0" w:firstRowFirstColumn="1" w:firstRowLastColumn="0" w:lastRowFirstColumn="0" w:lastRowLastColumn="0"/>
            <w:tcW w:w="2786" w:type="dxa"/>
          </w:tcPr>
          <w:p w14:paraId="79557737" w14:textId="77777777" w:rsidR="008008C2" w:rsidRPr="0079770A" w:rsidRDefault="008008C2" w:rsidP="008008C2">
            <w:pPr>
              <w:rPr>
                <w:color w:val="FFFFFF" w:themeColor="background1"/>
              </w:rPr>
            </w:pPr>
            <w:r w:rsidRPr="0079770A">
              <w:rPr>
                <w:color w:val="FFFFFF" w:themeColor="background1"/>
              </w:rPr>
              <w:t xml:space="preserve">Regional Breakdown </w:t>
            </w:r>
          </w:p>
        </w:tc>
        <w:tc>
          <w:tcPr>
            <w:tcW w:w="2459" w:type="dxa"/>
          </w:tcPr>
          <w:p w14:paraId="5ECB62C7" w14:textId="77777777" w:rsidR="008008C2" w:rsidRPr="0079770A"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9770A">
              <w:rPr>
                <w:color w:val="FFFFFF" w:themeColor="background1"/>
              </w:rPr>
              <w:t xml:space="preserve"># of New </w:t>
            </w:r>
            <w:r w:rsidRPr="0079770A">
              <w:rPr>
                <w:i/>
                <w:color w:val="FFFFFF" w:themeColor="background1"/>
              </w:rPr>
              <w:t>Accounts</w:t>
            </w:r>
            <w:r w:rsidRPr="0079770A">
              <w:rPr>
                <w:color w:val="FFFFFF" w:themeColor="background1"/>
              </w:rPr>
              <w:t xml:space="preserve"> Opened for New:</w:t>
            </w:r>
          </w:p>
        </w:tc>
        <w:tc>
          <w:tcPr>
            <w:tcW w:w="709" w:type="dxa"/>
          </w:tcPr>
          <w:p w14:paraId="3B99586A" w14:textId="77777777" w:rsidR="008008C2" w:rsidRPr="0079770A"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9770A">
              <w:rPr>
                <w:color w:val="FFFFFF" w:themeColor="background1"/>
              </w:rPr>
              <w:t>%</w:t>
            </w:r>
          </w:p>
        </w:tc>
        <w:tc>
          <w:tcPr>
            <w:tcW w:w="2410" w:type="dxa"/>
          </w:tcPr>
          <w:p w14:paraId="04E1B879" w14:textId="77777777" w:rsidR="008008C2" w:rsidRPr="0079770A"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9770A">
              <w:rPr>
                <w:color w:val="FFFFFF" w:themeColor="background1"/>
              </w:rPr>
              <w:t xml:space="preserve"># of New </w:t>
            </w:r>
            <w:r w:rsidRPr="0079770A">
              <w:rPr>
                <w:i/>
                <w:color w:val="FFFFFF" w:themeColor="background1"/>
              </w:rPr>
              <w:t>Accounts</w:t>
            </w:r>
            <w:r w:rsidRPr="0079770A">
              <w:rPr>
                <w:color w:val="FFFFFF" w:themeColor="background1"/>
              </w:rPr>
              <w:t xml:space="preserve"> Opened for Existing:</w:t>
            </w:r>
          </w:p>
        </w:tc>
        <w:tc>
          <w:tcPr>
            <w:tcW w:w="708" w:type="dxa"/>
          </w:tcPr>
          <w:p w14:paraId="626EA4E4" w14:textId="77777777" w:rsidR="008008C2" w:rsidRPr="0079770A"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9770A">
              <w:rPr>
                <w:color w:val="FFFFFF" w:themeColor="background1"/>
              </w:rPr>
              <w:t>%</w:t>
            </w:r>
          </w:p>
        </w:tc>
      </w:tr>
      <w:tr w:rsidR="008008C2" w14:paraId="260EA748"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4A3B847E" w14:textId="77777777" w:rsidR="008008C2" w:rsidRPr="00257906" w:rsidRDefault="008008C2" w:rsidP="008008C2">
            <w:pPr>
              <w:jc w:val="right"/>
            </w:pPr>
            <w:r w:rsidRPr="00257906">
              <w:t xml:space="preserve">Prairies </w:t>
            </w:r>
          </w:p>
        </w:tc>
        <w:tc>
          <w:tcPr>
            <w:tcW w:w="2459" w:type="dxa"/>
          </w:tcPr>
          <w:p w14:paraId="68569FA7"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446</w:t>
            </w:r>
          </w:p>
        </w:tc>
        <w:tc>
          <w:tcPr>
            <w:tcW w:w="709" w:type="dxa"/>
          </w:tcPr>
          <w:p w14:paraId="5E37A740"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21%</w:t>
            </w:r>
          </w:p>
        </w:tc>
        <w:tc>
          <w:tcPr>
            <w:tcW w:w="2410" w:type="dxa"/>
          </w:tcPr>
          <w:p w14:paraId="18183D6F"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627</w:t>
            </w:r>
          </w:p>
        </w:tc>
        <w:tc>
          <w:tcPr>
            <w:tcW w:w="708" w:type="dxa"/>
          </w:tcPr>
          <w:p w14:paraId="74F99679"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25%</w:t>
            </w:r>
          </w:p>
        </w:tc>
      </w:tr>
      <w:tr w:rsidR="008008C2" w14:paraId="642ED0BC"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1B342A6F" w14:textId="77777777" w:rsidR="008008C2" w:rsidRPr="00257906" w:rsidRDefault="008008C2" w:rsidP="008008C2">
            <w:pPr>
              <w:jc w:val="right"/>
            </w:pPr>
            <w:r w:rsidRPr="00257906">
              <w:t>Northern Alberta</w:t>
            </w:r>
          </w:p>
        </w:tc>
        <w:tc>
          <w:tcPr>
            <w:tcW w:w="2459" w:type="dxa"/>
          </w:tcPr>
          <w:p w14:paraId="3B4C9D6C"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442</w:t>
            </w:r>
          </w:p>
        </w:tc>
        <w:tc>
          <w:tcPr>
            <w:tcW w:w="709" w:type="dxa"/>
          </w:tcPr>
          <w:p w14:paraId="053FFB73"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20%</w:t>
            </w:r>
          </w:p>
        </w:tc>
        <w:tc>
          <w:tcPr>
            <w:tcW w:w="2410" w:type="dxa"/>
          </w:tcPr>
          <w:p w14:paraId="029E1BA2"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516</w:t>
            </w:r>
          </w:p>
        </w:tc>
        <w:tc>
          <w:tcPr>
            <w:tcW w:w="708" w:type="dxa"/>
          </w:tcPr>
          <w:p w14:paraId="0696D9D1"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20%</w:t>
            </w:r>
          </w:p>
        </w:tc>
      </w:tr>
      <w:tr w:rsidR="008008C2" w14:paraId="049415A1"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730ABAC3" w14:textId="77777777" w:rsidR="008008C2" w:rsidRPr="00257906" w:rsidRDefault="008008C2" w:rsidP="008008C2">
            <w:pPr>
              <w:jc w:val="right"/>
            </w:pPr>
            <w:r w:rsidRPr="00257906">
              <w:t>BC</w:t>
            </w:r>
          </w:p>
        </w:tc>
        <w:tc>
          <w:tcPr>
            <w:tcW w:w="2459" w:type="dxa"/>
          </w:tcPr>
          <w:p w14:paraId="7DABD322"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957</w:t>
            </w:r>
          </w:p>
        </w:tc>
        <w:tc>
          <w:tcPr>
            <w:tcW w:w="709" w:type="dxa"/>
          </w:tcPr>
          <w:p w14:paraId="43CFA8C7"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44%</w:t>
            </w:r>
          </w:p>
        </w:tc>
        <w:tc>
          <w:tcPr>
            <w:tcW w:w="2410" w:type="dxa"/>
          </w:tcPr>
          <w:p w14:paraId="108AA3A7"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1085</w:t>
            </w:r>
          </w:p>
        </w:tc>
        <w:tc>
          <w:tcPr>
            <w:tcW w:w="708" w:type="dxa"/>
          </w:tcPr>
          <w:p w14:paraId="31B4EA7A"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43%</w:t>
            </w:r>
          </w:p>
        </w:tc>
      </w:tr>
      <w:tr w:rsidR="008008C2" w14:paraId="2EB1BA95"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400E63A8" w14:textId="77777777" w:rsidR="008008C2" w:rsidRPr="00257906" w:rsidRDefault="008008C2" w:rsidP="008008C2">
            <w:pPr>
              <w:jc w:val="right"/>
            </w:pPr>
            <w:r w:rsidRPr="00257906">
              <w:t>EFG</w:t>
            </w:r>
          </w:p>
        </w:tc>
        <w:tc>
          <w:tcPr>
            <w:tcW w:w="2459" w:type="dxa"/>
          </w:tcPr>
          <w:p w14:paraId="0311F748"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29</w:t>
            </w:r>
          </w:p>
        </w:tc>
        <w:tc>
          <w:tcPr>
            <w:tcW w:w="709" w:type="dxa"/>
          </w:tcPr>
          <w:p w14:paraId="63483110"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w:t>
            </w:r>
          </w:p>
        </w:tc>
        <w:tc>
          <w:tcPr>
            <w:tcW w:w="2410" w:type="dxa"/>
          </w:tcPr>
          <w:p w14:paraId="638F1D96"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76</w:t>
            </w:r>
          </w:p>
        </w:tc>
        <w:tc>
          <w:tcPr>
            <w:tcW w:w="708" w:type="dxa"/>
          </w:tcPr>
          <w:p w14:paraId="046EEE1E"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w:t>
            </w:r>
          </w:p>
        </w:tc>
      </w:tr>
      <w:tr w:rsidR="008008C2" w14:paraId="62929EE5"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734FBD1E" w14:textId="77777777" w:rsidR="008008C2" w:rsidRPr="00257906" w:rsidRDefault="008008C2" w:rsidP="008008C2">
            <w:pPr>
              <w:jc w:val="right"/>
            </w:pPr>
            <w:r w:rsidRPr="00257906">
              <w:t>Real Estate</w:t>
            </w:r>
          </w:p>
        </w:tc>
        <w:tc>
          <w:tcPr>
            <w:tcW w:w="2459" w:type="dxa"/>
          </w:tcPr>
          <w:p w14:paraId="551723AE"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299</w:t>
            </w:r>
          </w:p>
        </w:tc>
        <w:tc>
          <w:tcPr>
            <w:tcW w:w="709" w:type="dxa"/>
          </w:tcPr>
          <w:p w14:paraId="73C0A6BF"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14%</w:t>
            </w:r>
          </w:p>
        </w:tc>
        <w:tc>
          <w:tcPr>
            <w:tcW w:w="2410" w:type="dxa"/>
          </w:tcPr>
          <w:p w14:paraId="40C9D3BD"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239</w:t>
            </w:r>
          </w:p>
        </w:tc>
        <w:tc>
          <w:tcPr>
            <w:tcW w:w="708" w:type="dxa"/>
          </w:tcPr>
          <w:p w14:paraId="19CCD84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9%</w:t>
            </w:r>
          </w:p>
        </w:tc>
      </w:tr>
      <w:tr w:rsidR="008008C2" w14:paraId="34629A27"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2DE69561" w14:textId="77777777" w:rsidR="008008C2" w:rsidRPr="00257906" w:rsidRDefault="008008C2" w:rsidP="008008C2">
            <w:pPr>
              <w:jc w:val="right"/>
            </w:pPr>
            <w:r w:rsidRPr="00257906">
              <w:t>Motive</w:t>
            </w:r>
          </w:p>
        </w:tc>
        <w:tc>
          <w:tcPr>
            <w:tcW w:w="2459" w:type="dxa"/>
          </w:tcPr>
          <w:p w14:paraId="01FD6A15"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0</w:t>
            </w:r>
          </w:p>
        </w:tc>
        <w:tc>
          <w:tcPr>
            <w:tcW w:w="709" w:type="dxa"/>
          </w:tcPr>
          <w:p w14:paraId="71DB51D0"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c>
          <w:tcPr>
            <w:tcW w:w="2410" w:type="dxa"/>
          </w:tcPr>
          <w:p w14:paraId="05DE7C86"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0</w:t>
            </w:r>
          </w:p>
        </w:tc>
        <w:tc>
          <w:tcPr>
            <w:tcW w:w="708" w:type="dxa"/>
          </w:tcPr>
          <w:p w14:paraId="435BD0B5"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r>
      <w:tr w:rsidR="008008C2" w14:paraId="361FDA3A"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45C0A14F" w14:textId="77777777" w:rsidR="008008C2" w:rsidRPr="00257906" w:rsidRDefault="008008C2" w:rsidP="008008C2">
            <w:pPr>
              <w:jc w:val="right"/>
            </w:pPr>
            <w:r>
              <w:t>Total</w:t>
            </w:r>
          </w:p>
        </w:tc>
        <w:tc>
          <w:tcPr>
            <w:tcW w:w="2459" w:type="dxa"/>
          </w:tcPr>
          <w:p w14:paraId="09F9370F"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2173</w:t>
            </w:r>
          </w:p>
        </w:tc>
        <w:tc>
          <w:tcPr>
            <w:tcW w:w="709" w:type="dxa"/>
          </w:tcPr>
          <w:p w14:paraId="38C1E862"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p>
        </w:tc>
        <w:tc>
          <w:tcPr>
            <w:tcW w:w="2410" w:type="dxa"/>
          </w:tcPr>
          <w:p w14:paraId="01FCB858"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2543</w:t>
            </w:r>
          </w:p>
        </w:tc>
        <w:tc>
          <w:tcPr>
            <w:tcW w:w="708" w:type="dxa"/>
          </w:tcPr>
          <w:p w14:paraId="5738B90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p>
        </w:tc>
      </w:tr>
    </w:tbl>
    <w:p w14:paraId="7F03BDE1" w14:textId="77777777" w:rsidR="008008C2" w:rsidRDefault="008008C2" w:rsidP="008008C2">
      <w:r>
        <w:t xml:space="preserve">Again, the proportion of new and existing is consistent within each region. The number of accounts opened for existing clients is not much larger than for new. </w:t>
      </w:r>
    </w:p>
    <w:tbl>
      <w:tblPr>
        <w:tblStyle w:val="Corporate"/>
        <w:tblW w:w="0" w:type="auto"/>
        <w:jc w:val="center"/>
        <w:tblLayout w:type="fixed"/>
        <w:tblLook w:val="04A0" w:firstRow="1" w:lastRow="0" w:firstColumn="1" w:lastColumn="0" w:noHBand="0" w:noVBand="1"/>
      </w:tblPr>
      <w:tblGrid>
        <w:gridCol w:w="2786"/>
        <w:gridCol w:w="1725"/>
        <w:gridCol w:w="734"/>
        <w:gridCol w:w="992"/>
      </w:tblGrid>
      <w:tr w:rsidR="008008C2" w14:paraId="0174A19D" w14:textId="77777777" w:rsidTr="008008C2">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2786" w:type="dxa"/>
          </w:tcPr>
          <w:p w14:paraId="4D9866A2" w14:textId="77777777" w:rsidR="008008C2" w:rsidRPr="00315844" w:rsidRDefault="008008C2" w:rsidP="008008C2">
            <w:pPr>
              <w:rPr>
                <w:color w:val="FFFFFF" w:themeColor="background1"/>
              </w:rPr>
            </w:pPr>
            <w:r w:rsidRPr="00315844">
              <w:rPr>
                <w:color w:val="FFFFFF" w:themeColor="background1"/>
              </w:rPr>
              <w:t>Top 5 branches – Business Demand Account Volume</w:t>
            </w:r>
          </w:p>
        </w:tc>
        <w:tc>
          <w:tcPr>
            <w:tcW w:w="1725" w:type="dxa"/>
          </w:tcPr>
          <w:p w14:paraId="6AA64577" w14:textId="77777777" w:rsidR="008008C2" w:rsidRPr="00315844"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15844">
              <w:rPr>
                <w:color w:val="FFFFFF" w:themeColor="background1"/>
              </w:rPr>
              <w:t># of New Accounts</w:t>
            </w:r>
          </w:p>
        </w:tc>
        <w:tc>
          <w:tcPr>
            <w:tcW w:w="1726" w:type="dxa"/>
            <w:gridSpan w:val="2"/>
          </w:tcPr>
          <w:p w14:paraId="07C3E6A9" w14:textId="77777777" w:rsidR="008008C2" w:rsidRPr="00315844"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315844">
              <w:rPr>
                <w:color w:val="FFFFFF" w:themeColor="background1"/>
              </w:rPr>
              <w:t xml:space="preserve">      %  </w:t>
            </w:r>
            <w:r>
              <w:rPr>
                <w:color w:val="FFFFFF" w:themeColor="background1"/>
              </w:rPr>
              <w:t>of total</w:t>
            </w:r>
          </w:p>
        </w:tc>
      </w:tr>
      <w:tr w:rsidR="008008C2" w14:paraId="14542271"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7268AAB2" w14:textId="77777777" w:rsidR="008008C2" w:rsidRPr="00597667" w:rsidRDefault="008008C2" w:rsidP="008008C2">
            <w:pPr>
              <w:jc w:val="right"/>
            </w:pPr>
            <w:r>
              <w:t>Park Place</w:t>
            </w:r>
          </w:p>
        </w:tc>
        <w:tc>
          <w:tcPr>
            <w:tcW w:w="2459" w:type="dxa"/>
            <w:gridSpan w:val="2"/>
          </w:tcPr>
          <w:p w14:paraId="34696461"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441</w:t>
            </w:r>
          </w:p>
        </w:tc>
        <w:tc>
          <w:tcPr>
            <w:tcW w:w="992" w:type="dxa"/>
          </w:tcPr>
          <w:p w14:paraId="4A3CAA0A"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9.3%</w:t>
            </w:r>
          </w:p>
        </w:tc>
      </w:tr>
      <w:tr w:rsidR="008008C2" w14:paraId="7C20688A"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7ABA1699" w14:textId="77777777" w:rsidR="008008C2" w:rsidRPr="00597667" w:rsidRDefault="008008C2" w:rsidP="008008C2">
            <w:pPr>
              <w:jc w:val="right"/>
            </w:pPr>
            <w:r>
              <w:t>Strawberry Hill</w:t>
            </w:r>
          </w:p>
        </w:tc>
        <w:tc>
          <w:tcPr>
            <w:tcW w:w="2459" w:type="dxa"/>
            <w:gridSpan w:val="2"/>
          </w:tcPr>
          <w:p w14:paraId="5001EBB5" w14:textId="77777777" w:rsidR="008008C2" w:rsidRPr="00597667" w:rsidRDefault="008008C2" w:rsidP="008008C2">
            <w:pPr>
              <w:jc w:val="center"/>
              <w:cnfStyle w:val="000000010000" w:firstRow="0" w:lastRow="0" w:firstColumn="0" w:lastColumn="0" w:oddVBand="0" w:evenVBand="0" w:oddHBand="0" w:evenHBand="1" w:firstRowFirstColumn="0" w:firstRowLastColumn="0" w:lastRowFirstColumn="0" w:lastRowLastColumn="0"/>
            </w:pPr>
            <w:r>
              <w:rPr>
                <w:color w:val="000000"/>
              </w:rPr>
              <w:t>243</w:t>
            </w:r>
          </w:p>
        </w:tc>
        <w:tc>
          <w:tcPr>
            <w:tcW w:w="992" w:type="dxa"/>
          </w:tcPr>
          <w:p w14:paraId="74BC6FF8" w14:textId="77777777" w:rsidR="008008C2" w:rsidRPr="00D5548F"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5.2%</w:t>
            </w:r>
          </w:p>
        </w:tc>
      </w:tr>
      <w:tr w:rsidR="008008C2" w14:paraId="419A45E8"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02576242" w14:textId="77777777" w:rsidR="008008C2" w:rsidRPr="00597667" w:rsidRDefault="008008C2" w:rsidP="008008C2">
            <w:pPr>
              <w:jc w:val="right"/>
            </w:pPr>
            <w:r>
              <w:t>Edmonton Main</w:t>
            </w:r>
          </w:p>
        </w:tc>
        <w:tc>
          <w:tcPr>
            <w:tcW w:w="2459" w:type="dxa"/>
            <w:gridSpan w:val="2"/>
          </w:tcPr>
          <w:p w14:paraId="6D6135A5"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234</w:t>
            </w:r>
          </w:p>
        </w:tc>
        <w:tc>
          <w:tcPr>
            <w:tcW w:w="992" w:type="dxa"/>
          </w:tcPr>
          <w:p w14:paraId="4553F993"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5.0%</w:t>
            </w:r>
          </w:p>
        </w:tc>
      </w:tr>
      <w:tr w:rsidR="008008C2" w14:paraId="59D04306"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5678B663" w14:textId="77777777" w:rsidR="008008C2" w:rsidRPr="00597667" w:rsidRDefault="008008C2" w:rsidP="008008C2">
            <w:pPr>
              <w:jc w:val="right"/>
            </w:pPr>
            <w:r>
              <w:t>Calgary Main</w:t>
            </w:r>
          </w:p>
        </w:tc>
        <w:tc>
          <w:tcPr>
            <w:tcW w:w="2459" w:type="dxa"/>
            <w:gridSpan w:val="2"/>
          </w:tcPr>
          <w:p w14:paraId="6FF9DD63" w14:textId="77777777" w:rsidR="008008C2" w:rsidRPr="00597667" w:rsidRDefault="008008C2" w:rsidP="008008C2">
            <w:pPr>
              <w:jc w:val="center"/>
              <w:cnfStyle w:val="000000010000" w:firstRow="0" w:lastRow="0" w:firstColumn="0" w:lastColumn="0" w:oddVBand="0" w:evenVBand="0" w:oddHBand="0" w:evenHBand="1" w:firstRowFirstColumn="0" w:firstRowLastColumn="0" w:lastRowFirstColumn="0" w:lastRowLastColumn="0"/>
            </w:pPr>
            <w:r>
              <w:rPr>
                <w:color w:val="000000"/>
              </w:rPr>
              <w:t>227</w:t>
            </w:r>
          </w:p>
        </w:tc>
        <w:tc>
          <w:tcPr>
            <w:tcW w:w="992" w:type="dxa"/>
          </w:tcPr>
          <w:p w14:paraId="5FAF0E9B" w14:textId="77777777" w:rsidR="008008C2" w:rsidRPr="00D5548F"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4.8%</w:t>
            </w:r>
          </w:p>
        </w:tc>
      </w:tr>
      <w:tr w:rsidR="008008C2" w14:paraId="3493503B"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25A81A8B" w14:textId="77777777" w:rsidR="008008C2" w:rsidRPr="00597667" w:rsidRDefault="008008C2" w:rsidP="008008C2">
            <w:pPr>
              <w:jc w:val="right"/>
            </w:pPr>
            <w:r>
              <w:t>Vancouver Real Estate</w:t>
            </w:r>
          </w:p>
        </w:tc>
        <w:tc>
          <w:tcPr>
            <w:tcW w:w="2459" w:type="dxa"/>
            <w:gridSpan w:val="2"/>
          </w:tcPr>
          <w:p w14:paraId="3D0F0669"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219</w:t>
            </w:r>
          </w:p>
        </w:tc>
        <w:tc>
          <w:tcPr>
            <w:tcW w:w="992" w:type="dxa"/>
          </w:tcPr>
          <w:p w14:paraId="0475C1AA"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4.6%</w:t>
            </w:r>
          </w:p>
        </w:tc>
      </w:tr>
    </w:tbl>
    <w:p w14:paraId="1279A720" w14:textId="77777777" w:rsidR="008008C2" w:rsidRDefault="008008C2" w:rsidP="008008C2">
      <w:pPr>
        <w:rPr>
          <w:bCs/>
        </w:rPr>
      </w:pPr>
    </w:p>
    <w:p w14:paraId="600D393C" w14:textId="77777777" w:rsidR="008008C2" w:rsidRDefault="008008C2" w:rsidP="008008C2">
      <w:pPr>
        <w:rPr>
          <w:bCs/>
        </w:rPr>
      </w:pPr>
      <w:r>
        <w:rPr>
          <w:bCs/>
        </w:rPr>
        <w:t>These top five branches (Park Place, Strawberry Hill, Edmonton Main, Calgary Main, and Vancouver Real Estate) collectively opened up about 30% of all business demand account openings across the Bank.</w:t>
      </w:r>
    </w:p>
    <w:p w14:paraId="76599EFE" w14:textId="77777777" w:rsidR="008008C2" w:rsidRDefault="008008C2" w:rsidP="008008C2">
      <w:pPr>
        <w:rPr>
          <w:bCs/>
        </w:rPr>
      </w:pPr>
      <w:r>
        <w:rPr>
          <w:bCs/>
        </w:rPr>
        <w:br w:type="page"/>
      </w:r>
    </w:p>
    <w:p w14:paraId="67355B33" w14:textId="77777777" w:rsidR="008008C2" w:rsidRDefault="008008C2" w:rsidP="008008C2">
      <w:pPr>
        <w:pStyle w:val="Heading1"/>
      </w:pPr>
      <w:bookmarkStart w:id="266" w:name="_Toc7593487"/>
      <w:bookmarkStart w:id="267" w:name="_Toc19697975"/>
      <w:bookmarkStart w:id="268" w:name="_Toc19698423"/>
      <w:r>
        <w:lastRenderedPageBreak/>
        <w:t>Investment Account Opening</w:t>
      </w:r>
      <w:bookmarkEnd w:id="266"/>
      <w:bookmarkEnd w:id="267"/>
      <w:bookmarkEnd w:id="268"/>
    </w:p>
    <w:p w14:paraId="04F8A725" w14:textId="77777777" w:rsidR="008008C2" w:rsidRDefault="008008C2" w:rsidP="008008C2">
      <w:pPr>
        <w:pStyle w:val="Heading2"/>
      </w:pPr>
      <w:bookmarkStart w:id="269" w:name="_Toc7593488"/>
      <w:bookmarkStart w:id="270" w:name="_Toc19697976"/>
      <w:bookmarkStart w:id="271" w:name="_Toc19698424"/>
      <w:r>
        <w:t>Personal</w:t>
      </w:r>
      <w:bookmarkEnd w:id="269"/>
      <w:bookmarkEnd w:id="270"/>
      <w:bookmarkEnd w:id="271"/>
    </w:p>
    <w:p w14:paraId="5230F455" w14:textId="77777777" w:rsidR="008008C2" w:rsidRDefault="008008C2" w:rsidP="008008C2">
      <w:pPr>
        <w:pStyle w:val="Heading3"/>
      </w:pPr>
      <w:bookmarkStart w:id="272" w:name="_Toc7593489"/>
      <w:bookmarkStart w:id="273" w:name="_Toc17897891"/>
      <w:bookmarkStart w:id="274" w:name="_Toc19697977"/>
      <w:bookmarkStart w:id="275" w:name="_Toc19698185"/>
      <w:r>
        <w:t>Process and Pain Points</w:t>
      </w:r>
      <w:bookmarkEnd w:id="272"/>
      <w:bookmarkEnd w:id="273"/>
      <w:bookmarkEnd w:id="274"/>
      <w:bookmarkEnd w:id="275"/>
    </w:p>
    <w:p w14:paraId="3B1A3C11" w14:textId="77777777" w:rsidR="008008C2" w:rsidRDefault="008008C2" w:rsidP="008008C2">
      <w:r>
        <w:t>The process of opening a personal investment account is similar to that of a personal demand account at the level described below. However, within the procedures there are some differences.</w:t>
      </w:r>
    </w:p>
    <w:p w14:paraId="787F342F" w14:textId="77777777" w:rsidR="008008C2" w:rsidRDefault="008008C2" w:rsidP="008008C2">
      <w:r>
        <w:rPr>
          <w:noProof/>
        </w:rPr>
        <w:drawing>
          <wp:inline distT="0" distB="0" distL="0" distR="0" wp14:anchorId="003ECCC0" wp14:editId="0441827F">
            <wp:extent cx="6400592" cy="4301067"/>
            <wp:effectExtent l="0" t="0" r="635" b="44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406034" cy="4304724"/>
                    </a:xfrm>
                    <a:prstGeom prst="rect">
                      <a:avLst/>
                    </a:prstGeom>
                    <a:noFill/>
                  </pic:spPr>
                </pic:pic>
              </a:graphicData>
            </a:graphic>
          </wp:inline>
        </w:drawing>
      </w:r>
    </w:p>
    <w:tbl>
      <w:tblPr>
        <w:tblStyle w:val="Corporate"/>
        <w:tblW w:w="10192" w:type="dxa"/>
        <w:tblInd w:w="-69" w:type="dxa"/>
        <w:tblLook w:val="0420" w:firstRow="1" w:lastRow="0" w:firstColumn="0" w:lastColumn="0" w:noHBand="0" w:noVBand="1"/>
      </w:tblPr>
      <w:tblGrid>
        <w:gridCol w:w="2821"/>
        <w:gridCol w:w="3543"/>
        <w:gridCol w:w="3828"/>
      </w:tblGrid>
      <w:tr w:rsidR="008008C2" w14:paraId="7E4A8F8D" w14:textId="77777777" w:rsidTr="008008C2">
        <w:trPr>
          <w:cnfStyle w:val="100000000000" w:firstRow="1" w:lastRow="0" w:firstColumn="0" w:lastColumn="0" w:oddVBand="0" w:evenVBand="0" w:oddHBand="0" w:evenHBand="0" w:firstRowFirstColumn="0" w:firstRowLastColumn="0" w:lastRowFirstColumn="0" w:lastRowLastColumn="0"/>
          <w:trHeight w:val="53"/>
        </w:trPr>
        <w:tc>
          <w:tcPr>
            <w:tcW w:w="2821" w:type="dxa"/>
            <w:shd w:val="clear" w:color="auto" w:fill="356195" w:themeFill="accent5"/>
            <w:vAlign w:val="top"/>
          </w:tcPr>
          <w:p w14:paraId="4301F160" w14:textId="77777777" w:rsidR="008008C2" w:rsidRDefault="008008C2" w:rsidP="008008C2">
            <w:pPr>
              <w:pStyle w:val="CommentText"/>
            </w:pPr>
            <w:r>
              <w:t>Category</w:t>
            </w:r>
          </w:p>
        </w:tc>
        <w:tc>
          <w:tcPr>
            <w:tcW w:w="3543" w:type="dxa"/>
            <w:vAlign w:val="top"/>
          </w:tcPr>
          <w:p w14:paraId="3C95C4EB" w14:textId="77777777" w:rsidR="008008C2" w:rsidRDefault="008008C2" w:rsidP="008008C2">
            <w:pPr>
              <w:spacing w:after="0" w:line="240" w:lineRule="auto"/>
              <w:jc w:val="center"/>
              <w:rPr>
                <w:sz w:val="20"/>
                <w:szCs w:val="20"/>
              </w:rPr>
            </w:pPr>
            <w:r>
              <w:rPr>
                <w:sz w:val="20"/>
                <w:szCs w:val="20"/>
              </w:rPr>
              <w:t>Demand Account Opening</w:t>
            </w:r>
          </w:p>
        </w:tc>
        <w:tc>
          <w:tcPr>
            <w:tcW w:w="3828" w:type="dxa"/>
            <w:vAlign w:val="top"/>
          </w:tcPr>
          <w:p w14:paraId="58B04B6E" w14:textId="77777777" w:rsidR="008008C2" w:rsidRDefault="008008C2" w:rsidP="008008C2">
            <w:pPr>
              <w:spacing w:after="0" w:line="240" w:lineRule="auto"/>
              <w:jc w:val="center"/>
              <w:rPr>
                <w:sz w:val="20"/>
                <w:szCs w:val="20"/>
              </w:rPr>
            </w:pPr>
            <w:r>
              <w:rPr>
                <w:sz w:val="20"/>
                <w:szCs w:val="20"/>
              </w:rPr>
              <w:t>Investment Account Opening</w:t>
            </w:r>
          </w:p>
        </w:tc>
      </w:tr>
      <w:tr w:rsidR="008008C2" w14:paraId="253B6162"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2821" w:type="dxa"/>
            <w:shd w:val="clear" w:color="auto" w:fill="D1DEEE" w:themeFill="accent5" w:themeFillTint="33"/>
            <w:vAlign w:val="top"/>
          </w:tcPr>
          <w:p w14:paraId="0D721733" w14:textId="77777777" w:rsidR="008008C2" w:rsidRPr="00A65008" w:rsidRDefault="008008C2" w:rsidP="008008C2">
            <w:pPr>
              <w:pStyle w:val="CommentText"/>
              <w:rPr>
                <w:b/>
              </w:rPr>
            </w:pPr>
            <w:r w:rsidRPr="00A65008">
              <w:rPr>
                <w:b/>
              </w:rPr>
              <w:t>Gather Documents</w:t>
            </w:r>
          </w:p>
        </w:tc>
        <w:tc>
          <w:tcPr>
            <w:tcW w:w="3543" w:type="dxa"/>
            <w:vAlign w:val="top"/>
          </w:tcPr>
          <w:p w14:paraId="6CF0C67B" w14:textId="77777777" w:rsidR="008008C2" w:rsidRDefault="008008C2" w:rsidP="008008C2">
            <w:pPr>
              <w:spacing w:after="0" w:line="240" w:lineRule="auto"/>
              <w:jc w:val="center"/>
              <w:rPr>
                <w:sz w:val="20"/>
                <w:szCs w:val="20"/>
              </w:rPr>
            </w:pPr>
            <w:r>
              <w:rPr>
                <w:sz w:val="20"/>
                <w:szCs w:val="20"/>
              </w:rPr>
              <w:t>Credit bureaus are pulled at time of new account opening</w:t>
            </w:r>
          </w:p>
        </w:tc>
        <w:tc>
          <w:tcPr>
            <w:tcW w:w="3828" w:type="dxa"/>
            <w:vAlign w:val="top"/>
          </w:tcPr>
          <w:p w14:paraId="6BFB5D68" w14:textId="77777777" w:rsidR="008008C2" w:rsidRDefault="008008C2" w:rsidP="008008C2">
            <w:pPr>
              <w:spacing w:after="0" w:line="240" w:lineRule="auto"/>
              <w:jc w:val="center"/>
              <w:rPr>
                <w:sz w:val="20"/>
                <w:szCs w:val="20"/>
              </w:rPr>
            </w:pPr>
            <w:r>
              <w:rPr>
                <w:sz w:val="20"/>
                <w:szCs w:val="20"/>
              </w:rPr>
              <w:t>No credit bureau pulls are required</w:t>
            </w:r>
          </w:p>
        </w:tc>
      </w:tr>
      <w:tr w:rsidR="008008C2" w14:paraId="3DF13A42"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tcW w:w="2821" w:type="dxa"/>
            <w:shd w:val="clear" w:color="auto" w:fill="D1DEEE" w:themeFill="accent5" w:themeFillTint="33"/>
            <w:vAlign w:val="top"/>
          </w:tcPr>
          <w:p w14:paraId="7213B727" w14:textId="77777777" w:rsidR="008008C2" w:rsidRPr="00A65008" w:rsidRDefault="008008C2" w:rsidP="008008C2">
            <w:pPr>
              <w:pStyle w:val="CommentText"/>
              <w:rPr>
                <w:b/>
              </w:rPr>
            </w:pPr>
            <w:r>
              <w:rPr>
                <w:b/>
              </w:rPr>
              <w:t>Account Opening / Print and Prepare Forms</w:t>
            </w:r>
          </w:p>
        </w:tc>
        <w:tc>
          <w:tcPr>
            <w:tcW w:w="3543" w:type="dxa"/>
            <w:vAlign w:val="top"/>
          </w:tcPr>
          <w:p w14:paraId="7966491A" w14:textId="77777777" w:rsidR="008008C2" w:rsidRDefault="008008C2" w:rsidP="008008C2">
            <w:pPr>
              <w:spacing w:after="0" w:line="240" w:lineRule="auto"/>
              <w:jc w:val="center"/>
              <w:rPr>
                <w:sz w:val="20"/>
                <w:szCs w:val="20"/>
              </w:rPr>
            </w:pPr>
            <w:r>
              <w:rPr>
                <w:sz w:val="20"/>
                <w:szCs w:val="20"/>
              </w:rPr>
              <w:t>Forms are printed off and pre-filled from T24.</w:t>
            </w:r>
          </w:p>
        </w:tc>
        <w:tc>
          <w:tcPr>
            <w:tcW w:w="3828" w:type="dxa"/>
            <w:vAlign w:val="top"/>
          </w:tcPr>
          <w:p w14:paraId="640F670D" w14:textId="77777777" w:rsidR="008008C2" w:rsidRDefault="008008C2" w:rsidP="008008C2">
            <w:pPr>
              <w:spacing w:after="0" w:line="240" w:lineRule="auto"/>
              <w:jc w:val="center"/>
              <w:rPr>
                <w:sz w:val="20"/>
                <w:szCs w:val="20"/>
              </w:rPr>
            </w:pPr>
            <w:r>
              <w:rPr>
                <w:sz w:val="20"/>
                <w:szCs w:val="20"/>
              </w:rPr>
              <w:t>Forms are standalone from InfoServer. Requires complete manual population.</w:t>
            </w:r>
          </w:p>
        </w:tc>
      </w:tr>
      <w:tr w:rsidR="008008C2" w14:paraId="683BE48B"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2821" w:type="dxa"/>
            <w:shd w:val="clear" w:color="auto" w:fill="D1DEEE" w:themeFill="accent5" w:themeFillTint="33"/>
            <w:vAlign w:val="top"/>
          </w:tcPr>
          <w:p w14:paraId="6A54DC54" w14:textId="77777777" w:rsidR="008008C2" w:rsidRPr="00A65008" w:rsidRDefault="008008C2" w:rsidP="008008C2">
            <w:pPr>
              <w:pStyle w:val="CommentText"/>
              <w:rPr>
                <w:b/>
              </w:rPr>
            </w:pPr>
            <w:r>
              <w:rPr>
                <w:b/>
              </w:rPr>
              <w:t>Account Opening / Print and Prepare Forms</w:t>
            </w:r>
          </w:p>
        </w:tc>
        <w:tc>
          <w:tcPr>
            <w:tcW w:w="3543" w:type="dxa"/>
            <w:vAlign w:val="top"/>
          </w:tcPr>
          <w:p w14:paraId="54956100" w14:textId="77777777" w:rsidR="008008C2" w:rsidRDefault="008008C2" w:rsidP="008008C2">
            <w:pPr>
              <w:spacing w:after="0" w:line="240" w:lineRule="auto"/>
              <w:jc w:val="center"/>
              <w:rPr>
                <w:sz w:val="20"/>
                <w:szCs w:val="20"/>
              </w:rPr>
            </w:pPr>
            <w:r>
              <w:rPr>
                <w:sz w:val="20"/>
                <w:szCs w:val="20"/>
              </w:rPr>
              <w:t>No certificates are printed off of T24.</w:t>
            </w:r>
          </w:p>
        </w:tc>
        <w:tc>
          <w:tcPr>
            <w:tcW w:w="3828" w:type="dxa"/>
            <w:vAlign w:val="top"/>
          </w:tcPr>
          <w:p w14:paraId="01B718B7" w14:textId="77777777" w:rsidR="008008C2" w:rsidRDefault="008008C2" w:rsidP="008008C2">
            <w:pPr>
              <w:spacing w:after="0" w:line="240" w:lineRule="auto"/>
              <w:jc w:val="center"/>
              <w:rPr>
                <w:sz w:val="20"/>
                <w:szCs w:val="20"/>
              </w:rPr>
            </w:pPr>
            <w:r>
              <w:rPr>
                <w:sz w:val="20"/>
                <w:szCs w:val="20"/>
              </w:rPr>
              <w:t>Non-registered GIC certificates are manually printed off of T24 after system authorization is provided to provide to client, along with other CDIC brochures.</w:t>
            </w:r>
          </w:p>
        </w:tc>
      </w:tr>
      <w:tr w:rsidR="008008C2" w14:paraId="56318324"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tcW w:w="2821" w:type="dxa"/>
            <w:shd w:val="clear" w:color="auto" w:fill="D1DEEE" w:themeFill="accent5" w:themeFillTint="33"/>
            <w:vAlign w:val="top"/>
          </w:tcPr>
          <w:p w14:paraId="5CBB8DF3" w14:textId="77777777" w:rsidR="008008C2" w:rsidRPr="00A65008" w:rsidRDefault="008008C2" w:rsidP="008008C2">
            <w:pPr>
              <w:pStyle w:val="CommentText"/>
              <w:rPr>
                <w:b/>
              </w:rPr>
            </w:pPr>
            <w:r>
              <w:rPr>
                <w:b/>
              </w:rPr>
              <w:lastRenderedPageBreak/>
              <w:t>Account Opening / Print and Prepare Forms</w:t>
            </w:r>
          </w:p>
        </w:tc>
        <w:tc>
          <w:tcPr>
            <w:tcW w:w="3543" w:type="dxa"/>
            <w:vAlign w:val="top"/>
          </w:tcPr>
          <w:p w14:paraId="224191E0" w14:textId="77777777" w:rsidR="008008C2" w:rsidRDefault="008008C2" w:rsidP="008008C2">
            <w:pPr>
              <w:spacing w:after="0" w:line="240" w:lineRule="auto"/>
              <w:jc w:val="center"/>
              <w:rPr>
                <w:sz w:val="20"/>
                <w:szCs w:val="20"/>
              </w:rPr>
            </w:pPr>
            <w:r>
              <w:rPr>
                <w:sz w:val="20"/>
                <w:szCs w:val="20"/>
              </w:rPr>
              <w:t>Debit card issuance can be included as part of opening up a demand account (especially on personal)</w:t>
            </w:r>
          </w:p>
        </w:tc>
        <w:tc>
          <w:tcPr>
            <w:tcW w:w="3828" w:type="dxa"/>
            <w:vAlign w:val="top"/>
          </w:tcPr>
          <w:p w14:paraId="4885F5BF" w14:textId="77777777" w:rsidR="008008C2" w:rsidRDefault="008008C2" w:rsidP="008008C2">
            <w:pPr>
              <w:spacing w:after="0" w:line="240" w:lineRule="auto"/>
              <w:jc w:val="center"/>
              <w:rPr>
                <w:sz w:val="20"/>
                <w:szCs w:val="20"/>
              </w:rPr>
            </w:pPr>
            <w:r>
              <w:rPr>
                <w:sz w:val="20"/>
                <w:szCs w:val="20"/>
              </w:rPr>
              <w:t>Typically no debit card issuance</w:t>
            </w:r>
          </w:p>
        </w:tc>
      </w:tr>
      <w:tr w:rsidR="008008C2" w14:paraId="4FEA8AF6"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2821" w:type="dxa"/>
            <w:shd w:val="clear" w:color="auto" w:fill="D1DEEE" w:themeFill="accent5" w:themeFillTint="33"/>
            <w:vAlign w:val="top"/>
          </w:tcPr>
          <w:p w14:paraId="4480E55A" w14:textId="77777777" w:rsidR="008008C2" w:rsidRDefault="008008C2" w:rsidP="008008C2">
            <w:pPr>
              <w:pStyle w:val="CommentText"/>
              <w:rPr>
                <w:b/>
              </w:rPr>
            </w:pPr>
            <w:r>
              <w:rPr>
                <w:b/>
              </w:rPr>
              <w:t>Print and Prepare Forms / Branch Audit/Scanning</w:t>
            </w:r>
          </w:p>
        </w:tc>
        <w:tc>
          <w:tcPr>
            <w:tcW w:w="3543" w:type="dxa"/>
            <w:vAlign w:val="top"/>
          </w:tcPr>
          <w:p w14:paraId="1FEB8F67" w14:textId="77777777" w:rsidR="008008C2" w:rsidRDefault="008008C2" w:rsidP="008008C2">
            <w:pPr>
              <w:spacing w:after="0" w:line="240" w:lineRule="auto"/>
              <w:jc w:val="center"/>
              <w:rPr>
                <w:sz w:val="20"/>
                <w:szCs w:val="20"/>
              </w:rPr>
            </w:pPr>
            <w:r>
              <w:rPr>
                <w:sz w:val="20"/>
                <w:szCs w:val="20"/>
              </w:rPr>
              <w:t>Signature cards are signed and sent for DOXIM uploads</w:t>
            </w:r>
          </w:p>
        </w:tc>
        <w:tc>
          <w:tcPr>
            <w:tcW w:w="3828" w:type="dxa"/>
            <w:vAlign w:val="top"/>
          </w:tcPr>
          <w:p w14:paraId="2AE936DD" w14:textId="77777777" w:rsidR="008008C2" w:rsidRDefault="008008C2" w:rsidP="008008C2">
            <w:pPr>
              <w:spacing w:after="0" w:line="240" w:lineRule="auto"/>
              <w:jc w:val="center"/>
              <w:rPr>
                <w:sz w:val="20"/>
                <w:szCs w:val="20"/>
              </w:rPr>
            </w:pPr>
            <w:r>
              <w:rPr>
                <w:sz w:val="20"/>
                <w:szCs w:val="20"/>
              </w:rPr>
              <w:t>No signature cards required</w:t>
            </w:r>
          </w:p>
        </w:tc>
      </w:tr>
      <w:tr w:rsidR="008008C2" w14:paraId="39A264D8"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tcW w:w="2821" w:type="dxa"/>
            <w:shd w:val="clear" w:color="auto" w:fill="D1DEEE" w:themeFill="accent5" w:themeFillTint="33"/>
            <w:vAlign w:val="top"/>
          </w:tcPr>
          <w:p w14:paraId="73E1CE90" w14:textId="77777777" w:rsidR="008008C2" w:rsidRPr="00A65008" w:rsidRDefault="008008C2" w:rsidP="008008C2">
            <w:pPr>
              <w:pStyle w:val="CommentText"/>
              <w:rPr>
                <w:b/>
              </w:rPr>
            </w:pPr>
            <w:r>
              <w:rPr>
                <w:b/>
              </w:rPr>
              <w:t>T24 Authorizations</w:t>
            </w:r>
          </w:p>
        </w:tc>
        <w:tc>
          <w:tcPr>
            <w:tcW w:w="3543" w:type="dxa"/>
            <w:vAlign w:val="top"/>
          </w:tcPr>
          <w:p w14:paraId="38BE6A4A" w14:textId="77777777" w:rsidR="008008C2" w:rsidRDefault="008008C2" w:rsidP="008008C2">
            <w:pPr>
              <w:spacing w:after="0" w:line="240" w:lineRule="auto"/>
              <w:jc w:val="center"/>
              <w:rPr>
                <w:sz w:val="20"/>
                <w:szCs w:val="20"/>
              </w:rPr>
            </w:pPr>
            <w:r>
              <w:rPr>
                <w:sz w:val="20"/>
                <w:szCs w:val="20"/>
              </w:rPr>
              <w:t>Authorizations for account openings occur before clients sign the forms</w:t>
            </w:r>
          </w:p>
        </w:tc>
        <w:tc>
          <w:tcPr>
            <w:tcW w:w="3828" w:type="dxa"/>
            <w:vAlign w:val="top"/>
          </w:tcPr>
          <w:p w14:paraId="7C007C02" w14:textId="77777777" w:rsidR="008008C2" w:rsidRDefault="008008C2" w:rsidP="008008C2">
            <w:pPr>
              <w:spacing w:after="0" w:line="240" w:lineRule="auto"/>
              <w:jc w:val="center"/>
              <w:rPr>
                <w:sz w:val="20"/>
                <w:szCs w:val="20"/>
              </w:rPr>
            </w:pPr>
            <w:r>
              <w:rPr>
                <w:sz w:val="20"/>
                <w:szCs w:val="20"/>
              </w:rPr>
              <w:t>Authorizations for account openings occur after clients sign the forms</w:t>
            </w:r>
          </w:p>
        </w:tc>
      </w:tr>
    </w:tbl>
    <w:p w14:paraId="26037FB9" w14:textId="77777777" w:rsidR="008008C2" w:rsidRDefault="008008C2" w:rsidP="008008C2">
      <w:pPr>
        <w:pStyle w:val="BodyCopy"/>
        <w:rPr>
          <w:sz w:val="22"/>
        </w:rPr>
      </w:pPr>
    </w:p>
    <w:p w14:paraId="6F479A18" w14:textId="77777777" w:rsidR="008008C2" w:rsidRDefault="008008C2" w:rsidP="008008C2">
      <w:pPr>
        <w:pStyle w:val="BodyCopy"/>
        <w:rPr>
          <w:sz w:val="22"/>
        </w:rPr>
      </w:pPr>
      <w:r>
        <w:rPr>
          <w:sz w:val="22"/>
        </w:rPr>
        <w:t>Pain points provided were consistent with demand account opening, although as forms are not generated from T24 this was not an issue.</w:t>
      </w:r>
    </w:p>
    <w:p w14:paraId="28EF8C46" w14:textId="77777777" w:rsidR="008008C2" w:rsidRDefault="008008C2" w:rsidP="008008C2">
      <w:pPr>
        <w:pStyle w:val="Heading3"/>
      </w:pPr>
      <w:bookmarkStart w:id="276" w:name="_Toc7593490"/>
      <w:bookmarkStart w:id="277" w:name="_Toc17897892"/>
      <w:bookmarkStart w:id="278" w:name="_Toc19697978"/>
      <w:bookmarkStart w:id="279" w:name="_Toc19698186"/>
      <w:r>
        <w:t>Lead Time</w:t>
      </w:r>
      <w:bookmarkEnd w:id="276"/>
      <w:bookmarkEnd w:id="277"/>
      <w:bookmarkEnd w:id="278"/>
      <w:bookmarkEnd w:id="279"/>
    </w:p>
    <w:tbl>
      <w:tblPr>
        <w:tblStyle w:val="Corporate"/>
        <w:tblW w:w="10080" w:type="dxa"/>
        <w:tblInd w:w="-69" w:type="dxa"/>
        <w:tblLook w:val="04A0" w:firstRow="1" w:lastRow="0" w:firstColumn="1" w:lastColumn="0" w:noHBand="0" w:noVBand="1"/>
      </w:tblPr>
      <w:tblGrid>
        <w:gridCol w:w="1452"/>
        <w:gridCol w:w="1610"/>
        <w:gridCol w:w="1120"/>
        <w:gridCol w:w="1610"/>
        <w:gridCol w:w="1258"/>
        <w:gridCol w:w="1610"/>
        <w:gridCol w:w="1420"/>
      </w:tblGrid>
      <w:tr w:rsidR="008008C2" w14:paraId="235E6D2D" w14:textId="77777777" w:rsidTr="008008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52" w:type="dxa"/>
          </w:tcPr>
          <w:p w14:paraId="08E50F28" w14:textId="77777777" w:rsidR="008008C2" w:rsidRDefault="008008C2" w:rsidP="008008C2">
            <w:r>
              <w:t>Client Type</w:t>
            </w:r>
          </w:p>
        </w:tc>
        <w:tc>
          <w:tcPr>
            <w:tcW w:w="2730" w:type="dxa"/>
            <w:gridSpan w:val="2"/>
          </w:tcPr>
          <w:p w14:paraId="56832E12"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Low Complexity</w:t>
            </w:r>
          </w:p>
        </w:tc>
        <w:tc>
          <w:tcPr>
            <w:tcW w:w="2868" w:type="dxa"/>
            <w:gridSpan w:val="2"/>
          </w:tcPr>
          <w:p w14:paraId="018B5FC1"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Medium Complexity</w:t>
            </w:r>
          </w:p>
        </w:tc>
        <w:tc>
          <w:tcPr>
            <w:tcW w:w="3030" w:type="dxa"/>
            <w:gridSpan w:val="2"/>
          </w:tcPr>
          <w:p w14:paraId="5AE52237"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High Complexity</w:t>
            </w:r>
          </w:p>
        </w:tc>
      </w:tr>
      <w:tr w:rsidR="008008C2" w14:paraId="525A3B43"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shd w:val="clear" w:color="auto" w:fill="808474"/>
          </w:tcPr>
          <w:p w14:paraId="788F2A71" w14:textId="77777777" w:rsidR="008008C2" w:rsidRDefault="008008C2" w:rsidP="008008C2"/>
        </w:tc>
        <w:tc>
          <w:tcPr>
            <w:tcW w:w="1610" w:type="dxa"/>
            <w:shd w:val="clear" w:color="auto" w:fill="808474"/>
          </w:tcPr>
          <w:p w14:paraId="275C1BC0"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783EC4">
              <w:rPr>
                <w:b/>
                <w:color w:val="FFFFFF" w:themeColor="background1"/>
              </w:rPr>
              <w:t>Lead Time</w:t>
            </w:r>
          </w:p>
        </w:tc>
        <w:tc>
          <w:tcPr>
            <w:tcW w:w="1120" w:type="dxa"/>
            <w:shd w:val="clear" w:color="auto" w:fill="808474"/>
          </w:tcPr>
          <w:p w14:paraId="13A16168"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783EC4">
              <w:rPr>
                <w:b/>
                <w:color w:val="FFFFFF" w:themeColor="background1"/>
              </w:rPr>
              <w:t>% of time in queue</w:t>
            </w:r>
          </w:p>
        </w:tc>
        <w:tc>
          <w:tcPr>
            <w:tcW w:w="1610" w:type="dxa"/>
            <w:shd w:val="clear" w:color="auto" w:fill="808474"/>
          </w:tcPr>
          <w:p w14:paraId="31227F4A"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783EC4">
              <w:rPr>
                <w:b/>
                <w:color w:val="FFFFFF" w:themeColor="background1"/>
              </w:rPr>
              <w:t>Lead Time</w:t>
            </w:r>
          </w:p>
        </w:tc>
        <w:tc>
          <w:tcPr>
            <w:tcW w:w="1258" w:type="dxa"/>
            <w:shd w:val="clear" w:color="auto" w:fill="808474"/>
          </w:tcPr>
          <w:p w14:paraId="137A0FAE"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783EC4">
              <w:rPr>
                <w:b/>
                <w:color w:val="FFFFFF" w:themeColor="background1"/>
              </w:rPr>
              <w:t>% of time in queue</w:t>
            </w:r>
          </w:p>
        </w:tc>
        <w:tc>
          <w:tcPr>
            <w:tcW w:w="1610" w:type="dxa"/>
            <w:shd w:val="clear" w:color="auto" w:fill="808474"/>
          </w:tcPr>
          <w:p w14:paraId="4CB838DD"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783EC4">
              <w:rPr>
                <w:b/>
                <w:color w:val="FFFFFF" w:themeColor="background1"/>
              </w:rPr>
              <w:t>Lead Time</w:t>
            </w:r>
          </w:p>
        </w:tc>
        <w:tc>
          <w:tcPr>
            <w:tcW w:w="1420" w:type="dxa"/>
            <w:shd w:val="clear" w:color="auto" w:fill="808474"/>
          </w:tcPr>
          <w:p w14:paraId="526A4808"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rsidRPr="00783EC4">
              <w:rPr>
                <w:b/>
                <w:color w:val="FFFFFF" w:themeColor="background1"/>
              </w:rPr>
              <w:t>% of time in queue</w:t>
            </w:r>
          </w:p>
        </w:tc>
      </w:tr>
      <w:tr w:rsidR="008008C2" w14:paraId="1AD8D171"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6AA069CE" w14:textId="77777777" w:rsidR="008008C2" w:rsidRDefault="008008C2" w:rsidP="008008C2">
            <w:r>
              <w:t>New</w:t>
            </w:r>
          </w:p>
        </w:tc>
        <w:tc>
          <w:tcPr>
            <w:tcW w:w="1610" w:type="dxa"/>
          </w:tcPr>
          <w:p w14:paraId="2707F654"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1.7 hours</w:t>
            </w:r>
          </w:p>
        </w:tc>
        <w:tc>
          <w:tcPr>
            <w:tcW w:w="1120" w:type="dxa"/>
          </w:tcPr>
          <w:p w14:paraId="7781BCF8"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11%</w:t>
            </w:r>
          </w:p>
        </w:tc>
        <w:tc>
          <w:tcPr>
            <w:tcW w:w="1610" w:type="dxa"/>
          </w:tcPr>
          <w:p w14:paraId="473B68BC"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2.0 hours</w:t>
            </w:r>
          </w:p>
        </w:tc>
        <w:tc>
          <w:tcPr>
            <w:tcW w:w="1258" w:type="dxa"/>
          </w:tcPr>
          <w:p w14:paraId="4D2DCAD7"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10%</w:t>
            </w:r>
          </w:p>
        </w:tc>
        <w:tc>
          <w:tcPr>
            <w:tcW w:w="1610" w:type="dxa"/>
          </w:tcPr>
          <w:p w14:paraId="70CB6C13"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2.3 hours</w:t>
            </w:r>
          </w:p>
        </w:tc>
        <w:tc>
          <w:tcPr>
            <w:tcW w:w="1420" w:type="dxa"/>
          </w:tcPr>
          <w:p w14:paraId="46FE0A2A"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13%</w:t>
            </w:r>
          </w:p>
        </w:tc>
      </w:tr>
      <w:tr w:rsidR="008008C2" w14:paraId="2663A1FD"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2" w:type="dxa"/>
          </w:tcPr>
          <w:p w14:paraId="0AE789E9" w14:textId="77777777" w:rsidR="008008C2" w:rsidRDefault="008008C2" w:rsidP="008008C2">
            <w:r>
              <w:t>Existing</w:t>
            </w:r>
          </w:p>
        </w:tc>
        <w:tc>
          <w:tcPr>
            <w:tcW w:w="1610" w:type="dxa"/>
          </w:tcPr>
          <w:p w14:paraId="6FA26969"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1.0 hours</w:t>
            </w:r>
          </w:p>
        </w:tc>
        <w:tc>
          <w:tcPr>
            <w:tcW w:w="1120" w:type="dxa"/>
          </w:tcPr>
          <w:p w14:paraId="44B2E312"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0%</w:t>
            </w:r>
          </w:p>
        </w:tc>
        <w:tc>
          <w:tcPr>
            <w:tcW w:w="1610" w:type="dxa"/>
          </w:tcPr>
          <w:p w14:paraId="1DBE022F"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1.2 hours</w:t>
            </w:r>
          </w:p>
        </w:tc>
        <w:tc>
          <w:tcPr>
            <w:tcW w:w="1258" w:type="dxa"/>
          </w:tcPr>
          <w:p w14:paraId="1D6673FB"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0%</w:t>
            </w:r>
          </w:p>
        </w:tc>
        <w:tc>
          <w:tcPr>
            <w:tcW w:w="1610" w:type="dxa"/>
          </w:tcPr>
          <w:p w14:paraId="7E7C32C8"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1.4 hours</w:t>
            </w:r>
          </w:p>
        </w:tc>
        <w:tc>
          <w:tcPr>
            <w:tcW w:w="1420" w:type="dxa"/>
          </w:tcPr>
          <w:p w14:paraId="7DB5113F"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0%</w:t>
            </w:r>
          </w:p>
        </w:tc>
      </w:tr>
    </w:tbl>
    <w:p w14:paraId="574A2360" w14:textId="77777777" w:rsidR="008008C2" w:rsidRDefault="008008C2" w:rsidP="008008C2"/>
    <w:p w14:paraId="523C0A1E" w14:textId="77777777" w:rsidR="008008C2" w:rsidRDefault="008008C2" w:rsidP="008008C2">
      <w:r>
        <w:t>The lead times that were self-reported during the interviews are listed below, and do not differ significantly from what was gathered for Personal Demand accounts – the times range from identical (New – Low complexity) to 15% less (Existing – Medium) than Demand account opening, although that 15% represents only a difference of twelve minutes. As the lead times for each account type are so similar, it is likely that the process differences offset each other.</w:t>
      </w:r>
    </w:p>
    <w:p w14:paraId="645CFE7B" w14:textId="77777777" w:rsidR="008008C2" w:rsidRDefault="008008C2" w:rsidP="008008C2">
      <w:r>
        <w:t>Queue time is similar for Personal Investment accounts as for Personal Demand. Again, this suggests that much of the process is happening in real-time, which has implications for client experience that should be explored.</w:t>
      </w:r>
    </w:p>
    <w:p w14:paraId="5E9BAFDD" w14:textId="77777777" w:rsidR="008008C2" w:rsidRDefault="008008C2" w:rsidP="008008C2">
      <w:r>
        <w:t>The same labour intensive parts of opening up a personal investment accounts were identified as for a Personal Demand account, with the exception of the preparation of application forms. As investment forms are standalone on InfoServer and need to be completely pre-filled manually (versus partially-prefilled and printed off T24), it takes 5 - 10 min longer to perform this function as compared to opening up a Personal Demand account.</w:t>
      </w:r>
    </w:p>
    <w:p w14:paraId="15B6A2CE" w14:textId="77777777" w:rsidR="008008C2" w:rsidRPr="007F773D" w:rsidRDefault="008008C2" w:rsidP="008008C2">
      <w:r>
        <w:t>This process does not have the debit card issuance step. By not needing to issue a debit card on a personal investment account, not only does it remove the printing and signing of debit card form #4007 (or form #4246 update), it also removes the tasks of a) linking it as a new product on T24, b) needing account authorization on the debit card product, and c) escorting the client to a station to do a PIN change on the card.</w:t>
      </w:r>
    </w:p>
    <w:p w14:paraId="32A91E73" w14:textId="77777777" w:rsidR="008008C2" w:rsidRDefault="008008C2" w:rsidP="008008C2">
      <w:pPr>
        <w:pStyle w:val="Heading3"/>
      </w:pPr>
      <w:bookmarkStart w:id="280" w:name="_Toc7593491"/>
      <w:bookmarkStart w:id="281" w:name="_Toc17897893"/>
      <w:bookmarkStart w:id="282" w:name="_Toc19697979"/>
      <w:bookmarkStart w:id="283" w:name="_Toc19698187"/>
      <w:r>
        <w:lastRenderedPageBreak/>
        <w:t>Volume</w:t>
      </w:r>
      <w:bookmarkEnd w:id="280"/>
      <w:bookmarkEnd w:id="281"/>
      <w:bookmarkEnd w:id="282"/>
      <w:bookmarkEnd w:id="283"/>
    </w:p>
    <w:p w14:paraId="1D01F34D" w14:textId="77777777" w:rsidR="008008C2" w:rsidRDefault="008008C2" w:rsidP="008008C2">
      <w:pPr>
        <w:rPr>
          <w:bCs/>
        </w:rPr>
      </w:pPr>
      <w:r>
        <w:rPr>
          <w:bCs/>
        </w:rPr>
        <w:t>Almost all</w:t>
      </w:r>
      <w:r w:rsidRPr="005572A7">
        <w:rPr>
          <w:bCs/>
        </w:rPr>
        <w:t xml:space="preserve"> </w:t>
      </w:r>
      <w:r>
        <w:rPr>
          <w:bCs/>
        </w:rPr>
        <w:t>investment account openings for New and Existing clients are personal, at 78% and 93%, respectively. Their openings are also fairly evenly distributed among the regions: Prairies, Northern Alberta, and BC.</w:t>
      </w:r>
    </w:p>
    <w:tbl>
      <w:tblPr>
        <w:tblStyle w:val="Corporate"/>
        <w:tblW w:w="0" w:type="auto"/>
        <w:jc w:val="center"/>
        <w:tblLayout w:type="fixed"/>
        <w:tblLook w:val="04A0" w:firstRow="1" w:lastRow="0" w:firstColumn="1" w:lastColumn="0" w:noHBand="0" w:noVBand="1"/>
      </w:tblPr>
      <w:tblGrid>
        <w:gridCol w:w="2786"/>
        <w:gridCol w:w="2459"/>
        <w:gridCol w:w="709"/>
        <w:gridCol w:w="2410"/>
        <w:gridCol w:w="708"/>
      </w:tblGrid>
      <w:tr w:rsidR="008008C2" w:rsidRPr="00B764DE" w14:paraId="672449EF" w14:textId="77777777" w:rsidTr="008008C2">
        <w:trPr>
          <w:cnfStyle w:val="100000000000" w:firstRow="1" w:lastRow="0" w:firstColumn="0" w:lastColumn="0" w:oddVBand="0" w:evenVBand="0" w:oddHBand="0" w:evenHBand="0" w:firstRowFirstColumn="0" w:firstRowLastColumn="0" w:lastRowFirstColumn="0" w:lastRowLastColumn="0"/>
          <w:trHeight w:val="537"/>
          <w:jc w:val="center"/>
        </w:trPr>
        <w:tc>
          <w:tcPr>
            <w:cnfStyle w:val="001000000100" w:firstRow="0" w:lastRow="0" w:firstColumn="1" w:lastColumn="0" w:oddVBand="0" w:evenVBand="0" w:oddHBand="0" w:evenHBand="0" w:firstRowFirstColumn="1" w:firstRowLastColumn="0" w:lastRowFirstColumn="0" w:lastRowLastColumn="0"/>
            <w:tcW w:w="2786" w:type="dxa"/>
          </w:tcPr>
          <w:p w14:paraId="6EDF9C6C" w14:textId="77777777" w:rsidR="008008C2" w:rsidRPr="00B764DE" w:rsidRDefault="008008C2" w:rsidP="008008C2">
            <w:pPr>
              <w:rPr>
                <w:color w:val="FFFFFF" w:themeColor="background1"/>
              </w:rPr>
            </w:pPr>
            <w:r w:rsidRPr="00B764DE">
              <w:rPr>
                <w:color w:val="FFFFFF" w:themeColor="background1"/>
              </w:rPr>
              <w:t xml:space="preserve">Regional Breakdown </w:t>
            </w:r>
          </w:p>
        </w:tc>
        <w:tc>
          <w:tcPr>
            <w:tcW w:w="2459" w:type="dxa"/>
          </w:tcPr>
          <w:p w14:paraId="1380D811" w14:textId="77777777" w:rsidR="008008C2" w:rsidRPr="00B764DE"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764DE">
              <w:rPr>
                <w:color w:val="FFFFFF" w:themeColor="background1"/>
              </w:rPr>
              <w:t xml:space="preserve"># of New </w:t>
            </w:r>
            <w:r w:rsidRPr="00B764DE">
              <w:rPr>
                <w:i/>
                <w:color w:val="FFFFFF" w:themeColor="background1"/>
              </w:rPr>
              <w:t>Accounts</w:t>
            </w:r>
            <w:r w:rsidRPr="00B764DE">
              <w:rPr>
                <w:color w:val="FFFFFF" w:themeColor="background1"/>
              </w:rPr>
              <w:t xml:space="preserve"> Opened for New:</w:t>
            </w:r>
          </w:p>
        </w:tc>
        <w:tc>
          <w:tcPr>
            <w:tcW w:w="709" w:type="dxa"/>
          </w:tcPr>
          <w:p w14:paraId="50EDCF54" w14:textId="77777777" w:rsidR="008008C2" w:rsidRPr="00B764DE"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764DE">
              <w:rPr>
                <w:color w:val="FFFFFF" w:themeColor="background1"/>
              </w:rPr>
              <w:t>%</w:t>
            </w:r>
          </w:p>
        </w:tc>
        <w:tc>
          <w:tcPr>
            <w:tcW w:w="2410" w:type="dxa"/>
          </w:tcPr>
          <w:p w14:paraId="4E37AA79" w14:textId="77777777" w:rsidR="008008C2" w:rsidRPr="00B764DE"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764DE">
              <w:rPr>
                <w:color w:val="FFFFFF" w:themeColor="background1"/>
              </w:rPr>
              <w:t xml:space="preserve"># of New </w:t>
            </w:r>
            <w:r w:rsidRPr="00B764DE">
              <w:rPr>
                <w:i/>
                <w:color w:val="FFFFFF" w:themeColor="background1"/>
              </w:rPr>
              <w:t>Accounts</w:t>
            </w:r>
            <w:r w:rsidRPr="00B764DE">
              <w:rPr>
                <w:color w:val="FFFFFF" w:themeColor="background1"/>
              </w:rPr>
              <w:t xml:space="preserve"> Opened for Existing:</w:t>
            </w:r>
          </w:p>
        </w:tc>
        <w:tc>
          <w:tcPr>
            <w:tcW w:w="708" w:type="dxa"/>
          </w:tcPr>
          <w:p w14:paraId="4893BF72" w14:textId="77777777" w:rsidR="008008C2" w:rsidRPr="00B764DE"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B764DE">
              <w:rPr>
                <w:color w:val="FFFFFF" w:themeColor="background1"/>
              </w:rPr>
              <w:t>%</w:t>
            </w:r>
          </w:p>
        </w:tc>
      </w:tr>
      <w:tr w:rsidR="008008C2" w14:paraId="5FD899BE"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763547A3" w14:textId="77777777" w:rsidR="008008C2" w:rsidRPr="00257906" w:rsidRDefault="008008C2" w:rsidP="008008C2">
            <w:pPr>
              <w:jc w:val="center"/>
            </w:pPr>
            <w:r w:rsidRPr="00257906">
              <w:t>Prairies</w:t>
            </w:r>
          </w:p>
        </w:tc>
        <w:tc>
          <w:tcPr>
            <w:tcW w:w="2459" w:type="dxa"/>
          </w:tcPr>
          <w:p w14:paraId="750A350B"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268</w:t>
            </w:r>
          </w:p>
        </w:tc>
        <w:tc>
          <w:tcPr>
            <w:tcW w:w="709" w:type="dxa"/>
          </w:tcPr>
          <w:p w14:paraId="23A1D884"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c>
          <w:tcPr>
            <w:tcW w:w="2410" w:type="dxa"/>
          </w:tcPr>
          <w:p w14:paraId="12FBFAA0"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9929</w:t>
            </w:r>
          </w:p>
        </w:tc>
        <w:tc>
          <w:tcPr>
            <w:tcW w:w="708" w:type="dxa"/>
          </w:tcPr>
          <w:p w14:paraId="67CA8837"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30%</w:t>
            </w:r>
          </w:p>
        </w:tc>
      </w:tr>
      <w:tr w:rsidR="008008C2" w14:paraId="6684B879"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138F0038" w14:textId="77777777" w:rsidR="008008C2" w:rsidRPr="00257906" w:rsidRDefault="008008C2" w:rsidP="008008C2">
            <w:pPr>
              <w:jc w:val="center"/>
            </w:pPr>
            <w:r w:rsidRPr="00257906">
              <w:t>Northern Alberta</w:t>
            </w:r>
          </w:p>
        </w:tc>
        <w:tc>
          <w:tcPr>
            <w:tcW w:w="2459" w:type="dxa"/>
          </w:tcPr>
          <w:p w14:paraId="700810EC"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271</w:t>
            </w:r>
          </w:p>
        </w:tc>
        <w:tc>
          <w:tcPr>
            <w:tcW w:w="709" w:type="dxa"/>
          </w:tcPr>
          <w:p w14:paraId="007E30DD"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32%</w:t>
            </w:r>
          </w:p>
        </w:tc>
        <w:tc>
          <w:tcPr>
            <w:tcW w:w="2410" w:type="dxa"/>
          </w:tcPr>
          <w:p w14:paraId="04253CF8"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11951</w:t>
            </w:r>
          </w:p>
        </w:tc>
        <w:tc>
          <w:tcPr>
            <w:tcW w:w="708" w:type="dxa"/>
          </w:tcPr>
          <w:p w14:paraId="23A0AFCB"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36%</w:t>
            </w:r>
          </w:p>
        </w:tc>
      </w:tr>
      <w:tr w:rsidR="008008C2" w14:paraId="7FE3888B"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0CA5DD94" w14:textId="77777777" w:rsidR="008008C2" w:rsidRPr="00257906" w:rsidRDefault="008008C2" w:rsidP="008008C2">
            <w:pPr>
              <w:jc w:val="center"/>
            </w:pPr>
            <w:r w:rsidRPr="00257906">
              <w:t>BC</w:t>
            </w:r>
          </w:p>
        </w:tc>
        <w:tc>
          <w:tcPr>
            <w:tcW w:w="2459" w:type="dxa"/>
          </w:tcPr>
          <w:p w14:paraId="523229DE"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236</w:t>
            </w:r>
          </w:p>
        </w:tc>
        <w:tc>
          <w:tcPr>
            <w:tcW w:w="709" w:type="dxa"/>
          </w:tcPr>
          <w:p w14:paraId="697CFED7"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28%</w:t>
            </w:r>
          </w:p>
        </w:tc>
        <w:tc>
          <w:tcPr>
            <w:tcW w:w="2410" w:type="dxa"/>
          </w:tcPr>
          <w:p w14:paraId="7B496C19"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8924</w:t>
            </w:r>
          </w:p>
        </w:tc>
        <w:tc>
          <w:tcPr>
            <w:tcW w:w="708" w:type="dxa"/>
          </w:tcPr>
          <w:p w14:paraId="4AC4EDC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27%</w:t>
            </w:r>
          </w:p>
        </w:tc>
      </w:tr>
      <w:tr w:rsidR="008008C2" w14:paraId="5C752A20"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56FA29BE" w14:textId="77777777" w:rsidR="008008C2" w:rsidRPr="00257906" w:rsidRDefault="008008C2" w:rsidP="008008C2">
            <w:pPr>
              <w:jc w:val="center"/>
            </w:pPr>
            <w:r w:rsidRPr="00257906">
              <w:t>EFG</w:t>
            </w:r>
          </w:p>
        </w:tc>
        <w:tc>
          <w:tcPr>
            <w:tcW w:w="2459" w:type="dxa"/>
          </w:tcPr>
          <w:p w14:paraId="56203191"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2</w:t>
            </w:r>
          </w:p>
        </w:tc>
        <w:tc>
          <w:tcPr>
            <w:tcW w:w="709" w:type="dxa"/>
          </w:tcPr>
          <w:p w14:paraId="2C1A75D2"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c>
          <w:tcPr>
            <w:tcW w:w="2410" w:type="dxa"/>
          </w:tcPr>
          <w:p w14:paraId="0E26D395"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7</w:t>
            </w:r>
          </w:p>
        </w:tc>
        <w:tc>
          <w:tcPr>
            <w:tcW w:w="708" w:type="dxa"/>
          </w:tcPr>
          <w:p w14:paraId="028FA9E3"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r>
      <w:tr w:rsidR="008008C2" w14:paraId="02DB4970"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15DE0477" w14:textId="77777777" w:rsidR="008008C2" w:rsidRPr="00257906" w:rsidRDefault="008008C2" w:rsidP="008008C2">
            <w:pPr>
              <w:jc w:val="center"/>
            </w:pPr>
            <w:r w:rsidRPr="00257906">
              <w:t>Real Estate</w:t>
            </w:r>
          </w:p>
        </w:tc>
        <w:tc>
          <w:tcPr>
            <w:tcW w:w="2459" w:type="dxa"/>
          </w:tcPr>
          <w:p w14:paraId="015E16D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1</w:t>
            </w:r>
          </w:p>
        </w:tc>
        <w:tc>
          <w:tcPr>
            <w:tcW w:w="709" w:type="dxa"/>
          </w:tcPr>
          <w:p w14:paraId="119FB04B"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c>
          <w:tcPr>
            <w:tcW w:w="2410" w:type="dxa"/>
          </w:tcPr>
          <w:p w14:paraId="363AF3D5"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6</w:t>
            </w:r>
          </w:p>
        </w:tc>
        <w:tc>
          <w:tcPr>
            <w:tcW w:w="708" w:type="dxa"/>
          </w:tcPr>
          <w:p w14:paraId="0EA8F568"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r>
      <w:tr w:rsidR="008008C2" w14:paraId="767CD53D"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319CF912" w14:textId="77777777" w:rsidR="008008C2" w:rsidRPr="00257906" w:rsidRDefault="008008C2" w:rsidP="008008C2">
            <w:pPr>
              <w:jc w:val="center"/>
            </w:pPr>
            <w:r w:rsidRPr="00257906">
              <w:t>Motive</w:t>
            </w:r>
          </w:p>
        </w:tc>
        <w:tc>
          <w:tcPr>
            <w:tcW w:w="2459" w:type="dxa"/>
          </w:tcPr>
          <w:p w14:paraId="6E0C07E6"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60</w:t>
            </w:r>
          </w:p>
        </w:tc>
        <w:tc>
          <w:tcPr>
            <w:tcW w:w="709" w:type="dxa"/>
          </w:tcPr>
          <w:p w14:paraId="5E97E3A9"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7%</w:t>
            </w:r>
          </w:p>
        </w:tc>
        <w:tc>
          <w:tcPr>
            <w:tcW w:w="2410" w:type="dxa"/>
          </w:tcPr>
          <w:p w14:paraId="0405B3D3"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0</w:t>
            </w:r>
          </w:p>
        </w:tc>
        <w:tc>
          <w:tcPr>
            <w:tcW w:w="708" w:type="dxa"/>
          </w:tcPr>
          <w:p w14:paraId="69D04891"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r>
      <w:tr w:rsidR="008008C2" w14:paraId="608343FA"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2E0D7AF3" w14:textId="77777777" w:rsidR="008008C2" w:rsidRPr="00257906" w:rsidRDefault="008008C2" w:rsidP="008008C2">
            <w:pPr>
              <w:jc w:val="right"/>
            </w:pPr>
            <w:r>
              <w:rPr>
                <w:b w:val="0"/>
              </w:rPr>
              <w:t>Total</w:t>
            </w:r>
          </w:p>
        </w:tc>
        <w:tc>
          <w:tcPr>
            <w:tcW w:w="2459" w:type="dxa"/>
          </w:tcPr>
          <w:p w14:paraId="5632846F"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rPr>
                <w:b/>
                <w:color w:val="000000"/>
              </w:rPr>
              <w:t>838</w:t>
            </w:r>
          </w:p>
        </w:tc>
        <w:tc>
          <w:tcPr>
            <w:tcW w:w="709" w:type="dxa"/>
          </w:tcPr>
          <w:p w14:paraId="6B0F6D17"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p>
        </w:tc>
        <w:tc>
          <w:tcPr>
            <w:tcW w:w="2410" w:type="dxa"/>
          </w:tcPr>
          <w:p w14:paraId="49D8F23B"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commentRangeStart w:id="284"/>
            <w:r>
              <w:rPr>
                <w:b/>
              </w:rPr>
              <w:t>32760</w:t>
            </w:r>
            <w:commentRangeEnd w:id="284"/>
            <w:r>
              <w:rPr>
                <w:rStyle w:val="CommentReference"/>
                <w:rFonts w:eastAsia="Times New Roman" w:cs="Times New Roman"/>
              </w:rPr>
              <w:commentReference w:id="284"/>
            </w:r>
          </w:p>
        </w:tc>
        <w:tc>
          <w:tcPr>
            <w:tcW w:w="708" w:type="dxa"/>
          </w:tcPr>
          <w:p w14:paraId="22D1AA69"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p>
        </w:tc>
      </w:tr>
    </w:tbl>
    <w:p w14:paraId="26D3B2C0" w14:textId="77777777" w:rsidR="008008C2" w:rsidRDefault="008008C2" w:rsidP="008008C2">
      <w:pPr>
        <w:rPr>
          <w:bCs/>
        </w:rPr>
      </w:pPr>
    </w:p>
    <w:p w14:paraId="227D3CEE" w14:textId="77777777" w:rsidR="008008C2" w:rsidRDefault="008008C2" w:rsidP="008008C2">
      <w:pPr>
        <w:rPr>
          <w:bCs/>
        </w:rPr>
      </w:pPr>
      <w:r>
        <w:rPr>
          <w:bCs/>
        </w:rPr>
        <w:t>The number of new Personal Investment accounts opened for Existing clients is 40 times that for New clients (32,760 investment sub-accounts versus 838 investment accounts for new-to-bank clients).</w:t>
      </w:r>
    </w:p>
    <w:tbl>
      <w:tblPr>
        <w:tblStyle w:val="Corporate"/>
        <w:tblW w:w="0" w:type="auto"/>
        <w:jc w:val="center"/>
        <w:tblLayout w:type="fixed"/>
        <w:tblLook w:val="04A0" w:firstRow="1" w:lastRow="0" w:firstColumn="1" w:lastColumn="0" w:noHBand="0" w:noVBand="1"/>
      </w:tblPr>
      <w:tblGrid>
        <w:gridCol w:w="2786"/>
        <w:gridCol w:w="2459"/>
        <w:gridCol w:w="709"/>
      </w:tblGrid>
      <w:tr w:rsidR="008008C2" w14:paraId="776AF6B0" w14:textId="77777777" w:rsidTr="008008C2">
        <w:trPr>
          <w:cnfStyle w:val="100000000000" w:firstRow="1" w:lastRow="0" w:firstColumn="0" w:lastColumn="0" w:oddVBand="0" w:evenVBand="0" w:oddHBand="0" w:evenHBand="0" w:firstRowFirstColumn="0" w:firstRowLastColumn="0" w:lastRowFirstColumn="0" w:lastRowLastColumn="0"/>
          <w:trHeight w:val="537"/>
          <w:jc w:val="center"/>
        </w:trPr>
        <w:tc>
          <w:tcPr>
            <w:cnfStyle w:val="001000000100" w:firstRow="0" w:lastRow="0" w:firstColumn="1" w:lastColumn="0" w:oddVBand="0" w:evenVBand="0" w:oddHBand="0" w:evenHBand="0" w:firstRowFirstColumn="1" w:firstRowLastColumn="0" w:lastRowFirstColumn="0" w:lastRowLastColumn="0"/>
            <w:tcW w:w="2786" w:type="dxa"/>
          </w:tcPr>
          <w:p w14:paraId="39972D62" w14:textId="77777777" w:rsidR="008008C2" w:rsidRPr="00F676C8" w:rsidRDefault="008008C2" w:rsidP="008008C2">
            <w:pPr>
              <w:rPr>
                <w:color w:val="FFFFFF" w:themeColor="background1"/>
              </w:rPr>
            </w:pPr>
            <w:r w:rsidRPr="00F676C8">
              <w:rPr>
                <w:color w:val="FFFFFF" w:themeColor="background1"/>
              </w:rPr>
              <w:t xml:space="preserve">Top 5 branches – Personal Investment Account Opening </w:t>
            </w:r>
          </w:p>
        </w:tc>
        <w:tc>
          <w:tcPr>
            <w:tcW w:w="2459" w:type="dxa"/>
          </w:tcPr>
          <w:p w14:paraId="77B4E7E8" w14:textId="77777777" w:rsidR="008008C2" w:rsidRPr="00F676C8"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676C8">
              <w:rPr>
                <w:color w:val="FFFFFF" w:themeColor="background1"/>
              </w:rPr>
              <w:t># of New Accounts Opened for New &amp; Existing clients</w:t>
            </w:r>
          </w:p>
        </w:tc>
        <w:tc>
          <w:tcPr>
            <w:tcW w:w="709" w:type="dxa"/>
          </w:tcPr>
          <w:p w14:paraId="7231B147" w14:textId="77777777" w:rsidR="008008C2" w:rsidRPr="00F676C8"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676C8">
              <w:rPr>
                <w:color w:val="FFFFFF" w:themeColor="background1"/>
              </w:rPr>
              <w:t>%</w:t>
            </w:r>
          </w:p>
        </w:tc>
      </w:tr>
      <w:tr w:rsidR="008008C2" w14:paraId="164C5205"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5D86AE8E" w14:textId="77777777" w:rsidR="008008C2" w:rsidRPr="00783EC4" w:rsidRDefault="008008C2" w:rsidP="008008C2">
            <w:pPr>
              <w:jc w:val="right"/>
              <w:rPr>
                <w:color w:val="FFFFFF" w:themeColor="background1"/>
              </w:rPr>
            </w:pPr>
            <w:r w:rsidRPr="00783EC4">
              <w:rPr>
                <w:color w:val="FFFFFF" w:themeColor="background1"/>
              </w:rPr>
              <w:t>Motive</w:t>
            </w:r>
          </w:p>
        </w:tc>
        <w:tc>
          <w:tcPr>
            <w:tcW w:w="2459" w:type="dxa"/>
          </w:tcPr>
          <w:p w14:paraId="12E357BA"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2003</w:t>
            </w:r>
          </w:p>
        </w:tc>
        <w:tc>
          <w:tcPr>
            <w:tcW w:w="709" w:type="dxa"/>
          </w:tcPr>
          <w:p w14:paraId="36A941C1"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6.0%</w:t>
            </w:r>
          </w:p>
        </w:tc>
      </w:tr>
      <w:tr w:rsidR="008008C2" w14:paraId="6F0322A8"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08F3598B" w14:textId="77777777" w:rsidR="008008C2" w:rsidRPr="00783EC4" w:rsidRDefault="008008C2" w:rsidP="008008C2">
            <w:pPr>
              <w:jc w:val="right"/>
              <w:rPr>
                <w:color w:val="FFFFFF" w:themeColor="background1"/>
              </w:rPr>
            </w:pPr>
            <w:r w:rsidRPr="00783EC4">
              <w:rPr>
                <w:color w:val="FFFFFF" w:themeColor="background1"/>
              </w:rPr>
              <w:t>Edmonton Main</w:t>
            </w:r>
          </w:p>
        </w:tc>
        <w:tc>
          <w:tcPr>
            <w:tcW w:w="2459" w:type="dxa"/>
          </w:tcPr>
          <w:p w14:paraId="7ABEE729" w14:textId="77777777" w:rsidR="008008C2" w:rsidRPr="00597667" w:rsidRDefault="008008C2" w:rsidP="008008C2">
            <w:pPr>
              <w:jc w:val="center"/>
              <w:cnfStyle w:val="000000010000" w:firstRow="0" w:lastRow="0" w:firstColumn="0" w:lastColumn="0" w:oddVBand="0" w:evenVBand="0" w:oddHBand="0" w:evenHBand="1" w:firstRowFirstColumn="0" w:firstRowLastColumn="0" w:lastRowFirstColumn="0" w:lastRowLastColumn="0"/>
            </w:pPr>
            <w:r>
              <w:rPr>
                <w:color w:val="000000"/>
              </w:rPr>
              <w:t>1766</w:t>
            </w:r>
          </w:p>
        </w:tc>
        <w:tc>
          <w:tcPr>
            <w:tcW w:w="709" w:type="dxa"/>
          </w:tcPr>
          <w:p w14:paraId="08B6FC8B" w14:textId="77777777" w:rsidR="008008C2" w:rsidRPr="00D5548F"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5.3%</w:t>
            </w:r>
          </w:p>
        </w:tc>
      </w:tr>
      <w:tr w:rsidR="008008C2" w14:paraId="4232843D"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66556FC7" w14:textId="77777777" w:rsidR="008008C2" w:rsidRPr="00783EC4" w:rsidRDefault="008008C2" w:rsidP="008008C2">
            <w:pPr>
              <w:jc w:val="right"/>
              <w:rPr>
                <w:color w:val="FFFFFF" w:themeColor="background1"/>
              </w:rPr>
            </w:pPr>
            <w:r w:rsidRPr="00783EC4">
              <w:rPr>
                <w:color w:val="FFFFFF" w:themeColor="background1"/>
              </w:rPr>
              <w:t>Regina</w:t>
            </w:r>
          </w:p>
        </w:tc>
        <w:tc>
          <w:tcPr>
            <w:tcW w:w="2459" w:type="dxa"/>
          </w:tcPr>
          <w:p w14:paraId="76AE2318"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1658</w:t>
            </w:r>
          </w:p>
        </w:tc>
        <w:tc>
          <w:tcPr>
            <w:tcW w:w="709" w:type="dxa"/>
          </w:tcPr>
          <w:p w14:paraId="11854EF3"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4.9%</w:t>
            </w:r>
          </w:p>
        </w:tc>
      </w:tr>
      <w:tr w:rsidR="008008C2" w14:paraId="1AF08B72"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2707E856" w14:textId="77777777" w:rsidR="008008C2" w:rsidRPr="00783EC4" w:rsidRDefault="008008C2" w:rsidP="008008C2">
            <w:pPr>
              <w:jc w:val="right"/>
              <w:rPr>
                <w:color w:val="FFFFFF" w:themeColor="background1"/>
              </w:rPr>
            </w:pPr>
            <w:r w:rsidRPr="00783EC4">
              <w:rPr>
                <w:color w:val="FFFFFF" w:themeColor="background1"/>
              </w:rPr>
              <w:t>Edmonton 103rd Street</w:t>
            </w:r>
          </w:p>
        </w:tc>
        <w:tc>
          <w:tcPr>
            <w:tcW w:w="2459" w:type="dxa"/>
          </w:tcPr>
          <w:p w14:paraId="7568EC5A" w14:textId="77777777" w:rsidR="008008C2" w:rsidRPr="00597667" w:rsidRDefault="008008C2" w:rsidP="008008C2">
            <w:pPr>
              <w:jc w:val="center"/>
              <w:cnfStyle w:val="000000010000" w:firstRow="0" w:lastRow="0" w:firstColumn="0" w:lastColumn="0" w:oddVBand="0" w:evenVBand="0" w:oddHBand="0" w:evenHBand="1" w:firstRowFirstColumn="0" w:firstRowLastColumn="0" w:lastRowFirstColumn="0" w:lastRowLastColumn="0"/>
            </w:pPr>
            <w:r>
              <w:rPr>
                <w:color w:val="000000"/>
              </w:rPr>
              <w:t>1598</w:t>
            </w:r>
          </w:p>
        </w:tc>
        <w:tc>
          <w:tcPr>
            <w:tcW w:w="709" w:type="dxa"/>
          </w:tcPr>
          <w:p w14:paraId="554032FA" w14:textId="77777777" w:rsidR="008008C2" w:rsidRPr="00D5548F"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4.8%</w:t>
            </w:r>
          </w:p>
        </w:tc>
      </w:tr>
      <w:tr w:rsidR="008008C2" w14:paraId="2E5EE454"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19225A1A" w14:textId="77777777" w:rsidR="008008C2" w:rsidRPr="00783EC4" w:rsidRDefault="008008C2" w:rsidP="008008C2">
            <w:pPr>
              <w:jc w:val="right"/>
              <w:rPr>
                <w:color w:val="FFFFFF" w:themeColor="background1"/>
              </w:rPr>
            </w:pPr>
            <w:r w:rsidRPr="00783EC4">
              <w:rPr>
                <w:color w:val="FFFFFF" w:themeColor="background1"/>
              </w:rPr>
              <w:t>Edmonton Old Strathcona</w:t>
            </w:r>
          </w:p>
        </w:tc>
        <w:tc>
          <w:tcPr>
            <w:tcW w:w="2459" w:type="dxa"/>
          </w:tcPr>
          <w:p w14:paraId="55E74813"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1564</w:t>
            </w:r>
          </w:p>
        </w:tc>
        <w:tc>
          <w:tcPr>
            <w:tcW w:w="709" w:type="dxa"/>
          </w:tcPr>
          <w:p w14:paraId="24C4D653"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4.7%</w:t>
            </w:r>
          </w:p>
        </w:tc>
      </w:tr>
    </w:tbl>
    <w:p w14:paraId="096A2A82" w14:textId="77777777" w:rsidR="008008C2" w:rsidRPr="0035461F" w:rsidRDefault="008008C2" w:rsidP="008008C2">
      <w:pPr>
        <w:rPr>
          <w:bCs/>
        </w:rPr>
      </w:pPr>
      <w:r>
        <w:rPr>
          <w:bCs/>
        </w:rPr>
        <w:t>Similar to Personal Demand accounts, the share of Personal Investment account opening completed by any one branch is higher in the above branches, but is distributed among the branch network.</w:t>
      </w:r>
    </w:p>
    <w:p w14:paraId="48ED7559" w14:textId="2DA0B6BB" w:rsidR="008008C2" w:rsidRDefault="008008C2" w:rsidP="008008C2">
      <w:pPr>
        <w:pStyle w:val="BodyCopy"/>
      </w:pPr>
    </w:p>
    <w:p w14:paraId="098EFA68" w14:textId="77777777" w:rsidR="0090495A" w:rsidRDefault="0090495A" w:rsidP="008008C2">
      <w:pPr>
        <w:pStyle w:val="BodyCopy"/>
      </w:pPr>
    </w:p>
    <w:p w14:paraId="58BBB30B" w14:textId="77777777" w:rsidR="008008C2" w:rsidRDefault="008008C2" w:rsidP="008008C2">
      <w:pPr>
        <w:pStyle w:val="Heading2"/>
      </w:pPr>
      <w:bookmarkStart w:id="285" w:name="_Toc7593492"/>
      <w:bookmarkStart w:id="286" w:name="_Toc19697980"/>
      <w:bookmarkStart w:id="287" w:name="_Toc19698425"/>
      <w:r>
        <w:lastRenderedPageBreak/>
        <w:t>Business</w:t>
      </w:r>
      <w:bookmarkEnd w:id="285"/>
      <w:bookmarkEnd w:id="286"/>
      <w:bookmarkEnd w:id="287"/>
    </w:p>
    <w:p w14:paraId="33D0936D" w14:textId="77777777" w:rsidR="008008C2" w:rsidRDefault="008008C2" w:rsidP="008008C2">
      <w:pPr>
        <w:pStyle w:val="Heading3"/>
      </w:pPr>
      <w:bookmarkStart w:id="288" w:name="_Toc7593493"/>
      <w:bookmarkStart w:id="289" w:name="_Toc17897895"/>
      <w:bookmarkStart w:id="290" w:name="_Toc19697981"/>
      <w:bookmarkStart w:id="291" w:name="_Toc19698189"/>
      <w:r>
        <w:t>Process and Pain Points</w:t>
      </w:r>
      <w:bookmarkEnd w:id="288"/>
      <w:bookmarkEnd w:id="289"/>
      <w:bookmarkEnd w:id="290"/>
      <w:bookmarkEnd w:id="291"/>
    </w:p>
    <w:p w14:paraId="63B47BAF" w14:textId="77777777" w:rsidR="008008C2" w:rsidRDefault="008008C2" w:rsidP="008008C2">
      <w:r>
        <w:t xml:space="preserve">The process as depicted has the same number of process steps as Personal, and flows similarly, although it may involve different resources as it is supported by Cash Management in some branches.  </w:t>
      </w:r>
    </w:p>
    <w:p w14:paraId="1DF9E688" w14:textId="77777777" w:rsidR="008008C2" w:rsidRDefault="008008C2" w:rsidP="008008C2">
      <w:r>
        <w:rPr>
          <w:noProof/>
        </w:rPr>
        <w:drawing>
          <wp:inline distT="0" distB="0" distL="0" distR="0" wp14:anchorId="60380413" wp14:editId="60012F1E">
            <wp:extent cx="6400800" cy="43671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400800" cy="4367174"/>
                    </a:xfrm>
                    <a:prstGeom prst="rect">
                      <a:avLst/>
                    </a:prstGeom>
                    <a:noFill/>
                  </pic:spPr>
                </pic:pic>
              </a:graphicData>
            </a:graphic>
          </wp:inline>
        </w:drawing>
      </w:r>
    </w:p>
    <w:p w14:paraId="170DAFD9" w14:textId="77777777" w:rsidR="008008C2" w:rsidRDefault="008008C2" w:rsidP="008008C2">
      <w:r>
        <w:t>Pain points did not differ significantly from Business Demand account opening.</w:t>
      </w:r>
    </w:p>
    <w:p w14:paraId="031FD367" w14:textId="77777777" w:rsidR="008008C2" w:rsidRDefault="008008C2" w:rsidP="008008C2">
      <w:pPr>
        <w:pStyle w:val="Heading3"/>
      </w:pPr>
      <w:bookmarkStart w:id="292" w:name="_Toc7593494"/>
      <w:bookmarkStart w:id="293" w:name="_Toc17897896"/>
      <w:bookmarkStart w:id="294" w:name="_Toc19697982"/>
      <w:bookmarkStart w:id="295" w:name="_Toc19698190"/>
      <w:r>
        <w:t>Lead Time</w:t>
      </w:r>
      <w:bookmarkEnd w:id="292"/>
      <w:bookmarkEnd w:id="293"/>
      <w:bookmarkEnd w:id="294"/>
      <w:bookmarkEnd w:id="295"/>
    </w:p>
    <w:p w14:paraId="76FDD967" w14:textId="77777777" w:rsidR="008008C2" w:rsidRDefault="008008C2" w:rsidP="008008C2">
      <w:r>
        <w:t>The lead times for each level of complexity are shown above based on self-reported data.</w:t>
      </w:r>
    </w:p>
    <w:tbl>
      <w:tblPr>
        <w:tblStyle w:val="Corporate"/>
        <w:tblW w:w="10126" w:type="dxa"/>
        <w:tblInd w:w="-92" w:type="dxa"/>
        <w:tblLook w:val="04A0" w:firstRow="1" w:lastRow="0" w:firstColumn="1" w:lastColumn="0" w:noHBand="0" w:noVBand="1"/>
      </w:tblPr>
      <w:tblGrid>
        <w:gridCol w:w="1465"/>
        <w:gridCol w:w="1421"/>
        <w:gridCol w:w="1323"/>
        <w:gridCol w:w="1609"/>
        <w:gridCol w:w="1272"/>
        <w:gridCol w:w="1609"/>
        <w:gridCol w:w="1427"/>
      </w:tblGrid>
      <w:tr w:rsidR="008008C2" w14:paraId="446E51E4" w14:textId="77777777" w:rsidTr="008008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65" w:type="dxa"/>
          </w:tcPr>
          <w:p w14:paraId="038A2D19" w14:textId="77777777" w:rsidR="008008C2" w:rsidRDefault="008008C2" w:rsidP="008008C2">
            <w:r>
              <w:t>Client Type</w:t>
            </w:r>
          </w:p>
        </w:tc>
        <w:tc>
          <w:tcPr>
            <w:tcW w:w="2744" w:type="dxa"/>
            <w:gridSpan w:val="2"/>
          </w:tcPr>
          <w:p w14:paraId="66F0D90B"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Low Complexity</w:t>
            </w:r>
          </w:p>
        </w:tc>
        <w:tc>
          <w:tcPr>
            <w:tcW w:w="2881" w:type="dxa"/>
            <w:gridSpan w:val="2"/>
          </w:tcPr>
          <w:p w14:paraId="40C36758"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Medium Complexity</w:t>
            </w:r>
          </w:p>
        </w:tc>
        <w:tc>
          <w:tcPr>
            <w:tcW w:w="3036" w:type="dxa"/>
            <w:gridSpan w:val="2"/>
          </w:tcPr>
          <w:p w14:paraId="23606779" w14:textId="77777777" w:rsidR="008008C2" w:rsidRDefault="008008C2" w:rsidP="008008C2">
            <w:pPr>
              <w:jc w:val="center"/>
              <w:cnfStyle w:val="100000000000" w:firstRow="1" w:lastRow="0" w:firstColumn="0" w:lastColumn="0" w:oddVBand="0" w:evenVBand="0" w:oddHBand="0" w:evenHBand="0" w:firstRowFirstColumn="0" w:firstRowLastColumn="0" w:lastRowFirstColumn="0" w:lastRowLastColumn="0"/>
            </w:pPr>
            <w:r>
              <w:t>High Complexity</w:t>
            </w:r>
          </w:p>
        </w:tc>
      </w:tr>
      <w:tr w:rsidR="008008C2" w14:paraId="01E31922"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shd w:val="clear" w:color="auto" w:fill="808474"/>
          </w:tcPr>
          <w:p w14:paraId="574875DD" w14:textId="77777777" w:rsidR="008008C2" w:rsidRPr="00783EC4" w:rsidRDefault="008008C2" w:rsidP="008008C2">
            <w:pPr>
              <w:jc w:val="center"/>
              <w:rPr>
                <w:color w:val="FFFFFF" w:themeColor="background1"/>
              </w:rPr>
            </w:pPr>
          </w:p>
        </w:tc>
        <w:tc>
          <w:tcPr>
            <w:tcW w:w="1421" w:type="dxa"/>
            <w:shd w:val="clear" w:color="auto" w:fill="808474"/>
          </w:tcPr>
          <w:p w14:paraId="11DE778E" w14:textId="77777777" w:rsidR="008008C2" w:rsidRPr="00783EC4"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783EC4">
              <w:rPr>
                <w:b/>
                <w:color w:val="FFFFFF" w:themeColor="background1"/>
              </w:rPr>
              <w:t>Lead Time</w:t>
            </w:r>
          </w:p>
        </w:tc>
        <w:tc>
          <w:tcPr>
            <w:tcW w:w="1323" w:type="dxa"/>
            <w:shd w:val="clear" w:color="auto" w:fill="808474"/>
          </w:tcPr>
          <w:p w14:paraId="1E9D3504" w14:textId="77777777" w:rsidR="008008C2" w:rsidRPr="00783EC4"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783EC4">
              <w:rPr>
                <w:b/>
                <w:color w:val="FFFFFF" w:themeColor="background1"/>
              </w:rPr>
              <w:t>% of time in queue</w:t>
            </w:r>
          </w:p>
        </w:tc>
        <w:tc>
          <w:tcPr>
            <w:tcW w:w="1609" w:type="dxa"/>
            <w:shd w:val="clear" w:color="auto" w:fill="808474"/>
          </w:tcPr>
          <w:p w14:paraId="1007974C" w14:textId="77777777" w:rsidR="008008C2" w:rsidRPr="00783EC4"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783EC4">
              <w:rPr>
                <w:b/>
                <w:color w:val="FFFFFF" w:themeColor="background1"/>
              </w:rPr>
              <w:t>Lead Time</w:t>
            </w:r>
          </w:p>
        </w:tc>
        <w:tc>
          <w:tcPr>
            <w:tcW w:w="1272" w:type="dxa"/>
            <w:shd w:val="clear" w:color="auto" w:fill="808474"/>
          </w:tcPr>
          <w:p w14:paraId="0E4404F8" w14:textId="77777777" w:rsidR="008008C2" w:rsidRPr="00783EC4"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783EC4">
              <w:rPr>
                <w:b/>
                <w:color w:val="FFFFFF" w:themeColor="background1"/>
              </w:rPr>
              <w:t>% of time in queue</w:t>
            </w:r>
          </w:p>
        </w:tc>
        <w:tc>
          <w:tcPr>
            <w:tcW w:w="1609" w:type="dxa"/>
            <w:shd w:val="clear" w:color="auto" w:fill="808474"/>
          </w:tcPr>
          <w:p w14:paraId="627F6712" w14:textId="77777777" w:rsidR="008008C2" w:rsidRPr="00783EC4"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783EC4">
              <w:rPr>
                <w:b/>
                <w:color w:val="FFFFFF" w:themeColor="background1"/>
              </w:rPr>
              <w:t>Lead Time</w:t>
            </w:r>
          </w:p>
        </w:tc>
        <w:tc>
          <w:tcPr>
            <w:tcW w:w="1427" w:type="dxa"/>
            <w:shd w:val="clear" w:color="auto" w:fill="808474"/>
          </w:tcPr>
          <w:p w14:paraId="4CA21A98" w14:textId="77777777" w:rsidR="008008C2" w:rsidRPr="00783EC4" w:rsidRDefault="008008C2" w:rsidP="008008C2">
            <w:pPr>
              <w:jc w:val="center"/>
              <w:cnfStyle w:val="000000100000" w:firstRow="0" w:lastRow="0" w:firstColumn="0" w:lastColumn="0" w:oddVBand="0" w:evenVBand="0" w:oddHBand="1" w:evenHBand="0" w:firstRowFirstColumn="0" w:firstRowLastColumn="0" w:lastRowFirstColumn="0" w:lastRowLastColumn="0"/>
              <w:rPr>
                <w:b/>
                <w:color w:val="FFFFFF" w:themeColor="background1"/>
              </w:rPr>
            </w:pPr>
            <w:r w:rsidRPr="00783EC4">
              <w:rPr>
                <w:b/>
                <w:color w:val="FFFFFF" w:themeColor="background1"/>
              </w:rPr>
              <w:t>% of time in queue</w:t>
            </w:r>
          </w:p>
        </w:tc>
      </w:tr>
      <w:tr w:rsidR="008008C2" w14:paraId="3D6D78A7"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14:paraId="0047CDA6" w14:textId="77777777" w:rsidR="008008C2" w:rsidRDefault="008008C2" w:rsidP="008008C2">
            <w:r>
              <w:t>New</w:t>
            </w:r>
          </w:p>
        </w:tc>
        <w:tc>
          <w:tcPr>
            <w:tcW w:w="1421" w:type="dxa"/>
          </w:tcPr>
          <w:p w14:paraId="5DA917CC"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4.5 days</w:t>
            </w:r>
          </w:p>
        </w:tc>
        <w:tc>
          <w:tcPr>
            <w:tcW w:w="1323" w:type="dxa"/>
          </w:tcPr>
          <w:p w14:paraId="3B02CA51"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91%</w:t>
            </w:r>
          </w:p>
        </w:tc>
        <w:tc>
          <w:tcPr>
            <w:tcW w:w="1609" w:type="dxa"/>
          </w:tcPr>
          <w:p w14:paraId="75184D81"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9.8 days</w:t>
            </w:r>
          </w:p>
        </w:tc>
        <w:tc>
          <w:tcPr>
            <w:tcW w:w="1272" w:type="dxa"/>
          </w:tcPr>
          <w:p w14:paraId="40624407"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83%</w:t>
            </w:r>
          </w:p>
        </w:tc>
        <w:tc>
          <w:tcPr>
            <w:tcW w:w="1609" w:type="dxa"/>
          </w:tcPr>
          <w:p w14:paraId="14D88541"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15.0 days</w:t>
            </w:r>
          </w:p>
        </w:tc>
        <w:tc>
          <w:tcPr>
            <w:tcW w:w="1427" w:type="dxa"/>
          </w:tcPr>
          <w:p w14:paraId="517CD7BE"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pPr>
            <w:r>
              <w:t>80%</w:t>
            </w:r>
          </w:p>
        </w:tc>
      </w:tr>
      <w:tr w:rsidR="008008C2" w14:paraId="0DA5974E"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65" w:type="dxa"/>
          </w:tcPr>
          <w:p w14:paraId="2BBA7656" w14:textId="77777777" w:rsidR="008008C2" w:rsidRDefault="008008C2" w:rsidP="008008C2">
            <w:r>
              <w:t>Existing</w:t>
            </w:r>
          </w:p>
        </w:tc>
        <w:tc>
          <w:tcPr>
            <w:tcW w:w="1421" w:type="dxa"/>
          </w:tcPr>
          <w:p w14:paraId="2B5A88A7"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4.5 days</w:t>
            </w:r>
          </w:p>
        </w:tc>
        <w:tc>
          <w:tcPr>
            <w:tcW w:w="1323" w:type="dxa"/>
          </w:tcPr>
          <w:p w14:paraId="4B39261D"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89%</w:t>
            </w:r>
          </w:p>
        </w:tc>
        <w:tc>
          <w:tcPr>
            <w:tcW w:w="1609" w:type="dxa"/>
          </w:tcPr>
          <w:p w14:paraId="6A781042"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8.8 days</w:t>
            </w:r>
          </w:p>
        </w:tc>
        <w:tc>
          <w:tcPr>
            <w:tcW w:w="1272" w:type="dxa"/>
          </w:tcPr>
          <w:p w14:paraId="1B149922"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80%</w:t>
            </w:r>
          </w:p>
        </w:tc>
        <w:tc>
          <w:tcPr>
            <w:tcW w:w="1609" w:type="dxa"/>
          </w:tcPr>
          <w:p w14:paraId="00436913"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13.1 days</w:t>
            </w:r>
          </w:p>
        </w:tc>
        <w:tc>
          <w:tcPr>
            <w:tcW w:w="1427" w:type="dxa"/>
          </w:tcPr>
          <w:p w14:paraId="3522A876"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pPr>
            <w:r>
              <w:t>76%</w:t>
            </w:r>
          </w:p>
        </w:tc>
      </w:tr>
    </w:tbl>
    <w:p w14:paraId="24AA446F" w14:textId="77777777" w:rsidR="008008C2" w:rsidRDefault="008008C2" w:rsidP="008008C2">
      <w:r>
        <w:lastRenderedPageBreak/>
        <w:t xml:space="preserve">While at the highest level of complexity there is some difference between the time required for a New and an Existing client, this may be due to the onboarding and orientation activities that new clients require. There is no meaningful differentiation in lead time. Much of the lead time can be attributed to the queue time, which represents the time in which CWB is waiting on the client to complete a task. The proportion of time in queue, where the client is generally in control of the process, is consistent across all levels of complexity and is very similar to Demand business account opening. </w:t>
      </w:r>
    </w:p>
    <w:p w14:paraId="33101989" w14:textId="77777777" w:rsidR="008008C2" w:rsidRDefault="008008C2" w:rsidP="008008C2">
      <w:r>
        <w:t>The same top five labour intensive aspects of opening up a Business Investment account are the same as opening up a Business Demand account, although as the majority of the lead time is spent in queue, this is not a significant contributor to the lead time.</w:t>
      </w:r>
    </w:p>
    <w:p w14:paraId="0BB073FD" w14:textId="77777777" w:rsidR="008008C2" w:rsidRPr="004D47CA" w:rsidRDefault="008008C2" w:rsidP="008008C2">
      <w:r>
        <w:t>One thing to note is the time required to complete the forms for opening up a Business Investment account. Because forms are standalone on InfoServer and need to be completely pre-filled manually (versus partially-prefilled and printed off T24), it takes 30-45 min longer to perform this function as compared to opening up a business demand account.</w:t>
      </w:r>
    </w:p>
    <w:p w14:paraId="0B5E74E0" w14:textId="77777777" w:rsidR="008008C2" w:rsidRDefault="008008C2" w:rsidP="008008C2">
      <w:pPr>
        <w:pStyle w:val="Heading3"/>
      </w:pPr>
      <w:bookmarkStart w:id="296" w:name="_Toc7593495"/>
      <w:bookmarkStart w:id="297" w:name="_Toc17897897"/>
      <w:bookmarkStart w:id="298" w:name="_Toc19697983"/>
      <w:bookmarkStart w:id="299" w:name="_Toc19698191"/>
      <w:r>
        <w:t>Volume</w:t>
      </w:r>
      <w:bookmarkEnd w:id="296"/>
      <w:bookmarkEnd w:id="297"/>
      <w:bookmarkEnd w:id="298"/>
      <w:bookmarkEnd w:id="299"/>
    </w:p>
    <w:tbl>
      <w:tblPr>
        <w:tblStyle w:val="Corporate"/>
        <w:tblW w:w="0" w:type="auto"/>
        <w:jc w:val="center"/>
        <w:tblLayout w:type="fixed"/>
        <w:tblLook w:val="04A0" w:firstRow="1" w:lastRow="0" w:firstColumn="1" w:lastColumn="0" w:noHBand="0" w:noVBand="1"/>
      </w:tblPr>
      <w:tblGrid>
        <w:gridCol w:w="2786"/>
        <w:gridCol w:w="2459"/>
        <w:gridCol w:w="709"/>
        <w:gridCol w:w="2410"/>
        <w:gridCol w:w="708"/>
      </w:tblGrid>
      <w:tr w:rsidR="008008C2" w14:paraId="4ADF67E5" w14:textId="77777777" w:rsidTr="008008C2">
        <w:trPr>
          <w:cnfStyle w:val="100000000000" w:firstRow="1" w:lastRow="0" w:firstColumn="0" w:lastColumn="0" w:oddVBand="0" w:evenVBand="0" w:oddHBand="0" w:evenHBand="0" w:firstRowFirstColumn="0" w:firstRowLastColumn="0" w:lastRowFirstColumn="0" w:lastRowLastColumn="0"/>
          <w:trHeight w:val="615"/>
          <w:jc w:val="center"/>
        </w:trPr>
        <w:tc>
          <w:tcPr>
            <w:cnfStyle w:val="001000000100" w:firstRow="0" w:lastRow="0" w:firstColumn="1" w:lastColumn="0" w:oddVBand="0" w:evenVBand="0" w:oddHBand="0" w:evenHBand="0" w:firstRowFirstColumn="1" w:firstRowLastColumn="0" w:lastRowFirstColumn="0" w:lastRowLastColumn="0"/>
            <w:tcW w:w="2786" w:type="dxa"/>
          </w:tcPr>
          <w:p w14:paraId="41B65F2F" w14:textId="77777777" w:rsidR="008008C2" w:rsidRPr="00F2045A" w:rsidRDefault="008008C2" w:rsidP="008008C2">
            <w:pPr>
              <w:rPr>
                <w:b w:val="0"/>
              </w:rPr>
            </w:pPr>
            <w:r>
              <w:rPr>
                <w:b w:val="0"/>
              </w:rPr>
              <w:t xml:space="preserve">Regional Breakdown of </w:t>
            </w:r>
            <w:r w:rsidRPr="00F2045A">
              <w:rPr>
                <w:b w:val="0"/>
              </w:rPr>
              <w:t>Existing customers</w:t>
            </w:r>
          </w:p>
        </w:tc>
        <w:tc>
          <w:tcPr>
            <w:tcW w:w="2459" w:type="dxa"/>
          </w:tcPr>
          <w:p w14:paraId="0C6E758E" w14:textId="77777777" w:rsidR="008008C2" w:rsidRPr="008B101D" w:rsidRDefault="008008C2" w:rsidP="008008C2">
            <w:pPr>
              <w:jc w:val="center"/>
              <w:cnfStyle w:val="100000000000" w:firstRow="1" w:lastRow="0" w:firstColumn="0" w:lastColumn="0" w:oddVBand="0" w:evenVBand="0" w:oddHBand="0" w:evenHBand="0" w:firstRowFirstColumn="0" w:firstRowLastColumn="0" w:lastRowFirstColumn="0" w:lastRowLastColumn="0"/>
              <w:rPr>
                <w:color w:val="000000"/>
              </w:rPr>
            </w:pPr>
            <w:r w:rsidRPr="00901AB4">
              <w:rPr>
                <w:b w:val="0"/>
              </w:rPr>
              <w:t xml:space="preserve"># of New </w:t>
            </w:r>
            <w:r w:rsidRPr="00901AB4">
              <w:rPr>
                <w:b w:val="0"/>
                <w:i/>
              </w:rPr>
              <w:t>Accounts</w:t>
            </w:r>
            <w:r w:rsidRPr="00901AB4">
              <w:rPr>
                <w:b w:val="0"/>
              </w:rPr>
              <w:t xml:space="preserve"> Opened for</w:t>
            </w:r>
            <w:r>
              <w:rPr>
                <w:b w:val="0"/>
              </w:rPr>
              <w:t xml:space="preserve"> New</w:t>
            </w:r>
            <w:r w:rsidRPr="00901AB4">
              <w:rPr>
                <w:b w:val="0"/>
              </w:rPr>
              <w:t>:</w:t>
            </w:r>
          </w:p>
        </w:tc>
        <w:tc>
          <w:tcPr>
            <w:tcW w:w="709" w:type="dxa"/>
          </w:tcPr>
          <w:p w14:paraId="04A07625" w14:textId="77777777" w:rsidR="008008C2" w:rsidRPr="00442F3F" w:rsidRDefault="008008C2" w:rsidP="008008C2">
            <w:pPr>
              <w:jc w:val="center"/>
              <w:cnfStyle w:val="100000000000" w:firstRow="1" w:lastRow="0" w:firstColumn="0" w:lastColumn="0" w:oddVBand="0" w:evenVBand="0" w:oddHBand="0" w:evenHBand="0" w:firstRowFirstColumn="0" w:firstRowLastColumn="0" w:lastRowFirstColumn="0" w:lastRowLastColumn="0"/>
              <w:rPr>
                <w:b w:val="0"/>
                <w:color w:val="000000"/>
              </w:rPr>
            </w:pPr>
            <w:r w:rsidRPr="00442F3F">
              <w:rPr>
                <w:b w:val="0"/>
                <w:color w:val="000000"/>
              </w:rPr>
              <w:t>%</w:t>
            </w:r>
          </w:p>
        </w:tc>
        <w:tc>
          <w:tcPr>
            <w:tcW w:w="2410" w:type="dxa"/>
          </w:tcPr>
          <w:p w14:paraId="1AE12DB4" w14:textId="77777777" w:rsidR="008008C2" w:rsidRPr="008B101D" w:rsidRDefault="008008C2" w:rsidP="008008C2">
            <w:pPr>
              <w:jc w:val="center"/>
              <w:cnfStyle w:val="100000000000" w:firstRow="1" w:lastRow="0" w:firstColumn="0" w:lastColumn="0" w:oddVBand="0" w:evenVBand="0" w:oddHBand="0" w:evenHBand="0" w:firstRowFirstColumn="0" w:firstRowLastColumn="0" w:lastRowFirstColumn="0" w:lastRowLastColumn="0"/>
              <w:rPr>
                <w:color w:val="000000"/>
              </w:rPr>
            </w:pPr>
            <w:r w:rsidRPr="00901AB4">
              <w:rPr>
                <w:b w:val="0"/>
              </w:rPr>
              <w:t xml:space="preserve"># of New </w:t>
            </w:r>
            <w:r w:rsidRPr="00901AB4">
              <w:rPr>
                <w:b w:val="0"/>
                <w:i/>
              </w:rPr>
              <w:t>Accounts</w:t>
            </w:r>
            <w:r w:rsidRPr="00901AB4">
              <w:rPr>
                <w:b w:val="0"/>
              </w:rPr>
              <w:t xml:space="preserve"> Opened for</w:t>
            </w:r>
            <w:r>
              <w:rPr>
                <w:b w:val="0"/>
              </w:rPr>
              <w:t xml:space="preserve"> Existing</w:t>
            </w:r>
            <w:r w:rsidRPr="00901AB4">
              <w:rPr>
                <w:b w:val="0"/>
              </w:rPr>
              <w:t>:</w:t>
            </w:r>
          </w:p>
        </w:tc>
        <w:tc>
          <w:tcPr>
            <w:tcW w:w="708" w:type="dxa"/>
          </w:tcPr>
          <w:p w14:paraId="4BA31813" w14:textId="77777777" w:rsidR="008008C2" w:rsidRPr="00442F3F" w:rsidRDefault="008008C2" w:rsidP="008008C2">
            <w:pPr>
              <w:jc w:val="center"/>
              <w:cnfStyle w:val="100000000000" w:firstRow="1" w:lastRow="0" w:firstColumn="0" w:lastColumn="0" w:oddVBand="0" w:evenVBand="0" w:oddHBand="0" w:evenHBand="0" w:firstRowFirstColumn="0" w:firstRowLastColumn="0" w:lastRowFirstColumn="0" w:lastRowLastColumn="0"/>
              <w:rPr>
                <w:b w:val="0"/>
                <w:color w:val="000000"/>
              </w:rPr>
            </w:pPr>
            <w:r w:rsidRPr="00442F3F">
              <w:rPr>
                <w:b w:val="0"/>
                <w:color w:val="000000"/>
              </w:rPr>
              <w:t>%</w:t>
            </w:r>
          </w:p>
        </w:tc>
      </w:tr>
      <w:tr w:rsidR="008008C2" w14:paraId="1D4C9F23"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77A1919B" w14:textId="77777777" w:rsidR="008008C2" w:rsidRPr="00257906" w:rsidRDefault="008008C2" w:rsidP="008008C2">
            <w:pPr>
              <w:jc w:val="center"/>
            </w:pPr>
            <w:r w:rsidRPr="00257906">
              <w:t>Prairies</w:t>
            </w:r>
          </w:p>
        </w:tc>
        <w:tc>
          <w:tcPr>
            <w:tcW w:w="2459" w:type="dxa"/>
          </w:tcPr>
          <w:p w14:paraId="0C5BEA3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46</w:t>
            </w:r>
          </w:p>
        </w:tc>
        <w:tc>
          <w:tcPr>
            <w:tcW w:w="709" w:type="dxa"/>
          </w:tcPr>
          <w:p w14:paraId="3D34D9AE"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19%</w:t>
            </w:r>
          </w:p>
        </w:tc>
        <w:tc>
          <w:tcPr>
            <w:tcW w:w="2410" w:type="dxa"/>
          </w:tcPr>
          <w:p w14:paraId="2F8FCDAA"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617</w:t>
            </w:r>
          </w:p>
        </w:tc>
        <w:tc>
          <w:tcPr>
            <w:tcW w:w="708" w:type="dxa"/>
          </w:tcPr>
          <w:p w14:paraId="3AD1CA5A"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26%</w:t>
            </w:r>
          </w:p>
        </w:tc>
      </w:tr>
      <w:tr w:rsidR="008008C2" w14:paraId="6CF2E943"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1F81BD49" w14:textId="77777777" w:rsidR="008008C2" w:rsidRPr="00257906" w:rsidRDefault="008008C2" w:rsidP="008008C2">
            <w:pPr>
              <w:jc w:val="center"/>
            </w:pPr>
            <w:r w:rsidRPr="00257906">
              <w:t>Northern Alberta</w:t>
            </w:r>
          </w:p>
        </w:tc>
        <w:tc>
          <w:tcPr>
            <w:tcW w:w="2459" w:type="dxa"/>
          </w:tcPr>
          <w:p w14:paraId="4F475C81"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55</w:t>
            </w:r>
          </w:p>
        </w:tc>
        <w:tc>
          <w:tcPr>
            <w:tcW w:w="709" w:type="dxa"/>
          </w:tcPr>
          <w:p w14:paraId="7FB4A989"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23%</w:t>
            </w:r>
          </w:p>
        </w:tc>
        <w:tc>
          <w:tcPr>
            <w:tcW w:w="2410" w:type="dxa"/>
          </w:tcPr>
          <w:p w14:paraId="50D8E375"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718</w:t>
            </w:r>
          </w:p>
        </w:tc>
        <w:tc>
          <w:tcPr>
            <w:tcW w:w="708" w:type="dxa"/>
          </w:tcPr>
          <w:p w14:paraId="2B9ACE8E"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30%</w:t>
            </w:r>
          </w:p>
        </w:tc>
      </w:tr>
      <w:tr w:rsidR="008008C2" w14:paraId="4885BC11"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3DEB9AB6" w14:textId="77777777" w:rsidR="008008C2" w:rsidRPr="00257906" w:rsidRDefault="008008C2" w:rsidP="008008C2">
            <w:pPr>
              <w:jc w:val="center"/>
            </w:pPr>
            <w:r w:rsidRPr="00257906">
              <w:t>BC</w:t>
            </w:r>
          </w:p>
        </w:tc>
        <w:tc>
          <w:tcPr>
            <w:tcW w:w="2459" w:type="dxa"/>
          </w:tcPr>
          <w:p w14:paraId="129B1D33"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54</w:t>
            </w:r>
          </w:p>
        </w:tc>
        <w:tc>
          <w:tcPr>
            <w:tcW w:w="709" w:type="dxa"/>
          </w:tcPr>
          <w:p w14:paraId="63BBE24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23%</w:t>
            </w:r>
          </w:p>
        </w:tc>
        <w:tc>
          <w:tcPr>
            <w:tcW w:w="2410" w:type="dxa"/>
          </w:tcPr>
          <w:p w14:paraId="39E492D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551</w:t>
            </w:r>
          </w:p>
        </w:tc>
        <w:tc>
          <w:tcPr>
            <w:tcW w:w="708" w:type="dxa"/>
          </w:tcPr>
          <w:p w14:paraId="10E1FBCE"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23%</w:t>
            </w:r>
          </w:p>
        </w:tc>
      </w:tr>
      <w:tr w:rsidR="008008C2" w14:paraId="74DA3E1D"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4D8CB4C9" w14:textId="77777777" w:rsidR="008008C2" w:rsidRPr="00257906" w:rsidRDefault="008008C2" w:rsidP="008008C2">
            <w:pPr>
              <w:jc w:val="center"/>
            </w:pPr>
            <w:r w:rsidRPr="00257906">
              <w:t>EFG</w:t>
            </w:r>
          </w:p>
        </w:tc>
        <w:tc>
          <w:tcPr>
            <w:tcW w:w="2459" w:type="dxa"/>
          </w:tcPr>
          <w:p w14:paraId="2A007057"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5</w:t>
            </w:r>
          </w:p>
        </w:tc>
        <w:tc>
          <w:tcPr>
            <w:tcW w:w="709" w:type="dxa"/>
          </w:tcPr>
          <w:p w14:paraId="6DE293F7"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w:t>
            </w:r>
          </w:p>
        </w:tc>
        <w:tc>
          <w:tcPr>
            <w:tcW w:w="2410" w:type="dxa"/>
          </w:tcPr>
          <w:p w14:paraId="28536D2F"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51</w:t>
            </w:r>
          </w:p>
        </w:tc>
        <w:tc>
          <w:tcPr>
            <w:tcW w:w="708" w:type="dxa"/>
          </w:tcPr>
          <w:p w14:paraId="239060B1"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w:t>
            </w:r>
          </w:p>
        </w:tc>
      </w:tr>
      <w:tr w:rsidR="008008C2" w14:paraId="7AB16F29"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738DDA3D" w14:textId="77777777" w:rsidR="008008C2" w:rsidRPr="00257906" w:rsidRDefault="008008C2" w:rsidP="008008C2">
            <w:pPr>
              <w:jc w:val="center"/>
            </w:pPr>
            <w:r w:rsidRPr="00257906">
              <w:t>Real Estate</w:t>
            </w:r>
          </w:p>
        </w:tc>
        <w:tc>
          <w:tcPr>
            <w:tcW w:w="2459" w:type="dxa"/>
          </w:tcPr>
          <w:p w14:paraId="23FA522B"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79</w:t>
            </w:r>
          </w:p>
        </w:tc>
        <w:tc>
          <w:tcPr>
            <w:tcW w:w="709" w:type="dxa"/>
          </w:tcPr>
          <w:p w14:paraId="552F06C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33%</w:t>
            </w:r>
          </w:p>
        </w:tc>
        <w:tc>
          <w:tcPr>
            <w:tcW w:w="2410" w:type="dxa"/>
          </w:tcPr>
          <w:p w14:paraId="0823BAE4"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416</w:t>
            </w:r>
          </w:p>
        </w:tc>
        <w:tc>
          <w:tcPr>
            <w:tcW w:w="708" w:type="dxa"/>
          </w:tcPr>
          <w:p w14:paraId="5DC571F3"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18%</w:t>
            </w:r>
          </w:p>
        </w:tc>
      </w:tr>
      <w:tr w:rsidR="008008C2" w14:paraId="7450FD69"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040269B7" w14:textId="77777777" w:rsidR="008008C2" w:rsidRPr="00257906" w:rsidRDefault="008008C2" w:rsidP="008008C2">
            <w:pPr>
              <w:jc w:val="center"/>
            </w:pPr>
            <w:r w:rsidRPr="00257906">
              <w:t>Motive</w:t>
            </w:r>
          </w:p>
        </w:tc>
        <w:tc>
          <w:tcPr>
            <w:tcW w:w="2459" w:type="dxa"/>
          </w:tcPr>
          <w:p w14:paraId="6B9E41A8"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0</w:t>
            </w:r>
          </w:p>
        </w:tc>
        <w:tc>
          <w:tcPr>
            <w:tcW w:w="709" w:type="dxa"/>
          </w:tcPr>
          <w:p w14:paraId="3149C25E"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c>
          <w:tcPr>
            <w:tcW w:w="2410" w:type="dxa"/>
          </w:tcPr>
          <w:p w14:paraId="75B25F32"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9</w:t>
            </w:r>
          </w:p>
        </w:tc>
        <w:tc>
          <w:tcPr>
            <w:tcW w:w="708" w:type="dxa"/>
          </w:tcPr>
          <w:p w14:paraId="56FAF334"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0%</w:t>
            </w:r>
          </w:p>
        </w:tc>
      </w:tr>
      <w:tr w:rsidR="008008C2" w14:paraId="47CEB0A5"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62169815" w14:textId="77777777" w:rsidR="008008C2" w:rsidRPr="00257906" w:rsidRDefault="008008C2" w:rsidP="008008C2">
            <w:pPr>
              <w:jc w:val="right"/>
            </w:pPr>
            <w:r>
              <w:t>Total</w:t>
            </w:r>
          </w:p>
        </w:tc>
        <w:tc>
          <w:tcPr>
            <w:tcW w:w="2459" w:type="dxa"/>
          </w:tcPr>
          <w:p w14:paraId="17D5500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239</w:t>
            </w:r>
          </w:p>
        </w:tc>
        <w:tc>
          <w:tcPr>
            <w:tcW w:w="709" w:type="dxa"/>
          </w:tcPr>
          <w:p w14:paraId="6D6C9DD8"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p>
        </w:tc>
        <w:tc>
          <w:tcPr>
            <w:tcW w:w="2410" w:type="dxa"/>
          </w:tcPr>
          <w:p w14:paraId="7AF05E3A"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2362</w:t>
            </w:r>
          </w:p>
        </w:tc>
        <w:tc>
          <w:tcPr>
            <w:tcW w:w="708" w:type="dxa"/>
          </w:tcPr>
          <w:p w14:paraId="725BD38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p>
        </w:tc>
      </w:tr>
    </w:tbl>
    <w:p w14:paraId="5F5B723F" w14:textId="77777777" w:rsidR="008008C2" w:rsidRDefault="008008C2" w:rsidP="008008C2">
      <w:pPr>
        <w:rPr>
          <w:bCs/>
        </w:rPr>
      </w:pPr>
    </w:p>
    <w:p w14:paraId="20333333" w14:textId="77777777" w:rsidR="0090495A" w:rsidRDefault="0090495A" w:rsidP="008008C2">
      <w:pPr>
        <w:rPr>
          <w:bCs/>
        </w:rPr>
      </w:pPr>
    </w:p>
    <w:p w14:paraId="7FD5BF92" w14:textId="77777777" w:rsidR="0090495A" w:rsidRDefault="0090495A" w:rsidP="008008C2">
      <w:pPr>
        <w:rPr>
          <w:bCs/>
        </w:rPr>
      </w:pPr>
    </w:p>
    <w:p w14:paraId="2E3EF740" w14:textId="77777777" w:rsidR="0090495A" w:rsidRDefault="0090495A" w:rsidP="008008C2">
      <w:pPr>
        <w:rPr>
          <w:bCs/>
        </w:rPr>
      </w:pPr>
    </w:p>
    <w:p w14:paraId="141C44DB" w14:textId="77777777" w:rsidR="0090495A" w:rsidRDefault="0090495A" w:rsidP="008008C2">
      <w:pPr>
        <w:rPr>
          <w:bCs/>
        </w:rPr>
      </w:pPr>
    </w:p>
    <w:p w14:paraId="523ABF97" w14:textId="27A58641" w:rsidR="008008C2" w:rsidRPr="00F676C8" w:rsidRDefault="008008C2" w:rsidP="008008C2">
      <w:pPr>
        <w:rPr>
          <w:bCs/>
        </w:rPr>
      </w:pPr>
      <w:r>
        <w:rPr>
          <w:bCs/>
        </w:rPr>
        <w:lastRenderedPageBreak/>
        <w:t xml:space="preserve">The number of new business investment sub-accounts opened for Existing clients is 10 times that for New clients (2362 investment sub-accounts versus 239 investment accounts for new-to-bank clients). </w:t>
      </w:r>
      <w:r>
        <w:t>Real Estate takes the lead in opening up investment business accounts for New-to-bank clients at 33%.</w:t>
      </w:r>
    </w:p>
    <w:tbl>
      <w:tblPr>
        <w:tblStyle w:val="Corporate"/>
        <w:tblW w:w="0" w:type="auto"/>
        <w:jc w:val="center"/>
        <w:tblLayout w:type="fixed"/>
        <w:tblLook w:val="04A0" w:firstRow="1" w:lastRow="0" w:firstColumn="1" w:lastColumn="0" w:noHBand="0" w:noVBand="1"/>
      </w:tblPr>
      <w:tblGrid>
        <w:gridCol w:w="2786"/>
        <w:gridCol w:w="2459"/>
        <w:gridCol w:w="851"/>
      </w:tblGrid>
      <w:tr w:rsidR="008008C2" w14:paraId="0652AD0F" w14:textId="77777777" w:rsidTr="008008C2">
        <w:trPr>
          <w:cnfStyle w:val="100000000000" w:firstRow="1" w:lastRow="0" w:firstColumn="0" w:lastColumn="0" w:oddVBand="0" w:evenVBand="0" w:oddHBand="0" w:evenHBand="0" w:firstRowFirstColumn="0" w:firstRowLastColumn="0" w:lastRowFirstColumn="0" w:lastRowLastColumn="0"/>
          <w:trHeight w:val="537"/>
          <w:jc w:val="center"/>
        </w:trPr>
        <w:tc>
          <w:tcPr>
            <w:cnfStyle w:val="001000000100" w:firstRow="0" w:lastRow="0" w:firstColumn="1" w:lastColumn="0" w:oddVBand="0" w:evenVBand="0" w:oddHBand="0" w:evenHBand="0" w:firstRowFirstColumn="1" w:firstRowLastColumn="0" w:lastRowFirstColumn="0" w:lastRowLastColumn="0"/>
            <w:tcW w:w="2786" w:type="dxa"/>
          </w:tcPr>
          <w:p w14:paraId="32D4E27E" w14:textId="77777777" w:rsidR="008008C2" w:rsidRPr="00F676C8" w:rsidRDefault="008008C2" w:rsidP="008008C2">
            <w:pPr>
              <w:rPr>
                <w:color w:val="FFFFFF" w:themeColor="background1"/>
              </w:rPr>
            </w:pPr>
            <w:r w:rsidRPr="00F676C8">
              <w:rPr>
                <w:color w:val="FFFFFF" w:themeColor="background1"/>
              </w:rPr>
              <w:t>Top 5 branches – Business Investment Account Opening</w:t>
            </w:r>
          </w:p>
        </w:tc>
        <w:tc>
          <w:tcPr>
            <w:tcW w:w="2459" w:type="dxa"/>
          </w:tcPr>
          <w:p w14:paraId="2C01BF10" w14:textId="77777777" w:rsidR="008008C2" w:rsidRPr="00F676C8"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676C8">
              <w:rPr>
                <w:color w:val="FFFFFF" w:themeColor="background1"/>
              </w:rPr>
              <w:t># of New Accounts Opened for New &amp; Existing clients</w:t>
            </w:r>
          </w:p>
        </w:tc>
        <w:tc>
          <w:tcPr>
            <w:tcW w:w="851" w:type="dxa"/>
          </w:tcPr>
          <w:p w14:paraId="5A0B80A2" w14:textId="77777777" w:rsidR="008008C2" w:rsidRPr="00F676C8"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F676C8">
              <w:rPr>
                <w:color w:val="FFFFFF" w:themeColor="background1"/>
              </w:rPr>
              <w:t>%</w:t>
            </w:r>
          </w:p>
        </w:tc>
      </w:tr>
      <w:tr w:rsidR="008008C2" w14:paraId="54BB8616"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2CC5C2A3" w14:textId="77777777" w:rsidR="008008C2" w:rsidRPr="00F676C8" w:rsidRDefault="008008C2" w:rsidP="008008C2">
            <w:pPr>
              <w:jc w:val="right"/>
              <w:rPr>
                <w:color w:val="FFFFFF" w:themeColor="background1"/>
              </w:rPr>
            </w:pPr>
            <w:r w:rsidRPr="00F676C8">
              <w:rPr>
                <w:color w:val="FFFFFF" w:themeColor="background1"/>
              </w:rPr>
              <w:t>Coquitlam</w:t>
            </w:r>
          </w:p>
        </w:tc>
        <w:tc>
          <w:tcPr>
            <w:tcW w:w="2459" w:type="dxa"/>
          </w:tcPr>
          <w:p w14:paraId="39C8A4CE"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327</w:t>
            </w:r>
          </w:p>
        </w:tc>
        <w:tc>
          <w:tcPr>
            <w:tcW w:w="851" w:type="dxa"/>
          </w:tcPr>
          <w:p w14:paraId="61675883"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12.5%</w:t>
            </w:r>
          </w:p>
        </w:tc>
      </w:tr>
      <w:tr w:rsidR="008008C2" w14:paraId="20004862"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3913D46E" w14:textId="77777777" w:rsidR="008008C2" w:rsidRPr="00F676C8" w:rsidRDefault="008008C2" w:rsidP="008008C2">
            <w:pPr>
              <w:jc w:val="right"/>
              <w:rPr>
                <w:color w:val="FFFFFF" w:themeColor="background1"/>
              </w:rPr>
            </w:pPr>
            <w:r w:rsidRPr="00F676C8">
              <w:rPr>
                <w:color w:val="FFFFFF" w:themeColor="background1"/>
              </w:rPr>
              <w:t>South Edmonton Common</w:t>
            </w:r>
          </w:p>
        </w:tc>
        <w:tc>
          <w:tcPr>
            <w:tcW w:w="2459" w:type="dxa"/>
          </w:tcPr>
          <w:p w14:paraId="48C96304" w14:textId="77777777" w:rsidR="008008C2" w:rsidRPr="00597667" w:rsidRDefault="008008C2" w:rsidP="008008C2">
            <w:pPr>
              <w:jc w:val="center"/>
              <w:cnfStyle w:val="000000010000" w:firstRow="0" w:lastRow="0" w:firstColumn="0" w:lastColumn="0" w:oddVBand="0" w:evenVBand="0" w:oddHBand="0" w:evenHBand="1" w:firstRowFirstColumn="0" w:firstRowLastColumn="0" w:lastRowFirstColumn="0" w:lastRowLastColumn="0"/>
            </w:pPr>
            <w:r>
              <w:rPr>
                <w:color w:val="000000"/>
              </w:rPr>
              <w:t>170</w:t>
            </w:r>
          </w:p>
        </w:tc>
        <w:tc>
          <w:tcPr>
            <w:tcW w:w="851" w:type="dxa"/>
          </w:tcPr>
          <w:p w14:paraId="70E86F3C" w14:textId="77777777" w:rsidR="008008C2" w:rsidRPr="00D5548F"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6.5%</w:t>
            </w:r>
          </w:p>
        </w:tc>
      </w:tr>
      <w:tr w:rsidR="008008C2" w14:paraId="06ECB044"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45E5AD8B" w14:textId="77777777" w:rsidR="008008C2" w:rsidRPr="00F676C8" w:rsidRDefault="008008C2" w:rsidP="008008C2">
            <w:pPr>
              <w:jc w:val="right"/>
              <w:rPr>
                <w:color w:val="FFFFFF" w:themeColor="background1"/>
              </w:rPr>
            </w:pPr>
            <w:r w:rsidRPr="00F676C8">
              <w:rPr>
                <w:color w:val="FFFFFF" w:themeColor="background1"/>
              </w:rPr>
              <w:t>Edmonton Main</w:t>
            </w:r>
          </w:p>
        </w:tc>
        <w:tc>
          <w:tcPr>
            <w:tcW w:w="2459" w:type="dxa"/>
          </w:tcPr>
          <w:p w14:paraId="173F9473"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154</w:t>
            </w:r>
          </w:p>
        </w:tc>
        <w:tc>
          <w:tcPr>
            <w:tcW w:w="851" w:type="dxa"/>
          </w:tcPr>
          <w:p w14:paraId="7D2EC947"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5.9%</w:t>
            </w:r>
          </w:p>
        </w:tc>
      </w:tr>
      <w:tr w:rsidR="008008C2" w14:paraId="09DA7AAD"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4132E3C4" w14:textId="77777777" w:rsidR="008008C2" w:rsidRPr="00F676C8" w:rsidRDefault="008008C2" w:rsidP="008008C2">
            <w:pPr>
              <w:jc w:val="right"/>
              <w:rPr>
                <w:color w:val="FFFFFF" w:themeColor="background1"/>
              </w:rPr>
            </w:pPr>
            <w:r w:rsidRPr="00F676C8">
              <w:rPr>
                <w:color w:val="FFFFFF" w:themeColor="background1"/>
              </w:rPr>
              <w:t>Edmonton 103rd Street</w:t>
            </w:r>
          </w:p>
        </w:tc>
        <w:tc>
          <w:tcPr>
            <w:tcW w:w="2459" w:type="dxa"/>
          </w:tcPr>
          <w:p w14:paraId="58589F7B" w14:textId="77777777" w:rsidR="008008C2" w:rsidRPr="00597667" w:rsidRDefault="008008C2" w:rsidP="008008C2">
            <w:pPr>
              <w:jc w:val="center"/>
              <w:cnfStyle w:val="000000010000" w:firstRow="0" w:lastRow="0" w:firstColumn="0" w:lastColumn="0" w:oddVBand="0" w:evenVBand="0" w:oddHBand="0" w:evenHBand="1" w:firstRowFirstColumn="0" w:firstRowLastColumn="0" w:lastRowFirstColumn="0" w:lastRowLastColumn="0"/>
            </w:pPr>
            <w:r>
              <w:rPr>
                <w:color w:val="000000"/>
              </w:rPr>
              <w:t>133</w:t>
            </w:r>
          </w:p>
        </w:tc>
        <w:tc>
          <w:tcPr>
            <w:tcW w:w="851" w:type="dxa"/>
          </w:tcPr>
          <w:p w14:paraId="5AEB243F" w14:textId="77777777" w:rsidR="008008C2" w:rsidRPr="00D5548F"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5.1%</w:t>
            </w:r>
          </w:p>
        </w:tc>
      </w:tr>
      <w:tr w:rsidR="008008C2" w14:paraId="5452472F"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1DA10702" w14:textId="77777777" w:rsidR="008008C2" w:rsidRPr="00F676C8" w:rsidRDefault="008008C2" w:rsidP="008008C2">
            <w:pPr>
              <w:jc w:val="right"/>
              <w:rPr>
                <w:color w:val="FFFFFF" w:themeColor="background1"/>
              </w:rPr>
            </w:pPr>
            <w:r w:rsidRPr="00F676C8">
              <w:rPr>
                <w:color w:val="FFFFFF" w:themeColor="background1"/>
              </w:rPr>
              <w:t>Vancouver Real Estate</w:t>
            </w:r>
          </w:p>
        </w:tc>
        <w:tc>
          <w:tcPr>
            <w:tcW w:w="2459" w:type="dxa"/>
          </w:tcPr>
          <w:p w14:paraId="45968821" w14:textId="77777777" w:rsidR="008008C2" w:rsidRPr="00597667" w:rsidRDefault="008008C2" w:rsidP="008008C2">
            <w:pPr>
              <w:jc w:val="center"/>
              <w:cnfStyle w:val="000000100000" w:firstRow="0" w:lastRow="0" w:firstColumn="0" w:lastColumn="0" w:oddVBand="0" w:evenVBand="0" w:oddHBand="1" w:evenHBand="0" w:firstRowFirstColumn="0" w:firstRowLastColumn="0" w:lastRowFirstColumn="0" w:lastRowLastColumn="0"/>
            </w:pPr>
            <w:r>
              <w:rPr>
                <w:color w:val="000000"/>
              </w:rPr>
              <w:t>131</w:t>
            </w:r>
          </w:p>
        </w:tc>
        <w:tc>
          <w:tcPr>
            <w:tcW w:w="851" w:type="dxa"/>
          </w:tcPr>
          <w:p w14:paraId="3AF140DE" w14:textId="77777777" w:rsidR="008008C2" w:rsidRPr="00D5548F"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5.0%</w:t>
            </w:r>
          </w:p>
        </w:tc>
      </w:tr>
    </w:tbl>
    <w:p w14:paraId="7381BB4D" w14:textId="77777777" w:rsidR="008008C2" w:rsidRPr="00582518" w:rsidRDefault="008008C2" w:rsidP="008008C2">
      <w:r>
        <w:t>Similar to Business Demand account opening, Business Investment account opening is more concentrated among the top branches than for personal, with the top five holding 35% of activity. However, the volumes are much lower.</w:t>
      </w:r>
    </w:p>
    <w:p w14:paraId="11B7D34A" w14:textId="77777777" w:rsidR="0090495A" w:rsidRDefault="0090495A">
      <w:pPr>
        <w:rPr>
          <w:rFonts w:asciiTheme="majorHAnsi" w:hAnsiTheme="majorHAnsi" w:cstheme="majorHAnsi"/>
          <w:color w:val="937A46" w:themeColor="accent2"/>
          <w:spacing w:val="-5"/>
          <w:sz w:val="40"/>
          <w:szCs w:val="40"/>
        </w:rPr>
      </w:pPr>
      <w:bookmarkStart w:id="300" w:name="_Toc7593496"/>
      <w:r>
        <w:br w:type="page"/>
      </w:r>
    </w:p>
    <w:p w14:paraId="52FB6205" w14:textId="0B2E7E81" w:rsidR="008008C2" w:rsidRDefault="008008C2" w:rsidP="008008C2">
      <w:pPr>
        <w:pStyle w:val="Heading1"/>
      </w:pPr>
      <w:bookmarkStart w:id="301" w:name="_Toc19697984"/>
      <w:bookmarkStart w:id="302" w:name="_Toc19698426"/>
      <w:r>
        <w:lastRenderedPageBreak/>
        <w:t>Credit Account Opening</w:t>
      </w:r>
      <w:bookmarkEnd w:id="300"/>
      <w:bookmarkEnd w:id="301"/>
      <w:bookmarkEnd w:id="302"/>
    </w:p>
    <w:p w14:paraId="10EC4D22" w14:textId="77777777" w:rsidR="008008C2" w:rsidRDefault="008008C2" w:rsidP="008008C2">
      <w:r>
        <w:t xml:space="preserve">While the process overview below captures the life cycle of a new credit account (i.e., funding of a loan), the scope of Credit Account Opening in this report focuses only on the Know Your Client (‘KYC’) and Anti-Money Laundering (‘AML’) portions of opening or completing the CIF. This portion is identical to that for Demand and Investment account opening but relates to a loan facility. </w:t>
      </w:r>
    </w:p>
    <w:p w14:paraId="5457D9BB" w14:textId="77777777" w:rsidR="008008C2" w:rsidRDefault="008008C2" w:rsidP="008008C2">
      <w:pPr>
        <w:spacing w:after="0"/>
      </w:pPr>
      <w:r>
        <w:t>To mirror the same scope of gathering processing times and pain points on AML and KYC tasks as the demand and investment account openings, only Steps 1-4 and 6, as it pertains to KYC and AML, were investigated. Processing times and pain points on the rest of the credit process – Pre-Qualification, Origination, Adjudication, and Funding will be captured as part of the end-to-end Business Process Review Program. Likewise, any information &amp; document gathering and analysis on the credit’s collateral are out of scope.</w:t>
      </w:r>
    </w:p>
    <w:p w14:paraId="4948C69B" w14:textId="77777777" w:rsidR="008008C2" w:rsidRDefault="008008C2" w:rsidP="008008C2"/>
    <w:p w14:paraId="07F802D3" w14:textId="77777777" w:rsidR="008008C2" w:rsidRDefault="008008C2" w:rsidP="008008C2">
      <w:pPr>
        <w:pStyle w:val="Heading3"/>
      </w:pPr>
      <w:bookmarkStart w:id="303" w:name="_Toc7593497"/>
      <w:bookmarkStart w:id="304" w:name="_Toc17897899"/>
      <w:bookmarkStart w:id="305" w:name="_Toc19697985"/>
      <w:bookmarkStart w:id="306" w:name="_Toc19698193"/>
      <w:r>
        <w:t>Process and Pain Points</w:t>
      </w:r>
      <w:bookmarkEnd w:id="303"/>
      <w:bookmarkEnd w:id="304"/>
      <w:bookmarkEnd w:id="305"/>
      <w:bookmarkEnd w:id="306"/>
    </w:p>
    <w:p w14:paraId="50911C50" w14:textId="77777777" w:rsidR="008008C2" w:rsidRDefault="008008C2" w:rsidP="008008C2">
      <w:r>
        <w:rPr>
          <w:noProof/>
        </w:rPr>
        <w:drawing>
          <wp:inline distT="0" distB="0" distL="0" distR="0" wp14:anchorId="28798045" wp14:editId="583A9FE5">
            <wp:extent cx="6663388" cy="306935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63388" cy="3069355"/>
                    </a:xfrm>
                    <a:prstGeom prst="rect">
                      <a:avLst/>
                    </a:prstGeom>
                    <a:noFill/>
                  </pic:spPr>
                </pic:pic>
              </a:graphicData>
            </a:graphic>
          </wp:inline>
        </w:drawing>
      </w:r>
    </w:p>
    <w:p w14:paraId="69F803B9" w14:textId="3C0DE3C1" w:rsidR="008008C2" w:rsidRDefault="008008C2" w:rsidP="008008C2">
      <w:pPr>
        <w:spacing w:after="0"/>
      </w:pPr>
      <w:r>
        <w:t>The process above is relevant to both Personal and Business Credit account opening. The tasks within each process step are similar to Demand and Investment with the exception of the interactions with WAVE, CWB’s loan origination system. As some of the information is input into WAVE and pushed to T24 via an API, additional steps and checks are introduced (noted in italics):</w:t>
      </w:r>
    </w:p>
    <w:p w14:paraId="7BE7480A" w14:textId="1C5FE80B" w:rsidR="0090495A" w:rsidRDefault="0090495A" w:rsidP="008008C2">
      <w:pPr>
        <w:spacing w:after="0"/>
      </w:pPr>
    </w:p>
    <w:p w14:paraId="2655B1CF" w14:textId="742DAEDD" w:rsidR="0090495A" w:rsidRDefault="0090495A" w:rsidP="008008C2">
      <w:pPr>
        <w:spacing w:after="0"/>
      </w:pPr>
    </w:p>
    <w:p w14:paraId="179A45CE" w14:textId="77777777" w:rsidR="0090495A" w:rsidRDefault="0090495A" w:rsidP="008008C2">
      <w:pPr>
        <w:spacing w:after="0"/>
      </w:pPr>
    </w:p>
    <w:tbl>
      <w:tblPr>
        <w:tblStyle w:val="Corporate"/>
        <w:tblpPr w:leftFromText="180" w:rightFromText="180" w:vertAnchor="text" w:horzAnchor="margin" w:tblpY="327"/>
        <w:tblW w:w="10318" w:type="dxa"/>
        <w:tblLayout w:type="fixed"/>
        <w:tblLook w:val="0420" w:firstRow="1" w:lastRow="0" w:firstColumn="0" w:lastColumn="0" w:noHBand="0" w:noVBand="1"/>
      </w:tblPr>
      <w:tblGrid>
        <w:gridCol w:w="992"/>
        <w:gridCol w:w="1618"/>
        <w:gridCol w:w="7708"/>
      </w:tblGrid>
      <w:tr w:rsidR="008008C2" w:rsidRPr="007F028E" w14:paraId="2E42DF59" w14:textId="77777777" w:rsidTr="008008C2">
        <w:trPr>
          <w:cnfStyle w:val="100000000000" w:firstRow="1" w:lastRow="0" w:firstColumn="0" w:lastColumn="0" w:oddVBand="0" w:evenVBand="0" w:oddHBand="0" w:evenHBand="0" w:firstRowFirstColumn="0" w:firstRowLastColumn="0" w:lastRowFirstColumn="0" w:lastRowLastColumn="0"/>
          <w:trHeight w:val="244"/>
        </w:trPr>
        <w:tc>
          <w:tcPr>
            <w:tcW w:w="992" w:type="dxa"/>
            <w:vMerge w:val="restart"/>
          </w:tcPr>
          <w:p w14:paraId="6AB3C82A" w14:textId="77777777" w:rsidR="008008C2" w:rsidRDefault="008008C2" w:rsidP="008008C2">
            <w:pPr>
              <w:spacing w:after="0" w:line="240" w:lineRule="auto"/>
              <w:jc w:val="center"/>
              <w:rPr>
                <w:sz w:val="20"/>
                <w:szCs w:val="20"/>
              </w:rPr>
            </w:pPr>
            <w:r>
              <w:rPr>
                <w:sz w:val="20"/>
                <w:szCs w:val="20"/>
              </w:rPr>
              <w:t>Step</w:t>
            </w:r>
          </w:p>
        </w:tc>
        <w:tc>
          <w:tcPr>
            <w:tcW w:w="1618" w:type="dxa"/>
            <w:vMerge w:val="restart"/>
          </w:tcPr>
          <w:p w14:paraId="0E12EC0C" w14:textId="77777777" w:rsidR="008008C2" w:rsidRDefault="008008C2" w:rsidP="008008C2">
            <w:pPr>
              <w:spacing w:after="0" w:line="240" w:lineRule="auto"/>
              <w:jc w:val="center"/>
              <w:rPr>
                <w:sz w:val="20"/>
                <w:szCs w:val="20"/>
              </w:rPr>
            </w:pPr>
            <w:r>
              <w:rPr>
                <w:sz w:val="20"/>
                <w:szCs w:val="20"/>
              </w:rPr>
              <w:t>Category</w:t>
            </w:r>
          </w:p>
        </w:tc>
        <w:tc>
          <w:tcPr>
            <w:tcW w:w="7708" w:type="dxa"/>
            <w:vMerge w:val="restart"/>
          </w:tcPr>
          <w:p w14:paraId="06F63459" w14:textId="77777777" w:rsidR="008008C2" w:rsidRDefault="008008C2" w:rsidP="008008C2">
            <w:pPr>
              <w:spacing w:after="0" w:line="240" w:lineRule="auto"/>
              <w:jc w:val="center"/>
              <w:rPr>
                <w:sz w:val="20"/>
                <w:szCs w:val="20"/>
              </w:rPr>
            </w:pPr>
            <w:r>
              <w:rPr>
                <w:sz w:val="20"/>
                <w:szCs w:val="20"/>
              </w:rPr>
              <w:t>High-Level Tasks</w:t>
            </w:r>
          </w:p>
        </w:tc>
      </w:tr>
      <w:tr w:rsidR="008008C2" w14:paraId="5CC45F7A" w14:textId="77777777" w:rsidTr="008008C2">
        <w:trPr>
          <w:cnfStyle w:val="000000100000" w:firstRow="0" w:lastRow="0" w:firstColumn="0" w:lastColumn="0" w:oddVBand="0" w:evenVBand="0" w:oddHBand="1" w:evenHBand="0" w:firstRowFirstColumn="0" w:firstRowLastColumn="0" w:lastRowFirstColumn="0" w:lastRowLastColumn="0"/>
          <w:trHeight w:val="244"/>
        </w:trPr>
        <w:tc>
          <w:tcPr>
            <w:tcW w:w="992" w:type="dxa"/>
            <w:vMerge/>
            <w:shd w:val="clear" w:color="auto" w:fill="ECE5D7" w:themeFill="accent2" w:themeFillTint="33"/>
          </w:tcPr>
          <w:p w14:paraId="567F28D4" w14:textId="77777777" w:rsidR="008008C2" w:rsidRPr="003B0F1C" w:rsidRDefault="008008C2" w:rsidP="008008C2">
            <w:pPr>
              <w:spacing w:after="0" w:line="240" w:lineRule="auto"/>
              <w:jc w:val="center"/>
              <w:rPr>
                <w:sz w:val="20"/>
                <w:szCs w:val="20"/>
              </w:rPr>
            </w:pPr>
          </w:p>
        </w:tc>
        <w:tc>
          <w:tcPr>
            <w:tcW w:w="1618" w:type="dxa"/>
            <w:vMerge/>
            <w:shd w:val="clear" w:color="auto" w:fill="ECE5D7" w:themeFill="accent2" w:themeFillTint="33"/>
          </w:tcPr>
          <w:p w14:paraId="674E4280" w14:textId="77777777" w:rsidR="008008C2" w:rsidRPr="003B0F1C" w:rsidRDefault="008008C2" w:rsidP="008008C2">
            <w:pPr>
              <w:spacing w:after="0" w:line="240" w:lineRule="auto"/>
              <w:jc w:val="center"/>
              <w:rPr>
                <w:sz w:val="20"/>
                <w:szCs w:val="20"/>
              </w:rPr>
            </w:pPr>
          </w:p>
        </w:tc>
        <w:tc>
          <w:tcPr>
            <w:tcW w:w="7708" w:type="dxa"/>
            <w:vMerge/>
            <w:shd w:val="clear" w:color="auto" w:fill="ECE5D7" w:themeFill="accent2" w:themeFillTint="33"/>
          </w:tcPr>
          <w:p w14:paraId="405A2182" w14:textId="77777777" w:rsidR="008008C2" w:rsidRPr="003B0F1C" w:rsidRDefault="008008C2" w:rsidP="008008C2">
            <w:pPr>
              <w:spacing w:after="0" w:line="240" w:lineRule="auto"/>
              <w:jc w:val="center"/>
              <w:rPr>
                <w:sz w:val="20"/>
                <w:szCs w:val="20"/>
              </w:rPr>
            </w:pPr>
          </w:p>
        </w:tc>
      </w:tr>
      <w:tr w:rsidR="008008C2" w14:paraId="0A9E6701" w14:textId="77777777" w:rsidTr="008008C2">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992" w:type="dxa"/>
            <w:shd w:val="clear" w:color="auto" w:fill="D1DEEE" w:themeFill="accent5" w:themeFillTint="33"/>
          </w:tcPr>
          <w:p w14:paraId="748FB0B2" w14:textId="77777777" w:rsidR="008008C2" w:rsidRPr="003B0F1C" w:rsidRDefault="008008C2" w:rsidP="008008C2">
            <w:pPr>
              <w:spacing w:after="0" w:line="240" w:lineRule="auto"/>
              <w:jc w:val="center"/>
              <w:rPr>
                <w:b w:val="0"/>
                <w:color w:val="auto"/>
                <w:sz w:val="20"/>
                <w:szCs w:val="20"/>
              </w:rPr>
            </w:pPr>
            <w:r w:rsidRPr="003B0F1C">
              <w:rPr>
                <w:b w:val="0"/>
                <w:color w:val="auto"/>
                <w:sz w:val="20"/>
                <w:szCs w:val="20"/>
              </w:rPr>
              <w:t>4</w:t>
            </w:r>
          </w:p>
        </w:tc>
        <w:tc>
          <w:tcPr>
            <w:tcW w:w="1618" w:type="dxa"/>
            <w:vMerge w:val="restart"/>
            <w:shd w:val="clear" w:color="auto" w:fill="D1DEEE" w:themeFill="accent5" w:themeFillTint="33"/>
          </w:tcPr>
          <w:p w14:paraId="477A93A6" w14:textId="77777777" w:rsidR="008008C2" w:rsidRPr="003B0F1C"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 xml:space="preserve">KYC/AML on </w:t>
            </w:r>
            <w:r w:rsidRPr="003B0F1C">
              <w:rPr>
                <w:sz w:val="20"/>
                <w:szCs w:val="20"/>
              </w:rPr>
              <w:t>CIF creation</w:t>
            </w:r>
            <w:r>
              <w:rPr>
                <w:sz w:val="20"/>
                <w:szCs w:val="20"/>
              </w:rPr>
              <w:t>/update on T24</w:t>
            </w:r>
          </w:p>
          <w:p w14:paraId="447F323A" w14:textId="77777777" w:rsidR="008008C2" w:rsidRPr="003B0F1C"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Account</w:t>
            </w:r>
            <w:r w:rsidRPr="003B0F1C">
              <w:rPr>
                <w:sz w:val="20"/>
                <w:szCs w:val="20"/>
              </w:rPr>
              <w:t xml:space="preserve"> Opening</w:t>
            </w:r>
          </w:p>
        </w:tc>
        <w:tc>
          <w:tcPr>
            <w:tcW w:w="7708" w:type="dxa"/>
            <w:vMerge w:val="restart"/>
            <w:shd w:val="clear" w:color="auto" w:fill="D1DEEE" w:themeFill="accent5" w:themeFillTint="33"/>
          </w:tcPr>
          <w:p w14:paraId="5EB6BCA0"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-T24 inputs to open up each CIFs for all ownership %’s</w:t>
            </w:r>
          </w:p>
          <w:p w14:paraId="236F32FF"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-Collection and inputs of all KYC/AML field requirements</w:t>
            </w:r>
          </w:p>
          <w:p w14:paraId="7C04378D" w14:textId="77777777" w:rsidR="008008C2"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-Notes/commentaries in T24</w:t>
            </w:r>
          </w:p>
          <w:p w14:paraId="48D41109" w14:textId="77777777" w:rsidR="008008C2" w:rsidRPr="00F648BE"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i/>
                <w:sz w:val="20"/>
                <w:szCs w:val="20"/>
              </w:rPr>
            </w:pPr>
            <w:r w:rsidRPr="00F648BE">
              <w:rPr>
                <w:i/>
                <w:sz w:val="20"/>
                <w:szCs w:val="20"/>
              </w:rPr>
              <w:t>-Convert CIFs from prospect to active roles</w:t>
            </w:r>
          </w:p>
        </w:tc>
      </w:tr>
      <w:tr w:rsidR="008008C2" w14:paraId="179C4F74" w14:textId="77777777" w:rsidTr="008008C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463"/>
        </w:trPr>
        <w:tc>
          <w:tcPr>
            <w:cnfStyle w:val="001000000000" w:firstRow="0" w:lastRow="0" w:firstColumn="1" w:lastColumn="0" w:oddVBand="0" w:evenVBand="0" w:oddHBand="0" w:evenHBand="0" w:firstRowFirstColumn="0" w:firstRowLastColumn="0" w:lastRowFirstColumn="0" w:lastRowLastColumn="0"/>
            <w:tcW w:w="992" w:type="dxa"/>
            <w:shd w:val="clear" w:color="auto" w:fill="D1DEEE" w:themeFill="accent5" w:themeFillTint="33"/>
          </w:tcPr>
          <w:p w14:paraId="79E257F1" w14:textId="77777777" w:rsidR="008008C2" w:rsidRPr="003B0F1C" w:rsidRDefault="008008C2" w:rsidP="008008C2">
            <w:pPr>
              <w:spacing w:after="0" w:line="240" w:lineRule="auto"/>
              <w:jc w:val="center"/>
              <w:rPr>
                <w:b w:val="0"/>
                <w:color w:val="auto"/>
                <w:sz w:val="20"/>
                <w:szCs w:val="20"/>
              </w:rPr>
            </w:pPr>
            <w:r>
              <w:rPr>
                <w:b w:val="0"/>
                <w:color w:val="auto"/>
                <w:sz w:val="20"/>
                <w:szCs w:val="20"/>
              </w:rPr>
              <w:t>6</w:t>
            </w:r>
          </w:p>
        </w:tc>
        <w:tc>
          <w:tcPr>
            <w:tcW w:w="1618" w:type="dxa"/>
            <w:vMerge/>
            <w:shd w:val="clear" w:color="auto" w:fill="D1DEEE" w:themeFill="accent5" w:themeFillTint="33"/>
          </w:tcPr>
          <w:p w14:paraId="7B54BCCC"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c>
          <w:tcPr>
            <w:tcW w:w="7708" w:type="dxa"/>
            <w:vMerge/>
            <w:shd w:val="clear" w:color="auto" w:fill="D1DEEE" w:themeFill="accent5" w:themeFillTint="33"/>
          </w:tcPr>
          <w:p w14:paraId="7CDBCEE0"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p>
        </w:tc>
      </w:tr>
      <w:tr w:rsidR="008008C2" w14:paraId="1E2ED5EA" w14:textId="77777777" w:rsidTr="008008C2">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992" w:type="dxa"/>
            <w:shd w:val="clear" w:color="auto" w:fill="D1DEEE" w:themeFill="accent5" w:themeFillTint="33"/>
          </w:tcPr>
          <w:p w14:paraId="62A0D427" w14:textId="77777777" w:rsidR="008008C2" w:rsidRPr="003B0F1C" w:rsidRDefault="008008C2" w:rsidP="008008C2">
            <w:pPr>
              <w:spacing w:after="0" w:line="240" w:lineRule="auto"/>
              <w:jc w:val="center"/>
              <w:rPr>
                <w:b w:val="0"/>
                <w:sz w:val="20"/>
                <w:szCs w:val="20"/>
              </w:rPr>
            </w:pPr>
            <w:r w:rsidRPr="00C74D6C">
              <w:rPr>
                <w:b w:val="0"/>
                <w:color w:val="auto"/>
                <w:sz w:val="20"/>
                <w:szCs w:val="20"/>
              </w:rPr>
              <w:t>5</w:t>
            </w:r>
          </w:p>
        </w:tc>
        <w:tc>
          <w:tcPr>
            <w:tcW w:w="1618" w:type="dxa"/>
            <w:shd w:val="clear" w:color="auto" w:fill="D1DEEE" w:themeFill="accent5" w:themeFillTint="33"/>
          </w:tcPr>
          <w:p w14:paraId="4EF7D327" w14:textId="77777777" w:rsidR="008008C2" w:rsidRPr="003B0F1C" w:rsidRDefault="008008C2" w:rsidP="008008C2">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WAVE Setup – Customer Level</w:t>
            </w:r>
          </w:p>
        </w:tc>
        <w:tc>
          <w:tcPr>
            <w:tcW w:w="7708" w:type="dxa"/>
            <w:shd w:val="clear" w:color="auto" w:fill="D1DEEE" w:themeFill="accent5" w:themeFillTint="33"/>
          </w:tcPr>
          <w:p w14:paraId="146C6A18" w14:textId="77777777" w:rsidR="008008C2" w:rsidRPr="00F648BE" w:rsidRDefault="008008C2" w:rsidP="008008C2">
            <w:pPr>
              <w:spacing w:after="0" w:line="240" w:lineRule="auto"/>
              <w:cnfStyle w:val="000000010000" w:firstRow="0" w:lastRow="0" w:firstColumn="0" w:lastColumn="0" w:oddVBand="0" w:evenVBand="0" w:oddHBand="0" w:evenHBand="1" w:firstRowFirstColumn="0" w:firstRowLastColumn="0" w:lastRowFirstColumn="0" w:lastRowLastColumn="0"/>
              <w:rPr>
                <w:i/>
                <w:sz w:val="20"/>
                <w:szCs w:val="20"/>
              </w:rPr>
            </w:pPr>
            <w:r w:rsidRPr="00F648BE">
              <w:rPr>
                <w:i/>
                <w:sz w:val="20"/>
                <w:szCs w:val="20"/>
              </w:rPr>
              <w:t>-Credit Support set up customer in WAVE by entering in information that didn’t get pushed from T24</w:t>
            </w:r>
            <w:r>
              <w:rPr>
                <w:i/>
                <w:sz w:val="20"/>
                <w:szCs w:val="20"/>
              </w:rPr>
              <w:t>. Authorization is required, but is related to the loan rather than the account setup.</w:t>
            </w:r>
          </w:p>
        </w:tc>
      </w:tr>
      <w:tr w:rsidR="008008C2" w14:paraId="53776A86" w14:textId="77777777" w:rsidTr="008008C2">
        <w:tblPrEx>
          <w:tblLook w:val="04A0" w:firstRow="1" w:lastRow="0" w:firstColumn="1" w:lastColumn="0" w:noHBand="0" w:noVBand="1"/>
        </w:tblPrEx>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992" w:type="dxa"/>
            <w:shd w:val="clear" w:color="auto" w:fill="D1DEEE" w:themeFill="accent5" w:themeFillTint="33"/>
          </w:tcPr>
          <w:p w14:paraId="05D13885" w14:textId="77777777" w:rsidR="008008C2" w:rsidRPr="003B0F1C" w:rsidRDefault="008008C2" w:rsidP="008008C2">
            <w:pPr>
              <w:spacing w:after="0" w:line="240" w:lineRule="auto"/>
              <w:jc w:val="center"/>
              <w:rPr>
                <w:b w:val="0"/>
                <w:sz w:val="20"/>
                <w:szCs w:val="20"/>
              </w:rPr>
            </w:pPr>
            <w:r>
              <w:rPr>
                <w:b w:val="0"/>
                <w:color w:val="auto"/>
                <w:sz w:val="20"/>
                <w:szCs w:val="20"/>
              </w:rPr>
              <w:t>7</w:t>
            </w:r>
          </w:p>
        </w:tc>
        <w:tc>
          <w:tcPr>
            <w:tcW w:w="1618" w:type="dxa"/>
            <w:shd w:val="clear" w:color="auto" w:fill="D1DEEE" w:themeFill="accent5" w:themeFillTint="33"/>
          </w:tcPr>
          <w:p w14:paraId="4671F6DF" w14:textId="77777777" w:rsidR="008008C2" w:rsidRPr="003B0F1C" w:rsidRDefault="008008C2" w:rsidP="008008C2">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Prefunding KYC/AML Checkpoint</w:t>
            </w:r>
          </w:p>
        </w:tc>
        <w:tc>
          <w:tcPr>
            <w:tcW w:w="7708" w:type="dxa"/>
            <w:shd w:val="clear" w:color="auto" w:fill="D1DEEE" w:themeFill="accent5" w:themeFillTint="33"/>
          </w:tcPr>
          <w:p w14:paraId="1D189777" w14:textId="77777777" w:rsidR="008008C2" w:rsidRPr="00F648BE" w:rsidRDefault="008008C2" w:rsidP="008008C2">
            <w:pPr>
              <w:spacing w:after="0" w:line="240" w:lineRule="auto"/>
              <w:cnfStyle w:val="000000100000" w:firstRow="0" w:lastRow="0" w:firstColumn="0" w:lastColumn="0" w:oddVBand="0" w:evenVBand="0" w:oddHBand="1" w:evenHBand="0" w:firstRowFirstColumn="0" w:firstRowLastColumn="0" w:lastRowFirstColumn="0" w:lastRowLastColumn="0"/>
              <w:rPr>
                <w:i/>
                <w:sz w:val="20"/>
                <w:szCs w:val="20"/>
              </w:rPr>
            </w:pPr>
            <w:r w:rsidRPr="00F648BE">
              <w:rPr>
                <w:i/>
                <w:sz w:val="20"/>
                <w:szCs w:val="20"/>
              </w:rPr>
              <w:t>-Checking of T24 and WAVE to ensure all KYC/AML information and documents have been received before forwar</w:t>
            </w:r>
            <w:r>
              <w:rPr>
                <w:i/>
                <w:sz w:val="20"/>
                <w:szCs w:val="20"/>
              </w:rPr>
              <w:t>ding the deal for disbursements. IF the CIF has not been converted from prospect to active, this is a system hard stop on funding that must be remediated.</w:t>
            </w:r>
          </w:p>
        </w:tc>
      </w:tr>
    </w:tbl>
    <w:p w14:paraId="273E7CA9" w14:textId="77777777" w:rsidR="008008C2" w:rsidRDefault="008008C2" w:rsidP="008008C2">
      <w:pPr>
        <w:pStyle w:val="BodyCopy"/>
        <w:rPr>
          <w:sz w:val="22"/>
        </w:rPr>
      </w:pPr>
    </w:p>
    <w:p w14:paraId="23411B0A" w14:textId="77777777" w:rsidR="008008C2" w:rsidRDefault="008008C2" w:rsidP="008008C2">
      <w:pPr>
        <w:pStyle w:val="BodyCopy"/>
        <w:rPr>
          <w:sz w:val="22"/>
        </w:rPr>
      </w:pPr>
      <w:r>
        <w:rPr>
          <w:sz w:val="22"/>
        </w:rPr>
        <w:t>While there was overlap with Demand and Investment, there were unique pain points expressed for Credit account opening, surrounding role accountability:</w:t>
      </w:r>
    </w:p>
    <w:p w14:paraId="13B71897" w14:textId="77777777" w:rsidR="008008C2" w:rsidRDefault="008008C2" w:rsidP="008008C2">
      <w:pPr>
        <w:pStyle w:val="ListParagraph"/>
        <w:numPr>
          <w:ilvl w:val="0"/>
          <w:numId w:val="36"/>
        </w:numPr>
      </w:pPr>
      <w:r w:rsidRPr="003B3CDE">
        <w:t xml:space="preserve">Roles and </w:t>
      </w:r>
      <w:r>
        <w:t xml:space="preserve">policies </w:t>
      </w:r>
      <w:r w:rsidRPr="003B3CDE">
        <w:t>are silo</w:t>
      </w:r>
      <w:r>
        <w:t>ed</w:t>
      </w:r>
      <w:r w:rsidRPr="003B3CDE">
        <w:t xml:space="preserve"> when overlapping products a</w:t>
      </w:r>
      <w:r>
        <w:t>re opened, leading to duplicate</w:t>
      </w:r>
      <w:r w:rsidRPr="003B3CDE">
        <w:t xml:space="preserve"> steps</w:t>
      </w:r>
      <w:r>
        <w:t>, employee frustration,</w:t>
      </w:r>
      <w:r w:rsidRPr="003B3CDE">
        <w:t xml:space="preserve"> and</w:t>
      </w:r>
      <w:r>
        <w:t>/or</w:t>
      </w:r>
      <w:r w:rsidRPr="003B3CDE">
        <w:t xml:space="preserve"> poor client experience. </w:t>
      </w:r>
      <w:r>
        <w:t xml:space="preserve">For example, a line of credit </w:t>
      </w:r>
      <w:r w:rsidRPr="003B3CDE">
        <w:t>requires a demand account to be opened. Clients</w:t>
      </w:r>
      <w:r>
        <w:t xml:space="preserve"> must</w:t>
      </w:r>
      <w:r w:rsidRPr="003B3CDE">
        <w:t xml:space="preserve"> sign </w:t>
      </w:r>
      <w:r>
        <w:t>a Personal Financial Statement (‘</w:t>
      </w:r>
      <w:r w:rsidRPr="003B3CDE">
        <w:t>PFS</w:t>
      </w:r>
      <w:r>
        <w:t>’) for a credit bureau pull in WAVE with the lending sales team</w:t>
      </w:r>
      <w:r w:rsidRPr="003B3CDE">
        <w:t xml:space="preserve"> and </w:t>
      </w:r>
      <w:r>
        <w:t>a Consent to obtain financials form #</w:t>
      </w:r>
      <w:r w:rsidRPr="003B3CDE">
        <w:t xml:space="preserve">4325 </w:t>
      </w:r>
      <w:r>
        <w:t xml:space="preserve">for a 2nd credit bureau pull with the account opening team. </w:t>
      </w:r>
    </w:p>
    <w:p w14:paraId="7237170B" w14:textId="77777777" w:rsidR="008008C2" w:rsidRPr="005B062C" w:rsidRDefault="008008C2" w:rsidP="008008C2">
      <w:pPr>
        <w:pStyle w:val="ListParagraph"/>
        <w:numPr>
          <w:ilvl w:val="0"/>
          <w:numId w:val="36"/>
        </w:numPr>
      </w:pPr>
      <w:r>
        <w:rPr>
          <w:rFonts w:eastAsia="Calibri" w:cstheme="minorHAnsi"/>
        </w:rPr>
        <w:t>Business C</w:t>
      </w:r>
      <w:r w:rsidRPr="005B062C">
        <w:rPr>
          <w:rFonts w:eastAsia="Calibri" w:cstheme="minorHAnsi"/>
        </w:rPr>
        <w:t xml:space="preserve">redit </w:t>
      </w:r>
      <w:r>
        <w:rPr>
          <w:rFonts w:eastAsia="Calibri" w:cstheme="minorHAnsi"/>
        </w:rPr>
        <w:t>accounts</w:t>
      </w:r>
      <w:r w:rsidRPr="005B062C">
        <w:rPr>
          <w:rFonts w:eastAsia="Calibri" w:cstheme="minorHAnsi"/>
        </w:rPr>
        <w:t xml:space="preserve"> have a noteworthy issue on the Who, What, and How when it comes to the collection and input of AML (</w:t>
      </w:r>
      <w:r w:rsidRPr="003B3CDE">
        <w:t>PEP, PEFP, US persons)</w:t>
      </w:r>
      <w:r>
        <w:t xml:space="preserve"> in T24</w:t>
      </w:r>
      <w:r w:rsidRPr="005B062C">
        <w:rPr>
          <w:rFonts w:eastAsia="Calibri" w:cstheme="minorHAnsi"/>
        </w:rPr>
        <w:t xml:space="preserve">. </w:t>
      </w:r>
      <w:r>
        <w:t>There is confusion over the</w:t>
      </w:r>
      <w:r w:rsidRPr="003B3CDE">
        <w:t xml:space="preserve"> involvement of Cash </w:t>
      </w:r>
      <w:r>
        <w:t>Management</w:t>
      </w:r>
      <w:r w:rsidRPr="003B3CDE">
        <w:t xml:space="preserve">, </w:t>
      </w:r>
      <w:r>
        <w:t xml:space="preserve">the </w:t>
      </w:r>
      <w:r w:rsidRPr="003B3CDE">
        <w:t xml:space="preserve">knowledge base of commercial </w:t>
      </w:r>
      <w:r>
        <w:t>teams required</w:t>
      </w:r>
      <w:r w:rsidRPr="003B3CDE">
        <w:t xml:space="preserve"> to serve this function, </w:t>
      </w:r>
      <w:r>
        <w:t>and the responsibilities</w:t>
      </w:r>
      <w:r w:rsidRPr="003B3CDE">
        <w:t xml:space="preserve"> of Credit Support.</w:t>
      </w:r>
      <w:r>
        <w:t xml:space="preserve"> </w:t>
      </w:r>
      <w:r w:rsidRPr="005B062C">
        <w:rPr>
          <w:rFonts w:eastAsia="Calibri" w:cstheme="minorHAnsi"/>
        </w:rPr>
        <w:t xml:space="preserve">The issue is especially pronounced for </w:t>
      </w:r>
      <w:r>
        <w:rPr>
          <w:rFonts w:eastAsia="Calibri" w:cstheme="minorHAnsi"/>
        </w:rPr>
        <w:t>Credit B</w:t>
      </w:r>
      <w:r w:rsidRPr="005B062C">
        <w:rPr>
          <w:rFonts w:eastAsia="Calibri" w:cstheme="minorHAnsi"/>
        </w:rPr>
        <w:t xml:space="preserve">usiness accounts. </w:t>
      </w:r>
    </w:p>
    <w:p w14:paraId="467BF80F" w14:textId="77777777" w:rsidR="008008C2" w:rsidRPr="005B062C" w:rsidRDefault="008008C2" w:rsidP="008008C2">
      <w:r>
        <w:t>There has been some activity related to the latter point, with a recommendation pending to Operations Committee (as of May 1, 2019) to mandate the opening of an operating (Demand) account for every loan as is standard industry practice. This recommendation, if accepted, would create the potential to subsume the role accountabilities of opening a Credit account with that of the Demand account.</w:t>
      </w:r>
    </w:p>
    <w:p w14:paraId="1CE8230E" w14:textId="77777777" w:rsidR="008008C2" w:rsidRDefault="008008C2" w:rsidP="008008C2">
      <w:pPr>
        <w:pStyle w:val="Heading3"/>
      </w:pPr>
      <w:bookmarkStart w:id="307" w:name="_Toc7593498"/>
      <w:bookmarkStart w:id="308" w:name="_Toc17897900"/>
      <w:bookmarkStart w:id="309" w:name="_Toc19697986"/>
      <w:bookmarkStart w:id="310" w:name="_Toc19698194"/>
      <w:r>
        <w:t>Lead Time</w:t>
      </w:r>
      <w:bookmarkEnd w:id="307"/>
      <w:bookmarkEnd w:id="308"/>
      <w:bookmarkEnd w:id="309"/>
      <w:bookmarkEnd w:id="310"/>
    </w:p>
    <w:p w14:paraId="10958E21" w14:textId="77777777" w:rsidR="008008C2" w:rsidRDefault="008008C2" w:rsidP="008008C2">
      <w:pPr>
        <w:pStyle w:val="NoSpacing"/>
        <w:spacing w:line="276" w:lineRule="auto"/>
      </w:pPr>
      <w:r>
        <w:t xml:space="preserve">The two tables below display the anecdotal estimated Lead times gathered from one-on-one interviews on steps 1 - 4 and 6. Because the credit interviews captured information at a less granular level than the demand and investment interviews, the responses did not break down the cycle time and queue time, although based on information collected for other account types it is possible to presume that Gather Info and Documents does have some client involvement and some waiting (queue) time, and that the timing is aligned with factors within the lending process. The time that can be attributed to a particular process step generally aligns with the corresponding steps for Demand and Investment account openings. </w:t>
      </w:r>
    </w:p>
    <w:p w14:paraId="547A4AC0" w14:textId="77777777" w:rsidR="008008C2" w:rsidRPr="00A900F6" w:rsidRDefault="008008C2" w:rsidP="008008C2">
      <w:pPr>
        <w:pStyle w:val="NoSpacing"/>
      </w:pPr>
    </w:p>
    <w:p w14:paraId="72927B84" w14:textId="693556DA" w:rsidR="008008C2" w:rsidRDefault="008008C2" w:rsidP="008008C2">
      <w:pPr>
        <w:spacing w:after="0"/>
      </w:pPr>
    </w:p>
    <w:p w14:paraId="3E51C834" w14:textId="77777777" w:rsidR="0090495A" w:rsidRDefault="0090495A" w:rsidP="008008C2">
      <w:pPr>
        <w:spacing w:after="0"/>
      </w:pPr>
    </w:p>
    <w:tbl>
      <w:tblPr>
        <w:tblStyle w:val="Corporate"/>
        <w:tblW w:w="7713" w:type="dxa"/>
        <w:tblLook w:val="0420" w:firstRow="1" w:lastRow="0" w:firstColumn="0" w:lastColumn="0" w:noHBand="0" w:noVBand="1"/>
      </w:tblPr>
      <w:tblGrid>
        <w:gridCol w:w="1313"/>
        <w:gridCol w:w="1297"/>
        <w:gridCol w:w="1276"/>
        <w:gridCol w:w="1275"/>
        <w:gridCol w:w="1276"/>
        <w:gridCol w:w="1276"/>
      </w:tblGrid>
      <w:tr w:rsidR="008008C2" w14:paraId="51309037" w14:textId="77777777" w:rsidTr="008008C2">
        <w:trPr>
          <w:cnfStyle w:val="100000000000" w:firstRow="1" w:lastRow="0" w:firstColumn="0" w:lastColumn="0" w:oddVBand="0" w:evenVBand="0" w:oddHBand="0" w:evenHBand="0" w:firstRowFirstColumn="0" w:firstRowLastColumn="0" w:lastRowFirstColumn="0" w:lastRowLastColumn="0"/>
          <w:trHeight w:val="53"/>
        </w:trPr>
        <w:tc>
          <w:tcPr>
            <w:tcW w:w="1313" w:type="dxa"/>
            <w:vAlign w:val="top"/>
          </w:tcPr>
          <w:p w14:paraId="78997A00" w14:textId="77777777" w:rsidR="008008C2" w:rsidRPr="00931FAA" w:rsidRDefault="008008C2" w:rsidP="008008C2">
            <w:pPr>
              <w:spacing w:after="0" w:line="240" w:lineRule="auto"/>
              <w:rPr>
                <w:sz w:val="20"/>
                <w:szCs w:val="20"/>
              </w:rPr>
            </w:pPr>
            <w:r>
              <w:rPr>
                <w:sz w:val="20"/>
                <w:szCs w:val="20"/>
              </w:rPr>
              <w:lastRenderedPageBreak/>
              <w:t xml:space="preserve">PERSONAL </w:t>
            </w:r>
            <w:r w:rsidRPr="00931FAA">
              <w:rPr>
                <w:sz w:val="20"/>
                <w:szCs w:val="20"/>
              </w:rPr>
              <w:t>Client</w:t>
            </w:r>
          </w:p>
        </w:tc>
        <w:tc>
          <w:tcPr>
            <w:tcW w:w="1297" w:type="dxa"/>
            <w:vAlign w:val="top"/>
          </w:tcPr>
          <w:p w14:paraId="32EA465D" w14:textId="77777777" w:rsidR="008008C2" w:rsidRDefault="008008C2" w:rsidP="008008C2">
            <w:pPr>
              <w:spacing w:after="0" w:line="240" w:lineRule="auto"/>
              <w:jc w:val="center"/>
              <w:rPr>
                <w:sz w:val="20"/>
                <w:szCs w:val="20"/>
              </w:rPr>
            </w:pPr>
            <w:r>
              <w:rPr>
                <w:sz w:val="20"/>
                <w:szCs w:val="20"/>
              </w:rPr>
              <w:t>Complexity</w:t>
            </w:r>
          </w:p>
        </w:tc>
        <w:tc>
          <w:tcPr>
            <w:tcW w:w="1276" w:type="dxa"/>
            <w:vAlign w:val="top"/>
          </w:tcPr>
          <w:p w14:paraId="609A3B12" w14:textId="77777777" w:rsidR="008008C2" w:rsidRDefault="008008C2" w:rsidP="008008C2">
            <w:pPr>
              <w:spacing w:after="0" w:line="240" w:lineRule="auto"/>
              <w:jc w:val="center"/>
              <w:rPr>
                <w:sz w:val="20"/>
                <w:szCs w:val="20"/>
              </w:rPr>
            </w:pPr>
            <w:r>
              <w:rPr>
                <w:sz w:val="20"/>
                <w:szCs w:val="20"/>
              </w:rPr>
              <w:t>Gather Info &amp; Documents</w:t>
            </w:r>
          </w:p>
          <w:p w14:paraId="17D900DA" w14:textId="77777777" w:rsidR="008008C2" w:rsidRPr="007F028E" w:rsidRDefault="008008C2" w:rsidP="008008C2">
            <w:pPr>
              <w:spacing w:after="0" w:line="240" w:lineRule="auto"/>
              <w:jc w:val="center"/>
              <w:rPr>
                <w:b w:val="0"/>
                <w:sz w:val="20"/>
                <w:szCs w:val="20"/>
              </w:rPr>
            </w:pPr>
            <w:r>
              <w:rPr>
                <w:sz w:val="20"/>
                <w:szCs w:val="20"/>
              </w:rPr>
              <w:t>(Steps 1-3)</w:t>
            </w:r>
          </w:p>
        </w:tc>
        <w:tc>
          <w:tcPr>
            <w:tcW w:w="1275" w:type="dxa"/>
            <w:vAlign w:val="top"/>
          </w:tcPr>
          <w:p w14:paraId="7B026077" w14:textId="77777777" w:rsidR="008008C2" w:rsidRDefault="008008C2" w:rsidP="008008C2">
            <w:pPr>
              <w:spacing w:after="0" w:line="240" w:lineRule="auto"/>
              <w:jc w:val="center"/>
              <w:rPr>
                <w:sz w:val="20"/>
                <w:szCs w:val="20"/>
              </w:rPr>
            </w:pPr>
            <w:r>
              <w:rPr>
                <w:sz w:val="20"/>
                <w:szCs w:val="20"/>
              </w:rPr>
              <w:t>System Data Entry</w:t>
            </w:r>
          </w:p>
          <w:p w14:paraId="253BBB0E" w14:textId="77777777" w:rsidR="008008C2" w:rsidRDefault="008008C2" w:rsidP="008008C2">
            <w:pPr>
              <w:spacing w:after="0" w:line="240" w:lineRule="auto"/>
              <w:jc w:val="center"/>
              <w:rPr>
                <w:sz w:val="20"/>
                <w:szCs w:val="20"/>
              </w:rPr>
            </w:pPr>
            <w:r>
              <w:rPr>
                <w:sz w:val="20"/>
                <w:szCs w:val="20"/>
              </w:rPr>
              <w:t>(Step 4)</w:t>
            </w:r>
          </w:p>
        </w:tc>
        <w:tc>
          <w:tcPr>
            <w:tcW w:w="1276" w:type="dxa"/>
            <w:vAlign w:val="top"/>
          </w:tcPr>
          <w:p w14:paraId="7F83CB71" w14:textId="77777777" w:rsidR="008008C2" w:rsidRDefault="008008C2" w:rsidP="008008C2">
            <w:pPr>
              <w:spacing w:after="0" w:line="240" w:lineRule="auto"/>
              <w:jc w:val="center"/>
              <w:rPr>
                <w:sz w:val="20"/>
                <w:szCs w:val="20"/>
              </w:rPr>
            </w:pPr>
            <w:r>
              <w:rPr>
                <w:sz w:val="20"/>
                <w:szCs w:val="20"/>
              </w:rPr>
              <w:t>Complete KYC/AML</w:t>
            </w:r>
          </w:p>
          <w:p w14:paraId="7E20B990" w14:textId="77777777" w:rsidR="008008C2" w:rsidRPr="007F028E" w:rsidRDefault="008008C2" w:rsidP="008008C2">
            <w:pPr>
              <w:spacing w:after="0" w:line="240" w:lineRule="auto"/>
              <w:jc w:val="center"/>
              <w:rPr>
                <w:b w:val="0"/>
                <w:sz w:val="20"/>
                <w:szCs w:val="20"/>
              </w:rPr>
            </w:pPr>
            <w:r>
              <w:rPr>
                <w:sz w:val="20"/>
                <w:szCs w:val="20"/>
              </w:rPr>
              <w:t>(Step 6)</w:t>
            </w:r>
          </w:p>
        </w:tc>
        <w:tc>
          <w:tcPr>
            <w:tcW w:w="1276" w:type="dxa"/>
          </w:tcPr>
          <w:p w14:paraId="487BD1E8" w14:textId="77777777" w:rsidR="008008C2" w:rsidRDefault="008008C2" w:rsidP="008008C2">
            <w:pPr>
              <w:spacing w:after="0" w:line="240" w:lineRule="auto"/>
              <w:jc w:val="center"/>
              <w:rPr>
                <w:sz w:val="20"/>
                <w:szCs w:val="20"/>
              </w:rPr>
            </w:pPr>
            <w:r>
              <w:rPr>
                <w:sz w:val="20"/>
                <w:szCs w:val="20"/>
              </w:rPr>
              <w:t>Total</w:t>
            </w:r>
          </w:p>
        </w:tc>
      </w:tr>
      <w:tr w:rsidR="008008C2" w14:paraId="748416B8"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1313" w:type="dxa"/>
            <w:vMerge w:val="restart"/>
            <w:shd w:val="clear" w:color="auto" w:fill="E3E3E4" w:themeFill="text2" w:themeFillTint="33"/>
            <w:vAlign w:val="top"/>
          </w:tcPr>
          <w:p w14:paraId="4F196D24" w14:textId="77777777" w:rsidR="008008C2" w:rsidRPr="007F028E" w:rsidRDefault="008008C2" w:rsidP="008008C2">
            <w:pPr>
              <w:pStyle w:val="CommentText"/>
              <w:rPr>
                <w:b/>
              </w:rPr>
            </w:pPr>
            <w:r>
              <w:rPr>
                <w:b/>
              </w:rPr>
              <w:t>New/Existing</w:t>
            </w:r>
          </w:p>
        </w:tc>
        <w:tc>
          <w:tcPr>
            <w:tcW w:w="1297" w:type="dxa"/>
            <w:shd w:val="clear" w:color="auto" w:fill="E3E3E4" w:themeFill="text2" w:themeFillTint="33"/>
          </w:tcPr>
          <w:p w14:paraId="1D7CCBC8" w14:textId="77777777" w:rsidR="008008C2" w:rsidRDefault="008008C2" w:rsidP="008008C2">
            <w:pPr>
              <w:spacing w:after="0" w:line="240" w:lineRule="auto"/>
              <w:jc w:val="center"/>
              <w:rPr>
                <w:sz w:val="20"/>
                <w:szCs w:val="20"/>
              </w:rPr>
            </w:pPr>
            <w:r>
              <w:rPr>
                <w:sz w:val="20"/>
                <w:szCs w:val="20"/>
              </w:rPr>
              <w:t>1 CIF</w:t>
            </w:r>
          </w:p>
        </w:tc>
        <w:tc>
          <w:tcPr>
            <w:tcW w:w="1276" w:type="dxa"/>
            <w:shd w:val="clear" w:color="auto" w:fill="E3E3E4" w:themeFill="text2" w:themeFillTint="33"/>
            <w:vAlign w:val="top"/>
          </w:tcPr>
          <w:p w14:paraId="57A278FE" w14:textId="77777777" w:rsidR="008008C2" w:rsidRDefault="008008C2" w:rsidP="008008C2">
            <w:pPr>
              <w:spacing w:after="0" w:line="240" w:lineRule="auto"/>
              <w:jc w:val="center"/>
              <w:rPr>
                <w:sz w:val="20"/>
                <w:szCs w:val="20"/>
              </w:rPr>
            </w:pPr>
            <w:r>
              <w:rPr>
                <w:sz w:val="20"/>
                <w:szCs w:val="20"/>
              </w:rPr>
              <w:t>1 hour</w:t>
            </w:r>
          </w:p>
        </w:tc>
        <w:tc>
          <w:tcPr>
            <w:tcW w:w="1275" w:type="dxa"/>
            <w:shd w:val="clear" w:color="auto" w:fill="E3E3E4" w:themeFill="text2" w:themeFillTint="33"/>
            <w:vAlign w:val="top"/>
          </w:tcPr>
          <w:p w14:paraId="0F08911A" w14:textId="77777777" w:rsidR="008008C2" w:rsidRDefault="008008C2" w:rsidP="008008C2">
            <w:pPr>
              <w:spacing w:after="0" w:line="240" w:lineRule="auto"/>
              <w:jc w:val="center"/>
              <w:rPr>
                <w:sz w:val="20"/>
                <w:szCs w:val="20"/>
              </w:rPr>
            </w:pPr>
            <w:r>
              <w:rPr>
                <w:sz w:val="20"/>
                <w:szCs w:val="20"/>
              </w:rPr>
              <w:t>5 mins</w:t>
            </w:r>
          </w:p>
        </w:tc>
        <w:tc>
          <w:tcPr>
            <w:tcW w:w="1276" w:type="dxa"/>
            <w:shd w:val="clear" w:color="auto" w:fill="E3E3E4" w:themeFill="text2" w:themeFillTint="33"/>
            <w:vAlign w:val="top"/>
          </w:tcPr>
          <w:p w14:paraId="56B34A57" w14:textId="77777777" w:rsidR="008008C2" w:rsidRDefault="008008C2" w:rsidP="008008C2">
            <w:pPr>
              <w:spacing w:after="0" w:line="240" w:lineRule="auto"/>
              <w:jc w:val="center"/>
              <w:rPr>
                <w:sz w:val="20"/>
                <w:szCs w:val="20"/>
              </w:rPr>
            </w:pPr>
            <w:r>
              <w:rPr>
                <w:sz w:val="20"/>
                <w:szCs w:val="20"/>
              </w:rPr>
              <w:t>3 mins</w:t>
            </w:r>
          </w:p>
        </w:tc>
        <w:tc>
          <w:tcPr>
            <w:tcW w:w="1276" w:type="dxa"/>
            <w:shd w:val="clear" w:color="auto" w:fill="E3E3E4" w:themeFill="text2" w:themeFillTint="33"/>
          </w:tcPr>
          <w:p w14:paraId="3737D8C7" w14:textId="77777777" w:rsidR="008008C2" w:rsidRDefault="008008C2" w:rsidP="008008C2">
            <w:pPr>
              <w:spacing w:after="0" w:line="240" w:lineRule="auto"/>
              <w:jc w:val="center"/>
              <w:rPr>
                <w:sz w:val="20"/>
                <w:szCs w:val="20"/>
              </w:rPr>
            </w:pPr>
            <w:r>
              <w:rPr>
                <w:sz w:val="20"/>
                <w:szCs w:val="20"/>
              </w:rPr>
              <w:t>1.13 hours</w:t>
            </w:r>
          </w:p>
        </w:tc>
      </w:tr>
      <w:tr w:rsidR="008008C2" w14:paraId="7F5DFBDD"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tcW w:w="1313" w:type="dxa"/>
            <w:vMerge/>
            <w:shd w:val="clear" w:color="auto" w:fill="E3E3E4" w:themeFill="text2" w:themeFillTint="33"/>
            <w:vAlign w:val="top"/>
          </w:tcPr>
          <w:p w14:paraId="0A68752D" w14:textId="77777777" w:rsidR="008008C2" w:rsidRPr="007F028E" w:rsidRDefault="008008C2" w:rsidP="008008C2">
            <w:pPr>
              <w:pStyle w:val="CommentText"/>
              <w:rPr>
                <w:b/>
              </w:rPr>
            </w:pPr>
          </w:p>
        </w:tc>
        <w:tc>
          <w:tcPr>
            <w:tcW w:w="1297" w:type="dxa"/>
            <w:shd w:val="clear" w:color="auto" w:fill="E3E3E4" w:themeFill="text2" w:themeFillTint="33"/>
          </w:tcPr>
          <w:p w14:paraId="6463FB37" w14:textId="77777777" w:rsidR="008008C2" w:rsidRDefault="008008C2" w:rsidP="008008C2">
            <w:pPr>
              <w:spacing w:after="0" w:line="240" w:lineRule="auto"/>
              <w:jc w:val="center"/>
              <w:rPr>
                <w:sz w:val="20"/>
                <w:szCs w:val="20"/>
              </w:rPr>
            </w:pPr>
            <w:r>
              <w:rPr>
                <w:sz w:val="20"/>
                <w:szCs w:val="20"/>
              </w:rPr>
              <w:t>4+ CIFs</w:t>
            </w:r>
          </w:p>
        </w:tc>
        <w:tc>
          <w:tcPr>
            <w:tcW w:w="1276" w:type="dxa"/>
            <w:shd w:val="clear" w:color="auto" w:fill="E3E3E4" w:themeFill="text2" w:themeFillTint="33"/>
            <w:vAlign w:val="top"/>
          </w:tcPr>
          <w:p w14:paraId="6AA94BD6" w14:textId="77777777" w:rsidR="008008C2" w:rsidRDefault="008008C2" w:rsidP="008008C2">
            <w:pPr>
              <w:spacing w:after="0" w:line="240" w:lineRule="auto"/>
              <w:jc w:val="center"/>
              <w:rPr>
                <w:sz w:val="20"/>
                <w:szCs w:val="20"/>
              </w:rPr>
            </w:pPr>
            <w:r>
              <w:rPr>
                <w:sz w:val="20"/>
                <w:szCs w:val="20"/>
              </w:rPr>
              <w:t>10 days</w:t>
            </w:r>
          </w:p>
        </w:tc>
        <w:tc>
          <w:tcPr>
            <w:tcW w:w="1275" w:type="dxa"/>
            <w:shd w:val="clear" w:color="auto" w:fill="E3E3E4" w:themeFill="text2" w:themeFillTint="33"/>
            <w:vAlign w:val="top"/>
          </w:tcPr>
          <w:p w14:paraId="7BCF4F4B" w14:textId="77777777" w:rsidR="008008C2" w:rsidRDefault="008008C2" w:rsidP="008008C2">
            <w:pPr>
              <w:spacing w:after="0" w:line="240" w:lineRule="auto"/>
              <w:jc w:val="center"/>
              <w:rPr>
                <w:sz w:val="20"/>
                <w:szCs w:val="20"/>
              </w:rPr>
            </w:pPr>
            <w:r>
              <w:rPr>
                <w:sz w:val="20"/>
                <w:szCs w:val="20"/>
              </w:rPr>
              <w:t>45 mins</w:t>
            </w:r>
          </w:p>
        </w:tc>
        <w:tc>
          <w:tcPr>
            <w:tcW w:w="1276" w:type="dxa"/>
            <w:shd w:val="clear" w:color="auto" w:fill="E3E3E4" w:themeFill="text2" w:themeFillTint="33"/>
            <w:vAlign w:val="top"/>
          </w:tcPr>
          <w:p w14:paraId="5B21E86E" w14:textId="77777777" w:rsidR="008008C2" w:rsidRDefault="008008C2" w:rsidP="008008C2">
            <w:pPr>
              <w:spacing w:after="0" w:line="240" w:lineRule="auto"/>
              <w:jc w:val="center"/>
              <w:rPr>
                <w:sz w:val="20"/>
                <w:szCs w:val="20"/>
              </w:rPr>
            </w:pPr>
            <w:r>
              <w:rPr>
                <w:sz w:val="20"/>
                <w:szCs w:val="20"/>
              </w:rPr>
              <w:t>30 mins</w:t>
            </w:r>
          </w:p>
        </w:tc>
        <w:tc>
          <w:tcPr>
            <w:tcW w:w="1276" w:type="dxa"/>
            <w:shd w:val="clear" w:color="auto" w:fill="E3E3E4" w:themeFill="text2" w:themeFillTint="33"/>
          </w:tcPr>
          <w:p w14:paraId="3EDEAB4A" w14:textId="77777777" w:rsidR="008008C2" w:rsidRDefault="008008C2" w:rsidP="008008C2">
            <w:pPr>
              <w:spacing w:after="0" w:line="240" w:lineRule="auto"/>
              <w:jc w:val="center"/>
              <w:rPr>
                <w:sz w:val="20"/>
                <w:szCs w:val="20"/>
              </w:rPr>
            </w:pPr>
            <w:r>
              <w:rPr>
                <w:sz w:val="20"/>
                <w:szCs w:val="20"/>
              </w:rPr>
              <w:t>76.25 hours</w:t>
            </w:r>
          </w:p>
        </w:tc>
      </w:tr>
    </w:tbl>
    <w:p w14:paraId="53944026" w14:textId="77777777" w:rsidR="008008C2" w:rsidRDefault="008008C2" w:rsidP="008008C2"/>
    <w:tbl>
      <w:tblPr>
        <w:tblStyle w:val="Corporate"/>
        <w:tblW w:w="7713" w:type="dxa"/>
        <w:tblInd w:w="-23" w:type="dxa"/>
        <w:tblLook w:val="0420" w:firstRow="1" w:lastRow="0" w:firstColumn="0" w:lastColumn="0" w:noHBand="0" w:noVBand="1"/>
      </w:tblPr>
      <w:tblGrid>
        <w:gridCol w:w="1313"/>
        <w:gridCol w:w="1297"/>
        <w:gridCol w:w="1276"/>
        <w:gridCol w:w="1275"/>
        <w:gridCol w:w="1276"/>
        <w:gridCol w:w="1276"/>
      </w:tblGrid>
      <w:tr w:rsidR="008008C2" w14:paraId="2964A37D" w14:textId="77777777" w:rsidTr="008008C2">
        <w:trPr>
          <w:cnfStyle w:val="100000000000" w:firstRow="1" w:lastRow="0" w:firstColumn="0" w:lastColumn="0" w:oddVBand="0" w:evenVBand="0" w:oddHBand="0" w:evenHBand="0" w:firstRowFirstColumn="0" w:firstRowLastColumn="0" w:lastRowFirstColumn="0" w:lastRowLastColumn="0"/>
          <w:trHeight w:val="53"/>
        </w:trPr>
        <w:tc>
          <w:tcPr>
            <w:tcW w:w="1313" w:type="dxa"/>
            <w:vAlign w:val="top"/>
          </w:tcPr>
          <w:p w14:paraId="796DDD2C" w14:textId="77777777" w:rsidR="008008C2" w:rsidRPr="00931FAA" w:rsidRDefault="008008C2" w:rsidP="008008C2">
            <w:pPr>
              <w:spacing w:after="0" w:line="240" w:lineRule="auto"/>
              <w:rPr>
                <w:sz w:val="20"/>
                <w:szCs w:val="20"/>
              </w:rPr>
            </w:pPr>
            <w:r>
              <w:rPr>
                <w:sz w:val="20"/>
                <w:szCs w:val="20"/>
              </w:rPr>
              <w:t xml:space="preserve">BUSINESS </w:t>
            </w:r>
            <w:r w:rsidRPr="00931FAA">
              <w:rPr>
                <w:sz w:val="20"/>
                <w:szCs w:val="20"/>
              </w:rPr>
              <w:t>Client</w:t>
            </w:r>
          </w:p>
        </w:tc>
        <w:tc>
          <w:tcPr>
            <w:tcW w:w="1297" w:type="dxa"/>
            <w:vAlign w:val="top"/>
          </w:tcPr>
          <w:p w14:paraId="06CAEC5B" w14:textId="77777777" w:rsidR="008008C2" w:rsidRDefault="008008C2" w:rsidP="008008C2">
            <w:pPr>
              <w:spacing w:after="0" w:line="240" w:lineRule="auto"/>
              <w:jc w:val="center"/>
              <w:rPr>
                <w:sz w:val="20"/>
                <w:szCs w:val="20"/>
              </w:rPr>
            </w:pPr>
            <w:r>
              <w:rPr>
                <w:sz w:val="20"/>
                <w:szCs w:val="20"/>
              </w:rPr>
              <w:t>Complexity</w:t>
            </w:r>
          </w:p>
        </w:tc>
        <w:tc>
          <w:tcPr>
            <w:tcW w:w="1276" w:type="dxa"/>
            <w:vAlign w:val="top"/>
          </w:tcPr>
          <w:p w14:paraId="31DA0CD7" w14:textId="77777777" w:rsidR="008008C2" w:rsidRDefault="008008C2" w:rsidP="008008C2">
            <w:pPr>
              <w:spacing w:after="0" w:line="240" w:lineRule="auto"/>
              <w:jc w:val="center"/>
              <w:rPr>
                <w:sz w:val="20"/>
                <w:szCs w:val="20"/>
              </w:rPr>
            </w:pPr>
            <w:r>
              <w:rPr>
                <w:sz w:val="20"/>
                <w:szCs w:val="20"/>
              </w:rPr>
              <w:t>Gather Info &amp; Documents</w:t>
            </w:r>
          </w:p>
          <w:p w14:paraId="152B6D46" w14:textId="77777777" w:rsidR="008008C2" w:rsidRPr="007F028E" w:rsidRDefault="008008C2" w:rsidP="008008C2">
            <w:pPr>
              <w:spacing w:after="0" w:line="240" w:lineRule="auto"/>
              <w:jc w:val="center"/>
              <w:rPr>
                <w:b w:val="0"/>
                <w:sz w:val="20"/>
                <w:szCs w:val="20"/>
              </w:rPr>
            </w:pPr>
            <w:r>
              <w:rPr>
                <w:sz w:val="20"/>
                <w:szCs w:val="20"/>
              </w:rPr>
              <w:t>(Steps 1-3)</w:t>
            </w:r>
          </w:p>
        </w:tc>
        <w:tc>
          <w:tcPr>
            <w:tcW w:w="1275" w:type="dxa"/>
            <w:vAlign w:val="top"/>
          </w:tcPr>
          <w:p w14:paraId="3E0BCFC0" w14:textId="77777777" w:rsidR="008008C2" w:rsidRDefault="008008C2" w:rsidP="008008C2">
            <w:pPr>
              <w:spacing w:after="0" w:line="240" w:lineRule="auto"/>
              <w:jc w:val="center"/>
              <w:rPr>
                <w:sz w:val="20"/>
                <w:szCs w:val="20"/>
              </w:rPr>
            </w:pPr>
            <w:r>
              <w:rPr>
                <w:sz w:val="20"/>
                <w:szCs w:val="20"/>
              </w:rPr>
              <w:t>System Data Entry</w:t>
            </w:r>
          </w:p>
          <w:p w14:paraId="662DD0DD" w14:textId="77777777" w:rsidR="008008C2" w:rsidRDefault="008008C2" w:rsidP="008008C2">
            <w:pPr>
              <w:spacing w:after="0" w:line="240" w:lineRule="auto"/>
              <w:jc w:val="center"/>
              <w:rPr>
                <w:sz w:val="20"/>
                <w:szCs w:val="20"/>
              </w:rPr>
            </w:pPr>
            <w:r>
              <w:rPr>
                <w:sz w:val="20"/>
                <w:szCs w:val="20"/>
              </w:rPr>
              <w:t>(Step 4)</w:t>
            </w:r>
          </w:p>
        </w:tc>
        <w:tc>
          <w:tcPr>
            <w:tcW w:w="1276" w:type="dxa"/>
            <w:vAlign w:val="top"/>
          </w:tcPr>
          <w:p w14:paraId="06B29F81" w14:textId="77777777" w:rsidR="008008C2" w:rsidRDefault="008008C2" w:rsidP="008008C2">
            <w:pPr>
              <w:spacing w:after="0" w:line="240" w:lineRule="auto"/>
              <w:jc w:val="center"/>
              <w:rPr>
                <w:sz w:val="20"/>
                <w:szCs w:val="20"/>
              </w:rPr>
            </w:pPr>
            <w:r>
              <w:rPr>
                <w:sz w:val="20"/>
                <w:szCs w:val="20"/>
              </w:rPr>
              <w:t>Complete KYC/AML</w:t>
            </w:r>
          </w:p>
          <w:p w14:paraId="0D9DDCF3" w14:textId="77777777" w:rsidR="008008C2" w:rsidRPr="007F028E" w:rsidRDefault="008008C2" w:rsidP="008008C2">
            <w:pPr>
              <w:spacing w:after="0" w:line="240" w:lineRule="auto"/>
              <w:jc w:val="center"/>
              <w:rPr>
                <w:b w:val="0"/>
                <w:sz w:val="20"/>
                <w:szCs w:val="20"/>
              </w:rPr>
            </w:pPr>
            <w:r>
              <w:rPr>
                <w:sz w:val="20"/>
                <w:szCs w:val="20"/>
              </w:rPr>
              <w:t>(Step 6)</w:t>
            </w:r>
          </w:p>
        </w:tc>
        <w:tc>
          <w:tcPr>
            <w:tcW w:w="1276" w:type="dxa"/>
          </w:tcPr>
          <w:p w14:paraId="7C321BE2" w14:textId="77777777" w:rsidR="008008C2" w:rsidRDefault="008008C2" w:rsidP="008008C2">
            <w:pPr>
              <w:spacing w:after="0" w:line="240" w:lineRule="auto"/>
              <w:jc w:val="center"/>
              <w:rPr>
                <w:sz w:val="20"/>
                <w:szCs w:val="20"/>
              </w:rPr>
            </w:pPr>
            <w:r>
              <w:rPr>
                <w:sz w:val="20"/>
                <w:szCs w:val="20"/>
              </w:rPr>
              <w:t>Total</w:t>
            </w:r>
          </w:p>
        </w:tc>
      </w:tr>
      <w:tr w:rsidR="008008C2" w14:paraId="0CA7F9E2"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1313" w:type="dxa"/>
            <w:vMerge w:val="restart"/>
            <w:shd w:val="clear" w:color="auto" w:fill="E3E3E4" w:themeFill="text2" w:themeFillTint="33"/>
            <w:vAlign w:val="top"/>
          </w:tcPr>
          <w:p w14:paraId="14E0CBF4" w14:textId="77777777" w:rsidR="008008C2" w:rsidRPr="007F028E" w:rsidRDefault="008008C2" w:rsidP="008008C2">
            <w:pPr>
              <w:pStyle w:val="CommentText"/>
              <w:rPr>
                <w:b/>
              </w:rPr>
            </w:pPr>
            <w:r>
              <w:rPr>
                <w:b/>
              </w:rPr>
              <w:t>New</w:t>
            </w:r>
          </w:p>
        </w:tc>
        <w:tc>
          <w:tcPr>
            <w:tcW w:w="1297" w:type="dxa"/>
            <w:shd w:val="clear" w:color="auto" w:fill="E3E3E4" w:themeFill="text2" w:themeFillTint="33"/>
          </w:tcPr>
          <w:p w14:paraId="0EFD0571" w14:textId="77777777" w:rsidR="008008C2" w:rsidRDefault="008008C2" w:rsidP="008008C2">
            <w:pPr>
              <w:spacing w:after="0" w:line="240" w:lineRule="auto"/>
              <w:jc w:val="center"/>
              <w:rPr>
                <w:sz w:val="20"/>
                <w:szCs w:val="20"/>
              </w:rPr>
            </w:pPr>
            <w:r>
              <w:rPr>
                <w:sz w:val="20"/>
                <w:szCs w:val="20"/>
              </w:rPr>
              <w:t>Low</w:t>
            </w:r>
          </w:p>
        </w:tc>
        <w:tc>
          <w:tcPr>
            <w:tcW w:w="1276" w:type="dxa"/>
            <w:shd w:val="clear" w:color="auto" w:fill="E3E3E4" w:themeFill="text2" w:themeFillTint="33"/>
            <w:vAlign w:val="top"/>
          </w:tcPr>
          <w:p w14:paraId="1BC68390" w14:textId="77777777" w:rsidR="008008C2" w:rsidRDefault="008008C2" w:rsidP="008008C2">
            <w:pPr>
              <w:spacing w:after="0" w:line="240" w:lineRule="auto"/>
              <w:jc w:val="center"/>
              <w:rPr>
                <w:sz w:val="20"/>
                <w:szCs w:val="20"/>
              </w:rPr>
            </w:pPr>
            <w:r>
              <w:rPr>
                <w:sz w:val="20"/>
                <w:szCs w:val="20"/>
              </w:rPr>
              <w:t>2 days</w:t>
            </w:r>
          </w:p>
        </w:tc>
        <w:tc>
          <w:tcPr>
            <w:tcW w:w="1275" w:type="dxa"/>
            <w:shd w:val="clear" w:color="auto" w:fill="E3E3E4" w:themeFill="text2" w:themeFillTint="33"/>
            <w:vAlign w:val="top"/>
          </w:tcPr>
          <w:p w14:paraId="29B1F80A" w14:textId="77777777" w:rsidR="008008C2" w:rsidRDefault="008008C2" w:rsidP="008008C2">
            <w:pPr>
              <w:spacing w:after="0" w:line="240" w:lineRule="auto"/>
              <w:jc w:val="center"/>
              <w:rPr>
                <w:sz w:val="20"/>
                <w:szCs w:val="20"/>
              </w:rPr>
            </w:pPr>
            <w:r>
              <w:rPr>
                <w:sz w:val="20"/>
                <w:szCs w:val="20"/>
              </w:rPr>
              <w:t>2 mins</w:t>
            </w:r>
          </w:p>
        </w:tc>
        <w:tc>
          <w:tcPr>
            <w:tcW w:w="1276" w:type="dxa"/>
            <w:shd w:val="clear" w:color="auto" w:fill="E3E3E4" w:themeFill="text2" w:themeFillTint="33"/>
            <w:vAlign w:val="top"/>
          </w:tcPr>
          <w:p w14:paraId="2B857179" w14:textId="77777777" w:rsidR="008008C2" w:rsidRDefault="008008C2" w:rsidP="008008C2">
            <w:pPr>
              <w:spacing w:after="0" w:line="240" w:lineRule="auto"/>
              <w:jc w:val="center"/>
              <w:rPr>
                <w:sz w:val="20"/>
                <w:szCs w:val="20"/>
              </w:rPr>
            </w:pPr>
            <w:r>
              <w:rPr>
                <w:sz w:val="20"/>
                <w:szCs w:val="20"/>
              </w:rPr>
              <w:t>5 mins</w:t>
            </w:r>
          </w:p>
        </w:tc>
        <w:tc>
          <w:tcPr>
            <w:tcW w:w="1276" w:type="dxa"/>
            <w:shd w:val="clear" w:color="auto" w:fill="E3E3E4" w:themeFill="text2" w:themeFillTint="33"/>
          </w:tcPr>
          <w:p w14:paraId="395F00A1" w14:textId="77777777" w:rsidR="008008C2" w:rsidRDefault="008008C2" w:rsidP="008008C2">
            <w:pPr>
              <w:spacing w:after="0" w:line="240" w:lineRule="auto"/>
              <w:jc w:val="center"/>
              <w:rPr>
                <w:sz w:val="20"/>
                <w:szCs w:val="20"/>
              </w:rPr>
            </w:pPr>
            <w:r>
              <w:rPr>
                <w:sz w:val="20"/>
                <w:szCs w:val="20"/>
              </w:rPr>
              <w:t>2.00 days</w:t>
            </w:r>
          </w:p>
        </w:tc>
      </w:tr>
      <w:tr w:rsidR="008008C2" w14:paraId="175160F9"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tcW w:w="1313" w:type="dxa"/>
            <w:vMerge/>
            <w:shd w:val="clear" w:color="auto" w:fill="E3E3E4" w:themeFill="text2" w:themeFillTint="33"/>
            <w:vAlign w:val="top"/>
          </w:tcPr>
          <w:p w14:paraId="2329FAF7" w14:textId="77777777" w:rsidR="008008C2" w:rsidRPr="007F028E" w:rsidRDefault="008008C2" w:rsidP="008008C2">
            <w:pPr>
              <w:pStyle w:val="CommentText"/>
              <w:rPr>
                <w:b/>
              </w:rPr>
            </w:pPr>
          </w:p>
        </w:tc>
        <w:tc>
          <w:tcPr>
            <w:tcW w:w="1297" w:type="dxa"/>
            <w:shd w:val="clear" w:color="auto" w:fill="E3E3E4" w:themeFill="text2" w:themeFillTint="33"/>
          </w:tcPr>
          <w:p w14:paraId="1C8DA17C" w14:textId="77777777" w:rsidR="008008C2" w:rsidRDefault="008008C2" w:rsidP="008008C2">
            <w:pPr>
              <w:spacing w:after="0" w:line="240" w:lineRule="auto"/>
              <w:jc w:val="center"/>
              <w:rPr>
                <w:sz w:val="20"/>
                <w:szCs w:val="20"/>
              </w:rPr>
            </w:pPr>
            <w:r>
              <w:rPr>
                <w:sz w:val="20"/>
                <w:szCs w:val="20"/>
              </w:rPr>
              <w:t>Med</w:t>
            </w:r>
          </w:p>
        </w:tc>
        <w:tc>
          <w:tcPr>
            <w:tcW w:w="1276" w:type="dxa"/>
            <w:shd w:val="clear" w:color="auto" w:fill="E3E3E4" w:themeFill="text2" w:themeFillTint="33"/>
            <w:vAlign w:val="top"/>
          </w:tcPr>
          <w:p w14:paraId="0078DE07" w14:textId="77777777" w:rsidR="008008C2" w:rsidRDefault="008008C2" w:rsidP="008008C2">
            <w:pPr>
              <w:spacing w:after="0" w:line="240" w:lineRule="auto"/>
              <w:jc w:val="center"/>
              <w:rPr>
                <w:sz w:val="20"/>
                <w:szCs w:val="20"/>
              </w:rPr>
            </w:pPr>
            <w:r>
              <w:rPr>
                <w:sz w:val="20"/>
                <w:szCs w:val="20"/>
              </w:rPr>
              <w:t>15 days</w:t>
            </w:r>
          </w:p>
        </w:tc>
        <w:tc>
          <w:tcPr>
            <w:tcW w:w="1275" w:type="dxa"/>
            <w:shd w:val="clear" w:color="auto" w:fill="E3E3E4" w:themeFill="text2" w:themeFillTint="33"/>
            <w:vAlign w:val="top"/>
          </w:tcPr>
          <w:p w14:paraId="37EA6D10" w14:textId="77777777" w:rsidR="008008C2" w:rsidRDefault="008008C2" w:rsidP="008008C2">
            <w:pPr>
              <w:spacing w:after="0" w:line="240" w:lineRule="auto"/>
              <w:jc w:val="center"/>
              <w:rPr>
                <w:sz w:val="20"/>
                <w:szCs w:val="20"/>
              </w:rPr>
            </w:pPr>
            <w:r>
              <w:rPr>
                <w:sz w:val="20"/>
                <w:szCs w:val="20"/>
              </w:rPr>
              <w:t>30 min</w:t>
            </w:r>
          </w:p>
        </w:tc>
        <w:tc>
          <w:tcPr>
            <w:tcW w:w="1276" w:type="dxa"/>
            <w:shd w:val="clear" w:color="auto" w:fill="E3E3E4" w:themeFill="text2" w:themeFillTint="33"/>
            <w:vAlign w:val="top"/>
          </w:tcPr>
          <w:p w14:paraId="3766D355" w14:textId="77777777" w:rsidR="008008C2" w:rsidRDefault="008008C2" w:rsidP="008008C2">
            <w:pPr>
              <w:spacing w:after="0" w:line="240" w:lineRule="auto"/>
              <w:jc w:val="center"/>
              <w:rPr>
                <w:sz w:val="20"/>
                <w:szCs w:val="20"/>
              </w:rPr>
            </w:pPr>
            <w:r>
              <w:rPr>
                <w:sz w:val="20"/>
                <w:szCs w:val="20"/>
              </w:rPr>
              <w:t>15 mins</w:t>
            </w:r>
          </w:p>
        </w:tc>
        <w:tc>
          <w:tcPr>
            <w:tcW w:w="1276" w:type="dxa"/>
            <w:shd w:val="clear" w:color="auto" w:fill="E3E3E4" w:themeFill="text2" w:themeFillTint="33"/>
          </w:tcPr>
          <w:p w14:paraId="7EC644FC" w14:textId="77777777" w:rsidR="008008C2" w:rsidRDefault="008008C2" w:rsidP="008008C2">
            <w:pPr>
              <w:spacing w:after="0" w:line="240" w:lineRule="auto"/>
              <w:jc w:val="center"/>
              <w:rPr>
                <w:sz w:val="20"/>
                <w:szCs w:val="20"/>
              </w:rPr>
            </w:pPr>
            <w:r>
              <w:rPr>
                <w:sz w:val="20"/>
                <w:szCs w:val="20"/>
              </w:rPr>
              <w:t>15.01 days</w:t>
            </w:r>
          </w:p>
        </w:tc>
      </w:tr>
      <w:tr w:rsidR="008008C2" w14:paraId="6356F7F6"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1313" w:type="dxa"/>
            <w:vMerge/>
            <w:shd w:val="clear" w:color="auto" w:fill="E3E3E4" w:themeFill="text2" w:themeFillTint="33"/>
            <w:vAlign w:val="top"/>
          </w:tcPr>
          <w:p w14:paraId="2801F9D0" w14:textId="77777777" w:rsidR="008008C2" w:rsidRPr="007F028E" w:rsidRDefault="008008C2" w:rsidP="008008C2">
            <w:pPr>
              <w:pStyle w:val="CommentText"/>
              <w:rPr>
                <w:b/>
              </w:rPr>
            </w:pPr>
          </w:p>
        </w:tc>
        <w:tc>
          <w:tcPr>
            <w:tcW w:w="1297" w:type="dxa"/>
            <w:shd w:val="clear" w:color="auto" w:fill="E3E3E4" w:themeFill="text2" w:themeFillTint="33"/>
          </w:tcPr>
          <w:p w14:paraId="6ED973BB" w14:textId="77777777" w:rsidR="008008C2" w:rsidRDefault="008008C2" w:rsidP="008008C2">
            <w:pPr>
              <w:spacing w:after="0" w:line="240" w:lineRule="auto"/>
              <w:jc w:val="center"/>
              <w:rPr>
                <w:sz w:val="20"/>
                <w:szCs w:val="20"/>
              </w:rPr>
            </w:pPr>
            <w:r>
              <w:rPr>
                <w:sz w:val="20"/>
                <w:szCs w:val="20"/>
              </w:rPr>
              <w:t>High</w:t>
            </w:r>
          </w:p>
        </w:tc>
        <w:tc>
          <w:tcPr>
            <w:tcW w:w="1276" w:type="dxa"/>
            <w:shd w:val="clear" w:color="auto" w:fill="E3E3E4" w:themeFill="text2" w:themeFillTint="33"/>
            <w:vAlign w:val="top"/>
          </w:tcPr>
          <w:p w14:paraId="2739BE9A" w14:textId="77777777" w:rsidR="008008C2" w:rsidRDefault="008008C2" w:rsidP="008008C2">
            <w:pPr>
              <w:spacing w:after="0" w:line="240" w:lineRule="auto"/>
              <w:jc w:val="center"/>
              <w:rPr>
                <w:sz w:val="20"/>
                <w:szCs w:val="20"/>
              </w:rPr>
            </w:pPr>
            <w:r>
              <w:rPr>
                <w:sz w:val="20"/>
                <w:szCs w:val="20"/>
              </w:rPr>
              <w:t>45 days</w:t>
            </w:r>
          </w:p>
        </w:tc>
        <w:tc>
          <w:tcPr>
            <w:tcW w:w="1275" w:type="dxa"/>
            <w:shd w:val="clear" w:color="auto" w:fill="E3E3E4" w:themeFill="text2" w:themeFillTint="33"/>
            <w:vAlign w:val="top"/>
          </w:tcPr>
          <w:p w14:paraId="6D51E28C" w14:textId="77777777" w:rsidR="008008C2" w:rsidRDefault="008008C2" w:rsidP="008008C2">
            <w:pPr>
              <w:spacing w:after="0" w:line="240" w:lineRule="auto"/>
              <w:jc w:val="center"/>
              <w:rPr>
                <w:sz w:val="20"/>
                <w:szCs w:val="20"/>
              </w:rPr>
            </w:pPr>
            <w:r>
              <w:rPr>
                <w:sz w:val="20"/>
                <w:szCs w:val="20"/>
              </w:rPr>
              <w:t>60 min</w:t>
            </w:r>
          </w:p>
        </w:tc>
        <w:tc>
          <w:tcPr>
            <w:tcW w:w="1276" w:type="dxa"/>
            <w:shd w:val="clear" w:color="auto" w:fill="E3E3E4" w:themeFill="text2" w:themeFillTint="33"/>
            <w:vAlign w:val="top"/>
          </w:tcPr>
          <w:p w14:paraId="796D156F" w14:textId="77777777" w:rsidR="008008C2" w:rsidRDefault="008008C2" w:rsidP="008008C2">
            <w:pPr>
              <w:spacing w:after="0" w:line="240" w:lineRule="auto"/>
              <w:jc w:val="center"/>
              <w:rPr>
                <w:sz w:val="20"/>
                <w:szCs w:val="20"/>
              </w:rPr>
            </w:pPr>
            <w:r>
              <w:rPr>
                <w:sz w:val="20"/>
                <w:szCs w:val="20"/>
              </w:rPr>
              <w:t>60 min</w:t>
            </w:r>
          </w:p>
        </w:tc>
        <w:tc>
          <w:tcPr>
            <w:tcW w:w="1276" w:type="dxa"/>
            <w:shd w:val="clear" w:color="auto" w:fill="E3E3E4" w:themeFill="text2" w:themeFillTint="33"/>
          </w:tcPr>
          <w:p w14:paraId="68DC37D6" w14:textId="77777777" w:rsidR="008008C2" w:rsidRDefault="008008C2" w:rsidP="008008C2">
            <w:pPr>
              <w:spacing w:after="0" w:line="240" w:lineRule="auto"/>
              <w:jc w:val="center"/>
              <w:rPr>
                <w:sz w:val="20"/>
                <w:szCs w:val="20"/>
              </w:rPr>
            </w:pPr>
            <w:r>
              <w:rPr>
                <w:sz w:val="20"/>
                <w:szCs w:val="20"/>
              </w:rPr>
              <w:t>45.1 days</w:t>
            </w:r>
          </w:p>
        </w:tc>
      </w:tr>
      <w:tr w:rsidR="008008C2" w14:paraId="7EEDC8C9"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tcW w:w="1313" w:type="dxa"/>
            <w:vMerge w:val="restart"/>
            <w:shd w:val="clear" w:color="auto" w:fill="E3E3E4" w:themeFill="text2" w:themeFillTint="33"/>
            <w:vAlign w:val="top"/>
          </w:tcPr>
          <w:p w14:paraId="1A7395CD" w14:textId="77777777" w:rsidR="008008C2" w:rsidRPr="007F028E" w:rsidRDefault="008008C2" w:rsidP="008008C2">
            <w:pPr>
              <w:pStyle w:val="CommentText"/>
              <w:rPr>
                <w:b/>
              </w:rPr>
            </w:pPr>
            <w:r>
              <w:rPr>
                <w:b/>
              </w:rPr>
              <w:t>Existing</w:t>
            </w:r>
          </w:p>
        </w:tc>
        <w:tc>
          <w:tcPr>
            <w:tcW w:w="1297" w:type="dxa"/>
            <w:shd w:val="clear" w:color="auto" w:fill="E3E3E4" w:themeFill="text2" w:themeFillTint="33"/>
          </w:tcPr>
          <w:p w14:paraId="5F468F7F" w14:textId="77777777" w:rsidR="008008C2" w:rsidRDefault="008008C2" w:rsidP="008008C2">
            <w:pPr>
              <w:spacing w:after="0" w:line="240" w:lineRule="auto"/>
              <w:jc w:val="center"/>
              <w:rPr>
                <w:sz w:val="20"/>
                <w:szCs w:val="20"/>
              </w:rPr>
            </w:pPr>
            <w:r>
              <w:rPr>
                <w:sz w:val="20"/>
                <w:szCs w:val="20"/>
              </w:rPr>
              <w:t>Low</w:t>
            </w:r>
          </w:p>
        </w:tc>
        <w:tc>
          <w:tcPr>
            <w:tcW w:w="1276" w:type="dxa"/>
            <w:shd w:val="clear" w:color="auto" w:fill="E3E3E4" w:themeFill="text2" w:themeFillTint="33"/>
            <w:vAlign w:val="top"/>
          </w:tcPr>
          <w:p w14:paraId="30FBD38E" w14:textId="77777777" w:rsidR="008008C2" w:rsidRDefault="008008C2" w:rsidP="008008C2">
            <w:pPr>
              <w:spacing w:after="0" w:line="240" w:lineRule="auto"/>
              <w:jc w:val="center"/>
              <w:rPr>
                <w:sz w:val="20"/>
                <w:szCs w:val="20"/>
              </w:rPr>
            </w:pPr>
            <w:r>
              <w:rPr>
                <w:sz w:val="20"/>
                <w:szCs w:val="20"/>
              </w:rPr>
              <w:t>15 min</w:t>
            </w:r>
          </w:p>
        </w:tc>
        <w:tc>
          <w:tcPr>
            <w:tcW w:w="1275" w:type="dxa"/>
            <w:shd w:val="clear" w:color="auto" w:fill="E3E3E4" w:themeFill="text2" w:themeFillTint="33"/>
            <w:vAlign w:val="top"/>
          </w:tcPr>
          <w:p w14:paraId="47EFAEF3" w14:textId="77777777" w:rsidR="008008C2" w:rsidRDefault="008008C2" w:rsidP="008008C2">
            <w:pPr>
              <w:spacing w:after="0" w:line="240" w:lineRule="auto"/>
              <w:jc w:val="center"/>
              <w:rPr>
                <w:sz w:val="20"/>
                <w:szCs w:val="20"/>
              </w:rPr>
            </w:pPr>
            <w:r>
              <w:rPr>
                <w:sz w:val="20"/>
                <w:szCs w:val="20"/>
              </w:rPr>
              <w:t>2 min</w:t>
            </w:r>
          </w:p>
        </w:tc>
        <w:tc>
          <w:tcPr>
            <w:tcW w:w="1276" w:type="dxa"/>
            <w:shd w:val="clear" w:color="auto" w:fill="E3E3E4" w:themeFill="text2" w:themeFillTint="33"/>
            <w:vAlign w:val="top"/>
          </w:tcPr>
          <w:p w14:paraId="51177B3D" w14:textId="77777777" w:rsidR="008008C2" w:rsidRDefault="008008C2" w:rsidP="008008C2">
            <w:pPr>
              <w:spacing w:after="0" w:line="240" w:lineRule="auto"/>
              <w:jc w:val="center"/>
              <w:rPr>
                <w:sz w:val="20"/>
                <w:szCs w:val="20"/>
              </w:rPr>
            </w:pPr>
            <w:r>
              <w:rPr>
                <w:sz w:val="20"/>
                <w:szCs w:val="20"/>
              </w:rPr>
              <w:t>5 min</w:t>
            </w:r>
          </w:p>
        </w:tc>
        <w:tc>
          <w:tcPr>
            <w:tcW w:w="1276" w:type="dxa"/>
            <w:shd w:val="clear" w:color="auto" w:fill="E3E3E4" w:themeFill="text2" w:themeFillTint="33"/>
          </w:tcPr>
          <w:p w14:paraId="0CDFC0A2" w14:textId="77777777" w:rsidR="008008C2" w:rsidRDefault="008008C2" w:rsidP="008008C2">
            <w:pPr>
              <w:spacing w:after="0" w:line="240" w:lineRule="auto"/>
              <w:jc w:val="center"/>
              <w:rPr>
                <w:sz w:val="20"/>
                <w:szCs w:val="20"/>
              </w:rPr>
            </w:pPr>
            <w:r>
              <w:rPr>
                <w:sz w:val="20"/>
                <w:szCs w:val="20"/>
              </w:rPr>
              <w:t>0.07 days</w:t>
            </w:r>
          </w:p>
        </w:tc>
      </w:tr>
      <w:tr w:rsidR="008008C2" w14:paraId="11AC319D" w14:textId="77777777" w:rsidTr="008008C2">
        <w:trPr>
          <w:cnfStyle w:val="000000100000" w:firstRow="0" w:lastRow="0" w:firstColumn="0" w:lastColumn="0" w:oddVBand="0" w:evenVBand="0" w:oddHBand="1" w:evenHBand="0" w:firstRowFirstColumn="0" w:firstRowLastColumn="0" w:lastRowFirstColumn="0" w:lastRowLastColumn="0"/>
          <w:trHeight w:val="53"/>
        </w:trPr>
        <w:tc>
          <w:tcPr>
            <w:tcW w:w="1313" w:type="dxa"/>
            <w:vMerge/>
            <w:shd w:val="clear" w:color="auto" w:fill="E3E3E4" w:themeFill="text2" w:themeFillTint="33"/>
            <w:vAlign w:val="top"/>
          </w:tcPr>
          <w:p w14:paraId="033CC13B" w14:textId="77777777" w:rsidR="008008C2" w:rsidRDefault="008008C2" w:rsidP="008008C2">
            <w:pPr>
              <w:pStyle w:val="CommentText"/>
              <w:rPr>
                <w:b/>
              </w:rPr>
            </w:pPr>
          </w:p>
        </w:tc>
        <w:tc>
          <w:tcPr>
            <w:tcW w:w="1297" w:type="dxa"/>
            <w:shd w:val="clear" w:color="auto" w:fill="E3E3E4" w:themeFill="text2" w:themeFillTint="33"/>
          </w:tcPr>
          <w:p w14:paraId="4CCDB1CD" w14:textId="77777777" w:rsidR="008008C2" w:rsidRDefault="008008C2" w:rsidP="008008C2">
            <w:pPr>
              <w:spacing w:after="0" w:line="240" w:lineRule="auto"/>
              <w:jc w:val="center"/>
              <w:rPr>
                <w:sz w:val="20"/>
                <w:szCs w:val="20"/>
              </w:rPr>
            </w:pPr>
            <w:r>
              <w:rPr>
                <w:sz w:val="20"/>
                <w:szCs w:val="20"/>
              </w:rPr>
              <w:t>Med</w:t>
            </w:r>
          </w:p>
        </w:tc>
        <w:tc>
          <w:tcPr>
            <w:tcW w:w="1276" w:type="dxa"/>
            <w:shd w:val="clear" w:color="auto" w:fill="E3E3E4" w:themeFill="text2" w:themeFillTint="33"/>
            <w:vAlign w:val="top"/>
          </w:tcPr>
          <w:p w14:paraId="0A2AD640" w14:textId="77777777" w:rsidR="008008C2" w:rsidRDefault="008008C2" w:rsidP="008008C2">
            <w:pPr>
              <w:spacing w:after="0" w:line="240" w:lineRule="auto"/>
              <w:jc w:val="center"/>
              <w:rPr>
                <w:sz w:val="20"/>
                <w:szCs w:val="20"/>
              </w:rPr>
            </w:pPr>
            <w:r>
              <w:rPr>
                <w:sz w:val="20"/>
                <w:szCs w:val="20"/>
              </w:rPr>
              <w:t>15 days</w:t>
            </w:r>
          </w:p>
        </w:tc>
        <w:tc>
          <w:tcPr>
            <w:tcW w:w="1275" w:type="dxa"/>
            <w:shd w:val="clear" w:color="auto" w:fill="E3E3E4" w:themeFill="text2" w:themeFillTint="33"/>
            <w:vAlign w:val="top"/>
          </w:tcPr>
          <w:p w14:paraId="286A1863" w14:textId="77777777" w:rsidR="008008C2" w:rsidRDefault="008008C2" w:rsidP="008008C2">
            <w:pPr>
              <w:spacing w:after="0" w:line="240" w:lineRule="auto"/>
              <w:jc w:val="center"/>
              <w:rPr>
                <w:sz w:val="20"/>
                <w:szCs w:val="20"/>
              </w:rPr>
            </w:pPr>
            <w:r>
              <w:rPr>
                <w:sz w:val="20"/>
                <w:szCs w:val="20"/>
              </w:rPr>
              <w:t>30 min</w:t>
            </w:r>
          </w:p>
        </w:tc>
        <w:tc>
          <w:tcPr>
            <w:tcW w:w="1276" w:type="dxa"/>
            <w:shd w:val="clear" w:color="auto" w:fill="E3E3E4" w:themeFill="text2" w:themeFillTint="33"/>
            <w:vAlign w:val="top"/>
          </w:tcPr>
          <w:p w14:paraId="09365E37" w14:textId="77777777" w:rsidR="008008C2" w:rsidRDefault="008008C2" w:rsidP="008008C2">
            <w:pPr>
              <w:spacing w:after="0" w:line="240" w:lineRule="auto"/>
              <w:jc w:val="center"/>
              <w:rPr>
                <w:sz w:val="20"/>
                <w:szCs w:val="20"/>
              </w:rPr>
            </w:pPr>
            <w:r>
              <w:rPr>
                <w:sz w:val="20"/>
                <w:szCs w:val="20"/>
              </w:rPr>
              <w:t>15 min</w:t>
            </w:r>
          </w:p>
        </w:tc>
        <w:tc>
          <w:tcPr>
            <w:tcW w:w="1276" w:type="dxa"/>
            <w:shd w:val="clear" w:color="auto" w:fill="E3E3E4" w:themeFill="text2" w:themeFillTint="33"/>
          </w:tcPr>
          <w:p w14:paraId="05C92C11" w14:textId="77777777" w:rsidR="008008C2" w:rsidRDefault="008008C2" w:rsidP="008008C2">
            <w:pPr>
              <w:spacing w:after="0" w:line="240" w:lineRule="auto"/>
              <w:jc w:val="center"/>
              <w:rPr>
                <w:sz w:val="20"/>
                <w:szCs w:val="20"/>
              </w:rPr>
            </w:pPr>
            <w:r>
              <w:rPr>
                <w:sz w:val="20"/>
                <w:szCs w:val="20"/>
              </w:rPr>
              <w:t>15.01 days</w:t>
            </w:r>
          </w:p>
        </w:tc>
      </w:tr>
      <w:tr w:rsidR="008008C2" w14:paraId="3F378FB5" w14:textId="77777777" w:rsidTr="008008C2">
        <w:trPr>
          <w:cnfStyle w:val="000000010000" w:firstRow="0" w:lastRow="0" w:firstColumn="0" w:lastColumn="0" w:oddVBand="0" w:evenVBand="0" w:oddHBand="0" w:evenHBand="1" w:firstRowFirstColumn="0" w:firstRowLastColumn="0" w:lastRowFirstColumn="0" w:lastRowLastColumn="0"/>
          <w:trHeight w:val="53"/>
        </w:trPr>
        <w:tc>
          <w:tcPr>
            <w:tcW w:w="1313" w:type="dxa"/>
            <w:vMerge/>
            <w:shd w:val="clear" w:color="auto" w:fill="E3E3E4" w:themeFill="text2" w:themeFillTint="33"/>
            <w:vAlign w:val="top"/>
          </w:tcPr>
          <w:p w14:paraId="15F818AC" w14:textId="77777777" w:rsidR="008008C2" w:rsidRDefault="008008C2" w:rsidP="008008C2">
            <w:pPr>
              <w:pStyle w:val="CommentText"/>
              <w:rPr>
                <w:b/>
              </w:rPr>
            </w:pPr>
          </w:p>
        </w:tc>
        <w:tc>
          <w:tcPr>
            <w:tcW w:w="1297" w:type="dxa"/>
            <w:shd w:val="clear" w:color="auto" w:fill="E3E3E4" w:themeFill="text2" w:themeFillTint="33"/>
          </w:tcPr>
          <w:p w14:paraId="69D740A5" w14:textId="77777777" w:rsidR="008008C2" w:rsidRDefault="008008C2" w:rsidP="008008C2">
            <w:pPr>
              <w:spacing w:after="0" w:line="240" w:lineRule="auto"/>
              <w:jc w:val="center"/>
              <w:rPr>
                <w:sz w:val="20"/>
                <w:szCs w:val="20"/>
              </w:rPr>
            </w:pPr>
            <w:r>
              <w:rPr>
                <w:sz w:val="20"/>
                <w:szCs w:val="20"/>
              </w:rPr>
              <w:t>High</w:t>
            </w:r>
          </w:p>
        </w:tc>
        <w:tc>
          <w:tcPr>
            <w:tcW w:w="1276" w:type="dxa"/>
            <w:shd w:val="clear" w:color="auto" w:fill="E3E3E4" w:themeFill="text2" w:themeFillTint="33"/>
            <w:vAlign w:val="top"/>
          </w:tcPr>
          <w:p w14:paraId="01D7E2B2" w14:textId="77777777" w:rsidR="008008C2" w:rsidRDefault="008008C2" w:rsidP="008008C2">
            <w:pPr>
              <w:spacing w:after="0" w:line="240" w:lineRule="auto"/>
              <w:jc w:val="center"/>
              <w:rPr>
                <w:sz w:val="20"/>
                <w:szCs w:val="20"/>
              </w:rPr>
            </w:pPr>
            <w:r>
              <w:rPr>
                <w:sz w:val="20"/>
                <w:szCs w:val="20"/>
              </w:rPr>
              <w:t>35 days</w:t>
            </w:r>
          </w:p>
        </w:tc>
        <w:tc>
          <w:tcPr>
            <w:tcW w:w="1275" w:type="dxa"/>
            <w:shd w:val="clear" w:color="auto" w:fill="E3E3E4" w:themeFill="text2" w:themeFillTint="33"/>
            <w:vAlign w:val="top"/>
          </w:tcPr>
          <w:p w14:paraId="52207797" w14:textId="77777777" w:rsidR="008008C2" w:rsidRDefault="008008C2" w:rsidP="008008C2">
            <w:pPr>
              <w:spacing w:after="0" w:line="240" w:lineRule="auto"/>
              <w:jc w:val="center"/>
              <w:rPr>
                <w:sz w:val="20"/>
                <w:szCs w:val="20"/>
              </w:rPr>
            </w:pPr>
            <w:r>
              <w:rPr>
                <w:sz w:val="20"/>
                <w:szCs w:val="20"/>
              </w:rPr>
              <w:t>60 min</w:t>
            </w:r>
          </w:p>
        </w:tc>
        <w:tc>
          <w:tcPr>
            <w:tcW w:w="1276" w:type="dxa"/>
            <w:shd w:val="clear" w:color="auto" w:fill="E3E3E4" w:themeFill="text2" w:themeFillTint="33"/>
            <w:vAlign w:val="top"/>
          </w:tcPr>
          <w:p w14:paraId="4298CD26" w14:textId="77777777" w:rsidR="008008C2" w:rsidRDefault="008008C2" w:rsidP="008008C2">
            <w:pPr>
              <w:spacing w:after="0" w:line="240" w:lineRule="auto"/>
              <w:jc w:val="center"/>
              <w:rPr>
                <w:sz w:val="20"/>
                <w:szCs w:val="20"/>
              </w:rPr>
            </w:pPr>
            <w:r>
              <w:rPr>
                <w:sz w:val="20"/>
                <w:szCs w:val="20"/>
              </w:rPr>
              <w:t>60 min</w:t>
            </w:r>
          </w:p>
        </w:tc>
        <w:tc>
          <w:tcPr>
            <w:tcW w:w="1276" w:type="dxa"/>
            <w:shd w:val="clear" w:color="auto" w:fill="E3E3E4" w:themeFill="text2" w:themeFillTint="33"/>
          </w:tcPr>
          <w:p w14:paraId="7B030DDB" w14:textId="77777777" w:rsidR="008008C2" w:rsidRDefault="008008C2" w:rsidP="008008C2">
            <w:pPr>
              <w:spacing w:after="0" w:line="240" w:lineRule="auto"/>
              <w:jc w:val="center"/>
              <w:rPr>
                <w:sz w:val="20"/>
                <w:szCs w:val="20"/>
              </w:rPr>
            </w:pPr>
            <w:r>
              <w:rPr>
                <w:sz w:val="20"/>
                <w:szCs w:val="20"/>
              </w:rPr>
              <w:t>35.1 days</w:t>
            </w:r>
          </w:p>
        </w:tc>
      </w:tr>
    </w:tbl>
    <w:p w14:paraId="5190E40D" w14:textId="77777777" w:rsidR="008008C2" w:rsidRPr="00BA4FAC" w:rsidRDefault="008008C2" w:rsidP="008008C2">
      <w:r>
        <w:t>No difference between New and Existing clients was reported for Personal. Only at the highest level of complexity was there a difference reported between New and Existing for Business.</w:t>
      </w:r>
    </w:p>
    <w:p w14:paraId="3E89A3A2" w14:textId="77777777" w:rsidR="008008C2" w:rsidRDefault="008008C2" w:rsidP="008008C2">
      <w:pPr>
        <w:pStyle w:val="Heading3"/>
      </w:pPr>
      <w:bookmarkStart w:id="311" w:name="_Toc7593499"/>
      <w:bookmarkStart w:id="312" w:name="_Toc17897901"/>
      <w:bookmarkStart w:id="313" w:name="_Toc19697987"/>
      <w:bookmarkStart w:id="314" w:name="_Toc19698195"/>
      <w:r>
        <w:t>Volume</w:t>
      </w:r>
      <w:bookmarkEnd w:id="311"/>
      <w:bookmarkEnd w:id="312"/>
      <w:bookmarkEnd w:id="313"/>
      <w:bookmarkEnd w:id="314"/>
    </w:p>
    <w:tbl>
      <w:tblPr>
        <w:tblStyle w:val="Corporate"/>
        <w:tblW w:w="0" w:type="auto"/>
        <w:tblLayout w:type="fixed"/>
        <w:tblLook w:val="04A0" w:firstRow="1" w:lastRow="0" w:firstColumn="1" w:lastColumn="0" w:noHBand="0" w:noVBand="1"/>
      </w:tblPr>
      <w:tblGrid>
        <w:gridCol w:w="2786"/>
        <w:gridCol w:w="2459"/>
        <w:gridCol w:w="709"/>
        <w:gridCol w:w="2410"/>
        <w:gridCol w:w="708"/>
      </w:tblGrid>
      <w:tr w:rsidR="008008C2" w14:paraId="7ADB7CB6" w14:textId="77777777" w:rsidTr="008008C2">
        <w:trPr>
          <w:cnfStyle w:val="100000000000" w:firstRow="1" w:lastRow="0" w:firstColumn="0" w:lastColumn="0" w:oddVBand="0" w:evenVBand="0" w:oddHBand="0" w:evenHBand="0" w:firstRowFirstColumn="0" w:firstRowLastColumn="0" w:lastRowFirstColumn="0" w:lastRowLastColumn="0"/>
          <w:trHeight w:val="537"/>
        </w:trPr>
        <w:tc>
          <w:tcPr>
            <w:cnfStyle w:val="001000000100" w:firstRow="0" w:lastRow="0" w:firstColumn="1" w:lastColumn="0" w:oddVBand="0" w:evenVBand="0" w:oddHBand="0" w:evenHBand="0" w:firstRowFirstColumn="1" w:firstRowLastColumn="0" w:lastRowFirstColumn="0" w:lastRowLastColumn="0"/>
            <w:tcW w:w="2786" w:type="dxa"/>
          </w:tcPr>
          <w:p w14:paraId="415760AF" w14:textId="77777777" w:rsidR="008008C2" w:rsidRPr="00751819" w:rsidRDefault="008008C2" w:rsidP="008008C2">
            <w:pPr>
              <w:rPr>
                <w:color w:val="FFFFFF" w:themeColor="background1"/>
              </w:rPr>
            </w:pPr>
            <w:r w:rsidRPr="00751819">
              <w:rPr>
                <w:color w:val="FFFFFF" w:themeColor="background1"/>
              </w:rPr>
              <w:t>Regional Breakdown of New-to-bank customers</w:t>
            </w:r>
          </w:p>
        </w:tc>
        <w:tc>
          <w:tcPr>
            <w:tcW w:w="2459" w:type="dxa"/>
          </w:tcPr>
          <w:p w14:paraId="5024E374" w14:textId="77777777" w:rsidR="008008C2" w:rsidRPr="00751819"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51819">
              <w:rPr>
                <w:color w:val="FFFFFF" w:themeColor="background1"/>
              </w:rPr>
              <w:t xml:space="preserve"># of New </w:t>
            </w:r>
            <w:r w:rsidRPr="00751819">
              <w:rPr>
                <w:i/>
                <w:color w:val="FFFFFF" w:themeColor="background1"/>
              </w:rPr>
              <w:t>Accounts</w:t>
            </w:r>
            <w:r w:rsidRPr="00751819">
              <w:rPr>
                <w:color w:val="FFFFFF" w:themeColor="background1"/>
              </w:rPr>
              <w:t xml:space="preserve"> Opened for New:</w:t>
            </w:r>
          </w:p>
        </w:tc>
        <w:tc>
          <w:tcPr>
            <w:tcW w:w="709" w:type="dxa"/>
          </w:tcPr>
          <w:p w14:paraId="3236B6BA" w14:textId="77777777" w:rsidR="008008C2" w:rsidRPr="00751819"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51819">
              <w:rPr>
                <w:color w:val="FFFFFF" w:themeColor="background1"/>
              </w:rPr>
              <w:t>%</w:t>
            </w:r>
          </w:p>
        </w:tc>
        <w:tc>
          <w:tcPr>
            <w:tcW w:w="2410" w:type="dxa"/>
          </w:tcPr>
          <w:p w14:paraId="780CD263" w14:textId="77777777" w:rsidR="008008C2" w:rsidRPr="00751819"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51819">
              <w:rPr>
                <w:color w:val="FFFFFF" w:themeColor="background1"/>
              </w:rPr>
              <w:t xml:space="preserve"># of New </w:t>
            </w:r>
            <w:r w:rsidRPr="00751819">
              <w:rPr>
                <w:i/>
                <w:color w:val="FFFFFF" w:themeColor="background1"/>
              </w:rPr>
              <w:t>Accounts</w:t>
            </w:r>
            <w:r w:rsidRPr="00751819">
              <w:rPr>
                <w:color w:val="FFFFFF" w:themeColor="background1"/>
              </w:rPr>
              <w:t xml:space="preserve"> Opened for Existing:</w:t>
            </w:r>
          </w:p>
        </w:tc>
        <w:tc>
          <w:tcPr>
            <w:tcW w:w="708" w:type="dxa"/>
          </w:tcPr>
          <w:p w14:paraId="1EF0117C" w14:textId="77777777" w:rsidR="008008C2" w:rsidRPr="00751819"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51819">
              <w:rPr>
                <w:color w:val="FFFFFF" w:themeColor="background1"/>
              </w:rPr>
              <w:t>%</w:t>
            </w:r>
          </w:p>
        </w:tc>
      </w:tr>
      <w:tr w:rsidR="008008C2" w14:paraId="62F2F3AD"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6" w:type="dxa"/>
          </w:tcPr>
          <w:p w14:paraId="514C5AEF" w14:textId="77777777" w:rsidR="008008C2" w:rsidRPr="00257906" w:rsidRDefault="008008C2" w:rsidP="008008C2">
            <w:pPr>
              <w:jc w:val="right"/>
            </w:pPr>
            <w:r w:rsidRPr="00257906">
              <w:t xml:space="preserve">Prairies </w:t>
            </w:r>
          </w:p>
        </w:tc>
        <w:tc>
          <w:tcPr>
            <w:tcW w:w="2459" w:type="dxa"/>
          </w:tcPr>
          <w:p w14:paraId="794976B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48</w:t>
            </w:r>
          </w:p>
        </w:tc>
        <w:tc>
          <w:tcPr>
            <w:tcW w:w="709" w:type="dxa"/>
          </w:tcPr>
          <w:p w14:paraId="125D0A6D"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44%</w:t>
            </w:r>
          </w:p>
        </w:tc>
        <w:tc>
          <w:tcPr>
            <w:tcW w:w="2410" w:type="dxa"/>
          </w:tcPr>
          <w:p w14:paraId="1665C274"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741</w:t>
            </w:r>
          </w:p>
        </w:tc>
        <w:tc>
          <w:tcPr>
            <w:tcW w:w="708" w:type="dxa"/>
          </w:tcPr>
          <w:p w14:paraId="58E1A139"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31%</w:t>
            </w:r>
          </w:p>
        </w:tc>
      </w:tr>
      <w:tr w:rsidR="008008C2" w14:paraId="4426744C"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6" w:type="dxa"/>
          </w:tcPr>
          <w:p w14:paraId="1D7B2A3D" w14:textId="77777777" w:rsidR="008008C2" w:rsidRPr="00257906" w:rsidRDefault="008008C2" w:rsidP="008008C2">
            <w:pPr>
              <w:jc w:val="right"/>
            </w:pPr>
            <w:r w:rsidRPr="00257906">
              <w:t>Northern Alberta</w:t>
            </w:r>
          </w:p>
        </w:tc>
        <w:tc>
          <w:tcPr>
            <w:tcW w:w="2459" w:type="dxa"/>
          </w:tcPr>
          <w:p w14:paraId="19101957"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14</w:t>
            </w:r>
          </w:p>
        </w:tc>
        <w:tc>
          <w:tcPr>
            <w:tcW w:w="709" w:type="dxa"/>
          </w:tcPr>
          <w:p w14:paraId="19A8D468"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13%</w:t>
            </w:r>
          </w:p>
        </w:tc>
        <w:tc>
          <w:tcPr>
            <w:tcW w:w="2410" w:type="dxa"/>
          </w:tcPr>
          <w:p w14:paraId="7CE95D4A"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804</w:t>
            </w:r>
          </w:p>
        </w:tc>
        <w:tc>
          <w:tcPr>
            <w:tcW w:w="708" w:type="dxa"/>
          </w:tcPr>
          <w:p w14:paraId="1FACD2FA"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34%</w:t>
            </w:r>
          </w:p>
        </w:tc>
      </w:tr>
      <w:tr w:rsidR="008008C2" w14:paraId="0D8E23AC"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6" w:type="dxa"/>
          </w:tcPr>
          <w:p w14:paraId="12485949" w14:textId="77777777" w:rsidR="008008C2" w:rsidRPr="00257906" w:rsidRDefault="008008C2" w:rsidP="008008C2">
            <w:pPr>
              <w:jc w:val="right"/>
            </w:pPr>
            <w:r w:rsidRPr="00257906">
              <w:t>BC</w:t>
            </w:r>
          </w:p>
        </w:tc>
        <w:tc>
          <w:tcPr>
            <w:tcW w:w="2459" w:type="dxa"/>
          </w:tcPr>
          <w:p w14:paraId="7C95F88B"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31</w:t>
            </w:r>
          </w:p>
        </w:tc>
        <w:tc>
          <w:tcPr>
            <w:tcW w:w="709" w:type="dxa"/>
          </w:tcPr>
          <w:p w14:paraId="206CE11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29%</w:t>
            </w:r>
          </w:p>
        </w:tc>
        <w:tc>
          <w:tcPr>
            <w:tcW w:w="2410" w:type="dxa"/>
          </w:tcPr>
          <w:p w14:paraId="0C03D4C0"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759</w:t>
            </w:r>
          </w:p>
        </w:tc>
        <w:tc>
          <w:tcPr>
            <w:tcW w:w="708" w:type="dxa"/>
          </w:tcPr>
          <w:p w14:paraId="0A056F5E"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32%</w:t>
            </w:r>
          </w:p>
        </w:tc>
      </w:tr>
      <w:tr w:rsidR="008008C2" w14:paraId="06B74244"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6" w:type="dxa"/>
          </w:tcPr>
          <w:p w14:paraId="20FB2BA4" w14:textId="77777777" w:rsidR="008008C2" w:rsidRPr="00257906" w:rsidRDefault="008008C2" w:rsidP="008008C2">
            <w:pPr>
              <w:jc w:val="right"/>
            </w:pPr>
            <w:r w:rsidRPr="00257906">
              <w:t>EFG</w:t>
            </w:r>
          </w:p>
        </w:tc>
        <w:tc>
          <w:tcPr>
            <w:tcW w:w="2459" w:type="dxa"/>
          </w:tcPr>
          <w:p w14:paraId="5EC60838" w14:textId="77777777" w:rsidR="008008C2" w:rsidRPr="00946089" w:rsidRDefault="008008C2" w:rsidP="008008C2">
            <w:pPr>
              <w:jc w:val="center"/>
              <w:cnfStyle w:val="000000010000" w:firstRow="0" w:lastRow="0" w:firstColumn="0" w:lastColumn="0" w:oddVBand="0" w:evenVBand="0" w:oddHBand="0" w:evenHBand="1" w:firstRowFirstColumn="0" w:firstRowLastColumn="0" w:lastRowFirstColumn="0" w:lastRowLastColumn="0"/>
            </w:pPr>
            <w:r w:rsidRPr="00946089">
              <w:t>15</w:t>
            </w:r>
          </w:p>
        </w:tc>
        <w:tc>
          <w:tcPr>
            <w:tcW w:w="709" w:type="dxa"/>
          </w:tcPr>
          <w:p w14:paraId="6E363DC8" w14:textId="77777777" w:rsidR="008008C2" w:rsidRPr="00946089" w:rsidRDefault="008008C2" w:rsidP="008008C2">
            <w:pPr>
              <w:jc w:val="center"/>
              <w:cnfStyle w:val="000000010000" w:firstRow="0" w:lastRow="0" w:firstColumn="0" w:lastColumn="0" w:oddVBand="0" w:evenVBand="0" w:oddHBand="0" w:evenHBand="1" w:firstRowFirstColumn="0" w:firstRowLastColumn="0" w:lastRowFirstColumn="0" w:lastRowLastColumn="0"/>
            </w:pPr>
            <w:r w:rsidRPr="00946089">
              <w:t>14%</w:t>
            </w:r>
          </w:p>
        </w:tc>
        <w:tc>
          <w:tcPr>
            <w:tcW w:w="2410" w:type="dxa"/>
          </w:tcPr>
          <w:p w14:paraId="31ED2202"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rsidRPr="00946089">
              <w:t>78</w:t>
            </w:r>
          </w:p>
        </w:tc>
        <w:tc>
          <w:tcPr>
            <w:tcW w:w="708" w:type="dxa"/>
          </w:tcPr>
          <w:p w14:paraId="713E8668"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sidRPr="00946089">
              <w:t>3%</w:t>
            </w:r>
          </w:p>
        </w:tc>
      </w:tr>
      <w:tr w:rsidR="008008C2" w14:paraId="4E04284D"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6" w:type="dxa"/>
          </w:tcPr>
          <w:p w14:paraId="3F75CF32" w14:textId="77777777" w:rsidR="008008C2" w:rsidRPr="00257906" w:rsidRDefault="008008C2" w:rsidP="008008C2">
            <w:pPr>
              <w:jc w:val="right"/>
            </w:pPr>
            <w:r w:rsidRPr="00257906">
              <w:t>Real Estate</w:t>
            </w:r>
          </w:p>
        </w:tc>
        <w:tc>
          <w:tcPr>
            <w:tcW w:w="2459" w:type="dxa"/>
          </w:tcPr>
          <w:p w14:paraId="259A7640"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0</w:t>
            </w:r>
          </w:p>
        </w:tc>
        <w:tc>
          <w:tcPr>
            <w:tcW w:w="709" w:type="dxa"/>
          </w:tcPr>
          <w:p w14:paraId="31B73AD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c>
          <w:tcPr>
            <w:tcW w:w="2410" w:type="dxa"/>
          </w:tcPr>
          <w:p w14:paraId="5D59D9F2"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3</w:t>
            </w:r>
          </w:p>
        </w:tc>
        <w:tc>
          <w:tcPr>
            <w:tcW w:w="708" w:type="dxa"/>
          </w:tcPr>
          <w:p w14:paraId="5B0AF274"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0%</w:t>
            </w:r>
          </w:p>
        </w:tc>
      </w:tr>
      <w:tr w:rsidR="008008C2" w14:paraId="5000F28B"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6" w:type="dxa"/>
          </w:tcPr>
          <w:p w14:paraId="108AFBD9" w14:textId="77777777" w:rsidR="008008C2" w:rsidRPr="00257906" w:rsidRDefault="008008C2" w:rsidP="008008C2">
            <w:pPr>
              <w:jc w:val="right"/>
            </w:pPr>
            <w:r>
              <w:t>Total</w:t>
            </w:r>
          </w:p>
        </w:tc>
        <w:tc>
          <w:tcPr>
            <w:tcW w:w="2459" w:type="dxa"/>
          </w:tcPr>
          <w:p w14:paraId="3EEC808F"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108</w:t>
            </w:r>
          </w:p>
        </w:tc>
        <w:tc>
          <w:tcPr>
            <w:tcW w:w="709" w:type="dxa"/>
          </w:tcPr>
          <w:p w14:paraId="120CC7CB"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10" w:type="dxa"/>
          </w:tcPr>
          <w:p w14:paraId="0F59620F"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2387</w:t>
            </w:r>
          </w:p>
        </w:tc>
        <w:tc>
          <w:tcPr>
            <w:tcW w:w="708" w:type="dxa"/>
          </w:tcPr>
          <w:p w14:paraId="73138C79"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p>
        </w:tc>
      </w:tr>
    </w:tbl>
    <w:p w14:paraId="4F65B09C" w14:textId="77777777" w:rsidR="008008C2" w:rsidRDefault="008008C2" w:rsidP="008008C2">
      <w:r w:rsidRPr="00E8483B">
        <w:t xml:space="preserve">Note: </w:t>
      </w:r>
      <w:r>
        <w:t>There are new personal accounts opened under EFG for New-to-bank clients and Existing clients, 14% and 3% respectively. After an analysis of the data, we have confirmed that they are indeed sole proprietor business loan accounts and were coded incorrectly during funding.</w:t>
      </w:r>
    </w:p>
    <w:p w14:paraId="0B354304" w14:textId="113F6862" w:rsidR="008008C2" w:rsidRDefault="008008C2" w:rsidP="008008C2"/>
    <w:p w14:paraId="489436B1" w14:textId="77777777" w:rsidR="0090495A" w:rsidRDefault="0090495A" w:rsidP="008008C2"/>
    <w:tbl>
      <w:tblPr>
        <w:tblStyle w:val="Corporate"/>
        <w:tblW w:w="0" w:type="auto"/>
        <w:jc w:val="center"/>
        <w:tblLayout w:type="fixed"/>
        <w:tblLook w:val="04A0" w:firstRow="1" w:lastRow="0" w:firstColumn="1" w:lastColumn="0" w:noHBand="0" w:noVBand="1"/>
      </w:tblPr>
      <w:tblGrid>
        <w:gridCol w:w="2786"/>
        <w:gridCol w:w="2459"/>
        <w:gridCol w:w="709"/>
        <w:gridCol w:w="2410"/>
        <w:gridCol w:w="708"/>
      </w:tblGrid>
      <w:tr w:rsidR="008008C2" w14:paraId="2824D15D" w14:textId="77777777" w:rsidTr="008008C2">
        <w:trPr>
          <w:cnfStyle w:val="100000000000" w:firstRow="1" w:lastRow="0" w:firstColumn="0" w:lastColumn="0" w:oddVBand="0" w:evenVBand="0" w:oddHBand="0" w:evenHBand="0" w:firstRowFirstColumn="0" w:firstRowLastColumn="0" w:lastRowFirstColumn="0" w:lastRowLastColumn="0"/>
          <w:trHeight w:val="615"/>
          <w:jc w:val="center"/>
        </w:trPr>
        <w:tc>
          <w:tcPr>
            <w:cnfStyle w:val="001000000100" w:firstRow="0" w:lastRow="0" w:firstColumn="1" w:lastColumn="0" w:oddVBand="0" w:evenVBand="0" w:oddHBand="0" w:evenHBand="0" w:firstRowFirstColumn="1" w:firstRowLastColumn="0" w:lastRowFirstColumn="0" w:lastRowLastColumn="0"/>
            <w:tcW w:w="2786" w:type="dxa"/>
          </w:tcPr>
          <w:p w14:paraId="1558AAFA" w14:textId="77777777" w:rsidR="008008C2" w:rsidRPr="00751819" w:rsidRDefault="008008C2" w:rsidP="008008C2">
            <w:pPr>
              <w:rPr>
                <w:color w:val="FFFFFF" w:themeColor="background1"/>
              </w:rPr>
            </w:pPr>
            <w:r w:rsidRPr="00751819">
              <w:rPr>
                <w:color w:val="FFFFFF" w:themeColor="background1"/>
              </w:rPr>
              <w:lastRenderedPageBreak/>
              <w:t>Regional Breakdown of Existing customers</w:t>
            </w:r>
          </w:p>
        </w:tc>
        <w:tc>
          <w:tcPr>
            <w:tcW w:w="2459" w:type="dxa"/>
          </w:tcPr>
          <w:p w14:paraId="05A3E6FB" w14:textId="77777777" w:rsidR="008008C2" w:rsidRPr="00751819"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51819">
              <w:rPr>
                <w:color w:val="FFFFFF" w:themeColor="background1"/>
              </w:rPr>
              <w:t xml:space="preserve"># of New </w:t>
            </w:r>
            <w:r w:rsidRPr="00751819">
              <w:rPr>
                <w:i/>
                <w:color w:val="FFFFFF" w:themeColor="background1"/>
              </w:rPr>
              <w:t>Accounts</w:t>
            </w:r>
            <w:r w:rsidRPr="00751819">
              <w:rPr>
                <w:color w:val="FFFFFF" w:themeColor="background1"/>
              </w:rPr>
              <w:t xml:space="preserve"> Opened for:</w:t>
            </w:r>
          </w:p>
        </w:tc>
        <w:tc>
          <w:tcPr>
            <w:tcW w:w="709" w:type="dxa"/>
          </w:tcPr>
          <w:p w14:paraId="7BE0DA76" w14:textId="77777777" w:rsidR="008008C2" w:rsidRPr="00751819"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51819">
              <w:rPr>
                <w:color w:val="FFFFFF" w:themeColor="background1"/>
              </w:rPr>
              <w:t>%</w:t>
            </w:r>
          </w:p>
        </w:tc>
        <w:tc>
          <w:tcPr>
            <w:tcW w:w="2410" w:type="dxa"/>
          </w:tcPr>
          <w:p w14:paraId="7C29D24E" w14:textId="77777777" w:rsidR="008008C2" w:rsidRPr="00751819"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51819">
              <w:rPr>
                <w:color w:val="FFFFFF" w:themeColor="background1"/>
              </w:rPr>
              <w:t xml:space="preserve"># of New </w:t>
            </w:r>
            <w:r w:rsidRPr="00751819">
              <w:rPr>
                <w:i/>
                <w:color w:val="FFFFFF" w:themeColor="background1"/>
              </w:rPr>
              <w:t>Accounts</w:t>
            </w:r>
            <w:r w:rsidRPr="00751819">
              <w:rPr>
                <w:color w:val="FFFFFF" w:themeColor="background1"/>
              </w:rPr>
              <w:t xml:space="preserve"> Opened for Existing:</w:t>
            </w:r>
          </w:p>
        </w:tc>
        <w:tc>
          <w:tcPr>
            <w:tcW w:w="708" w:type="dxa"/>
          </w:tcPr>
          <w:p w14:paraId="6B75FAD6" w14:textId="77777777" w:rsidR="008008C2" w:rsidRPr="00751819"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51819">
              <w:rPr>
                <w:color w:val="FFFFFF" w:themeColor="background1"/>
              </w:rPr>
              <w:t>%</w:t>
            </w:r>
          </w:p>
        </w:tc>
      </w:tr>
      <w:tr w:rsidR="008008C2" w14:paraId="61A8078D"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2780ACBC" w14:textId="77777777" w:rsidR="008008C2" w:rsidRPr="00257906" w:rsidRDefault="008008C2" w:rsidP="008008C2">
            <w:pPr>
              <w:jc w:val="right"/>
            </w:pPr>
            <w:r w:rsidRPr="00257906">
              <w:t xml:space="preserve">Prairies </w:t>
            </w:r>
          </w:p>
        </w:tc>
        <w:tc>
          <w:tcPr>
            <w:tcW w:w="2459" w:type="dxa"/>
          </w:tcPr>
          <w:p w14:paraId="0E6F7ADF"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14</w:t>
            </w:r>
          </w:p>
        </w:tc>
        <w:tc>
          <w:tcPr>
            <w:tcW w:w="709" w:type="dxa"/>
          </w:tcPr>
          <w:p w14:paraId="65C976EE"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11%</w:t>
            </w:r>
          </w:p>
        </w:tc>
        <w:tc>
          <w:tcPr>
            <w:tcW w:w="2410" w:type="dxa"/>
          </w:tcPr>
          <w:p w14:paraId="7CE471F5"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597</w:t>
            </w:r>
          </w:p>
        </w:tc>
        <w:tc>
          <w:tcPr>
            <w:tcW w:w="708" w:type="dxa"/>
          </w:tcPr>
          <w:p w14:paraId="62F4BA9D"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sidRPr="003F06D1">
              <w:rPr>
                <w:color w:val="000000"/>
              </w:rPr>
              <w:t>12%</w:t>
            </w:r>
          </w:p>
        </w:tc>
      </w:tr>
      <w:tr w:rsidR="008008C2" w14:paraId="0B4EEAC1"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0636A95B" w14:textId="77777777" w:rsidR="008008C2" w:rsidRPr="00257906" w:rsidRDefault="008008C2" w:rsidP="008008C2">
            <w:pPr>
              <w:jc w:val="right"/>
            </w:pPr>
            <w:r w:rsidRPr="00257906">
              <w:t>Northern Alberta</w:t>
            </w:r>
          </w:p>
        </w:tc>
        <w:tc>
          <w:tcPr>
            <w:tcW w:w="2459" w:type="dxa"/>
          </w:tcPr>
          <w:p w14:paraId="7A0BC892"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13</w:t>
            </w:r>
          </w:p>
        </w:tc>
        <w:tc>
          <w:tcPr>
            <w:tcW w:w="709" w:type="dxa"/>
          </w:tcPr>
          <w:p w14:paraId="311A71F1"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10%</w:t>
            </w:r>
          </w:p>
        </w:tc>
        <w:tc>
          <w:tcPr>
            <w:tcW w:w="2410" w:type="dxa"/>
          </w:tcPr>
          <w:p w14:paraId="5E91E96A"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1142</w:t>
            </w:r>
          </w:p>
        </w:tc>
        <w:tc>
          <w:tcPr>
            <w:tcW w:w="708" w:type="dxa"/>
          </w:tcPr>
          <w:p w14:paraId="1EB4708F"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22%</w:t>
            </w:r>
          </w:p>
        </w:tc>
      </w:tr>
      <w:tr w:rsidR="008008C2" w14:paraId="7F01105F"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6D90A88E" w14:textId="77777777" w:rsidR="008008C2" w:rsidRPr="00257906" w:rsidRDefault="008008C2" w:rsidP="008008C2">
            <w:pPr>
              <w:jc w:val="right"/>
            </w:pPr>
            <w:r w:rsidRPr="00257906">
              <w:t>BC</w:t>
            </w:r>
          </w:p>
        </w:tc>
        <w:tc>
          <w:tcPr>
            <w:tcW w:w="2459" w:type="dxa"/>
          </w:tcPr>
          <w:p w14:paraId="619F4380"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37</w:t>
            </w:r>
          </w:p>
        </w:tc>
        <w:tc>
          <w:tcPr>
            <w:tcW w:w="709" w:type="dxa"/>
          </w:tcPr>
          <w:p w14:paraId="35ED5F57"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28%</w:t>
            </w:r>
          </w:p>
        </w:tc>
        <w:tc>
          <w:tcPr>
            <w:tcW w:w="2410" w:type="dxa"/>
          </w:tcPr>
          <w:p w14:paraId="6E6F5E4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1162</w:t>
            </w:r>
          </w:p>
        </w:tc>
        <w:tc>
          <w:tcPr>
            <w:tcW w:w="708" w:type="dxa"/>
          </w:tcPr>
          <w:p w14:paraId="4180A32F"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23%</w:t>
            </w:r>
          </w:p>
        </w:tc>
      </w:tr>
      <w:tr w:rsidR="008008C2" w14:paraId="44401E18"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66DE0598" w14:textId="77777777" w:rsidR="008008C2" w:rsidRPr="00257906" w:rsidRDefault="008008C2" w:rsidP="008008C2">
            <w:pPr>
              <w:jc w:val="right"/>
            </w:pPr>
            <w:r w:rsidRPr="00257906">
              <w:t>EFG</w:t>
            </w:r>
          </w:p>
        </w:tc>
        <w:tc>
          <w:tcPr>
            <w:tcW w:w="2459" w:type="dxa"/>
          </w:tcPr>
          <w:p w14:paraId="6E898670" w14:textId="77777777" w:rsidR="008008C2" w:rsidRPr="00946089" w:rsidRDefault="008008C2" w:rsidP="008008C2">
            <w:pPr>
              <w:jc w:val="center"/>
              <w:cnfStyle w:val="000000010000" w:firstRow="0" w:lastRow="0" w:firstColumn="0" w:lastColumn="0" w:oddVBand="0" w:evenVBand="0" w:oddHBand="0" w:evenHBand="1" w:firstRowFirstColumn="0" w:firstRowLastColumn="0" w:lastRowFirstColumn="0" w:lastRowLastColumn="0"/>
            </w:pPr>
            <w:r>
              <w:t>65</w:t>
            </w:r>
          </w:p>
        </w:tc>
        <w:tc>
          <w:tcPr>
            <w:tcW w:w="709" w:type="dxa"/>
          </w:tcPr>
          <w:p w14:paraId="2CF757F2" w14:textId="77777777" w:rsidR="008008C2" w:rsidRPr="00946089" w:rsidRDefault="008008C2" w:rsidP="008008C2">
            <w:pPr>
              <w:jc w:val="center"/>
              <w:cnfStyle w:val="000000010000" w:firstRow="0" w:lastRow="0" w:firstColumn="0" w:lastColumn="0" w:oddVBand="0" w:evenVBand="0" w:oddHBand="0" w:evenHBand="1" w:firstRowFirstColumn="0" w:firstRowLastColumn="0" w:lastRowFirstColumn="0" w:lastRowLastColumn="0"/>
            </w:pPr>
            <w:r>
              <w:rPr>
                <w:color w:val="000000"/>
              </w:rPr>
              <w:t>49%</w:t>
            </w:r>
          </w:p>
        </w:tc>
        <w:tc>
          <w:tcPr>
            <w:tcW w:w="2410" w:type="dxa"/>
          </w:tcPr>
          <w:p w14:paraId="27F5B010"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1649</w:t>
            </w:r>
          </w:p>
        </w:tc>
        <w:tc>
          <w:tcPr>
            <w:tcW w:w="708" w:type="dxa"/>
          </w:tcPr>
          <w:p w14:paraId="177024CA"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r>
              <w:rPr>
                <w:color w:val="000000"/>
              </w:rPr>
              <w:t>32%</w:t>
            </w:r>
          </w:p>
        </w:tc>
      </w:tr>
      <w:tr w:rsidR="008008C2" w14:paraId="76C3FD74" w14:textId="77777777" w:rsidTr="008008C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6ACF47D9" w14:textId="77777777" w:rsidR="008008C2" w:rsidRPr="00257906" w:rsidRDefault="008008C2" w:rsidP="008008C2">
            <w:pPr>
              <w:jc w:val="right"/>
            </w:pPr>
            <w:r w:rsidRPr="00257906">
              <w:t>Real Estate</w:t>
            </w:r>
          </w:p>
        </w:tc>
        <w:tc>
          <w:tcPr>
            <w:tcW w:w="2459" w:type="dxa"/>
          </w:tcPr>
          <w:p w14:paraId="2D043476"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4</w:t>
            </w:r>
          </w:p>
        </w:tc>
        <w:tc>
          <w:tcPr>
            <w:tcW w:w="709" w:type="dxa"/>
          </w:tcPr>
          <w:p w14:paraId="155D6A9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3%</w:t>
            </w:r>
          </w:p>
        </w:tc>
        <w:tc>
          <w:tcPr>
            <w:tcW w:w="2410" w:type="dxa"/>
          </w:tcPr>
          <w:p w14:paraId="3BCFB10C"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pPr>
            <w:r>
              <w:t>582</w:t>
            </w:r>
          </w:p>
        </w:tc>
        <w:tc>
          <w:tcPr>
            <w:tcW w:w="708" w:type="dxa"/>
          </w:tcPr>
          <w:p w14:paraId="29C7F30D" w14:textId="77777777" w:rsidR="008008C2" w:rsidRDefault="008008C2" w:rsidP="008008C2">
            <w:pPr>
              <w:jc w:val="center"/>
              <w:cnfStyle w:val="000000100000" w:firstRow="0" w:lastRow="0" w:firstColumn="0" w:lastColumn="0" w:oddVBand="0" w:evenVBand="0" w:oddHBand="1" w:evenHBand="0" w:firstRowFirstColumn="0" w:firstRowLastColumn="0" w:lastRowFirstColumn="0" w:lastRowLastColumn="0"/>
              <w:rPr>
                <w:color w:val="000000"/>
              </w:rPr>
            </w:pPr>
            <w:r>
              <w:rPr>
                <w:color w:val="000000"/>
              </w:rPr>
              <w:t>11%</w:t>
            </w:r>
          </w:p>
        </w:tc>
      </w:tr>
      <w:tr w:rsidR="008008C2" w14:paraId="30655B1D" w14:textId="77777777" w:rsidTr="008008C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86" w:type="dxa"/>
          </w:tcPr>
          <w:p w14:paraId="57DF5322" w14:textId="77777777" w:rsidR="008008C2" w:rsidRPr="00257906" w:rsidRDefault="008008C2" w:rsidP="008008C2">
            <w:pPr>
              <w:jc w:val="right"/>
            </w:pPr>
            <w:r>
              <w:t>Total</w:t>
            </w:r>
          </w:p>
        </w:tc>
        <w:tc>
          <w:tcPr>
            <w:tcW w:w="2459" w:type="dxa"/>
          </w:tcPr>
          <w:p w14:paraId="2D853344"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133</w:t>
            </w:r>
          </w:p>
        </w:tc>
        <w:tc>
          <w:tcPr>
            <w:tcW w:w="709" w:type="dxa"/>
          </w:tcPr>
          <w:p w14:paraId="6A0C9177"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p>
        </w:tc>
        <w:tc>
          <w:tcPr>
            <w:tcW w:w="2410" w:type="dxa"/>
          </w:tcPr>
          <w:p w14:paraId="7F35734B"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pPr>
            <w:r>
              <w:t>5132</w:t>
            </w:r>
          </w:p>
        </w:tc>
        <w:tc>
          <w:tcPr>
            <w:tcW w:w="708" w:type="dxa"/>
          </w:tcPr>
          <w:p w14:paraId="4095081F" w14:textId="77777777" w:rsidR="008008C2" w:rsidRDefault="008008C2" w:rsidP="008008C2">
            <w:pPr>
              <w:jc w:val="center"/>
              <w:cnfStyle w:val="000000010000" w:firstRow="0" w:lastRow="0" w:firstColumn="0" w:lastColumn="0" w:oddVBand="0" w:evenVBand="0" w:oddHBand="0" w:evenHBand="1" w:firstRowFirstColumn="0" w:firstRowLastColumn="0" w:lastRowFirstColumn="0" w:lastRowLastColumn="0"/>
              <w:rPr>
                <w:color w:val="000000"/>
              </w:rPr>
            </w:pPr>
          </w:p>
        </w:tc>
      </w:tr>
    </w:tbl>
    <w:p w14:paraId="3B6536CF" w14:textId="77777777" w:rsidR="008008C2" w:rsidRDefault="008008C2" w:rsidP="008008C2"/>
    <w:p w14:paraId="34F483C8" w14:textId="77777777" w:rsidR="008008C2" w:rsidRDefault="008008C2" w:rsidP="008008C2">
      <w:pPr>
        <w:rPr>
          <w:bCs/>
        </w:rPr>
      </w:pPr>
      <w:r>
        <w:t>EFG group takes the lead in opening up credit business accounts for New-to-bank clients and Existing clients, at 49% and 32%, respectively.</w:t>
      </w:r>
      <w:r w:rsidRPr="00751819">
        <w:rPr>
          <w:bCs/>
        </w:rPr>
        <w:t xml:space="preserve"> </w:t>
      </w:r>
      <w:r>
        <w:rPr>
          <w:bCs/>
        </w:rPr>
        <w:t>This illustrates the fact that the volume of credit accounts is a direct reflection of lending activity. The difference between New and Existing is a function of repeat lending business.</w:t>
      </w:r>
    </w:p>
    <w:p w14:paraId="23706EAB" w14:textId="77777777" w:rsidR="008008C2" w:rsidRDefault="008008C2" w:rsidP="008008C2">
      <w:pPr>
        <w:rPr>
          <w:rFonts w:asciiTheme="majorHAnsi" w:hAnsiTheme="majorHAnsi" w:cstheme="majorHAnsi"/>
          <w:color w:val="937A46" w:themeColor="accent2"/>
          <w:spacing w:val="-5"/>
          <w:sz w:val="40"/>
          <w:szCs w:val="40"/>
        </w:rPr>
      </w:pPr>
      <w:r>
        <w:br w:type="page"/>
      </w:r>
    </w:p>
    <w:p w14:paraId="2B5255E3" w14:textId="77777777" w:rsidR="008008C2" w:rsidRDefault="008008C2" w:rsidP="008008C2">
      <w:pPr>
        <w:pStyle w:val="Heading1"/>
      </w:pPr>
      <w:bookmarkStart w:id="315" w:name="_Toc7593500"/>
      <w:bookmarkStart w:id="316" w:name="_Toc19697988"/>
      <w:bookmarkStart w:id="317" w:name="_Toc19698196"/>
      <w:bookmarkStart w:id="318" w:name="_Toc19698427"/>
      <w:r>
        <w:lastRenderedPageBreak/>
        <w:t>Regulatory Processing AML Audit</w:t>
      </w:r>
      <w:bookmarkEnd w:id="315"/>
      <w:bookmarkEnd w:id="316"/>
      <w:bookmarkEnd w:id="317"/>
      <w:bookmarkEnd w:id="318"/>
    </w:p>
    <w:p w14:paraId="10B5AF0C" w14:textId="77777777" w:rsidR="008008C2" w:rsidRDefault="008008C2" w:rsidP="008008C2">
      <w:r>
        <w:t xml:space="preserve">Centralized Regulatory Processing team performs post account opening audit on both personal and business accounts opened. The data currently available does not allow for breakdown between Demand, Investment, and Credit. </w:t>
      </w:r>
    </w:p>
    <w:p w14:paraId="25092113" w14:textId="77777777" w:rsidR="008008C2" w:rsidRDefault="008008C2" w:rsidP="008008C2">
      <w:r>
        <w:t xml:space="preserve">For personal CIFs, they review a) 100% of T24 inputs, including those opened by Virtual Branch, Deposit Processing Centre (DPC), and Motive, and b) random 30% of paper documents. </w:t>
      </w:r>
    </w:p>
    <w:p w14:paraId="6A4694D7" w14:textId="77777777" w:rsidR="008008C2" w:rsidRDefault="008008C2" w:rsidP="008008C2">
      <w:r>
        <w:t xml:space="preserve">For non-personal CIFs, they review a) 100% of T24 inputs and b) random 30% of paper documents on Filenet (electronic document storage and retention system). </w:t>
      </w:r>
    </w:p>
    <w:p w14:paraId="30C8EC20" w14:textId="77777777" w:rsidR="008008C2" w:rsidRPr="00DC5034" w:rsidRDefault="008008C2" w:rsidP="008008C2">
      <w:r>
        <w:t xml:space="preserve">The below table shows the percentage of customers audited that are found to have a minimum of one deficiency requiring branch remediation. These numbers are based on each customer’s T24 profile and not reflective of the role of the staff opening up the account, or the type of account. For example, one new Business account opening performed by a branch’s Cash Management or Retail staff will have one non-personal CIF along with a (or multiple of) personal CIF(s) related to that business entity. </w:t>
      </w:r>
    </w:p>
    <w:tbl>
      <w:tblPr>
        <w:tblStyle w:val="Corporate"/>
        <w:tblW w:w="0" w:type="auto"/>
        <w:tblLook w:val="04A0" w:firstRow="1" w:lastRow="0" w:firstColumn="1" w:lastColumn="0" w:noHBand="0" w:noVBand="1"/>
      </w:tblPr>
      <w:tblGrid>
        <w:gridCol w:w="1300"/>
        <w:gridCol w:w="1320"/>
        <w:gridCol w:w="1334"/>
        <w:gridCol w:w="1353"/>
        <w:gridCol w:w="1320"/>
        <w:gridCol w:w="1334"/>
        <w:gridCol w:w="1353"/>
      </w:tblGrid>
      <w:tr w:rsidR="008008C2" w14:paraId="53985C7D" w14:textId="77777777" w:rsidTr="008008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70" w:type="dxa"/>
          </w:tcPr>
          <w:p w14:paraId="2717504F" w14:textId="77777777" w:rsidR="008008C2" w:rsidRDefault="008008C2" w:rsidP="008008C2">
            <w:pPr>
              <w:rPr>
                <w:color w:val="77777A" w:themeColor="dark2"/>
              </w:rPr>
            </w:pPr>
          </w:p>
        </w:tc>
        <w:tc>
          <w:tcPr>
            <w:tcW w:w="4413" w:type="dxa"/>
            <w:gridSpan w:val="3"/>
          </w:tcPr>
          <w:p w14:paraId="4470A185" w14:textId="77777777" w:rsidR="008008C2" w:rsidRPr="00762D0C"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62D0C">
              <w:rPr>
                <w:color w:val="FFFFFF" w:themeColor="background1"/>
              </w:rPr>
              <w:t>Personal CIFs</w:t>
            </w:r>
          </w:p>
        </w:tc>
        <w:tc>
          <w:tcPr>
            <w:tcW w:w="4413" w:type="dxa"/>
            <w:gridSpan w:val="3"/>
          </w:tcPr>
          <w:p w14:paraId="2FF13559" w14:textId="77777777" w:rsidR="008008C2" w:rsidRPr="00762D0C" w:rsidRDefault="008008C2" w:rsidP="008008C2">
            <w:pPr>
              <w:jc w:val="center"/>
              <w:cnfStyle w:val="100000000000" w:firstRow="1" w:lastRow="0" w:firstColumn="0" w:lastColumn="0" w:oddVBand="0" w:evenVBand="0" w:oddHBand="0" w:evenHBand="0" w:firstRowFirstColumn="0" w:firstRowLastColumn="0" w:lastRowFirstColumn="0" w:lastRowLastColumn="0"/>
              <w:rPr>
                <w:color w:val="FFFFFF" w:themeColor="background1"/>
              </w:rPr>
            </w:pPr>
            <w:r w:rsidRPr="00762D0C">
              <w:rPr>
                <w:color w:val="FFFFFF" w:themeColor="background1"/>
              </w:rPr>
              <w:t>Non-Personal CIFs</w:t>
            </w:r>
          </w:p>
        </w:tc>
      </w:tr>
      <w:tr w:rsidR="008008C2" w14:paraId="651824AD"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shd w:val="clear" w:color="auto" w:fill="808474"/>
          </w:tcPr>
          <w:p w14:paraId="17211A5A" w14:textId="77777777" w:rsidR="008008C2" w:rsidRPr="003066C9" w:rsidRDefault="008008C2" w:rsidP="008008C2">
            <w:pPr>
              <w:rPr>
                <w:color w:val="FFFFFF" w:themeColor="background1"/>
              </w:rPr>
            </w:pPr>
            <w:r w:rsidRPr="003066C9">
              <w:rPr>
                <w:bCs/>
                <w:color w:val="FFFFFF" w:themeColor="background1"/>
              </w:rPr>
              <w:t>Month</w:t>
            </w:r>
          </w:p>
        </w:tc>
        <w:tc>
          <w:tcPr>
            <w:tcW w:w="1471" w:type="dxa"/>
            <w:shd w:val="clear" w:color="auto" w:fill="808474"/>
          </w:tcPr>
          <w:p w14:paraId="6BFCBA98" w14:textId="77777777" w:rsidR="008008C2" w:rsidRPr="003066C9"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66C9">
              <w:rPr>
                <w:b/>
                <w:bCs/>
                <w:color w:val="FFFFFF" w:themeColor="background1"/>
              </w:rPr>
              <w:t>Total CIFs reviewed</w:t>
            </w:r>
          </w:p>
        </w:tc>
        <w:tc>
          <w:tcPr>
            <w:tcW w:w="1471" w:type="dxa"/>
            <w:shd w:val="clear" w:color="auto" w:fill="808474"/>
          </w:tcPr>
          <w:p w14:paraId="598F597F" w14:textId="77777777" w:rsidR="008008C2" w:rsidRPr="003066C9"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66C9">
              <w:rPr>
                <w:b/>
                <w:bCs/>
                <w:color w:val="FFFFFF" w:themeColor="background1"/>
              </w:rPr>
              <w:t>CIFs with min 1 deficiency</w:t>
            </w:r>
          </w:p>
        </w:tc>
        <w:tc>
          <w:tcPr>
            <w:tcW w:w="1471" w:type="dxa"/>
            <w:shd w:val="clear" w:color="auto" w:fill="808474"/>
          </w:tcPr>
          <w:p w14:paraId="6B6935C6" w14:textId="77777777" w:rsidR="008008C2" w:rsidRPr="003066C9"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66C9">
              <w:rPr>
                <w:b/>
                <w:bCs/>
                <w:color w:val="FFFFFF" w:themeColor="background1"/>
              </w:rPr>
              <w:t>Percentage</w:t>
            </w:r>
          </w:p>
        </w:tc>
        <w:tc>
          <w:tcPr>
            <w:tcW w:w="1471" w:type="dxa"/>
            <w:shd w:val="clear" w:color="auto" w:fill="808474"/>
          </w:tcPr>
          <w:p w14:paraId="3E40E890" w14:textId="77777777" w:rsidR="008008C2" w:rsidRPr="003066C9"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66C9">
              <w:rPr>
                <w:b/>
                <w:bCs/>
                <w:color w:val="FFFFFF" w:themeColor="background1"/>
              </w:rPr>
              <w:t>Total CIFs reviewed</w:t>
            </w:r>
          </w:p>
        </w:tc>
        <w:tc>
          <w:tcPr>
            <w:tcW w:w="1471" w:type="dxa"/>
            <w:shd w:val="clear" w:color="auto" w:fill="808474"/>
          </w:tcPr>
          <w:p w14:paraId="5B26AB10" w14:textId="77777777" w:rsidR="008008C2" w:rsidRPr="003066C9"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66C9">
              <w:rPr>
                <w:b/>
                <w:bCs/>
                <w:color w:val="FFFFFF" w:themeColor="background1"/>
              </w:rPr>
              <w:t>CIFs with min 1 deficiency</w:t>
            </w:r>
          </w:p>
        </w:tc>
        <w:tc>
          <w:tcPr>
            <w:tcW w:w="1471" w:type="dxa"/>
            <w:shd w:val="clear" w:color="auto" w:fill="808474"/>
          </w:tcPr>
          <w:p w14:paraId="757D5AFA" w14:textId="77777777" w:rsidR="008008C2" w:rsidRPr="003066C9" w:rsidRDefault="008008C2" w:rsidP="008008C2">
            <w:pPr>
              <w:cnfStyle w:val="000000100000" w:firstRow="0" w:lastRow="0" w:firstColumn="0" w:lastColumn="0" w:oddVBand="0" w:evenVBand="0" w:oddHBand="1" w:evenHBand="0" w:firstRowFirstColumn="0" w:firstRowLastColumn="0" w:lastRowFirstColumn="0" w:lastRowLastColumn="0"/>
              <w:rPr>
                <w:color w:val="FFFFFF" w:themeColor="background1"/>
              </w:rPr>
            </w:pPr>
            <w:r w:rsidRPr="003066C9">
              <w:rPr>
                <w:b/>
                <w:bCs/>
                <w:color w:val="FFFFFF" w:themeColor="background1"/>
              </w:rPr>
              <w:t>Percentage</w:t>
            </w:r>
          </w:p>
        </w:tc>
      </w:tr>
      <w:tr w:rsidR="008008C2" w14:paraId="2E8BDE41"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Pr>
          <w:p w14:paraId="6A43E46D" w14:textId="77777777" w:rsidR="008008C2" w:rsidRPr="003066C9" w:rsidRDefault="008008C2" w:rsidP="008008C2">
            <w:pPr>
              <w:rPr>
                <w:color w:val="FFFFFF" w:themeColor="background1"/>
              </w:rPr>
            </w:pPr>
            <w:r w:rsidRPr="003066C9">
              <w:rPr>
                <w:color w:val="FFFFFF" w:themeColor="background1"/>
              </w:rPr>
              <w:t>Feb-19</w:t>
            </w:r>
          </w:p>
        </w:tc>
        <w:tc>
          <w:tcPr>
            <w:tcW w:w="1471" w:type="dxa"/>
          </w:tcPr>
          <w:p w14:paraId="499F12CC"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2164</w:t>
            </w:r>
          </w:p>
        </w:tc>
        <w:tc>
          <w:tcPr>
            <w:tcW w:w="1471" w:type="dxa"/>
          </w:tcPr>
          <w:p w14:paraId="76A0F6D8"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582</w:t>
            </w:r>
          </w:p>
        </w:tc>
        <w:tc>
          <w:tcPr>
            <w:tcW w:w="1471" w:type="dxa"/>
          </w:tcPr>
          <w:p w14:paraId="182ABB66"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26.89%</w:t>
            </w:r>
          </w:p>
        </w:tc>
        <w:tc>
          <w:tcPr>
            <w:tcW w:w="1471" w:type="dxa"/>
          </w:tcPr>
          <w:p w14:paraId="3A640681"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1046</w:t>
            </w:r>
          </w:p>
        </w:tc>
        <w:tc>
          <w:tcPr>
            <w:tcW w:w="1471" w:type="dxa"/>
          </w:tcPr>
          <w:p w14:paraId="2A5A6386"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216</w:t>
            </w:r>
          </w:p>
        </w:tc>
        <w:tc>
          <w:tcPr>
            <w:tcW w:w="1471" w:type="dxa"/>
          </w:tcPr>
          <w:p w14:paraId="68A8CB4B"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t>20.65</w:t>
            </w:r>
            <w:r>
              <w:rPr>
                <w:color w:val="000000"/>
              </w:rPr>
              <w:t>%</w:t>
            </w:r>
          </w:p>
        </w:tc>
      </w:tr>
      <w:tr w:rsidR="008008C2" w14:paraId="27D2D04D"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Pr>
          <w:p w14:paraId="46DA2D91" w14:textId="77777777" w:rsidR="008008C2" w:rsidRPr="003066C9" w:rsidRDefault="008008C2" w:rsidP="008008C2">
            <w:pPr>
              <w:rPr>
                <w:color w:val="FFFFFF" w:themeColor="background1"/>
              </w:rPr>
            </w:pPr>
            <w:r w:rsidRPr="003066C9">
              <w:rPr>
                <w:color w:val="FFFFFF" w:themeColor="background1"/>
              </w:rPr>
              <w:t>Jan-19</w:t>
            </w:r>
          </w:p>
        </w:tc>
        <w:tc>
          <w:tcPr>
            <w:tcW w:w="1471" w:type="dxa"/>
          </w:tcPr>
          <w:p w14:paraId="3B12F83B"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3029</w:t>
            </w:r>
          </w:p>
        </w:tc>
        <w:tc>
          <w:tcPr>
            <w:tcW w:w="1471" w:type="dxa"/>
          </w:tcPr>
          <w:p w14:paraId="61C9C021"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865</w:t>
            </w:r>
          </w:p>
        </w:tc>
        <w:tc>
          <w:tcPr>
            <w:tcW w:w="1471" w:type="dxa"/>
          </w:tcPr>
          <w:p w14:paraId="13DCA3E2"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28.56%</w:t>
            </w:r>
          </w:p>
        </w:tc>
        <w:tc>
          <w:tcPr>
            <w:tcW w:w="1471" w:type="dxa"/>
          </w:tcPr>
          <w:p w14:paraId="1287CC2D"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1472</w:t>
            </w:r>
          </w:p>
        </w:tc>
        <w:tc>
          <w:tcPr>
            <w:tcW w:w="1471" w:type="dxa"/>
          </w:tcPr>
          <w:p w14:paraId="7EB0A13A"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219</w:t>
            </w:r>
          </w:p>
        </w:tc>
        <w:tc>
          <w:tcPr>
            <w:tcW w:w="1471" w:type="dxa"/>
          </w:tcPr>
          <w:p w14:paraId="592627D4"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14.88%</w:t>
            </w:r>
          </w:p>
        </w:tc>
      </w:tr>
      <w:tr w:rsidR="008008C2" w14:paraId="3544B1C5"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Pr>
          <w:p w14:paraId="5D8DDD1B" w14:textId="77777777" w:rsidR="008008C2" w:rsidRPr="003066C9" w:rsidRDefault="008008C2" w:rsidP="008008C2">
            <w:pPr>
              <w:rPr>
                <w:color w:val="FFFFFF" w:themeColor="background1"/>
              </w:rPr>
            </w:pPr>
            <w:r w:rsidRPr="003066C9">
              <w:rPr>
                <w:color w:val="FFFFFF" w:themeColor="background1"/>
              </w:rPr>
              <w:t>Dec-18</w:t>
            </w:r>
          </w:p>
        </w:tc>
        <w:tc>
          <w:tcPr>
            <w:tcW w:w="1471" w:type="dxa"/>
          </w:tcPr>
          <w:p w14:paraId="26684B6C"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1935</w:t>
            </w:r>
          </w:p>
        </w:tc>
        <w:tc>
          <w:tcPr>
            <w:tcW w:w="1471" w:type="dxa"/>
          </w:tcPr>
          <w:p w14:paraId="0A223652"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637</w:t>
            </w:r>
          </w:p>
        </w:tc>
        <w:tc>
          <w:tcPr>
            <w:tcW w:w="1471" w:type="dxa"/>
          </w:tcPr>
          <w:p w14:paraId="5D8A9139"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32.92%</w:t>
            </w:r>
          </w:p>
        </w:tc>
        <w:tc>
          <w:tcPr>
            <w:tcW w:w="1471" w:type="dxa"/>
          </w:tcPr>
          <w:p w14:paraId="27F222B5"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1360</w:t>
            </w:r>
          </w:p>
        </w:tc>
        <w:tc>
          <w:tcPr>
            <w:tcW w:w="1471" w:type="dxa"/>
          </w:tcPr>
          <w:p w14:paraId="0F2A3BEB"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219</w:t>
            </w:r>
          </w:p>
        </w:tc>
        <w:tc>
          <w:tcPr>
            <w:tcW w:w="1471" w:type="dxa"/>
          </w:tcPr>
          <w:p w14:paraId="624968C1"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77777A" w:themeColor="dark2"/>
              </w:rPr>
            </w:pPr>
            <w:r>
              <w:rPr>
                <w:color w:val="000000"/>
              </w:rPr>
              <w:t>16.10%</w:t>
            </w:r>
          </w:p>
        </w:tc>
      </w:tr>
      <w:tr w:rsidR="008008C2" w14:paraId="2936FE3E"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Pr>
          <w:p w14:paraId="27649D7F" w14:textId="77777777" w:rsidR="008008C2" w:rsidRPr="003066C9" w:rsidRDefault="008008C2" w:rsidP="008008C2">
            <w:pPr>
              <w:rPr>
                <w:color w:val="FFFFFF" w:themeColor="background1"/>
              </w:rPr>
            </w:pPr>
            <w:r w:rsidRPr="003066C9">
              <w:rPr>
                <w:color w:val="FFFFFF" w:themeColor="background1"/>
              </w:rPr>
              <w:t>Nov-18</w:t>
            </w:r>
          </w:p>
        </w:tc>
        <w:tc>
          <w:tcPr>
            <w:tcW w:w="1471" w:type="dxa"/>
          </w:tcPr>
          <w:p w14:paraId="59FADD30"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2727</w:t>
            </w:r>
          </w:p>
        </w:tc>
        <w:tc>
          <w:tcPr>
            <w:tcW w:w="1471" w:type="dxa"/>
          </w:tcPr>
          <w:p w14:paraId="0804624B"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913</w:t>
            </w:r>
          </w:p>
        </w:tc>
        <w:tc>
          <w:tcPr>
            <w:tcW w:w="1471" w:type="dxa"/>
          </w:tcPr>
          <w:p w14:paraId="2B3B8148"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33.48%</w:t>
            </w:r>
          </w:p>
        </w:tc>
        <w:tc>
          <w:tcPr>
            <w:tcW w:w="1471" w:type="dxa"/>
          </w:tcPr>
          <w:p w14:paraId="24DB7D2D"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1609</w:t>
            </w:r>
          </w:p>
        </w:tc>
        <w:tc>
          <w:tcPr>
            <w:tcW w:w="1471" w:type="dxa"/>
          </w:tcPr>
          <w:p w14:paraId="135DEEE8"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270</w:t>
            </w:r>
          </w:p>
        </w:tc>
        <w:tc>
          <w:tcPr>
            <w:tcW w:w="1471" w:type="dxa"/>
          </w:tcPr>
          <w:p w14:paraId="15A2FFAB" w14:textId="77777777" w:rsidR="008008C2" w:rsidRDefault="008008C2" w:rsidP="008008C2">
            <w:pPr>
              <w:cnfStyle w:val="000000100000" w:firstRow="0" w:lastRow="0" w:firstColumn="0" w:lastColumn="0" w:oddVBand="0" w:evenVBand="0" w:oddHBand="1" w:evenHBand="0" w:firstRowFirstColumn="0" w:firstRowLastColumn="0" w:lastRowFirstColumn="0" w:lastRowLastColumn="0"/>
              <w:rPr>
                <w:color w:val="77777A" w:themeColor="dark2"/>
              </w:rPr>
            </w:pPr>
            <w:r>
              <w:rPr>
                <w:color w:val="000000"/>
              </w:rPr>
              <w:t>16.78%</w:t>
            </w:r>
          </w:p>
        </w:tc>
      </w:tr>
      <w:tr w:rsidR="008008C2" w14:paraId="30E1822D"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0" w:type="dxa"/>
          </w:tcPr>
          <w:p w14:paraId="3DC45010" w14:textId="77777777" w:rsidR="008008C2" w:rsidRPr="003066C9" w:rsidRDefault="008008C2" w:rsidP="008008C2">
            <w:pPr>
              <w:rPr>
                <w:color w:val="FFFFFF" w:themeColor="background1"/>
              </w:rPr>
            </w:pPr>
            <w:r w:rsidRPr="003066C9">
              <w:rPr>
                <w:color w:val="FFFFFF" w:themeColor="background1"/>
              </w:rPr>
              <w:t>Average</w:t>
            </w:r>
          </w:p>
        </w:tc>
        <w:tc>
          <w:tcPr>
            <w:tcW w:w="1471" w:type="dxa"/>
          </w:tcPr>
          <w:p w14:paraId="2F4050DA"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000000"/>
              </w:rPr>
            </w:pPr>
          </w:p>
        </w:tc>
        <w:tc>
          <w:tcPr>
            <w:tcW w:w="1471" w:type="dxa"/>
          </w:tcPr>
          <w:p w14:paraId="516A8945"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000000"/>
              </w:rPr>
            </w:pPr>
          </w:p>
        </w:tc>
        <w:tc>
          <w:tcPr>
            <w:tcW w:w="1471" w:type="dxa"/>
          </w:tcPr>
          <w:p w14:paraId="7F21003E" w14:textId="77777777" w:rsidR="008008C2" w:rsidRPr="00DC5034" w:rsidRDefault="008008C2" w:rsidP="008008C2">
            <w:pPr>
              <w:cnfStyle w:val="000000010000" w:firstRow="0" w:lastRow="0" w:firstColumn="0" w:lastColumn="0" w:oddVBand="0" w:evenVBand="0" w:oddHBand="0" w:evenHBand="1" w:firstRowFirstColumn="0" w:firstRowLastColumn="0" w:lastRowFirstColumn="0" w:lastRowLastColumn="0"/>
              <w:rPr>
                <w:b/>
                <w:color w:val="000000"/>
              </w:rPr>
            </w:pPr>
            <w:r w:rsidRPr="00DC5034">
              <w:rPr>
                <w:b/>
                <w:color w:val="000000"/>
              </w:rPr>
              <w:t>30.46%</w:t>
            </w:r>
          </w:p>
        </w:tc>
        <w:tc>
          <w:tcPr>
            <w:tcW w:w="1471" w:type="dxa"/>
          </w:tcPr>
          <w:p w14:paraId="3013451B"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000000"/>
              </w:rPr>
            </w:pPr>
          </w:p>
        </w:tc>
        <w:tc>
          <w:tcPr>
            <w:tcW w:w="1471" w:type="dxa"/>
          </w:tcPr>
          <w:p w14:paraId="6E4EFCF0" w14:textId="77777777" w:rsidR="008008C2" w:rsidRDefault="008008C2" w:rsidP="008008C2">
            <w:pPr>
              <w:cnfStyle w:val="000000010000" w:firstRow="0" w:lastRow="0" w:firstColumn="0" w:lastColumn="0" w:oddVBand="0" w:evenVBand="0" w:oddHBand="0" w:evenHBand="1" w:firstRowFirstColumn="0" w:firstRowLastColumn="0" w:lastRowFirstColumn="0" w:lastRowLastColumn="0"/>
              <w:rPr>
                <w:color w:val="000000"/>
              </w:rPr>
            </w:pPr>
          </w:p>
        </w:tc>
        <w:tc>
          <w:tcPr>
            <w:tcW w:w="1471" w:type="dxa"/>
          </w:tcPr>
          <w:p w14:paraId="674A851C" w14:textId="77777777" w:rsidR="008008C2" w:rsidRPr="00DC5034" w:rsidRDefault="008008C2" w:rsidP="008008C2">
            <w:pPr>
              <w:cnfStyle w:val="000000010000" w:firstRow="0" w:lastRow="0" w:firstColumn="0" w:lastColumn="0" w:oddVBand="0" w:evenVBand="0" w:oddHBand="0" w:evenHBand="1" w:firstRowFirstColumn="0" w:firstRowLastColumn="0" w:lastRowFirstColumn="0" w:lastRowLastColumn="0"/>
              <w:rPr>
                <w:b/>
                <w:color w:val="000000"/>
              </w:rPr>
            </w:pPr>
            <w:r w:rsidRPr="00DC5034">
              <w:rPr>
                <w:b/>
                <w:color w:val="000000"/>
              </w:rPr>
              <w:t>17.10%</w:t>
            </w:r>
          </w:p>
        </w:tc>
      </w:tr>
    </w:tbl>
    <w:p w14:paraId="564BCD9D" w14:textId="77777777" w:rsidR="008008C2" w:rsidRPr="00736420" w:rsidRDefault="008008C2" w:rsidP="008008C2">
      <w:r>
        <w:t>When an account is opened for a new and/or existing client passes the audit controls in the branches at the time of T24 authorizations and post account opening Master Reviews, 30% of all personal CIFs and 17% of non-personal CIFs are still found to be AML deficient and in need of remediation.</w:t>
      </w:r>
    </w:p>
    <w:p w14:paraId="351BF500" w14:textId="77777777" w:rsidR="008008C2" w:rsidRDefault="008008C2" w:rsidP="008008C2">
      <w:r>
        <w:t xml:space="preserve">A correlation analysis was conducted to understand whether there was a relationship between the volume of accounts opened at any branch and the deficiency rate, with the possibility that branches that had more volume were able to become familiar with the process and execute it properly. </w:t>
      </w:r>
      <w:r w:rsidRPr="00A6343C">
        <w:rPr>
          <w:u w:val="single"/>
        </w:rPr>
        <w:t>There was no correlation between the deficiency rate of the account openings sampled and the volume of accounts opened at a branch</w:t>
      </w:r>
      <w:r>
        <w:t>. This suggests a couple of theories:</w:t>
      </w:r>
    </w:p>
    <w:p w14:paraId="0C92C93C" w14:textId="77777777" w:rsidR="008008C2" w:rsidRDefault="008008C2" w:rsidP="008008C2">
      <w:pPr>
        <w:pStyle w:val="ListParagraph"/>
        <w:numPr>
          <w:ilvl w:val="0"/>
          <w:numId w:val="33"/>
        </w:numPr>
      </w:pPr>
      <w:r>
        <w:t>The process is sufficiently broken that practice does not help process performance</w:t>
      </w:r>
    </w:p>
    <w:p w14:paraId="763EBA2A" w14:textId="77777777" w:rsidR="008008C2" w:rsidRPr="0042172B" w:rsidRDefault="008008C2" w:rsidP="008008C2">
      <w:pPr>
        <w:pStyle w:val="ListParagraph"/>
        <w:numPr>
          <w:ilvl w:val="0"/>
          <w:numId w:val="33"/>
        </w:numPr>
      </w:pPr>
      <w:r>
        <w:lastRenderedPageBreak/>
        <w:t>The volume of accounts opened at a branch, even at the highest volume, is insufficient to gain any efficiencies</w:t>
      </w:r>
    </w:p>
    <w:p w14:paraId="5F78E660" w14:textId="77777777" w:rsidR="008008C2" w:rsidRDefault="008008C2" w:rsidP="008008C2">
      <w:pPr>
        <w:pStyle w:val="Heading1"/>
      </w:pPr>
      <w:bookmarkStart w:id="319" w:name="_Toc7593501"/>
      <w:bookmarkStart w:id="320" w:name="_Toc19697989"/>
      <w:bookmarkStart w:id="321" w:name="_Toc19698428"/>
      <w:r>
        <w:t>Recommendations and Proposed Next Steps</w:t>
      </w:r>
      <w:bookmarkEnd w:id="319"/>
      <w:bookmarkEnd w:id="320"/>
      <w:bookmarkEnd w:id="321"/>
    </w:p>
    <w:p w14:paraId="3C2ADA4D" w14:textId="77777777" w:rsidR="008008C2" w:rsidRDefault="008008C2" w:rsidP="008008C2">
      <w:r>
        <w:t>The analysis conducted exposes a number of key findings:</w:t>
      </w:r>
    </w:p>
    <w:p w14:paraId="53058540" w14:textId="77777777" w:rsidR="008008C2" w:rsidRDefault="008008C2" w:rsidP="008008C2">
      <w:pPr>
        <w:pStyle w:val="ListParagraph"/>
        <w:numPr>
          <w:ilvl w:val="0"/>
          <w:numId w:val="37"/>
        </w:numPr>
      </w:pPr>
      <w:r>
        <w:t>The differences between Demand and Investment account opening, regardless of client tenure, are few and do not have a significant impact on process performance. This applies for both Personal and Business.</w:t>
      </w:r>
    </w:p>
    <w:p w14:paraId="15D5DAD1" w14:textId="77777777" w:rsidR="008008C2" w:rsidRDefault="008008C2" w:rsidP="008008C2">
      <w:pPr>
        <w:pStyle w:val="ListParagraph"/>
        <w:numPr>
          <w:ilvl w:val="0"/>
          <w:numId w:val="37"/>
        </w:numPr>
      </w:pPr>
      <w:r>
        <w:t>For Personal Demand and Investment account opening, the majority of the process lead time is spent in activity, rather than waiting.</w:t>
      </w:r>
    </w:p>
    <w:p w14:paraId="48385359" w14:textId="77777777" w:rsidR="008008C2" w:rsidRDefault="008008C2" w:rsidP="008008C2">
      <w:pPr>
        <w:pStyle w:val="ListParagraph"/>
        <w:numPr>
          <w:ilvl w:val="0"/>
          <w:numId w:val="37"/>
        </w:numPr>
      </w:pPr>
      <w:r>
        <w:t>The lead time for Personal Demand and Investment account opening is low, even as executed more efficiently by Motive. This points towards a primary goal of enhancing the client experience rather than increasing efficiency (although this may be an aspect of the client experience)</w:t>
      </w:r>
    </w:p>
    <w:p w14:paraId="33E26BDA" w14:textId="77777777" w:rsidR="008008C2" w:rsidRDefault="008008C2" w:rsidP="008008C2">
      <w:pPr>
        <w:pStyle w:val="ListParagraph"/>
        <w:numPr>
          <w:ilvl w:val="0"/>
          <w:numId w:val="37"/>
        </w:numPr>
      </w:pPr>
      <w:r>
        <w:t xml:space="preserve">For all other account opening processes (Business Demand and Investment, Credit), the majority of the process lead time is spent in waiting, rather than activity. </w:t>
      </w:r>
    </w:p>
    <w:p w14:paraId="105060F7" w14:textId="77777777" w:rsidR="008008C2" w:rsidRDefault="008008C2" w:rsidP="008008C2">
      <w:pPr>
        <w:pStyle w:val="ListParagraph"/>
        <w:numPr>
          <w:ilvl w:val="0"/>
          <w:numId w:val="37"/>
        </w:numPr>
      </w:pPr>
      <w:r>
        <w:t>AML and audit activities represent the highest allocation of effort in demand account opening.</w:t>
      </w:r>
    </w:p>
    <w:p w14:paraId="76A4A43E" w14:textId="77777777" w:rsidR="008008C2" w:rsidRDefault="008008C2" w:rsidP="008008C2">
      <w:pPr>
        <w:pStyle w:val="ListParagraph"/>
        <w:numPr>
          <w:ilvl w:val="0"/>
          <w:numId w:val="37"/>
        </w:numPr>
      </w:pPr>
      <w:r>
        <w:t xml:space="preserve">There is no correlation between AML deficiency rates and branch account opening volume. </w:t>
      </w:r>
    </w:p>
    <w:p w14:paraId="253DC76D" w14:textId="77777777" w:rsidR="008008C2" w:rsidRDefault="008008C2" w:rsidP="008008C2">
      <w:r>
        <w:t>These findings present opportunities to:</w:t>
      </w:r>
    </w:p>
    <w:p w14:paraId="4E185F76" w14:textId="77777777" w:rsidR="008008C2" w:rsidRDefault="008008C2" w:rsidP="008008C2">
      <w:pPr>
        <w:pStyle w:val="ListParagraph"/>
        <w:numPr>
          <w:ilvl w:val="0"/>
          <w:numId w:val="40"/>
        </w:numPr>
      </w:pPr>
      <w:r w:rsidRPr="00B33988">
        <w:rPr>
          <w:b/>
        </w:rPr>
        <w:t>Consolidate</w:t>
      </w:r>
      <w:r>
        <w:t xml:space="preserve"> many of the activities conducted for these processes across Demand and Investment account opening in order to concentrate the volume in a smaller group of process actors and remediate the lack of knowledge and guidance in those conducting audit, review, and authorization activities today through centralization.</w:t>
      </w:r>
    </w:p>
    <w:p w14:paraId="18131AEB" w14:textId="77777777" w:rsidR="008008C2" w:rsidRDefault="008008C2" w:rsidP="008008C2">
      <w:pPr>
        <w:pStyle w:val="ListParagraph"/>
        <w:numPr>
          <w:ilvl w:val="0"/>
          <w:numId w:val="40"/>
        </w:numPr>
      </w:pPr>
      <w:r>
        <w:rPr>
          <w:b/>
        </w:rPr>
        <w:t>Innovate</w:t>
      </w:r>
      <w:r>
        <w:t xml:space="preserve"> to transform Personal account opening, starting with defining the client experience and re-engineering the process to support it.</w:t>
      </w:r>
    </w:p>
    <w:p w14:paraId="2FFC762D" w14:textId="77777777" w:rsidR="008008C2" w:rsidRPr="00476B7C" w:rsidRDefault="008008C2" w:rsidP="008008C2">
      <w:pPr>
        <w:pStyle w:val="ListParagraph"/>
        <w:numPr>
          <w:ilvl w:val="0"/>
          <w:numId w:val="40"/>
        </w:numPr>
      </w:pPr>
      <w:r>
        <w:rPr>
          <w:b/>
        </w:rPr>
        <w:t xml:space="preserve">Integrate </w:t>
      </w:r>
      <w:r>
        <w:t xml:space="preserve">with digital platforms to support these efforts and reduce AML defects through automation, data validation, and access to external sources of information required. </w:t>
      </w:r>
    </w:p>
    <w:p w14:paraId="034E56CC" w14:textId="77777777" w:rsidR="008008C2" w:rsidRDefault="008008C2" w:rsidP="008008C2">
      <w:pPr>
        <w:rPr>
          <w:rFonts w:asciiTheme="majorHAnsi" w:hAnsiTheme="majorHAnsi" w:cstheme="majorHAnsi"/>
          <w:color w:val="937A46" w:themeColor="accent2"/>
          <w:spacing w:val="-5"/>
          <w:sz w:val="40"/>
          <w:szCs w:val="40"/>
        </w:rPr>
      </w:pPr>
      <w:r>
        <w:br w:type="page"/>
      </w:r>
    </w:p>
    <w:p w14:paraId="6F64774B" w14:textId="1C1372B2" w:rsidR="008008C2" w:rsidRDefault="008008C2" w:rsidP="008008C2">
      <w:pPr>
        <w:pStyle w:val="Heading1"/>
      </w:pPr>
      <w:bookmarkStart w:id="322" w:name="_Toc7593502"/>
      <w:bookmarkStart w:id="323" w:name="_Toc19697990"/>
      <w:bookmarkStart w:id="324" w:name="_Toc19698429"/>
      <w:r>
        <w:lastRenderedPageBreak/>
        <w:t>Appendix I</w:t>
      </w:r>
      <w:r w:rsidR="0090495A">
        <w:t>I-A</w:t>
      </w:r>
      <w:r>
        <w:t xml:space="preserve"> - Scope</w:t>
      </w:r>
      <w:bookmarkEnd w:id="322"/>
      <w:bookmarkEnd w:id="323"/>
      <w:bookmarkEnd w:id="324"/>
    </w:p>
    <w:p w14:paraId="7C41785F" w14:textId="77777777" w:rsidR="008008C2" w:rsidRDefault="008008C2" w:rsidP="008008C2">
      <w:r>
        <w:t>The following table outlines the scope of this report’s current state findings for Canadian Western Bank (‘CWB’)’s Account Opening.</w:t>
      </w:r>
    </w:p>
    <w:tbl>
      <w:tblPr>
        <w:tblStyle w:val="Corporate"/>
        <w:tblW w:w="0" w:type="auto"/>
        <w:tblLook w:val="04A0" w:firstRow="1" w:lastRow="0" w:firstColumn="1" w:lastColumn="0" w:noHBand="0" w:noVBand="1"/>
      </w:tblPr>
      <w:tblGrid>
        <w:gridCol w:w="2538"/>
        <w:gridCol w:w="2838"/>
        <w:gridCol w:w="3938"/>
      </w:tblGrid>
      <w:tr w:rsidR="008008C2" w14:paraId="5896DA81" w14:textId="77777777" w:rsidTr="008008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02" w:type="dxa"/>
          </w:tcPr>
          <w:p w14:paraId="76B3DCA7" w14:textId="77777777" w:rsidR="008008C2" w:rsidRDefault="008008C2" w:rsidP="008008C2"/>
        </w:tc>
        <w:tc>
          <w:tcPr>
            <w:tcW w:w="3118" w:type="dxa"/>
          </w:tcPr>
          <w:p w14:paraId="6D24F484" w14:textId="77777777" w:rsidR="008008C2" w:rsidRPr="00332559" w:rsidRDefault="008008C2" w:rsidP="008008C2">
            <w:pPr>
              <w:cnfStyle w:val="100000000000" w:firstRow="1" w:lastRow="0" w:firstColumn="0" w:lastColumn="0" w:oddVBand="0" w:evenVBand="0" w:oddHBand="0" w:evenHBand="0" w:firstRowFirstColumn="0" w:firstRowLastColumn="0" w:lastRowFirstColumn="0" w:lastRowLastColumn="0"/>
            </w:pPr>
            <w:r w:rsidRPr="00332559">
              <w:t>In-Scope</w:t>
            </w:r>
          </w:p>
        </w:tc>
        <w:tc>
          <w:tcPr>
            <w:tcW w:w="4376" w:type="dxa"/>
          </w:tcPr>
          <w:p w14:paraId="3DC563EA" w14:textId="77777777" w:rsidR="008008C2" w:rsidRPr="00332559" w:rsidRDefault="008008C2" w:rsidP="008008C2">
            <w:pPr>
              <w:cnfStyle w:val="100000000000" w:firstRow="1" w:lastRow="0" w:firstColumn="0" w:lastColumn="0" w:oddVBand="0" w:evenVBand="0" w:oddHBand="0" w:evenHBand="0" w:firstRowFirstColumn="0" w:firstRowLastColumn="0" w:lastRowFirstColumn="0" w:lastRowLastColumn="0"/>
            </w:pPr>
            <w:r w:rsidRPr="00332559">
              <w:t>Out of Scope</w:t>
            </w:r>
          </w:p>
        </w:tc>
      </w:tr>
      <w:tr w:rsidR="008008C2" w14:paraId="19B85C17" w14:textId="77777777" w:rsidTr="008008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2E49602E" w14:textId="77777777" w:rsidR="008008C2" w:rsidRDefault="008008C2" w:rsidP="008008C2">
            <w:pPr>
              <w:pStyle w:val="NoSpacing"/>
            </w:pPr>
            <w:r>
              <w:t>Type of Account Opening</w:t>
            </w:r>
          </w:p>
        </w:tc>
        <w:tc>
          <w:tcPr>
            <w:tcW w:w="3118" w:type="dxa"/>
          </w:tcPr>
          <w:p w14:paraId="4FFB8BF8" w14:textId="77777777" w:rsidR="008008C2" w:rsidRDefault="008008C2" w:rsidP="008008C2">
            <w:pPr>
              <w:pStyle w:val="NoSpacing"/>
              <w:cnfStyle w:val="000000100000" w:firstRow="0" w:lastRow="0" w:firstColumn="0" w:lastColumn="0" w:oddVBand="0" w:evenVBand="0" w:oddHBand="1" w:evenHBand="0" w:firstRowFirstColumn="0" w:firstRowLastColumn="0" w:lastRowFirstColumn="0" w:lastRowLastColumn="0"/>
            </w:pPr>
            <w:r>
              <w:t>Demand</w:t>
            </w:r>
          </w:p>
          <w:p w14:paraId="003578F9" w14:textId="77777777" w:rsidR="008008C2" w:rsidRDefault="008008C2" w:rsidP="008008C2">
            <w:pPr>
              <w:pStyle w:val="NoSpacing"/>
              <w:cnfStyle w:val="000000100000" w:firstRow="0" w:lastRow="0" w:firstColumn="0" w:lastColumn="0" w:oddVBand="0" w:evenVBand="0" w:oddHBand="1" w:evenHBand="0" w:firstRowFirstColumn="0" w:firstRowLastColumn="0" w:lastRowFirstColumn="0" w:lastRowLastColumn="0"/>
            </w:pPr>
            <w:r>
              <w:t>Investment</w:t>
            </w:r>
          </w:p>
          <w:p w14:paraId="1E6E8DB3" w14:textId="77777777" w:rsidR="008008C2" w:rsidRDefault="008008C2" w:rsidP="008008C2">
            <w:pPr>
              <w:pStyle w:val="NoSpacing"/>
              <w:cnfStyle w:val="000000100000" w:firstRow="0" w:lastRow="0" w:firstColumn="0" w:lastColumn="0" w:oddVBand="0" w:evenVBand="0" w:oddHBand="1" w:evenHBand="0" w:firstRowFirstColumn="0" w:firstRowLastColumn="0" w:lastRowFirstColumn="0" w:lastRowLastColumn="0"/>
            </w:pPr>
            <w:r>
              <w:t>Credit CIF creation (AML/KYC aspects only)</w:t>
            </w:r>
          </w:p>
          <w:p w14:paraId="123ECA13" w14:textId="77777777" w:rsidR="008008C2" w:rsidRDefault="008008C2" w:rsidP="008008C2">
            <w:pPr>
              <w:pStyle w:val="NoSpacing"/>
              <w:cnfStyle w:val="000000100000" w:firstRow="0" w:lastRow="0" w:firstColumn="0" w:lastColumn="0" w:oddVBand="0" w:evenVBand="0" w:oddHBand="1" w:evenHBand="0" w:firstRowFirstColumn="0" w:firstRowLastColumn="0" w:lastRowFirstColumn="0" w:lastRowLastColumn="0"/>
            </w:pPr>
            <w:r>
              <w:t>Personal</w:t>
            </w:r>
          </w:p>
          <w:p w14:paraId="0DDAE5B1" w14:textId="77777777" w:rsidR="008008C2" w:rsidRDefault="008008C2" w:rsidP="008008C2">
            <w:pPr>
              <w:pStyle w:val="NoSpacing"/>
              <w:cnfStyle w:val="000000100000" w:firstRow="0" w:lastRow="0" w:firstColumn="0" w:lastColumn="0" w:oddVBand="0" w:evenVBand="0" w:oddHBand="1" w:evenHBand="0" w:firstRowFirstColumn="0" w:firstRowLastColumn="0" w:lastRowFirstColumn="0" w:lastRowLastColumn="0"/>
            </w:pPr>
            <w:r>
              <w:t>Non-Personal</w:t>
            </w:r>
          </w:p>
          <w:p w14:paraId="21AA5FEA" w14:textId="77777777" w:rsidR="008008C2" w:rsidRDefault="008008C2" w:rsidP="008008C2">
            <w:pPr>
              <w:pStyle w:val="NoSpacing"/>
              <w:cnfStyle w:val="000000100000" w:firstRow="0" w:lastRow="0" w:firstColumn="0" w:lastColumn="0" w:oddVBand="0" w:evenVBand="0" w:oddHBand="1" w:evenHBand="0" w:firstRowFirstColumn="0" w:firstRowLastColumn="0" w:lastRowFirstColumn="0" w:lastRowLastColumn="0"/>
            </w:pPr>
            <w:r>
              <w:t>New accounts for new clients</w:t>
            </w:r>
          </w:p>
          <w:p w14:paraId="202E58B8" w14:textId="77777777" w:rsidR="008008C2" w:rsidRDefault="008008C2" w:rsidP="008008C2">
            <w:pPr>
              <w:pStyle w:val="NoSpacing"/>
              <w:cnfStyle w:val="000000100000" w:firstRow="0" w:lastRow="0" w:firstColumn="0" w:lastColumn="0" w:oddVBand="0" w:evenVBand="0" w:oddHBand="1" w:evenHBand="0" w:firstRowFirstColumn="0" w:firstRowLastColumn="0" w:lastRowFirstColumn="0" w:lastRowLastColumn="0"/>
            </w:pPr>
            <w:r>
              <w:t>New sub-accounts for existing clients</w:t>
            </w:r>
          </w:p>
        </w:tc>
        <w:tc>
          <w:tcPr>
            <w:tcW w:w="4376" w:type="dxa"/>
          </w:tcPr>
          <w:p w14:paraId="2D0E53FA" w14:textId="77777777" w:rsidR="008008C2" w:rsidRDefault="008008C2" w:rsidP="008008C2">
            <w:pPr>
              <w:pStyle w:val="NoSpacing"/>
              <w:cnfStyle w:val="000000100000" w:firstRow="0" w:lastRow="0" w:firstColumn="0" w:lastColumn="0" w:oddVBand="0" w:evenVBand="0" w:oddHBand="1" w:evenHBand="0" w:firstRowFirstColumn="0" w:firstRowLastColumn="0" w:lastRowFirstColumn="0" w:lastRowLastColumn="0"/>
            </w:pPr>
            <w:r>
              <w:t>Credit account opening (considered part of funding)</w:t>
            </w:r>
          </w:p>
        </w:tc>
      </w:tr>
      <w:tr w:rsidR="008008C2" w14:paraId="02F15B3F" w14:textId="77777777" w:rsidTr="008008C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2" w:type="dxa"/>
          </w:tcPr>
          <w:p w14:paraId="50B18FA8" w14:textId="77777777" w:rsidR="008008C2" w:rsidRDefault="008008C2" w:rsidP="008008C2">
            <w:pPr>
              <w:pStyle w:val="NoSpacing"/>
            </w:pPr>
            <w:r>
              <w:t>Line of Business</w:t>
            </w:r>
          </w:p>
        </w:tc>
        <w:tc>
          <w:tcPr>
            <w:tcW w:w="3118" w:type="dxa"/>
          </w:tcPr>
          <w:p w14:paraId="46E10DCD"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Branches</w:t>
            </w:r>
          </w:p>
          <w:p w14:paraId="42DB4F48"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Equipment Financing Group</w:t>
            </w:r>
          </w:p>
          <w:p w14:paraId="727D66E1"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Real Estate</w:t>
            </w:r>
          </w:p>
          <w:p w14:paraId="4FE0AAE4"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Motive</w:t>
            </w:r>
          </w:p>
        </w:tc>
        <w:tc>
          <w:tcPr>
            <w:tcW w:w="4376" w:type="dxa"/>
          </w:tcPr>
          <w:p w14:paraId="7908CF0E"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Broker Buyer Center</w:t>
            </w:r>
          </w:p>
          <w:p w14:paraId="61FC514F"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Canadian Western Trust</w:t>
            </w:r>
          </w:p>
          <w:p w14:paraId="27C81C0B"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Optimum</w:t>
            </w:r>
          </w:p>
          <w:p w14:paraId="42E88B64"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Franchise Finance</w:t>
            </w:r>
          </w:p>
          <w:p w14:paraId="6E385A69" w14:textId="77777777" w:rsidR="008008C2" w:rsidRDefault="008008C2" w:rsidP="008008C2">
            <w:pPr>
              <w:pStyle w:val="NoSpacing"/>
              <w:cnfStyle w:val="000000010000" w:firstRow="0" w:lastRow="0" w:firstColumn="0" w:lastColumn="0" w:oddVBand="0" w:evenVBand="0" w:oddHBand="0" w:evenHBand="1" w:firstRowFirstColumn="0" w:firstRowLastColumn="0" w:lastRowFirstColumn="0" w:lastRowLastColumn="0"/>
            </w:pPr>
            <w:r>
              <w:t>Vancouver Deposit Processing Center (DPC)</w:t>
            </w:r>
          </w:p>
        </w:tc>
      </w:tr>
    </w:tbl>
    <w:p w14:paraId="00461EFC" w14:textId="77777777" w:rsidR="008008C2" w:rsidRDefault="008008C2" w:rsidP="008008C2"/>
    <w:p w14:paraId="1D1F6BA3" w14:textId="77777777" w:rsidR="008008C2" w:rsidRDefault="008008C2" w:rsidP="008008C2">
      <w:pPr>
        <w:pStyle w:val="Heading1"/>
        <w:sectPr w:rsidR="008008C2" w:rsidSect="008008C2">
          <w:type w:val="continuous"/>
          <w:pgSz w:w="12240" w:h="15840"/>
          <w:pgMar w:top="1440" w:right="1440" w:bottom="1440" w:left="1440" w:header="720" w:footer="576" w:gutter="0"/>
          <w:cols w:space="720"/>
          <w:docGrid w:linePitch="360"/>
        </w:sectPr>
      </w:pPr>
    </w:p>
    <w:p w14:paraId="59711EA1" w14:textId="5D7EAECD" w:rsidR="008008C2" w:rsidRDefault="0090495A" w:rsidP="008008C2">
      <w:pPr>
        <w:pStyle w:val="Heading1"/>
      </w:pPr>
      <w:bookmarkStart w:id="325" w:name="_Toc7593503"/>
      <w:bookmarkStart w:id="326" w:name="_Toc19697991"/>
      <w:bookmarkStart w:id="327" w:name="_Toc19698430"/>
      <w:r>
        <w:lastRenderedPageBreak/>
        <w:t xml:space="preserve">Appendix II-B </w:t>
      </w:r>
      <w:r w:rsidR="008008C2">
        <w:t>– Volume Data Analysis</w:t>
      </w:r>
      <w:bookmarkEnd w:id="325"/>
      <w:bookmarkEnd w:id="326"/>
      <w:bookmarkEnd w:id="327"/>
    </w:p>
    <w:p w14:paraId="63B0EEF0" w14:textId="77777777" w:rsidR="008008C2" w:rsidRPr="00736E58" w:rsidRDefault="008008C2" w:rsidP="008008C2">
      <w:pPr>
        <w:pStyle w:val="BodyCopy"/>
        <w:rPr>
          <w:b/>
        </w:rPr>
      </w:pPr>
      <w:bookmarkStart w:id="328" w:name="_Toc6822299"/>
      <w:bookmarkStart w:id="329" w:name="_Toc7530186"/>
      <w:bookmarkStart w:id="330" w:name="_Toc7530290"/>
      <w:bookmarkStart w:id="331" w:name="_Toc7593504"/>
      <w:r w:rsidRPr="00736E58">
        <w:rPr>
          <w:b/>
        </w:rPr>
        <w:t>General: Number of Account Openings Split by Demand, Investment, and Credit</w:t>
      </w:r>
      <w:bookmarkEnd w:id="328"/>
      <w:bookmarkEnd w:id="329"/>
      <w:bookmarkEnd w:id="330"/>
      <w:bookmarkEnd w:id="331"/>
    </w:p>
    <w:p w14:paraId="15CB4EF9" w14:textId="77777777" w:rsidR="008008C2" w:rsidRDefault="008008C2" w:rsidP="008008C2">
      <w:r w:rsidRPr="00371AF0">
        <w:rPr>
          <w:noProof/>
        </w:rPr>
        <w:drawing>
          <wp:inline distT="0" distB="0" distL="0" distR="0" wp14:anchorId="5C15034F" wp14:editId="2D2CD5DA">
            <wp:extent cx="9143508" cy="2411220"/>
            <wp:effectExtent l="0" t="0" r="63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144000" cy="2411350"/>
                    </a:xfrm>
                    <a:prstGeom prst="rect">
                      <a:avLst/>
                    </a:prstGeom>
                    <a:noFill/>
                    <a:ln>
                      <a:noFill/>
                    </a:ln>
                  </pic:spPr>
                </pic:pic>
              </a:graphicData>
            </a:graphic>
          </wp:inline>
        </w:drawing>
      </w:r>
    </w:p>
    <w:p w14:paraId="33A15B82" w14:textId="77777777" w:rsidR="008008C2" w:rsidRDefault="008008C2" w:rsidP="008008C2">
      <w:pPr>
        <w:rPr>
          <w:b/>
          <w:color w:val="009AA6" w:themeColor="accent1"/>
          <w:sz w:val="32"/>
          <w:szCs w:val="32"/>
        </w:rPr>
      </w:pPr>
      <w:r w:rsidRPr="00371AF0">
        <w:rPr>
          <w:noProof/>
        </w:rPr>
        <w:drawing>
          <wp:inline distT="0" distB="0" distL="0" distR="0" wp14:anchorId="2C14D21B" wp14:editId="35CD1B58">
            <wp:extent cx="9143511" cy="2411220"/>
            <wp:effectExtent l="0" t="0" r="63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9144000" cy="2411349"/>
                    </a:xfrm>
                    <a:prstGeom prst="rect">
                      <a:avLst/>
                    </a:prstGeom>
                    <a:noFill/>
                    <a:ln>
                      <a:noFill/>
                    </a:ln>
                  </pic:spPr>
                </pic:pic>
              </a:graphicData>
            </a:graphic>
          </wp:inline>
        </w:drawing>
      </w:r>
    </w:p>
    <w:p w14:paraId="504054C8" w14:textId="77777777" w:rsidR="008008C2" w:rsidRPr="00736E58" w:rsidRDefault="008008C2" w:rsidP="008008C2">
      <w:pPr>
        <w:pStyle w:val="BodyCopy"/>
        <w:rPr>
          <w:b/>
        </w:rPr>
      </w:pPr>
      <w:bookmarkStart w:id="332" w:name="_Toc6822300"/>
      <w:bookmarkStart w:id="333" w:name="_Toc7530187"/>
      <w:bookmarkStart w:id="334" w:name="_Toc7530291"/>
      <w:bookmarkStart w:id="335" w:name="_Toc7593505"/>
      <w:r w:rsidRPr="00736E58">
        <w:rPr>
          <w:b/>
        </w:rPr>
        <w:t>General: Number of Product Openings Split by Demand, Investment, and Credit (multiple accounts under the same product type removed)</w:t>
      </w:r>
      <w:bookmarkEnd w:id="332"/>
      <w:bookmarkEnd w:id="333"/>
      <w:bookmarkEnd w:id="334"/>
      <w:bookmarkEnd w:id="335"/>
    </w:p>
    <w:p w14:paraId="4F014C3B" w14:textId="77777777" w:rsidR="008008C2" w:rsidRDefault="008008C2" w:rsidP="008008C2">
      <w:pPr>
        <w:rPr>
          <w:noProof/>
        </w:rPr>
      </w:pPr>
      <w:r w:rsidRPr="008C195D">
        <w:rPr>
          <w:noProof/>
        </w:rPr>
        <w:lastRenderedPageBreak/>
        <w:drawing>
          <wp:inline distT="0" distB="0" distL="0" distR="0" wp14:anchorId="189EC807" wp14:editId="1E6C6BD8">
            <wp:extent cx="9144000" cy="2545177"/>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9144000" cy="2545177"/>
                    </a:xfrm>
                    <a:prstGeom prst="rect">
                      <a:avLst/>
                    </a:prstGeom>
                    <a:noFill/>
                    <a:ln>
                      <a:noFill/>
                    </a:ln>
                  </pic:spPr>
                </pic:pic>
              </a:graphicData>
            </a:graphic>
          </wp:inline>
        </w:drawing>
      </w:r>
    </w:p>
    <w:p w14:paraId="7FD64986" w14:textId="77777777" w:rsidR="008008C2" w:rsidRDefault="008008C2" w:rsidP="008008C2">
      <w:pPr>
        <w:rPr>
          <w:noProof/>
        </w:rPr>
      </w:pPr>
      <w:r w:rsidRPr="008C195D">
        <w:rPr>
          <w:noProof/>
        </w:rPr>
        <w:drawing>
          <wp:inline distT="0" distB="0" distL="0" distR="0" wp14:anchorId="4071F2E5" wp14:editId="6E800239">
            <wp:extent cx="9144000" cy="2568474"/>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144000" cy="2568474"/>
                    </a:xfrm>
                    <a:prstGeom prst="rect">
                      <a:avLst/>
                    </a:prstGeom>
                    <a:noFill/>
                    <a:ln>
                      <a:noFill/>
                    </a:ln>
                  </pic:spPr>
                </pic:pic>
              </a:graphicData>
            </a:graphic>
          </wp:inline>
        </w:drawing>
      </w:r>
    </w:p>
    <w:p w14:paraId="69C33684" w14:textId="77777777" w:rsidR="0090495A" w:rsidRDefault="0090495A" w:rsidP="008008C2">
      <w:pPr>
        <w:pStyle w:val="BodyCopy"/>
        <w:rPr>
          <w:b/>
        </w:rPr>
      </w:pPr>
      <w:bookmarkStart w:id="336" w:name="_Toc6822301"/>
      <w:bookmarkStart w:id="337" w:name="_Toc7530188"/>
      <w:bookmarkStart w:id="338" w:name="_Toc7530292"/>
      <w:bookmarkStart w:id="339" w:name="_Toc7593506"/>
    </w:p>
    <w:p w14:paraId="5EC435B3" w14:textId="77777777" w:rsidR="0090495A" w:rsidRDefault="0090495A" w:rsidP="008008C2">
      <w:pPr>
        <w:pStyle w:val="BodyCopy"/>
        <w:rPr>
          <w:b/>
        </w:rPr>
      </w:pPr>
    </w:p>
    <w:p w14:paraId="5ACF8E91" w14:textId="1922953E" w:rsidR="008008C2" w:rsidRPr="00736E58" w:rsidRDefault="008008C2" w:rsidP="008008C2">
      <w:pPr>
        <w:pStyle w:val="BodyCopy"/>
        <w:rPr>
          <w:b/>
        </w:rPr>
      </w:pPr>
      <w:r w:rsidRPr="00736E58">
        <w:rPr>
          <w:b/>
        </w:rPr>
        <w:lastRenderedPageBreak/>
        <w:t>Demand: Full Month-to-Month Breakdowns of Personal Account Openings by Region</w:t>
      </w:r>
      <w:bookmarkEnd w:id="336"/>
      <w:bookmarkEnd w:id="337"/>
      <w:bookmarkEnd w:id="338"/>
      <w:bookmarkEnd w:id="339"/>
    </w:p>
    <w:p w14:paraId="679D384D" w14:textId="77777777" w:rsidR="008008C2" w:rsidRDefault="008008C2" w:rsidP="008008C2">
      <w:r w:rsidRPr="00C32ACD">
        <w:rPr>
          <w:noProof/>
        </w:rPr>
        <w:drawing>
          <wp:inline distT="0" distB="0" distL="0" distR="0" wp14:anchorId="3FE2260A" wp14:editId="61DA25AC">
            <wp:extent cx="8113116" cy="2620891"/>
            <wp:effectExtent l="0" t="0" r="2540" b="8255"/>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113116" cy="2620891"/>
                    </a:xfrm>
                    <a:prstGeom prst="rect">
                      <a:avLst/>
                    </a:prstGeom>
                    <a:noFill/>
                    <a:ln>
                      <a:noFill/>
                    </a:ln>
                  </pic:spPr>
                </pic:pic>
              </a:graphicData>
            </a:graphic>
          </wp:inline>
        </w:drawing>
      </w:r>
    </w:p>
    <w:p w14:paraId="1585C3D5" w14:textId="77777777" w:rsidR="008008C2" w:rsidRDefault="008008C2" w:rsidP="008008C2">
      <w:r w:rsidRPr="00C32ACD">
        <w:rPr>
          <w:noProof/>
        </w:rPr>
        <w:drawing>
          <wp:inline distT="0" distB="0" distL="0" distR="0" wp14:anchorId="08E421BD" wp14:editId="32EEF281">
            <wp:extent cx="8118940" cy="2644188"/>
            <wp:effectExtent l="0" t="0" r="0" b="3810"/>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118940" cy="2644188"/>
                    </a:xfrm>
                    <a:prstGeom prst="rect">
                      <a:avLst/>
                    </a:prstGeom>
                    <a:noFill/>
                    <a:ln>
                      <a:noFill/>
                    </a:ln>
                  </pic:spPr>
                </pic:pic>
              </a:graphicData>
            </a:graphic>
          </wp:inline>
        </w:drawing>
      </w:r>
    </w:p>
    <w:p w14:paraId="09F29451" w14:textId="77777777" w:rsidR="0090495A" w:rsidRDefault="0090495A" w:rsidP="008008C2">
      <w:pPr>
        <w:pStyle w:val="BodyCopy"/>
        <w:rPr>
          <w:b/>
        </w:rPr>
      </w:pPr>
      <w:bookmarkStart w:id="340" w:name="_Toc6822302"/>
      <w:bookmarkStart w:id="341" w:name="_Toc7530189"/>
      <w:bookmarkStart w:id="342" w:name="_Toc7530293"/>
      <w:bookmarkStart w:id="343" w:name="_Toc7593507"/>
    </w:p>
    <w:p w14:paraId="47B67E65" w14:textId="2F1D1670" w:rsidR="008008C2" w:rsidRPr="00736E58" w:rsidRDefault="008008C2" w:rsidP="008008C2">
      <w:pPr>
        <w:pStyle w:val="BodyCopy"/>
        <w:rPr>
          <w:b/>
        </w:rPr>
      </w:pPr>
      <w:r w:rsidRPr="00736E58">
        <w:rPr>
          <w:b/>
        </w:rPr>
        <w:lastRenderedPageBreak/>
        <w:t>Demand: Full Month-to-Month Breakdowns of Non-Personal Account Openings by Region</w:t>
      </w:r>
      <w:bookmarkEnd w:id="340"/>
      <w:bookmarkEnd w:id="341"/>
      <w:bookmarkEnd w:id="342"/>
      <w:bookmarkEnd w:id="343"/>
    </w:p>
    <w:p w14:paraId="3F1BD57D" w14:textId="77777777" w:rsidR="008008C2" w:rsidRDefault="008008C2" w:rsidP="008008C2">
      <w:r w:rsidRPr="00B21074">
        <w:rPr>
          <w:noProof/>
        </w:rPr>
        <w:drawing>
          <wp:inline distT="0" distB="0" distL="0" distR="0" wp14:anchorId="13DA041A" wp14:editId="2DDC06A1">
            <wp:extent cx="8122595" cy="25044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8122595" cy="2504407"/>
                    </a:xfrm>
                    <a:prstGeom prst="rect">
                      <a:avLst/>
                    </a:prstGeom>
                    <a:noFill/>
                    <a:ln>
                      <a:noFill/>
                    </a:ln>
                  </pic:spPr>
                </pic:pic>
              </a:graphicData>
            </a:graphic>
          </wp:inline>
        </w:drawing>
      </w:r>
    </w:p>
    <w:p w14:paraId="29D9EC5C" w14:textId="77777777" w:rsidR="008008C2" w:rsidRDefault="008008C2" w:rsidP="008008C2">
      <w:pPr>
        <w:sectPr w:rsidR="008008C2" w:rsidSect="008008C2">
          <w:pgSz w:w="15840" w:h="12240" w:orient="landscape"/>
          <w:pgMar w:top="720" w:right="720" w:bottom="720" w:left="720" w:header="720" w:footer="576" w:gutter="0"/>
          <w:cols w:space="720"/>
          <w:docGrid w:linePitch="360"/>
        </w:sectPr>
      </w:pPr>
      <w:r w:rsidRPr="00B21074">
        <w:rPr>
          <w:noProof/>
        </w:rPr>
        <w:drawing>
          <wp:inline distT="0" distB="0" distL="0" distR="0" wp14:anchorId="6CF71644" wp14:editId="5E1E2F5A">
            <wp:extent cx="8124764" cy="27257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8129944" cy="2727503"/>
                    </a:xfrm>
                    <a:prstGeom prst="rect">
                      <a:avLst/>
                    </a:prstGeom>
                    <a:noFill/>
                    <a:ln>
                      <a:noFill/>
                    </a:ln>
                  </pic:spPr>
                </pic:pic>
              </a:graphicData>
            </a:graphic>
          </wp:inline>
        </w:drawing>
      </w:r>
      <w:r>
        <w:br w:type="page"/>
      </w:r>
    </w:p>
    <w:p w14:paraId="284D57FF" w14:textId="77777777" w:rsidR="008008C2" w:rsidRPr="00736E58" w:rsidRDefault="008008C2" w:rsidP="008008C2">
      <w:pPr>
        <w:pStyle w:val="BodyCopy"/>
        <w:rPr>
          <w:b/>
        </w:rPr>
      </w:pPr>
      <w:bookmarkStart w:id="344" w:name="_Toc6822303"/>
      <w:bookmarkStart w:id="345" w:name="_Toc7530190"/>
      <w:bookmarkStart w:id="346" w:name="_Toc7530294"/>
      <w:bookmarkStart w:id="347" w:name="_Toc7593508"/>
      <w:r w:rsidRPr="00736E58">
        <w:rPr>
          <w:b/>
        </w:rPr>
        <w:lastRenderedPageBreak/>
        <w:t>Demand: Full Branch Ranking of Personal and Non-Personal Account Openings in 2018</w:t>
      </w:r>
      <w:bookmarkEnd w:id="344"/>
      <w:bookmarkEnd w:id="345"/>
      <w:bookmarkEnd w:id="346"/>
      <w:bookmarkEnd w:id="347"/>
    </w:p>
    <w:p w14:paraId="3A358B8F" w14:textId="77777777" w:rsidR="008008C2" w:rsidRDefault="008008C2" w:rsidP="008008C2">
      <w:pPr>
        <w:rPr>
          <w:noProof/>
        </w:rPr>
        <w:sectPr w:rsidR="008008C2" w:rsidSect="008008C2">
          <w:pgSz w:w="12240" w:h="15840"/>
          <w:pgMar w:top="720" w:right="720" w:bottom="720" w:left="720" w:header="720" w:footer="576" w:gutter="0"/>
          <w:cols w:space="720"/>
          <w:docGrid w:linePitch="360"/>
        </w:sectPr>
      </w:pPr>
      <w:r w:rsidRPr="00B21074">
        <w:rPr>
          <w:noProof/>
        </w:rPr>
        <w:drawing>
          <wp:inline distT="0" distB="0" distL="0" distR="0" wp14:anchorId="470B8B41" wp14:editId="20EA043F">
            <wp:extent cx="2158259" cy="73909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62172" cy="7404315"/>
                    </a:xfrm>
                    <a:prstGeom prst="rect">
                      <a:avLst/>
                    </a:prstGeom>
                    <a:noFill/>
                    <a:ln>
                      <a:noFill/>
                    </a:ln>
                  </pic:spPr>
                </pic:pic>
              </a:graphicData>
            </a:graphic>
          </wp:inline>
        </w:drawing>
      </w:r>
      <w:r>
        <w:rPr>
          <w:noProof/>
        </w:rPr>
        <w:tab/>
      </w:r>
      <w:r w:rsidRPr="00035C97">
        <w:rPr>
          <w:noProof/>
        </w:rPr>
        <w:drawing>
          <wp:inline distT="0" distB="0" distL="0" distR="0" wp14:anchorId="4CB1B13D" wp14:editId="57E94E85">
            <wp:extent cx="2241969" cy="738509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243112" cy="7388854"/>
                    </a:xfrm>
                    <a:prstGeom prst="rect">
                      <a:avLst/>
                    </a:prstGeom>
                    <a:noFill/>
                    <a:ln>
                      <a:noFill/>
                    </a:ln>
                  </pic:spPr>
                </pic:pic>
              </a:graphicData>
            </a:graphic>
          </wp:inline>
        </w:drawing>
      </w:r>
    </w:p>
    <w:p w14:paraId="3337B016" w14:textId="77777777" w:rsidR="008008C2" w:rsidRPr="00736E58" w:rsidRDefault="008008C2" w:rsidP="008008C2">
      <w:pPr>
        <w:pStyle w:val="BodyCopy"/>
        <w:rPr>
          <w:b/>
        </w:rPr>
      </w:pPr>
      <w:bookmarkStart w:id="348" w:name="_Toc6822304"/>
      <w:bookmarkStart w:id="349" w:name="_Toc7530191"/>
      <w:bookmarkStart w:id="350" w:name="_Toc7530295"/>
      <w:bookmarkStart w:id="351" w:name="_Toc7593509"/>
      <w:r w:rsidRPr="00736E58">
        <w:rPr>
          <w:b/>
        </w:rPr>
        <w:lastRenderedPageBreak/>
        <w:t>Investment: Full Month-to-Month Breakdowns of Personal Account Openings by Region</w:t>
      </w:r>
      <w:bookmarkEnd w:id="348"/>
      <w:bookmarkEnd w:id="349"/>
      <w:bookmarkEnd w:id="350"/>
      <w:bookmarkEnd w:id="351"/>
    </w:p>
    <w:p w14:paraId="7A6B0C3D" w14:textId="77777777" w:rsidR="008008C2" w:rsidRDefault="008008C2" w:rsidP="008008C2">
      <w:pPr>
        <w:rPr>
          <w:noProof/>
        </w:rPr>
      </w:pPr>
      <w:r w:rsidRPr="00035C97">
        <w:rPr>
          <w:noProof/>
        </w:rPr>
        <w:drawing>
          <wp:inline distT="0" distB="0" distL="0" distR="0" wp14:anchorId="2C762A98" wp14:editId="4C4CE0BC">
            <wp:extent cx="8104539" cy="24985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8120784" cy="2503591"/>
                    </a:xfrm>
                    <a:prstGeom prst="rect">
                      <a:avLst/>
                    </a:prstGeom>
                    <a:noFill/>
                    <a:ln>
                      <a:noFill/>
                    </a:ln>
                  </pic:spPr>
                </pic:pic>
              </a:graphicData>
            </a:graphic>
          </wp:inline>
        </w:drawing>
      </w:r>
    </w:p>
    <w:p w14:paraId="77C16E9A" w14:textId="77777777" w:rsidR="008008C2" w:rsidRDefault="008008C2" w:rsidP="008008C2">
      <w:pPr>
        <w:rPr>
          <w:noProof/>
        </w:rPr>
      </w:pPr>
      <w:r w:rsidRPr="00035C97">
        <w:rPr>
          <w:noProof/>
        </w:rPr>
        <w:drawing>
          <wp:inline distT="0" distB="0" distL="0" distR="0" wp14:anchorId="3C566C21" wp14:editId="5A7F140A">
            <wp:extent cx="8117448" cy="27315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8122620" cy="2733292"/>
                    </a:xfrm>
                    <a:prstGeom prst="rect">
                      <a:avLst/>
                    </a:prstGeom>
                    <a:noFill/>
                    <a:ln>
                      <a:noFill/>
                    </a:ln>
                  </pic:spPr>
                </pic:pic>
              </a:graphicData>
            </a:graphic>
          </wp:inline>
        </w:drawing>
      </w:r>
    </w:p>
    <w:p w14:paraId="45F66DED" w14:textId="77777777" w:rsidR="0090495A" w:rsidRDefault="0090495A" w:rsidP="008008C2">
      <w:pPr>
        <w:pStyle w:val="BodyCopy"/>
        <w:rPr>
          <w:b/>
        </w:rPr>
      </w:pPr>
      <w:bookmarkStart w:id="352" w:name="_Toc6822305"/>
      <w:bookmarkStart w:id="353" w:name="_Toc7530192"/>
      <w:bookmarkStart w:id="354" w:name="_Toc7530296"/>
      <w:bookmarkStart w:id="355" w:name="_Toc7593510"/>
    </w:p>
    <w:p w14:paraId="52BD0042" w14:textId="4D18A81E" w:rsidR="008008C2" w:rsidRPr="00736E58" w:rsidRDefault="008008C2" w:rsidP="008008C2">
      <w:pPr>
        <w:pStyle w:val="BodyCopy"/>
        <w:rPr>
          <w:b/>
        </w:rPr>
      </w:pPr>
      <w:r w:rsidRPr="00736E58">
        <w:rPr>
          <w:b/>
        </w:rPr>
        <w:lastRenderedPageBreak/>
        <w:t>Investment: Full Month-to-Month Breakdowns of Non-Personal Account Openings by Region</w:t>
      </w:r>
      <w:bookmarkEnd w:id="352"/>
      <w:bookmarkEnd w:id="353"/>
      <w:bookmarkEnd w:id="354"/>
      <w:bookmarkEnd w:id="355"/>
    </w:p>
    <w:p w14:paraId="37BFB6A0" w14:textId="77777777" w:rsidR="008008C2" w:rsidRDefault="008008C2" w:rsidP="008008C2">
      <w:pPr>
        <w:rPr>
          <w:noProof/>
        </w:rPr>
      </w:pPr>
      <w:r w:rsidRPr="00035C97">
        <w:rPr>
          <w:noProof/>
        </w:rPr>
        <w:drawing>
          <wp:inline distT="0" distB="0" distL="0" distR="0" wp14:anchorId="5830AC9B" wp14:editId="5E5AA281">
            <wp:extent cx="8107292" cy="2481110"/>
            <wp:effectExtent l="0" t="0" r="825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8116584" cy="2483954"/>
                    </a:xfrm>
                    <a:prstGeom prst="rect">
                      <a:avLst/>
                    </a:prstGeom>
                    <a:noFill/>
                    <a:ln>
                      <a:noFill/>
                    </a:ln>
                  </pic:spPr>
                </pic:pic>
              </a:graphicData>
            </a:graphic>
          </wp:inline>
        </w:drawing>
      </w:r>
    </w:p>
    <w:p w14:paraId="50CDD903" w14:textId="77777777" w:rsidR="008008C2" w:rsidRDefault="008008C2" w:rsidP="008008C2">
      <w:pPr>
        <w:rPr>
          <w:b/>
          <w:noProof/>
        </w:rPr>
      </w:pPr>
      <w:r w:rsidRPr="00035C97">
        <w:rPr>
          <w:noProof/>
        </w:rPr>
        <w:drawing>
          <wp:inline distT="0" distB="0" distL="0" distR="0" wp14:anchorId="561913CA" wp14:editId="1B191FED">
            <wp:extent cx="8113116" cy="2719903"/>
            <wp:effectExtent l="0" t="0" r="2540" b="4445"/>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8113911" cy="2720170"/>
                    </a:xfrm>
                    <a:prstGeom prst="rect">
                      <a:avLst/>
                    </a:prstGeom>
                    <a:noFill/>
                    <a:ln>
                      <a:noFill/>
                    </a:ln>
                  </pic:spPr>
                </pic:pic>
              </a:graphicData>
            </a:graphic>
          </wp:inline>
        </w:drawing>
      </w:r>
    </w:p>
    <w:p w14:paraId="040B2D79" w14:textId="77777777" w:rsidR="008008C2" w:rsidRDefault="008008C2" w:rsidP="008008C2">
      <w:pPr>
        <w:sectPr w:rsidR="008008C2" w:rsidSect="008008C2">
          <w:pgSz w:w="15840" w:h="12240" w:orient="landscape"/>
          <w:pgMar w:top="720" w:right="720" w:bottom="720" w:left="720" w:header="720" w:footer="576" w:gutter="0"/>
          <w:cols w:space="720"/>
          <w:docGrid w:linePitch="360"/>
        </w:sectPr>
      </w:pPr>
    </w:p>
    <w:p w14:paraId="3BDC2538" w14:textId="77777777" w:rsidR="008008C2" w:rsidRPr="00736E58" w:rsidRDefault="008008C2" w:rsidP="008008C2">
      <w:pPr>
        <w:pStyle w:val="BodyCopy"/>
        <w:rPr>
          <w:b/>
        </w:rPr>
      </w:pPr>
      <w:bookmarkStart w:id="356" w:name="_Toc6822306"/>
      <w:bookmarkStart w:id="357" w:name="_Toc7530193"/>
      <w:bookmarkStart w:id="358" w:name="_Toc7530297"/>
      <w:bookmarkStart w:id="359" w:name="_Toc7593511"/>
      <w:r w:rsidRPr="00736E58">
        <w:rPr>
          <w:b/>
        </w:rPr>
        <w:lastRenderedPageBreak/>
        <w:t>Investment: Full Branch Ranking of Personal and Non-Personal Account Openings in 2018</w:t>
      </w:r>
      <w:bookmarkEnd w:id="356"/>
      <w:bookmarkEnd w:id="357"/>
      <w:bookmarkEnd w:id="358"/>
      <w:bookmarkEnd w:id="359"/>
    </w:p>
    <w:p w14:paraId="078C99E8" w14:textId="77777777" w:rsidR="008008C2" w:rsidRDefault="008008C2" w:rsidP="008008C2">
      <w:pPr>
        <w:rPr>
          <w:b/>
          <w:noProof/>
        </w:rPr>
        <w:sectPr w:rsidR="008008C2" w:rsidSect="008008C2">
          <w:pgSz w:w="12240" w:h="15840"/>
          <w:pgMar w:top="720" w:right="720" w:bottom="720" w:left="720" w:header="720" w:footer="576" w:gutter="0"/>
          <w:cols w:space="720"/>
          <w:docGrid w:linePitch="360"/>
        </w:sectPr>
      </w:pPr>
      <w:r w:rsidRPr="00226409">
        <w:rPr>
          <w:noProof/>
        </w:rPr>
        <w:drawing>
          <wp:inline distT="0" distB="0" distL="0" distR="0" wp14:anchorId="2DEA7E06" wp14:editId="17F16521">
            <wp:extent cx="2160406" cy="7541258"/>
            <wp:effectExtent l="0" t="0" r="0" b="3175"/>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160761" cy="7542497"/>
                    </a:xfrm>
                    <a:prstGeom prst="rect">
                      <a:avLst/>
                    </a:prstGeom>
                    <a:noFill/>
                    <a:ln>
                      <a:noFill/>
                    </a:ln>
                  </pic:spPr>
                </pic:pic>
              </a:graphicData>
            </a:graphic>
          </wp:inline>
        </w:drawing>
      </w:r>
      <w:r>
        <w:rPr>
          <w:b/>
          <w:noProof/>
        </w:rPr>
        <w:tab/>
      </w:r>
      <w:r w:rsidRPr="00226409">
        <w:rPr>
          <w:noProof/>
        </w:rPr>
        <w:drawing>
          <wp:inline distT="0" distB="0" distL="0" distR="0" wp14:anchorId="22C15844" wp14:editId="6E63E1CC">
            <wp:extent cx="2095485" cy="7542344"/>
            <wp:effectExtent l="0" t="0" r="635" b="1905"/>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095527" cy="7542495"/>
                    </a:xfrm>
                    <a:prstGeom prst="rect">
                      <a:avLst/>
                    </a:prstGeom>
                    <a:noFill/>
                    <a:ln>
                      <a:noFill/>
                    </a:ln>
                  </pic:spPr>
                </pic:pic>
              </a:graphicData>
            </a:graphic>
          </wp:inline>
        </w:drawing>
      </w:r>
    </w:p>
    <w:p w14:paraId="37F9147A" w14:textId="77777777" w:rsidR="008008C2" w:rsidRPr="00736E58" w:rsidRDefault="008008C2" w:rsidP="008008C2">
      <w:pPr>
        <w:pStyle w:val="BodyCopy"/>
        <w:rPr>
          <w:b/>
        </w:rPr>
      </w:pPr>
      <w:bookmarkStart w:id="360" w:name="_Toc6822307"/>
      <w:bookmarkStart w:id="361" w:name="_Toc7530194"/>
      <w:bookmarkStart w:id="362" w:name="_Toc7530298"/>
      <w:bookmarkStart w:id="363" w:name="_Toc7593512"/>
      <w:r w:rsidRPr="00736E58">
        <w:rPr>
          <w:b/>
        </w:rPr>
        <w:lastRenderedPageBreak/>
        <w:t>Credit: Full Month-to-Month Breakdowns of Personal Account Openings by Region</w:t>
      </w:r>
      <w:bookmarkEnd w:id="360"/>
      <w:bookmarkEnd w:id="361"/>
      <w:bookmarkEnd w:id="362"/>
      <w:bookmarkEnd w:id="363"/>
    </w:p>
    <w:p w14:paraId="699352D3" w14:textId="77777777" w:rsidR="008008C2" w:rsidRDefault="008008C2" w:rsidP="008008C2">
      <w:pPr>
        <w:rPr>
          <w:noProof/>
        </w:rPr>
      </w:pPr>
      <w:r w:rsidRPr="00226409">
        <w:rPr>
          <w:noProof/>
        </w:rPr>
        <w:drawing>
          <wp:inline distT="0" distB="0" distL="0" distR="0" wp14:anchorId="08DA38B0" wp14:editId="36BD68DE">
            <wp:extent cx="8113116" cy="2498583"/>
            <wp:effectExtent l="0" t="0" r="2540"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8120418" cy="2500832"/>
                    </a:xfrm>
                    <a:prstGeom prst="rect">
                      <a:avLst/>
                    </a:prstGeom>
                    <a:noFill/>
                    <a:ln>
                      <a:noFill/>
                    </a:ln>
                  </pic:spPr>
                </pic:pic>
              </a:graphicData>
            </a:graphic>
          </wp:inline>
        </w:drawing>
      </w:r>
    </w:p>
    <w:p w14:paraId="53DD65EE" w14:textId="77777777" w:rsidR="008008C2" w:rsidRDefault="008008C2" w:rsidP="008008C2">
      <w:pPr>
        <w:rPr>
          <w:noProof/>
        </w:rPr>
      </w:pPr>
      <w:r w:rsidRPr="00226409">
        <w:rPr>
          <w:noProof/>
        </w:rPr>
        <w:drawing>
          <wp:inline distT="0" distB="0" distL="0" distR="0" wp14:anchorId="1B6CD794" wp14:editId="399714D2">
            <wp:extent cx="8122761" cy="2737376"/>
            <wp:effectExtent l="0" t="0" r="0" b="6350"/>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122761" cy="2737376"/>
                    </a:xfrm>
                    <a:prstGeom prst="rect">
                      <a:avLst/>
                    </a:prstGeom>
                    <a:noFill/>
                    <a:ln>
                      <a:noFill/>
                    </a:ln>
                  </pic:spPr>
                </pic:pic>
              </a:graphicData>
            </a:graphic>
          </wp:inline>
        </w:drawing>
      </w:r>
    </w:p>
    <w:p w14:paraId="2B9754EB" w14:textId="77777777" w:rsidR="0090495A" w:rsidRDefault="0090495A" w:rsidP="008008C2">
      <w:pPr>
        <w:pStyle w:val="BodyCopy"/>
        <w:rPr>
          <w:b/>
        </w:rPr>
      </w:pPr>
      <w:bookmarkStart w:id="364" w:name="_Toc6822308"/>
      <w:bookmarkStart w:id="365" w:name="_Toc7530195"/>
      <w:bookmarkStart w:id="366" w:name="_Toc7530299"/>
      <w:bookmarkStart w:id="367" w:name="_Toc7593513"/>
    </w:p>
    <w:p w14:paraId="6F9C5046" w14:textId="71C4F27B" w:rsidR="008008C2" w:rsidRPr="00736E58" w:rsidRDefault="008008C2" w:rsidP="008008C2">
      <w:pPr>
        <w:pStyle w:val="BodyCopy"/>
        <w:rPr>
          <w:b/>
        </w:rPr>
      </w:pPr>
      <w:r w:rsidRPr="00736E58">
        <w:rPr>
          <w:b/>
        </w:rPr>
        <w:lastRenderedPageBreak/>
        <w:t>Credit: Full Month-to-Month Breakdowns of Non-Personal Account Openings by Region</w:t>
      </w:r>
      <w:bookmarkEnd w:id="364"/>
      <w:bookmarkEnd w:id="365"/>
      <w:bookmarkEnd w:id="366"/>
      <w:bookmarkEnd w:id="367"/>
    </w:p>
    <w:p w14:paraId="5AC06E16" w14:textId="77777777" w:rsidR="008008C2" w:rsidRDefault="008008C2" w:rsidP="008008C2">
      <w:pPr>
        <w:rPr>
          <w:noProof/>
        </w:rPr>
      </w:pPr>
      <w:r w:rsidRPr="004273E3">
        <w:rPr>
          <w:noProof/>
        </w:rPr>
        <w:drawing>
          <wp:inline distT="0" distB="0" distL="0" distR="0" wp14:anchorId="74067DC6" wp14:editId="38140BB1">
            <wp:extent cx="8105652" cy="2620891"/>
            <wp:effectExtent l="0" t="0" r="0" b="8255"/>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8117134" cy="2624603"/>
                    </a:xfrm>
                    <a:prstGeom prst="rect">
                      <a:avLst/>
                    </a:prstGeom>
                    <a:noFill/>
                    <a:ln>
                      <a:noFill/>
                    </a:ln>
                  </pic:spPr>
                </pic:pic>
              </a:graphicData>
            </a:graphic>
          </wp:inline>
        </w:drawing>
      </w:r>
    </w:p>
    <w:p w14:paraId="234C281F" w14:textId="77777777" w:rsidR="008008C2" w:rsidRDefault="008008C2" w:rsidP="008008C2">
      <w:pPr>
        <w:sectPr w:rsidR="008008C2" w:rsidSect="008008C2">
          <w:pgSz w:w="15840" w:h="12240" w:orient="landscape"/>
          <w:pgMar w:top="720" w:right="720" w:bottom="720" w:left="720" w:header="720" w:footer="576" w:gutter="0"/>
          <w:cols w:space="720"/>
          <w:docGrid w:linePitch="360"/>
        </w:sectPr>
      </w:pPr>
      <w:r w:rsidRPr="004273E3">
        <w:rPr>
          <w:noProof/>
        </w:rPr>
        <w:drawing>
          <wp:inline distT="0" distB="0" distL="0" distR="0" wp14:anchorId="74115B64" wp14:editId="58EC0037">
            <wp:extent cx="8118940" cy="2585946"/>
            <wp:effectExtent l="0" t="0" r="0" b="508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131628" cy="2589987"/>
                    </a:xfrm>
                    <a:prstGeom prst="rect">
                      <a:avLst/>
                    </a:prstGeom>
                    <a:noFill/>
                    <a:ln>
                      <a:noFill/>
                    </a:ln>
                  </pic:spPr>
                </pic:pic>
              </a:graphicData>
            </a:graphic>
          </wp:inline>
        </w:drawing>
      </w:r>
    </w:p>
    <w:p w14:paraId="3BABF6D8" w14:textId="77777777" w:rsidR="008008C2" w:rsidRDefault="008008C2" w:rsidP="008008C2">
      <w:pPr>
        <w:pStyle w:val="Heading3"/>
      </w:pPr>
      <w:bookmarkStart w:id="368" w:name="_Toc6822309"/>
      <w:bookmarkStart w:id="369" w:name="_Toc7530196"/>
      <w:bookmarkStart w:id="370" w:name="_Toc7530300"/>
      <w:bookmarkStart w:id="371" w:name="_Toc7593514"/>
      <w:bookmarkStart w:id="372" w:name="_Toc17457020"/>
      <w:bookmarkStart w:id="373" w:name="_Toc17897906"/>
      <w:bookmarkStart w:id="374" w:name="_Toc19697992"/>
      <w:bookmarkStart w:id="375" w:name="_Toc19698200"/>
      <w:r>
        <w:lastRenderedPageBreak/>
        <w:t>Credit: Full Branch Ranking of Personal and Non-Personal Account Openings</w:t>
      </w:r>
      <w:r w:rsidRPr="00576736">
        <w:t xml:space="preserve"> </w:t>
      </w:r>
      <w:r>
        <w:t>in 2018</w:t>
      </w:r>
      <w:bookmarkEnd w:id="368"/>
      <w:bookmarkEnd w:id="369"/>
      <w:bookmarkEnd w:id="370"/>
      <w:bookmarkEnd w:id="371"/>
      <w:bookmarkEnd w:id="372"/>
      <w:bookmarkEnd w:id="373"/>
      <w:bookmarkEnd w:id="374"/>
      <w:bookmarkEnd w:id="375"/>
    </w:p>
    <w:p w14:paraId="4F297E2E" w14:textId="77777777" w:rsidR="008008C2" w:rsidRPr="0076064D" w:rsidRDefault="008008C2" w:rsidP="008008C2">
      <w:r w:rsidRPr="00A71812">
        <w:rPr>
          <w:noProof/>
        </w:rPr>
        <w:drawing>
          <wp:inline distT="0" distB="0" distL="0" distR="0" wp14:anchorId="70D1259B" wp14:editId="229C8D2B">
            <wp:extent cx="2078887" cy="7606410"/>
            <wp:effectExtent l="0" t="0" r="0" b="0"/>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078911" cy="7606497"/>
                    </a:xfrm>
                    <a:prstGeom prst="rect">
                      <a:avLst/>
                    </a:prstGeom>
                    <a:noFill/>
                    <a:ln>
                      <a:noFill/>
                    </a:ln>
                  </pic:spPr>
                </pic:pic>
              </a:graphicData>
            </a:graphic>
          </wp:inline>
        </w:drawing>
      </w:r>
      <w:r>
        <w:rPr>
          <w:noProof/>
        </w:rPr>
        <w:tab/>
      </w:r>
      <w:r w:rsidRPr="00A71812">
        <w:rPr>
          <w:noProof/>
        </w:rPr>
        <w:drawing>
          <wp:inline distT="0" distB="0" distL="0" distR="0" wp14:anchorId="6AE066C9" wp14:editId="3DD427C1">
            <wp:extent cx="2221187" cy="7606411"/>
            <wp:effectExtent l="0" t="0" r="8255"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221232" cy="7606564"/>
                    </a:xfrm>
                    <a:prstGeom prst="rect">
                      <a:avLst/>
                    </a:prstGeom>
                    <a:noFill/>
                    <a:ln>
                      <a:noFill/>
                    </a:ln>
                  </pic:spPr>
                </pic:pic>
              </a:graphicData>
            </a:graphic>
          </wp:inline>
        </w:drawing>
      </w:r>
    </w:p>
    <w:p w14:paraId="01AB4497" w14:textId="77777777" w:rsidR="008008C2" w:rsidRPr="008008C2" w:rsidRDefault="008008C2" w:rsidP="008008C2"/>
    <w:sectPr w:rsidR="008008C2" w:rsidRPr="008008C2" w:rsidSect="005A513D">
      <w:type w:val="continuous"/>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44" w:author="Sarah Barbour" w:date="2019-10-16T11:25:00Z" w:initials="SB">
    <w:p w14:paraId="314539EF" w14:textId="739C1851" w:rsidR="00773B88" w:rsidRDefault="00773B88">
      <w:pPr>
        <w:pStyle w:val="CommentText"/>
      </w:pPr>
      <w:r>
        <w:rPr>
          <w:rStyle w:val="CommentReference"/>
        </w:rPr>
        <w:annotationRef/>
      </w:r>
      <w:r>
        <w:t>Link to ops</w:t>
      </w:r>
    </w:p>
  </w:comment>
  <w:comment w:id="58" w:author="Sarah Barbour" w:date="2019-10-16T14:06:00Z" w:initials="SB">
    <w:p w14:paraId="30B6ECBA" w14:textId="53E4DE91" w:rsidR="003341D6" w:rsidRDefault="003341D6">
      <w:pPr>
        <w:pStyle w:val="CommentText"/>
      </w:pPr>
      <w:r>
        <w:rPr>
          <w:rStyle w:val="CommentReference"/>
        </w:rPr>
        <w:annotationRef/>
      </w:r>
      <w:r>
        <w:t>There is a hyperlink here – tough to see in Track Changes format.</w:t>
      </w:r>
    </w:p>
  </w:comment>
  <w:comment w:id="76" w:author="Sarah Barbour" w:date="2019-10-16T14:03:00Z" w:initials="SB">
    <w:p w14:paraId="36D1379E" w14:textId="2FAFBEF9" w:rsidR="00840D40" w:rsidRDefault="00840D40">
      <w:pPr>
        <w:pStyle w:val="CommentText"/>
      </w:pPr>
      <w:r>
        <w:rPr>
          <w:rStyle w:val="CommentReference"/>
        </w:rPr>
        <w:annotationRef/>
      </w:r>
      <w:r>
        <w:t>I’ve run this section past Stacy and incorporated his feedback.</w:t>
      </w:r>
    </w:p>
  </w:comment>
  <w:comment w:id="89" w:author="Sarah Barbour" w:date="2019-10-15T17:54:00Z" w:initials="SB">
    <w:p w14:paraId="5565F2E5" w14:textId="28EB3979" w:rsidR="00773B88" w:rsidRDefault="00773B88">
      <w:pPr>
        <w:pStyle w:val="CommentText"/>
      </w:pPr>
      <w:r>
        <w:rPr>
          <w:rStyle w:val="CommentReference"/>
        </w:rPr>
        <w:annotationRef/>
      </w:r>
      <w:r>
        <w:t>Confirm with Stacy</w:t>
      </w:r>
    </w:p>
  </w:comment>
  <w:comment w:id="101" w:author="Sarah Barbour" w:date="2019-10-16T14:20:00Z" w:initials="SB">
    <w:p w14:paraId="1AF9359D" w14:textId="0DA37F52" w:rsidR="00C54F10" w:rsidRDefault="00C54F10">
      <w:pPr>
        <w:pStyle w:val="CommentText"/>
      </w:pPr>
      <w:r>
        <w:rPr>
          <w:rStyle w:val="CommentReference"/>
        </w:rPr>
        <w:annotationRef/>
      </w:r>
      <w:r>
        <w:t>There is a hyperlink to the Ops manual here – tough to see in Track Changes mode.</w:t>
      </w:r>
    </w:p>
  </w:comment>
  <w:comment w:id="106" w:author="Sarah Barbour" w:date="2019-10-15T17:54:00Z" w:initials="SB">
    <w:p w14:paraId="17EEC667" w14:textId="0675ED4B" w:rsidR="00773B88" w:rsidRDefault="00773B88">
      <w:pPr>
        <w:pStyle w:val="CommentText"/>
      </w:pPr>
      <w:r>
        <w:rPr>
          <w:rStyle w:val="CommentReference"/>
        </w:rPr>
        <w:annotationRef/>
      </w:r>
      <w:r w:rsidR="003341D6">
        <w:t xml:space="preserve">Vlad’s question: </w:t>
      </w:r>
      <w:r>
        <w:t>Are these the same changes that are expected to be validated by the authorizations?</w:t>
      </w:r>
    </w:p>
    <w:p w14:paraId="751D0ED0" w14:textId="55853374" w:rsidR="003341D6" w:rsidRDefault="003341D6">
      <w:pPr>
        <w:pStyle w:val="CommentText"/>
      </w:pPr>
      <w:r>
        <w:t>Sarah’s answer: No. There are no authorizations required to open a CIF unless there is a need to open one that is flagged as Duplicate. This is referring to changes.</w:t>
      </w:r>
    </w:p>
  </w:comment>
  <w:comment w:id="122" w:author="Sarah Barbour" w:date="2019-10-15T17:54:00Z" w:initials="SB">
    <w:p w14:paraId="43C5B4E9" w14:textId="4A83E04D" w:rsidR="00773B88" w:rsidRDefault="00773B88">
      <w:pPr>
        <w:pStyle w:val="CommentText"/>
      </w:pPr>
      <w:r>
        <w:rPr>
          <w:rStyle w:val="CommentReference"/>
        </w:rPr>
        <w:annotationRef/>
      </w:r>
      <w:r>
        <w:t>Confirm with Chris that someone would have to put in and authorize a dummy SIN</w:t>
      </w:r>
    </w:p>
  </w:comment>
  <w:comment w:id="250" w:author="Sarah Barbour" w:date="2019-05-09T15:00:00Z" w:initials="SB">
    <w:p w14:paraId="0F05DEF9" w14:textId="77777777" w:rsidR="00773B88" w:rsidRDefault="00773B88" w:rsidP="008008C2">
      <w:pPr>
        <w:pStyle w:val="CommentText"/>
      </w:pPr>
      <w:r>
        <w:rPr>
          <w:rStyle w:val="CommentReference"/>
        </w:rPr>
        <w:annotationRef/>
      </w:r>
      <w:r>
        <w:t>Validate AML inconsistencies with RC.</w:t>
      </w:r>
    </w:p>
  </w:comment>
  <w:comment w:id="284" w:author="Sarah Barbour" w:date="2019-05-09T15:00:00Z" w:initials="SB">
    <w:p w14:paraId="6F47B159" w14:textId="77777777" w:rsidR="00773B88" w:rsidRDefault="00773B88" w:rsidP="008008C2">
      <w:pPr>
        <w:pStyle w:val="CommentText"/>
      </w:pPr>
      <w:r>
        <w:rPr>
          <w:rStyle w:val="CommentReference"/>
        </w:rPr>
        <w:annotationRef/>
      </w:r>
      <w:r>
        <w:t>Qualify when a new product is provided. Include info discovered about rollovers, incorrect processes followed.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4539EF" w15:done="0"/>
  <w15:commentEx w15:paraId="30B6ECBA" w15:done="0"/>
  <w15:commentEx w15:paraId="36D1379E" w15:done="0"/>
  <w15:commentEx w15:paraId="5565F2E5" w15:done="0"/>
  <w15:commentEx w15:paraId="1AF9359D" w15:done="0"/>
  <w15:commentEx w15:paraId="751D0ED0" w15:done="0"/>
  <w15:commentEx w15:paraId="43C5B4E9" w15:done="0"/>
  <w15:commentEx w15:paraId="0F05DEF9" w15:done="0"/>
  <w15:commentEx w15:paraId="6F47B15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F4E54A" w14:textId="77777777" w:rsidR="00773B88" w:rsidRDefault="00773B88" w:rsidP="00F621C6">
      <w:pPr>
        <w:spacing w:after="0" w:line="240" w:lineRule="auto"/>
      </w:pPr>
      <w:r>
        <w:separator/>
      </w:r>
    </w:p>
    <w:p w14:paraId="470D2B2A" w14:textId="77777777" w:rsidR="00773B88" w:rsidRDefault="00773B88"/>
    <w:p w14:paraId="5F3DB795" w14:textId="77777777" w:rsidR="00773B88" w:rsidRDefault="00773B88"/>
  </w:endnote>
  <w:endnote w:type="continuationSeparator" w:id="0">
    <w:p w14:paraId="12D1E5C4" w14:textId="77777777" w:rsidR="00773B88" w:rsidRDefault="00773B88" w:rsidP="00F621C6">
      <w:pPr>
        <w:spacing w:after="0" w:line="240" w:lineRule="auto"/>
      </w:pPr>
      <w:r>
        <w:continuationSeparator/>
      </w:r>
    </w:p>
    <w:p w14:paraId="1968463B" w14:textId="77777777" w:rsidR="00773B88" w:rsidRDefault="00773B88"/>
    <w:p w14:paraId="505AF77C" w14:textId="77777777" w:rsidR="00773B88" w:rsidRDefault="00773B88"/>
  </w:endnote>
  <w:endnote w:type="continuationNotice" w:id="1">
    <w:p w14:paraId="2AA324E5" w14:textId="77777777" w:rsidR="00773B88" w:rsidRDefault="00773B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A5AE3" w14:textId="77777777" w:rsidR="00773B88" w:rsidRDefault="00773B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2EDD71" w14:textId="77777777" w:rsidR="00773B88" w:rsidRDefault="00773B88" w:rsidP="00EF3F25">
    <w:pPr>
      <w:jc w:val="right"/>
    </w:pPr>
    <w:r>
      <w:rPr>
        <w:noProof/>
      </w:rPr>
      <w:drawing>
        <wp:anchor distT="0" distB="0" distL="114300" distR="114300" simplePos="0" relativeHeight="251658246" behindDoc="0" locked="0" layoutInCell="1" allowOverlap="1" wp14:anchorId="1237453E" wp14:editId="6D680914">
          <wp:simplePos x="0" y="0"/>
          <wp:positionH relativeFrom="column">
            <wp:posOffset>5143500</wp:posOffset>
          </wp:positionH>
          <wp:positionV relativeFrom="paragraph">
            <wp:posOffset>-1338531</wp:posOffset>
          </wp:positionV>
          <wp:extent cx="1263748" cy="1564126"/>
          <wp:effectExtent l="0" t="0" r="0" b="0"/>
          <wp:wrapNone/>
          <wp:docPr id="575" name="Picture 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68431" cy="156992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0" locked="0" layoutInCell="1" allowOverlap="1" wp14:anchorId="4B312EE3" wp14:editId="38E0A696">
          <wp:simplePos x="0" y="0"/>
          <wp:positionH relativeFrom="column">
            <wp:posOffset>5245100</wp:posOffset>
          </wp:positionH>
          <wp:positionV relativeFrom="paragraph">
            <wp:posOffset>-1378585</wp:posOffset>
          </wp:positionV>
          <wp:extent cx="1156335" cy="1517650"/>
          <wp:effectExtent l="0" t="0" r="5715" b="6350"/>
          <wp:wrapSquare wrapText="bothSides"/>
          <wp:docPr id="579" name="Picture 579"/>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cstate="print">
                    <a:extLst>
                      <a:ext uri="{28A0092B-C50C-407E-A947-70E740481C1C}">
                        <a14:useLocalDpi xmlns:a14="http://schemas.microsoft.com/office/drawing/2010/main" val="0"/>
                      </a:ext>
                    </a:extLst>
                  </a:blip>
                  <a:stretch>
                    <a:fillRect/>
                  </a:stretch>
                </pic:blipFill>
                <pic:spPr>
                  <a:xfrm>
                    <a:off x="0" y="0"/>
                    <a:ext cx="1156335" cy="1517650"/>
                  </a:xfrm>
                  <a:prstGeom prst="rect">
                    <a:avLst/>
                  </a:prstGeom>
                </pic:spPr>
              </pic:pic>
            </a:graphicData>
          </a:graphic>
          <wp14:sizeRelH relativeFrom="page">
            <wp14:pctWidth>0</wp14:pctWidth>
          </wp14:sizeRelH>
          <wp14:sizeRelV relativeFrom="page">
            <wp14:pctHeight>0</wp14:pctHeight>
          </wp14:sizeRelV>
        </wp:anchor>
      </w:drawing>
    </w:r>
    <w:r w:rsidRPr="00877E78">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6B6358" w14:textId="77777777" w:rsidR="00773B88" w:rsidRDefault="00773B88" w:rsidP="00B13605">
    <w:pPr>
      <w:jc w:val="right"/>
    </w:pPr>
    <w:r>
      <w:rPr>
        <w:noProof/>
      </w:rPr>
      <w:drawing>
        <wp:inline distT="0" distB="0" distL="0" distR="0" wp14:anchorId="3D660A6A" wp14:editId="0EAA4E77">
          <wp:extent cx="914400" cy="1310005"/>
          <wp:effectExtent l="0" t="0" r="0" b="0"/>
          <wp:docPr id="5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7F0852" w14:textId="77777777" w:rsidR="00773B88" w:rsidRDefault="00773B88" w:rsidP="008771E9">
    <w:pPr>
      <w:tabs>
        <w:tab w:val="left" w:pos="4040"/>
        <w:tab w:val="right" w:pos="13680"/>
      </w:tabs>
    </w:pPr>
    <w:r>
      <w:tab/>
    </w:r>
    <w:r>
      <w:tab/>
    </w:r>
    <w:r>
      <w:tab/>
    </w:r>
    <w:r>
      <w:tab/>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009001" w14:textId="2E99299A" w:rsidR="00773B88" w:rsidRPr="00DC3980" w:rsidRDefault="00773B88" w:rsidP="00793F43">
    <w:pPr>
      <w:tabs>
        <w:tab w:val="center" w:pos="5040"/>
        <w:tab w:val="right" w:pos="10080"/>
      </w:tabs>
      <w:spacing w:before="360"/>
      <w:rPr>
        <w:i/>
        <w:sz w:val="16"/>
        <w:szCs w:val="16"/>
      </w:rPr>
    </w:pPr>
    <w:r w:rsidRPr="005B17A1">
      <w:rPr>
        <w:b/>
        <w:noProof/>
        <w:color w:val="0097A9"/>
        <w:sz w:val="16"/>
        <w:szCs w:val="16"/>
      </w:rPr>
      <mc:AlternateContent>
        <mc:Choice Requires="wps">
          <w:drawing>
            <wp:anchor distT="0" distB="0" distL="114300" distR="114300" simplePos="0" relativeHeight="251658241" behindDoc="0" locked="0" layoutInCell="1" allowOverlap="1" wp14:anchorId="306476CD" wp14:editId="192E5C3C">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FE5D830" w14:textId="77777777" w:rsidR="00773B88" w:rsidRDefault="00773B88"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6476CD" id="_x0000_t202" coordsize="21600,21600" o:spt="202" path="m,l,21600r21600,l21600,xe">
              <v:stroke joinstyle="miter"/>
              <v:path gradientshapeok="t" o:connecttype="rect"/>
            </v:shapetype>
            <v:shape id="_x0000_s1043" type="#_x0000_t202" style="position:absolute;margin-left:489.75pt;margin-top:17.75pt;width:14.3pt;height:16.7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" filled="f" stroked="f">
              <v:textbox inset="0,0,0,0">
                <w:txbxContent>
                  <w:p w14:paraId="6FE5D830" w14:textId="77777777" w:rsidR="00773B88" w:rsidRDefault="00773B88" w:rsidP="00793F43">
                    <w:pPr>
                      <w:jc w:val="right"/>
                    </w:pPr>
                  </w:p>
                </w:txbxContent>
              </v:textbox>
            </v:shape>
          </w:pict>
        </mc:Fallback>
      </mc:AlternateContent>
    </w:r>
    <w:r w:rsidRPr="005B17A1">
      <w:rPr>
        <w:b/>
        <w:color w:val="0097A9"/>
        <w:sz w:val="16"/>
        <w:szCs w:val="16"/>
      </w:rPr>
      <w:t>Canadian Western Bank</w:t>
    </w:r>
    <w:r>
      <w:rPr>
        <w:b/>
        <w:color w:val="0097A9"/>
        <w:sz w:val="16"/>
        <w:szCs w:val="16"/>
      </w:rPr>
      <w:t xml:space="preserve"> </w:t>
    </w:r>
    <w:r w:rsidRPr="00FE5700">
      <w:rPr>
        <w:b/>
        <w:i/>
        <w:color w:val="0097A9"/>
        <w:sz w:val="16"/>
        <w:szCs w:val="16"/>
      </w:rPr>
      <w:t xml:space="preserve"> </w:t>
    </w:r>
    <w:sdt>
      <w:sdtPr>
        <w:rPr>
          <w:i/>
          <w:color w:val="009AA6"/>
          <w:sz w:val="16"/>
          <w:szCs w:val="16"/>
        </w:rPr>
        <w:alias w:val="Title"/>
        <w:tag w:val=""/>
        <w:id w:val="-1720429178"/>
        <w:placeholder>
          <w:docPart w:val="775685CE16364F7A87509719589632E8"/>
        </w:placeholder>
        <w:dataBinding w:prefixMappings="xmlns:ns0='http://purl.org/dc/elements/1.1/' xmlns:ns1='http://schemas.openxmlformats.org/package/2006/metadata/core-properties' " w:xpath="/ns1:coreProperties[1]/ns0:title[1]" w:storeItemID="{6C3C8BC8-F283-45AE-878A-BAB7291924A1}"/>
        <w:text/>
      </w:sdtPr>
      <w:sdtEndPr/>
      <w:sdtContent>
        <w:r>
          <w:rPr>
            <w:i/>
            <w:color w:val="009AA6"/>
            <w:sz w:val="16"/>
            <w:szCs w:val="16"/>
          </w:rPr>
          <w:t>Account Opening Process Study</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C54A67">
      <w:rPr>
        <w:b/>
        <w:noProof/>
        <w:color w:val="009AA6"/>
        <w:sz w:val="16"/>
        <w:szCs w:val="16"/>
      </w:rPr>
      <w:t>21</w:t>
    </w:r>
    <w:r w:rsidRPr="00B15FCD">
      <w:rPr>
        <w:b/>
        <w:color w:val="009AA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8C7424" w14:textId="77777777" w:rsidR="00773B88" w:rsidRDefault="00773B88" w:rsidP="00F621C6">
      <w:pPr>
        <w:spacing w:after="0" w:line="240" w:lineRule="auto"/>
      </w:pPr>
      <w:r>
        <w:separator/>
      </w:r>
    </w:p>
    <w:p w14:paraId="09506565" w14:textId="77777777" w:rsidR="00773B88" w:rsidRDefault="00773B88"/>
    <w:p w14:paraId="6C4E7EC6" w14:textId="77777777" w:rsidR="00773B88" w:rsidRDefault="00773B88"/>
  </w:footnote>
  <w:footnote w:type="continuationSeparator" w:id="0">
    <w:p w14:paraId="4A8E1908" w14:textId="77777777" w:rsidR="00773B88" w:rsidRDefault="00773B88" w:rsidP="00F621C6">
      <w:pPr>
        <w:spacing w:after="0" w:line="240" w:lineRule="auto"/>
      </w:pPr>
      <w:r>
        <w:continuationSeparator/>
      </w:r>
    </w:p>
    <w:p w14:paraId="48632079" w14:textId="77777777" w:rsidR="00773B88" w:rsidRDefault="00773B88"/>
    <w:p w14:paraId="1DE19042" w14:textId="77777777" w:rsidR="00773B88" w:rsidRDefault="00773B88"/>
  </w:footnote>
  <w:footnote w:type="continuationNotice" w:id="1">
    <w:p w14:paraId="3ED5C8E2" w14:textId="77777777" w:rsidR="00773B88" w:rsidRDefault="00773B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7C6050" w14:textId="77777777" w:rsidR="00773B88" w:rsidRDefault="00C54A67">
    <w:pPr>
      <w:pStyle w:val="Header"/>
    </w:pPr>
    <w:r>
      <w:rPr>
        <w:noProof/>
      </w:rPr>
      <w:pict w14:anchorId="54037A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6" o:spid="_x0000_s2050" type="#_x0000_t136" style="position:absolute;margin-left:0;margin-top:0;width:368.25pt;height:44.25pt;rotation:315;z-index:-251658237;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158456" w14:textId="77777777" w:rsidR="00773B88" w:rsidRPr="00CA1329" w:rsidRDefault="00773B88" w:rsidP="009A237D">
    <w:pPr>
      <w:pStyle w:val="Header"/>
      <w:jc w:val="center"/>
    </w:pPr>
    <w:r w:rsidRPr="00CA1329">
      <w:rPr>
        <w:noProof/>
      </w:rPr>
      <mc:AlternateContent>
        <mc:Choice Requires="wps">
          <w:drawing>
            <wp:anchor distT="0" distB="0" distL="114300" distR="114300" simplePos="0" relativeHeight="251658253" behindDoc="0" locked="0" layoutInCell="1" allowOverlap="1" wp14:anchorId="246C82E8" wp14:editId="71E6D27F">
              <wp:simplePos x="0" y="0"/>
              <wp:positionH relativeFrom="column">
                <wp:posOffset>3124200</wp:posOffset>
              </wp:positionH>
              <wp:positionV relativeFrom="paragraph">
                <wp:posOffset>-293674</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4E2EF0FD" w14:textId="77777777" w:rsidR="00773B88" w:rsidRPr="00983AB8" w:rsidRDefault="00773B88" w:rsidP="00CA1329">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6C82E8" id="_x0000_t202" coordsize="21600,21600" o:spt="202" path="m,l,21600r21600,l21600,xe">
              <v:stroke joinstyle="miter"/>
              <v:path gradientshapeok="t" o:connecttype="rect"/>
            </v:shapetype>
            <v:shape id="_x0000_s1035" type="#_x0000_t202" style="position:absolute;left:0;text-align:left;margin-left:246pt;margin-top:-23.1pt;width:156.75pt;height:3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" fillcolor="#e3b623" stroked="f">
              <v:fill opacity="55512f"/>
              <v:textbox>
                <w:txbxContent>
                  <w:p w14:paraId="4E2EF0FD" w14:textId="77777777" w:rsidR="00773B88" w:rsidRPr="00983AB8" w:rsidRDefault="00773B88" w:rsidP="00CA1329">
                    <w:pPr>
                      <w:spacing w:before="240"/>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58240" behindDoc="0" locked="0" layoutInCell="1" allowOverlap="1" wp14:anchorId="3F2658A2" wp14:editId="3D231A7D">
              <wp:simplePos x="0" y="0"/>
              <wp:positionH relativeFrom="column">
                <wp:posOffset>-685800</wp:posOffset>
              </wp:positionH>
              <wp:positionV relativeFrom="paragraph">
                <wp:posOffset>-295275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200CB91F" w14:textId="77777777" w:rsidR="00773B88" w:rsidRPr="00983AB8" w:rsidRDefault="00773B88" w:rsidP="00CA1329">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658A2" id="_x0000_s1036" type="#_x0000_t202" style="position:absolute;left:0;text-align:left;margin-left:-54pt;margin-top:-23.25pt;width:300pt;height:3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" fillcolor="#daaa00" stroked="f">
              <v:textbox>
                <w:txbxContent>
                  <w:p w14:paraId="200CB91F" w14:textId="77777777" w:rsidR="00773B88" w:rsidRPr="00983AB8" w:rsidRDefault="00773B88" w:rsidP="00CA1329">
                    <w:pPr>
                      <w:spacing w:before="240"/>
                      <w:ind w:firstLine="1843"/>
                      <w:rPr>
                        <w:rFonts w:ascii="Arial" w:hAnsi="Arial" w:cs="Arial"/>
                        <w:b/>
                        <w:color w:val="FFFFFF" w:themeColor="background1"/>
                        <w:sz w:val="18"/>
                        <w:szCs w:val="18"/>
                      </w:rPr>
                    </w:pPr>
                  </w:p>
                </w:txbxContent>
              </v:textbox>
            </v:shape>
          </w:pict>
        </mc:Fallback>
      </mc:AlternateContent>
    </w:r>
    <w:r w:rsidRPr="00CA1329">
      <w:rPr>
        <w:noProof/>
      </w:rPr>
      <mc:AlternateContent>
        <mc:Choice Requires="wps">
          <w:drawing>
            <wp:anchor distT="0" distB="0" distL="114300" distR="114300" simplePos="0" relativeHeight="251658254" behindDoc="0" locked="0" layoutInCell="1" allowOverlap="1" wp14:anchorId="06BC0CDF" wp14:editId="77468A38">
              <wp:simplePos x="0" y="0"/>
              <wp:positionH relativeFrom="column">
                <wp:posOffset>6485890</wp:posOffset>
              </wp:positionH>
              <wp:positionV relativeFrom="paragraph">
                <wp:posOffset>-291681</wp:posOffset>
              </wp:positionV>
              <wp:extent cx="2867025" cy="457200"/>
              <wp:effectExtent l="0" t="0" r="9525" b="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1C76B689" w14:textId="77777777" w:rsidR="00773B88" w:rsidRPr="00983AB8" w:rsidRDefault="00773B88" w:rsidP="00CA1329">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BC0CDF" id="_x0000_s1037" type="#_x0000_t202" style="position:absolute;left:0;text-align:left;margin-left:510.7pt;margin-top:-22.95pt;width:225.75pt;height:36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" fillcolor="#fdde00" stroked="f">
              <v:fill opacity="26214f"/>
              <v:textbox>
                <w:txbxContent>
                  <w:p w14:paraId="1C76B689" w14:textId="77777777" w:rsidR="00773B88" w:rsidRPr="00983AB8" w:rsidRDefault="00773B88" w:rsidP="00CA1329">
                    <w:pPr>
                      <w:spacing w:before="240"/>
                      <w:ind w:left="1440" w:firstLine="720"/>
                      <w:rPr>
                        <w:rFonts w:ascii="Arial" w:hAnsi="Arial" w:cs="Arial"/>
                        <w:b/>
                        <w:color w:val="111111" w:themeColor="text1"/>
                        <w:sz w:val="18"/>
                        <w:szCs w:val="18"/>
                      </w:rPr>
                    </w:pPr>
                  </w:p>
                </w:txbxContent>
              </v:textbox>
            </v:shape>
          </w:pict>
        </mc:Fallback>
      </mc:AlternateContent>
    </w:r>
    <w:r w:rsidRPr="00CA1329">
      <w:rPr>
        <w:noProof/>
      </w:rPr>
      <mc:AlternateContent>
        <mc:Choice Requires="wps">
          <w:drawing>
            <wp:anchor distT="0" distB="0" distL="114300" distR="114300" simplePos="0" relativeHeight="251658255" behindDoc="0" locked="0" layoutInCell="1" allowOverlap="1" wp14:anchorId="683183EC" wp14:editId="4E9EDF0F">
              <wp:simplePos x="0" y="0"/>
              <wp:positionH relativeFrom="column">
                <wp:posOffset>5086350</wp:posOffset>
              </wp:positionH>
              <wp:positionV relativeFrom="paragraph">
                <wp:posOffset>-291046</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30DEA51F" w14:textId="77777777" w:rsidR="00773B88" w:rsidRPr="00CD62FB" w:rsidRDefault="00773B88" w:rsidP="00CA1329">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3183EC" id="_x0000_s1038" type="#_x0000_t202" style="position:absolute;left:0;text-align:left;margin-left:400.5pt;margin-top:-22.9pt;width:111.75pt;height:36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" fillcolor="#fdde00" stroked="f">
              <v:textbox>
                <w:txbxContent>
                  <w:p w14:paraId="30DEA51F" w14:textId="77777777" w:rsidR="00773B88" w:rsidRPr="00CD62FB" w:rsidRDefault="00773B88" w:rsidP="00CA1329">
                    <w:pPr>
                      <w:spacing w:before="240"/>
                      <w:rPr>
                        <w:rFonts w:ascii="Arial" w:hAnsi="Arial" w:cs="Arial"/>
                        <w:b/>
                        <w:color w:val="FDDE00"/>
                        <w:sz w:val="18"/>
                        <w:szCs w:val="18"/>
                      </w:rPr>
                    </w:pPr>
                  </w:p>
                </w:txbxContent>
              </v:textbox>
            </v:shape>
          </w:pict>
        </mc:Fallback>
      </mc:AlternateContent>
    </w:r>
    <w:r w:rsidR="00C54A67">
      <w:pict w14:anchorId="3FE012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7" o:spid="_x0000_s2051" type="#_x0000_t136" style="position:absolute;left:0;text-align:left;margin-left:0;margin-top:0;width:368.25pt;height:44.25pt;rotation:315;z-index:-251658235;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582A671" w14:textId="77777777" w:rsidR="00773B88" w:rsidRDefault="00773B88" w:rsidP="009A237D">
    <w:pPr>
      <w:pStyle w:val="Header"/>
      <w:jc w:val="center"/>
    </w:pPr>
    <w:r>
      <w:softHyphen/>
    </w:r>
    <w:r>
      <w:softHyphen/>
    </w:r>
    <w:r>
      <w:softHyphen/>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DDCD5E" w14:textId="77777777" w:rsidR="00773B88" w:rsidRDefault="00C54A67">
    <w:pPr>
      <w:pStyle w:val="Header"/>
    </w:pPr>
    <w:r>
      <w:rPr>
        <w:noProof/>
      </w:rPr>
      <w:pict w14:anchorId="1D63A6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5" o:spid="_x0000_s2049" type="#_x0000_t136" style="position:absolute;margin-left:0;margin-top:0;width:368.25pt;height:44.25pt;rotation:315;z-index:-25165823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773B88">
      <w:rPr>
        <w:noProof/>
      </w:rPr>
      <w:drawing>
        <wp:inline distT="0" distB="0" distL="0" distR="0" wp14:anchorId="12F58171" wp14:editId="6F738299">
          <wp:extent cx="8679815" cy="812165"/>
          <wp:effectExtent l="0" t="0" r="0" b="0"/>
          <wp:docPr id="5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517C94" w14:textId="77777777" w:rsidR="00773B88" w:rsidRDefault="00C54A67">
    <w:pPr>
      <w:pStyle w:val="Header"/>
    </w:pPr>
    <w:r>
      <w:rPr>
        <w:noProof/>
      </w:rPr>
      <w:pict w14:anchorId="3690E9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56" type="#_x0000_t136" style="position:absolute;margin-left:0;margin-top:0;width:368.25pt;height:44.25pt;rotation:315;z-index:-2516582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3C92A7" w14:textId="77777777" w:rsidR="00773B88" w:rsidRDefault="00C54A67">
    <w:pPr>
      <w:pStyle w:val="Header"/>
    </w:pPr>
    <w:r>
      <w:rPr>
        <w:noProof/>
      </w:rPr>
      <w:pict w14:anchorId="7057A4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57" type="#_x0000_t136" style="position:absolute;margin-left:0;margin-top:0;width:368.25pt;height:44.25pt;rotation:315;z-index:-251658231;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5205D9" w14:textId="77777777" w:rsidR="00773B88" w:rsidRDefault="00C54A67">
    <w:pPr>
      <w:pStyle w:val="Header"/>
    </w:pPr>
    <w:r>
      <w:rPr>
        <w:noProof/>
      </w:rPr>
      <w:pict w14:anchorId="6D5F30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55" type="#_x0000_t136" style="position:absolute;margin-left:0;margin-top:0;width:368.25pt;height:44.25pt;rotation:315;z-index:-251658233;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6F1D60" w14:textId="77777777" w:rsidR="00773B88" w:rsidRDefault="00C54A67">
    <w:pPr>
      <w:pStyle w:val="Header"/>
    </w:pPr>
    <w:r>
      <w:rPr>
        <w:noProof/>
      </w:rPr>
      <w:pict w14:anchorId="77CECA2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58229;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7E8DEB" w14:textId="77777777" w:rsidR="00773B88" w:rsidRDefault="00773B88" w:rsidP="000114DA">
    <w:pPr>
      <w:pStyle w:val="Header"/>
      <w:rPr>
        <w:i/>
      </w:rPr>
    </w:pPr>
    <w:r w:rsidRPr="00364BCF">
      <w:rPr>
        <w:i/>
        <w:noProof/>
      </w:rPr>
      <mc:AlternateContent>
        <mc:Choice Requires="wps">
          <w:drawing>
            <wp:anchor distT="0" distB="0" distL="114300" distR="114300" simplePos="0" relativeHeight="251658259" behindDoc="0" locked="0" layoutInCell="1" allowOverlap="1" wp14:anchorId="532D414F" wp14:editId="0A2F4E24">
              <wp:simplePos x="0" y="0"/>
              <wp:positionH relativeFrom="column">
                <wp:posOffset>5085715</wp:posOffset>
              </wp:positionH>
              <wp:positionV relativeFrom="paragraph">
                <wp:posOffset>-452120</wp:posOffset>
              </wp:positionV>
              <wp:extent cx="1419225" cy="4572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37060E8" w14:textId="77777777" w:rsidR="00773B88" w:rsidRPr="00CD62FB" w:rsidRDefault="00773B88" w:rsidP="00364BCF">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2D414F" id="_x0000_t202" coordsize="21600,21600" o:spt="202" path="m,l,21600r21600,l21600,xe">
              <v:stroke joinstyle="miter"/>
              <v:path gradientshapeok="t" o:connecttype="rect"/>
            </v:shapetype>
            <v:shape id="_x0000_s1039" type="#_x0000_t202" style="position:absolute;margin-left:400.45pt;margin-top:-35.6pt;width:111.75pt;height:36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" fillcolor="#fdde00" stroked="f">
              <v:textbox>
                <w:txbxContent>
                  <w:p w14:paraId="637060E8" w14:textId="77777777" w:rsidR="00773B88" w:rsidRPr="00CD62FB" w:rsidRDefault="00773B88" w:rsidP="00364BCF">
                    <w:pPr>
                      <w:spacing w:before="240"/>
                      <w:rPr>
                        <w:rFonts w:ascii="Arial" w:hAnsi="Arial" w:cs="Arial"/>
                        <w:b/>
                        <w:color w:val="FDDE00"/>
                        <w:sz w:val="18"/>
                        <w:szCs w:val="18"/>
                      </w:rPr>
                    </w:pPr>
                  </w:p>
                </w:txbxContent>
              </v:textbox>
            </v:shape>
          </w:pict>
        </mc:Fallback>
      </mc:AlternateContent>
    </w:r>
    <w:r w:rsidRPr="00364BCF">
      <w:rPr>
        <w:i/>
        <w:noProof/>
      </w:rPr>
      <mc:AlternateContent>
        <mc:Choice Requires="wps">
          <w:drawing>
            <wp:anchor distT="0" distB="0" distL="114300" distR="114300" simplePos="0" relativeHeight="251658256" behindDoc="0" locked="0" layoutInCell="1" allowOverlap="1" wp14:anchorId="53D577C5" wp14:editId="3F609F5A">
              <wp:simplePos x="0" y="0"/>
              <wp:positionH relativeFrom="column">
                <wp:posOffset>-685165</wp:posOffset>
              </wp:positionH>
              <wp:positionV relativeFrom="paragraph">
                <wp:posOffset>-447040</wp:posOffset>
              </wp:positionV>
              <wp:extent cx="3810000" cy="45720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BB5C5D7" w14:textId="77777777" w:rsidR="00773B88" w:rsidRPr="00983AB8" w:rsidRDefault="00773B88" w:rsidP="00364BCF">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577C5" id="_x0000_s1040" type="#_x0000_t202" style="position:absolute;margin-left:-53.95pt;margin-top:-35.2pt;width:300pt;height:36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" fillcolor="#daaa00" stroked="f">
              <v:textbox>
                <w:txbxContent>
                  <w:p w14:paraId="3BB5C5D7" w14:textId="77777777" w:rsidR="00773B88" w:rsidRPr="00983AB8" w:rsidRDefault="00773B88" w:rsidP="00364BCF">
                    <w:pPr>
                      <w:spacing w:before="240"/>
                      <w:ind w:firstLine="1843"/>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658257" behindDoc="0" locked="0" layoutInCell="1" allowOverlap="1" wp14:anchorId="78CE10EA" wp14:editId="146BDD51">
              <wp:simplePos x="0" y="0"/>
              <wp:positionH relativeFrom="column">
                <wp:posOffset>3123565</wp:posOffset>
              </wp:positionH>
              <wp:positionV relativeFrom="paragraph">
                <wp:posOffset>-447040</wp:posOffset>
              </wp:positionV>
              <wp:extent cx="1990725" cy="45720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3B8C6096" w14:textId="77777777" w:rsidR="00773B88" w:rsidRPr="00983AB8" w:rsidRDefault="00773B88" w:rsidP="00364BCF">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CE10EA" id="_x0000_s1041" type="#_x0000_t202" style="position:absolute;margin-left:245.95pt;margin-top:-35.2pt;width:156.75pt;height:36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" fillcolor="#e3b623" stroked="f">
              <v:fill opacity="55512f"/>
              <v:textbox>
                <w:txbxContent>
                  <w:p w14:paraId="3B8C6096" w14:textId="77777777" w:rsidR="00773B88" w:rsidRPr="00983AB8" w:rsidRDefault="00773B88" w:rsidP="00364BCF">
                    <w:pPr>
                      <w:spacing w:before="240"/>
                      <w:rPr>
                        <w:rFonts w:ascii="Arial" w:hAnsi="Arial" w:cs="Arial"/>
                        <w:b/>
                        <w:color w:val="FFFFFF" w:themeColor="background1"/>
                        <w:sz w:val="18"/>
                        <w:szCs w:val="18"/>
                      </w:rPr>
                    </w:pPr>
                  </w:p>
                </w:txbxContent>
              </v:textbox>
            </v:shape>
          </w:pict>
        </mc:Fallback>
      </mc:AlternateContent>
    </w:r>
    <w:r w:rsidRPr="00364BCF">
      <w:rPr>
        <w:i/>
        <w:noProof/>
      </w:rPr>
      <mc:AlternateContent>
        <mc:Choice Requires="wps">
          <w:drawing>
            <wp:anchor distT="0" distB="0" distL="114300" distR="114300" simplePos="0" relativeHeight="251658258" behindDoc="0" locked="0" layoutInCell="1" allowOverlap="1" wp14:anchorId="09162D18" wp14:editId="32CC9BD4">
              <wp:simplePos x="0" y="0"/>
              <wp:positionH relativeFrom="column">
                <wp:posOffset>6485255</wp:posOffset>
              </wp:positionH>
              <wp:positionV relativeFrom="paragraph">
                <wp:posOffset>-445135</wp:posOffset>
              </wp:positionV>
              <wp:extent cx="2867025" cy="457200"/>
              <wp:effectExtent l="0" t="0" r="952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36C6D1D9" w14:textId="77777777" w:rsidR="00773B88" w:rsidRPr="00983AB8" w:rsidRDefault="00773B88" w:rsidP="00364BCF">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162D18" id="_x0000_s1042" type="#_x0000_t202" style="position:absolute;margin-left:510.65pt;margin-top:-35.05pt;width:225.75pt;height:36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" fillcolor="#fdde00" stroked="f">
              <v:fill opacity="26214f"/>
              <v:textbox>
                <w:txbxContent>
                  <w:p w14:paraId="36C6D1D9" w14:textId="77777777" w:rsidR="00773B88" w:rsidRPr="00983AB8" w:rsidRDefault="00773B88" w:rsidP="00364BCF">
                    <w:pPr>
                      <w:spacing w:before="240"/>
                      <w:ind w:left="1440" w:firstLine="720"/>
                      <w:rPr>
                        <w:rFonts w:ascii="Arial" w:hAnsi="Arial" w:cs="Arial"/>
                        <w:b/>
                        <w:color w:val="111111" w:themeColor="text1"/>
                        <w:sz w:val="18"/>
                        <w:szCs w:val="18"/>
                      </w:rPr>
                    </w:pPr>
                  </w:p>
                </w:txbxContent>
              </v:textbox>
            </v:shape>
          </w:pict>
        </mc:Fallback>
      </mc:AlternateContent>
    </w:r>
    <w:r w:rsidR="00C54A67">
      <w:rPr>
        <w:noProof/>
      </w:rPr>
      <w:pict w14:anchorId="6E82F1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5822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77173274" w14:textId="77777777" w:rsidR="00773B88" w:rsidRPr="00552F21" w:rsidRDefault="00773B88"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0F58B3" w14:textId="77777777" w:rsidR="00773B88" w:rsidRDefault="00C54A67">
    <w:pPr>
      <w:pStyle w:val="Header"/>
    </w:pPr>
    <w:r>
      <w:rPr>
        <w:noProof/>
      </w:rPr>
      <w:pict w14:anchorId="2295216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5823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770439"/>
    <w:multiLevelType w:val="hybridMultilevel"/>
    <w:tmpl w:val="6D50FA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ABD2F26"/>
    <w:multiLevelType w:val="hybridMultilevel"/>
    <w:tmpl w:val="DE7E130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0BA2719E"/>
    <w:multiLevelType w:val="hybridMultilevel"/>
    <w:tmpl w:val="0E82F47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0C5B2E61"/>
    <w:multiLevelType w:val="hybridMultilevel"/>
    <w:tmpl w:val="FB84B9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0C967E02"/>
    <w:multiLevelType w:val="hybridMultilevel"/>
    <w:tmpl w:val="9F4216AE"/>
    <w:lvl w:ilvl="0" w:tplc="0409000D">
      <w:start w:val="1"/>
      <w:numFmt w:val="bullet"/>
      <w:pStyle w:val="Bullet"/>
      <w:lvlText w:val=""/>
      <w:lvlJc w:val="left"/>
      <w:pPr>
        <w:tabs>
          <w:tab w:val="num" w:pos="720"/>
        </w:tabs>
        <w:ind w:left="720" w:hanging="360"/>
      </w:pPr>
      <w:rPr>
        <w:rFonts w:ascii="Symbol" w:hAnsi="Symbol" w:hint="default"/>
        <w:color w:val="auto"/>
      </w:rPr>
    </w:lvl>
    <w:lvl w:ilvl="1" w:tplc="04090003">
      <w:start w:val="1"/>
      <w:numFmt w:val="bullet"/>
      <w:lvlText w:val="­"/>
      <w:lvlJc w:val="left"/>
      <w:pPr>
        <w:tabs>
          <w:tab w:val="num" w:pos="1440"/>
        </w:tabs>
        <w:ind w:left="1440" w:hanging="360"/>
      </w:pPr>
      <w:rPr>
        <w:rFonts w:ascii="Courier New" w:hAnsi="Courier New" w:hint="default"/>
        <w:color w:val="auto"/>
      </w:rPr>
    </w:lvl>
    <w:lvl w:ilvl="2" w:tplc="04090005">
      <w:start w:val="1"/>
      <w:numFmt w:val="bullet"/>
      <w:lvlText w:val=""/>
      <w:lvlJc w:val="left"/>
      <w:pPr>
        <w:tabs>
          <w:tab w:val="num" w:pos="2160"/>
        </w:tabs>
        <w:ind w:left="2160" w:hanging="360"/>
      </w:pPr>
      <w:rPr>
        <w:rFonts w:ascii="Wingdings" w:hAnsi="Wingdings" w:hint="default"/>
        <w:color w:val="auto"/>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5D706BD"/>
    <w:multiLevelType w:val="hybridMultilevel"/>
    <w:tmpl w:val="65F624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1B8E5B43"/>
    <w:multiLevelType w:val="hybridMultilevel"/>
    <w:tmpl w:val="DB4452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C837B6C"/>
    <w:multiLevelType w:val="hybridMultilevel"/>
    <w:tmpl w:val="802EEE90"/>
    <w:lvl w:ilvl="0" w:tplc="10090001">
      <w:start w:val="1"/>
      <w:numFmt w:val="bullet"/>
      <w:lvlText w:val=""/>
      <w:lvlJc w:val="left"/>
      <w:pPr>
        <w:ind w:left="773" w:hanging="360"/>
      </w:pPr>
      <w:rPr>
        <w:rFonts w:ascii="Symbol" w:hAnsi="Symbol" w:hint="default"/>
      </w:rPr>
    </w:lvl>
    <w:lvl w:ilvl="1" w:tplc="10090003" w:tentative="1">
      <w:start w:val="1"/>
      <w:numFmt w:val="bullet"/>
      <w:lvlText w:val="o"/>
      <w:lvlJc w:val="left"/>
      <w:pPr>
        <w:ind w:left="1493" w:hanging="360"/>
      </w:pPr>
      <w:rPr>
        <w:rFonts w:ascii="Courier New" w:hAnsi="Courier New" w:cs="Courier New" w:hint="default"/>
      </w:rPr>
    </w:lvl>
    <w:lvl w:ilvl="2" w:tplc="10090005" w:tentative="1">
      <w:start w:val="1"/>
      <w:numFmt w:val="bullet"/>
      <w:lvlText w:val=""/>
      <w:lvlJc w:val="left"/>
      <w:pPr>
        <w:ind w:left="2213" w:hanging="360"/>
      </w:pPr>
      <w:rPr>
        <w:rFonts w:ascii="Wingdings" w:hAnsi="Wingdings" w:hint="default"/>
      </w:rPr>
    </w:lvl>
    <w:lvl w:ilvl="3" w:tplc="10090001" w:tentative="1">
      <w:start w:val="1"/>
      <w:numFmt w:val="bullet"/>
      <w:lvlText w:val=""/>
      <w:lvlJc w:val="left"/>
      <w:pPr>
        <w:ind w:left="2933" w:hanging="360"/>
      </w:pPr>
      <w:rPr>
        <w:rFonts w:ascii="Symbol" w:hAnsi="Symbol" w:hint="default"/>
      </w:rPr>
    </w:lvl>
    <w:lvl w:ilvl="4" w:tplc="10090003" w:tentative="1">
      <w:start w:val="1"/>
      <w:numFmt w:val="bullet"/>
      <w:lvlText w:val="o"/>
      <w:lvlJc w:val="left"/>
      <w:pPr>
        <w:ind w:left="3653" w:hanging="360"/>
      </w:pPr>
      <w:rPr>
        <w:rFonts w:ascii="Courier New" w:hAnsi="Courier New" w:cs="Courier New" w:hint="default"/>
      </w:rPr>
    </w:lvl>
    <w:lvl w:ilvl="5" w:tplc="10090005" w:tentative="1">
      <w:start w:val="1"/>
      <w:numFmt w:val="bullet"/>
      <w:lvlText w:val=""/>
      <w:lvlJc w:val="left"/>
      <w:pPr>
        <w:ind w:left="4373" w:hanging="360"/>
      </w:pPr>
      <w:rPr>
        <w:rFonts w:ascii="Wingdings" w:hAnsi="Wingdings" w:hint="default"/>
      </w:rPr>
    </w:lvl>
    <w:lvl w:ilvl="6" w:tplc="10090001" w:tentative="1">
      <w:start w:val="1"/>
      <w:numFmt w:val="bullet"/>
      <w:lvlText w:val=""/>
      <w:lvlJc w:val="left"/>
      <w:pPr>
        <w:ind w:left="5093" w:hanging="360"/>
      </w:pPr>
      <w:rPr>
        <w:rFonts w:ascii="Symbol" w:hAnsi="Symbol" w:hint="default"/>
      </w:rPr>
    </w:lvl>
    <w:lvl w:ilvl="7" w:tplc="10090003" w:tentative="1">
      <w:start w:val="1"/>
      <w:numFmt w:val="bullet"/>
      <w:lvlText w:val="o"/>
      <w:lvlJc w:val="left"/>
      <w:pPr>
        <w:ind w:left="5813" w:hanging="360"/>
      </w:pPr>
      <w:rPr>
        <w:rFonts w:ascii="Courier New" w:hAnsi="Courier New" w:cs="Courier New" w:hint="default"/>
      </w:rPr>
    </w:lvl>
    <w:lvl w:ilvl="8" w:tplc="10090005" w:tentative="1">
      <w:start w:val="1"/>
      <w:numFmt w:val="bullet"/>
      <w:lvlText w:val=""/>
      <w:lvlJc w:val="left"/>
      <w:pPr>
        <w:ind w:left="6533" w:hanging="360"/>
      </w:pPr>
      <w:rPr>
        <w:rFonts w:ascii="Wingdings" w:hAnsi="Wingdings" w:hint="default"/>
      </w:rPr>
    </w:lvl>
  </w:abstractNum>
  <w:abstractNum w:abstractNumId="15" w15:restartNumberingAfterBreak="0">
    <w:nsid w:val="1EA72CC1"/>
    <w:multiLevelType w:val="hybridMultilevel"/>
    <w:tmpl w:val="367CBE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7" w15:restartNumberingAfterBreak="0">
    <w:nsid w:val="2421515C"/>
    <w:multiLevelType w:val="hybridMultilevel"/>
    <w:tmpl w:val="FEAEF7C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2AD97C49"/>
    <w:multiLevelType w:val="multilevel"/>
    <w:tmpl w:val="8B805A02"/>
    <w:numStyleLink w:val="List-Footnotes"/>
  </w:abstractNum>
  <w:abstractNum w:abstractNumId="19"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1"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3FA133C5"/>
    <w:multiLevelType w:val="hybridMultilevel"/>
    <w:tmpl w:val="A6CEA4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25"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6"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4D9F016C"/>
    <w:multiLevelType w:val="hybridMultilevel"/>
    <w:tmpl w:val="758CD7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5D6239E3"/>
    <w:multiLevelType w:val="hybridMultilevel"/>
    <w:tmpl w:val="F9C460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F836532"/>
    <w:multiLevelType w:val="hybridMultilevel"/>
    <w:tmpl w:val="ECC87D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32" w15:restartNumberingAfterBreak="0">
    <w:nsid w:val="61901723"/>
    <w:multiLevelType w:val="hybridMultilevel"/>
    <w:tmpl w:val="BBC283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4"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5" w15:restartNumberingAfterBreak="0">
    <w:nsid w:val="6C1A5DFA"/>
    <w:multiLevelType w:val="hybridMultilevel"/>
    <w:tmpl w:val="17C40F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15:restartNumberingAfterBreak="0">
    <w:nsid w:val="6E200B63"/>
    <w:multiLevelType w:val="hybridMultilevel"/>
    <w:tmpl w:val="0A8E42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6FD335FA"/>
    <w:multiLevelType w:val="hybridMultilevel"/>
    <w:tmpl w:val="023AB7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0C458D4"/>
    <w:multiLevelType w:val="hybridMultilevel"/>
    <w:tmpl w:val="297AAD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53C4D37"/>
    <w:multiLevelType w:val="hybridMultilevel"/>
    <w:tmpl w:val="35C4FF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0"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1" w15:restartNumberingAfterBreak="0">
    <w:nsid w:val="7DC832DA"/>
    <w:multiLevelType w:val="hybridMultilevel"/>
    <w:tmpl w:val="0386A910"/>
    <w:lvl w:ilvl="0" w:tplc="10090001">
      <w:start w:val="1"/>
      <w:numFmt w:val="bullet"/>
      <w:lvlText w:val=""/>
      <w:lvlJc w:val="left"/>
      <w:pPr>
        <w:ind w:left="3600" w:hanging="360"/>
      </w:pPr>
      <w:rPr>
        <w:rFonts w:ascii="Symbol" w:hAnsi="Symbol" w:hint="default"/>
      </w:rPr>
    </w:lvl>
    <w:lvl w:ilvl="1" w:tplc="10090003">
      <w:start w:val="1"/>
      <w:numFmt w:val="bullet"/>
      <w:lvlText w:val="o"/>
      <w:lvlJc w:val="left"/>
      <w:pPr>
        <w:ind w:left="4320" w:hanging="360"/>
      </w:pPr>
      <w:rPr>
        <w:rFonts w:ascii="Courier New" w:hAnsi="Courier New" w:cs="Courier New" w:hint="default"/>
      </w:rPr>
    </w:lvl>
    <w:lvl w:ilvl="2" w:tplc="10090005">
      <w:start w:val="1"/>
      <w:numFmt w:val="bullet"/>
      <w:lvlText w:val=""/>
      <w:lvlJc w:val="left"/>
      <w:pPr>
        <w:ind w:left="5040" w:hanging="360"/>
      </w:pPr>
      <w:rPr>
        <w:rFonts w:ascii="Wingdings" w:hAnsi="Wingdings" w:hint="default"/>
      </w:rPr>
    </w:lvl>
    <w:lvl w:ilvl="3" w:tplc="10090001">
      <w:start w:val="1"/>
      <w:numFmt w:val="bullet"/>
      <w:lvlText w:val=""/>
      <w:lvlJc w:val="left"/>
      <w:pPr>
        <w:ind w:left="5760" w:hanging="360"/>
      </w:pPr>
      <w:rPr>
        <w:rFonts w:ascii="Symbol" w:hAnsi="Symbol" w:hint="default"/>
      </w:rPr>
    </w:lvl>
    <w:lvl w:ilvl="4" w:tplc="10090003" w:tentative="1">
      <w:start w:val="1"/>
      <w:numFmt w:val="bullet"/>
      <w:lvlText w:val="o"/>
      <w:lvlJc w:val="left"/>
      <w:pPr>
        <w:ind w:left="6480" w:hanging="360"/>
      </w:pPr>
      <w:rPr>
        <w:rFonts w:ascii="Courier New" w:hAnsi="Courier New" w:cs="Courier New" w:hint="default"/>
      </w:rPr>
    </w:lvl>
    <w:lvl w:ilvl="5" w:tplc="10090005" w:tentative="1">
      <w:start w:val="1"/>
      <w:numFmt w:val="bullet"/>
      <w:lvlText w:val=""/>
      <w:lvlJc w:val="left"/>
      <w:pPr>
        <w:ind w:left="7200" w:hanging="360"/>
      </w:pPr>
      <w:rPr>
        <w:rFonts w:ascii="Wingdings" w:hAnsi="Wingdings" w:hint="default"/>
      </w:rPr>
    </w:lvl>
    <w:lvl w:ilvl="6" w:tplc="10090001" w:tentative="1">
      <w:start w:val="1"/>
      <w:numFmt w:val="bullet"/>
      <w:lvlText w:val=""/>
      <w:lvlJc w:val="left"/>
      <w:pPr>
        <w:ind w:left="7920" w:hanging="360"/>
      </w:pPr>
      <w:rPr>
        <w:rFonts w:ascii="Symbol" w:hAnsi="Symbol" w:hint="default"/>
      </w:rPr>
    </w:lvl>
    <w:lvl w:ilvl="7" w:tplc="10090003" w:tentative="1">
      <w:start w:val="1"/>
      <w:numFmt w:val="bullet"/>
      <w:lvlText w:val="o"/>
      <w:lvlJc w:val="left"/>
      <w:pPr>
        <w:ind w:left="8640" w:hanging="360"/>
      </w:pPr>
      <w:rPr>
        <w:rFonts w:ascii="Courier New" w:hAnsi="Courier New" w:cs="Courier New" w:hint="default"/>
      </w:rPr>
    </w:lvl>
    <w:lvl w:ilvl="8" w:tplc="10090005" w:tentative="1">
      <w:start w:val="1"/>
      <w:numFmt w:val="bullet"/>
      <w:lvlText w:val=""/>
      <w:lvlJc w:val="left"/>
      <w:pPr>
        <w:ind w:left="9360" w:hanging="360"/>
      </w:pPr>
      <w:rPr>
        <w:rFonts w:ascii="Wingdings" w:hAnsi="Wingdings" w:hint="default"/>
      </w:rPr>
    </w:lvl>
  </w:abstractNum>
  <w:num w:numId="1">
    <w:abstractNumId w:val="31"/>
  </w:num>
  <w:num w:numId="2">
    <w:abstractNumId w:val="1"/>
  </w:num>
  <w:num w:numId="3">
    <w:abstractNumId w:val="3"/>
  </w:num>
  <w:num w:numId="4">
    <w:abstractNumId w:val="11"/>
  </w:num>
  <w:num w:numId="5">
    <w:abstractNumId w:val="33"/>
  </w:num>
  <w:num w:numId="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4"/>
  </w:num>
  <w:num w:numId="8">
    <w:abstractNumId w:val="0"/>
  </w:num>
  <w:num w:numId="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25"/>
  </w:num>
  <w:num w:numId="12">
    <w:abstractNumId w:val="28"/>
  </w:num>
  <w:num w:numId="1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6"/>
  </w:num>
  <w:num w:numId="16">
    <w:abstractNumId w:val="18"/>
  </w:num>
  <w:num w:numId="17">
    <w:abstractNumId w:val="5"/>
  </w:num>
  <w:num w:numId="18">
    <w:abstractNumId w:val="20"/>
  </w:num>
  <w:num w:numId="19">
    <w:abstractNumId w:val="19"/>
  </w:num>
  <w:num w:numId="20">
    <w:abstractNumId w:val="24"/>
  </w:num>
  <w:num w:numId="21">
    <w:abstractNumId w:val="23"/>
  </w:num>
  <w:num w:numId="22">
    <w:abstractNumId w:val="12"/>
  </w:num>
  <w:num w:numId="23">
    <w:abstractNumId w:val="40"/>
  </w:num>
  <w:num w:numId="24">
    <w:abstractNumId w:val="16"/>
  </w:num>
  <w:num w:numId="25">
    <w:abstractNumId w:val="7"/>
  </w:num>
  <w:num w:numId="26">
    <w:abstractNumId w:val="8"/>
  </w:num>
  <w:num w:numId="27">
    <w:abstractNumId w:val="38"/>
  </w:num>
  <w:num w:numId="28">
    <w:abstractNumId w:val="35"/>
  </w:num>
  <w:num w:numId="29">
    <w:abstractNumId w:val="9"/>
  </w:num>
  <w:num w:numId="30">
    <w:abstractNumId w:val="37"/>
  </w:num>
  <w:num w:numId="31">
    <w:abstractNumId w:val="15"/>
  </w:num>
  <w:num w:numId="32">
    <w:abstractNumId w:val="2"/>
  </w:num>
  <w:num w:numId="33">
    <w:abstractNumId w:val="22"/>
  </w:num>
  <w:num w:numId="34">
    <w:abstractNumId w:val="14"/>
  </w:num>
  <w:num w:numId="35">
    <w:abstractNumId w:val="13"/>
  </w:num>
  <w:num w:numId="36">
    <w:abstractNumId w:val="36"/>
  </w:num>
  <w:num w:numId="37">
    <w:abstractNumId w:val="10"/>
  </w:num>
  <w:num w:numId="38">
    <w:abstractNumId w:val="6"/>
  </w:num>
  <w:num w:numId="39">
    <w:abstractNumId w:val="27"/>
  </w:num>
  <w:num w:numId="40">
    <w:abstractNumId w:val="29"/>
  </w:num>
  <w:num w:numId="41">
    <w:abstractNumId w:val="39"/>
  </w:num>
  <w:num w:numId="42">
    <w:abstractNumId w:val="41"/>
  </w:num>
  <w:num w:numId="43">
    <w:abstractNumId w:val="17"/>
  </w:num>
  <w:num w:numId="44">
    <w:abstractNumId w:val="30"/>
  </w:num>
  <w:num w:numId="45">
    <w:abstractNumId w:val="32"/>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Teresa Holwell">
    <w15:presenceInfo w15:providerId="None" w15:userId="Teresa Holwell"/>
  </w15:person>
  <w15:person w15:author="Sarah Barbour">
    <w15:presenceInfo w15:providerId="None" w15:userId="Sarah Barbou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hideSpellingErrors/>
  <w:hideGrammaticalError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trackRevisions/>
  <w:defaultTabStop w:val="720"/>
  <w:drawingGridHorizontalSpacing w:val="110"/>
  <w:displayHorizontalDrawingGridEvery w:val="2"/>
  <w:displayVerticalDrawingGridEvery w:val="2"/>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4F20"/>
    <w:rsid w:val="00001CE1"/>
    <w:rsid w:val="00004714"/>
    <w:rsid w:val="000058FC"/>
    <w:rsid w:val="000100DD"/>
    <w:rsid w:val="000114DA"/>
    <w:rsid w:val="0001244B"/>
    <w:rsid w:val="000148E1"/>
    <w:rsid w:val="00014EF6"/>
    <w:rsid w:val="00015CEB"/>
    <w:rsid w:val="00016DCC"/>
    <w:rsid w:val="000232FD"/>
    <w:rsid w:val="0002681F"/>
    <w:rsid w:val="00026CC8"/>
    <w:rsid w:val="000302C9"/>
    <w:rsid w:val="000329FC"/>
    <w:rsid w:val="00034F1B"/>
    <w:rsid w:val="00035E64"/>
    <w:rsid w:val="00044B84"/>
    <w:rsid w:val="0005052A"/>
    <w:rsid w:val="00052192"/>
    <w:rsid w:val="00061432"/>
    <w:rsid w:val="0006550E"/>
    <w:rsid w:val="00072D67"/>
    <w:rsid w:val="00073D2C"/>
    <w:rsid w:val="00077665"/>
    <w:rsid w:val="00080A69"/>
    <w:rsid w:val="00082E13"/>
    <w:rsid w:val="000855FA"/>
    <w:rsid w:val="00092B35"/>
    <w:rsid w:val="000963E9"/>
    <w:rsid w:val="00096D96"/>
    <w:rsid w:val="000A364C"/>
    <w:rsid w:val="000B5A4B"/>
    <w:rsid w:val="000B6DC4"/>
    <w:rsid w:val="000B6DD0"/>
    <w:rsid w:val="000C1255"/>
    <w:rsid w:val="000C2F8D"/>
    <w:rsid w:val="000C410E"/>
    <w:rsid w:val="000D3655"/>
    <w:rsid w:val="000E3578"/>
    <w:rsid w:val="000E5E51"/>
    <w:rsid w:val="000E6D02"/>
    <w:rsid w:val="000F6BDA"/>
    <w:rsid w:val="00101AC2"/>
    <w:rsid w:val="00101D9A"/>
    <w:rsid w:val="00106BB4"/>
    <w:rsid w:val="00114278"/>
    <w:rsid w:val="00115559"/>
    <w:rsid w:val="00116AC9"/>
    <w:rsid w:val="00120B83"/>
    <w:rsid w:val="00120C6E"/>
    <w:rsid w:val="00121C3B"/>
    <w:rsid w:val="00126AC4"/>
    <w:rsid w:val="00141FE4"/>
    <w:rsid w:val="001423D4"/>
    <w:rsid w:val="00146426"/>
    <w:rsid w:val="00154143"/>
    <w:rsid w:val="0016489C"/>
    <w:rsid w:val="00170CE0"/>
    <w:rsid w:val="00176D9F"/>
    <w:rsid w:val="00181220"/>
    <w:rsid w:val="00184B1D"/>
    <w:rsid w:val="0019262E"/>
    <w:rsid w:val="00192C80"/>
    <w:rsid w:val="0019652B"/>
    <w:rsid w:val="001A4819"/>
    <w:rsid w:val="001B578E"/>
    <w:rsid w:val="001B6102"/>
    <w:rsid w:val="001B62FC"/>
    <w:rsid w:val="001C08C4"/>
    <w:rsid w:val="001C53B4"/>
    <w:rsid w:val="001D4FB6"/>
    <w:rsid w:val="001D502D"/>
    <w:rsid w:val="001E263B"/>
    <w:rsid w:val="001E3E1C"/>
    <w:rsid w:val="001F09F2"/>
    <w:rsid w:val="001F20C5"/>
    <w:rsid w:val="001F24EC"/>
    <w:rsid w:val="001F3556"/>
    <w:rsid w:val="001F7019"/>
    <w:rsid w:val="001F7379"/>
    <w:rsid w:val="001F7D75"/>
    <w:rsid w:val="00202ABB"/>
    <w:rsid w:val="00211142"/>
    <w:rsid w:val="00213E1D"/>
    <w:rsid w:val="00217584"/>
    <w:rsid w:val="00234356"/>
    <w:rsid w:val="00240822"/>
    <w:rsid w:val="00240DBC"/>
    <w:rsid w:val="002424C3"/>
    <w:rsid w:val="0024789A"/>
    <w:rsid w:val="00251940"/>
    <w:rsid w:val="00253115"/>
    <w:rsid w:val="00254BB2"/>
    <w:rsid w:val="00255500"/>
    <w:rsid w:val="00257369"/>
    <w:rsid w:val="00257B67"/>
    <w:rsid w:val="00260DB0"/>
    <w:rsid w:val="002612DA"/>
    <w:rsid w:val="00262366"/>
    <w:rsid w:val="002846E2"/>
    <w:rsid w:val="0028786B"/>
    <w:rsid w:val="00290C3D"/>
    <w:rsid w:val="0029202D"/>
    <w:rsid w:val="002A4FFF"/>
    <w:rsid w:val="002B3895"/>
    <w:rsid w:val="002B7A18"/>
    <w:rsid w:val="002C207E"/>
    <w:rsid w:val="002C64DF"/>
    <w:rsid w:val="002C777C"/>
    <w:rsid w:val="002D4574"/>
    <w:rsid w:val="002E4793"/>
    <w:rsid w:val="002E6CBA"/>
    <w:rsid w:val="002F14EA"/>
    <w:rsid w:val="002F1580"/>
    <w:rsid w:val="002F5A13"/>
    <w:rsid w:val="0030249C"/>
    <w:rsid w:val="00304072"/>
    <w:rsid w:val="0031018A"/>
    <w:rsid w:val="00311D84"/>
    <w:rsid w:val="00312EA2"/>
    <w:rsid w:val="003131C2"/>
    <w:rsid w:val="0031408A"/>
    <w:rsid w:val="00320FF4"/>
    <w:rsid w:val="00325574"/>
    <w:rsid w:val="003279DE"/>
    <w:rsid w:val="00332739"/>
    <w:rsid w:val="00332E86"/>
    <w:rsid w:val="003341D6"/>
    <w:rsid w:val="00337680"/>
    <w:rsid w:val="0034067C"/>
    <w:rsid w:val="003447B0"/>
    <w:rsid w:val="00344E11"/>
    <w:rsid w:val="0034792B"/>
    <w:rsid w:val="003504C5"/>
    <w:rsid w:val="00353247"/>
    <w:rsid w:val="00355CEC"/>
    <w:rsid w:val="00356554"/>
    <w:rsid w:val="003643C6"/>
    <w:rsid w:val="00364BCF"/>
    <w:rsid w:val="00367F61"/>
    <w:rsid w:val="0037038C"/>
    <w:rsid w:val="00372513"/>
    <w:rsid w:val="00385B9D"/>
    <w:rsid w:val="00390862"/>
    <w:rsid w:val="003930DB"/>
    <w:rsid w:val="00396719"/>
    <w:rsid w:val="003A0D32"/>
    <w:rsid w:val="003A2111"/>
    <w:rsid w:val="003A5EE2"/>
    <w:rsid w:val="003A7CAE"/>
    <w:rsid w:val="003B7C74"/>
    <w:rsid w:val="003C59B5"/>
    <w:rsid w:val="003D0D1E"/>
    <w:rsid w:val="003D3085"/>
    <w:rsid w:val="003D5984"/>
    <w:rsid w:val="003E065A"/>
    <w:rsid w:val="003E37D8"/>
    <w:rsid w:val="003E5487"/>
    <w:rsid w:val="003E58F3"/>
    <w:rsid w:val="003E5E8D"/>
    <w:rsid w:val="003F64B3"/>
    <w:rsid w:val="003F7D77"/>
    <w:rsid w:val="004002A3"/>
    <w:rsid w:val="00404198"/>
    <w:rsid w:val="00405F99"/>
    <w:rsid w:val="0041241A"/>
    <w:rsid w:val="00412E07"/>
    <w:rsid w:val="00421A06"/>
    <w:rsid w:val="00422FA7"/>
    <w:rsid w:val="00425642"/>
    <w:rsid w:val="004274F3"/>
    <w:rsid w:val="00430B98"/>
    <w:rsid w:val="00434783"/>
    <w:rsid w:val="004417DE"/>
    <w:rsid w:val="0044222C"/>
    <w:rsid w:val="00442B9B"/>
    <w:rsid w:val="00443991"/>
    <w:rsid w:val="004519EC"/>
    <w:rsid w:val="004528E2"/>
    <w:rsid w:val="00456B17"/>
    <w:rsid w:val="00461DE8"/>
    <w:rsid w:val="00463A27"/>
    <w:rsid w:val="004711F0"/>
    <w:rsid w:val="00474016"/>
    <w:rsid w:val="00474496"/>
    <w:rsid w:val="00477C41"/>
    <w:rsid w:val="00480D28"/>
    <w:rsid w:val="004823A4"/>
    <w:rsid w:val="00482D34"/>
    <w:rsid w:val="004849E7"/>
    <w:rsid w:val="004B3B12"/>
    <w:rsid w:val="004B61D3"/>
    <w:rsid w:val="004C6296"/>
    <w:rsid w:val="004D6402"/>
    <w:rsid w:val="004D6CEE"/>
    <w:rsid w:val="004E076B"/>
    <w:rsid w:val="004E2636"/>
    <w:rsid w:val="004E31B5"/>
    <w:rsid w:val="004E33AD"/>
    <w:rsid w:val="004F081D"/>
    <w:rsid w:val="004F29BF"/>
    <w:rsid w:val="005004DE"/>
    <w:rsid w:val="0050763B"/>
    <w:rsid w:val="00512272"/>
    <w:rsid w:val="00515F21"/>
    <w:rsid w:val="005164DD"/>
    <w:rsid w:val="0052643B"/>
    <w:rsid w:val="005320A8"/>
    <w:rsid w:val="00537227"/>
    <w:rsid w:val="005429E6"/>
    <w:rsid w:val="00547CC9"/>
    <w:rsid w:val="00552F21"/>
    <w:rsid w:val="00555025"/>
    <w:rsid w:val="005624DD"/>
    <w:rsid w:val="00562855"/>
    <w:rsid w:val="00564D66"/>
    <w:rsid w:val="0057051A"/>
    <w:rsid w:val="005725A1"/>
    <w:rsid w:val="00575741"/>
    <w:rsid w:val="00580185"/>
    <w:rsid w:val="0058394B"/>
    <w:rsid w:val="00585771"/>
    <w:rsid w:val="00585913"/>
    <w:rsid w:val="00586DCE"/>
    <w:rsid w:val="00591FCD"/>
    <w:rsid w:val="00595684"/>
    <w:rsid w:val="005A513D"/>
    <w:rsid w:val="005A5438"/>
    <w:rsid w:val="005A6EC9"/>
    <w:rsid w:val="005B0C03"/>
    <w:rsid w:val="005B17A1"/>
    <w:rsid w:val="005B5709"/>
    <w:rsid w:val="005B72F8"/>
    <w:rsid w:val="005C0D8B"/>
    <w:rsid w:val="005C0FC3"/>
    <w:rsid w:val="005E3F29"/>
    <w:rsid w:val="005E6831"/>
    <w:rsid w:val="005F1875"/>
    <w:rsid w:val="005F2894"/>
    <w:rsid w:val="005F5049"/>
    <w:rsid w:val="00606A93"/>
    <w:rsid w:val="00606C29"/>
    <w:rsid w:val="00610BD0"/>
    <w:rsid w:val="00614F00"/>
    <w:rsid w:val="00615F08"/>
    <w:rsid w:val="006166D1"/>
    <w:rsid w:val="00622441"/>
    <w:rsid w:val="00622981"/>
    <w:rsid w:val="0062449B"/>
    <w:rsid w:val="00635003"/>
    <w:rsid w:val="00637A37"/>
    <w:rsid w:val="00644DAF"/>
    <w:rsid w:val="0064646E"/>
    <w:rsid w:val="00646F14"/>
    <w:rsid w:val="00651D4D"/>
    <w:rsid w:val="00672FF2"/>
    <w:rsid w:val="00673089"/>
    <w:rsid w:val="0067401E"/>
    <w:rsid w:val="00677F11"/>
    <w:rsid w:val="0068758C"/>
    <w:rsid w:val="0069189D"/>
    <w:rsid w:val="00691F94"/>
    <w:rsid w:val="00694689"/>
    <w:rsid w:val="0069555E"/>
    <w:rsid w:val="006974E6"/>
    <w:rsid w:val="006A09C9"/>
    <w:rsid w:val="006A22E9"/>
    <w:rsid w:val="006B1831"/>
    <w:rsid w:val="006B2DF1"/>
    <w:rsid w:val="006B556E"/>
    <w:rsid w:val="006B68ED"/>
    <w:rsid w:val="006D0919"/>
    <w:rsid w:val="006D1036"/>
    <w:rsid w:val="006E433A"/>
    <w:rsid w:val="006E5832"/>
    <w:rsid w:val="006F0646"/>
    <w:rsid w:val="006F5CF4"/>
    <w:rsid w:val="006F7B0A"/>
    <w:rsid w:val="00701017"/>
    <w:rsid w:val="00705ED7"/>
    <w:rsid w:val="00706723"/>
    <w:rsid w:val="007116BE"/>
    <w:rsid w:val="007172D6"/>
    <w:rsid w:val="0071798E"/>
    <w:rsid w:val="0072095C"/>
    <w:rsid w:val="0072393E"/>
    <w:rsid w:val="007248C4"/>
    <w:rsid w:val="00730257"/>
    <w:rsid w:val="0073239F"/>
    <w:rsid w:val="0073343B"/>
    <w:rsid w:val="00737F7B"/>
    <w:rsid w:val="007438D9"/>
    <w:rsid w:val="00757361"/>
    <w:rsid w:val="00757CF6"/>
    <w:rsid w:val="00762A44"/>
    <w:rsid w:val="0076415A"/>
    <w:rsid w:val="00773B88"/>
    <w:rsid w:val="0077558B"/>
    <w:rsid w:val="00780AA8"/>
    <w:rsid w:val="0078243B"/>
    <w:rsid w:val="00782B6A"/>
    <w:rsid w:val="007845B8"/>
    <w:rsid w:val="007855DE"/>
    <w:rsid w:val="00791F74"/>
    <w:rsid w:val="00793F43"/>
    <w:rsid w:val="00795362"/>
    <w:rsid w:val="007970A8"/>
    <w:rsid w:val="007A4611"/>
    <w:rsid w:val="007A7857"/>
    <w:rsid w:val="007B2816"/>
    <w:rsid w:val="007C53D7"/>
    <w:rsid w:val="007D5FE9"/>
    <w:rsid w:val="007E3E35"/>
    <w:rsid w:val="007E4615"/>
    <w:rsid w:val="007E6ECF"/>
    <w:rsid w:val="007E785D"/>
    <w:rsid w:val="007F11B0"/>
    <w:rsid w:val="007F52AE"/>
    <w:rsid w:val="007F5607"/>
    <w:rsid w:val="007F60C5"/>
    <w:rsid w:val="008008C2"/>
    <w:rsid w:val="00800EBE"/>
    <w:rsid w:val="00805DFC"/>
    <w:rsid w:val="00806EC9"/>
    <w:rsid w:val="008170E4"/>
    <w:rsid w:val="00827335"/>
    <w:rsid w:val="00831AB4"/>
    <w:rsid w:val="00840807"/>
    <w:rsid w:val="00840D40"/>
    <w:rsid w:val="0084117B"/>
    <w:rsid w:val="00851D34"/>
    <w:rsid w:val="0085303D"/>
    <w:rsid w:val="0085354D"/>
    <w:rsid w:val="00853A04"/>
    <w:rsid w:val="008638ED"/>
    <w:rsid w:val="008653F2"/>
    <w:rsid w:val="00865DEA"/>
    <w:rsid w:val="00867A7F"/>
    <w:rsid w:val="00870665"/>
    <w:rsid w:val="0087578D"/>
    <w:rsid w:val="008771E9"/>
    <w:rsid w:val="00877E78"/>
    <w:rsid w:val="008820FA"/>
    <w:rsid w:val="00890266"/>
    <w:rsid w:val="00890FD8"/>
    <w:rsid w:val="00891CBF"/>
    <w:rsid w:val="00892E17"/>
    <w:rsid w:val="00893E24"/>
    <w:rsid w:val="008A2733"/>
    <w:rsid w:val="008B57B1"/>
    <w:rsid w:val="008B63AB"/>
    <w:rsid w:val="008C1E85"/>
    <w:rsid w:val="008C2386"/>
    <w:rsid w:val="008C73F0"/>
    <w:rsid w:val="008E6754"/>
    <w:rsid w:val="008E7E2B"/>
    <w:rsid w:val="008F2E68"/>
    <w:rsid w:val="0090495A"/>
    <w:rsid w:val="009135D7"/>
    <w:rsid w:val="00922A57"/>
    <w:rsid w:val="009239F9"/>
    <w:rsid w:val="00923D95"/>
    <w:rsid w:val="00927186"/>
    <w:rsid w:val="0093046E"/>
    <w:rsid w:val="00932EF1"/>
    <w:rsid w:val="00940508"/>
    <w:rsid w:val="00944D2B"/>
    <w:rsid w:val="00945400"/>
    <w:rsid w:val="00946E1F"/>
    <w:rsid w:val="0095206A"/>
    <w:rsid w:val="00953CF7"/>
    <w:rsid w:val="009653FE"/>
    <w:rsid w:val="00975759"/>
    <w:rsid w:val="00977AFD"/>
    <w:rsid w:val="0098003A"/>
    <w:rsid w:val="00980E04"/>
    <w:rsid w:val="00981640"/>
    <w:rsid w:val="00981F09"/>
    <w:rsid w:val="009949FC"/>
    <w:rsid w:val="009A148E"/>
    <w:rsid w:val="009A237D"/>
    <w:rsid w:val="009A4CE5"/>
    <w:rsid w:val="009B2879"/>
    <w:rsid w:val="009C3C8C"/>
    <w:rsid w:val="009C666C"/>
    <w:rsid w:val="009D0929"/>
    <w:rsid w:val="009D418B"/>
    <w:rsid w:val="009E041D"/>
    <w:rsid w:val="00A009F8"/>
    <w:rsid w:val="00A0248B"/>
    <w:rsid w:val="00A034F4"/>
    <w:rsid w:val="00A05A44"/>
    <w:rsid w:val="00A15BE6"/>
    <w:rsid w:val="00A2646D"/>
    <w:rsid w:val="00A26FBB"/>
    <w:rsid w:val="00A368F7"/>
    <w:rsid w:val="00A42651"/>
    <w:rsid w:val="00A431E2"/>
    <w:rsid w:val="00A43B47"/>
    <w:rsid w:val="00A548C2"/>
    <w:rsid w:val="00A61AF5"/>
    <w:rsid w:val="00A62C80"/>
    <w:rsid w:val="00A630E7"/>
    <w:rsid w:val="00A64262"/>
    <w:rsid w:val="00A76053"/>
    <w:rsid w:val="00A8354B"/>
    <w:rsid w:val="00A924BC"/>
    <w:rsid w:val="00A935F0"/>
    <w:rsid w:val="00AA6D61"/>
    <w:rsid w:val="00AA6EBB"/>
    <w:rsid w:val="00AB1CD0"/>
    <w:rsid w:val="00AB26B6"/>
    <w:rsid w:val="00AB3408"/>
    <w:rsid w:val="00AC1D9C"/>
    <w:rsid w:val="00AC2034"/>
    <w:rsid w:val="00AC2E1F"/>
    <w:rsid w:val="00AC5C62"/>
    <w:rsid w:val="00AD588F"/>
    <w:rsid w:val="00AF188E"/>
    <w:rsid w:val="00AF2DBB"/>
    <w:rsid w:val="00AF5483"/>
    <w:rsid w:val="00B13605"/>
    <w:rsid w:val="00B1424F"/>
    <w:rsid w:val="00B14B06"/>
    <w:rsid w:val="00B14E10"/>
    <w:rsid w:val="00B15FCD"/>
    <w:rsid w:val="00B204C9"/>
    <w:rsid w:val="00B21B26"/>
    <w:rsid w:val="00B23AE2"/>
    <w:rsid w:val="00B249AE"/>
    <w:rsid w:val="00B34EDF"/>
    <w:rsid w:val="00B3594C"/>
    <w:rsid w:val="00B35BA6"/>
    <w:rsid w:val="00B4273E"/>
    <w:rsid w:val="00B51D2A"/>
    <w:rsid w:val="00B52A89"/>
    <w:rsid w:val="00B61C55"/>
    <w:rsid w:val="00B64323"/>
    <w:rsid w:val="00B67E07"/>
    <w:rsid w:val="00B70316"/>
    <w:rsid w:val="00B8493E"/>
    <w:rsid w:val="00B933D7"/>
    <w:rsid w:val="00B9505B"/>
    <w:rsid w:val="00B97561"/>
    <w:rsid w:val="00BA0DF1"/>
    <w:rsid w:val="00BA3501"/>
    <w:rsid w:val="00BA565E"/>
    <w:rsid w:val="00BB29D9"/>
    <w:rsid w:val="00BB5346"/>
    <w:rsid w:val="00BC05DB"/>
    <w:rsid w:val="00BC2AD1"/>
    <w:rsid w:val="00BD2205"/>
    <w:rsid w:val="00BD4B39"/>
    <w:rsid w:val="00BD50C5"/>
    <w:rsid w:val="00BD6BB5"/>
    <w:rsid w:val="00BE3268"/>
    <w:rsid w:val="00BF3B38"/>
    <w:rsid w:val="00BF4394"/>
    <w:rsid w:val="00BF4934"/>
    <w:rsid w:val="00BF5219"/>
    <w:rsid w:val="00BF6E14"/>
    <w:rsid w:val="00C027EB"/>
    <w:rsid w:val="00C06CC4"/>
    <w:rsid w:val="00C12356"/>
    <w:rsid w:val="00C2006A"/>
    <w:rsid w:val="00C22BF9"/>
    <w:rsid w:val="00C256FF"/>
    <w:rsid w:val="00C2672A"/>
    <w:rsid w:val="00C34F20"/>
    <w:rsid w:val="00C51575"/>
    <w:rsid w:val="00C54A67"/>
    <w:rsid w:val="00C54F10"/>
    <w:rsid w:val="00C603F9"/>
    <w:rsid w:val="00C60E68"/>
    <w:rsid w:val="00C63C53"/>
    <w:rsid w:val="00C72E7B"/>
    <w:rsid w:val="00C757FB"/>
    <w:rsid w:val="00C80DAE"/>
    <w:rsid w:val="00CA1329"/>
    <w:rsid w:val="00CA43B8"/>
    <w:rsid w:val="00CB44E5"/>
    <w:rsid w:val="00CB54DF"/>
    <w:rsid w:val="00CB6147"/>
    <w:rsid w:val="00CB6242"/>
    <w:rsid w:val="00CC27DF"/>
    <w:rsid w:val="00CD080C"/>
    <w:rsid w:val="00CD23F7"/>
    <w:rsid w:val="00CD7473"/>
    <w:rsid w:val="00CD76B3"/>
    <w:rsid w:val="00CE0CD5"/>
    <w:rsid w:val="00CE2B5E"/>
    <w:rsid w:val="00CE3705"/>
    <w:rsid w:val="00CF1712"/>
    <w:rsid w:val="00CF7EDA"/>
    <w:rsid w:val="00D103D5"/>
    <w:rsid w:val="00D13A8A"/>
    <w:rsid w:val="00D16A81"/>
    <w:rsid w:val="00D21D56"/>
    <w:rsid w:val="00D27100"/>
    <w:rsid w:val="00D27920"/>
    <w:rsid w:val="00D458D2"/>
    <w:rsid w:val="00D4626D"/>
    <w:rsid w:val="00D4641D"/>
    <w:rsid w:val="00D52AE6"/>
    <w:rsid w:val="00D56D1D"/>
    <w:rsid w:val="00D570FA"/>
    <w:rsid w:val="00D57282"/>
    <w:rsid w:val="00D604CD"/>
    <w:rsid w:val="00D6315B"/>
    <w:rsid w:val="00D63343"/>
    <w:rsid w:val="00D64181"/>
    <w:rsid w:val="00D64739"/>
    <w:rsid w:val="00D669F0"/>
    <w:rsid w:val="00D66B54"/>
    <w:rsid w:val="00D678D0"/>
    <w:rsid w:val="00D67A83"/>
    <w:rsid w:val="00D712F4"/>
    <w:rsid w:val="00D737A5"/>
    <w:rsid w:val="00D8336F"/>
    <w:rsid w:val="00D83932"/>
    <w:rsid w:val="00D84526"/>
    <w:rsid w:val="00D918DA"/>
    <w:rsid w:val="00D91ACD"/>
    <w:rsid w:val="00D92562"/>
    <w:rsid w:val="00D93434"/>
    <w:rsid w:val="00DA0F8B"/>
    <w:rsid w:val="00DA15B5"/>
    <w:rsid w:val="00DA351B"/>
    <w:rsid w:val="00DB0A7A"/>
    <w:rsid w:val="00DB1659"/>
    <w:rsid w:val="00DB6684"/>
    <w:rsid w:val="00DB6D75"/>
    <w:rsid w:val="00DC23CC"/>
    <w:rsid w:val="00DC3980"/>
    <w:rsid w:val="00DE0311"/>
    <w:rsid w:val="00DE1F5C"/>
    <w:rsid w:val="00DE475C"/>
    <w:rsid w:val="00DF0698"/>
    <w:rsid w:val="00DF0C8C"/>
    <w:rsid w:val="00DF11E9"/>
    <w:rsid w:val="00E05D84"/>
    <w:rsid w:val="00E1064B"/>
    <w:rsid w:val="00E14146"/>
    <w:rsid w:val="00E21DB5"/>
    <w:rsid w:val="00E268F8"/>
    <w:rsid w:val="00E26FC5"/>
    <w:rsid w:val="00E3157F"/>
    <w:rsid w:val="00E42040"/>
    <w:rsid w:val="00E504B0"/>
    <w:rsid w:val="00E5178D"/>
    <w:rsid w:val="00E5780D"/>
    <w:rsid w:val="00E72E00"/>
    <w:rsid w:val="00E81693"/>
    <w:rsid w:val="00E82A0A"/>
    <w:rsid w:val="00E85D58"/>
    <w:rsid w:val="00E87F71"/>
    <w:rsid w:val="00E91732"/>
    <w:rsid w:val="00E91ED5"/>
    <w:rsid w:val="00E9407C"/>
    <w:rsid w:val="00E94817"/>
    <w:rsid w:val="00E974FA"/>
    <w:rsid w:val="00EA328E"/>
    <w:rsid w:val="00EA7A8F"/>
    <w:rsid w:val="00EC33CB"/>
    <w:rsid w:val="00EC6A77"/>
    <w:rsid w:val="00EC7394"/>
    <w:rsid w:val="00ED2D5E"/>
    <w:rsid w:val="00EE12D6"/>
    <w:rsid w:val="00EE4C5A"/>
    <w:rsid w:val="00EE5C09"/>
    <w:rsid w:val="00EE5CED"/>
    <w:rsid w:val="00EE707B"/>
    <w:rsid w:val="00EE7530"/>
    <w:rsid w:val="00EE7BDD"/>
    <w:rsid w:val="00EF3F25"/>
    <w:rsid w:val="00EF76AA"/>
    <w:rsid w:val="00F04C69"/>
    <w:rsid w:val="00F06020"/>
    <w:rsid w:val="00F06F61"/>
    <w:rsid w:val="00F27B69"/>
    <w:rsid w:val="00F33E67"/>
    <w:rsid w:val="00F34A40"/>
    <w:rsid w:val="00F44F94"/>
    <w:rsid w:val="00F51B2B"/>
    <w:rsid w:val="00F553D5"/>
    <w:rsid w:val="00F5639B"/>
    <w:rsid w:val="00F56959"/>
    <w:rsid w:val="00F621C6"/>
    <w:rsid w:val="00F628FC"/>
    <w:rsid w:val="00F71598"/>
    <w:rsid w:val="00F80C40"/>
    <w:rsid w:val="00F81697"/>
    <w:rsid w:val="00F81A4E"/>
    <w:rsid w:val="00F820D5"/>
    <w:rsid w:val="00F85283"/>
    <w:rsid w:val="00F86B51"/>
    <w:rsid w:val="00F86F73"/>
    <w:rsid w:val="00F92343"/>
    <w:rsid w:val="00F9294E"/>
    <w:rsid w:val="00F96EF1"/>
    <w:rsid w:val="00F97865"/>
    <w:rsid w:val="00FA689A"/>
    <w:rsid w:val="00FB07F0"/>
    <w:rsid w:val="00FB099C"/>
    <w:rsid w:val="00FB1179"/>
    <w:rsid w:val="00FB32F0"/>
    <w:rsid w:val="00FB673F"/>
    <w:rsid w:val="00FB7FA5"/>
    <w:rsid w:val="00FC10C1"/>
    <w:rsid w:val="00FC4B4F"/>
    <w:rsid w:val="00FC67D4"/>
    <w:rsid w:val="00FC7C4F"/>
    <w:rsid w:val="00FD06CF"/>
    <w:rsid w:val="00FD5E92"/>
    <w:rsid w:val="00FE08AE"/>
    <w:rsid w:val="00FE5700"/>
    <w:rsid w:val="00FE7CA4"/>
    <w:rsid w:val="00FF02F4"/>
    <w:rsid w:val="00FF4DC3"/>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019A5E2"/>
  <w15:docId w15:val="{2CDD163C-5EEC-4794-9416-A17B90A3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CA1329"/>
    <w:pPr>
      <w:spacing w:before="2000" w:after="80" w:line="720" w:lineRule="exact"/>
      <w:contextualSpacing/>
    </w:pPr>
    <w:rPr>
      <w:rFonts w:asciiTheme="majorHAnsi" w:hAnsiTheme="majorHAnsi" w:cstheme="majorHAnsi"/>
      <w:b/>
      <w:color w:val="0097A9"/>
      <w:spacing w:val="-10"/>
      <w:kern w:val="60"/>
      <w:sz w:val="80"/>
      <w:szCs w:val="80"/>
    </w:rPr>
  </w:style>
  <w:style w:type="character" w:customStyle="1" w:styleId="TitleCoverChar">
    <w:name w:val="Title (Cover) Char"/>
    <w:basedOn w:val="DefaultParagraphFont"/>
    <w:link w:val="TitleCover"/>
    <w:rsid w:val="00CA1329"/>
    <w:rPr>
      <w:rFonts w:asciiTheme="majorHAnsi" w:hAnsiTheme="majorHAnsi" w:cstheme="majorHAnsi"/>
      <w:b/>
      <w:color w:val="0097A9"/>
      <w:spacing w:val="-10"/>
      <w:kern w:val="60"/>
      <w:sz w:val="80"/>
      <w:szCs w:val="80"/>
    </w:rPr>
  </w:style>
  <w:style w:type="paragraph" w:customStyle="1" w:styleId="SubtitleCover">
    <w:name w:val="Subtitle (Cover)"/>
    <w:basedOn w:val="Normal"/>
    <w:autoRedefine/>
    <w:qFormat/>
    <w:rsid w:val="00793F43"/>
    <w:pPr>
      <w:spacing w:after="0" w:line="600" w:lineRule="exact"/>
    </w:pPr>
    <w:rPr>
      <w:rFonts w:asciiTheme="majorHAnsi" w:hAnsiTheme="majorHAnsi" w:cstheme="majorHAns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C72E7B"/>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0097A9"/>
      </w:tcPr>
    </w:tblStylePr>
    <w:tblStylePr w:type="firstCol">
      <w:pPr>
        <w:jc w:val="left"/>
      </w:pPr>
      <w:rPr>
        <w:rFonts w:ascii="Calibri" w:hAnsi="Calibri"/>
        <w:b/>
        <w:color w:val="FFFFFF"/>
        <w:sz w:val="18"/>
      </w:rPr>
      <w:tblPr/>
      <w:tcPr>
        <w:shd w:val="clear" w:color="auto" w:fill="0097A9"/>
      </w:tcPr>
    </w:tblStylePr>
    <w:tblStylePr w:type="lastCol">
      <w:pPr>
        <w:jc w:val="right"/>
      </w:pPr>
      <w:rPr>
        <w:rFonts w:ascii="Calibri" w:hAnsi="Calibri"/>
        <w:b/>
        <w:color w:val="FFFFFF"/>
        <w:sz w:val="18"/>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qFormat/>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table" w:styleId="GridTable5Dark-Accent6">
    <w:name w:val="Grid Table 5 Dark Accent 6"/>
    <w:basedOn w:val="TableNormal"/>
    <w:uiPriority w:val="50"/>
    <w:rsid w:val="003532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E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9AC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9AC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9AC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9ACA0" w:themeFill="accent6"/>
      </w:tcPr>
    </w:tblStylePr>
    <w:tblStylePr w:type="band1Vert">
      <w:tblPr/>
      <w:tcPr>
        <w:shd w:val="clear" w:color="auto" w:fill="DCDDD8" w:themeFill="accent6" w:themeFillTint="66"/>
      </w:tcPr>
    </w:tblStylePr>
    <w:tblStylePr w:type="band1Horz">
      <w:tblPr/>
      <w:tcPr>
        <w:shd w:val="clear" w:color="auto" w:fill="DCDDD8" w:themeFill="accent6" w:themeFillTint="66"/>
      </w:tcPr>
    </w:tblStylePr>
  </w:style>
  <w:style w:type="character" w:styleId="CommentReference">
    <w:name w:val="annotation reference"/>
    <w:basedOn w:val="DefaultParagraphFont"/>
    <w:uiPriority w:val="99"/>
    <w:semiHidden/>
    <w:unhideWhenUsed/>
    <w:rsid w:val="001B6102"/>
    <w:rPr>
      <w:sz w:val="16"/>
      <w:szCs w:val="16"/>
    </w:rPr>
  </w:style>
  <w:style w:type="paragraph" w:styleId="CommentText">
    <w:name w:val="annotation text"/>
    <w:basedOn w:val="Normal"/>
    <w:link w:val="CommentTextChar"/>
    <w:uiPriority w:val="99"/>
    <w:unhideWhenUsed/>
    <w:rsid w:val="001B6102"/>
    <w:pPr>
      <w:spacing w:line="240" w:lineRule="auto"/>
    </w:pPr>
    <w:rPr>
      <w:sz w:val="20"/>
      <w:szCs w:val="20"/>
    </w:rPr>
  </w:style>
  <w:style w:type="character" w:customStyle="1" w:styleId="CommentTextChar">
    <w:name w:val="Comment Text Char"/>
    <w:basedOn w:val="DefaultParagraphFont"/>
    <w:link w:val="CommentText"/>
    <w:uiPriority w:val="99"/>
    <w:rsid w:val="001B6102"/>
    <w:rPr>
      <w:sz w:val="20"/>
      <w:szCs w:val="20"/>
    </w:rPr>
  </w:style>
  <w:style w:type="paragraph" w:styleId="CommentSubject">
    <w:name w:val="annotation subject"/>
    <w:basedOn w:val="CommentText"/>
    <w:next w:val="CommentText"/>
    <w:link w:val="CommentSubjectChar"/>
    <w:uiPriority w:val="99"/>
    <w:semiHidden/>
    <w:unhideWhenUsed/>
    <w:rsid w:val="001B6102"/>
    <w:rPr>
      <w:b/>
      <w:bCs/>
    </w:rPr>
  </w:style>
  <w:style w:type="character" w:customStyle="1" w:styleId="CommentSubjectChar">
    <w:name w:val="Comment Subject Char"/>
    <w:basedOn w:val="CommentTextChar"/>
    <w:link w:val="CommentSubject"/>
    <w:uiPriority w:val="99"/>
    <w:semiHidden/>
    <w:rsid w:val="001B6102"/>
    <w:rPr>
      <w:b/>
      <w:bCs/>
      <w:sz w:val="20"/>
      <w:szCs w:val="20"/>
    </w:rPr>
  </w:style>
  <w:style w:type="table" w:styleId="GridTable2-Accent2">
    <w:name w:val="Grid Table 2 Accent 2"/>
    <w:basedOn w:val="TableNormal"/>
    <w:uiPriority w:val="47"/>
    <w:rsid w:val="001F20C5"/>
    <w:pPr>
      <w:spacing w:after="0" w:line="240" w:lineRule="auto"/>
    </w:pPr>
    <w:tblPr>
      <w:tblStyleRowBandSize w:val="1"/>
      <w:tblStyleColBandSize w:val="1"/>
      <w:tblBorders>
        <w:top w:val="single" w:sz="2" w:space="0" w:color="C6B187" w:themeColor="accent2" w:themeTint="99"/>
        <w:bottom w:val="single" w:sz="2" w:space="0" w:color="C6B187" w:themeColor="accent2" w:themeTint="99"/>
        <w:insideH w:val="single" w:sz="2" w:space="0" w:color="C6B187" w:themeColor="accent2" w:themeTint="99"/>
        <w:insideV w:val="single" w:sz="2" w:space="0" w:color="C6B187" w:themeColor="accent2" w:themeTint="99"/>
      </w:tblBorders>
    </w:tblPr>
    <w:tblStylePr w:type="firstRow">
      <w:rPr>
        <w:b/>
        <w:bCs/>
      </w:rPr>
      <w:tblPr/>
      <w:tcPr>
        <w:tcBorders>
          <w:top w:val="nil"/>
          <w:bottom w:val="single" w:sz="12" w:space="0" w:color="C6B187" w:themeColor="accent2" w:themeTint="99"/>
          <w:insideH w:val="nil"/>
          <w:insideV w:val="nil"/>
        </w:tcBorders>
        <w:shd w:val="clear" w:color="auto" w:fill="FFFFFF" w:themeFill="background1"/>
      </w:tcPr>
    </w:tblStylePr>
    <w:tblStylePr w:type="lastRow">
      <w:rPr>
        <w:b/>
        <w:bCs/>
      </w:rPr>
      <w:tblPr/>
      <w:tcPr>
        <w:tcBorders>
          <w:top w:val="double" w:sz="2" w:space="0" w:color="C6B18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5D7" w:themeFill="accent2" w:themeFillTint="33"/>
      </w:tcPr>
    </w:tblStylePr>
    <w:tblStylePr w:type="band1Horz">
      <w:tblPr/>
      <w:tcPr>
        <w:shd w:val="clear" w:color="auto" w:fill="ECE5D7" w:themeFill="accent2" w:themeFillTint="33"/>
      </w:tcPr>
    </w:tblStylePr>
  </w:style>
  <w:style w:type="paragraph" w:styleId="NoSpacing">
    <w:name w:val="No Spacing"/>
    <w:uiPriority w:val="1"/>
    <w:qFormat/>
    <w:rsid w:val="008008C2"/>
    <w:pPr>
      <w:spacing w:after="0" w:line="240" w:lineRule="auto"/>
    </w:pPr>
    <w:rPr>
      <w:rFonts w:eastAsiaTheme="minorHAnsi"/>
      <w:lang w:eastAsia="en-US"/>
    </w:rPr>
  </w:style>
  <w:style w:type="table" w:styleId="LightList-Accent2">
    <w:name w:val="Light List Accent 2"/>
    <w:basedOn w:val="TableNormal"/>
    <w:uiPriority w:val="61"/>
    <w:rsid w:val="008008C2"/>
    <w:pPr>
      <w:spacing w:after="0" w:line="240" w:lineRule="auto"/>
    </w:pPr>
    <w:rPr>
      <w:rFonts w:ascii="Calibri" w:eastAsia="Times New Roman" w:hAnsi="Calibri" w:cs="Times New Roman"/>
      <w:sz w:val="20"/>
      <w:szCs w:val="20"/>
    </w:rPr>
    <w:tblPr>
      <w:tblStyleRowBandSize w:val="1"/>
      <w:tblStyleColBandSize w:val="1"/>
      <w:tblBorders>
        <w:top w:val="single" w:sz="8" w:space="0" w:color="937A46" w:themeColor="accent2"/>
        <w:left w:val="single" w:sz="8" w:space="0" w:color="937A46" w:themeColor="accent2"/>
        <w:bottom w:val="single" w:sz="8" w:space="0" w:color="937A46" w:themeColor="accent2"/>
        <w:right w:val="single" w:sz="8" w:space="0" w:color="937A46" w:themeColor="accent2"/>
      </w:tblBorders>
    </w:tblPr>
    <w:tblStylePr w:type="firstRow">
      <w:pPr>
        <w:spacing w:before="0" w:after="0" w:line="240" w:lineRule="auto"/>
      </w:pPr>
      <w:rPr>
        <w:b/>
        <w:bCs/>
        <w:color w:val="FFFFFF" w:themeColor="background1"/>
      </w:rPr>
      <w:tblPr/>
      <w:tcPr>
        <w:shd w:val="clear" w:color="auto" w:fill="937A46" w:themeFill="accent2"/>
      </w:tcPr>
    </w:tblStylePr>
    <w:tblStylePr w:type="lastRow">
      <w:pPr>
        <w:spacing w:before="0" w:after="0" w:line="240" w:lineRule="auto"/>
      </w:pPr>
      <w:rPr>
        <w:b/>
        <w:bCs/>
      </w:rPr>
      <w:tblPr/>
      <w:tcPr>
        <w:tcBorders>
          <w:top w:val="double" w:sz="6" w:space="0" w:color="937A46" w:themeColor="accent2"/>
          <w:left w:val="single" w:sz="8" w:space="0" w:color="937A46" w:themeColor="accent2"/>
          <w:bottom w:val="single" w:sz="8" w:space="0" w:color="937A46" w:themeColor="accent2"/>
          <w:right w:val="single" w:sz="8" w:space="0" w:color="937A46" w:themeColor="accent2"/>
        </w:tcBorders>
      </w:tcPr>
    </w:tblStylePr>
    <w:tblStylePr w:type="firstCol">
      <w:rPr>
        <w:b/>
        <w:bCs/>
      </w:rPr>
    </w:tblStylePr>
    <w:tblStylePr w:type="lastCol">
      <w:rPr>
        <w:b/>
        <w:bCs/>
      </w:rPr>
    </w:tblStylePr>
    <w:tblStylePr w:type="band1Vert">
      <w:tblPr/>
      <w:tcPr>
        <w:tcBorders>
          <w:top w:val="single" w:sz="8" w:space="0" w:color="937A46" w:themeColor="accent2"/>
          <w:left w:val="single" w:sz="8" w:space="0" w:color="937A46" w:themeColor="accent2"/>
          <w:bottom w:val="single" w:sz="8" w:space="0" w:color="937A46" w:themeColor="accent2"/>
          <w:right w:val="single" w:sz="8" w:space="0" w:color="937A46" w:themeColor="accent2"/>
        </w:tcBorders>
      </w:tcPr>
    </w:tblStylePr>
    <w:tblStylePr w:type="band1Horz">
      <w:tblPr/>
      <w:tcPr>
        <w:tcBorders>
          <w:top w:val="single" w:sz="8" w:space="0" w:color="937A46" w:themeColor="accent2"/>
          <w:left w:val="single" w:sz="8" w:space="0" w:color="937A46" w:themeColor="accent2"/>
          <w:bottom w:val="single" w:sz="8" w:space="0" w:color="937A46" w:themeColor="accent2"/>
          <w:right w:val="single" w:sz="8" w:space="0" w:color="937A46" w:themeColor="accent2"/>
        </w:tcBorders>
      </w:tcPr>
    </w:tblStylePr>
  </w:style>
  <w:style w:type="character" w:styleId="FootnoteReference">
    <w:name w:val="footnote reference"/>
    <w:basedOn w:val="DefaultParagraphFont"/>
    <w:uiPriority w:val="99"/>
    <w:semiHidden/>
    <w:rsid w:val="008008C2"/>
    <w:rPr>
      <w:vertAlign w:val="superscript"/>
    </w:rPr>
  </w:style>
  <w:style w:type="table" w:customStyle="1" w:styleId="Corporate1">
    <w:name w:val="Corporate1"/>
    <w:basedOn w:val="TableNormal"/>
    <w:uiPriority w:val="99"/>
    <w:rsid w:val="008008C2"/>
    <w:pPr>
      <w:spacing w:after="0" w:line="240" w:lineRule="auto"/>
    </w:pPr>
    <w:rPr>
      <w:rFonts w:ascii="Calibri" w:eastAsia="Times New Roman" w:hAnsi="Calibri" w:cs="Times New Roman"/>
      <w:sz w:val="18"/>
      <w:szCs w:val="20"/>
    </w:rPr>
    <w:tblPr>
      <w:tblStyleRowBandSize w:val="1"/>
      <w:tblBorders>
        <w:top w:val="single" w:sz="4" w:space="0" w:color="4C4C4C"/>
        <w:bottom w:val="single" w:sz="4" w:space="0" w:color="4C4C4C"/>
        <w:insideH w:val="single" w:sz="4" w:space="0" w:color="4C4C4C"/>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shd w:val="clear" w:color="auto" w:fill="808474"/>
      </w:tcPr>
    </w:tblStylePr>
    <w:tblStylePr w:type="lastRow">
      <w:rPr>
        <w:rFonts w:ascii="Calibri" w:hAnsi="Calibri"/>
        <w:b/>
        <w:color w:val="FFFFFF"/>
        <w:sz w:val="18"/>
      </w:rPr>
      <w:tblPr/>
      <w:tcPr>
        <w:shd w:val="clear" w:color="auto" w:fill="FCAB00"/>
      </w:tcPr>
    </w:tblStylePr>
    <w:tblStylePr w:type="firstCol">
      <w:pPr>
        <w:jc w:val="left"/>
      </w:pPr>
      <w:rPr>
        <w:rFonts w:ascii="Calibri" w:hAnsi="Calibri"/>
        <w:b/>
        <w:color w:val="FFFFFF"/>
        <w:sz w:val="18"/>
      </w:rPr>
      <w:tblPr/>
      <w:tcPr>
        <w:shd w:val="clear" w:color="auto" w:fill="FCAB00"/>
      </w:tcPr>
    </w:tblStylePr>
    <w:tblStylePr w:type="lastCol">
      <w:pPr>
        <w:jc w:val="right"/>
      </w:pPr>
      <w:rPr>
        <w:rFonts w:ascii="Calibri" w:hAnsi="Calibri"/>
        <w:b/>
        <w:color w:val="FFFFFF"/>
        <w:sz w:val="18"/>
      </w:rPr>
      <w:tblPr/>
      <w:tcPr>
        <w:shd w:val="clear" w:color="auto" w:fill="FCAB00"/>
      </w:tcPr>
    </w:tblStylePr>
    <w:tblStylePr w:type="band1Horz">
      <w:rPr>
        <w:rFonts w:ascii="Calibri" w:hAnsi="Calibri"/>
        <w:color w:val="auto"/>
        <w:sz w:val="18"/>
      </w:rPr>
      <w:tblPr/>
      <w:tcPr>
        <w:shd w:val="clear" w:color="auto" w:fill="FFFFFF"/>
      </w:tcPr>
    </w:tblStylePr>
    <w:tblStylePr w:type="band2Horz">
      <w:pPr>
        <w:jc w:val="left"/>
      </w:pPr>
      <w:rPr>
        <w:rFonts w:ascii="Calibri" w:hAnsi="Calibri"/>
        <w:color w:val="auto"/>
        <w:sz w:val="18"/>
      </w:rPr>
      <w:tblPr/>
      <w:tcPr>
        <w:shd w:val="clear" w:color="auto" w:fill="EDEEEB"/>
      </w:tcPr>
    </w:tblStylePr>
  </w:style>
  <w:style w:type="paragraph" w:customStyle="1" w:styleId="Bullet">
    <w:name w:val="Bullet"/>
    <w:rsid w:val="008008C2"/>
    <w:pPr>
      <w:numPr>
        <w:numId w:val="29"/>
      </w:numPr>
      <w:spacing w:after="0" w:line="240" w:lineRule="auto"/>
    </w:pPr>
    <w:rPr>
      <w:rFonts w:ascii="Arial" w:eastAsia="Times New Roman" w:hAnsi="Arial" w:cs="Times New Roman"/>
      <w:sz w:val="20"/>
      <w:szCs w:val="20"/>
      <w:lang w:val="en-US" w:eastAsia="en-US"/>
    </w:rPr>
  </w:style>
  <w:style w:type="paragraph" w:customStyle="1" w:styleId="TABLE-BodyText">
    <w:name w:val="TABLE - Body Text"/>
    <w:basedOn w:val="Normal"/>
    <w:link w:val="TABLE-BodyTextChar"/>
    <w:rsid w:val="008008C2"/>
    <w:pPr>
      <w:spacing w:before="40" w:after="40" w:line="190" w:lineRule="exact"/>
      <w:ind w:right="43"/>
    </w:pPr>
    <w:rPr>
      <w:rFonts w:ascii="Arial" w:eastAsia="Times New Roman" w:hAnsi="Arial" w:cs="Times New Roman"/>
      <w:sz w:val="16"/>
      <w:szCs w:val="20"/>
      <w:lang w:val="en-US" w:eastAsia="fr-CA"/>
    </w:rPr>
  </w:style>
  <w:style w:type="character" w:customStyle="1" w:styleId="TABLE-BodyTextChar">
    <w:name w:val="TABLE - Body Text Char"/>
    <w:link w:val="TABLE-BodyText"/>
    <w:rsid w:val="008008C2"/>
    <w:rPr>
      <w:rFonts w:ascii="Arial" w:eastAsia="Times New Roman" w:hAnsi="Arial" w:cs="Times New Roman"/>
      <w:sz w:val="16"/>
      <w:szCs w:val="20"/>
      <w:lang w:val="en-US" w:eastAsia="fr-CA"/>
    </w:rPr>
  </w:style>
  <w:style w:type="paragraph" w:customStyle="1" w:styleId="MemorandumTitle">
    <w:name w:val="Memorandum (Title)"/>
    <w:basedOn w:val="Normal"/>
    <w:link w:val="MemorandumTitleChar"/>
    <w:autoRedefine/>
    <w:qFormat/>
    <w:rsid w:val="008008C2"/>
    <w:pPr>
      <w:spacing w:after="80" w:line="400" w:lineRule="exact"/>
      <w:ind w:left="270"/>
      <w:contextualSpacing/>
    </w:pPr>
    <w:rPr>
      <w:rFonts w:cstheme="majorHAnsi"/>
      <w:b/>
      <w:color w:val="009AA6"/>
      <w:spacing w:val="-10"/>
      <w:kern w:val="60"/>
      <w:sz w:val="24"/>
      <w:szCs w:val="24"/>
    </w:rPr>
  </w:style>
  <w:style w:type="character" w:customStyle="1" w:styleId="MemorandumTitleChar">
    <w:name w:val="Memorandum (Title) Char"/>
    <w:basedOn w:val="DefaultParagraphFont"/>
    <w:link w:val="MemorandumTitle"/>
    <w:rsid w:val="008008C2"/>
    <w:rPr>
      <w:rFonts w:cstheme="majorHAnsi"/>
      <w:b/>
      <w:color w:val="009AA6"/>
      <w:spacing w:val="-10"/>
      <w:kern w:val="60"/>
      <w:sz w:val="24"/>
      <w:szCs w:val="24"/>
    </w:rPr>
  </w:style>
  <w:style w:type="paragraph" w:customStyle="1" w:styleId="DecimalAligned">
    <w:name w:val="Decimal Aligned"/>
    <w:basedOn w:val="Normal"/>
    <w:uiPriority w:val="40"/>
    <w:qFormat/>
    <w:rsid w:val="008008C2"/>
    <w:pPr>
      <w:tabs>
        <w:tab w:val="decimal" w:pos="360"/>
      </w:tabs>
    </w:pPr>
    <w:rPr>
      <w:rFonts w:eastAsiaTheme="minorHAnsi"/>
      <w:lang w:val="en-US" w:eastAsia="ja-JP"/>
    </w:rPr>
  </w:style>
  <w:style w:type="character" w:styleId="SubtleEmphasis">
    <w:name w:val="Subtle Emphasis"/>
    <w:basedOn w:val="DefaultParagraphFont"/>
    <w:uiPriority w:val="19"/>
    <w:qFormat/>
    <w:rsid w:val="008008C2"/>
    <w:rPr>
      <w:i/>
      <w:iCs/>
      <w:color w:val="878787" w:themeColor="text1" w:themeTint="80"/>
    </w:rPr>
  </w:style>
  <w:style w:type="table" w:styleId="MediumShading2-Accent5">
    <w:name w:val="Medium Shading 2 Accent 5"/>
    <w:basedOn w:val="TableNormal"/>
    <w:uiPriority w:val="64"/>
    <w:rsid w:val="008008C2"/>
    <w:pPr>
      <w:spacing w:after="0" w:line="240" w:lineRule="auto"/>
    </w:pPr>
    <w:rPr>
      <w:lang w:val="en-US" w:eastAsia="ja-JP"/>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56195"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56195" w:themeFill="accent5"/>
      </w:tcPr>
    </w:tblStylePr>
    <w:tblStylePr w:type="lastCol">
      <w:rPr>
        <w:b/>
        <w:bCs/>
        <w:color w:val="FFFFFF" w:themeColor="background1"/>
      </w:rPr>
      <w:tblPr/>
      <w:tcPr>
        <w:tcBorders>
          <w:left w:val="nil"/>
          <w:right w:val="nil"/>
          <w:insideH w:val="nil"/>
          <w:insideV w:val="nil"/>
        </w:tcBorders>
        <w:shd w:val="clear" w:color="auto" w:fill="35619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9">
    <w:name w:val="toc 9"/>
    <w:basedOn w:val="Normal"/>
    <w:next w:val="Normal"/>
    <w:autoRedefine/>
    <w:uiPriority w:val="39"/>
    <w:semiHidden/>
    <w:rsid w:val="008008C2"/>
    <w:pPr>
      <w:spacing w:after="100"/>
      <w:ind w:left="1760"/>
    </w:pPr>
    <w:rPr>
      <w:rFonts w:ascii="Calibri" w:eastAsia="Times New Roman" w:hAnsi="Calibri" w:cs="Times New Roman"/>
    </w:rPr>
  </w:style>
  <w:style w:type="paragraph" w:customStyle="1" w:styleId="TABLE-MainTitle">
    <w:name w:val="TABLE - Main Title"/>
    <w:basedOn w:val="Normal"/>
    <w:rsid w:val="008008C2"/>
    <w:pPr>
      <w:spacing w:before="60" w:after="60" w:line="240" w:lineRule="auto"/>
    </w:pPr>
    <w:rPr>
      <w:rFonts w:ascii="Arial" w:eastAsia="Times New Roman" w:hAnsi="Arial" w:cs="Arial"/>
      <w:b/>
      <w:color w:val="FFFFFF"/>
      <w:sz w:val="20"/>
      <w:szCs w:val="15"/>
      <w:lang w:val="en-US" w:eastAsia="fr-CA"/>
    </w:rPr>
  </w:style>
  <w:style w:type="character" w:styleId="FollowedHyperlink">
    <w:name w:val="FollowedHyperlink"/>
    <w:basedOn w:val="DefaultParagraphFont"/>
    <w:uiPriority w:val="99"/>
    <w:semiHidden/>
    <w:rsid w:val="008008C2"/>
    <w:rPr>
      <w:color w:val="9BD3D0" w:themeColor="followedHyperlink"/>
      <w:u w:val="single"/>
    </w:rPr>
  </w:style>
  <w:style w:type="paragraph" w:customStyle="1" w:styleId="instruction">
    <w:name w:val="instruction"/>
    <w:basedOn w:val="Normal"/>
    <w:rsid w:val="008008C2"/>
    <w:pPr>
      <w:spacing w:after="0" w:line="240" w:lineRule="auto"/>
    </w:pPr>
    <w:rPr>
      <w:rFonts w:ascii="Times New Roman" w:eastAsia="Times New Roman" w:hAnsi="Times New Roman" w:cs="Times New Roman"/>
      <w:color w:val="008800"/>
      <w:sz w:val="24"/>
      <w:szCs w:val="24"/>
    </w:rPr>
  </w:style>
  <w:style w:type="paragraph" w:styleId="BodyTextIndent">
    <w:name w:val="Body Text Indent"/>
    <w:basedOn w:val="Normal"/>
    <w:link w:val="BodyTextIndentChar"/>
    <w:uiPriority w:val="99"/>
    <w:semiHidden/>
    <w:rsid w:val="008008C2"/>
    <w:pPr>
      <w:spacing w:after="120"/>
      <w:ind w:left="283"/>
    </w:pPr>
    <w:rPr>
      <w:rFonts w:ascii="Calibri" w:eastAsia="Times New Roman" w:hAnsi="Calibri" w:cs="Times New Roman"/>
    </w:rPr>
  </w:style>
  <w:style w:type="character" w:customStyle="1" w:styleId="BodyTextIndentChar">
    <w:name w:val="Body Text Indent Char"/>
    <w:basedOn w:val="DefaultParagraphFont"/>
    <w:link w:val="BodyTextIndent"/>
    <w:uiPriority w:val="99"/>
    <w:semiHidden/>
    <w:rsid w:val="008008C2"/>
    <w:rPr>
      <w:rFonts w:ascii="Calibri" w:eastAsia="Times New Roman" w:hAnsi="Calibri" w:cs="Times New Roman"/>
    </w:rPr>
  </w:style>
  <w:style w:type="paragraph" w:styleId="Revision">
    <w:name w:val="Revision"/>
    <w:hidden/>
    <w:uiPriority w:val="99"/>
    <w:semiHidden/>
    <w:rsid w:val="008008C2"/>
    <w:pPr>
      <w:spacing w:after="0" w:line="240" w:lineRule="auto"/>
    </w:pPr>
  </w:style>
  <w:style w:type="table" w:styleId="ListTable2">
    <w:name w:val="List Table 2"/>
    <w:basedOn w:val="TableNormal"/>
    <w:uiPriority w:val="47"/>
    <w:rsid w:val="008008C2"/>
    <w:pPr>
      <w:spacing w:after="0" w:line="240" w:lineRule="auto"/>
    </w:pPr>
    <w:tblPr>
      <w:tblStyleRowBandSize w:val="1"/>
      <w:tblStyleColBandSize w:val="1"/>
      <w:tblBorders>
        <w:top w:val="single" w:sz="4" w:space="0" w:color="707070" w:themeColor="text1" w:themeTint="99"/>
        <w:bottom w:val="single" w:sz="4" w:space="0" w:color="707070" w:themeColor="text1" w:themeTint="99"/>
        <w:insideH w:val="single" w:sz="4" w:space="0" w:color="707070"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FCFCF" w:themeFill="text1" w:themeFillTint="33"/>
      </w:tcPr>
    </w:tblStylePr>
    <w:tblStylePr w:type="band1Horz">
      <w:tblPr/>
      <w:tcPr>
        <w:shd w:val="clear" w:color="auto" w:fill="CFCFCF" w:themeFill="text1" w:themeFillTint="33"/>
      </w:tcPr>
    </w:tblStylePr>
  </w:style>
  <w:style w:type="table" w:styleId="ListTable6Colorful">
    <w:name w:val="List Table 6 Colorful"/>
    <w:basedOn w:val="TableNormal"/>
    <w:uiPriority w:val="51"/>
    <w:rsid w:val="008008C2"/>
    <w:pPr>
      <w:spacing w:after="0" w:line="240" w:lineRule="auto"/>
    </w:pPr>
    <w:rPr>
      <w:color w:val="111111" w:themeColor="text1"/>
    </w:rPr>
    <w:tblPr>
      <w:tblStyleRowBandSize w:val="1"/>
      <w:tblStyleColBandSize w:val="1"/>
      <w:tblBorders>
        <w:top w:val="single" w:sz="4" w:space="0" w:color="111111" w:themeColor="text1"/>
        <w:bottom w:val="single" w:sz="4" w:space="0" w:color="111111" w:themeColor="text1"/>
      </w:tblBorders>
    </w:tblPr>
    <w:tblStylePr w:type="firstRow">
      <w:rPr>
        <w:b/>
        <w:bCs/>
      </w:rPr>
      <w:tblPr/>
      <w:tcPr>
        <w:tcBorders>
          <w:bottom w:val="single" w:sz="4" w:space="0" w:color="111111" w:themeColor="text1"/>
        </w:tcBorders>
      </w:tcPr>
    </w:tblStylePr>
    <w:tblStylePr w:type="lastRow">
      <w:rPr>
        <w:b/>
        <w:bCs/>
      </w:rPr>
      <w:tblPr/>
      <w:tcPr>
        <w:tcBorders>
          <w:top w:val="double" w:sz="4" w:space="0" w:color="111111" w:themeColor="text1"/>
        </w:tcBorders>
      </w:tcPr>
    </w:tblStylePr>
    <w:tblStylePr w:type="firstCol">
      <w:rPr>
        <w:b/>
        <w:bCs/>
      </w:rPr>
    </w:tblStylePr>
    <w:tblStylePr w:type="lastCol">
      <w:rPr>
        <w:b/>
        <w:bCs/>
      </w:rPr>
    </w:tblStylePr>
    <w:tblStylePr w:type="band1Vert">
      <w:tblPr/>
      <w:tcPr>
        <w:shd w:val="clear" w:color="auto" w:fill="CFCFCF" w:themeFill="text1" w:themeFillTint="33"/>
      </w:tcPr>
    </w:tblStylePr>
    <w:tblStylePr w:type="band1Horz">
      <w:tblPr/>
      <w:tcPr>
        <w:shd w:val="clear" w:color="auto" w:fill="CFCFCF" w:themeFill="text1" w:themeFillTint="33"/>
      </w:tcPr>
    </w:tblStylePr>
  </w:style>
  <w:style w:type="table" w:styleId="ListTable4-Accent6">
    <w:name w:val="List Table 4 Accent 6"/>
    <w:basedOn w:val="TableNormal"/>
    <w:uiPriority w:val="49"/>
    <w:rsid w:val="008008C2"/>
    <w:pPr>
      <w:spacing w:after="0" w:line="240" w:lineRule="auto"/>
    </w:pPr>
    <w:tblPr>
      <w:tblStyleRowBandSize w:val="1"/>
      <w:tblStyleColBandSize w:val="1"/>
      <w:tblBorders>
        <w:top w:val="single" w:sz="4" w:space="0" w:color="CBCDC5" w:themeColor="accent6" w:themeTint="99"/>
        <w:left w:val="single" w:sz="4" w:space="0" w:color="CBCDC5" w:themeColor="accent6" w:themeTint="99"/>
        <w:bottom w:val="single" w:sz="4" w:space="0" w:color="CBCDC5" w:themeColor="accent6" w:themeTint="99"/>
        <w:right w:val="single" w:sz="4" w:space="0" w:color="CBCDC5" w:themeColor="accent6" w:themeTint="99"/>
        <w:insideH w:val="single" w:sz="4" w:space="0" w:color="CBCDC5" w:themeColor="accent6" w:themeTint="99"/>
      </w:tblBorders>
    </w:tblPr>
    <w:tblStylePr w:type="firstRow">
      <w:rPr>
        <w:b/>
        <w:bCs/>
        <w:color w:val="FFFFFF" w:themeColor="background1"/>
      </w:rPr>
      <w:tblPr/>
      <w:tcPr>
        <w:tcBorders>
          <w:top w:val="single" w:sz="4" w:space="0" w:color="A9ACA0" w:themeColor="accent6"/>
          <w:left w:val="single" w:sz="4" w:space="0" w:color="A9ACA0" w:themeColor="accent6"/>
          <w:bottom w:val="single" w:sz="4" w:space="0" w:color="A9ACA0" w:themeColor="accent6"/>
          <w:right w:val="single" w:sz="4" w:space="0" w:color="A9ACA0" w:themeColor="accent6"/>
          <w:insideH w:val="nil"/>
        </w:tcBorders>
        <w:shd w:val="clear" w:color="auto" w:fill="A9ACA0" w:themeFill="accent6"/>
      </w:tcPr>
    </w:tblStylePr>
    <w:tblStylePr w:type="lastRow">
      <w:rPr>
        <w:b/>
        <w:bCs/>
      </w:rPr>
      <w:tblPr/>
      <w:tcPr>
        <w:tcBorders>
          <w:top w:val="double" w:sz="4" w:space="0" w:color="CBCDC5" w:themeColor="accent6" w:themeTint="99"/>
        </w:tcBorders>
      </w:tcPr>
    </w:tblStylePr>
    <w:tblStylePr w:type="firstCol">
      <w:rPr>
        <w:b/>
        <w:bCs/>
      </w:rPr>
    </w:tblStylePr>
    <w:tblStylePr w:type="lastCol">
      <w:rPr>
        <w:b/>
        <w:bCs/>
      </w:rPr>
    </w:tblStylePr>
    <w:tblStylePr w:type="band1Vert">
      <w:tblPr/>
      <w:tcPr>
        <w:shd w:val="clear" w:color="auto" w:fill="EDEEEB" w:themeFill="accent6" w:themeFillTint="33"/>
      </w:tcPr>
    </w:tblStylePr>
    <w:tblStylePr w:type="band1Horz">
      <w:tblPr/>
      <w:tcPr>
        <w:shd w:val="clear" w:color="auto" w:fill="EDEEEB" w:themeFill="accent6" w:themeFillTint="33"/>
      </w:tcPr>
    </w:tblStylePr>
  </w:style>
  <w:style w:type="table" w:styleId="ListTable3-Accent6">
    <w:name w:val="List Table 3 Accent 6"/>
    <w:basedOn w:val="TableNormal"/>
    <w:uiPriority w:val="48"/>
    <w:rsid w:val="008008C2"/>
    <w:pPr>
      <w:spacing w:after="0" w:line="240" w:lineRule="auto"/>
    </w:pPr>
    <w:tblPr>
      <w:tblStyleRowBandSize w:val="1"/>
      <w:tblStyleColBandSize w:val="1"/>
      <w:tblBorders>
        <w:top w:val="single" w:sz="4" w:space="0" w:color="A9ACA0" w:themeColor="accent6"/>
        <w:left w:val="single" w:sz="4" w:space="0" w:color="A9ACA0" w:themeColor="accent6"/>
        <w:bottom w:val="single" w:sz="4" w:space="0" w:color="A9ACA0" w:themeColor="accent6"/>
        <w:right w:val="single" w:sz="4" w:space="0" w:color="A9ACA0" w:themeColor="accent6"/>
      </w:tblBorders>
    </w:tblPr>
    <w:tblStylePr w:type="firstRow">
      <w:rPr>
        <w:b/>
        <w:bCs/>
        <w:color w:val="FFFFFF" w:themeColor="background1"/>
      </w:rPr>
      <w:tblPr/>
      <w:tcPr>
        <w:shd w:val="clear" w:color="auto" w:fill="A9ACA0" w:themeFill="accent6"/>
      </w:tcPr>
    </w:tblStylePr>
    <w:tblStylePr w:type="lastRow">
      <w:rPr>
        <w:b/>
        <w:bCs/>
      </w:rPr>
      <w:tblPr/>
      <w:tcPr>
        <w:tcBorders>
          <w:top w:val="double" w:sz="4" w:space="0" w:color="A9AC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9ACA0" w:themeColor="accent6"/>
          <w:right w:val="single" w:sz="4" w:space="0" w:color="A9ACA0" w:themeColor="accent6"/>
        </w:tcBorders>
      </w:tcPr>
    </w:tblStylePr>
    <w:tblStylePr w:type="band1Horz">
      <w:tblPr/>
      <w:tcPr>
        <w:tcBorders>
          <w:top w:val="single" w:sz="4" w:space="0" w:color="A9ACA0" w:themeColor="accent6"/>
          <w:bottom w:val="single" w:sz="4" w:space="0" w:color="A9AC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9ACA0" w:themeColor="accent6"/>
          <w:left w:val="nil"/>
        </w:tcBorders>
      </w:tcPr>
    </w:tblStylePr>
    <w:tblStylePr w:type="swCell">
      <w:tblPr/>
      <w:tcPr>
        <w:tcBorders>
          <w:top w:val="double" w:sz="4" w:space="0" w:color="A9ACA0" w:themeColor="accent6"/>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05363178">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700155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hyperlink" Target="http://infoserver.cwb.local/Default.aspx?cid=32547" TargetMode="External"/><Relationship Id="rId39" Type="http://schemas.openxmlformats.org/officeDocument/2006/relationships/image" Target="media/image16.emf"/><Relationship Id="rId21" Type="http://schemas.openxmlformats.org/officeDocument/2006/relationships/header" Target="header7.xml"/><Relationship Id="rId34" Type="http://schemas.openxmlformats.org/officeDocument/2006/relationships/image" Target="media/image11.png"/><Relationship Id="rId42" Type="http://schemas.openxmlformats.org/officeDocument/2006/relationships/image" Target="media/image19.emf"/><Relationship Id="rId47" Type="http://schemas.openxmlformats.org/officeDocument/2006/relationships/image" Target="media/image24.emf"/><Relationship Id="rId50" Type="http://schemas.openxmlformats.org/officeDocument/2006/relationships/image" Target="media/image27.emf"/><Relationship Id="rId55" Type="http://schemas.openxmlformats.org/officeDocument/2006/relationships/image" Target="media/image32.emf"/><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29" Type="http://schemas.openxmlformats.org/officeDocument/2006/relationships/image" Target="media/image6.png"/><Relationship Id="rId41" Type="http://schemas.openxmlformats.org/officeDocument/2006/relationships/image" Target="media/image18.emf"/><Relationship Id="rId54" Type="http://schemas.openxmlformats.org/officeDocument/2006/relationships/image" Target="media/image31.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32" Type="http://schemas.openxmlformats.org/officeDocument/2006/relationships/image" Target="media/image9.png"/><Relationship Id="rId37" Type="http://schemas.openxmlformats.org/officeDocument/2006/relationships/image" Target="media/image14.emf"/><Relationship Id="rId40" Type="http://schemas.openxmlformats.org/officeDocument/2006/relationships/image" Target="media/image17.emf"/><Relationship Id="rId45" Type="http://schemas.openxmlformats.org/officeDocument/2006/relationships/image" Target="media/image22.emf"/><Relationship Id="rId53" Type="http://schemas.openxmlformats.org/officeDocument/2006/relationships/image" Target="media/image30.emf"/><Relationship Id="rId58"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28" Type="http://schemas.microsoft.com/office/2011/relationships/commentsExtended" Target="commentsExtended.xml"/><Relationship Id="rId36" Type="http://schemas.openxmlformats.org/officeDocument/2006/relationships/image" Target="media/image13.emf"/><Relationship Id="rId49" Type="http://schemas.openxmlformats.org/officeDocument/2006/relationships/image" Target="media/image26.emf"/><Relationship Id="rId57" Type="http://schemas.openxmlformats.org/officeDocument/2006/relationships/image" Target="media/image34.emf"/><Relationship Id="rId61"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31" Type="http://schemas.openxmlformats.org/officeDocument/2006/relationships/image" Target="media/image8.png"/><Relationship Id="rId44" Type="http://schemas.openxmlformats.org/officeDocument/2006/relationships/image" Target="media/image21.emf"/><Relationship Id="rId52" Type="http://schemas.openxmlformats.org/officeDocument/2006/relationships/image" Target="media/image29.emf"/><Relationship Id="rId60"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comments" Target="comments.xml"/><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emf"/><Relationship Id="rId48" Type="http://schemas.openxmlformats.org/officeDocument/2006/relationships/image" Target="media/image25.emf"/><Relationship Id="rId56" Type="http://schemas.openxmlformats.org/officeDocument/2006/relationships/image" Target="media/image33.emf"/><Relationship Id="rId8" Type="http://schemas.openxmlformats.org/officeDocument/2006/relationships/webSettings" Target="webSettings.xml"/><Relationship Id="rId51" Type="http://schemas.openxmlformats.org/officeDocument/2006/relationships/image" Target="media/image28.emf"/><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image" Target="media/image15.emf"/><Relationship Id="rId46" Type="http://schemas.openxmlformats.org/officeDocument/2006/relationships/image" Target="media/image23.emf"/><Relationship Id="rId59" Type="http://schemas.microsoft.com/office/2011/relationships/people" Target="people.xml"/></Relationships>
</file>

<file path=word/_rels/foot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4.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8B28C50F9A54309BDF9A2EC3E748880"/>
        <w:category>
          <w:name w:val="General"/>
          <w:gallery w:val="placeholder"/>
        </w:category>
        <w:types>
          <w:type w:val="bbPlcHdr"/>
        </w:types>
        <w:behaviors>
          <w:behavior w:val="content"/>
        </w:behaviors>
        <w:guid w:val="{8C00A03D-43B0-4D29-879D-45EA5D417B9C}"/>
      </w:docPartPr>
      <w:docPartBody>
        <w:p w:rsidR="003315B9" w:rsidRDefault="00A133F9">
          <w:pPr>
            <w:pStyle w:val="A8B28C50F9A54309BDF9A2EC3E748880"/>
          </w:pPr>
          <w:r w:rsidRPr="00CA0FE7">
            <w:rPr>
              <w:rStyle w:val="PlaceholderText"/>
            </w:rPr>
            <w:t>[Title]</w:t>
          </w:r>
        </w:p>
      </w:docPartBody>
    </w:docPart>
    <w:docPart>
      <w:docPartPr>
        <w:name w:val="0349EE66C54940BA8A6836C699AC90F0"/>
        <w:category>
          <w:name w:val="General"/>
          <w:gallery w:val="placeholder"/>
        </w:category>
        <w:types>
          <w:type w:val="bbPlcHdr"/>
        </w:types>
        <w:behaviors>
          <w:behavior w:val="content"/>
        </w:behaviors>
        <w:guid w:val="{5C94B7BE-283A-4FB6-AAEF-CFA0364914BA}"/>
      </w:docPartPr>
      <w:docPartBody>
        <w:p w:rsidR="003315B9" w:rsidRDefault="00A133F9">
          <w:pPr>
            <w:pStyle w:val="0349EE66C54940BA8A6836C699AC90F0"/>
          </w:pPr>
          <w:r w:rsidRPr="00924FDC">
            <w:rPr>
              <w:rStyle w:val="PlaceholderText"/>
            </w:rPr>
            <w:t>Click here to enter text.</w:t>
          </w:r>
        </w:p>
      </w:docPartBody>
    </w:docPart>
    <w:docPart>
      <w:docPartPr>
        <w:name w:val="3BA47ECE9FC341619D2B680F87B2B126"/>
        <w:category>
          <w:name w:val="General"/>
          <w:gallery w:val="placeholder"/>
        </w:category>
        <w:types>
          <w:type w:val="bbPlcHdr"/>
        </w:types>
        <w:behaviors>
          <w:behavior w:val="content"/>
        </w:behaviors>
        <w:guid w:val="{E4624FF1-A675-4FA9-AA37-8DE614CE727B}"/>
      </w:docPartPr>
      <w:docPartBody>
        <w:p w:rsidR="003315B9" w:rsidRDefault="00A133F9">
          <w:pPr>
            <w:pStyle w:val="3BA47ECE9FC341619D2B680F87B2B126"/>
          </w:pPr>
          <w:r w:rsidRPr="00924FDC">
            <w:rPr>
              <w:rStyle w:val="PlaceholderText"/>
            </w:rPr>
            <w:t>Click here to enter a date.</w:t>
          </w:r>
        </w:p>
      </w:docPartBody>
    </w:docPart>
    <w:docPart>
      <w:docPartPr>
        <w:name w:val="775685CE16364F7A87509719589632E8"/>
        <w:category>
          <w:name w:val="General"/>
          <w:gallery w:val="placeholder"/>
        </w:category>
        <w:types>
          <w:type w:val="bbPlcHdr"/>
        </w:types>
        <w:behaviors>
          <w:behavior w:val="content"/>
        </w:behaviors>
        <w:guid w:val="{86A44CD5-DAB8-4514-8EFF-F521DEE434E7}"/>
      </w:docPartPr>
      <w:docPartBody>
        <w:p w:rsidR="003315B9" w:rsidRDefault="00A133F9">
          <w:pPr>
            <w:pStyle w:val="775685CE16364F7A87509719589632E8"/>
          </w:pPr>
          <w:r w:rsidRPr="00CA0FE7">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33F9"/>
    <w:rsid w:val="000D6372"/>
    <w:rsid w:val="00212546"/>
    <w:rsid w:val="00293F51"/>
    <w:rsid w:val="003315B9"/>
    <w:rsid w:val="00577496"/>
    <w:rsid w:val="006801B7"/>
    <w:rsid w:val="007647E4"/>
    <w:rsid w:val="007925DF"/>
    <w:rsid w:val="00812F1A"/>
    <w:rsid w:val="00A133F9"/>
    <w:rsid w:val="00A20E9B"/>
    <w:rsid w:val="00A22877"/>
    <w:rsid w:val="00D34D5A"/>
    <w:rsid w:val="00DF636B"/>
    <w:rsid w:val="00EE20F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A8B28C50F9A54309BDF9A2EC3E748880">
    <w:name w:val="A8B28C50F9A54309BDF9A2EC3E748880"/>
  </w:style>
  <w:style w:type="paragraph" w:customStyle="1" w:styleId="9D45C8FA23134F5C8D5ADB92202CE5BE">
    <w:name w:val="9D45C8FA23134F5C8D5ADB92202CE5BE"/>
  </w:style>
  <w:style w:type="paragraph" w:customStyle="1" w:styleId="0349EE66C54940BA8A6836C699AC90F0">
    <w:name w:val="0349EE66C54940BA8A6836C699AC90F0"/>
  </w:style>
  <w:style w:type="paragraph" w:customStyle="1" w:styleId="3BA47ECE9FC341619D2B680F87B2B126">
    <w:name w:val="3BA47ECE9FC341619D2B680F87B2B126"/>
  </w:style>
  <w:style w:type="paragraph" w:customStyle="1" w:styleId="775685CE16364F7A87509719589632E8">
    <w:name w:val="775685CE16364F7A87509719589632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9352A3-E281-4F3F-9A91-C01ED587B4AC}"/>
</file>

<file path=customXml/itemProps2.xml><?xml version="1.0" encoding="utf-8"?>
<ds:datastoreItem xmlns:ds="http://schemas.openxmlformats.org/officeDocument/2006/customXml" ds:itemID="{A48CB5A8-F692-49C3-BEDD-487495320E5D}"/>
</file>

<file path=customXml/itemProps3.xml><?xml version="1.0" encoding="utf-8"?>
<ds:datastoreItem xmlns:ds="http://schemas.openxmlformats.org/officeDocument/2006/customXml" ds:itemID="{E7B3F3DB-D19C-401A-8454-BEB410083ACC}"/>
</file>

<file path=customXml/itemProps4.xml><?xml version="1.0" encoding="utf-8"?>
<ds:datastoreItem xmlns:ds="http://schemas.openxmlformats.org/officeDocument/2006/customXml" ds:itemID="{DC583AB1-E833-45A4-80BF-AB02A7CECAF7}"/>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4831</TotalTime>
  <Pages>55</Pages>
  <Words>12964</Words>
  <Characters>73898</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Account Opening Process Study</vt:lpstr>
    </vt:vector>
  </TitlesOfParts>
  <Company>Canadian Western Bank</Company>
  <LinksUpToDate>false</LinksUpToDate>
  <CharactersWithSpaces>86689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Account Opening Process Workflow Study</dc:title>
  <dc:creator>Sarah Barbour</dc:creator>
  <dc:description>Branch/Department</dc:description>
  <cp:lastModifiedBy>Teresa Holwell</cp:lastModifiedBy>
  <cp:revision>59</cp:revision>
  <cp:lastPrinted>2017-01-31T23:14:00Z</cp:lastPrinted>
  <dcterms:created xsi:type="dcterms:W3CDTF">2019-08-23T17:10:00Z</dcterms:created>
  <dcterms:modified xsi:type="dcterms:W3CDTF">2019-10-18T15:55:00Z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56800</vt:r8>
  </property>
  <property fmtid="{D5CDD505-2E9C-101B-9397-08002B2CF9AE}" pid="4" name="URL">
    <vt:lpwstr/>
  </property>
</Properties>
</file>