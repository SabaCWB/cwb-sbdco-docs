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
        <w:id w:val="-1461955582"/>
        <w:placeholder>
          <w:docPart w:val="780190F3B824429C8C212E1A8D3A4656"/>
        </w:placeholder>
        <w:dataBinding w:prefixMappings="xmlns:ns0='http://purl.org/dc/elements/1.1/' xmlns:ns1='http://schemas.openxmlformats.org/package/2006/metadata/core-properties' " w:xpath="/ns1:coreProperties[1]/ns0:title[1]" w:storeItemID="{6C3C8BC8-F283-45AE-878A-BAB7291924A1}"/>
        <w:text/>
      </w:sdtPr>
      <w:sdtEndPr/>
      <w:sdtContent>
        <w:p w14:paraId="40020E81" w14:textId="17B9CB96" w:rsidR="00E5178D" w:rsidRPr="006A59D5" w:rsidRDefault="00A46168" w:rsidP="00595A31">
          <w:pPr>
            <w:pStyle w:val="TitleCover"/>
            <w:spacing w:before="2000"/>
          </w:pPr>
          <w:r>
            <w:t>Temenos XAI Cash Flow Feature in DBX</w:t>
          </w:r>
        </w:p>
      </w:sdtContent>
    </w:sdt>
    <w:p w14:paraId="3F96A231" w14:textId="158108FF" w:rsidR="006A59D5" w:rsidRPr="00BD724B" w:rsidRDefault="006A59D5" w:rsidP="00152769">
      <w:pPr>
        <w:pStyle w:val="SubtitleCover"/>
      </w:pPr>
      <w:r w:rsidRPr="00BD724B">
        <w:t xml:space="preserve">Business Requirement </w:t>
      </w:r>
      <w:r w:rsidR="002E6C57">
        <w:t>Document</w:t>
      </w:r>
    </w:p>
    <w:p w14:paraId="10D90067" w14:textId="28B4A433" w:rsidR="006A59D5" w:rsidRDefault="006A59D5" w:rsidP="00152769">
      <w:pPr>
        <w:pStyle w:val="SubtitleCover"/>
      </w:pPr>
    </w:p>
    <w:p w14:paraId="6FF137A5" w14:textId="77777777" w:rsidR="006A59D5" w:rsidRDefault="006A59D5" w:rsidP="00595A31">
      <w:pPr>
        <w:pStyle w:val="Sub-subtitlingCover"/>
        <w:rPr>
          <w:color w:val="808474" w:themeColor="accent6" w:themeShade="BF"/>
        </w:rPr>
      </w:pPr>
    </w:p>
    <w:p w14:paraId="13F0B90B" w14:textId="25873463" w:rsidR="006A59D5" w:rsidRPr="00BD724B" w:rsidRDefault="002E6C57" w:rsidP="00595A31">
      <w:pPr>
        <w:pStyle w:val="Sub-subtitlingCover"/>
        <w:rPr>
          <w:color w:val="808474" w:themeColor="accent6" w:themeShade="BF"/>
          <w:sz w:val="48"/>
          <w:szCs w:val="48"/>
        </w:rPr>
      </w:pPr>
      <w:r>
        <w:rPr>
          <w:color w:val="808474" w:themeColor="accent6" w:themeShade="BF"/>
          <w:sz w:val="48"/>
          <w:szCs w:val="48"/>
        </w:rPr>
        <w:t>Client Solutions</w:t>
      </w:r>
    </w:p>
    <w:p w14:paraId="7562F644" w14:textId="39CC184F" w:rsidR="00793F43" w:rsidRPr="00793F43" w:rsidRDefault="00793F43" w:rsidP="00152769">
      <w:pPr>
        <w:pStyle w:val="SubtitleCover"/>
      </w:pPr>
    </w:p>
    <w:p w14:paraId="588D85E8" w14:textId="5C561309" w:rsidR="00BD724B" w:rsidRDefault="00BD724B" w:rsidP="0040784B">
      <w:pPr>
        <w:spacing w:before="100" w:beforeAutospacing="1" w:after="100" w:afterAutospacing="1" w:line="240" w:lineRule="auto"/>
        <w:jc w:val="right"/>
        <w:rPr>
          <w:rFonts w:asciiTheme="majorHAnsi" w:eastAsia="Times New Roman" w:hAnsiTheme="majorHAnsi" w:cs="Times New Roman"/>
          <w:sz w:val="24"/>
          <w:szCs w:val="24"/>
        </w:rPr>
      </w:pPr>
    </w:p>
    <w:p w14:paraId="6D25172F" w14:textId="77777777" w:rsidR="00543A0E" w:rsidRDefault="00543A0E" w:rsidP="0040784B">
      <w:pPr>
        <w:spacing w:before="100" w:beforeAutospacing="1" w:after="100" w:afterAutospacing="1" w:line="240" w:lineRule="auto"/>
        <w:jc w:val="right"/>
        <w:rPr>
          <w:rFonts w:asciiTheme="majorHAnsi" w:eastAsia="Times New Roman" w:hAnsiTheme="majorHAnsi" w:cs="Times New Roman"/>
          <w:sz w:val="24"/>
          <w:szCs w:val="24"/>
        </w:rPr>
      </w:pPr>
    </w:p>
    <w:p w14:paraId="75F5DE9D" w14:textId="61060D8F" w:rsidR="0040784B" w:rsidRDefault="0040784B" w:rsidP="0040784B">
      <w:pPr>
        <w:spacing w:before="100" w:beforeAutospacing="1" w:after="100" w:afterAutospacing="1" w:line="240" w:lineRule="auto"/>
        <w:jc w:val="right"/>
        <w:rPr>
          <w:rFonts w:asciiTheme="majorHAnsi" w:eastAsia="Times New Roman" w:hAnsiTheme="majorHAnsi" w:cs="Times New Roman"/>
          <w:sz w:val="24"/>
          <w:szCs w:val="24"/>
        </w:rPr>
      </w:pPr>
    </w:p>
    <w:p w14:paraId="4043111F" w14:textId="772740EC" w:rsidR="00FD7BD2" w:rsidRDefault="00FD7BD2" w:rsidP="0040784B">
      <w:pPr>
        <w:spacing w:before="100" w:beforeAutospacing="1" w:after="100" w:afterAutospacing="1" w:line="240" w:lineRule="auto"/>
        <w:jc w:val="right"/>
        <w:rPr>
          <w:rFonts w:asciiTheme="majorHAnsi" w:eastAsia="Times New Roman" w:hAnsiTheme="majorHAnsi" w:cs="Times New Roman"/>
          <w:sz w:val="24"/>
          <w:szCs w:val="24"/>
        </w:rPr>
      </w:pPr>
    </w:p>
    <w:p w14:paraId="37F29C4A" w14:textId="7001BEEA" w:rsidR="00FD7BD2" w:rsidRDefault="00FD7BD2" w:rsidP="0040784B">
      <w:pPr>
        <w:spacing w:before="100" w:beforeAutospacing="1" w:after="100" w:afterAutospacing="1" w:line="240" w:lineRule="auto"/>
        <w:jc w:val="right"/>
        <w:rPr>
          <w:rFonts w:asciiTheme="majorHAnsi" w:eastAsia="Times New Roman" w:hAnsiTheme="majorHAnsi" w:cs="Times New Roman"/>
          <w:sz w:val="24"/>
          <w:szCs w:val="24"/>
        </w:rPr>
      </w:pPr>
    </w:p>
    <w:p w14:paraId="0E0606E1" w14:textId="77777777" w:rsidR="00FD7BD2" w:rsidRDefault="00FD7BD2" w:rsidP="0040784B">
      <w:pPr>
        <w:spacing w:before="100" w:beforeAutospacing="1" w:after="100" w:afterAutospacing="1" w:line="240" w:lineRule="auto"/>
        <w:jc w:val="right"/>
        <w:rPr>
          <w:rFonts w:asciiTheme="majorHAnsi" w:eastAsia="Times New Roman" w:hAnsiTheme="majorHAnsi" w:cs="Times New Roman"/>
          <w:sz w:val="24"/>
          <w:szCs w:val="24"/>
        </w:rPr>
      </w:pPr>
    </w:p>
    <w:p w14:paraId="746A1688" w14:textId="77777777" w:rsidR="0040784B" w:rsidRDefault="0040784B" w:rsidP="0040784B">
      <w:pPr>
        <w:spacing w:before="100" w:beforeAutospacing="1" w:after="100" w:afterAutospacing="1" w:line="240" w:lineRule="auto"/>
        <w:jc w:val="right"/>
        <w:rPr>
          <w:rFonts w:asciiTheme="majorHAnsi" w:eastAsia="Times New Roman" w:hAnsiTheme="majorHAnsi" w:cs="Times New Roman"/>
          <w:sz w:val="24"/>
          <w:szCs w:val="24"/>
        </w:rPr>
      </w:pPr>
    </w:p>
    <w:p w14:paraId="04D451E5" w14:textId="11FE5534" w:rsidR="0040784B" w:rsidRDefault="0040784B" w:rsidP="0040784B">
      <w:pPr>
        <w:spacing w:before="100" w:beforeAutospacing="1" w:after="100" w:afterAutospacing="1" w:line="240" w:lineRule="auto"/>
        <w:jc w:val="right"/>
        <w:rPr>
          <w:rFonts w:asciiTheme="majorHAnsi" w:eastAsia="Times New Roman" w:hAnsiTheme="majorHAnsi" w:cs="Times New Roman"/>
          <w:sz w:val="24"/>
          <w:szCs w:val="24"/>
        </w:rPr>
      </w:pPr>
      <w:r w:rsidRPr="0040784B">
        <w:rPr>
          <w:rFonts w:asciiTheme="majorHAnsi" w:eastAsia="Times New Roman" w:hAnsiTheme="majorHAnsi" w:cs="Times New Roman"/>
          <w:sz w:val="24"/>
          <w:szCs w:val="24"/>
        </w:rPr>
        <w:t>Version</w:t>
      </w:r>
      <w:r w:rsidR="00A110DA">
        <w:rPr>
          <w:rFonts w:asciiTheme="majorHAnsi" w:eastAsia="Times New Roman" w:hAnsiTheme="majorHAnsi" w:cs="Times New Roman"/>
          <w:sz w:val="24"/>
          <w:szCs w:val="24"/>
        </w:rPr>
        <w:t xml:space="preserve">: </w:t>
      </w:r>
      <w:r w:rsidR="00A110DA" w:rsidRPr="008423DC">
        <w:rPr>
          <w:rFonts w:asciiTheme="majorHAnsi" w:eastAsia="Times New Roman" w:hAnsiTheme="majorHAnsi" w:cs="Times New Roman"/>
          <w:b/>
          <w:sz w:val="24"/>
          <w:szCs w:val="24"/>
        </w:rPr>
        <w:t>DRAFT</w:t>
      </w:r>
    </w:p>
    <w:p w14:paraId="6056618E" w14:textId="5D8C2867" w:rsidR="0040784B" w:rsidRPr="0040784B" w:rsidRDefault="0040784B" w:rsidP="00A110DA">
      <w:pPr>
        <w:spacing w:before="100" w:beforeAutospacing="1" w:after="100" w:afterAutospacing="1" w:line="240" w:lineRule="auto"/>
        <w:jc w:val="right"/>
        <w:rPr>
          <w:rFonts w:asciiTheme="majorHAnsi" w:eastAsia="Times New Roman" w:hAnsiTheme="majorHAnsi" w:cs="Times New Roman"/>
          <w:sz w:val="24"/>
          <w:szCs w:val="24"/>
        </w:rPr>
      </w:pPr>
      <w:r w:rsidRPr="0040784B">
        <w:rPr>
          <w:rFonts w:asciiTheme="majorHAnsi" w:eastAsia="Times New Roman" w:hAnsiTheme="majorHAnsi" w:cs="Times New Roman"/>
          <w:sz w:val="24"/>
          <w:szCs w:val="24"/>
        </w:rPr>
        <w:t xml:space="preserve">Date </w:t>
      </w:r>
      <w:r w:rsidR="004D6ED5">
        <w:rPr>
          <w:rFonts w:asciiTheme="majorHAnsi" w:eastAsia="Times New Roman" w:hAnsiTheme="majorHAnsi" w:cs="Times New Roman"/>
          <w:sz w:val="24"/>
          <w:szCs w:val="24"/>
        </w:rPr>
        <w:t xml:space="preserve">Last </w:t>
      </w:r>
      <w:r w:rsidRPr="0040784B">
        <w:rPr>
          <w:rFonts w:asciiTheme="majorHAnsi" w:eastAsia="Times New Roman" w:hAnsiTheme="majorHAnsi" w:cs="Times New Roman"/>
          <w:sz w:val="24"/>
          <w:szCs w:val="24"/>
        </w:rPr>
        <w:t xml:space="preserve">Published: </w:t>
      </w:r>
      <w:r w:rsidR="00E37BEA">
        <w:rPr>
          <w:rFonts w:asciiTheme="majorHAnsi" w:eastAsia="Times New Roman" w:hAnsiTheme="majorHAnsi" w:cs="Times New Roman"/>
          <w:sz w:val="24"/>
          <w:szCs w:val="24"/>
        </w:rPr>
        <w:t xml:space="preserve"> </w:t>
      </w:r>
    </w:p>
    <w:p w14:paraId="6CE97A98" w14:textId="1B64863B" w:rsidR="0040784B" w:rsidRPr="0040784B" w:rsidRDefault="0040784B" w:rsidP="0040784B">
      <w:pPr>
        <w:spacing w:before="100" w:beforeAutospacing="1" w:after="100" w:afterAutospacing="1" w:line="240" w:lineRule="auto"/>
        <w:jc w:val="right"/>
        <w:rPr>
          <w:rFonts w:asciiTheme="majorHAnsi" w:eastAsia="Times New Roman" w:hAnsiTheme="majorHAnsi" w:cs="Times New Roman"/>
          <w:sz w:val="24"/>
          <w:szCs w:val="24"/>
        </w:rPr>
      </w:pPr>
      <w:r w:rsidRPr="0040784B">
        <w:rPr>
          <w:rFonts w:asciiTheme="majorHAnsi" w:eastAsia="Times New Roman" w:hAnsiTheme="majorHAnsi" w:cs="Times New Roman"/>
          <w:sz w:val="24"/>
          <w:szCs w:val="24"/>
        </w:rPr>
        <w:t xml:space="preserve">Author(s): </w:t>
      </w:r>
      <w:r w:rsidR="00EB1C3D">
        <w:rPr>
          <w:rFonts w:asciiTheme="majorHAnsi" w:eastAsia="Times New Roman" w:hAnsiTheme="majorHAnsi" w:cs="Times New Roman"/>
          <w:sz w:val="24"/>
          <w:szCs w:val="24"/>
        </w:rPr>
        <w:t>Hoa Bach</w:t>
      </w:r>
    </w:p>
    <w:p w14:paraId="51EB2A95" w14:textId="2D656457" w:rsidR="00BD724B" w:rsidRDefault="00BD724B">
      <w:pPr>
        <w:rPr>
          <w:rFonts w:asciiTheme="majorHAnsi" w:hAnsiTheme="majorHAnsi" w:cstheme="majorHAnsi"/>
          <w:b/>
          <w:color w:val="009AA6" w:themeColor="accent1"/>
          <w:spacing w:val="-5"/>
          <w:sz w:val="32"/>
          <w:szCs w:val="32"/>
        </w:rPr>
      </w:pPr>
    </w:p>
    <w:p w14:paraId="0848FE29" w14:textId="15E01DFD" w:rsidR="004825A0" w:rsidRDefault="004825A0" w:rsidP="00B05556">
      <w:pPr>
        <w:pStyle w:val="Heading2"/>
      </w:pPr>
      <w:bookmarkStart w:id="0" w:name="_Toc56604032"/>
      <w:r>
        <w:t>Revision History</w:t>
      </w:r>
      <w:bookmarkEnd w:id="0"/>
    </w:p>
    <w:tbl>
      <w:tblPr>
        <w:tblStyle w:val="Corporate"/>
        <w:tblW w:w="9556" w:type="dxa"/>
        <w:tblLook w:val="0420" w:firstRow="1" w:lastRow="0" w:firstColumn="0" w:lastColumn="0" w:noHBand="0" w:noVBand="1"/>
      </w:tblPr>
      <w:tblGrid>
        <w:gridCol w:w="1476"/>
        <w:gridCol w:w="1965"/>
        <w:gridCol w:w="1893"/>
        <w:gridCol w:w="4222"/>
      </w:tblGrid>
      <w:tr w:rsidR="004825A0" w:rsidRPr="00B15FCD" w14:paraId="3231CD02" w14:textId="77777777" w:rsidTr="004B1E85">
        <w:trPr>
          <w:cnfStyle w:val="100000000000" w:firstRow="1" w:lastRow="0" w:firstColumn="0" w:lastColumn="0" w:oddVBand="0" w:evenVBand="0" w:oddHBand="0" w:evenHBand="0" w:firstRowFirstColumn="0" w:firstRowLastColumn="0" w:lastRowFirstColumn="0" w:lastRowLastColumn="0"/>
          <w:trHeight w:val="53"/>
        </w:trPr>
        <w:tc>
          <w:tcPr>
            <w:tcW w:w="1476" w:type="dxa"/>
          </w:tcPr>
          <w:p w14:paraId="734B13F4" w14:textId="77777777" w:rsidR="004825A0" w:rsidRPr="007371A6" w:rsidRDefault="004825A0" w:rsidP="004B1E85">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14:paraId="22496629" w14:textId="77777777" w:rsidR="004825A0" w:rsidRPr="007371A6" w:rsidRDefault="004825A0" w:rsidP="004B1E85">
            <w:pPr>
              <w:rPr>
                <w:rFonts w:asciiTheme="majorHAnsi" w:hAnsiTheme="majorHAnsi" w:cstheme="majorHAnsi"/>
                <w:b w:val="0"/>
              </w:rPr>
            </w:pPr>
            <w:r w:rsidRPr="007371A6">
              <w:rPr>
                <w:rFonts w:asciiTheme="majorHAnsi" w:hAnsiTheme="majorHAnsi" w:cstheme="majorHAnsi"/>
              </w:rPr>
              <w:t>Date</w:t>
            </w:r>
          </w:p>
        </w:tc>
        <w:tc>
          <w:tcPr>
            <w:tcW w:w="1893" w:type="dxa"/>
          </w:tcPr>
          <w:p w14:paraId="74E109BC" w14:textId="4ED12550" w:rsidR="004825A0" w:rsidRPr="007371A6" w:rsidRDefault="004825A0" w:rsidP="004B1E85">
            <w:pPr>
              <w:rPr>
                <w:rFonts w:asciiTheme="majorHAnsi" w:hAnsiTheme="majorHAnsi" w:cstheme="majorHAnsi"/>
                <w:b w:val="0"/>
              </w:rPr>
            </w:pPr>
            <w:r w:rsidRPr="007371A6">
              <w:rPr>
                <w:rFonts w:asciiTheme="majorHAnsi" w:hAnsiTheme="majorHAnsi" w:cstheme="majorHAnsi"/>
              </w:rPr>
              <w:t>Authors</w:t>
            </w:r>
          </w:p>
        </w:tc>
        <w:tc>
          <w:tcPr>
            <w:tcW w:w="4222" w:type="dxa"/>
          </w:tcPr>
          <w:p w14:paraId="783F5F23" w14:textId="77777777" w:rsidR="004825A0" w:rsidRPr="007371A6" w:rsidRDefault="004825A0" w:rsidP="004B1E85">
            <w:pPr>
              <w:rPr>
                <w:rFonts w:asciiTheme="majorHAnsi" w:hAnsiTheme="majorHAnsi" w:cstheme="majorHAnsi"/>
                <w:b w:val="0"/>
              </w:rPr>
            </w:pPr>
            <w:r w:rsidRPr="007371A6">
              <w:rPr>
                <w:rFonts w:asciiTheme="majorHAnsi" w:hAnsiTheme="majorHAnsi" w:cstheme="majorHAnsi"/>
              </w:rPr>
              <w:t>Revision Notes</w:t>
            </w:r>
          </w:p>
        </w:tc>
      </w:tr>
      <w:tr w:rsidR="004825A0" w:rsidRPr="00B15FCD" w14:paraId="3A4EA08D" w14:textId="77777777" w:rsidTr="004B1E85">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3B9292FA" w14:textId="77777777" w:rsidR="004825A0" w:rsidRPr="007E7E61" w:rsidRDefault="004825A0" w:rsidP="004B1E85">
            <w:r>
              <w:t>0.1</w:t>
            </w:r>
          </w:p>
        </w:tc>
        <w:tc>
          <w:tcPr>
            <w:tcW w:w="1965" w:type="dxa"/>
          </w:tcPr>
          <w:p w14:paraId="011D6514" w14:textId="3CDD69E5" w:rsidR="004825A0" w:rsidRPr="007E7E61" w:rsidRDefault="00543A0E" w:rsidP="00543A0E">
            <w:r>
              <w:t>November</w:t>
            </w:r>
            <w:r w:rsidR="0029274C">
              <w:t xml:space="preserve"> 4</w:t>
            </w:r>
            <w:r w:rsidR="00A110DA">
              <w:t>, 2020</w:t>
            </w:r>
          </w:p>
        </w:tc>
        <w:tc>
          <w:tcPr>
            <w:tcW w:w="1893" w:type="dxa"/>
          </w:tcPr>
          <w:p w14:paraId="5FBB6517" w14:textId="0AFBB380" w:rsidR="004825A0" w:rsidRPr="007E7E61" w:rsidRDefault="00A110DA" w:rsidP="00871B26">
            <w:r>
              <w:t>Hoa Bach</w:t>
            </w:r>
            <w:r w:rsidR="00862718">
              <w:t>, Edmund Chua</w:t>
            </w:r>
            <w:r w:rsidR="00871B26">
              <w:t>, Sunil Prashar</w:t>
            </w:r>
          </w:p>
        </w:tc>
        <w:tc>
          <w:tcPr>
            <w:tcW w:w="4222" w:type="dxa"/>
          </w:tcPr>
          <w:p w14:paraId="3321FF5F" w14:textId="24814935" w:rsidR="004825A0" w:rsidRPr="007E7E61" w:rsidRDefault="004825A0" w:rsidP="004B1E85">
            <w:del w:id="1" w:author="Sunil Prashar [2]" w:date="2020-11-24T14:39:00Z">
              <w:r w:rsidDel="00C1597D">
                <w:delText>Create</w:delText>
              </w:r>
            </w:del>
            <w:ins w:id="2" w:author="Sunil Prashar [2]" w:date="2020-11-24T14:39:00Z">
              <w:r w:rsidR="00C1597D">
                <w:t>Initial draft</w:t>
              </w:r>
            </w:ins>
          </w:p>
        </w:tc>
      </w:tr>
      <w:tr w:rsidR="009F11A4" w:rsidRPr="00B15FCD" w14:paraId="7AEADA3D" w14:textId="77777777" w:rsidTr="004B1E85">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7D78E0D7" w14:textId="76971864" w:rsidR="009F11A4" w:rsidRDefault="00852AEF" w:rsidP="004B1E85">
            <w:ins w:id="3" w:author="Hoa Bach" w:date="2020-11-23T11:33:00Z">
              <w:r>
                <w:t>0.2</w:t>
              </w:r>
            </w:ins>
          </w:p>
        </w:tc>
        <w:tc>
          <w:tcPr>
            <w:tcW w:w="1965" w:type="dxa"/>
          </w:tcPr>
          <w:p w14:paraId="21568DAC" w14:textId="4D7B315B" w:rsidR="009F11A4" w:rsidRDefault="00852AEF" w:rsidP="00543A0E">
            <w:ins w:id="4" w:author="Hoa Bach" w:date="2020-11-23T11:33:00Z">
              <w:r>
                <w:t>November 23, 2020</w:t>
              </w:r>
            </w:ins>
          </w:p>
        </w:tc>
        <w:tc>
          <w:tcPr>
            <w:tcW w:w="1893" w:type="dxa"/>
          </w:tcPr>
          <w:p w14:paraId="1085B2D0" w14:textId="396766EF" w:rsidR="009F11A4" w:rsidRDefault="00852AEF" w:rsidP="00871B26">
            <w:ins w:id="5" w:author="Hoa Bach" w:date="2020-11-23T11:33:00Z">
              <w:r>
                <w:t>Hoa Bach</w:t>
              </w:r>
            </w:ins>
          </w:p>
        </w:tc>
        <w:tc>
          <w:tcPr>
            <w:tcW w:w="4222" w:type="dxa"/>
          </w:tcPr>
          <w:p w14:paraId="7429994B" w14:textId="2411B441" w:rsidR="009F11A4" w:rsidRDefault="00852AEF" w:rsidP="00B33D3C">
            <w:ins w:id="6" w:author="Hoa Bach" w:date="2020-11-23T11:33:00Z">
              <w:r>
                <w:t xml:space="preserve">Removed </w:t>
              </w:r>
            </w:ins>
            <w:ins w:id="7" w:author="Hoa Bach" w:date="2020-11-23T11:44:00Z">
              <w:r w:rsidR="00B33D3C">
                <w:t xml:space="preserve">all </w:t>
              </w:r>
            </w:ins>
            <w:ins w:id="8" w:author="Hoa Bach" w:date="2020-11-23T11:33:00Z">
              <w:r>
                <w:t xml:space="preserve">CODAT </w:t>
              </w:r>
            </w:ins>
            <w:ins w:id="9" w:author="Hoa Bach" w:date="2020-11-23T11:44:00Z">
              <w:r w:rsidR="00B33D3C">
                <w:t xml:space="preserve">references </w:t>
              </w:r>
            </w:ins>
            <w:ins w:id="10" w:author="Hoa Bach" w:date="2020-11-23T11:45:00Z">
              <w:r w:rsidR="00B33D3C">
                <w:t xml:space="preserve">due to </w:t>
              </w:r>
            </w:ins>
            <w:ins w:id="11" w:author="Hoa Bach" w:date="2020-11-23T11:44:00Z">
              <w:r w:rsidR="00B33D3C">
                <w:t xml:space="preserve">scope </w:t>
              </w:r>
            </w:ins>
            <w:ins w:id="12" w:author="Hoa Bach" w:date="2020-11-23T11:45:00Z">
              <w:r w:rsidR="00B33D3C">
                <w:t>change</w:t>
              </w:r>
            </w:ins>
          </w:p>
        </w:tc>
      </w:tr>
      <w:tr w:rsidR="005057FD" w:rsidRPr="00B15FCD" w14:paraId="75213D94" w14:textId="77777777" w:rsidTr="004B1E85">
        <w:trPr>
          <w:cnfStyle w:val="000000100000" w:firstRow="0" w:lastRow="0" w:firstColumn="0" w:lastColumn="0" w:oddVBand="0" w:evenVBand="0" w:oddHBand="1" w:evenHBand="0" w:firstRowFirstColumn="0" w:firstRowLastColumn="0" w:lastRowFirstColumn="0" w:lastRowLastColumn="0"/>
          <w:trHeight w:val="53"/>
          <w:ins w:id="13" w:author="Sunil Prashar" w:date="2020-11-24T14:20:00Z"/>
        </w:trPr>
        <w:tc>
          <w:tcPr>
            <w:tcW w:w="1476" w:type="dxa"/>
          </w:tcPr>
          <w:p w14:paraId="379B5CB7" w14:textId="27D2F44E" w:rsidR="005057FD" w:rsidRDefault="005057FD" w:rsidP="004B1E85">
            <w:pPr>
              <w:rPr>
                <w:ins w:id="14" w:author="Sunil Prashar" w:date="2020-11-24T14:20:00Z"/>
              </w:rPr>
            </w:pPr>
            <w:ins w:id="15" w:author="Sunil Prashar" w:date="2020-11-24T14:20:00Z">
              <w:r>
                <w:lastRenderedPageBreak/>
                <w:t>0.3</w:t>
              </w:r>
            </w:ins>
          </w:p>
        </w:tc>
        <w:tc>
          <w:tcPr>
            <w:tcW w:w="1965" w:type="dxa"/>
          </w:tcPr>
          <w:p w14:paraId="5E40BA8F" w14:textId="2E9D7C5C" w:rsidR="005057FD" w:rsidRDefault="003F1A8D" w:rsidP="00543A0E">
            <w:pPr>
              <w:rPr>
                <w:ins w:id="16" w:author="Sunil Prashar" w:date="2020-11-24T14:20:00Z"/>
              </w:rPr>
            </w:pPr>
            <w:ins w:id="17" w:author="Sunil Prashar [2]" w:date="2020-11-24T14:34:00Z">
              <w:r>
                <w:t>November 24, 2020</w:t>
              </w:r>
            </w:ins>
          </w:p>
        </w:tc>
        <w:tc>
          <w:tcPr>
            <w:tcW w:w="1893" w:type="dxa"/>
          </w:tcPr>
          <w:p w14:paraId="7441F73B" w14:textId="146FAABE" w:rsidR="005057FD" w:rsidRDefault="003F1A8D" w:rsidP="00871B26">
            <w:pPr>
              <w:rPr>
                <w:ins w:id="18" w:author="Sunil Prashar" w:date="2020-11-24T14:20:00Z"/>
              </w:rPr>
            </w:pPr>
            <w:ins w:id="19" w:author="Sunil Prashar [2]" w:date="2020-11-24T14:34:00Z">
              <w:r w:rsidRPr="003F1A8D">
                <w:t>Sunil Prashar</w:t>
              </w:r>
            </w:ins>
          </w:p>
        </w:tc>
        <w:tc>
          <w:tcPr>
            <w:tcW w:w="4222" w:type="dxa"/>
          </w:tcPr>
          <w:p w14:paraId="21B6993B" w14:textId="70E32A05" w:rsidR="005057FD" w:rsidRDefault="003F1A8D" w:rsidP="00B33D3C">
            <w:pPr>
              <w:rPr>
                <w:ins w:id="20" w:author="Sunil Prashar" w:date="2020-11-24T14:20:00Z"/>
              </w:rPr>
            </w:pPr>
            <w:ins w:id="21" w:author="Sunil Prashar [2]" w:date="2020-11-24T14:34:00Z">
              <w:r>
                <w:t>Updated Scope and Business Requirement sections</w:t>
              </w:r>
            </w:ins>
          </w:p>
        </w:tc>
      </w:tr>
    </w:tbl>
    <w:p w14:paraId="1E38BEAD" w14:textId="23D5F648" w:rsidR="004825A0" w:rsidRDefault="004825A0" w:rsidP="00B05556">
      <w:pPr>
        <w:pStyle w:val="Heading2"/>
      </w:pPr>
      <w:bookmarkStart w:id="22" w:name="_Toc257101310"/>
      <w:bookmarkStart w:id="23" w:name="_Toc257033099"/>
      <w:bookmarkStart w:id="24" w:name="_Toc254869396"/>
      <w:bookmarkStart w:id="25" w:name="_Toc254852594"/>
      <w:bookmarkStart w:id="26" w:name="_Toc254798120"/>
      <w:bookmarkStart w:id="27" w:name="_Toc254707748"/>
      <w:bookmarkStart w:id="28" w:name="_Toc254707728"/>
      <w:bookmarkStart w:id="29" w:name="_Toc290991138"/>
      <w:bookmarkStart w:id="30" w:name="_Toc297634872"/>
      <w:bookmarkStart w:id="31" w:name="_Toc301176926"/>
      <w:bookmarkStart w:id="32" w:name="_Toc56604033"/>
      <w:r>
        <w:t xml:space="preserve">Review and </w:t>
      </w:r>
      <w:bookmarkEnd w:id="22"/>
      <w:bookmarkEnd w:id="23"/>
      <w:bookmarkEnd w:id="24"/>
      <w:bookmarkEnd w:id="25"/>
      <w:bookmarkEnd w:id="26"/>
      <w:bookmarkEnd w:id="27"/>
      <w:bookmarkEnd w:id="28"/>
      <w:r>
        <w:t>Contributions</w:t>
      </w:r>
      <w:bookmarkEnd w:id="29"/>
      <w:bookmarkEnd w:id="30"/>
      <w:bookmarkEnd w:id="31"/>
      <w:bookmarkEnd w:id="32"/>
    </w:p>
    <w:p w14:paraId="2D9FB758" w14:textId="77777777" w:rsidR="007B44F8" w:rsidRDefault="007B44F8" w:rsidP="007B44F8">
      <w:pPr>
        <w:pStyle w:val="CWBNormal"/>
      </w:pPr>
    </w:p>
    <w:tbl>
      <w:tblPr>
        <w:tblStyle w:val="Corporate"/>
        <w:tblpPr w:leftFromText="180" w:rightFromText="180" w:vertAnchor="text" w:horzAnchor="margin" w:tblpY="510"/>
        <w:tblW w:w="0" w:type="auto"/>
        <w:tblLook w:val="0420" w:firstRow="1" w:lastRow="0" w:firstColumn="0" w:lastColumn="0" w:noHBand="0" w:noVBand="1"/>
      </w:tblPr>
      <w:tblGrid>
        <w:gridCol w:w="1278"/>
        <w:gridCol w:w="2250"/>
        <w:gridCol w:w="2160"/>
        <w:gridCol w:w="3888"/>
      </w:tblGrid>
      <w:tr w:rsidR="00801A8D" w:rsidRPr="00E907E0" w14:paraId="1BBDC17E" w14:textId="77777777" w:rsidTr="00801A8D">
        <w:trPr>
          <w:cnfStyle w:val="100000000000" w:firstRow="1" w:lastRow="0" w:firstColumn="0" w:lastColumn="0" w:oddVBand="0" w:evenVBand="0" w:oddHBand="0" w:evenHBand="0" w:firstRowFirstColumn="0" w:firstRowLastColumn="0" w:lastRowFirstColumn="0" w:lastRowLastColumn="0"/>
        </w:trPr>
        <w:tc>
          <w:tcPr>
            <w:tcW w:w="1278" w:type="dxa"/>
          </w:tcPr>
          <w:p w14:paraId="06D3E1CC" w14:textId="77777777" w:rsidR="00801A8D" w:rsidRPr="00E907E0" w:rsidRDefault="00801A8D" w:rsidP="00801A8D">
            <w:pPr>
              <w:rPr>
                <w:rFonts w:asciiTheme="majorHAnsi" w:hAnsiTheme="majorHAnsi" w:cstheme="majorHAnsi"/>
                <w:b w:val="0"/>
              </w:rPr>
            </w:pPr>
            <w:r w:rsidRPr="00E907E0">
              <w:rPr>
                <w:rFonts w:asciiTheme="majorHAnsi" w:hAnsiTheme="majorHAnsi" w:cstheme="majorHAnsi"/>
              </w:rPr>
              <w:t>Version</w:t>
            </w:r>
          </w:p>
        </w:tc>
        <w:tc>
          <w:tcPr>
            <w:tcW w:w="2250" w:type="dxa"/>
          </w:tcPr>
          <w:p w14:paraId="098A11B9" w14:textId="77777777" w:rsidR="00801A8D" w:rsidRPr="00E907E0" w:rsidRDefault="00801A8D" w:rsidP="00801A8D">
            <w:pPr>
              <w:rPr>
                <w:rFonts w:asciiTheme="majorHAnsi" w:hAnsiTheme="majorHAnsi" w:cstheme="majorHAnsi"/>
                <w:b w:val="0"/>
              </w:rPr>
            </w:pPr>
            <w:r w:rsidRPr="00E907E0">
              <w:rPr>
                <w:rFonts w:asciiTheme="majorHAnsi" w:hAnsiTheme="majorHAnsi" w:cstheme="majorHAnsi"/>
              </w:rPr>
              <w:t>Name</w:t>
            </w:r>
          </w:p>
        </w:tc>
        <w:tc>
          <w:tcPr>
            <w:tcW w:w="2160" w:type="dxa"/>
          </w:tcPr>
          <w:p w14:paraId="10D6AC0B" w14:textId="693059E0" w:rsidR="00801A8D" w:rsidRPr="00E907E0" w:rsidRDefault="00801A8D" w:rsidP="00801A8D">
            <w:pPr>
              <w:rPr>
                <w:rFonts w:asciiTheme="majorHAnsi" w:hAnsiTheme="majorHAnsi" w:cstheme="majorHAnsi"/>
                <w:b w:val="0"/>
              </w:rPr>
            </w:pPr>
            <w:r w:rsidRPr="00E907E0">
              <w:rPr>
                <w:rFonts w:asciiTheme="majorHAnsi" w:hAnsiTheme="majorHAnsi" w:cstheme="majorHAnsi"/>
              </w:rPr>
              <w:t>Role</w:t>
            </w:r>
          </w:p>
        </w:tc>
        <w:tc>
          <w:tcPr>
            <w:tcW w:w="3888" w:type="dxa"/>
          </w:tcPr>
          <w:p w14:paraId="1692E090" w14:textId="77777777" w:rsidR="00801A8D" w:rsidRPr="00E907E0" w:rsidRDefault="00801A8D" w:rsidP="00801A8D">
            <w:pPr>
              <w:rPr>
                <w:rFonts w:asciiTheme="majorHAnsi" w:hAnsiTheme="majorHAnsi" w:cstheme="majorHAnsi"/>
                <w:b w:val="0"/>
              </w:rPr>
            </w:pPr>
            <w:r>
              <w:rPr>
                <w:rFonts w:asciiTheme="majorHAnsi" w:hAnsiTheme="majorHAnsi" w:cstheme="majorHAnsi"/>
              </w:rPr>
              <w:t>Updates</w:t>
            </w:r>
          </w:p>
        </w:tc>
      </w:tr>
      <w:tr w:rsidR="00801A8D" w:rsidRPr="00E907E0" w14:paraId="297847EC" w14:textId="77777777" w:rsidTr="00801A8D">
        <w:trPr>
          <w:cnfStyle w:val="000000100000" w:firstRow="0" w:lastRow="0" w:firstColumn="0" w:lastColumn="0" w:oddVBand="0" w:evenVBand="0" w:oddHBand="1" w:evenHBand="0" w:firstRowFirstColumn="0" w:firstRowLastColumn="0" w:lastRowFirstColumn="0" w:lastRowLastColumn="0"/>
        </w:trPr>
        <w:tc>
          <w:tcPr>
            <w:tcW w:w="1278" w:type="dxa"/>
          </w:tcPr>
          <w:p w14:paraId="59B4B5B2" w14:textId="77777777" w:rsidR="00801A8D" w:rsidRPr="00E907E0" w:rsidRDefault="00801A8D" w:rsidP="00801A8D">
            <w:pPr>
              <w:rPr>
                <w:rFonts w:asciiTheme="majorHAnsi" w:hAnsiTheme="majorHAnsi" w:cstheme="majorHAnsi"/>
                <w:b/>
              </w:rPr>
            </w:pPr>
            <w:r>
              <w:rPr>
                <w:rFonts w:asciiTheme="majorHAnsi" w:hAnsiTheme="majorHAnsi" w:cstheme="majorHAnsi"/>
                <w:b/>
              </w:rPr>
              <w:t>0.1</w:t>
            </w:r>
          </w:p>
        </w:tc>
        <w:tc>
          <w:tcPr>
            <w:tcW w:w="2250" w:type="dxa"/>
          </w:tcPr>
          <w:p w14:paraId="04AB4CFA" w14:textId="77777777" w:rsidR="00801A8D" w:rsidRPr="00E907E0" w:rsidRDefault="00801A8D" w:rsidP="00801A8D">
            <w:pPr>
              <w:rPr>
                <w:rFonts w:asciiTheme="majorHAnsi" w:hAnsiTheme="majorHAnsi" w:cstheme="majorHAnsi"/>
              </w:rPr>
            </w:pPr>
          </w:p>
        </w:tc>
        <w:tc>
          <w:tcPr>
            <w:tcW w:w="2160" w:type="dxa"/>
          </w:tcPr>
          <w:p w14:paraId="3AB4C818" w14:textId="66E9378F" w:rsidR="00801A8D" w:rsidRPr="00E907E0" w:rsidRDefault="00801A8D" w:rsidP="00801A8D">
            <w:pPr>
              <w:rPr>
                <w:rFonts w:asciiTheme="majorHAnsi" w:hAnsiTheme="majorHAnsi" w:cstheme="majorHAnsi"/>
              </w:rPr>
            </w:pPr>
          </w:p>
        </w:tc>
        <w:tc>
          <w:tcPr>
            <w:tcW w:w="3888" w:type="dxa"/>
          </w:tcPr>
          <w:p w14:paraId="446D202D" w14:textId="77777777" w:rsidR="00801A8D" w:rsidRPr="00E907E0" w:rsidRDefault="00801A8D" w:rsidP="00801A8D">
            <w:pPr>
              <w:rPr>
                <w:rFonts w:asciiTheme="majorHAnsi" w:hAnsiTheme="majorHAnsi" w:cstheme="majorHAnsi"/>
              </w:rPr>
            </w:pPr>
          </w:p>
        </w:tc>
      </w:tr>
      <w:tr w:rsidR="00801A8D" w:rsidRPr="00E907E0" w14:paraId="4F73DB89" w14:textId="77777777" w:rsidTr="00801A8D">
        <w:trPr>
          <w:cnfStyle w:val="000000010000" w:firstRow="0" w:lastRow="0" w:firstColumn="0" w:lastColumn="0" w:oddVBand="0" w:evenVBand="0" w:oddHBand="0" w:evenHBand="1" w:firstRowFirstColumn="0" w:firstRowLastColumn="0" w:lastRowFirstColumn="0" w:lastRowLastColumn="0"/>
        </w:trPr>
        <w:tc>
          <w:tcPr>
            <w:tcW w:w="1278" w:type="dxa"/>
          </w:tcPr>
          <w:p w14:paraId="066BFFF4" w14:textId="77777777" w:rsidR="00801A8D" w:rsidRPr="00E907E0" w:rsidRDefault="00801A8D" w:rsidP="00801A8D">
            <w:pPr>
              <w:rPr>
                <w:rFonts w:asciiTheme="majorHAnsi" w:hAnsiTheme="majorHAnsi" w:cstheme="majorHAnsi"/>
                <w:b/>
              </w:rPr>
            </w:pPr>
          </w:p>
        </w:tc>
        <w:tc>
          <w:tcPr>
            <w:tcW w:w="2250" w:type="dxa"/>
          </w:tcPr>
          <w:p w14:paraId="7846F799" w14:textId="77777777" w:rsidR="00801A8D" w:rsidRPr="00E907E0" w:rsidRDefault="00801A8D" w:rsidP="00801A8D">
            <w:pPr>
              <w:rPr>
                <w:rFonts w:asciiTheme="majorHAnsi" w:hAnsiTheme="majorHAnsi" w:cstheme="majorHAnsi"/>
              </w:rPr>
            </w:pPr>
          </w:p>
        </w:tc>
        <w:tc>
          <w:tcPr>
            <w:tcW w:w="2160" w:type="dxa"/>
          </w:tcPr>
          <w:p w14:paraId="55959F1E" w14:textId="714F8192" w:rsidR="00801A8D" w:rsidRPr="00E907E0" w:rsidRDefault="00801A8D" w:rsidP="00801A8D">
            <w:pPr>
              <w:rPr>
                <w:rFonts w:asciiTheme="majorHAnsi" w:hAnsiTheme="majorHAnsi" w:cstheme="majorHAnsi"/>
              </w:rPr>
            </w:pPr>
          </w:p>
        </w:tc>
        <w:tc>
          <w:tcPr>
            <w:tcW w:w="3888" w:type="dxa"/>
          </w:tcPr>
          <w:p w14:paraId="68062986" w14:textId="77777777" w:rsidR="00801A8D" w:rsidRPr="00E907E0" w:rsidRDefault="00801A8D" w:rsidP="00801A8D">
            <w:pPr>
              <w:rPr>
                <w:rFonts w:asciiTheme="majorHAnsi" w:hAnsiTheme="majorHAnsi" w:cstheme="majorHAnsi"/>
              </w:rPr>
            </w:pPr>
          </w:p>
        </w:tc>
      </w:tr>
      <w:tr w:rsidR="00801A8D" w:rsidRPr="00E907E0" w14:paraId="47106A1F" w14:textId="77777777" w:rsidTr="00801A8D">
        <w:trPr>
          <w:cnfStyle w:val="000000100000" w:firstRow="0" w:lastRow="0" w:firstColumn="0" w:lastColumn="0" w:oddVBand="0" w:evenVBand="0" w:oddHBand="1" w:evenHBand="0" w:firstRowFirstColumn="0" w:firstRowLastColumn="0" w:lastRowFirstColumn="0" w:lastRowLastColumn="0"/>
        </w:trPr>
        <w:tc>
          <w:tcPr>
            <w:tcW w:w="1278" w:type="dxa"/>
          </w:tcPr>
          <w:p w14:paraId="2AB9F927" w14:textId="77777777" w:rsidR="00801A8D" w:rsidRDefault="00801A8D" w:rsidP="00801A8D">
            <w:pPr>
              <w:rPr>
                <w:rFonts w:asciiTheme="majorHAnsi" w:hAnsiTheme="majorHAnsi" w:cstheme="majorHAnsi"/>
                <w:b/>
              </w:rPr>
            </w:pPr>
          </w:p>
        </w:tc>
        <w:tc>
          <w:tcPr>
            <w:tcW w:w="2250" w:type="dxa"/>
          </w:tcPr>
          <w:p w14:paraId="3B98139A" w14:textId="77777777" w:rsidR="00801A8D" w:rsidRDefault="00801A8D" w:rsidP="00801A8D">
            <w:pPr>
              <w:rPr>
                <w:rFonts w:asciiTheme="majorHAnsi" w:hAnsiTheme="majorHAnsi" w:cstheme="majorHAnsi"/>
              </w:rPr>
            </w:pPr>
          </w:p>
        </w:tc>
        <w:tc>
          <w:tcPr>
            <w:tcW w:w="2160" w:type="dxa"/>
          </w:tcPr>
          <w:p w14:paraId="5434CAE5" w14:textId="11497EB3" w:rsidR="00801A8D" w:rsidRPr="00E907E0" w:rsidRDefault="00801A8D" w:rsidP="00801A8D">
            <w:pPr>
              <w:rPr>
                <w:rFonts w:asciiTheme="majorHAnsi" w:hAnsiTheme="majorHAnsi" w:cstheme="majorHAnsi"/>
              </w:rPr>
            </w:pPr>
          </w:p>
        </w:tc>
        <w:tc>
          <w:tcPr>
            <w:tcW w:w="3888" w:type="dxa"/>
          </w:tcPr>
          <w:p w14:paraId="085885C4" w14:textId="77777777" w:rsidR="00801A8D" w:rsidRDefault="00801A8D" w:rsidP="00801A8D">
            <w:pPr>
              <w:rPr>
                <w:rFonts w:asciiTheme="majorHAnsi" w:hAnsiTheme="majorHAnsi" w:cstheme="majorHAnsi"/>
              </w:rPr>
            </w:pPr>
          </w:p>
        </w:tc>
      </w:tr>
    </w:tbl>
    <w:p w14:paraId="351A4C51" w14:textId="0D77C593" w:rsidR="007B44F8" w:rsidRDefault="007B44F8" w:rsidP="007B44F8">
      <w:pPr>
        <w:pStyle w:val="CWBNormal"/>
      </w:pPr>
      <w:r>
        <w:t>The following is a list business and technical representatives who have reviewers and/or contributed to this document:</w:t>
      </w:r>
    </w:p>
    <w:p w14:paraId="00EA5CA1" w14:textId="17B2E806" w:rsidR="004825A0" w:rsidRDefault="004825A0" w:rsidP="00B05556">
      <w:pPr>
        <w:pStyle w:val="Heading2"/>
      </w:pPr>
      <w:bookmarkStart w:id="33" w:name="_Related_Document_References"/>
      <w:bookmarkStart w:id="34" w:name="_Toc290991139"/>
      <w:bookmarkStart w:id="35" w:name="_Toc297634873"/>
      <w:bookmarkStart w:id="36" w:name="_Toc301176927"/>
      <w:bookmarkStart w:id="37" w:name="_Toc56604034"/>
      <w:bookmarkEnd w:id="33"/>
      <w:r>
        <w:t>Related Document References</w:t>
      </w:r>
      <w:bookmarkEnd w:id="34"/>
      <w:bookmarkEnd w:id="35"/>
      <w:bookmarkEnd w:id="36"/>
      <w:bookmarkEnd w:id="37"/>
    </w:p>
    <w:p w14:paraId="4AE4583F" w14:textId="77777777" w:rsidR="007B44F8" w:rsidRDefault="007B44F8" w:rsidP="007B44F8">
      <w:pPr>
        <w:pStyle w:val="CWBNormal"/>
      </w:pPr>
    </w:p>
    <w:p w14:paraId="22D9647A" w14:textId="16FBEF59" w:rsidR="007B44F8" w:rsidRPr="00304406" w:rsidRDefault="007B44F8" w:rsidP="007B44F8">
      <w:pPr>
        <w:pStyle w:val="CWBNormal"/>
        <w:rPr>
          <w:sz w:val="22"/>
        </w:rPr>
      </w:pPr>
      <w:r w:rsidRPr="00304406">
        <w:rPr>
          <w:sz w:val="22"/>
        </w:rPr>
        <w:t>The following referenc</w:t>
      </w:r>
      <w:r w:rsidR="00A110DA" w:rsidRPr="00304406">
        <w:rPr>
          <w:sz w:val="22"/>
        </w:rPr>
        <w:t>e information is relevant to this project</w:t>
      </w:r>
      <w:r w:rsidRPr="00304406">
        <w:rPr>
          <w:sz w:val="22"/>
        </w:rPr>
        <w:t>:</w:t>
      </w:r>
    </w:p>
    <w:p w14:paraId="11CD00AC" w14:textId="77777777" w:rsidR="007B44F8" w:rsidRDefault="007B44F8" w:rsidP="007B44F8">
      <w:pPr>
        <w:pStyle w:val="CWBNormal"/>
      </w:pPr>
    </w:p>
    <w:tbl>
      <w:tblPr>
        <w:tblStyle w:val="Corporate"/>
        <w:tblW w:w="10183" w:type="dxa"/>
        <w:tblInd w:w="46" w:type="dxa"/>
        <w:tblLayout w:type="fixed"/>
        <w:tblLook w:val="0420" w:firstRow="1" w:lastRow="0" w:firstColumn="0" w:lastColumn="0" w:noHBand="0" w:noVBand="1"/>
      </w:tblPr>
      <w:tblGrid>
        <w:gridCol w:w="909"/>
        <w:gridCol w:w="3179"/>
        <w:gridCol w:w="6095"/>
      </w:tblGrid>
      <w:tr w:rsidR="004825A0" w:rsidRPr="007371A6" w14:paraId="7AC6BC35" w14:textId="77777777" w:rsidTr="00543A0E">
        <w:trPr>
          <w:cnfStyle w:val="100000000000" w:firstRow="1" w:lastRow="0" w:firstColumn="0" w:lastColumn="0" w:oddVBand="0" w:evenVBand="0" w:oddHBand="0" w:evenHBand="0" w:firstRowFirstColumn="0" w:firstRowLastColumn="0" w:lastRowFirstColumn="0" w:lastRowLastColumn="0"/>
        </w:trPr>
        <w:tc>
          <w:tcPr>
            <w:tcW w:w="909" w:type="dxa"/>
          </w:tcPr>
          <w:p w14:paraId="520EEA2D" w14:textId="434933C8" w:rsidR="004825A0" w:rsidRPr="00EE616B" w:rsidRDefault="004825A0" w:rsidP="004B1E85">
            <w:pPr>
              <w:rPr>
                <w:rFonts w:asciiTheme="majorHAnsi" w:hAnsiTheme="majorHAnsi" w:cstheme="majorHAnsi"/>
                <w:sz w:val="22"/>
              </w:rPr>
            </w:pPr>
            <w:r w:rsidRPr="00EE616B">
              <w:rPr>
                <w:rFonts w:asciiTheme="majorHAnsi" w:hAnsiTheme="majorHAnsi" w:cstheme="majorHAnsi"/>
                <w:sz w:val="22"/>
              </w:rPr>
              <w:t>Ref</w:t>
            </w:r>
            <w:r w:rsidR="006D3F08">
              <w:rPr>
                <w:rFonts w:asciiTheme="majorHAnsi" w:hAnsiTheme="majorHAnsi" w:cstheme="majorHAnsi"/>
                <w:sz w:val="22"/>
              </w:rPr>
              <w:t xml:space="preserve"> ID</w:t>
            </w:r>
          </w:p>
        </w:tc>
        <w:tc>
          <w:tcPr>
            <w:tcW w:w="3179" w:type="dxa"/>
          </w:tcPr>
          <w:p w14:paraId="213AAC3F" w14:textId="0F7D95C2" w:rsidR="004825A0" w:rsidRPr="00EE616B" w:rsidRDefault="006B17C0" w:rsidP="004B1E85">
            <w:pPr>
              <w:rPr>
                <w:rFonts w:asciiTheme="majorHAnsi" w:hAnsiTheme="majorHAnsi" w:cstheme="majorHAnsi"/>
                <w:sz w:val="22"/>
              </w:rPr>
            </w:pPr>
            <w:r>
              <w:rPr>
                <w:rFonts w:asciiTheme="majorHAnsi" w:hAnsiTheme="majorHAnsi" w:cstheme="majorHAnsi"/>
                <w:sz w:val="22"/>
              </w:rPr>
              <w:t xml:space="preserve">Document </w:t>
            </w:r>
            <w:r w:rsidR="006D3F08">
              <w:rPr>
                <w:rFonts w:asciiTheme="majorHAnsi" w:hAnsiTheme="majorHAnsi" w:cstheme="majorHAnsi"/>
                <w:sz w:val="22"/>
              </w:rPr>
              <w:t xml:space="preserve">and </w:t>
            </w:r>
            <w:r>
              <w:rPr>
                <w:rFonts w:asciiTheme="majorHAnsi" w:hAnsiTheme="majorHAnsi" w:cstheme="majorHAnsi"/>
                <w:sz w:val="22"/>
              </w:rPr>
              <w:t xml:space="preserve">embedded </w:t>
            </w:r>
            <w:r w:rsidR="006D3F08">
              <w:rPr>
                <w:rFonts w:asciiTheme="majorHAnsi" w:hAnsiTheme="majorHAnsi" w:cstheme="majorHAnsi"/>
                <w:sz w:val="22"/>
              </w:rPr>
              <w:t>link</w:t>
            </w:r>
          </w:p>
        </w:tc>
        <w:tc>
          <w:tcPr>
            <w:tcW w:w="6095" w:type="dxa"/>
          </w:tcPr>
          <w:p w14:paraId="62EEB5F1" w14:textId="5E2EE9CA" w:rsidR="004825A0" w:rsidRPr="00EE616B" w:rsidRDefault="004825A0" w:rsidP="006D3F08">
            <w:pPr>
              <w:rPr>
                <w:rFonts w:asciiTheme="majorHAnsi" w:hAnsiTheme="majorHAnsi" w:cstheme="majorHAnsi"/>
                <w:sz w:val="22"/>
              </w:rPr>
            </w:pPr>
            <w:r w:rsidRPr="00EE616B">
              <w:rPr>
                <w:rFonts w:asciiTheme="majorHAnsi" w:hAnsiTheme="majorHAnsi" w:cstheme="majorHAnsi"/>
                <w:sz w:val="22"/>
              </w:rPr>
              <w:t xml:space="preserve">Short Description </w:t>
            </w:r>
          </w:p>
        </w:tc>
      </w:tr>
      <w:tr w:rsidR="00EF06AC" w:rsidRPr="00B32FA1" w14:paraId="6FEB058D" w14:textId="77777777" w:rsidTr="00543A0E">
        <w:trPr>
          <w:cnfStyle w:val="000000100000" w:firstRow="0" w:lastRow="0" w:firstColumn="0" w:lastColumn="0" w:oddVBand="0" w:evenVBand="0" w:oddHBand="1" w:evenHBand="0" w:firstRowFirstColumn="0" w:firstRowLastColumn="0" w:lastRowFirstColumn="0" w:lastRowLastColumn="0"/>
        </w:trPr>
        <w:tc>
          <w:tcPr>
            <w:tcW w:w="909" w:type="dxa"/>
          </w:tcPr>
          <w:p w14:paraId="7807DA04" w14:textId="2130AE29" w:rsidR="00EF06AC" w:rsidRPr="00EE616B" w:rsidRDefault="00EF06AC" w:rsidP="00EE616B">
            <w:pPr>
              <w:spacing w:after="0"/>
              <w:rPr>
                <w:rFonts w:asciiTheme="majorHAnsi" w:hAnsiTheme="majorHAnsi" w:cstheme="majorHAnsi"/>
                <w:color w:val="111111" w:themeColor="text1"/>
                <w:sz w:val="22"/>
              </w:rPr>
            </w:pPr>
            <w:r w:rsidRPr="00EE616B">
              <w:rPr>
                <w:rFonts w:asciiTheme="majorHAnsi" w:hAnsiTheme="majorHAnsi" w:cstheme="majorHAnsi"/>
                <w:color w:val="111111" w:themeColor="text1"/>
                <w:sz w:val="22"/>
              </w:rPr>
              <w:t>REF-003</w:t>
            </w:r>
          </w:p>
        </w:tc>
        <w:tc>
          <w:tcPr>
            <w:tcW w:w="3179" w:type="dxa"/>
          </w:tcPr>
          <w:p w14:paraId="6043C79C" w14:textId="2D5FEEF4" w:rsidR="00EF06AC" w:rsidRPr="00EE616B" w:rsidRDefault="00CB202C" w:rsidP="00EE616B">
            <w:pPr>
              <w:spacing w:after="0"/>
              <w:rPr>
                <w:rFonts w:asciiTheme="majorHAnsi" w:hAnsiTheme="majorHAnsi" w:cstheme="majorHAnsi"/>
                <w:color w:val="111111" w:themeColor="text1"/>
                <w:sz w:val="22"/>
              </w:rPr>
            </w:pPr>
            <w:hyperlink r:id="rId11" w:history="1">
              <w:r w:rsidR="00EF06AC" w:rsidRPr="00EE616B">
                <w:rPr>
                  <w:rStyle w:val="Hyperlink"/>
                  <w:rFonts w:asciiTheme="majorHAnsi" w:hAnsiTheme="majorHAnsi" w:cstheme="majorHAnsi"/>
                  <w:sz w:val="22"/>
                </w:rPr>
                <w:t>Temenos XAI Data Provisioning Process</w:t>
              </w:r>
            </w:hyperlink>
          </w:p>
        </w:tc>
        <w:tc>
          <w:tcPr>
            <w:tcW w:w="6095" w:type="dxa"/>
          </w:tcPr>
          <w:p w14:paraId="234D84C4" w14:textId="128A3861" w:rsidR="00EF06AC" w:rsidRPr="006D3F08" w:rsidRDefault="00506F9C" w:rsidP="00506F9C">
            <w:pPr>
              <w:spacing w:after="0"/>
              <w:rPr>
                <w:rFonts w:asciiTheme="majorHAnsi" w:hAnsiTheme="majorHAnsi" w:cstheme="majorHAnsi"/>
                <w:sz w:val="22"/>
              </w:rPr>
            </w:pPr>
            <w:r>
              <w:rPr>
                <w:rFonts w:asciiTheme="majorHAnsi" w:hAnsiTheme="majorHAnsi" w:cstheme="majorHAnsi"/>
                <w:sz w:val="22"/>
              </w:rPr>
              <w:t>A Visio</w:t>
            </w:r>
            <w:r w:rsidR="00BC1B6C">
              <w:rPr>
                <w:rFonts w:asciiTheme="majorHAnsi" w:hAnsiTheme="majorHAnsi" w:cstheme="majorHAnsi"/>
                <w:sz w:val="22"/>
              </w:rPr>
              <w:t xml:space="preserve"> diagram </w:t>
            </w:r>
            <w:r>
              <w:rPr>
                <w:rFonts w:asciiTheme="majorHAnsi" w:hAnsiTheme="majorHAnsi" w:cstheme="majorHAnsi"/>
                <w:sz w:val="22"/>
              </w:rPr>
              <w:t>that describes the CWB process to</w:t>
            </w:r>
            <w:r w:rsidR="00D7620C">
              <w:rPr>
                <w:rFonts w:asciiTheme="majorHAnsi" w:hAnsiTheme="majorHAnsi" w:cstheme="majorHAnsi"/>
                <w:sz w:val="22"/>
              </w:rPr>
              <w:t xml:space="preserve"> </w:t>
            </w:r>
            <w:r w:rsidR="00BC1B6C">
              <w:rPr>
                <w:rFonts w:asciiTheme="majorHAnsi" w:hAnsiTheme="majorHAnsi" w:cstheme="majorHAnsi"/>
                <w:sz w:val="22"/>
              </w:rPr>
              <w:t xml:space="preserve">approve data </w:t>
            </w:r>
            <w:r>
              <w:rPr>
                <w:rFonts w:asciiTheme="majorHAnsi" w:hAnsiTheme="majorHAnsi" w:cstheme="majorHAnsi"/>
                <w:sz w:val="22"/>
              </w:rPr>
              <w:t xml:space="preserve">before </w:t>
            </w:r>
            <w:r w:rsidR="00D7620C">
              <w:rPr>
                <w:rFonts w:asciiTheme="majorHAnsi" w:hAnsiTheme="majorHAnsi" w:cstheme="majorHAnsi"/>
                <w:sz w:val="22"/>
              </w:rPr>
              <w:t>delivering</w:t>
            </w:r>
            <w:r w:rsidR="00BC1B6C">
              <w:rPr>
                <w:rFonts w:asciiTheme="majorHAnsi" w:hAnsiTheme="majorHAnsi" w:cstheme="majorHAnsi"/>
                <w:sz w:val="22"/>
              </w:rPr>
              <w:t xml:space="preserve"> to external entity</w:t>
            </w:r>
          </w:p>
        </w:tc>
      </w:tr>
      <w:tr w:rsidR="00304406" w:rsidRPr="00B32FA1" w14:paraId="6AA005B4" w14:textId="77777777" w:rsidTr="00543A0E">
        <w:trPr>
          <w:cnfStyle w:val="000000010000" w:firstRow="0" w:lastRow="0" w:firstColumn="0" w:lastColumn="0" w:oddVBand="0" w:evenVBand="0" w:oddHBand="0" w:evenHBand="1" w:firstRowFirstColumn="0" w:firstRowLastColumn="0" w:lastRowFirstColumn="0" w:lastRowLastColumn="0"/>
        </w:trPr>
        <w:tc>
          <w:tcPr>
            <w:tcW w:w="909" w:type="dxa"/>
          </w:tcPr>
          <w:p w14:paraId="6367F3A1" w14:textId="32C5D16F" w:rsidR="00304406" w:rsidRPr="00EE616B" w:rsidRDefault="00304406" w:rsidP="00EE616B">
            <w:pPr>
              <w:spacing w:after="0"/>
              <w:rPr>
                <w:rFonts w:asciiTheme="majorHAnsi" w:hAnsiTheme="majorHAnsi" w:cstheme="majorHAnsi"/>
                <w:color w:val="111111" w:themeColor="text1"/>
                <w:sz w:val="22"/>
              </w:rPr>
            </w:pPr>
            <w:r w:rsidRPr="00EE616B">
              <w:rPr>
                <w:rFonts w:asciiTheme="majorHAnsi" w:hAnsiTheme="majorHAnsi" w:cstheme="majorHAnsi"/>
                <w:color w:val="111111" w:themeColor="text1"/>
                <w:sz w:val="22"/>
              </w:rPr>
              <w:t>REF-006</w:t>
            </w:r>
          </w:p>
        </w:tc>
        <w:tc>
          <w:tcPr>
            <w:tcW w:w="3179" w:type="dxa"/>
          </w:tcPr>
          <w:p w14:paraId="25FA4586" w14:textId="357264A5" w:rsidR="00304406" w:rsidRPr="00EE616B" w:rsidRDefault="00CB202C" w:rsidP="001F1209">
            <w:pPr>
              <w:spacing w:after="0"/>
              <w:rPr>
                <w:rFonts w:asciiTheme="majorHAnsi" w:hAnsiTheme="majorHAnsi" w:cstheme="majorHAnsi"/>
                <w:color w:val="111111" w:themeColor="text1"/>
                <w:sz w:val="22"/>
              </w:rPr>
            </w:pPr>
            <w:hyperlink r:id="rId12" w:history="1">
              <w:r w:rsidR="001F1209">
                <w:rPr>
                  <w:rStyle w:val="Hyperlink"/>
                  <w:rFonts w:asciiTheme="majorHAnsi" w:hAnsiTheme="majorHAnsi" w:cstheme="majorHAnsi"/>
                  <w:sz w:val="22"/>
                </w:rPr>
                <w:t>Customer Funds Flow XAI Model Solution Doc</w:t>
              </w:r>
            </w:hyperlink>
          </w:p>
        </w:tc>
        <w:tc>
          <w:tcPr>
            <w:tcW w:w="6095" w:type="dxa"/>
          </w:tcPr>
          <w:p w14:paraId="0D49FDF3" w14:textId="47D2DA58" w:rsidR="00304406" w:rsidRPr="00EE616B" w:rsidRDefault="001F1209" w:rsidP="006C4837">
            <w:pPr>
              <w:spacing w:after="0"/>
              <w:rPr>
                <w:sz w:val="22"/>
              </w:rPr>
            </w:pPr>
            <w:r w:rsidRPr="001F1209">
              <w:rPr>
                <w:sz w:val="22"/>
              </w:rPr>
              <w:t xml:space="preserve">A Temenos </w:t>
            </w:r>
            <w:r w:rsidR="006C4837">
              <w:rPr>
                <w:sz w:val="22"/>
              </w:rPr>
              <w:t>X</w:t>
            </w:r>
            <w:r w:rsidRPr="001F1209">
              <w:rPr>
                <w:sz w:val="22"/>
              </w:rPr>
              <w:t>AI model predict</w:t>
            </w:r>
            <w:r w:rsidR="006C4837">
              <w:rPr>
                <w:sz w:val="22"/>
              </w:rPr>
              <w:t>s</w:t>
            </w:r>
            <w:r w:rsidRPr="001F1209">
              <w:rPr>
                <w:sz w:val="22"/>
              </w:rPr>
              <w:t xml:space="preserve"> the monthly disposable income for each customer</w:t>
            </w:r>
            <w:r w:rsidR="0052586D">
              <w:rPr>
                <w:sz w:val="22"/>
              </w:rPr>
              <w:t>.</w:t>
            </w:r>
          </w:p>
        </w:tc>
      </w:tr>
      <w:tr w:rsidR="00304406" w:rsidRPr="00B32FA1" w14:paraId="19B8C654" w14:textId="77777777" w:rsidTr="00543A0E">
        <w:trPr>
          <w:cnfStyle w:val="000000100000" w:firstRow="0" w:lastRow="0" w:firstColumn="0" w:lastColumn="0" w:oddVBand="0" w:evenVBand="0" w:oddHBand="1" w:evenHBand="0" w:firstRowFirstColumn="0" w:firstRowLastColumn="0" w:lastRowFirstColumn="0" w:lastRowLastColumn="0"/>
        </w:trPr>
        <w:tc>
          <w:tcPr>
            <w:tcW w:w="909" w:type="dxa"/>
          </w:tcPr>
          <w:p w14:paraId="420E907D" w14:textId="3ADD749A" w:rsidR="00304406" w:rsidRPr="00EE616B" w:rsidRDefault="00304406" w:rsidP="00EE616B">
            <w:pPr>
              <w:spacing w:after="0"/>
              <w:rPr>
                <w:rFonts w:asciiTheme="majorHAnsi" w:hAnsiTheme="majorHAnsi" w:cstheme="majorHAnsi"/>
                <w:color w:val="111111" w:themeColor="text1"/>
                <w:sz w:val="22"/>
              </w:rPr>
            </w:pPr>
            <w:r w:rsidRPr="00EE616B">
              <w:rPr>
                <w:rFonts w:asciiTheme="majorHAnsi" w:hAnsiTheme="majorHAnsi" w:cstheme="majorHAnsi"/>
                <w:color w:val="111111" w:themeColor="text1"/>
                <w:sz w:val="22"/>
              </w:rPr>
              <w:t>REF-007</w:t>
            </w:r>
          </w:p>
        </w:tc>
        <w:tc>
          <w:tcPr>
            <w:tcW w:w="3179" w:type="dxa"/>
          </w:tcPr>
          <w:p w14:paraId="43C9DFA1" w14:textId="6BC97434" w:rsidR="00304406" w:rsidRPr="00543A0E" w:rsidRDefault="00CB202C" w:rsidP="00EE616B">
            <w:pPr>
              <w:spacing w:after="0"/>
              <w:rPr>
                <w:rFonts w:asciiTheme="majorHAnsi" w:hAnsiTheme="majorHAnsi" w:cstheme="majorHAnsi"/>
                <w:b/>
                <w:color w:val="111111" w:themeColor="text1"/>
                <w:sz w:val="22"/>
              </w:rPr>
            </w:pPr>
            <w:hyperlink r:id="rId13" w:history="1">
              <w:r w:rsidR="00543A0E" w:rsidRPr="00543A0E">
                <w:rPr>
                  <w:rStyle w:val="Hyperlink"/>
                  <w:rFonts w:asciiTheme="majorHAnsi" w:hAnsiTheme="majorHAnsi" w:cstheme="majorHAnsi"/>
                  <w:sz w:val="22"/>
                </w:rPr>
                <w:t>[17th Sept] Temenos</w:t>
              </w:r>
              <w:r w:rsidR="00543A0E">
                <w:rPr>
                  <w:rStyle w:val="Hyperlink"/>
                  <w:rFonts w:asciiTheme="majorHAnsi" w:hAnsiTheme="majorHAnsi" w:cstheme="majorHAnsi"/>
                  <w:sz w:val="22"/>
                </w:rPr>
                <w:t xml:space="preserve"> </w:t>
              </w:r>
              <w:r w:rsidR="00543A0E" w:rsidRPr="00543A0E">
                <w:rPr>
                  <w:rStyle w:val="Hyperlink"/>
                  <w:rFonts w:asciiTheme="majorHAnsi" w:hAnsiTheme="majorHAnsi" w:cstheme="majorHAnsi"/>
                  <w:sz w:val="22"/>
                </w:rPr>
                <w:t>Infinity_CWB_Accounting Dashboard.pptx</w:t>
              </w:r>
            </w:hyperlink>
          </w:p>
        </w:tc>
        <w:tc>
          <w:tcPr>
            <w:tcW w:w="6095" w:type="dxa"/>
          </w:tcPr>
          <w:p w14:paraId="3295039F" w14:textId="33BD0276" w:rsidR="00304406" w:rsidRPr="00EE616B" w:rsidRDefault="000F21CB" w:rsidP="000F21CB">
            <w:pPr>
              <w:spacing w:after="0"/>
              <w:rPr>
                <w:sz w:val="22"/>
              </w:rPr>
            </w:pPr>
            <w:r w:rsidRPr="000F21CB">
              <w:rPr>
                <w:sz w:val="22"/>
              </w:rPr>
              <w:t>Features presentation from Prema of temenos</w:t>
            </w:r>
          </w:p>
        </w:tc>
      </w:tr>
      <w:tr w:rsidR="003003B7" w:rsidRPr="00B32FA1" w14:paraId="6C6611ED" w14:textId="77777777" w:rsidTr="00543A0E">
        <w:trPr>
          <w:cnfStyle w:val="000000010000" w:firstRow="0" w:lastRow="0" w:firstColumn="0" w:lastColumn="0" w:oddVBand="0" w:evenVBand="0" w:oddHBand="0" w:evenHBand="1" w:firstRowFirstColumn="0" w:firstRowLastColumn="0" w:lastRowFirstColumn="0" w:lastRowLastColumn="0"/>
        </w:trPr>
        <w:tc>
          <w:tcPr>
            <w:tcW w:w="909" w:type="dxa"/>
          </w:tcPr>
          <w:p w14:paraId="24904F56" w14:textId="77777777" w:rsidR="003003B7" w:rsidRPr="00EE616B" w:rsidRDefault="003003B7" w:rsidP="003003B7">
            <w:pPr>
              <w:spacing w:after="0"/>
              <w:rPr>
                <w:rFonts w:asciiTheme="majorHAnsi" w:hAnsiTheme="majorHAnsi" w:cstheme="majorHAnsi"/>
                <w:color w:val="111111" w:themeColor="text1"/>
                <w:sz w:val="22"/>
              </w:rPr>
            </w:pPr>
            <w:r w:rsidRPr="00EE616B">
              <w:rPr>
                <w:rFonts w:asciiTheme="majorHAnsi" w:hAnsiTheme="majorHAnsi" w:cstheme="majorHAnsi"/>
                <w:color w:val="111111" w:themeColor="text1"/>
                <w:sz w:val="22"/>
              </w:rPr>
              <w:t>REF-008</w:t>
            </w:r>
          </w:p>
        </w:tc>
        <w:tc>
          <w:tcPr>
            <w:tcW w:w="3179" w:type="dxa"/>
          </w:tcPr>
          <w:p w14:paraId="4F405914" w14:textId="49E9A3A1" w:rsidR="003003B7" w:rsidRPr="00EE616B" w:rsidRDefault="00CB202C" w:rsidP="003003B7">
            <w:pPr>
              <w:spacing w:after="0"/>
              <w:rPr>
                <w:rFonts w:asciiTheme="majorHAnsi" w:hAnsiTheme="majorHAnsi" w:cstheme="majorHAnsi"/>
                <w:color w:val="111111" w:themeColor="text1"/>
                <w:sz w:val="22"/>
              </w:rPr>
            </w:pPr>
            <w:hyperlink r:id="rId14" w:history="1">
              <w:r w:rsidR="003003B7" w:rsidRPr="005C17F9">
                <w:rPr>
                  <w:rStyle w:val="Hyperlink"/>
                  <w:rFonts w:asciiTheme="majorHAnsi" w:hAnsiTheme="majorHAnsi" w:cstheme="majorHAnsi"/>
                  <w:sz w:val="22"/>
                </w:rPr>
                <w:t>SME Digital Platform Differentiators_CWB_Sept2020.pptx</w:t>
              </w:r>
            </w:hyperlink>
          </w:p>
        </w:tc>
        <w:tc>
          <w:tcPr>
            <w:tcW w:w="6095" w:type="dxa"/>
          </w:tcPr>
          <w:p w14:paraId="72A62F00" w14:textId="2EABE780" w:rsidR="003003B7" w:rsidRPr="00EE616B" w:rsidRDefault="003003B7" w:rsidP="003003B7">
            <w:pPr>
              <w:spacing w:after="0"/>
              <w:rPr>
                <w:sz w:val="22"/>
              </w:rPr>
            </w:pPr>
            <w:r>
              <w:rPr>
                <w:sz w:val="22"/>
              </w:rPr>
              <w:t>Requirement</w:t>
            </w:r>
            <w:r w:rsidRPr="000F21CB">
              <w:rPr>
                <w:sz w:val="22"/>
              </w:rPr>
              <w:t xml:space="preserve"> presentation from Prema of temenos</w:t>
            </w:r>
          </w:p>
        </w:tc>
      </w:tr>
      <w:tr w:rsidR="003003B7" w:rsidRPr="00B32FA1" w14:paraId="3816EAE3" w14:textId="77777777" w:rsidTr="00543A0E">
        <w:trPr>
          <w:cnfStyle w:val="000000100000" w:firstRow="0" w:lastRow="0" w:firstColumn="0" w:lastColumn="0" w:oddVBand="0" w:evenVBand="0" w:oddHBand="1" w:evenHBand="0" w:firstRowFirstColumn="0" w:firstRowLastColumn="0" w:lastRowFirstColumn="0" w:lastRowLastColumn="0"/>
        </w:trPr>
        <w:tc>
          <w:tcPr>
            <w:tcW w:w="909" w:type="dxa"/>
          </w:tcPr>
          <w:p w14:paraId="604335CC" w14:textId="0DD92503" w:rsidR="003003B7" w:rsidRPr="00EE616B" w:rsidRDefault="003003B7" w:rsidP="003003B7">
            <w:pPr>
              <w:spacing w:after="0"/>
              <w:rPr>
                <w:rFonts w:asciiTheme="majorHAnsi" w:hAnsiTheme="majorHAnsi" w:cstheme="majorHAnsi"/>
                <w:color w:val="111111" w:themeColor="text1"/>
                <w:sz w:val="22"/>
              </w:rPr>
            </w:pPr>
            <w:r>
              <w:rPr>
                <w:rFonts w:asciiTheme="majorHAnsi" w:hAnsiTheme="majorHAnsi" w:cstheme="majorHAnsi"/>
                <w:color w:val="111111" w:themeColor="text1"/>
                <w:sz w:val="22"/>
              </w:rPr>
              <w:t>REF-009</w:t>
            </w:r>
          </w:p>
        </w:tc>
        <w:tc>
          <w:tcPr>
            <w:tcW w:w="3179" w:type="dxa"/>
          </w:tcPr>
          <w:p w14:paraId="0D73ACCD" w14:textId="02509411" w:rsidR="003003B7" w:rsidRPr="00EE616B" w:rsidRDefault="00CB202C" w:rsidP="003003B7">
            <w:pPr>
              <w:spacing w:after="0"/>
              <w:rPr>
                <w:rFonts w:asciiTheme="majorHAnsi" w:hAnsiTheme="majorHAnsi" w:cstheme="majorHAnsi"/>
                <w:color w:val="111111" w:themeColor="text1"/>
                <w:sz w:val="22"/>
              </w:rPr>
            </w:pPr>
            <w:hyperlink r:id="rId15" w:history="1">
              <w:r w:rsidR="009A144B">
                <w:rPr>
                  <w:rStyle w:val="Hyperlink"/>
                  <w:rFonts w:asciiTheme="majorHAnsi" w:hAnsiTheme="majorHAnsi" w:cstheme="majorHAnsi"/>
                  <w:sz w:val="22"/>
                </w:rPr>
                <w:t>CWB Architecture 2020-11-04 (RACI).pdf</w:t>
              </w:r>
            </w:hyperlink>
          </w:p>
        </w:tc>
        <w:tc>
          <w:tcPr>
            <w:tcW w:w="6095" w:type="dxa"/>
          </w:tcPr>
          <w:p w14:paraId="29B8F836" w14:textId="1E4E54AB" w:rsidR="003003B7" w:rsidRPr="00EE616B" w:rsidRDefault="009A144B" w:rsidP="003003B7">
            <w:pPr>
              <w:spacing w:after="0"/>
              <w:rPr>
                <w:sz w:val="22"/>
              </w:rPr>
            </w:pPr>
            <w:r>
              <w:rPr>
                <w:sz w:val="22"/>
              </w:rPr>
              <w:t>Conceptual CWB architecture diagram</w:t>
            </w:r>
          </w:p>
        </w:tc>
      </w:tr>
    </w:tbl>
    <w:p w14:paraId="44D912E9" w14:textId="60BFABA9" w:rsidR="00BD40C7" w:rsidRDefault="00BD40C7">
      <w:pPr>
        <w:rPr>
          <w:rFonts w:asciiTheme="majorHAnsi" w:hAnsiTheme="majorHAnsi" w:cstheme="majorHAnsi"/>
          <w:color w:val="937A46" w:themeColor="accent2"/>
          <w:spacing w:val="-5"/>
          <w:sz w:val="40"/>
          <w:szCs w:val="40"/>
        </w:rPr>
      </w:pPr>
      <w:bookmarkStart w:id="38" w:name="_Toc290994548"/>
    </w:p>
    <w:p w14:paraId="7233B321" w14:textId="7F33A6C5" w:rsidR="00F51ADE" w:rsidRPr="00F51ADE" w:rsidRDefault="004825A0" w:rsidP="00F51ADE">
      <w:pPr>
        <w:pStyle w:val="Heading1"/>
      </w:pPr>
      <w:bookmarkStart w:id="39" w:name="_Toc56604035"/>
      <w:r w:rsidRPr="00AC3365">
        <w:lastRenderedPageBreak/>
        <w:t>Glossary</w:t>
      </w:r>
      <w:bookmarkEnd w:id="38"/>
      <w:bookmarkEnd w:id="39"/>
    </w:p>
    <w:p w14:paraId="714C4E90" w14:textId="77777777" w:rsidR="004825A0" w:rsidRPr="00781F1B" w:rsidRDefault="004825A0" w:rsidP="00B05556">
      <w:pPr>
        <w:pStyle w:val="Heading2"/>
      </w:pPr>
      <w:bookmarkStart w:id="40" w:name="_Toc290994549"/>
      <w:bookmarkStart w:id="41" w:name="_Toc297634876"/>
      <w:bookmarkStart w:id="42" w:name="_Toc301176930"/>
      <w:bookmarkStart w:id="43" w:name="_Toc56604036"/>
      <w:r w:rsidRPr="00781F1B">
        <w:t>Acronyms</w:t>
      </w:r>
      <w:bookmarkEnd w:id="40"/>
      <w:bookmarkEnd w:id="41"/>
      <w:bookmarkEnd w:id="42"/>
      <w:bookmarkEnd w:id="43"/>
    </w:p>
    <w:tbl>
      <w:tblPr>
        <w:tblStyle w:val="Corporate"/>
        <w:tblW w:w="10065" w:type="dxa"/>
        <w:tblInd w:w="23" w:type="dxa"/>
        <w:tblLayout w:type="fixed"/>
        <w:tblLook w:val="0020" w:firstRow="1" w:lastRow="0" w:firstColumn="0" w:lastColumn="0" w:noHBand="0" w:noVBand="0"/>
      </w:tblPr>
      <w:tblGrid>
        <w:gridCol w:w="1620"/>
        <w:gridCol w:w="8445"/>
      </w:tblGrid>
      <w:tr w:rsidR="004825A0" w:rsidRPr="0056138F" w14:paraId="10AE4F48" w14:textId="77777777" w:rsidTr="005632A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76ECE7F" w14:textId="77777777" w:rsidR="004825A0" w:rsidRPr="00F90BEF" w:rsidRDefault="004825A0" w:rsidP="00F51ADE">
            <w:pPr>
              <w:spacing w:after="0"/>
              <w:contextualSpacing/>
              <w:rPr>
                <w:rFonts w:asciiTheme="majorHAnsi" w:hAnsiTheme="majorHAnsi" w:cstheme="majorHAnsi"/>
                <w:sz w:val="22"/>
              </w:rPr>
            </w:pPr>
            <w:r w:rsidRPr="00F90BEF">
              <w:rPr>
                <w:rFonts w:asciiTheme="majorHAnsi" w:hAnsiTheme="majorHAnsi" w:cstheme="majorHAnsi"/>
                <w:sz w:val="22"/>
              </w:rPr>
              <w:t>Acronym</w:t>
            </w:r>
          </w:p>
        </w:tc>
        <w:tc>
          <w:tcPr>
            <w:cnfStyle w:val="000001000000" w:firstRow="0" w:lastRow="0" w:firstColumn="0" w:lastColumn="0" w:oddVBand="0" w:evenVBand="1" w:oddHBand="0" w:evenHBand="0" w:firstRowFirstColumn="0" w:firstRowLastColumn="0" w:lastRowFirstColumn="0" w:lastRowLastColumn="0"/>
            <w:tcW w:w="8445" w:type="dxa"/>
          </w:tcPr>
          <w:p w14:paraId="10F48C12" w14:textId="77777777" w:rsidR="004825A0" w:rsidRPr="00F90BEF" w:rsidRDefault="004825A0" w:rsidP="00F51ADE">
            <w:pPr>
              <w:spacing w:after="0"/>
              <w:contextualSpacing/>
              <w:rPr>
                <w:rFonts w:asciiTheme="majorHAnsi" w:hAnsiTheme="majorHAnsi" w:cstheme="majorHAnsi"/>
                <w:sz w:val="22"/>
              </w:rPr>
            </w:pPr>
            <w:r w:rsidRPr="00F90BEF">
              <w:rPr>
                <w:rFonts w:asciiTheme="majorHAnsi" w:hAnsiTheme="majorHAnsi" w:cstheme="majorHAnsi"/>
                <w:sz w:val="22"/>
              </w:rPr>
              <w:t>Full Text</w:t>
            </w:r>
          </w:p>
        </w:tc>
      </w:tr>
      <w:tr w:rsidR="00C658C6" w:rsidRPr="0006468E" w14:paraId="742F8F08" w14:textId="77777777" w:rsidTr="00563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3CC8A3B9" w14:textId="1EB093F2" w:rsidR="00C658C6" w:rsidRDefault="00C658C6" w:rsidP="004F4196">
            <w:pPr>
              <w:spacing w:after="0"/>
              <w:contextualSpacing/>
            </w:pPr>
            <w:r w:rsidRPr="00C658C6">
              <w:rPr>
                <w:rFonts w:asciiTheme="majorHAnsi" w:hAnsiTheme="majorHAnsi" w:cstheme="majorHAnsi"/>
                <w:color w:val="111111" w:themeColor="text1"/>
                <w:sz w:val="22"/>
              </w:rPr>
              <w:t>API</w:t>
            </w:r>
          </w:p>
        </w:tc>
        <w:tc>
          <w:tcPr>
            <w:cnfStyle w:val="000001000000" w:firstRow="0" w:lastRow="0" w:firstColumn="0" w:lastColumn="0" w:oddVBand="0" w:evenVBand="1" w:oddHBand="0" w:evenHBand="0" w:firstRowFirstColumn="0" w:firstRowLastColumn="0" w:lastRowFirstColumn="0" w:lastRowLastColumn="0"/>
            <w:tcW w:w="8445" w:type="dxa"/>
          </w:tcPr>
          <w:p w14:paraId="783DC15A" w14:textId="20F311E4" w:rsidR="00C658C6" w:rsidRPr="00C658C6" w:rsidRDefault="00C658C6" w:rsidP="00C658C6">
            <w:pPr>
              <w:spacing w:after="0"/>
              <w:contextualSpacing/>
              <w:rPr>
                <w:rFonts w:asciiTheme="majorHAnsi" w:hAnsiTheme="majorHAnsi" w:cstheme="majorHAnsi"/>
                <w:color w:val="111111" w:themeColor="text1"/>
                <w:sz w:val="22"/>
              </w:rPr>
            </w:pPr>
            <w:r>
              <w:rPr>
                <w:rFonts w:asciiTheme="majorHAnsi" w:hAnsiTheme="majorHAnsi" w:cstheme="majorHAnsi"/>
                <w:color w:val="111111" w:themeColor="text1"/>
                <w:sz w:val="22"/>
              </w:rPr>
              <w:t>API (a</w:t>
            </w:r>
            <w:r w:rsidRPr="00C658C6">
              <w:rPr>
                <w:rFonts w:asciiTheme="majorHAnsi" w:hAnsiTheme="majorHAnsi" w:cstheme="majorHAnsi"/>
                <w:color w:val="111111" w:themeColor="text1"/>
                <w:sz w:val="22"/>
              </w:rPr>
              <w:t>p</w:t>
            </w:r>
            <w:r>
              <w:rPr>
                <w:rFonts w:asciiTheme="majorHAnsi" w:hAnsiTheme="majorHAnsi" w:cstheme="majorHAnsi"/>
                <w:color w:val="111111" w:themeColor="text1"/>
                <w:sz w:val="22"/>
              </w:rPr>
              <w:t>plication programming interface) -</w:t>
            </w:r>
            <w:r w:rsidRPr="00C658C6">
              <w:rPr>
                <w:rFonts w:asciiTheme="majorHAnsi" w:hAnsiTheme="majorHAnsi" w:cstheme="majorHAnsi"/>
                <w:color w:val="111111" w:themeColor="text1"/>
                <w:sz w:val="22"/>
              </w:rPr>
              <w:t xml:space="preserve"> a software intermediary that allows two applications to talk to e</w:t>
            </w:r>
            <w:r>
              <w:rPr>
                <w:rFonts w:asciiTheme="majorHAnsi" w:hAnsiTheme="majorHAnsi" w:cstheme="majorHAnsi"/>
                <w:color w:val="111111" w:themeColor="text1"/>
                <w:sz w:val="22"/>
              </w:rPr>
              <w:t>ach other</w:t>
            </w:r>
          </w:p>
        </w:tc>
      </w:tr>
      <w:tr w:rsidR="004F4196" w:rsidRPr="0006468E" w14:paraId="2ADA6DFC" w14:textId="77777777" w:rsidTr="005632A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33ED1E75" w14:textId="09EF85D8" w:rsidR="004F4196" w:rsidRPr="00F90BEF" w:rsidRDefault="009F39F7" w:rsidP="004F4196">
            <w:pPr>
              <w:spacing w:after="0"/>
              <w:contextualSpacing/>
              <w:rPr>
                <w:rFonts w:asciiTheme="majorHAnsi" w:hAnsiTheme="majorHAnsi" w:cstheme="majorHAnsi"/>
                <w:color w:val="111111" w:themeColor="text1"/>
                <w:sz w:val="22"/>
              </w:rPr>
            </w:pPr>
            <w:r>
              <w:rPr>
                <w:rFonts w:asciiTheme="majorHAnsi" w:hAnsiTheme="majorHAnsi" w:cstheme="majorHAnsi"/>
                <w:color w:val="111111" w:themeColor="text1"/>
                <w:sz w:val="22"/>
              </w:rPr>
              <w:t>DBX</w:t>
            </w:r>
          </w:p>
        </w:tc>
        <w:tc>
          <w:tcPr>
            <w:cnfStyle w:val="000001000000" w:firstRow="0" w:lastRow="0" w:firstColumn="0" w:lastColumn="0" w:oddVBand="0" w:evenVBand="1" w:oddHBand="0" w:evenHBand="0" w:firstRowFirstColumn="0" w:firstRowLastColumn="0" w:lastRowFirstColumn="0" w:lastRowLastColumn="0"/>
            <w:tcW w:w="8445" w:type="dxa"/>
          </w:tcPr>
          <w:p w14:paraId="2AB6334A" w14:textId="554D0E7E" w:rsidR="004F4196" w:rsidRPr="00F90BEF" w:rsidRDefault="009F39F7" w:rsidP="004F4196">
            <w:pPr>
              <w:spacing w:after="0"/>
              <w:contextualSpacing/>
              <w:rPr>
                <w:rFonts w:asciiTheme="majorHAnsi" w:hAnsiTheme="majorHAnsi" w:cstheme="majorHAnsi"/>
                <w:color w:val="111111" w:themeColor="text1"/>
                <w:sz w:val="22"/>
              </w:rPr>
            </w:pPr>
            <w:r>
              <w:rPr>
                <w:rFonts w:asciiTheme="majorHAnsi" w:hAnsiTheme="majorHAnsi" w:cstheme="majorHAnsi"/>
                <w:color w:val="111111" w:themeColor="text1"/>
                <w:sz w:val="22"/>
              </w:rPr>
              <w:t>Digital Banking Experience</w:t>
            </w:r>
          </w:p>
        </w:tc>
      </w:tr>
      <w:tr w:rsidR="00F6775B" w:rsidRPr="0006468E" w14:paraId="57E40DCF" w14:textId="77777777" w:rsidTr="00563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790560D9" w14:textId="1F84B9FB" w:rsidR="00F6775B" w:rsidRPr="00F6775B" w:rsidRDefault="00F6775B" w:rsidP="004F4196">
            <w:pPr>
              <w:spacing w:after="0"/>
              <w:contextualSpacing/>
              <w:rPr>
                <w:rFonts w:asciiTheme="majorHAnsi" w:hAnsiTheme="majorHAnsi" w:cstheme="majorHAnsi"/>
                <w:color w:val="111111" w:themeColor="text1"/>
                <w:sz w:val="22"/>
              </w:rPr>
            </w:pPr>
            <w:r w:rsidRPr="00F6775B">
              <w:rPr>
                <w:rFonts w:asciiTheme="majorHAnsi" w:hAnsiTheme="majorHAnsi" w:cstheme="majorHAnsi"/>
                <w:color w:val="111111" w:themeColor="text1"/>
                <w:sz w:val="22"/>
              </w:rPr>
              <w:t>GRC</w:t>
            </w:r>
          </w:p>
        </w:tc>
        <w:tc>
          <w:tcPr>
            <w:cnfStyle w:val="000001000000" w:firstRow="0" w:lastRow="0" w:firstColumn="0" w:lastColumn="0" w:oddVBand="0" w:evenVBand="1" w:oddHBand="0" w:evenHBand="0" w:firstRowFirstColumn="0" w:firstRowLastColumn="0" w:lastRowFirstColumn="0" w:lastRowLastColumn="0"/>
            <w:tcW w:w="8445" w:type="dxa"/>
          </w:tcPr>
          <w:p w14:paraId="5E615AC5" w14:textId="56BAC3C9" w:rsidR="00F6775B" w:rsidRPr="00F6775B" w:rsidRDefault="00F6775B" w:rsidP="004F4196">
            <w:pPr>
              <w:spacing w:after="0"/>
              <w:contextualSpacing/>
              <w:rPr>
                <w:rFonts w:asciiTheme="majorHAnsi" w:hAnsiTheme="majorHAnsi" w:cstheme="majorHAnsi"/>
                <w:color w:val="111111" w:themeColor="text1"/>
                <w:sz w:val="22"/>
              </w:rPr>
            </w:pPr>
            <w:r w:rsidRPr="00F6775B">
              <w:rPr>
                <w:rFonts w:asciiTheme="majorHAnsi" w:hAnsiTheme="majorHAnsi" w:cstheme="majorHAnsi"/>
                <w:color w:val="111111" w:themeColor="text1"/>
                <w:sz w:val="22"/>
              </w:rPr>
              <w:t>Governance Risk &amp; Compliance</w:t>
            </w:r>
          </w:p>
        </w:tc>
      </w:tr>
      <w:tr w:rsidR="004F4196" w:rsidRPr="0006468E" w14:paraId="06B45FDC" w14:textId="77777777" w:rsidTr="005632A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8BA16B2" w14:textId="66984430" w:rsidR="004F4196" w:rsidRPr="00F90BEF" w:rsidRDefault="004F4196" w:rsidP="004F4196">
            <w:pPr>
              <w:spacing w:after="0"/>
              <w:contextualSpacing/>
              <w:rPr>
                <w:rFonts w:asciiTheme="majorHAnsi" w:hAnsiTheme="majorHAnsi" w:cstheme="majorHAnsi"/>
                <w:color w:val="111111" w:themeColor="text1"/>
                <w:sz w:val="22"/>
              </w:rPr>
            </w:pPr>
            <w:r w:rsidRPr="00F90BEF">
              <w:rPr>
                <w:rFonts w:asciiTheme="majorHAnsi" w:hAnsiTheme="majorHAnsi" w:cstheme="majorHAnsi"/>
                <w:color w:val="111111" w:themeColor="text1"/>
                <w:sz w:val="22"/>
              </w:rPr>
              <w:t>SME</w:t>
            </w:r>
          </w:p>
        </w:tc>
        <w:tc>
          <w:tcPr>
            <w:cnfStyle w:val="000001000000" w:firstRow="0" w:lastRow="0" w:firstColumn="0" w:lastColumn="0" w:oddVBand="0" w:evenVBand="1" w:oddHBand="0" w:evenHBand="0" w:firstRowFirstColumn="0" w:firstRowLastColumn="0" w:lastRowFirstColumn="0" w:lastRowLastColumn="0"/>
            <w:tcW w:w="8445" w:type="dxa"/>
          </w:tcPr>
          <w:p w14:paraId="36055C58" w14:textId="53C6B160" w:rsidR="004F4196" w:rsidRPr="00F90BEF" w:rsidRDefault="00076C9F" w:rsidP="00076C9F">
            <w:pPr>
              <w:spacing w:after="0"/>
              <w:contextualSpacing/>
              <w:rPr>
                <w:rFonts w:asciiTheme="majorHAnsi" w:hAnsiTheme="majorHAnsi" w:cstheme="majorHAnsi"/>
                <w:color w:val="111111" w:themeColor="text1"/>
                <w:sz w:val="22"/>
              </w:rPr>
            </w:pPr>
            <w:r>
              <w:rPr>
                <w:sz w:val="22"/>
                <w:lang w:val="en"/>
              </w:rPr>
              <w:t>Small/M</w:t>
            </w:r>
            <w:r w:rsidR="004F4196" w:rsidRPr="00F90BEF">
              <w:rPr>
                <w:sz w:val="22"/>
                <w:lang w:val="en"/>
              </w:rPr>
              <w:t xml:space="preserve">edium </w:t>
            </w:r>
            <w:r>
              <w:rPr>
                <w:sz w:val="22"/>
                <w:lang w:val="en"/>
              </w:rPr>
              <w:t>E</w:t>
            </w:r>
            <w:r w:rsidR="004F4196" w:rsidRPr="00F90BEF">
              <w:rPr>
                <w:sz w:val="22"/>
                <w:lang w:val="en"/>
              </w:rPr>
              <w:t>nterprises</w:t>
            </w:r>
            <w:r>
              <w:rPr>
                <w:sz w:val="22"/>
                <w:lang w:val="en"/>
              </w:rPr>
              <w:t xml:space="preserve">: </w:t>
            </w:r>
            <w:r w:rsidRPr="00076C9F">
              <w:rPr>
                <w:sz w:val="22"/>
                <w:lang w:val="en"/>
              </w:rPr>
              <w:t>The SME risk rating segment represents traditional commercial / EFG deals, for borrower's authorized balance plus proposed exposure greater than 500K, where the company is not publically traded or part of a syndication, and deal is not 100% for facilities of Commercial Real Estate deals (including Income Producing Real Estate and/or Interim Financing Projects).</w:t>
            </w:r>
          </w:p>
        </w:tc>
      </w:tr>
      <w:tr w:rsidR="00C658C6" w:rsidRPr="0006468E" w14:paraId="56E6620C" w14:textId="77777777" w:rsidTr="00563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55776F12" w14:textId="70328673" w:rsidR="00C658C6" w:rsidRPr="00C658C6" w:rsidRDefault="00C658C6" w:rsidP="004F4196">
            <w:pPr>
              <w:spacing w:after="0"/>
              <w:contextualSpacing/>
              <w:rPr>
                <w:sz w:val="22"/>
                <w:lang w:val="en"/>
              </w:rPr>
            </w:pPr>
            <w:r w:rsidRPr="00C658C6">
              <w:rPr>
                <w:sz w:val="22"/>
                <w:lang w:val="en"/>
              </w:rPr>
              <w:t>SMS</w:t>
            </w:r>
          </w:p>
        </w:tc>
        <w:tc>
          <w:tcPr>
            <w:cnfStyle w:val="000001000000" w:firstRow="0" w:lastRow="0" w:firstColumn="0" w:lastColumn="0" w:oddVBand="0" w:evenVBand="1" w:oddHBand="0" w:evenHBand="0" w:firstRowFirstColumn="0" w:firstRowLastColumn="0" w:lastRowFirstColumn="0" w:lastRowLastColumn="0"/>
            <w:tcW w:w="8445" w:type="dxa"/>
          </w:tcPr>
          <w:p w14:paraId="61ECDCFB" w14:textId="67E2E518" w:rsidR="00C658C6" w:rsidRPr="00C658C6" w:rsidRDefault="00C658C6" w:rsidP="00076C9F">
            <w:pPr>
              <w:spacing w:after="0"/>
              <w:contextualSpacing/>
              <w:rPr>
                <w:sz w:val="22"/>
                <w:lang w:val="en"/>
              </w:rPr>
            </w:pPr>
            <w:r w:rsidRPr="00C658C6">
              <w:rPr>
                <w:sz w:val="22"/>
                <w:lang w:val="en"/>
              </w:rPr>
              <w:t>SMS (short message service) is a text messaging service component of most telephone, Internet, and mobile device systems</w:t>
            </w:r>
            <w:r>
              <w:rPr>
                <w:sz w:val="22"/>
                <w:lang w:val="en"/>
              </w:rPr>
              <w:t>.</w:t>
            </w:r>
          </w:p>
        </w:tc>
      </w:tr>
      <w:tr w:rsidR="004F4196" w:rsidRPr="0006468E" w14:paraId="7B02753B" w14:textId="77777777" w:rsidTr="005632A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50CE1DC3" w14:textId="741D20A9" w:rsidR="004F4196" w:rsidRPr="00F90BEF" w:rsidRDefault="003B4AD9" w:rsidP="004F4196">
            <w:pPr>
              <w:spacing w:after="0"/>
              <w:contextualSpacing/>
              <w:rPr>
                <w:rFonts w:asciiTheme="majorHAnsi" w:hAnsiTheme="majorHAnsi" w:cstheme="majorHAnsi"/>
                <w:color w:val="111111" w:themeColor="text1"/>
                <w:sz w:val="22"/>
              </w:rPr>
            </w:pPr>
            <w:r>
              <w:rPr>
                <w:rFonts w:asciiTheme="majorHAnsi" w:hAnsiTheme="majorHAnsi" w:cstheme="majorHAnsi"/>
                <w:color w:val="111111" w:themeColor="text1"/>
                <w:sz w:val="22"/>
              </w:rPr>
              <w:t>TDL</w:t>
            </w:r>
          </w:p>
        </w:tc>
        <w:tc>
          <w:tcPr>
            <w:cnfStyle w:val="000001000000" w:firstRow="0" w:lastRow="0" w:firstColumn="0" w:lastColumn="0" w:oddVBand="0" w:evenVBand="1" w:oddHBand="0" w:evenHBand="0" w:firstRowFirstColumn="0" w:firstRowLastColumn="0" w:lastRowFirstColumn="0" w:lastRowLastColumn="0"/>
            <w:tcW w:w="8445" w:type="dxa"/>
          </w:tcPr>
          <w:p w14:paraId="0E58AD71" w14:textId="12045135" w:rsidR="004F4196" w:rsidRPr="00F90BEF" w:rsidRDefault="002C23AB" w:rsidP="00D26D99">
            <w:pPr>
              <w:spacing w:after="0"/>
              <w:contextualSpacing/>
              <w:rPr>
                <w:rFonts w:asciiTheme="majorHAnsi" w:hAnsiTheme="majorHAnsi" w:cstheme="majorHAnsi"/>
                <w:color w:val="111111" w:themeColor="text1"/>
                <w:sz w:val="22"/>
              </w:rPr>
            </w:pPr>
            <w:r w:rsidRPr="002C23AB">
              <w:rPr>
                <w:rFonts w:asciiTheme="majorHAnsi" w:hAnsiTheme="majorHAnsi" w:cstheme="majorHAnsi"/>
                <w:color w:val="111111" w:themeColor="text1"/>
                <w:sz w:val="22"/>
              </w:rPr>
              <w:t xml:space="preserve">Temenos Data Lake is a next generation big data platform built specifically for banking. It is </w:t>
            </w:r>
            <w:r w:rsidR="00AD4E7B" w:rsidRPr="00AD4E7B">
              <w:rPr>
                <w:rFonts w:asciiTheme="majorHAnsi" w:hAnsiTheme="majorHAnsi" w:cstheme="majorHAnsi"/>
                <w:color w:val="111111" w:themeColor="text1"/>
                <w:sz w:val="22"/>
              </w:rPr>
              <w:t>fully integrated</w:t>
            </w:r>
            <w:r>
              <w:rPr>
                <w:rFonts w:asciiTheme="majorHAnsi" w:hAnsiTheme="majorHAnsi" w:cstheme="majorHAnsi"/>
                <w:color w:val="111111" w:themeColor="text1"/>
                <w:sz w:val="22"/>
              </w:rPr>
              <w:t xml:space="preserve"> </w:t>
            </w:r>
            <w:r w:rsidR="00AD4E7B" w:rsidRPr="00AD4E7B">
              <w:rPr>
                <w:rFonts w:asciiTheme="majorHAnsi" w:hAnsiTheme="majorHAnsi" w:cstheme="majorHAnsi"/>
                <w:color w:val="111111" w:themeColor="text1"/>
                <w:sz w:val="22"/>
              </w:rPr>
              <w:t>with modern banking software products such as Temenos Tra</w:t>
            </w:r>
            <w:r w:rsidR="00AD4E7B">
              <w:rPr>
                <w:rFonts w:asciiTheme="majorHAnsi" w:hAnsiTheme="majorHAnsi" w:cstheme="majorHAnsi"/>
                <w:color w:val="111111" w:themeColor="text1"/>
                <w:sz w:val="22"/>
              </w:rPr>
              <w:t xml:space="preserve">nsact and Temenos Infinity. </w:t>
            </w:r>
            <w:r>
              <w:rPr>
                <w:rFonts w:asciiTheme="majorHAnsi" w:hAnsiTheme="majorHAnsi" w:cstheme="majorHAnsi"/>
                <w:color w:val="111111" w:themeColor="text1"/>
                <w:sz w:val="22"/>
              </w:rPr>
              <w:t>It</w:t>
            </w:r>
            <w:r w:rsidR="00AD4E7B" w:rsidRPr="00AD4E7B">
              <w:rPr>
                <w:rFonts w:asciiTheme="majorHAnsi" w:hAnsiTheme="majorHAnsi" w:cstheme="majorHAnsi"/>
                <w:color w:val="111111" w:themeColor="text1"/>
                <w:sz w:val="22"/>
              </w:rPr>
              <w:t xml:space="preserve"> delivers out-of-the box, real-time, multi-source data streaming, data integration, data preparation and data optimization to empower banks with the highest quality data to power reporting, analytics, and AI-driven digital banking applications</w:t>
            </w:r>
            <w:r w:rsidR="00AD4E7B">
              <w:rPr>
                <w:rFonts w:asciiTheme="majorHAnsi" w:hAnsiTheme="majorHAnsi" w:cstheme="majorHAnsi"/>
                <w:color w:val="111111" w:themeColor="text1"/>
                <w:sz w:val="22"/>
              </w:rPr>
              <w:t>.</w:t>
            </w:r>
          </w:p>
        </w:tc>
      </w:tr>
      <w:tr w:rsidR="004F4196" w:rsidRPr="0006468E" w14:paraId="3CFB8BF2" w14:textId="77777777" w:rsidTr="00563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28584694" w14:textId="3B968EBC" w:rsidR="004F4196" w:rsidRPr="00F90BEF" w:rsidRDefault="004F4196" w:rsidP="004F4196">
            <w:pPr>
              <w:spacing w:after="0"/>
              <w:contextualSpacing/>
              <w:rPr>
                <w:rFonts w:asciiTheme="majorHAnsi" w:hAnsiTheme="majorHAnsi" w:cstheme="majorHAnsi"/>
                <w:color w:val="111111" w:themeColor="text1"/>
                <w:sz w:val="22"/>
              </w:rPr>
            </w:pPr>
            <w:r w:rsidRPr="00F90BEF">
              <w:rPr>
                <w:rFonts w:asciiTheme="majorHAnsi" w:hAnsiTheme="majorHAnsi" w:cstheme="majorHAnsi"/>
                <w:color w:val="111111" w:themeColor="text1"/>
                <w:sz w:val="22"/>
              </w:rPr>
              <w:t>XAI</w:t>
            </w:r>
          </w:p>
        </w:tc>
        <w:tc>
          <w:tcPr>
            <w:cnfStyle w:val="000001000000" w:firstRow="0" w:lastRow="0" w:firstColumn="0" w:lastColumn="0" w:oddVBand="0" w:evenVBand="1" w:oddHBand="0" w:evenHBand="0" w:firstRowFirstColumn="0" w:firstRowLastColumn="0" w:lastRowFirstColumn="0" w:lastRowLastColumn="0"/>
            <w:tcW w:w="8445" w:type="dxa"/>
          </w:tcPr>
          <w:p w14:paraId="5D987634" w14:textId="4F5A08B8" w:rsidR="004F4196" w:rsidRPr="00F90BEF" w:rsidRDefault="00CB0CA1" w:rsidP="00C2159E">
            <w:pPr>
              <w:spacing w:after="0"/>
              <w:contextualSpacing/>
              <w:rPr>
                <w:rFonts w:asciiTheme="majorHAnsi" w:hAnsiTheme="majorHAnsi" w:cstheme="majorHAnsi"/>
                <w:color w:val="111111" w:themeColor="text1"/>
                <w:sz w:val="22"/>
              </w:rPr>
            </w:pPr>
            <w:r>
              <w:rPr>
                <w:rFonts w:asciiTheme="majorHAnsi" w:hAnsiTheme="majorHAnsi" w:cstheme="majorHAnsi"/>
                <w:color w:val="111111" w:themeColor="text1"/>
                <w:sz w:val="22"/>
              </w:rPr>
              <w:t xml:space="preserve">Temenos </w:t>
            </w:r>
            <w:r w:rsidR="004F4196" w:rsidRPr="00F90BEF">
              <w:rPr>
                <w:rFonts w:asciiTheme="majorHAnsi" w:hAnsiTheme="majorHAnsi" w:cstheme="majorHAnsi"/>
                <w:color w:val="111111" w:themeColor="text1"/>
                <w:sz w:val="22"/>
              </w:rPr>
              <w:t>Expla</w:t>
            </w:r>
            <w:r w:rsidR="00C2159E">
              <w:rPr>
                <w:rFonts w:asciiTheme="majorHAnsi" w:hAnsiTheme="majorHAnsi" w:cstheme="majorHAnsi"/>
                <w:color w:val="111111" w:themeColor="text1"/>
                <w:sz w:val="22"/>
              </w:rPr>
              <w:t>i</w:t>
            </w:r>
            <w:r w:rsidR="004F4196" w:rsidRPr="00F90BEF">
              <w:rPr>
                <w:rFonts w:asciiTheme="majorHAnsi" w:hAnsiTheme="majorHAnsi" w:cstheme="majorHAnsi"/>
                <w:color w:val="111111" w:themeColor="text1"/>
                <w:sz w:val="22"/>
              </w:rPr>
              <w:t>nable Artificial Intelligence</w:t>
            </w:r>
            <w:r w:rsidR="00C2159E">
              <w:rPr>
                <w:rFonts w:asciiTheme="majorHAnsi" w:hAnsiTheme="majorHAnsi" w:cstheme="majorHAnsi"/>
                <w:color w:val="111111" w:themeColor="text1"/>
                <w:sz w:val="22"/>
              </w:rPr>
              <w:t xml:space="preserve"> Models</w:t>
            </w:r>
            <w:r w:rsidR="004F4196" w:rsidRPr="00F90BEF">
              <w:rPr>
                <w:rFonts w:asciiTheme="majorHAnsi" w:hAnsiTheme="majorHAnsi" w:cstheme="majorHAnsi"/>
                <w:color w:val="111111" w:themeColor="text1"/>
                <w:sz w:val="22"/>
              </w:rPr>
              <w:t>: t</w:t>
            </w:r>
            <w:r w:rsidR="004F4196" w:rsidRPr="00F90BEF">
              <w:rPr>
                <w:sz w:val="22"/>
                <w:lang w:val="en"/>
              </w:rPr>
              <w:t>hese are Temenos’ patented machine learning models delivered as SaaS allowing banks to accelerate digital onboarding, conduct eligibility checks and process loan applications for SMEs and retail customers.</w:t>
            </w:r>
            <w:r w:rsidR="00C2159E">
              <w:rPr>
                <w:sz w:val="22"/>
                <w:lang w:val="en"/>
              </w:rPr>
              <w:t xml:space="preserve"> </w:t>
            </w:r>
            <w:r w:rsidR="00C2159E">
              <w:rPr>
                <w:sz w:val="22"/>
                <w:lang w:val="en-US"/>
              </w:rPr>
              <w:t>These models</w:t>
            </w:r>
            <w:r w:rsidR="00C2159E" w:rsidRPr="00C2159E">
              <w:rPr>
                <w:sz w:val="22"/>
                <w:lang w:val="en-US"/>
              </w:rPr>
              <w:t xml:space="preserve"> predict events – such as Customer Attrition, Funds Flow, Customer Lifetime Value, Next Best Product.</w:t>
            </w:r>
          </w:p>
        </w:tc>
      </w:tr>
    </w:tbl>
    <w:p w14:paraId="076AC0C2" w14:textId="77777777" w:rsidR="004825A0" w:rsidRPr="00781F1B" w:rsidRDefault="004825A0" w:rsidP="004825A0">
      <w:pPr>
        <w:pStyle w:val="Caption"/>
        <w:rPr>
          <w:rFonts w:cstheme="minorHAnsi"/>
        </w:rPr>
      </w:pPr>
    </w:p>
    <w:p w14:paraId="2571759F" w14:textId="77777777" w:rsidR="004825A0" w:rsidRPr="00781F1B" w:rsidRDefault="004825A0" w:rsidP="00B05556">
      <w:pPr>
        <w:pStyle w:val="Heading2"/>
      </w:pPr>
      <w:bookmarkStart w:id="44" w:name="_Toc290994550"/>
      <w:bookmarkStart w:id="45" w:name="_Toc297634877"/>
      <w:bookmarkStart w:id="46" w:name="_Toc301176931"/>
      <w:bookmarkStart w:id="47" w:name="_Toc56604037"/>
      <w:r w:rsidRPr="00781F1B">
        <w:t>Terms</w:t>
      </w:r>
      <w:bookmarkEnd w:id="44"/>
      <w:bookmarkEnd w:id="45"/>
      <w:bookmarkEnd w:id="46"/>
      <w:bookmarkEnd w:id="47"/>
    </w:p>
    <w:tbl>
      <w:tblPr>
        <w:tblStyle w:val="Corporate"/>
        <w:tblW w:w="10206" w:type="dxa"/>
        <w:tblLayout w:type="fixed"/>
        <w:tblLook w:val="0020" w:firstRow="1" w:lastRow="0" w:firstColumn="0" w:lastColumn="0" w:noHBand="0" w:noVBand="0"/>
      </w:tblPr>
      <w:tblGrid>
        <w:gridCol w:w="1620"/>
        <w:gridCol w:w="8586"/>
      </w:tblGrid>
      <w:tr w:rsidR="004825A0" w:rsidRPr="0056138F" w14:paraId="4B2B2D2A" w14:textId="77777777" w:rsidTr="00024B5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0CBA0F82" w14:textId="77777777" w:rsidR="004825A0" w:rsidRPr="00F90BEF" w:rsidRDefault="004825A0" w:rsidP="00F51ADE">
            <w:pPr>
              <w:spacing w:after="0"/>
              <w:contextualSpacing/>
              <w:rPr>
                <w:rFonts w:asciiTheme="majorHAnsi" w:hAnsiTheme="majorHAnsi" w:cstheme="majorHAnsi"/>
                <w:sz w:val="22"/>
              </w:rPr>
            </w:pPr>
            <w:bookmarkStart w:id="48" w:name="OLE_LINK5"/>
            <w:bookmarkStart w:id="49" w:name="OLE_LINK6"/>
            <w:r w:rsidRPr="00F90BEF">
              <w:rPr>
                <w:rFonts w:asciiTheme="majorHAnsi" w:hAnsiTheme="majorHAnsi" w:cstheme="majorHAnsi"/>
                <w:sz w:val="22"/>
              </w:rPr>
              <w:t>Term</w:t>
            </w:r>
          </w:p>
        </w:tc>
        <w:tc>
          <w:tcPr>
            <w:cnfStyle w:val="000001000000" w:firstRow="0" w:lastRow="0" w:firstColumn="0" w:lastColumn="0" w:oddVBand="0" w:evenVBand="1" w:oddHBand="0" w:evenHBand="0" w:firstRowFirstColumn="0" w:firstRowLastColumn="0" w:lastRowFirstColumn="0" w:lastRowLastColumn="0"/>
            <w:tcW w:w="8586" w:type="dxa"/>
          </w:tcPr>
          <w:p w14:paraId="58F1B149" w14:textId="77777777" w:rsidR="004825A0" w:rsidRPr="00F90BEF" w:rsidRDefault="004825A0" w:rsidP="00F51ADE">
            <w:pPr>
              <w:spacing w:after="0"/>
              <w:contextualSpacing/>
              <w:rPr>
                <w:rFonts w:asciiTheme="majorHAnsi" w:hAnsiTheme="majorHAnsi" w:cstheme="majorHAnsi"/>
                <w:sz w:val="22"/>
              </w:rPr>
            </w:pPr>
            <w:r w:rsidRPr="00F90BEF">
              <w:rPr>
                <w:rFonts w:asciiTheme="majorHAnsi" w:hAnsiTheme="majorHAnsi" w:cstheme="majorHAnsi"/>
                <w:sz w:val="22"/>
              </w:rPr>
              <w:t>Definition</w:t>
            </w:r>
          </w:p>
        </w:tc>
      </w:tr>
      <w:tr w:rsidR="004B4A09" w:rsidRPr="0056138F" w14:paraId="4C33BE9F" w14:textId="77777777" w:rsidTr="00024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385BD5DE" w14:textId="77777777" w:rsidR="004B4A09" w:rsidRPr="00F90BEF" w:rsidRDefault="004B4A09" w:rsidP="00F51ADE">
            <w:pPr>
              <w:spacing w:after="0"/>
              <w:contextualSpacing/>
              <w:rPr>
                <w:rFonts w:asciiTheme="majorHAnsi" w:hAnsiTheme="majorHAnsi" w:cstheme="majorHAnsi"/>
              </w:rPr>
            </w:pPr>
          </w:p>
        </w:tc>
        <w:tc>
          <w:tcPr>
            <w:cnfStyle w:val="000001000000" w:firstRow="0" w:lastRow="0" w:firstColumn="0" w:lastColumn="0" w:oddVBand="0" w:evenVBand="1" w:oddHBand="0" w:evenHBand="0" w:firstRowFirstColumn="0" w:firstRowLastColumn="0" w:lastRowFirstColumn="0" w:lastRowLastColumn="0"/>
            <w:tcW w:w="8586" w:type="dxa"/>
          </w:tcPr>
          <w:p w14:paraId="3628899B" w14:textId="77777777" w:rsidR="004B4A09" w:rsidRPr="00F90BEF" w:rsidRDefault="004B4A09" w:rsidP="00F51ADE">
            <w:pPr>
              <w:spacing w:after="0"/>
              <w:contextualSpacing/>
              <w:rPr>
                <w:rFonts w:asciiTheme="majorHAnsi" w:hAnsiTheme="majorHAnsi" w:cstheme="majorHAnsi"/>
              </w:rPr>
            </w:pPr>
          </w:p>
        </w:tc>
      </w:tr>
      <w:tr w:rsidR="004B4A09" w:rsidRPr="0056138F" w14:paraId="2D1575F8"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28EEFAF" w14:textId="77777777" w:rsidR="004B4A09" w:rsidRPr="00F90BEF" w:rsidRDefault="004B4A09" w:rsidP="00F51ADE">
            <w:pPr>
              <w:spacing w:after="0"/>
              <w:contextualSpacing/>
              <w:rPr>
                <w:rFonts w:asciiTheme="majorHAnsi" w:hAnsiTheme="majorHAnsi" w:cstheme="majorHAnsi"/>
              </w:rPr>
            </w:pPr>
          </w:p>
        </w:tc>
        <w:tc>
          <w:tcPr>
            <w:cnfStyle w:val="000001000000" w:firstRow="0" w:lastRow="0" w:firstColumn="0" w:lastColumn="0" w:oddVBand="0" w:evenVBand="1" w:oddHBand="0" w:evenHBand="0" w:firstRowFirstColumn="0" w:firstRowLastColumn="0" w:lastRowFirstColumn="0" w:lastRowLastColumn="0"/>
            <w:tcW w:w="8586" w:type="dxa"/>
          </w:tcPr>
          <w:p w14:paraId="108DDAF4" w14:textId="77777777" w:rsidR="004B4A09" w:rsidRPr="00F90BEF" w:rsidRDefault="004B4A09" w:rsidP="00F51ADE">
            <w:pPr>
              <w:spacing w:after="0"/>
              <w:contextualSpacing/>
              <w:rPr>
                <w:rFonts w:asciiTheme="majorHAnsi" w:hAnsiTheme="majorHAnsi" w:cstheme="majorHAnsi"/>
              </w:rPr>
            </w:pPr>
          </w:p>
        </w:tc>
      </w:tr>
      <w:tr w:rsidR="004B4A09" w:rsidRPr="0056138F" w14:paraId="7C01A756" w14:textId="77777777" w:rsidTr="00024B50">
        <w:trPr>
          <w:cnfStyle w:val="000000100000" w:firstRow="0" w:lastRow="0" w:firstColumn="0" w:lastColumn="0" w:oddVBand="0" w:evenVBand="0" w:oddHBand="1" w:evenHBand="0" w:firstRowFirstColumn="0" w:firstRowLastColumn="0" w:lastRowFirstColumn="0" w:lastRowLastColumn="0"/>
          <w:trHeight w:val="1356"/>
        </w:trPr>
        <w:tc>
          <w:tcPr>
            <w:cnfStyle w:val="000010000000" w:firstRow="0" w:lastRow="0" w:firstColumn="0" w:lastColumn="0" w:oddVBand="1" w:evenVBand="0" w:oddHBand="0" w:evenHBand="0" w:firstRowFirstColumn="0" w:firstRowLastColumn="0" w:lastRowFirstColumn="0" w:lastRowLastColumn="0"/>
            <w:tcW w:w="1620" w:type="dxa"/>
          </w:tcPr>
          <w:p w14:paraId="1FB0E5ED" w14:textId="32CBB4BB" w:rsidR="004B4A09" w:rsidRPr="00A9300F" w:rsidRDefault="004B4A09" w:rsidP="00F51ADE">
            <w:pPr>
              <w:spacing w:after="0"/>
              <w:contextualSpacing/>
              <w:rPr>
                <w:rFonts w:asciiTheme="majorHAnsi" w:hAnsiTheme="majorHAnsi" w:cstheme="majorHAnsi"/>
                <w:color w:val="222222"/>
                <w:sz w:val="22"/>
              </w:rPr>
            </w:pPr>
            <w:r w:rsidRPr="008F1FF4">
              <w:rPr>
                <w:rFonts w:asciiTheme="majorHAnsi" w:hAnsiTheme="majorHAnsi" w:cstheme="majorHAnsi"/>
                <w:color w:val="222222"/>
                <w:sz w:val="22"/>
              </w:rPr>
              <w:t>CODAT</w:t>
            </w:r>
          </w:p>
        </w:tc>
        <w:tc>
          <w:tcPr>
            <w:cnfStyle w:val="000001000000" w:firstRow="0" w:lastRow="0" w:firstColumn="0" w:lastColumn="0" w:oddVBand="0" w:evenVBand="1" w:oddHBand="0" w:evenHBand="0" w:firstRowFirstColumn="0" w:firstRowLastColumn="0" w:lastRowFirstColumn="0" w:lastRowLastColumn="0"/>
            <w:tcW w:w="8586" w:type="dxa"/>
          </w:tcPr>
          <w:p w14:paraId="6071777C" w14:textId="6C56E36C" w:rsidR="00412D93" w:rsidRPr="00A9300F" w:rsidRDefault="00412D93" w:rsidP="0075229B">
            <w:pPr>
              <w:rPr>
                <w:rFonts w:asciiTheme="majorHAnsi" w:hAnsiTheme="majorHAnsi" w:cstheme="majorHAnsi"/>
                <w:color w:val="222222"/>
                <w:sz w:val="22"/>
              </w:rPr>
            </w:pPr>
            <w:r>
              <w:rPr>
                <w:rFonts w:asciiTheme="majorHAnsi" w:hAnsiTheme="majorHAnsi" w:cstheme="majorHAnsi"/>
                <w:color w:val="222222"/>
                <w:sz w:val="22"/>
              </w:rPr>
              <w:t xml:space="preserve">Codat </w:t>
            </w:r>
            <w:r w:rsidR="00024B50">
              <w:rPr>
                <w:rFonts w:asciiTheme="majorHAnsi" w:hAnsiTheme="majorHAnsi" w:cstheme="majorHAnsi"/>
                <w:color w:val="222222"/>
                <w:sz w:val="22"/>
              </w:rPr>
              <w:t xml:space="preserve">is </w:t>
            </w:r>
            <w:r w:rsidR="004B46DD">
              <w:rPr>
                <w:rFonts w:asciiTheme="majorHAnsi" w:hAnsiTheme="majorHAnsi" w:cstheme="majorHAnsi"/>
                <w:color w:val="222222"/>
                <w:sz w:val="22"/>
              </w:rPr>
              <w:t xml:space="preserve">a cloud-based software that </w:t>
            </w:r>
            <w:r>
              <w:rPr>
                <w:rFonts w:asciiTheme="majorHAnsi" w:hAnsiTheme="majorHAnsi" w:cstheme="majorHAnsi"/>
                <w:color w:val="222222"/>
                <w:sz w:val="22"/>
              </w:rPr>
              <w:t>provides</w:t>
            </w:r>
            <w:r w:rsidRPr="00412D93">
              <w:rPr>
                <w:rFonts w:asciiTheme="majorHAnsi" w:hAnsiTheme="majorHAnsi" w:cstheme="majorHAnsi"/>
                <w:color w:val="222222"/>
                <w:sz w:val="22"/>
              </w:rPr>
              <w:t xml:space="preserve"> seamless integrations </w:t>
            </w:r>
            <w:r>
              <w:rPr>
                <w:rFonts w:asciiTheme="majorHAnsi" w:hAnsiTheme="majorHAnsi" w:cstheme="majorHAnsi"/>
                <w:color w:val="222222"/>
                <w:sz w:val="22"/>
              </w:rPr>
              <w:t xml:space="preserve">of </w:t>
            </w:r>
            <w:r w:rsidR="00F47A64">
              <w:rPr>
                <w:rFonts w:asciiTheme="majorHAnsi" w:hAnsiTheme="majorHAnsi" w:cstheme="majorHAnsi"/>
                <w:color w:val="222222"/>
                <w:sz w:val="22"/>
              </w:rPr>
              <w:t>your</w:t>
            </w:r>
            <w:r>
              <w:rPr>
                <w:rFonts w:asciiTheme="majorHAnsi" w:hAnsiTheme="majorHAnsi" w:cstheme="majorHAnsi"/>
                <w:color w:val="222222"/>
                <w:sz w:val="22"/>
              </w:rPr>
              <w:t xml:space="preserve"> product </w:t>
            </w:r>
            <w:r w:rsidR="00F47A64">
              <w:rPr>
                <w:rFonts w:asciiTheme="majorHAnsi" w:hAnsiTheme="majorHAnsi" w:cstheme="majorHAnsi"/>
                <w:color w:val="222222"/>
                <w:sz w:val="22"/>
              </w:rPr>
              <w:t>(</w:t>
            </w:r>
            <w:r w:rsidR="00F47A64" w:rsidRPr="006F069F">
              <w:rPr>
                <w:rFonts w:asciiTheme="majorHAnsi" w:hAnsiTheme="majorHAnsi" w:cstheme="majorHAnsi"/>
                <w:color w:val="222222"/>
                <w:sz w:val="22"/>
              </w:rPr>
              <w:t xml:space="preserve">lenders, </w:t>
            </w:r>
            <w:r w:rsidR="00F47A64">
              <w:rPr>
                <w:rFonts w:asciiTheme="majorHAnsi" w:hAnsiTheme="majorHAnsi" w:cstheme="majorHAnsi"/>
                <w:color w:val="222222"/>
                <w:sz w:val="22"/>
              </w:rPr>
              <w:t xml:space="preserve">banks, and insurance companies) </w:t>
            </w:r>
            <w:r w:rsidRPr="00412D93">
              <w:rPr>
                <w:rFonts w:asciiTheme="majorHAnsi" w:hAnsiTheme="majorHAnsi" w:cstheme="majorHAnsi"/>
                <w:color w:val="222222"/>
                <w:sz w:val="22"/>
              </w:rPr>
              <w:t xml:space="preserve">with all the major accounting platforms used by small business customers – all through a single API. </w:t>
            </w:r>
            <w:r w:rsidR="00B86880" w:rsidRPr="00B86880">
              <w:rPr>
                <w:rFonts w:asciiTheme="majorHAnsi" w:hAnsiTheme="majorHAnsi" w:cstheme="majorHAnsi"/>
                <w:color w:val="222222"/>
                <w:sz w:val="22"/>
              </w:rPr>
              <w:t>It acts as a data processor when building integrations, mapping data in a standard format independent from the accounting software that your customers use.</w:t>
            </w:r>
          </w:p>
        </w:tc>
      </w:tr>
      <w:tr w:rsidR="004B4A09" w:rsidRPr="0056138F" w14:paraId="340CD746"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78D49DEF" w14:textId="6986F583" w:rsidR="004B4A09" w:rsidRPr="00187C55" w:rsidRDefault="0075229B" w:rsidP="00F51ADE">
            <w:pPr>
              <w:spacing w:after="0"/>
              <w:contextualSpacing/>
              <w:rPr>
                <w:rFonts w:asciiTheme="majorHAnsi" w:hAnsiTheme="majorHAnsi" w:cstheme="majorHAnsi"/>
                <w:color w:val="222222"/>
                <w:sz w:val="22"/>
              </w:rPr>
            </w:pPr>
            <w:r w:rsidRPr="00187C55">
              <w:rPr>
                <w:rFonts w:asciiTheme="majorHAnsi" w:hAnsiTheme="majorHAnsi" w:cstheme="majorHAnsi"/>
                <w:color w:val="222222"/>
                <w:sz w:val="22"/>
              </w:rPr>
              <w:t>MuleSoft</w:t>
            </w:r>
          </w:p>
        </w:tc>
        <w:tc>
          <w:tcPr>
            <w:cnfStyle w:val="000001000000" w:firstRow="0" w:lastRow="0" w:firstColumn="0" w:lastColumn="0" w:oddVBand="0" w:evenVBand="1" w:oddHBand="0" w:evenHBand="0" w:firstRowFirstColumn="0" w:firstRowLastColumn="0" w:lastRowFirstColumn="0" w:lastRowLastColumn="0"/>
            <w:tcW w:w="8586" w:type="dxa"/>
          </w:tcPr>
          <w:p w14:paraId="0FBBD5FC" w14:textId="55666010" w:rsidR="004B4A09" w:rsidRPr="00187C55" w:rsidRDefault="0075229B" w:rsidP="00187C55">
            <w:pPr>
              <w:spacing w:line="240" w:lineRule="auto"/>
              <w:rPr>
                <w:rFonts w:asciiTheme="majorHAnsi" w:hAnsiTheme="majorHAnsi" w:cstheme="majorHAnsi"/>
                <w:color w:val="222222"/>
                <w:sz w:val="22"/>
              </w:rPr>
            </w:pPr>
            <w:r w:rsidRPr="00187C55">
              <w:rPr>
                <w:rFonts w:asciiTheme="majorHAnsi" w:hAnsiTheme="majorHAnsi" w:cstheme="majorHAnsi"/>
                <w:color w:val="222222"/>
                <w:sz w:val="22"/>
              </w:rPr>
              <w:t xml:space="preserve">MuleSoft provides the most widely used integration platform (Mule ESB &amp; CloudHub) for connecting SaaS &amp; enterprise applications in the cloud and on-premise. Connect apps, data and devices anywhere, on-premises or in the cloud. </w:t>
            </w:r>
          </w:p>
        </w:tc>
      </w:tr>
      <w:tr w:rsidR="004825A0" w:rsidRPr="0056138F" w14:paraId="48D7BB67" w14:textId="77777777" w:rsidTr="00024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52707076" w14:textId="42046EB4" w:rsidR="004825A0" w:rsidRPr="00C85A46" w:rsidRDefault="00C7047A" w:rsidP="00F51ADE">
            <w:pPr>
              <w:spacing w:after="0"/>
              <w:contextualSpacing/>
              <w:rPr>
                <w:rFonts w:asciiTheme="majorHAnsi" w:hAnsiTheme="majorHAnsi" w:cstheme="majorHAnsi"/>
                <w:color w:val="111111" w:themeColor="text1"/>
                <w:sz w:val="22"/>
              </w:rPr>
            </w:pPr>
            <w:r w:rsidRPr="00274A37">
              <w:rPr>
                <w:rFonts w:asciiTheme="majorHAnsi" w:hAnsiTheme="majorHAnsi" w:cstheme="majorHAnsi"/>
                <w:color w:val="222222"/>
                <w:sz w:val="22"/>
              </w:rPr>
              <w:t>Temenos Infinity</w:t>
            </w:r>
            <w:r>
              <w:rPr>
                <w:rFonts w:asciiTheme="majorHAnsi" w:hAnsiTheme="majorHAnsi" w:cstheme="majorHAnsi"/>
                <w:color w:val="222222"/>
                <w:sz w:val="22"/>
              </w:rPr>
              <w:t xml:space="preserve"> </w:t>
            </w:r>
            <w:r w:rsidR="005113C9">
              <w:rPr>
                <w:rFonts w:asciiTheme="majorHAnsi" w:hAnsiTheme="majorHAnsi" w:cstheme="majorHAnsi"/>
                <w:color w:val="222222"/>
                <w:sz w:val="22"/>
              </w:rPr>
              <w:t>Spotlight</w:t>
            </w:r>
          </w:p>
        </w:tc>
        <w:tc>
          <w:tcPr>
            <w:cnfStyle w:val="000001000000" w:firstRow="0" w:lastRow="0" w:firstColumn="0" w:lastColumn="0" w:oddVBand="0" w:evenVBand="1" w:oddHBand="0" w:evenHBand="0" w:firstRowFirstColumn="0" w:firstRowLastColumn="0" w:lastRowFirstColumn="0" w:lastRowLastColumn="0"/>
            <w:tcW w:w="8586" w:type="dxa"/>
          </w:tcPr>
          <w:p w14:paraId="3E972E4B" w14:textId="67EBF24E" w:rsidR="00D4720D" w:rsidRPr="00C85A46" w:rsidRDefault="005113C9" w:rsidP="00434A5C">
            <w:pPr>
              <w:spacing w:after="0"/>
              <w:contextualSpacing/>
              <w:rPr>
                <w:rFonts w:asciiTheme="majorHAnsi" w:hAnsiTheme="majorHAnsi" w:cstheme="majorHAnsi"/>
                <w:color w:val="111111" w:themeColor="text1"/>
                <w:sz w:val="22"/>
              </w:rPr>
            </w:pPr>
            <w:r w:rsidRPr="005113C9">
              <w:rPr>
                <w:rFonts w:asciiTheme="majorHAnsi" w:hAnsiTheme="majorHAnsi" w:cstheme="majorHAnsi"/>
                <w:color w:val="222222"/>
                <w:sz w:val="22"/>
              </w:rPr>
              <w:t xml:space="preserve">Temenos Infinity Spotlight </w:t>
            </w:r>
            <w:r>
              <w:rPr>
                <w:rFonts w:asciiTheme="majorHAnsi" w:hAnsiTheme="majorHAnsi" w:cstheme="majorHAnsi"/>
                <w:color w:val="222222"/>
                <w:sz w:val="22"/>
              </w:rPr>
              <w:t>is a browser-based console that</w:t>
            </w:r>
            <w:r w:rsidR="00C7047A">
              <w:rPr>
                <w:rFonts w:asciiTheme="majorHAnsi" w:hAnsiTheme="majorHAnsi" w:cstheme="majorHAnsi"/>
                <w:color w:val="222222"/>
                <w:sz w:val="22"/>
              </w:rPr>
              <w:t xml:space="preserve"> </w:t>
            </w:r>
            <w:r w:rsidR="00C7047A" w:rsidRPr="00C7047A">
              <w:rPr>
                <w:rFonts w:asciiTheme="majorHAnsi" w:hAnsiTheme="majorHAnsi" w:cstheme="majorHAnsi"/>
                <w:color w:val="222222"/>
                <w:sz w:val="22"/>
              </w:rPr>
              <w:t>enables a holistic, full view of the customer</w:t>
            </w:r>
            <w:r w:rsidR="00434A5C">
              <w:rPr>
                <w:rFonts w:asciiTheme="majorHAnsi" w:hAnsiTheme="majorHAnsi" w:cstheme="majorHAnsi"/>
                <w:color w:val="222222"/>
                <w:sz w:val="22"/>
              </w:rPr>
              <w:t>, which</w:t>
            </w:r>
            <w:r w:rsidR="00C7047A">
              <w:rPr>
                <w:rFonts w:asciiTheme="majorHAnsi" w:hAnsiTheme="majorHAnsi" w:cstheme="majorHAnsi"/>
                <w:color w:val="222222"/>
                <w:sz w:val="22"/>
              </w:rPr>
              <w:t xml:space="preserve"> </w:t>
            </w:r>
            <w:r w:rsidRPr="005113C9">
              <w:rPr>
                <w:rFonts w:asciiTheme="majorHAnsi" w:hAnsiTheme="majorHAnsi" w:cstheme="majorHAnsi"/>
                <w:color w:val="222222"/>
                <w:sz w:val="22"/>
              </w:rPr>
              <w:t>integrates with core banking systems and third-party services</w:t>
            </w:r>
            <w:r w:rsidR="00434A5C">
              <w:rPr>
                <w:rFonts w:asciiTheme="majorHAnsi" w:hAnsiTheme="majorHAnsi" w:cstheme="majorHAnsi"/>
                <w:color w:val="222222"/>
                <w:sz w:val="22"/>
              </w:rPr>
              <w:t>, allowing</w:t>
            </w:r>
            <w:r w:rsidR="00D4720D">
              <w:rPr>
                <w:rFonts w:asciiTheme="majorHAnsi" w:hAnsiTheme="majorHAnsi" w:cstheme="majorHAnsi"/>
                <w:color w:val="222222"/>
                <w:sz w:val="22"/>
              </w:rPr>
              <w:t xml:space="preserve"> </w:t>
            </w:r>
            <w:r w:rsidR="00D4720D" w:rsidRPr="00D4720D">
              <w:rPr>
                <w:rFonts w:asciiTheme="majorHAnsi" w:hAnsiTheme="majorHAnsi" w:cstheme="majorHAnsi"/>
                <w:color w:val="222222"/>
                <w:sz w:val="22"/>
              </w:rPr>
              <w:t>bank staff to manage and assist account holders in their banking journeys. It collects everything the banker needs to know about their account holder in a convenient web based interface, with data matching what the account holder sees from their own mobile or online interface</w:t>
            </w:r>
            <w:r w:rsidR="00D4720D">
              <w:rPr>
                <w:rFonts w:asciiTheme="majorHAnsi" w:hAnsiTheme="majorHAnsi" w:cstheme="majorHAnsi"/>
                <w:color w:val="222222"/>
                <w:sz w:val="22"/>
              </w:rPr>
              <w:t>.</w:t>
            </w:r>
          </w:p>
        </w:tc>
      </w:tr>
      <w:tr w:rsidR="00D275EA" w:rsidRPr="0056138F" w14:paraId="5D032864"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33F6F11B" w14:textId="7AA03DDC" w:rsidR="00D275EA" w:rsidRPr="00274A37" w:rsidRDefault="00274A37" w:rsidP="00F51ADE">
            <w:pPr>
              <w:spacing w:after="0"/>
              <w:contextualSpacing/>
              <w:rPr>
                <w:rFonts w:asciiTheme="majorHAnsi" w:hAnsiTheme="majorHAnsi" w:cstheme="majorHAnsi"/>
                <w:color w:val="222222"/>
                <w:sz w:val="22"/>
              </w:rPr>
            </w:pPr>
            <w:r w:rsidRPr="00274A37">
              <w:rPr>
                <w:rFonts w:asciiTheme="majorHAnsi" w:hAnsiTheme="majorHAnsi" w:cstheme="majorHAnsi"/>
                <w:color w:val="222222"/>
                <w:sz w:val="22"/>
              </w:rPr>
              <w:t>Temenos Infinity</w:t>
            </w:r>
          </w:p>
        </w:tc>
        <w:tc>
          <w:tcPr>
            <w:cnfStyle w:val="000001000000" w:firstRow="0" w:lastRow="0" w:firstColumn="0" w:lastColumn="0" w:oddVBand="0" w:evenVBand="1" w:oddHBand="0" w:evenHBand="0" w:firstRowFirstColumn="0" w:firstRowLastColumn="0" w:lastRowFirstColumn="0" w:lastRowLastColumn="0"/>
            <w:tcW w:w="8586" w:type="dxa"/>
          </w:tcPr>
          <w:p w14:paraId="238C6B75" w14:textId="6255A968" w:rsidR="00D275EA" w:rsidRPr="00274A37" w:rsidRDefault="00B54E8A" w:rsidP="00785B1B">
            <w:pPr>
              <w:spacing w:after="0" w:line="240" w:lineRule="auto"/>
              <w:rPr>
                <w:rFonts w:asciiTheme="majorHAnsi" w:hAnsiTheme="majorHAnsi" w:cstheme="majorHAnsi"/>
                <w:color w:val="222222"/>
                <w:sz w:val="22"/>
              </w:rPr>
            </w:pPr>
            <w:r>
              <w:rPr>
                <w:rFonts w:asciiTheme="majorHAnsi" w:hAnsiTheme="majorHAnsi" w:cstheme="majorHAnsi"/>
                <w:color w:val="222222"/>
                <w:sz w:val="22"/>
              </w:rPr>
              <w:t>A</w:t>
            </w:r>
            <w:r w:rsidR="00FB3262">
              <w:rPr>
                <w:rFonts w:asciiTheme="majorHAnsi" w:hAnsiTheme="majorHAnsi" w:cstheme="majorHAnsi"/>
                <w:color w:val="222222"/>
                <w:sz w:val="22"/>
              </w:rPr>
              <w:t>n</w:t>
            </w:r>
            <w:r>
              <w:rPr>
                <w:rFonts w:asciiTheme="majorHAnsi" w:hAnsiTheme="majorHAnsi" w:cstheme="majorHAnsi"/>
                <w:color w:val="222222"/>
                <w:sz w:val="22"/>
              </w:rPr>
              <w:t xml:space="preserve"> </w:t>
            </w:r>
            <w:r w:rsidR="00FB3262">
              <w:rPr>
                <w:rFonts w:asciiTheme="majorHAnsi" w:hAnsiTheme="majorHAnsi" w:cstheme="majorHAnsi"/>
                <w:color w:val="222222"/>
                <w:sz w:val="22"/>
              </w:rPr>
              <w:t xml:space="preserve">internet and </w:t>
            </w:r>
            <w:r>
              <w:rPr>
                <w:rFonts w:asciiTheme="majorHAnsi" w:hAnsiTheme="majorHAnsi" w:cstheme="majorHAnsi"/>
                <w:color w:val="222222"/>
                <w:sz w:val="22"/>
              </w:rPr>
              <w:t>mobile banking app</w:t>
            </w:r>
            <w:r w:rsidR="00FB3262">
              <w:rPr>
                <w:rFonts w:asciiTheme="majorHAnsi" w:hAnsiTheme="majorHAnsi" w:cstheme="majorHAnsi"/>
                <w:color w:val="222222"/>
                <w:sz w:val="22"/>
              </w:rPr>
              <w:t>lication</w:t>
            </w:r>
            <w:r w:rsidR="00785B1B">
              <w:rPr>
                <w:rFonts w:asciiTheme="majorHAnsi" w:hAnsiTheme="majorHAnsi" w:cstheme="majorHAnsi"/>
                <w:color w:val="222222"/>
                <w:sz w:val="22"/>
              </w:rPr>
              <w:t xml:space="preserve"> that enables</w:t>
            </w:r>
            <w:r w:rsidR="00274A37" w:rsidRPr="00274A37">
              <w:rPr>
                <w:rFonts w:asciiTheme="majorHAnsi" w:hAnsiTheme="majorHAnsi" w:cstheme="majorHAnsi"/>
                <w:color w:val="222222"/>
                <w:sz w:val="22"/>
              </w:rPr>
              <w:t xml:space="preserve"> </w:t>
            </w:r>
            <w:r w:rsidR="00785B1B">
              <w:rPr>
                <w:rFonts w:asciiTheme="majorHAnsi" w:hAnsiTheme="majorHAnsi" w:cstheme="majorHAnsi"/>
                <w:color w:val="222222"/>
                <w:sz w:val="22"/>
              </w:rPr>
              <w:t>CWB</w:t>
            </w:r>
            <w:r w:rsidR="00274A37" w:rsidRPr="00274A37">
              <w:rPr>
                <w:rFonts w:asciiTheme="majorHAnsi" w:hAnsiTheme="majorHAnsi" w:cstheme="majorHAnsi"/>
                <w:color w:val="222222"/>
                <w:sz w:val="22"/>
              </w:rPr>
              <w:t xml:space="preserve"> to provide a personalized experience to </w:t>
            </w:r>
            <w:r w:rsidR="00785B1B">
              <w:rPr>
                <w:rFonts w:asciiTheme="majorHAnsi" w:hAnsiTheme="majorHAnsi" w:cstheme="majorHAnsi"/>
                <w:color w:val="222222"/>
                <w:sz w:val="22"/>
              </w:rPr>
              <w:t>its</w:t>
            </w:r>
            <w:r w:rsidR="00274A37" w:rsidRPr="00274A37">
              <w:rPr>
                <w:rFonts w:asciiTheme="majorHAnsi" w:hAnsiTheme="majorHAnsi" w:cstheme="majorHAnsi"/>
                <w:color w:val="222222"/>
                <w:sz w:val="22"/>
              </w:rPr>
              <w:t xml:space="preserve"> customers. </w:t>
            </w:r>
            <w:r w:rsidR="00274A37">
              <w:rPr>
                <w:rFonts w:asciiTheme="majorHAnsi" w:hAnsiTheme="majorHAnsi" w:cstheme="majorHAnsi"/>
                <w:color w:val="222222"/>
                <w:sz w:val="22"/>
              </w:rPr>
              <w:t xml:space="preserve">It </w:t>
            </w:r>
            <w:r w:rsidR="00785B1B">
              <w:rPr>
                <w:rFonts w:asciiTheme="majorHAnsi" w:hAnsiTheme="majorHAnsi" w:cstheme="majorHAnsi"/>
                <w:color w:val="222222"/>
                <w:sz w:val="22"/>
              </w:rPr>
              <w:t xml:space="preserve">has </w:t>
            </w:r>
            <w:r w:rsidR="00274A37" w:rsidRPr="00274A37">
              <w:rPr>
                <w:rFonts w:asciiTheme="majorHAnsi" w:hAnsiTheme="majorHAnsi" w:cstheme="majorHAnsi"/>
                <w:color w:val="222222"/>
                <w:sz w:val="22"/>
              </w:rPr>
              <w:t>6 different aspects – Temenos Channels, Analytics, User Administration, Front Office solutions, Financial Crime Mitigation and Origination</w:t>
            </w:r>
            <w:r w:rsidR="00274A37">
              <w:rPr>
                <w:rFonts w:asciiTheme="majorHAnsi" w:hAnsiTheme="majorHAnsi" w:cstheme="majorHAnsi"/>
                <w:color w:val="222222"/>
                <w:sz w:val="22"/>
              </w:rPr>
              <w:t>.</w:t>
            </w:r>
          </w:p>
        </w:tc>
      </w:tr>
      <w:tr w:rsidR="00D275EA" w:rsidRPr="0056138F" w14:paraId="24059F39" w14:textId="77777777" w:rsidTr="00024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7D3467C6" w14:textId="5E9C964B" w:rsidR="00D275EA" w:rsidRPr="00C85A46" w:rsidRDefault="00D275EA" w:rsidP="00D275EA">
            <w:pPr>
              <w:spacing w:after="0"/>
              <w:contextualSpacing/>
              <w:rPr>
                <w:rFonts w:asciiTheme="majorHAnsi" w:hAnsiTheme="majorHAnsi" w:cstheme="majorHAnsi"/>
                <w:color w:val="111111" w:themeColor="text1"/>
              </w:rPr>
            </w:pPr>
            <w:r w:rsidRPr="00F90BEF">
              <w:rPr>
                <w:rFonts w:asciiTheme="majorHAnsi" w:hAnsiTheme="majorHAnsi" w:cstheme="majorHAnsi"/>
                <w:color w:val="111111" w:themeColor="text1"/>
                <w:sz w:val="22"/>
              </w:rPr>
              <w:t>Temenos</w:t>
            </w:r>
          </w:p>
        </w:tc>
        <w:tc>
          <w:tcPr>
            <w:cnfStyle w:val="000001000000" w:firstRow="0" w:lastRow="0" w:firstColumn="0" w:lastColumn="0" w:oddVBand="0" w:evenVBand="1" w:oddHBand="0" w:evenHBand="0" w:firstRowFirstColumn="0" w:firstRowLastColumn="0" w:lastRowFirstColumn="0" w:lastRowLastColumn="0"/>
            <w:tcW w:w="8586" w:type="dxa"/>
          </w:tcPr>
          <w:p w14:paraId="5E7E07FF" w14:textId="383E9888" w:rsidR="00D275EA" w:rsidRPr="00C85A46" w:rsidRDefault="00D275EA" w:rsidP="00D275EA">
            <w:pPr>
              <w:spacing w:after="0"/>
              <w:contextualSpacing/>
              <w:rPr>
                <w:rFonts w:asciiTheme="majorHAnsi" w:hAnsiTheme="majorHAnsi" w:cstheme="majorHAnsi"/>
                <w:color w:val="111111" w:themeColor="text1"/>
              </w:rPr>
            </w:pPr>
            <w:r w:rsidRPr="00F90BEF">
              <w:rPr>
                <w:rFonts w:asciiTheme="majorHAnsi" w:hAnsiTheme="majorHAnsi" w:cstheme="majorHAnsi"/>
                <w:color w:val="222222"/>
                <w:sz w:val="22"/>
              </w:rPr>
              <w:t>Temenos AG is a company specialising in enterprise software for banks and financial services, with its headquarters in Geneva, Switzerland.</w:t>
            </w:r>
            <w:r>
              <w:rPr>
                <w:rFonts w:asciiTheme="majorHAnsi" w:hAnsiTheme="majorHAnsi" w:cstheme="majorHAnsi"/>
                <w:color w:val="222222"/>
                <w:sz w:val="22"/>
              </w:rPr>
              <w:t xml:space="preserve"> </w:t>
            </w:r>
            <w:r w:rsidRPr="00C85A46">
              <w:rPr>
                <w:rFonts w:asciiTheme="majorHAnsi" w:hAnsiTheme="majorHAnsi" w:cstheme="majorHAnsi"/>
                <w:color w:val="111111" w:themeColor="text1"/>
                <w:sz w:val="22"/>
              </w:rPr>
              <w:t>Temenos acquired Logical Glue in July 2019.</w:t>
            </w:r>
          </w:p>
        </w:tc>
      </w:tr>
      <w:tr w:rsidR="00D3316B" w:rsidRPr="0056138F" w14:paraId="19C2894F"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4DB1A4EA" w14:textId="51E4026C" w:rsidR="00D3316B" w:rsidRPr="00D3316B" w:rsidRDefault="00D3316B" w:rsidP="00D275EA">
            <w:pPr>
              <w:spacing w:after="0"/>
              <w:contextualSpacing/>
              <w:rPr>
                <w:rFonts w:asciiTheme="majorHAnsi" w:hAnsiTheme="majorHAnsi" w:cstheme="majorHAnsi"/>
                <w:color w:val="222222"/>
                <w:sz w:val="22"/>
              </w:rPr>
            </w:pPr>
            <w:r w:rsidRPr="00D3316B">
              <w:rPr>
                <w:rFonts w:asciiTheme="majorHAnsi" w:hAnsiTheme="majorHAnsi" w:cstheme="majorHAnsi"/>
                <w:color w:val="222222"/>
                <w:sz w:val="22"/>
              </w:rPr>
              <w:t>Temenos Insight</w:t>
            </w:r>
          </w:p>
        </w:tc>
        <w:tc>
          <w:tcPr>
            <w:cnfStyle w:val="000001000000" w:firstRow="0" w:lastRow="0" w:firstColumn="0" w:lastColumn="0" w:oddVBand="0" w:evenVBand="1" w:oddHBand="0" w:evenHBand="0" w:firstRowFirstColumn="0" w:firstRowLastColumn="0" w:lastRowFirstColumn="0" w:lastRowLastColumn="0"/>
            <w:tcW w:w="8586" w:type="dxa"/>
          </w:tcPr>
          <w:p w14:paraId="57A80CF7" w14:textId="0A75E4CD" w:rsidR="00D3316B" w:rsidRPr="00D3316B" w:rsidRDefault="00D3316B" w:rsidP="00D3316B">
            <w:pPr>
              <w:autoSpaceDE w:val="0"/>
              <w:autoSpaceDN w:val="0"/>
              <w:adjustRightInd w:val="0"/>
              <w:spacing w:after="0" w:line="240" w:lineRule="auto"/>
              <w:rPr>
                <w:rFonts w:asciiTheme="majorHAnsi" w:hAnsiTheme="majorHAnsi" w:cstheme="majorHAnsi"/>
                <w:color w:val="222222"/>
                <w:sz w:val="22"/>
              </w:rPr>
            </w:pPr>
            <w:r w:rsidRPr="00D3316B">
              <w:rPr>
                <w:rFonts w:asciiTheme="majorHAnsi" w:hAnsiTheme="majorHAnsi" w:cstheme="majorHAnsi"/>
                <w:color w:val="222222"/>
                <w:sz w:val="22"/>
              </w:rPr>
              <w:t xml:space="preserve">Temenos’ </w:t>
            </w:r>
            <w:r>
              <w:rPr>
                <w:rFonts w:asciiTheme="majorHAnsi" w:hAnsiTheme="majorHAnsi" w:cstheme="majorHAnsi"/>
                <w:color w:val="222222"/>
                <w:sz w:val="22"/>
              </w:rPr>
              <w:t xml:space="preserve">Insight is a </w:t>
            </w:r>
            <w:r w:rsidRPr="00D3316B">
              <w:rPr>
                <w:rFonts w:asciiTheme="majorHAnsi" w:hAnsiTheme="majorHAnsi" w:cstheme="majorHAnsi"/>
                <w:color w:val="222222"/>
                <w:sz w:val="22"/>
              </w:rPr>
              <w:t>business intelligence</w:t>
            </w:r>
            <w:r w:rsidR="000253C1">
              <w:rPr>
                <w:rFonts w:asciiTheme="majorHAnsi" w:hAnsiTheme="majorHAnsi" w:cstheme="majorHAnsi"/>
                <w:color w:val="222222"/>
                <w:sz w:val="22"/>
              </w:rPr>
              <w:t>, analytics,</w:t>
            </w:r>
            <w:r w:rsidRPr="00D3316B">
              <w:rPr>
                <w:rFonts w:asciiTheme="majorHAnsi" w:hAnsiTheme="majorHAnsi" w:cstheme="majorHAnsi"/>
                <w:color w:val="222222"/>
                <w:sz w:val="22"/>
              </w:rPr>
              <w:t xml:space="preserve"> and reporting</w:t>
            </w:r>
            <w:r>
              <w:rPr>
                <w:rFonts w:asciiTheme="majorHAnsi" w:hAnsiTheme="majorHAnsi" w:cstheme="majorHAnsi"/>
                <w:color w:val="222222"/>
                <w:sz w:val="22"/>
              </w:rPr>
              <w:t xml:space="preserve"> data warehouse that is f</w:t>
            </w:r>
            <w:r w:rsidRPr="00D3316B">
              <w:rPr>
                <w:rFonts w:asciiTheme="majorHAnsi" w:hAnsiTheme="majorHAnsi" w:cstheme="majorHAnsi"/>
                <w:color w:val="222222"/>
                <w:sz w:val="22"/>
              </w:rPr>
              <w:t>ully</w:t>
            </w:r>
            <w:r>
              <w:rPr>
                <w:rFonts w:asciiTheme="majorHAnsi" w:hAnsiTheme="majorHAnsi" w:cstheme="majorHAnsi"/>
                <w:color w:val="222222"/>
                <w:sz w:val="22"/>
              </w:rPr>
              <w:t xml:space="preserve"> </w:t>
            </w:r>
            <w:r w:rsidRPr="00D3316B">
              <w:rPr>
                <w:rFonts w:asciiTheme="majorHAnsi" w:hAnsiTheme="majorHAnsi" w:cstheme="majorHAnsi"/>
                <w:color w:val="222222"/>
                <w:sz w:val="22"/>
              </w:rPr>
              <w:t>integrated with T24</w:t>
            </w:r>
            <w:r w:rsidR="000253C1">
              <w:rPr>
                <w:rFonts w:asciiTheme="majorHAnsi" w:hAnsiTheme="majorHAnsi" w:cstheme="majorHAnsi"/>
                <w:color w:val="222222"/>
                <w:sz w:val="22"/>
              </w:rPr>
              <w:t>,</w:t>
            </w:r>
            <w:r w:rsidRPr="00D3316B">
              <w:rPr>
                <w:rFonts w:asciiTheme="majorHAnsi" w:hAnsiTheme="majorHAnsi" w:cstheme="majorHAnsi"/>
                <w:color w:val="222222"/>
                <w:sz w:val="22"/>
              </w:rPr>
              <w:t xml:space="preserve"> and provides specialist out-of-the-box</w:t>
            </w:r>
            <w:r w:rsidR="000253C1">
              <w:rPr>
                <w:rFonts w:asciiTheme="majorHAnsi" w:hAnsiTheme="majorHAnsi" w:cstheme="majorHAnsi"/>
                <w:color w:val="222222"/>
                <w:sz w:val="22"/>
              </w:rPr>
              <w:t xml:space="preserve"> </w:t>
            </w:r>
            <w:r w:rsidRPr="00D3316B">
              <w:rPr>
                <w:rFonts w:asciiTheme="majorHAnsi" w:hAnsiTheme="majorHAnsi" w:cstheme="majorHAnsi"/>
                <w:color w:val="222222"/>
                <w:sz w:val="22"/>
              </w:rPr>
              <w:t>products for:</w:t>
            </w:r>
          </w:p>
          <w:p w14:paraId="3C795517" w14:textId="0882D8AE" w:rsidR="00D3316B" w:rsidRPr="00D3316B" w:rsidRDefault="00D3316B" w:rsidP="003E1D70">
            <w:pPr>
              <w:pStyle w:val="ListParagraph"/>
              <w:numPr>
                <w:ilvl w:val="0"/>
                <w:numId w:val="31"/>
              </w:numPr>
              <w:autoSpaceDE w:val="0"/>
              <w:autoSpaceDN w:val="0"/>
              <w:adjustRightInd w:val="0"/>
              <w:spacing w:after="0" w:line="240" w:lineRule="auto"/>
              <w:rPr>
                <w:rFonts w:asciiTheme="majorHAnsi" w:hAnsiTheme="majorHAnsi" w:cstheme="majorHAnsi"/>
                <w:color w:val="222222"/>
              </w:rPr>
            </w:pPr>
            <w:r w:rsidRPr="00D3316B">
              <w:rPr>
                <w:rFonts w:asciiTheme="majorHAnsi" w:hAnsiTheme="majorHAnsi" w:cstheme="majorHAnsi"/>
                <w:color w:val="222222"/>
              </w:rPr>
              <w:t>Financial Intelligence: Balance Sheet and P&amp;L Reporting, Budgetary Reporting, Securities</w:t>
            </w:r>
          </w:p>
          <w:p w14:paraId="528988A6" w14:textId="7CB18152" w:rsidR="00D3316B" w:rsidRPr="00D3316B" w:rsidRDefault="00D3316B" w:rsidP="003E1D70">
            <w:pPr>
              <w:pStyle w:val="ListParagraph"/>
              <w:numPr>
                <w:ilvl w:val="0"/>
                <w:numId w:val="31"/>
              </w:numPr>
              <w:autoSpaceDE w:val="0"/>
              <w:autoSpaceDN w:val="0"/>
              <w:adjustRightInd w:val="0"/>
              <w:spacing w:after="0" w:line="240" w:lineRule="auto"/>
              <w:rPr>
                <w:rFonts w:asciiTheme="majorHAnsi" w:hAnsiTheme="majorHAnsi" w:cstheme="majorHAnsi"/>
                <w:color w:val="222222"/>
              </w:rPr>
            </w:pPr>
            <w:r w:rsidRPr="00D3316B">
              <w:rPr>
                <w:rFonts w:asciiTheme="majorHAnsi" w:hAnsiTheme="majorHAnsi" w:cstheme="majorHAnsi"/>
                <w:color w:val="222222"/>
              </w:rPr>
              <w:t>Risk Intelligence: Regulatory Capital (incl. Basel II, III), Market Analytics, Asset &amp; Liability Management (ALM)</w:t>
            </w:r>
          </w:p>
          <w:p w14:paraId="63281BB2" w14:textId="6175A064" w:rsidR="00D3316B" w:rsidRPr="00D3316B" w:rsidRDefault="00D3316B" w:rsidP="003E1D70">
            <w:pPr>
              <w:pStyle w:val="ListParagraph"/>
              <w:numPr>
                <w:ilvl w:val="0"/>
                <w:numId w:val="31"/>
              </w:numPr>
              <w:autoSpaceDE w:val="0"/>
              <w:autoSpaceDN w:val="0"/>
              <w:adjustRightInd w:val="0"/>
              <w:spacing w:after="0" w:line="240" w:lineRule="auto"/>
              <w:rPr>
                <w:rFonts w:asciiTheme="majorHAnsi" w:hAnsiTheme="majorHAnsi" w:cstheme="majorHAnsi"/>
                <w:color w:val="222222"/>
              </w:rPr>
            </w:pPr>
            <w:r w:rsidRPr="00D3316B">
              <w:rPr>
                <w:rFonts w:asciiTheme="majorHAnsi" w:hAnsiTheme="majorHAnsi" w:cstheme="majorHAnsi"/>
                <w:color w:val="222222"/>
              </w:rPr>
              <w:t>Customer Intelligence: Customer &amp; Product Profitability, Sales Analytics</w:t>
            </w:r>
          </w:p>
          <w:p w14:paraId="3310776E" w14:textId="57AD22E7" w:rsidR="00D3316B" w:rsidRPr="00D3316B" w:rsidRDefault="00D3316B" w:rsidP="003E1D70">
            <w:pPr>
              <w:pStyle w:val="ListParagraph"/>
              <w:numPr>
                <w:ilvl w:val="0"/>
                <w:numId w:val="31"/>
              </w:numPr>
              <w:autoSpaceDE w:val="0"/>
              <w:autoSpaceDN w:val="0"/>
              <w:adjustRightInd w:val="0"/>
              <w:spacing w:after="0" w:line="240" w:lineRule="auto"/>
              <w:rPr>
                <w:rFonts w:asciiTheme="majorHAnsi" w:hAnsiTheme="majorHAnsi" w:cstheme="majorHAnsi"/>
                <w:color w:val="222222"/>
              </w:rPr>
            </w:pPr>
            <w:r w:rsidRPr="00D3316B">
              <w:rPr>
                <w:rFonts w:asciiTheme="majorHAnsi" w:hAnsiTheme="majorHAnsi" w:cstheme="majorHAnsi"/>
                <w:color w:val="222222"/>
              </w:rPr>
              <w:t>Operational Intelligence: Product Pricing Analysis,Teller Capacity Planning</w:t>
            </w:r>
          </w:p>
        </w:tc>
      </w:tr>
      <w:tr w:rsidR="00F802A3" w:rsidRPr="0056138F" w14:paraId="33C172EF" w14:textId="77777777" w:rsidTr="00024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EF810DE" w14:textId="7DB86531" w:rsidR="00F802A3" w:rsidRPr="00F802A3" w:rsidRDefault="00F802A3" w:rsidP="00F802A3">
            <w:pPr>
              <w:autoSpaceDE w:val="0"/>
              <w:autoSpaceDN w:val="0"/>
              <w:adjustRightInd w:val="0"/>
              <w:spacing w:after="0" w:line="240" w:lineRule="auto"/>
              <w:rPr>
                <w:rFonts w:asciiTheme="majorHAnsi" w:hAnsiTheme="majorHAnsi" w:cstheme="majorHAnsi"/>
                <w:color w:val="222222"/>
                <w:sz w:val="22"/>
              </w:rPr>
            </w:pPr>
            <w:r w:rsidRPr="00F802A3">
              <w:rPr>
                <w:rFonts w:asciiTheme="majorHAnsi" w:hAnsiTheme="majorHAnsi" w:cstheme="majorHAnsi"/>
                <w:color w:val="222222"/>
                <w:sz w:val="22"/>
              </w:rPr>
              <w:t>Temenos Transact</w:t>
            </w:r>
          </w:p>
        </w:tc>
        <w:tc>
          <w:tcPr>
            <w:cnfStyle w:val="000001000000" w:firstRow="0" w:lastRow="0" w:firstColumn="0" w:lastColumn="0" w:oddVBand="0" w:evenVBand="1" w:oddHBand="0" w:evenHBand="0" w:firstRowFirstColumn="0" w:firstRowLastColumn="0" w:lastRowFirstColumn="0" w:lastRowLastColumn="0"/>
            <w:tcW w:w="8586" w:type="dxa"/>
          </w:tcPr>
          <w:p w14:paraId="2DABD2C4" w14:textId="7F33A51C" w:rsidR="00F802A3" w:rsidRPr="00F802A3" w:rsidRDefault="00F802A3" w:rsidP="00F802A3">
            <w:pPr>
              <w:autoSpaceDE w:val="0"/>
              <w:autoSpaceDN w:val="0"/>
              <w:adjustRightInd w:val="0"/>
              <w:spacing w:after="0" w:line="240" w:lineRule="auto"/>
              <w:rPr>
                <w:rFonts w:asciiTheme="majorHAnsi" w:hAnsiTheme="majorHAnsi" w:cstheme="majorHAnsi"/>
                <w:color w:val="222222"/>
                <w:sz w:val="22"/>
              </w:rPr>
            </w:pPr>
            <w:r w:rsidRPr="00F802A3">
              <w:rPr>
                <w:rFonts w:asciiTheme="majorHAnsi" w:hAnsiTheme="majorHAnsi" w:cstheme="majorHAnsi"/>
                <w:color w:val="222222"/>
                <w:sz w:val="22"/>
              </w:rPr>
              <w:t>Temenos T24 Transact is a real time, cloud native core banking system</w:t>
            </w:r>
            <w:r w:rsidR="004A3492">
              <w:rPr>
                <w:rFonts w:asciiTheme="majorHAnsi" w:hAnsiTheme="majorHAnsi" w:cstheme="majorHAnsi"/>
                <w:color w:val="222222"/>
                <w:sz w:val="22"/>
              </w:rPr>
              <w:t>.</w:t>
            </w:r>
          </w:p>
        </w:tc>
      </w:tr>
      <w:tr w:rsidR="00D275EA" w:rsidRPr="0056138F" w14:paraId="61657D2D" w14:textId="77777777" w:rsidTr="00024B5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20" w:type="dxa"/>
          </w:tcPr>
          <w:p w14:paraId="173D3530" w14:textId="5D5CC610" w:rsidR="00D275EA" w:rsidRPr="00C85A46" w:rsidRDefault="00D275EA" w:rsidP="00D275EA">
            <w:pPr>
              <w:spacing w:after="0"/>
              <w:contextualSpacing/>
              <w:rPr>
                <w:rFonts w:asciiTheme="majorHAnsi" w:hAnsiTheme="majorHAnsi" w:cstheme="majorHAnsi"/>
                <w:color w:val="111111" w:themeColor="text1"/>
                <w:sz w:val="22"/>
              </w:rPr>
            </w:pPr>
            <w:r w:rsidRPr="00C85A46">
              <w:rPr>
                <w:rFonts w:asciiTheme="majorHAnsi" w:hAnsiTheme="majorHAnsi" w:cstheme="majorHAnsi"/>
                <w:color w:val="111111" w:themeColor="text1"/>
                <w:sz w:val="22"/>
              </w:rPr>
              <w:t>Logical Glue</w:t>
            </w:r>
          </w:p>
        </w:tc>
        <w:tc>
          <w:tcPr>
            <w:cnfStyle w:val="000001000000" w:firstRow="0" w:lastRow="0" w:firstColumn="0" w:lastColumn="0" w:oddVBand="0" w:evenVBand="1" w:oddHBand="0" w:evenHBand="0" w:firstRowFirstColumn="0" w:firstRowLastColumn="0" w:lastRowFirstColumn="0" w:lastRowLastColumn="0"/>
            <w:tcW w:w="8586" w:type="dxa"/>
          </w:tcPr>
          <w:p w14:paraId="222E32F4" w14:textId="34C7AC3B" w:rsidR="00D275EA" w:rsidRPr="00C85A46" w:rsidRDefault="00D275EA" w:rsidP="00D275EA">
            <w:pPr>
              <w:spacing w:after="0"/>
              <w:contextualSpacing/>
              <w:rPr>
                <w:rFonts w:asciiTheme="majorHAnsi" w:hAnsiTheme="majorHAnsi" w:cstheme="majorHAnsi"/>
                <w:color w:val="111111" w:themeColor="text1"/>
                <w:sz w:val="22"/>
              </w:rPr>
            </w:pPr>
            <w:r w:rsidRPr="00C85A46">
              <w:rPr>
                <w:rFonts w:asciiTheme="majorHAnsi" w:hAnsiTheme="majorHAnsi" w:cstheme="majorHAnsi"/>
                <w:color w:val="111111" w:themeColor="text1"/>
                <w:sz w:val="22"/>
              </w:rPr>
              <w:t>A</w:t>
            </w:r>
            <w:r>
              <w:rPr>
                <w:rFonts w:asciiTheme="majorHAnsi" w:hAnsiTheme="majorHAnsi" w:cstheme="majorHAnsi"/>
                <w:color w:val="111111" w:themeColor="text1"/>
                <w:sz w:val="22"/>
              </w:rPr>
              <w:t xml:space="preserve"> SaaS-based, self-service </w:t>
            </w:r>
            <w:r w:rsidRPr="00C85A46">
              <w:rPr>
                <w:rFonts w:asciiTheme="majorHAnsi" w:hAnsiTheme="majorHAnsi" w:cstheme="majorHAnsi"/>
                <w:color w:val="111111" w:themeColor="text1"/>
                <w:sz w:val="22"/>
              </w:rPr>
              <w:t>Explainable AI</w:t>
            </w:r>
            <w:r>
              <w:rPr>
                <w:rFonts w:asciiTheme="majorHAnsi" w:hAnsiTheme="majorHAnsi" w:cstheme="majorHAnsi"/>
                <w:color w:val="111111" w:themeColor="text1"/>
                <w:sz w:val="22"/>
              </w:rPr>
              <w:t xml:space="preserve"> (XAI) platform, </w:t>
            </w:r>
            <w:r w:rsidRPr="00C11592">
              <w:rPr>
                <w:rFonts w:asciiTheme="majorHAnsi" w:hAnsiTheme="majorHAnsi" w:cstheme="majorHAnsi"/>
                <w:color w:val="111111" w:themeColor="text1"/>
                <w:sz w:val="22"/>
              </w:rPr>
              <w:t>AI credit scoring models</w:t>
            </w:r>
            <w:r>
              <w:rPr>
                <w:rFonts w:asciiTheme="majorHAnsi" w:hAnsiTheme="majorHAnsi" w:cstheme="majorHAnsi"/>
                <w:color w:val="111111" w:themeColor="text1"/>
                <w:sz w:val="22"/>
              </w:rPr>
              <w:t>, built to address business solutions</w:t>
            </w:r>
            <w:r w:rsidRPr="00C85A46">
              <w:rPr>
                <w:rFonts w:asciiTheme="majorHAnsi" w:hAnsiTheme="majorHAnsi" w:cstheme="majorHAnsi"/>
                <w:color w:val="111111" w:themeColor="text1"/>
                <w:sz w:val="22"/>
              </w:rPr>
              <w:t xml:space="preserve">. </w:t>
            </w:r>
            <w:r>
              <w:rPr>
                <w:rFonts w:asciiTheme="majorHAnsi" w:hAnsiTheme="majorHAnsi" w:cstheme="majorHAnsi"/>
                <w:color w:val="111111" w:themeColor="text1"/>
                <w:sz w:val="22"/>
              </w:rPr>
              <w:t xml:space="preserve">Logical Glue was a software company </w:t>
            </w:r>
            <w:r w:rsidRPr="00C85A46">
              <w:rPr>
                <w:rFonts w:asciiTheme="majorHAnsi" w:hAnsiTheme="majorHAnsi" w:cstheme="majorHAnsi"/>
                <w:color w:val="111111" w:themeColor="text1"/>
                <w:sz w:val="22"/>
              </w:rPr>
              <w:t xml:space="preserve">acquired </w:t>
            </w:r>
            <w:r>
              <w:rPr>
                <w:rFonts w:asciiTheme="majorHAnsi" w:hAnsiTheme="majorHAnsi" w:cstheme="majorHAnsi"/>
                <w:color w:val="111111" w:themeColor="text1"/>
                <w:sz w:val="22"/>
              </w:rPr>
              <w:t xml:space="preserve">by Temenos </w:t>
            </w:r>
            <w:r w:rsidRPr="00C85A46">
              <w:rPr>
                <w:rFonts w:asciiTheme="majorHAnsi" w:hAnsiTheme="majorHAnsi" w:cstheme="majorHAnsi"/>
                <w:color w:val="111111" w:themeColor="text1"/>
                <w:sz w:val="22"/>
              </w:rPr>
              <w:t>in July 2019.</w:t>
            </w:r>
          </w:p>
        </w:tc>
      </w:tr>
      <w:bookmarkEnd w:id="48"/>
      <w:bookmarkEnd w:id="49"/>
    </w:tbl>
    <w:p w14:paraId="0D800C94" w14:textId="77777777" w:rsidR="004825A0" w:rsidRDefault="004825A0" w:rsidP="004825A0">
      <w:pPr>
        <w:rPr>
          <w:rFonts w:cstheme="minorHAnsi"/>
          <w:i/>
          <w:color w:val="3333FF"/>
          <w:szCs w:val="20"/>
        </w:rPr>
      </w:pPr>
      <w:r>
        <w:rPr>
          <w:rFonts w:cstheme="minorHAnsi"/>
          <w:i/>
          <w:color w:val="3333FF"/>
          <w:szCs w:val="20"/>
        </w:rPr>
        <w:br w:type="page"/>
      </w:r>
    </w:p>
    <w:bookmarkStart w:id="50" w:name="_Toc257101308" w:displacedByCustomXml="next"/>
    <w:bookmarkStart w:id="51" w:name="_Toc257033097" w:displacedByCustomXml="next"/>
    <w:sdt>
      <w:sdtPr>
        <w:rPr>
          <w:rFonts w:cstheme="minorHAnsi"/>
          <w:b/>
          <w:bCs/>
        </w:rPr>
        <w:id w:val="496257893"/>
        <w:docPartObj>
          <w:docPartGallery w:val="Table of Contents"/>
          <w:docPartUnique/>
        </w:docPartObj>
      </w:sdtPr>
      <w:sdtEndPr>
        <w:rPr>
          <w:rFonts w:cstheme="minorBidi"/>
          <w:b w:val="0"/>
          <w:bCs w:val="0"/>
          <w:sz w:val="18"/>
          <w:szCs w:val="18"/>
        </w:rPr>
      </w:sdtEndPr>
      <w:sdtContent>
        <w:p w14:paraId="046F4C75" w14:textId="77777777" w:rsidR="004825A0" w:rsidRPr="00716384" w:rsidRDefault="004825A0" w:rsidP="004825A0">
          <w:pPr>
            <w:rPr>
              <w:rFonts w:cstheme="minorHAnsi"/>
              <w:b/>
            </w:rPr>
          </w:pPr>
          <w:r w:rsidRPr="00716384">
            <w:rPr>
              <w:rStyle w:val="Heading1Char"/>
              <w:rFonts w:asciiTheme="minorHAnsi" w:hAnsiTheme="minorHAnsi" w:cstheme="minorHAnsi"/>
            </w:rPr>
            <w:t>Table of Contents</w:t>
          </w:r>
        </w:p>
        <w:p w14:paraId="68D6A625" w14:textId="0650DA0D" w:rsidR="008B7A31" w:rsidRDefault="004825A0">
          <w:pPr>
            <w:pStyle w:val="TOC2"/>
            <w:rPr>
              <w:b w:val="0"/>
              <w:noProof/>
              <w:color w:val="auto"/>
              <w:sz w:val="22"/>
              <w:lang w:val="en-CA" w:eastAsia="en-CA"/>
            </w:rPr>
          </w:pPr>
          <w:r w:rsidRPr="002A5EED">
            <w:rPr>
              <w:rFonts w:ascii="Calibri" w:hAnsi="Calibri" w:cstheme="minorHAnsi"/>
              <w:b w:val="0"/>
              <w:caps/>
              <w:color w:val="9E7C0C"/>
              <w:szCs w:val="18"/>
            </w:rPr>
            <w:fldChar w:fldCharType="begin"/>
          </w:r>
          <w:r w:rsidRPr="002A5EED">
            <w:rPr>
              <w:rFonts w:cstheme="minorHAnsi"/>
              <w:szCs w:val="18"/>
            </w:rPr>
            <w:instrText xml:space="preserve"> TOC \o "1-3" \h \z \u </w:instrText>
          </w:r>
          <w:r w:rsidRPr="002A5EED">
            <w:rPr>
              <w:rFonts w:ascii="Calibri" w:hAnsi="Calibri" w:cstheme="minorHAnsi"/>
              <w:b w:val="0"/>
              <w:caps/>
              <w:color w:val="9E7C0C"/>
              <w:szCs w:val="18"/>
            </w:rPr>
            <w:fldChar w:fldCharType="separate"/>
          </w:r>
          <w:hyperlink w:anchor="_Toc56604032" w:history="1">
            <w:r w:rsidR="008B7A31" w:rsidRPr="006B4B4B">
              <w:rPr>
                <w:rStyle w:val="Hyperlink"/>
                <w:noProof/>
              </w:rPr>
              <w:t>Revision History</w:t>
            </w:r>
            <w:r w:rsidR="008B7A31">
              <w:rPr>
                <w:noProof/>
                <w:webHidden/>
              </w:rPr>
              <w:tab/>
            </w:r>
            <w:r w:rsidR="008B7A31">
              <w:rPr>
                <w:noProof/>
                <w:webHidden/>
              </w:rPr>
              <w:fldChar w:fldCharType="begin"/>
            </w:r>
            <w:r w:rsidR="008B7A31">
              <w:rPr>
                <w:noProof/>
                <w:webHidden/>
              </w:rPr>
              <w:instrText xml:space="preserve"> PAGEREF _Toc56604032 \h </w:instrText>
            </w:r>
            <w:r w:rsidR="008B7A31">
              <w:rPr>
                <w:noProof/>
                <w:webHidden/>
              </w:rPr>
            </w:r>
            <w:r w:rsidR="008B7A31">
              <w:rPr>
                <w:noProof/>
                <w:webHidden/>
              </w:rPr>
              <w:fldChar w:fldCharType="separate"/>
            </w:r>
            <w:r w:rsidR="008B7A31">
              <w:rPr>
                <w:noProof/>
                <w:webHidden/>
              </w:rPr>
              <w:t>2</w:t>
            </w:r>
            <w:r w:rsidR="008B7A31">
              <w:rPr>
                <w:noProof/>
                <w:webHidden/>
              </w:rPr>
              <w:fldChar w:fldCharType="end"/>
            </w:r>
          </w:hyperlink>
        </w:p>
        <w:p w14:paraId="0DB0BF6C" w14:textId="68C1EFA2" w:rsidR="008B7A31" w:rsidRDefault="00CB202C">
          <w:pPr>
            <w:pStyle w:val="TOC2"/>
            <w:rPr>
              <w:b w:val="0"/>
              <w:noProof/>
              <w:color w:val="auto"/>
              <w:sz w:val="22"/>
              <w:lang w:val="en-CA" w:eastAsia="en-CA"/>
            </w:rPr>
          </w:pPr>
          <w:hyperlink w:anchor="_Toc56604033" w:history="1">
            <w:r w:rsidR="008B7A31" w:rsidRPr="006B4B4B">
              <w:rPr>
                <w:rStyle w:val="Hyperlink"/>
                <w:noProof/>
              </w:rPr>
              <w:t>Review and Contributions</w:t>
            </w:r>
            <w:r w:rsidR="008B7A31">
              <w:rPr>
                <w:noProof/>
                <w:webHidden/>
              </w:rPr>
              <w:tab/>
            </w:r>
            <w:r w:rsidR="008B7A31">
              <w:rPr>
                <w:noProof/>
                <w:webHidden/>
              </w:rPr>
              <w:fldChar w:fldCharType="begin"/>
            </w:r>
            <w:r w:rsidR="008B7A31">
              <w:rPr>
                <w:noProof/>
                <w:webHidden/>
              </w:rPr>
              <w:instrText xml:space="preserve"> PAGEREF _Toc56604033 \h </w:instrText>
            </w:r>
            <w:r w:rsidR="008B7A31">
              <w:rPr>
                <w:noProof/>
                <w:webHidden/>
              </w:rPr>
            </w:r>
            <w:r w:rsidR="008B7A31">
              <w:rPr>
                <w:noProof/>
                <w:webHidden/>
              </w:rPr>
              <w:fldChar w:fldCharType="separate"/>
            </w:r>
            <w:r w:rsidR="008B7A31">
              <w:rPr>
                <w:noProof/>
                <w:webHidden/>
              </w:rPr>
              <w:t>2</w:t>
            </w:r>
            <w:r w:rsidR="008B7A31">
              <w:rPr>
                <w:noProof/>
                <w:webHidden/>
              </w:rPr>
              <w:fldChar w:fldCharType="end"/>
            </w:r>
          </w:hyperlink>
        </w:p>
        <w:p w14:paraId="50AC4DE0" w14:textId="729603CA" w:rsidR="008B7A31" w:rsidRDefault="00CB202C">
          <w:pPr>
            <w:pStyle w:val="TOC2"/>
            <w:rPr>
              <w:b w:val="0"/>
              <w:noProof/>
              <w:color w:val="auto"/>
              <w:sz w:val="22"/>
              <w:lang w:val="en-CA" w:eastAsia="en-CA"/>
            </w:rPr>
          </w:pPr>
          <w:hyperlink w:anchor="_Toc56604034" w:history="1">
            <w:r w:rsidR="008B7A31" w:rsidRPr="006B4B4B">
              <w:rPr>
                <w:rStyle w:val="Hyperlink"/>
                <w:noProof/>
              </w:rPr>
              <w:t>Related Document References</w:t>
            </w:r>
            <w:r w:rsidR="008B7A31">
              <w:rPr>
                <w:noProof/>
                <w:webHidden/>
              </w:rPr>
              <w:tab/>
            </w:r>
            <w:r w:rsidR="008B7A31">
              <w:rPr>
                <w:noProof/>
                <w:webHidden/>
              </w:rPr>
              <w:fldChar w:fldCharType="begin"/>
            </w:r>
            <w:r w:rsidR="008B7A31">
              <w:rPr>
                <w:noProof/>
                <w:webHidden/>
              </w:rPr>
              <w:instrText xml:space="preserve"> PAGEREF _Toc56604034 \h </w:instrText>
            </w:r>
            <w:r w:rsidR="008B7A31">
              <w:rPr>
                <w:noProof/>
                <w:webHidden/>
              </w:rPr>
            </w:r>
            <w:r w:rsidR="008B7A31">
              <w:rPr>
                <w:noProof/>
                <w:webHidden/>
              </w:rPr>
              <w:fldChar w:fldCharType="separate"/>
            </w:r>
            <w:r w:rsidR="008B7A31">
              <w:rPr>
                <w:noProof/>
                <w:webHidden/>
              </w:rPr>
              <w:t>2</w:t>
            </w:r>
            <w:r w:rsidR="008B7A31">
              <w:rPr>
                <w:noProof/>
                <w:webHidden/>
              </w:rPr>
              <w:fldChar w:fldCharType="end"/>
            </w:r>
          </w:hyperlink>
        </w:p>
        <w:p w14:paraId="7D347AB0" w14:textId="39F25523" w:rsidR="008B7A31" w:rsidRDefault="00CB202C">
          <w:pPr>
            <w:pStyle w:val="TOC1"/>
            <w:rPr>
              <w:color w:val="auto"/>
              <w:lang w:val="en-CA" w:eastAsia="en-CA"/>
            </w:rPr>
          </w:pPr>
          <w:hyperlink w:anchor="_Toc56604035" w:history="1">
            <w:r w:rsidR="008B7A31" w:rsidRPr="006B4B4B">
              <w:rPr>
                <w:rStyle w:val="Hyperlink"/>
              </w:rPr>
              <w:t>Glossary</w:t>
            </w:r>
            <w:r w:rsidR="008B7A31">
              <w:rPr>
                <w:webHidden/>
              </w:rPr>
              <w:tab/>
            </w:r>
            <w:r w:rsidR="008B7A31">
              <w:rPr>
                <w:webHidden/>
              </w:rPr>
              <w:fldChar w:fldCharType="begin"/>
            </w:r>
            <w:r w:rsidR="008B7A31">
              <w:rPr>
                <w:webHidden/>
              </w:rPr>
              <w:instrText xml:space="preserve"> PAGEREF _Toc56604035 \h </w:instrText>
            </w:r>
            <w:r w:rsidR="008B7A31">
              <w:rPr>
                <w:webHidden/>
              </w:rPr>
            </w:r>
            <w:r w:rsidR="008B7A31">
              <w:rPr>
                <w:webHidden/>
              </w:rPr>
              <w:fldChar w:fldCharType="separate"/>
            </w:r>
            <w:r w:rsidR="008B7A31">
              <w:rPr>
                <w:webHidden/>
              </w:rPr>
              <w:t>3</w:t>
            </w:r>
            <w:r w:rsidR="008B7A31">
              <w:rPr>
                <w:webHidden/>
              </w:rPr>
              <w:fldChar w:fldCharType="end"/>
            </w:r>
          </w:hyperlink>
        </w:p>
        <w:p w14:paraId="6153BCDA" w14:textId="23C7F9CD" w:rsidR="008B7A31" w:rsidRDefault="00CB202C">
          <w:pPr>
            <w:pStyle w:val="TOC2"/>
            <w:rPr>
              <w:b w:val="0"/>
              <w:noProof/>
              <w:color w:val="auto"/>
              <w:sz w:val="22"/>
              <w:lang w:val="en-CA" w:eastAsia="en-CA"/>
            </w:rPr>
          </w:pPr>
          <w:hyperlink w:anchor="_Toc56604036" w:history="1">
            <w:r w:rsidR="008B7A31" w:rsidRPr="006B4B4B">
              <w:rPr>
                <w:rStyle w:val="Hyperlink"/>
                <w:noProof/>
              </w:rPr>
              <w:t>Acronyms</w:t>
            </w:r>
            <w:r w:rsidR="008B7A31">
              <w:rPr>
                <w:noProof/>
                <w:webHidden/>
              </w:rPr>
              <w:tab/>
            </w:r>
            <w:r w:rsidR="008B7A31">
              <w:rPr>
                <w:noProof/>
                <w:webHidden/>
              </w:rPr>
              <w:fldChar w:fldCharType="begin"/>
            </w:r>
            <w:r w:rsidR="008B7A31">
              <w:rPr>
                <w:noProof/>
                <w:webHidden/>
              </w:rPr>
              <w:instrText xml:space="preserve"> PAGEREF _Toc56604036 \h </w:instrText>
            </w:r>
            <w:r w:rsidR="008B7A31">
              <w:rPr>
                <w:noProof/>
                <w:webHidden/>
              </w:rPr>
            </w:r>
            <w:r w:rsidR="008B7A31">
              <w:rPr>
                <w:noProof/>
                <w:webHidden/>
              </w:rPr>
              <w:fldChar w:fldCharType="separate"/>
            </w:r>
            <w:r w:rsidR="008B7A31">
              <w:rPr>
                <w:noProof/>
                <w:webHidden/>
              </w:rPr>
              <w:t>3</w:t>
            </w:r>
            <w:r w:rsidR="008B7A31">
              <w:rPr>
                <w:noProof/>
                <w:webHidden/>
              </w:rPr>
              <w:fldChar w:fldCharType="end"/>
            </w:r>
          </w:hyperlink>
        </w:p>
        <w:p w14:paraId="6480EE68" w14:textId="1AF6523B" w:rsidR="008B7A31" w:rsidRDefault="00CB202C">
          <w:pPr>
            <w:pStyle w:val="TOC2"/>
            <w:rPr>
              <w:b w:val="0"/>
              <w:noProof/>
              <w:color w:val="auto"/>
              <w:sz w:val="22"/>
              <w:lang w:val="en-CA" w:eastAsia="en-CA"/>
            </w:rPr>
          </w:pPr>
          <w:hyperlink w:anchor="_Toc56604037" w:history="1">
            <w:r w:rsidR="008B7A31" w:rsidRPr="006B4B4B">
              <w:rPr>
                <w:rStyle w:val="Hyperlink"/>
                <w:noProof/>
              </w:rPr>
              <w:t>Terms</w:t>
            </w:r>
            <w:r w:rsidR="008B7A31">
              <w:rPr>
                <w:noProof/>
                <w:webHidden/>
              </w:rPr>
              <w:tab/>
            </w:r>
            <w:r w:rsidR="008B7A31">
              <w:rPr>
                <w:noProof/>
                <w:webHidden/>
              </w:rPr>
              <w:fldChar w:fldCharType="begin"/>
            </w:r>
            <w:r w:rsidR="008B7A31">
              <w:rPr>
                <w:noProof/>
                <w:webHidden/>
              </w:rPr>
              <w:instrText xml:space="preserve"> PAGEREF _Toc56604037 \h </w:instrText>
            </w:r>
            <w:r w:rsidR="008B7A31">
              <w:rPr>
                <w:noProof/>
                <w:webHidden/>
              </w:rPr>
            </w:r>
            <w:r w:rsidR="008B7A31">
              <w:rPr>
                <w:noProof/>
                <w:webHidden/>
              </w:rPr>
              <w:fldChar w:fldCharType="separate"/>
            </w:r>
            <w:r w:rsidR="008B7A31">
              <w:rPr>
                <w:noProof/>
                <w:webHidden/>
              </w:rPr>
              <w:t>3</w:t>
            </w:r>
            <w:r w:rsidR="008B7A31">
              <w:rPr>
                <w:noProof/>
                <w:webHidden/>
              </w:rPr>
              <w:fldChar w:fldCharType="end"/>
            </w:r>
          </w:hyperlink>
        </w:p>
        <w:p w14:paraId="4146E53F" w14:textId="5EE00ADE" w:rsidR="008B7A31" w:rsidRDefault="00CB202C">
          <w:pPr>
            <w:pStyle w:val="TOC1"/>
            <w:tabs>
              <w:tab w:val="left" w:pos="432"/>
            </w:tabs>
            <w:rPr>
              <w:color w:val="auto"/>
              <w:lang w:val="en-CA" w:eastAsia="en-CA"/>
            </w:rPr>
          </w:pPr>
          <w:hyperlink w:anchor="_Toc56604038" w:history="1">
            <w:r w:rsidR="008B7A31" w:rsidRPr="006B4B4B">
              <w:rPr>
                <w:rStyle w:val="Hyperlink"/>
                <w:rFonts w:cstheme="minorHAnsi"/>
              </w:rPr>
              <w:t>1</w:t>
            </w:r>
            <w:r w:rsidR="008B7A31">
              <w:rPr>
                <w:color w:val="auto"/>
                <w:lang w:val="en-CA" w:eastAsia="en-CA"/>
              </w:rPr>
              <w:tab/>
            </w:r>
            <w:r w:rsidR="008B7A31" w:rsidRPr="006B4B4B">
              <w:rPr>
                <w:rStyle w:val="Hyperlink"/>
                <w:rFonts w:cstheme="minorHAnsi"/>
              </w:rPr>
              <w:t>Document Purpose</w:t>
            </w:r>
            <w:r w:rsidR="008B7A31">
              <w:rPr>
                <w:webHidden/>
              </w:rPr>
              <w:tab/>
            </w:r>
            <w:r w:rsidR="008B7A31">
              <w:rPr>
                <w:webHidden/>
              </w:rPr>
              <w:fldChar w:fldCharType="begin"/>
            </w:r>
            <w:r w:rsidR="008B7A31">
              <w:rPr>
                <w:webHidden/>
              </w:rPr>
              <w:instrText xml:space="preserve"> PAGEREF _Toc56604038 \h </w:instrText>
            </w:r>
            <w:r w:rsidR="008B7A31">
              <w:rPr>
                <w:webHidden/>
              </w:rPr>
            </w:r>
            <w:r w:rsidR="008B7A31">
              <w:rPr>
                <w:webHidden/>
              </w:rPr>
              <w:fldChar w:fldCharType="separate"/>
            </w:r>
            <w:r w:rsidR="008B7A31">
              <w:rPr>
                <w:webHidden/>
              </w:rPr>
              <w:t>7</w:t>
            </w:r>
            <w:r w:rsidR="008B7A31">
              <w:rPr>
                <w:webHidden/>
              </w:rPr>
              <w:fldChar w:fldCharType="end"/>
            </w:r>
          </w:hyperlink>
        </w:p>
        <w:p w14:paraId="57D57714" w14:textId="1E3F989A" w:rsidR="008B7A31" w:rsidRDefault="00CB202C">
          <w:pPr>
            <w:pStyle w:val="TOC2"/>
            <w:tabs>
              <w:tab w:val="left" w:pos="880"/>
            </w:tabs>
            <w:rPr>
              <w:b w:val="0"/>
              <w:noProof/>
              <w:color w:val="auto"/>
              <w:sz w:val="22"/>
              <w:lang w:val="en-CA" w:eastAsia="en-CA"/>
            </w:rPr>
          </w:pPr>
          <w:hyperlink w:anchor="_Toc56604039" w:history="1">
            <w:r w:rsidR="008B7A31" w:rsidRPr="006B4B4B">
              <w:rPr>
                <w:rStyle w:val="Hyperlink"/>
                <w:noProof/>
              </w:rPr>
              <w:t>1.1</w:t>
            </w:r>
            <w:r w:rsidR="008B7A31">
              <w:rPr>
                <w:b w:val="0"/>
                <w:noProof/>
                <w:color w:val="auto"/>
                <w:sz w:val="22"/>
                <w:lang w:val="en-CA" w:eastAsia="en-CA"/>
              </w:rPr>
              <w:tab/>
            </w:r>
            <w:r w:rsidR="008B7A31" w:rsidRPr="006B4B4B">
              <w:rPr>
                <w:rStyle w:val="Hyperlink"/>
                <w:noProof/>
              </w:rPr>
              <w:t>Document Scope</w:t>
            </w:r>
            <w:r w:rsidR="008B7A31">
              <w:rPr>
                <w:noProof/>
                <w:webHidden/>
              </w:rPr>
              <w:tab/>
            </w:r>
            <w:r w:rsidR="008B7A31">
              <w:rPr>
                <w:noProof/>
                <w:webHidden/>
              </w:rPr>
              <w:fldChar w:fldCharType="begin"/>
            </w:r>
            <w:r w:rsidR="008B7A31">
              <w:rPr>
                <w:noProof/>
                <w:webHidden/>
              </w:rPr>
              <w:instrText xml:space="preserve"> PAGEREF _Toc56604039 \h </w:instrText>
            </w:r>
            <w:r w:rsidR="008B7A31">
              <w:rPr>
                <w:noProof/>
                <w:webHidden/>
              </w:rPr>
            </w:r>
            <w:r w:rsidR="008B7A31">
              <w:rPr>
                <w:noProof/>
                <w:webHidden/>
              </w:rPr>
              <w:fldChar w:fldCharType="separate"/>
            </w:r>
            <w:r w:rsidR="008B7A31">
              <w:rPr>
                <w:noProof/>
                <w:webHidden/>
              </w:rPr>
              <w:t>7</w:t>
            </w:r>
            <w:r w:rsidR="008B7A31">
              <w:rPr>
                <w:noProof/>
                <w:webHidden/>
              </w:rPr>
              <w:fldChar w:fldCharType="end"/>
            </w:r>
          </w:hyperlink>
        </w:p>
        <w:p w14:paraId="33462843" w14:textId="71A641E4" w:rsidR="008B7A31" w:rsidRDefault="00CB202C">
          <w:pPr>
            <w:pStyle w:val="TOC3"/>
            <w:rPr>
              <w:sz w:val="22"/>
              <w:lang w:val="en-CA" w:eastAsia="en-CA"/>
            </w:rPr>
          </w:pPr>
          <w:hyperlink w:anchor="_Toc56604040" w:history="1">
            <w:r w:rsidR="008B7A31" w:rsidRPr="006B4B4B">
              <w:rPr>
                <w:rStyle w:val="Hyperlink"/>
              </w:rPr>
              <w:t>1.1.1 In Scope</w:t>
            </w:r>
            <w:r w:rsidR="008B7A31">
              <w:rPr>
                <w:webHidden/>
              </w:rPr>
              <w:tab/>
            </w:r>
            <w:r w:rsidR="008B7A31">
              <w:rPr>
                <w:webHidden/>
              </w:rPr>
              <w:fldChar w:fldCharType="begin"/>
            </w:r>
            <w:r w:rsidR="008B7A31">
              <w:rPr>
                <w:webHidden/>
              </w:rPr>
              <w:instrText xml:space="preserve"> PAGEREF _Toc56604040 \h </w:instrText>
            </w:r>
            <w:r w:rsidR="008B7A31">
              <w:rPr>
                <w:webHidden/>
              </w:rPr>
            </w:r>
            <w:r w:rsidR="008B7A31">
              <w:rPr>
                <w:webHidden/>
              </w:rPr>
              <w:fldChar w:fldCharType="separate"/>
            </w:r>
            <w:r w:rsidR="008B7A31">
              <w:rPr>
                <w:webHidden/>
              </w:rPr>
              <w:t>7</w:t>
            </w:r>
            <w:r w:rsidR="008B7A31">
              <w:rPr>
                <w:webHidden/>
              </w:rPr>
              <w:fldChar w:fldCharType="end"/>
            </w:r>
          </w:hyperlink>
        </w:p>
        <w:p w14:paraId="25835EB2" w14:textId="33A64638" w:rsidR="008B7A31" w:rsidRDefault="00CB202C">
          <w:pPr>
            <w:pStyle w:val="TOC3"/>
            <w:rPr>
              <w:sz w:val="22"/>
              <w:lang w:val="en-CA" w:eastAsia="en-CA"/>
            </w:rPr>
          </w:pPr>
          <w:hyperlink w:anchor="_Toc56604041" w:history="1">
            <w:r w:rsidR="008B7A31" w:rsidRPr="006B4B4B">
              <w:rPr>
                <w:rStyle w:val="Hyperlink"/>
              </w:rPr>
              <w:t>1.1.2 Out of Scope</w:t>
            </w:r>
            <w:r w:rsidR="008B7A31">
              <w:rPr>
                <w:webHidden/>
              </w:rPr>
              <w:tab/>
            </w:r>
            <w:r w:rsidR="008B7A31">
              <w:rPr>
                <w:webHidden/>
              </w:rPr>
              <w:fldChar w:fldCharType="begin"/>
            </w:r>
            <w:r w:rsidR="008B7A31">
              <w:rPr>
                <w:webHidden/>
              </w:rPr>
              <w:instrText xml:space="preserve"> PAGEREF _Toc56604041 \h </w:instrText>
            </w:r>
            <w:r w:rsidR="008B7A31">
              <w:rPr>
                <w:webHidden/>
              </w:rPr>
            </w:r>
            <w:r w:rsidR="008B7A31">
              <w:rPr>
                <w:webHidden/>
              </w:rPr>
              <w:fldChar w:fldCharType="separate"/>
            </w:r>
            <w:r w:rsidR="008B7A31">
              <w:rPr>
                <w:webHidden/>
              </w:rPr>
              <w:t>7</w:t>
            </w:r>
            <w:r w:rsidR="008B7A31">
              <w:rPr>
                <w:webHidden/>
              </w:rPr>
              <w:fldChar w:fldCharType="end"/>
            </w:r>
          </w:hyperlink>
        </w:p>
        <w:p w14:paraId="3BD489A9" w14:textId="03F3C11C" w:rsidR="008B7A31" w:rsidRDefault="00CB202C">
          <w:pPr>
            <w:pStyle w:val="TOC2"/>
            <w:tabs>
              <w:tab w:val="left" w:pos="880"/>
            </w:tabs>
            <w:rPr>
              <w:b w:val="0"/>
              <w:noProof/>
              <w:color w:val="auto"/>
              <w:sz w:val="22"/>
              <w:lang w:val="en-CA" w:eastAsia="en-CA"/>
            </w:rPr>
          </w:pPr>
          <w:hyperlink w:anchor="_Toc56604042" w:history="1">
            <w:r w:rsidR="008B7A31" w:rsidRPr="006B4B4B">
              <w:rPr>
                <w:rStyle w:val="Hyperlink"/>
                <w:noProof/>
              </w:rPr>
              <w:t>1.2</w:t>
            </w:r>
            <w:r w:rsidR="008B7A31">
              <w:rPr>
                <w:b w:val="0"/>
                <w:noProof/>
                <w:color w:val="auto"/>
                <w:sz w:val="22"/>
                <w:lang w:val="en-CA" w:eastAsia="en-CA"/>
              </w:rPr>
              <w:tab/>
            </w:r>
            <w:r w:rsidR="008B7A31" w:rsidRPr="006B4B4B">
              <w:rPr>
                <w:rStyle w:val="Hyperlink"/>
                <w:noProof/>
              </w:rPr>
              <w:t>Document Intended Audience</w:t>
            </w:r>
            <w:r w:rsidR="008B7A31">
              <w:rPr>
                <w:noProof/>
                <w:webHidden/>
              </w:rPr>
              <w:tab/>
            </w:r>
            <w:r w:rsidR="008B7A31">
              <w:rPr>
                <w:noProof/>
                <w:webHidden/>
              </w:rPr>
              <w:fldChar w:fldCharType="begin"/>
            </w:r>
            <w:r w:rsidR="008B7A31">
              <w:rPr>
                <w:noProof/>
                <w:webHidden/>
              </w:rPr>
              <w:instrText xml:space="preserve"> PAGEREF _Toc56604042 \h </w:instrText>
            </w:r>
            <w:r w:rsidR="008B7A31">
              <w:rPr>
                <w:noProof/>
                <w:webHidden/>
              </w:rPr>
            </w:r>
            <w:r w:rsidR="008B7A31">
              <w:rPr>
                <w:noProof/>
                <w:webHidden/>
              </w:rPr>
              <w:fldChar w:fldCharType="separate"/>
            </w:r>
            <w:r w:rsidR="008B7A31">
              <w:rPr>
                <w:noProof/>
                <w:webHidden/>
              </w:rPr>
              <w:t>7</w:t>
            </w:r>
            <w:r w:rsidR="008B7A31">
              <w:rPr>
                <w:noProof/>
                <w:webHidden/>
              </w:rPr>
              <w:fldChar w:fldCharType="end"/>
            </w:r>
          </w:hyperlink>
        </w:p>
        <w:p w14:paraId="63B1FEAB" w14:textId="6B3A1920" w:rsidR="008B7A31" w:rsidRDefault="00CB202C">
          <w:pPr>
            <w:pStyle w:val="TOC1"/>
            <w:tabs>
              <w:tab w:val="left" w:pos="432"/>
            </w:tabs>
            <w:rPr>
              <w:color w:val="auto"/>
              <w:lang w:val="en-CA" w:eastAsia="en-CA"/>
            </w:rPr>
          </w:pPr>
          <w:hyperlink w:anchor="_Toc56604043" w:history="1">
            <w:r w:rsidR="008B7A31" w:rsidRPr="006B4B4B">
              <w:rPr>
                <w:rStyle w:val="Hyperlink"/>
                <w:rFonts w:cstheme="minorHAnsi"/>
              </w:rPr>
              <w:t>2</w:t>
            </w:r>
            <w:r w:rsidR="008B7A31">
              <w:rPr>
                <w:color w:val="auto"/>
                <w:lang w:val="en-CA" w:eastAsia="en-CA"/>
              </w:rPr>
              <w:tab/>
            </w:r>
            <w:r w:rsidR="008B7A31" w:rsidRPr="006B4B4B">
              <w:rPr>
                <w:rStyle w:val="Hyperlink"/>
                <w:rFonts w:cstheme="minorHAnsi"/>
              </w:rPr>
              <w:t>Business Overview</w:t>
            </w:r>
            <w:r w:rsidR="008B7A31">
              <w:rPr>
                <w:webHidden/>
              </w:rPr>
              <w:tab/>
            </w:r>
            <w:r w:rsidR="008B7A31">
              <w:rPr>
                <w:webHidden/>
              </w:rPr>
              <w:fldChar w:fldCharType="begin"/>
            </w:r>
            <w:r w:rsidR="008B7A31">
              <w:rPr>
                <w:webHidden/>
              </w:rPr>
              <w:instrText xml:space="preserve"> PAGEREF _Toc56604043 \h </w:instrText>
            </w:r>
            <w:r w:rsidR="008B7A31">
              <w:rPr>
                <w:webHidden/>
              </w:rPr>
            </w:r>
            <w:r w:rsidR="008B7A31">
              <w:rPr>
                <w:webHidden/>
              </w:rPr>
              <w:fldChar w:fldCharType="separate"/>
            </w:r>
            <w:r w:rsidR="008B7A31">
              <w:rPr>
                <w:webHidden/>
              </w:rPr>
              <w:t>8</w:t>
            </w:r>
            <w:r w:rsidR="008B7A31">
              <w:rPr>
                <w:webHidden/>
              </w:rPr>
              <w:fldChar w:fldCharType="end"/>
            </w:r>
          </w:hyperlink>
        </w:p>
        <w:p w14:paraId="3E83E400" w14:textId="1A2C525A" w:rsidR="008B7A31" w:rsidRDefault="00CB202C">
          <w:pPr>
            <w:pStyle w:val="TOC2"/>
            <w:tabs>
              <w:tab w:val="left" w:pos="880"/>
            </w:tabs>
            <w:rPr>
              <w:b w:val="0"/>
              <w:noProof/>
              <w:color w:val="auto"/>
              <w:sz w:val="22"/>
              <w:lang w:val="en-CA" w:eastAsia="en-CA"/>
            </w:rPr>
          </w:pPr>
          <w:hyperlink w:anchor="_Toc56604044" w:history="1">
            <w:r w:rsidR="008B7A31" w:rsidRPr="006B4B4B">
              <w:rPr>
                <w:rStyle w:val="Hyperlink"/>
                <w:noProof/>
              </w:rPr>
              <w:t>2.1</w:t>
            </w:r>
            <w:r w:rsidR="008B7A31">
              <w:rPr>
                <w:b w:val="0"/>
                <w:noProof/>
                <w:color w:val="auto"/>
                <w:sz w:val="22"/>
                <w:lang w:val="en-CA" w:eastAsia="en-CA"/>
              </w:rPr>
              <w:tab/>
            </w:r>
            <w:r w:rsidR="008B7A31" w:rsidRPr="006B4B4B">
              <w:rPr>
                <w:rStyle w:val="Hyperlink"/>
                <w:noProof/>
              </w:rPr>
              <w:t>Business Problem Statement</w:t>
            </w:r>
            <w:r w:rsidR="008B7A31">
              <w:rPr>
                <w:noProof/>
                <w:webHidden/>
              </w:rPr>
              <w:tab/>
            </w:r>
            <w:r w:rsidR="008B7A31">
              <w:rPr>
                <w:noProof/>
                <w:webHidden/>
              </w:rPr>
              <w:fldChar w:fldCharType="begin"/>
            </w:r>
            <w:r w:rsidR="008B7A31">
              <w:rPr>
                <w:noProof/>
                <w:webHidden/>
              </w:rPr>
              <w:instrText xml:space="preserve"> PAGEREF _Toc56604044 \h </w:instrText>
            </w:r>
            <w:r w:rsidR="008B7A31">
              <w:rPr>
                <w:noProof/>
                <w:webHidden/>
              </w:rPr>
            </w:r>
            <w:r w:rsidR="008B7A31">
              <w:rPr>
                <w:noProof/>
                <w:webHidden/>
              </w:rPr>
              <w:fldChar w:fldCharType="separate"/>
            </w:r>
            <w:r w:rsidR="008B7A31">
              <w:rPr>
                <w:noProof/>
                <w:webHidden/>
              </w:rPr>
              <w:t>8</w:t>
            </w:r>
            <w:r w:rsidR="008B7A31">
              <w:rPr>
                <w:noProof/>
                <w:webHidden/>
              </w:rPr>
              <w:fldChar w:fldCharType="end"/>
            </w:r>
          </w:hyperlink>
        </w:p>
        <w:p w14:paraId="64CEB3D5" w14:textId="0B0B39A2" w:rsidR="008B7A31" w:rsidRDefault="00CB202C">
          <w:pPr>
            <w:pStyle w:val="TOC2"/>
            <w:tabs>
              <w:tab w:val="left" w:pos="880"/>
            </w:tabs>
            <w:rPr>
              <w:b w:val="0"/>
              <w:noProof/>
              <w:color w:val="auto"/>
              <w:sz w:val="22"/>
              <w:lang w:val="en-CA" w:eastAsia="en-CA"/>
            </w:rPr>
          </w:pPr>
          <w:hyperlink w:anchor="_Toc56604045" w:history="1">
            <w:r w:rsidR="008B7A31" w:rsidRPr="006B4B4B">
              <w:rPr>
                <w:rStyle w:val="Hyperlink"/>
                <w:noProof/>
              </w:rPr>
              <w:t>2.2</w:t>
            </w:r>
            <w:r w:rsidR="008B7A31">
              <w:rPr>
                <w:b w:val="0"/>
                <w:noProof/>
                <w:color w:val="auto"/>
                <w:sz w:val="22"/>
                <w:lang w:val="en-CA" w:eastAsia="en-CA"/>
              </w:rPr>
              <w:tab/>
            </w:r>
            <w:r w:rsidR="008B7A31" w:rsidRPr="006B4B4B">
              <w:rPr>
                <w:rStyle w:val="Hyperlink"/>
                <w:noProof/>
              </w:rPr>
              <w:t>Key Business Differentiators and Objectives</w:t>
            </w:r>
            <w:r w:rsidR="008B7A31">
              <w:rPr>
                <w:noProof/>
                <w:webHidden/>
              </w:rPr>
              <w:tab/>
            </w:r>
            <w:r w:rsidR="008B7A31">
              <w:rPr>
                <w:noProof/>
                <w:webHidden/>
              </w:rPr>
              <w:fldChar w:fldCharType="begin"/>
            </w:r>
            <w:r w:rsidR="008B7A31">
              <w:rPr>
                <w:noProof/>
                <w:webHidden/>
              </w:rPr>
              <w:instrText xml:space="preserve"> PAGEREF _Toc56604045 \h </w:instrText>
            </w:r>
            <w:r w:rsidR="008B7A31">
              <w:rPr>
                <w:noProof/>
                <w:webHidden/>
              </w:rPr>
            </w:r>
            <w:r w:rsidR="008B7A31">
              <w:rPr>
                <w:noProof/>
                <w:webHidden/>
              </w:rPr>
              <w:fldChar w:fldCharType="separate"/>
            </w:r>
            <w:r w:rsidR="008B7A31">
              <w:rPr>
                <w:noProof/>
                <w:webHidden/>
              </w:rPr>
              <w:t>8</w:t>
            </w:r>
            <w:r w:rsidR="008B7A31">
              <w:rPr>
                <w:noProof/>
                <w:webHidden/>
              </w:rPr>
              <w:fldChar w:fldCharType="end"/>
            </w:r>
          </w:hyperlink>
        </w:p>
        <w:p w14:paraId="68D5D86E" w14:textId="126CFDC6" w:rsidR="008B7A31" w:rsidRDefault="00CB202C">
          <w:pPr>
            <w:pStyle w:val="TOC1"/>
            <w:tabs>
              <w:tab w:val="left" w:pos="432"/>
            </w:tabs>
            <w:rPr>
              <w:color w:val="auto"/>
              <w:lang w:val="en-CA" w:eastAsia="en-CA"/>
            </w:rPr>
          </w:pPr>
          <w:hyperlink w:anchor="_Toc56604046" w:history="1">
            <w:r w:rsidR="008B7A31" w:rsidRPr="006B4B4B">
              <w:rPr>
                <w:rStyle w:val="Hyperlink"/>
                <w:rFonts w:cstheme="minorHAnsi"/>
              </w:rPr>
              <w:t>3</w:t>
            </w:r>
            <w:r w:rsidR="008B7A31">
              <w:rPr>
                <w:color w:val="auto"/>
                <w:lang w:val="en-CA" w:eastAsia="en-CA"/>
              </w:rPr>
              <w:tab/>
            </w:r>
            <w:r w:rsidR="008B7A31" w:rsidRPr="006B4B4B">
              <w:rPr>
                <w:rStyle w:val="Hyperlink"/>
                <w:rFonts w:cstheme="minorHAnsi"/>
              </w:rPr>
              <w:t>Stakeholders</w:t>
            </w:r>
            <w:r w:rsidR="008B7A31">
              <w:rPr>
                <w:webHidden/>
              </w:rPr>
              <w:tab/>
            </w:r>
            <w:r w:rsidR="008B7A31">
              <w:rPr>
                <w:webHidden/>
              </w:rPr>
              <w:fldChar w:fldCharType="begin"/>
            </w:r>
            <w:r w:rsidR="008B7A31">
              <w:rPr>
                <w:webHidden/>
              </w:rPr>
              <w:instrText xml:space="preserve"> PAGEREF _Toc56604046 \h </w:instrText>
            </w:r>
            <w:r w:rsidR="008B7A31">
              <w:rPr>
                <w:webHidden/>
              </w:rPr>
            </w:r>
            <w:r w:rsidR="008B7A31">
              <w:rPr>
                <w:webHidden/>
              </w:rPr>
              <w:fldChar w:fldCharType="separate"/>
            </w:r>
            <w:r w:rsidR="008B7A31">
              <w:rPr>
                <w:webHidden/>
              </w:rPr>
              <w:t>9</w:t>
            </w:r>
            <w:r w:rsidR="008B7A31">
              <w:rPr>
                <w:webHidden/>
              </w:rPr>
              <w:fldChar w:fldCharType="end"/>
            </w:r>
          </w:hyperlink>
        </w:p>
        <w:p w14:paraId="6EDCDCEF" w14:textId="4234DEFF" w:rsidR="008B7A31" w:rsidRDefault="00CB202C">
          <w:pPr>
            <w:pStyle w:val="TOC2"/>
            <w:tabs>
              <w:tab w:val="left" w:pos="880"/>
            </w:tabs>
            <w:rPr>
              <w:b w:val="0"/>
              <w:noProof/>
              <w:color w:val="auto"/>
              <w:sz w:val="22"/>
              <w:lang w:val="en-CA" w:eastAsia="en-CA"/>
            </w:rPr>
          </w:pPr>
          <w:hyperlink w:anchor="_Toc56604047" w:history="1">
            <w:r w:rsidR="008B7A31" w:rsidRPr="006B4B4B">
              <w:rPr>
                <w:rStyle w:val="Hyperlink"/>
                <w:noProof/>
              </w:rPr>
              <w:t>3.1</w:t>
            </w:r>
            <w:r w:rsidR="008B7A31">
              <w:rPr>
                <w:b w:val="0"/>
                <w:noProof/>
                <w:color w:val="auto"/>
                <w:sz w:val="22"/>
                <w:lang w:val="en-CA" w:eastAsia="en-CA"/>
              </w:rPr>
              <w:tab/>
            </w:r>
            <w:r w:rsidR="008B7A31" w:rsidRPr="006B4B4B">
              <w:rPr>
                <w:rStyle w:val="Hyperlink"/>
                <w:noProof/>
              </w:rPr>
              <w:t>Sponsor Information</w:t>
            </w:r>
            <w:r w:rsidR="008B7A31">
              <w:rPr>
                <w:noProof/>
                <w:webHidden/>
              </w:rPr>
              <w:tab/>
            </w:r>
            <w:r w:rsidR="008B7A31">
              <w:rPr>
                <w:noProof/>
                <w:webHidden/>
              </w:rPr>
              <w:fldChar w:fldCharType="begin"/>
            </w:r>
            <w:r w:rsidR="008B7A31">
              <w:rPr>
                <w:noProof/>
                <w:webHidden/>
              </w:rPr>
              <w:instrText xml:space="preserve"> PAGEREF _Toc56604047 \h </w:instrText>
            </w:r>
            <w:r w:rsidR="008B7A31">
              <w:rPr>
                <w:noProof/>
                <w:webHidden/>
              </w:rPr>
            </w:r>
            <w:r w:rsidR="008B7A31">
              <w:rPr>
                <w:noProof/>
                <w:webHidden/>
              </w:rPr>
              <w:fldChar w:fldCharType="separate"/>
            </w:r>
            <w:r w:rsidR="008B7A31">
              <w:rPr>
                <w:noProof/>
                <w:webHidden/>
              </w:rPr>
              <w:t>9</w:t>
            </w:r>
            <w:r w:rsidR="008B7A31">
              <w:rPr>
                <w:noProof/>
                <w:webHidden/>
              </w:rPr>
              <w:fldChar w:fldCharType="end"/>
            </w:r>
          </w:hyperlink>
        </w:p>
        <w:p w14:paraId="2A14A906" w14:textId="2F08B669" w:rsidR="008B7A31" w:rsidRDefault="00CB202C">
          <w:pPr>
            <w:pStyle w:val="TOC2"/>
            <w:tabs>
              <w:tab w:val="left" w:pos="880"/>
            </w:tabs>
            <w:rPr>
              <w:b w:val="0"/>
              <w:noProof/>
              <w:color w:val="auto"/>
              <w:sz w:val="22"/>
              <w:lang w:val="en-CA" w:eastAsia="en-CA"/>
            </w:rPr>
          </w:pPr>
          <w:hyperlink w:anchor="_Toc56604048" w:history="1">
            <w:r w:rsidR="008B7A31" w:rsidRPr="006B4B4B">
              <w:rPr>
                <w:rStyle w:val="Hyperlink"/>
                <w:noProof/>
              </w:rPr>
              <w:t>3.2</w:t>
            </w:r>
            <w:r w:rsidR="008B7A31">
              <w:rPr>
                <w:b w:val="0"/>
                <w:noProof/>
                <w:color w:val="auto"/>
                <w:sz w:val="22"/>
                <w:lang w:val="en-CA" w:eastAsia="en-CA"/>
              </w:rPr>
              <w:tab/>
            </w:r>
            <w:r w:rsidR="008B7A31" w:rsidRPr="006B4B4B">
              <w:rPr>
                <w:rStyle w:val="Hyperlink"/>
                <w:noProof/>
              </w:rPr>
              <w:t>Stakeholder Information</w:t>
            </w:r>
            <w:r w:rsidR="008B7A31">
              <w:rPr>
                <w:noProof/>
                <w:webHidden/>
              </w:rPr>
              <w:tab/>
            </w:r>
            <w:r w:rsidR="008B7A31">
              <w:rPr>
                <w:noProof/>
                <w:webHidden/>
              </w:rPr>
              <w:fldChar w:fldCharType="begin"/>
            </w:r>
            <w:r w:rsidR="008B7A31">
              <w:rPr>
                <w:noProof/>
                <w:webHidden/>
              </w:rPr>
              <w:instrText xml:space="preserve"> PAGEREF _Toc56604048 \h </w:instrText>
            </w:r>
            <w:r w:rsidR="008B7A31">
              <w:rPr>
                <w:noProof/>
                <w:webHidden/>
              </w:rPr>
            </w:r>
            <w:r w:rsidR="008B7A31">
              <w:rPr>
                <w:noProof/>
                <w:webHidden/>
              </w:rPr>
              <w:fldChar w:fldCharType="separate"/>
            </w:r>
            <w:r w:rsidR="008B7A31">
              <w:rPr>
                <w:noProof/>
                <w:webHidden/>
              </w:rPr>
              <w:t>9</w:t>
            </w:r>
            <w:r w:rsidR="008B7A31">
              <w:rPr>
                <w:noProof/>
                <w:webHidden/>
              </w:rPr>
              <w:fldChar w:fldCharType="end"/>
            </w:r>
          </w:hyperlink>
        </w:p>
        <w:p w14:paraId="75A509BE" w14:textId="62BE7EB2" w:rsidR="008B7A31" w:rsidRDefault="00CB202C">
          <w:pPr>
            <w:pStyle w:val="TOC1"/>
            <w:tabs>
              <w:tab w:val="left" w:pos="432"/>
            </w:tabs>
            <w:rPr>
              <w:color w:val="auto"/>
              <w:lang w:val="en-CA" w:eastAsia="en-CA"/>
            </w:rPr>
          </w:pPr>
          <w:hyperlink w:anchor="_Toc56604049" w:history="1">
            <w:r w:rsidR="008B7A31" w:rsidRPr="006B4B4B">
              <w:rPr>
                <w:rStyle w:val="Hyperlink"/>
                <w:rFonts w:cstheme="minorHAnsi"/>
              </w:rPr>
              <w:t>4</w:t>
            </w:r>
            <w:r w:rsidR="008B7A31">
              <w:rPr>
                <w:color w:val="auto"/>
                <w:lang w:val="en-CA" w:eastAsia="en-CA"/>
              </w:rPr>
              <w:tab/>
            </w:r>
            <w:r w:rsidR="008B7A31" w:rsidRPr="006B4B4B">
              <w:rPr>
                <w:rStyle w:val="Hyperlink"/>
                <w:rFonts w:cstheme="minorHAnsi"/>
              </w:rPr>
              <w:t>Requirements</w:t>
            </w:r>
            <w:r w:rsidR="008B7A31">
              <w:rPr>
                <w:webHidden/>
              </w:rPr>
              <w:tab/>
            </w:r>
            <w:r w:rsidR="008B7A31">
              <w:rPr>
                <w:webHidden/>
              </w:rPr>
              <w:fldChar w:fldCharType="begin"/>
            </w:r>
            <w:r w:rsidR="008B7A31">
              <w:rPr>
                <w:webHidden/>
              </w:rPr>
              <w:instrText xml:space="preserve"> PAGEREF _Toc56604049 \h </w:instrText>
            </w:r>
            <w:r w:rsidR="008B7A31">
              <w:rPr>
                <w:webHidden/>
              </w:rPr>
            </w:r>
            <w:r w:rsidR="008B7A31">
              <w:rPr>
                <w:webHidden/>
              </w:rPr>
              <w:fldChar w:fldCharType="separate"/>
            </w:r>
            <w:r w:rsidR="008B7A31">
              <w:rPr>
                <w:webHidden/>
              </w:rPr>
              <w:t>11</w:t>
            </w:r>
            <w:r w:rsidR="008B7A31">
              <w:rPr>
                <w:webHidden/>
              </w:rPr>
              <w:fldChar w:fldCharType="end"/>
            </w:r>
          </w:hyperlink>
        </w:p>
        <w:p w14:paraId="5773B190" w14:textId="2B9A32AE" w:rsidR="008B7A31" w:rsidRDefault="00CB202C">
          <w:pPr>
            <w:pStyle w:val="TOC2"/>
            <w:tabs>
              <w:tab w:val="left" w:pos="880"/>
            </w:tabs>
            <w:rPr>
              <w:b w:val="0"/>
              <w:noProof/>
              <w:color w:val="auto"/>
              <w:sz w:val="22"/>
              <w:lang w:val="en-CA" w:eastAsia="en-CA"/>
            </w:rPr>
          </w:pPr>
          <w:hyperlink w:anchor="_Toc56604050" w:history="1">
            <w:r w:rsidR="008B7A31" w:rsidRPr="006B4B4B">
              <w:rPr>
                <w:rStyle w:val="Hyperlink"/>
                <w:noProof/>
              </w:rPr>
              <w:t>4.1</w:t>
            </w:r>
            <w:r w:rsidR="008B7A31">
              <w:rPr>
                <w:b w:val="0"/>
                <w:noProof/>
                <w:color w:val="auto"/>
                <w:sz w:val="22"/>
                <w:lang w:val="en-CA" w:eastAsia="en-CA"/>
              </w:rPr>
              <w:tab/>
            </w:r>
            <w:r w:rsidR="008B7A31" w:rsidRPr="006B4B4B">
              <w:rPr>
                <w:rStyle w:val="Hyperlink"/>
                <w:noProof/>
              </w:rPr>
              <w:t>Business Requirements</w:t>
            </w:r>
            <w:r w:rsidR="008B7A31">
              <w:rPr>
                <w:noProof/>
                <w:webHidden/>
              </w:rPr>
              <w:tab/>
            </w:r>
            <w:r w:rsidR="008B7A31">
              <w:rPr>
                <w:noProof/>
                <w:webHidden/>
              </w:rPr>
              <w:fldChar w:fldCharType="begin"/>
            </w:r>
            <w:r w:rsidR="008B7A31">
              <w:rPr>
                <w:noProof/>
                <w:webHidden/>
              </w:rPr>
              <w:instrText xml:space="preserve"> PAGEREF _Toc56604050 \h </w:instrText>
            </w:r>
            <w:r w:rsidR="008B7A31">
              <w:rPr>
                <w:noProof/>
                <w:webHidden/>
              </w:rPr>
            </w:r>
            <w:r w:rsidR="008B7A31">
              <w:rPr>
                <w:noProof/>
                <w:webHidden/>
              </w:rPr>
              <w:fldChar w:fldCharType="separate"/>
            </w:r>
            <w:r w:rsidR="008B7A31">
              <w:rPr>
                <w:noProof/>
                <w:webHidden/>
              </w:rPr>
              <w:t>11</w:t>
            </w:r>
            <w:r w:rsidR="008B7A31">
              <w:rPr>
                <w:noProof/>
                <w:webHidden/>
              </w:rPr>
              <w:fldChar w:fldCharType="end"/>
            </w:r>
          </w:hyperlink>
        </w:p>
        <w:p w14:paraId="0C6FBEC0" w14:textId="11D3DBB4" w:rsidR="008B7A31" w:rsidRDefault="00CB202C">
          <w:pPr>
            <w:pStyle w:val="TOC2"/>
            <w:tabs>
              <w:tab w:val="left" w:pos="880"/>
            </w:tabs>
            <w:rPr>
              <w:b w:val="0"/>
              <w:noProof/>
              <w:color w:val="auto"/>
              <w:sz w:val="22"/>
              <w:lang w:val="en-CA" w:eastAsia="en-CA"/>
            </w:rPr>
          </w:pPr>
          <w:hyperlink w:anchor="_Toc56604051" w:history="1">
            <w:r w:rsidR="008B7A31" w:rsidRPr="006B4B4B">
              <w:rPr>
                <w:rStyle w:val="Hyperlink"/>
                <w:noProof/>
              </w:rPr>
              <w:t>4.2</w:t>
            </w:r>
            <w:r w:rsidR="008B7A31">
              <w:rPr>
                <w:b w:val="0"/>
                <w:noProof/>
                <w:color w:val="auto"/>
                <w:sz w:val="22"/>
                <w:lang w:val="en-CA" w:eastAsia="en-CA"/>
              </w:rPr>
              <w:tab/>
            </w:r>
            <w:r w:rsidR="008B7A31" w:rsidRPr="006B4B4B">
              <w:rPr>
                <w:rStyle w:val="Hyperlink"/>
                <w:noProof/>
              </w:rPr>
              <w:t>Regulatory Requirements</w:t>
            </w:r>
            <w:r w:rsidR="008B7A31">
              <w:rPr>
                <w:noProof/>
                <w:webHidden/>
              </w:rPr>
              <w:tab/>
            </w:r>
            <w:r w:rsidR="008B7A31">
              <w:rPr>
                <w:noProof/>
                <w:webHidden/>
              </w:rPr>
              <w:fldChar w:fldCharType="begin"/>
            </w:r>
            <w:r w:rsidR="008B7A31">
              <w:rPr>
                <w:noProof/>
                <w:webHidden/>
              </w:rPr>
              <w:instrText xml:space="preserve"> PAGEREF _Toc56604051 \h </w:instrText>
            </w:r>
            <w:r w:rsidR="008B7A31">
              <w:rPr>
                <w:noProof/>
                <w:webHidden/>
              </w:rPr>
            </w:r>
            <w:r w:rsidR="008B7A31">
              <w:rPr>
                <w:noProof/>
                <w:webHidden/>
              </w:rPr>
              <w:fldChar w:fldCharType="separate"/>
            </w:r>
            <w:r w:rsidR="008B7A31">
              <w:rPr>
                <w:noProof/>
                <w:webHidden/>
              </w:rPr>
              <w:t>13</w:t>
            </w:r>
            <w:r w:rsidR="008B7A31">
              <w:rPr>
                <w:noProof/>
                <w:webHidden/>
              </w:rPr>
              <w:fldChar w:fldCharType="end"/>
            </w:r>
          </w:hyperlink>
        </w:p>
        <w:p w14:paraId="35F592A2" w14:textId="2A23A2D4" w:rsidR="008B7A31" w:rsidRDefault="00CB202C">
          <w:pPr>
            <w:pStyle w:val="TOC2"/>
            <w:tabs>
              <w:tab w:val="left" w:pos="880"/>
            </w:tabs>
            <w:rPr>
              <w:b w:val="0"/>
              <w:noProof/>
              <w:color w:val="auto"/>
              <w:sz w:val="22"/>
              <w:lang w:val="en-CA" w:eastAsia="en-CA"/>
            </w:rPr>
          </w:pPr>
          <w:hyperlink w:anchor="_Toc56604052" w:history="1">
            <w:r w:rsidR="008B7A31" w:rsidRPr="006B4B4B">
              <w:rPr>
                <w:rStyle w:val="Hyperlink"/>
                <w:noProof/>
              </w:rPr>
              <w:t>4.3</w:t>
            </w:r>
            <w:r w:rsidR="008B7A31">
              <w:rPr>
                <w:b w:val="0"/>
                <w:noProof/>
                <w:color w:val="auto"/>
                <w:sz w:val="22"/>
                <w:lang w:val="en-CA" w:eastAsia="en-CA"/>
              </w:rPr>
              <w:tab/>
            </w:r>
            <w:r w:rsidR="008B7A31" w:rsidRPr="006B4B4B">
              <w:rPr>
                <w:rStyle w:val="Hyperlink"/>
                <w:noProof/>
              </w:rPr>
              <w:t>Solution Requirements</w:t>
            </w:r>
            <w:r w:rsidR="008B7A31">
              <w:rPr>
                <w:noProof/>
                <w:webHidden/>
              </w:rPr>
              <w:tab/>
            </w:r>
            <w:r w:rsidR="008B7A31">
              <w:rPr>
                <w:noProof/>
                <w:webHidden/>
              </w:rPr>
              <w:fldChar w:fldCharType="begin"/>
            </w:r>
            <w:r w:rsidR="008B7A31">
              <w:rPr>
                <w:noProof/>
                <w:webHidden/>
              </w:rPr>
              <w:instrText xml:space="preserve"> PAGEREF _Toc56604052 \h </w:instrText>
            </w:r>
            <w:r w:rsidR="008B7A31">
              <w:rPr>
                <w:noProof/>
                <w:webHidden/>
              </w:rPr>
            </w:r>
            <w:r w:rsidR="008B7A31">
              <w:rPr>
                <w:noProof/>
                <w:webHidden/>
              </w:rPr>
              <w:fldChar w:fldCharType="separate"/>
            </w:r>
            <w:r w:rsidR="008B7A31">
              <w:rPr>
                <w:noProof/>
                <w:webHidden/>
              </w:rPr>
              <w:t>13</w:t>
            </w:r>
            <w:r w:rsidR="008B7A31">
              <w:rPr>
                <w:noProof/>
                <w:webHidden/>
              </w:rPr>
              <w:fldChar w:fldCharType="end"/>
            </w:r>
          </w:hyperlink>
        </w:p>
        <w:p w14:paraId="29072440" w14:textId="46CB5ECA" w:rsidR="008B7A31" w:rsidRDefault="00CB202C">
          <w:pPr>
            <w:pStyle w:val="TOC3"/>
            <w:tabs>
              <w:tab w:val="left" w:pos="880"/>
            </w:tabs>
            <w:rPr>
              <w:sz w:val="22"/>
              <w:lang w:val="en-CA" w:eastAsia="en-CA"/>
            </w:rPr>
          </w:pPr>
          <w:hyperlink w:anchor="_Toc56604053" w:history="1">
            <w:r w:rsidR="008B7A31" w:rsidRPr="006B4B4B">
              <w:rPr>
                <w:rStyle w:val="Hyperlink"/>
                <w:rFonts w:cstheme="minorHAnsi"/>
              </w:rPr>
              <w:t>4.3.1</w:t>
            </w:r>
            <w:r w:rsidR="008B7A31">
              <w:rPr>
                <w:sz w:val="22"/>
                <w:lang w:val="en-CA" w:eastAsia="en-CA"/>
              </w:rPr>
              <w:tab/>
            </w:r>
            <w:r w:rsidR="008B7A31" w:rsidRPr="006B4B4B">
              <w:rPr>
                <w:rStyle w:val="Hyperlink"/>
              </w:rPr>
              <w:t>Functional Requirements</w:t>
            </w:r>
            <w:r w:rsidR="008B7A31">
              <w:rPr>
                <w:webHidden/>
              </w:rPr>
              <w:tab/>
            </w:r>
            <w:r w:rsidR="008B7A31">
              <w:rPr>
                <w:webHidden/>
              </w:rPr>
              <w:fldChar w:fldCharType="begin"/>
            </w:r>
            <w:r w:rsidR="008B7A31">
              <w:rPr>
                <w:webHidden/>
              </w:rPr>
              <w:instrText xml:space="preserve"> PAGEREF _Toc56604053 \h </w:instrText>
            </w:r>
            <w:r w:rsidR="008B7A31">
              <w:rPr>
                <w:webHidden/>
              </w:rPr>
            </w:r>
            <w:r w:rsidR="008B7A31">
              <w:rPr>
                <w:webHidden/>
              </w:rPr>
              <w:fldChar w:fldCharType="separate"/>
            </w:r>
            <w:r w:rsidR="008B7A31">
              <w:rPr>
                <w:webHidden/>
              </w:rPr>
              <w:t>13</w:t>
            </w:r>
            <w:r w:rsidR="008B7A31">
              <w:rPr>
                <w:webHidden/>
              </w:rPr>
              <w:fldChar w:fldCharType="end"/>
            </w:r>
          </w:hyperlink>
        </w:p>
        <w:p w14:paraId="12066519" w14:textId="39445138" w:rsidR="008B7A31" w:rsidRDefault="00CB202C">
          <w:pPr>
            <w:pStyle w:val="TOC3"/>
            <w:tabs>
              <w:tab w:val="left" w:pos="880"/>
            </w:tabs>
            <w:rPr>
              <w:sz w:val="22"/>
              <w:lang w:val="en-CA" w:eastAsia="en-CA"/>
            </w:rPr>
          </w:pPr>
          <w:hyperlink w:anchor="_Toc56604054" w:history="1">
            <w:r w:rsidR="008B7A31" w:rsidRPr="006B4B4B">
              <w:rPr>
                <w:rStyle w:val="Hyperlink"/>
                <w:rFonts w:cstheme="minorHAnsi"/>
              </w:rPr>
              <w:t>4.3.2</w:t>
            </w:r>
            <w:r w:rsidR="008B7A31">
              <w:rPr>
                <w:sz w:val="22"/>
                <w:lang w:val="en-CA" w:eastAsia="en-CA"/>
              </w:rPr>
              <w:tab/>
            </w:r>
            <w:r w:rsidR="008B7A31" w:rsidRPr="006B4B4B">
              <w:rPr>
                <w:rStyle w:val="Hyperlink"/>
              </w:rPr>
              <w:t>Non-Functional Requirements</w:t>
            </w:r>
            <w:r w:rsidR="008B7A31">
              <w:rPr>
                <w:webHidden/>
              </w:rPr>
              <w:tab/>
            </w:r>
            <w:r w:rsidR="008B7A31">
              <w:rPr>
                <w:webHidden/>
              </w:rPr>
              <w:fldChar w:fldCharType="begin"/>
            </w:r>
            <w:r w:rsidR="008B7A31">
              <w:rPr>
                <w:webHidden/>
              </w:rPr>
              <w:instrText xml:space="preserve"> PAGEREF _Toc56604054 \h </w:instrText>
            </w:r>
            <w:r w:rsidR="008B7A31">
              <w:rPr>
                <w:webHidden/>
              </w:rPr>
            </w:r>
            <w:r w:rsidR="008B7A31">
              <w:rPr>
                <w:webHidden/>
              </w:rPr>
              <w:fldChar w:fldCharType="separate"/>
            </w:r>
            <w:r w:rsidR="008B7A31">
              <w:rPr>
                <w:webHidden/>
              </w:rPr>
              <w:t>15</w:t>
            </w:r>
            <w:r w:rsidR="008B7A31">
              <w:rPr>
                <w:webHidden/>
              </w:rPr>
              <w:fldChar w:fldCharType="end"/>
            </w:r>
          </w:hyperlink>
        </w:p>
        <w:p w14:paraId="1A612C41" w14:textId="327CC899" w:rsidR="008B7A31" w:rsidRDefault="00CB202C">
          <w:pPr>
            <w:pStyle w:val="TOC3"/>
            <w:tabs>
              <w:tab w:val="left" w:pos="880"/>
            </w:tabs>
            <w:rPr>
              <w:sz w:val="22"/>
              <w:lang w:val="en-CA" w:eastAsia="en-CA"/>
            </w:rPr>
          </w:pPr>
          <w:hyperlink w:anchor="_Toc56604055" w:history="1">
            <w:r w:rsidR="008B7A31" w:rsidRPr="006B4B4B">
              <w:rPr>
                <w:rStyle w:val="Hyperlink"/>
                <w:rFonts w:cstheme="minorHAnsi"/>
              </w:rPr>
              <w:t>4.3.3</w:t>
            </w:r>
            <w:r w:rsidR="008B7A31">
              <w:rPr>
                <w:sz w:val="22"/>
                <w:lang w:val="en-CA" w:eastAsia="en-CA"/>
              </w:rPr>
              <w:tab/>
            </w:r>
            <w:r w:rsidR="008B7A31" w:rsidRPr="006B4B4B">
              <w:rPr>
                <w:rStyle w:val="Hyperlink"/>
              </w:rPr>
              <w:t>Service Level Requirements (SLRs)</w:t>
            </w:r>
            <w:r w:rsidR="008B7A31">
              <w:rPr>
                <w:webHidden/>
              </w:rPr>
              <w:tab/>
            </w:r>
            <w:r w:rsidR="008B7A31">
              <w:rPr>
                <w:webHidden/>
              </w:rPr>
              <w:fldChar w:fldCharType="begin"/>
            </w:r>
            <w:r w:rsidR="008B7A31">
              <w:rPr>
                <w:webHidden/>
              </w:rPr>
              <w:instrText xml:space="preserve"> PAGEREF _Toc56604055 \h </w:instrText>
            </w:r>
            <w:r w:rsidR="008B7A31">
              <w:rPr>
                <w:webHidden/>
              </w:rPr>
            </w:r>
            <w:r w:rsidR="008B7A31">
              <w:rPr>
                <w:webHidden/>
              </w:rPr>
              <w:fldChar w:fldCharType="separate"/>
            </w:r>
            <w:r w:rsidR="008B7A31">
              <w:rPr>
                <w:webHidden/>
              </w:rPr>
              <w:t>16</w:t>
            </w:r>
            <w:r w:rsidR="008B7A31">
              <w:rPr>
                <w:webHidden/>
              </w:rPr>
              <w:fldChar w:fldCharType="end"/>
            </w:r>
          </w:hyperlink>
        </w:p>
        <w:p w14:paraId="1CEB679F" w14:textId="61FC3AE8" w:rsidR="008B7A31" w:rsidRDefault="00CB202C">
          <w:pPr>
            <w:pStyle w:val="TOC2"/>
            <w:tabs>
              <w:tab w:val="left" w:pos="880"/>
            </w:tabs>
            <w:rPr>
              <w:b w:val="0"/>
              <w:noProof/>
              <w:color w:val="auto"/>
              <w:sz w:val="22"/>
              <w:lang w:val="en-CA" w:eastAsia="en-CA"/>
            </w:rPr>
          </w:pPr>
          <w:hyperlink w:anchor="_Toc56604056" w:history="1">
            <w:r w:rsidR="008B7A31" w:rsidRPr="006B4B4B">
              <w:rPr>
                <w:rStyle w:val="Hyperlink"/>
                <w:noProof/>
              </w:rPr>
              <w:t>4.4</w:t>
            </w:r>
            <w:r w:rsidR="008B7A31">
              <w:rPr>
                <w:b w:val="0"/>
                <w:noProof/>
                <w:color w:val="auto"/>
                <w:sz w:val="22"/>
                <w:lang w:val="en-CA" w:eastAsia="en-CA"/>
              </w:rPr>
              <w:tab/>
            </w:r>
            <w:r w:rsidR="008B7A31" w:rsidRPr="006B4B4B">
              <w:rPr>
                <w:rStyle w:val="Hyperlink"/>
                <w:noProof/>
              </w:rPr>
              <w:t>Data Requirements</w:t>
            </w:r>
            <w:r w:rsidR="008B7A31">
              <w:rPr>
                <w:noProof/>
                <w:webHidden/>
              </w:rPr>
              <w:tab/>
            </w:r>
            <w:r w:rsidR="008B7A31">
              <w:rPr>
                <w:noProof/>
                <w:webHidden/>
              </w:rPr>
              <w:fldChar w:fldCharType="begin"/>
            </w:r>
            <w:r w:rsidR="008B7A31">
              <w:rPr>
                <w:noProof/>
                <w:webHidden/>
              </w:rPr>
              <w:instrText xml:space="preserve"> PAGEREF _Toc56604056 \h </w:instrText>
            </w:r>
            <w:r w:rsidR="008B7A31">
              <w:rPr>
                <w:noProof/>
                <w:webHidden/>
              </w:rPr>
            </w:r>
            <w:r w:rsidR="008B7A31">
              <w:rPr>
                <w:noProof/>
                <w:webHidden/>
              </w:rPr>
              <w:fldChar w:fldCharType="separate"/>
            </w:r>
            <w:r w:rsidR="008B7A31">
              <w:rPr>
                <w:noProof/>
                <w:webHidden/>
              </w:rPr>
              <w:t>16</w:t>
            </w:r>
            <w:r w:rsidR="008B7A31">
              <w:rPr>
                <w:noProof/>
                <w:webHidden/>
              </w:rPr>
              <w:fldChar w:fldCharType="end"/>
            </w:r>
          </w:hyperlink>
        </w:p>
        <w:p w14:paraId="0DF30679" w14:textId="2DF9A33F" w:rsidR="008B7A31" w:rsidRDefault="00CB202C">
          <w:pPr>
            <w:pStyle w:val="TOC2"/>
            <w:tabs>
              <w:tab w:val="left" w:pos="880"/>
            </w:tabs>
            <w:rPr>
              <w:b w:val="0"/>
              <w:noProof/>
              <w:color w:val="auto"/>
              <w:sz w:val="22"/>
              <w:lang w:val="en-CA" w:eastAsia="en-CA"/>
            </w:rPr>
          </w:pPr>
          <w:hyperlink w:anchor="_Toc56604057" w:history="1">
            <w:r w:rsidR="008B7A31" w:rsidRPr="006B4B4B">
              <w:rPr>
                <w:rStyle w:val="Hyperlink"/>
                <w:noProof/>
              </w:rPr>
              <w:t>4.5</w:t>
            </w:r>
            <w:r w:rsidR="008B7A31">
              <w:rPr>
                <w:b w:val="0"/>
                <w:noProof/>
                <w:color w:val="auto"/>
                <w:sz w:val="22"/>
                <w:lang w:val="en-CA" w:eastAsia="en-CA"/>
              </w:rPr>
              <w:tab/>
            </w:r>
            <w:r w:rsidR="008B7A31" w:rsidRPr="006B4B4B">
              <w:rPr>
                <w:rStyle w:val="Hyperlink"/>
                <w:noProof/>
              </w:rPr>
              <w:t>Transition Requirements</w:t>
            </w:r>
            <w:r w:rsidR="008B7A31">
              <w:rPr>
                <w:noProof/>
                <w:webHidden/>
              </w:rPr>
              <w:tab/>
            </w:r>
            <w:r w:rsidR="008B7A31">
              <w:rPr>
                <w:noProof/>
                <w:webHidden/>
              </w:rPr>
              <w:fldChar w:fldCharType="begin"/>
            </w:r>
            <w:r w:rsidR="008B7A31">
              <w:rPr>
                <w:noProof/>
                <w:webHidden/>
              </w:rPr>
              <w:instrText xml:space="preserve"> PAGEREF _Toc56604057 \h </w:instrText>
            </w:r>
            <w:r w:rsidR="008B7A31">
              <w:rPr>
                <w:noProof/>
                <w:webHidden/>
              </w:rPr>
            </w:r>
            <w:r w:rsidR="008B7A31">
              <w:rPr>
                <w:noProof/>
                <w:webHidden/>
              </w:rPr>
              <w:fldChar w:fldCharType="separate"/>
            </w:r>
            <w:r w:rsidR="008B7A31">
              <w:rPr>
                <w:noProof/>
                <w:webHidden/>
              </w:rPr>
              <w:t>16</w:t>
            </w:r>
            <w:r w:rsidR="008B7A31">
              <w:rPr>
                <w:noProof/>
                <w:webHidden/>
              </w:rPr>
              <w:fldChar w:fldCharType="end"/>
            </w:r>
          </w:hyperlink>
        </w:p>
        <w:p w14:paraId="3F4BFCEA" w14:textId="5D3E3CEC" w:rsidR="008B7A31" w:rsidRDefault="00CB202C">
          <w:pPr>
            <w:pStyle w:val="TOC1"/>
            <w:tabs>
              <w:tab w:val="left" w:pos="432"/>
            </w:tabs>
            <w:rPr>
              <w:color w:val="auto"/>
              <w:lang w:val="en-CA" w:eastAsia="en-CA"/>
            </w:rPr>
          </w:pPr>
          <w:hyperlink w:anchor="_Toc56604058" w:history="1">
            <w:r w:rsidR="008B7A31" w:rsidRPr="006B4B4B">
              <w:rPr>
                <w:rStyle w:val="Hyperlink"/>
                <w:rFonts w:cstheme="minorHAnsi"/>
              </w:rPr>
              <w:t>5</w:t>
            </w:r>
            <w:r w:rsidR="008B7A31">
              <w:rPr>
                <w:color w:val="auto"/>
                <w:lang w:val="en-CA" w:eastAsia="en-CA"/>
              </w:rPr>
              <w:tab/>
            </w:r>
            <w:r w:rsidR="008B7A31" w:rsidRPr="006B4B4B">
              <w:rPr>
                <w:rStyle w:val="Hyperlink"/>
                <w:rFonts w:cstheme="minorHAnsi"/>
              </w:rPr>
              <w:t>Assumptions, Dependencies and Constraints</w:t>
            </w:r>
            <w:r w:rsidR="008B7A31">
              <w:rPr>
                <w:webHidden/>
              </w:rPr>
              <w:tab/>
            </w:r>
            <w:r w:rsidR="008B7A31">
              <w:rPr>
                <w:webHidden/>
              </w:rPr>
              <w:fldChar w:fldCharType="begin"/>
            </w:r>
            <w:r w:rsidR="008B7A31">
              <w:rPr>
                <w:webHidden/>
              </w:rPr>
              <w:instrText xml:space="preserve"> PAGEREF _Toc56604058 \h </w:instrText>
            </w:r>
            <w:r w:rsidR="008B7A31">
              <w:rPr>
                <w:webHidden/>
              </w:rPr>
            </w:r>
            <w:r w:rsidR="008B7A31">
              <w:rPr>
                <w:webHidden/>
              </w:rPr>
              <w:fldChar w:fldCharType="separate"/>
            </w:r>
            <w:r w:rsidR="008B7A31">
              <w:rPr>
                <w:webHidden/>
              </w:rPr>
              <w:t>18</w:t>
            </w:r>
            <w:r w:rsidR="008B7A31">
              <w:rPr>
                <w:webHidden/>
              </w:rPr>
              <w:fldChar w:fldCharType="end"/>
            </w:r>
          </w:hyperlink>
        </w:p>
        <w:p w14:paraId="6132763F" w14:textId="53095C33" w:rsidR="008B7A31" w:rsidRDefault="00CB202C">
          <w:pPr>
            <w:pStyle w:val="TOC2"/>
            <w:tabs>
              <w:tab w:val="left" w:pos="880"/>
            </w:tabs>
            <w:rPr>
              <w:b w:val="0"/>
              <w:noProof/>
              <w:color w:val="auto"/>
              <w:sz w:val="22"/>
              <w:lang w:val="en-CA" w:eastAsia="en-CA"/>
            </w:rPr>
          </w:pPr>
          <w:hyperlink w:anchor="_Toc56604059" w:history="1">
            <w:r w:rsidR="008B7A31" w:rsidRPr="006B4B4B">
              <w:rPr>
                <w:rStyle w:val="Hyperlink"/>
                <w:noProof/>
              </w:rPr>
              <w:t>5.1</w:t>
            </w:r>
            <w:r w:rsidR="008B7A31">
              <w:rPr>
                <w:b w:val="0"/>
                <w:noProof/>
                <w:color w:val="auto"/>
                <w:sz w:val="22"/>
                <w:lang w:val="en-CA" w:eastAsia="en-CA"/>
              </w:rPr>
              <w:tab/>
            </w:r>
            <w:r w:rsidR="008B7A31" w:rsidRPr="006B4B4B">
              <w:rPr>
                <w:rStyle w:val="Hyperlink"/>
                <w:noProof/>
              </w:rPr>
              <w:t>Assumptions</w:t>
            </w:r>
            <w:r w:rsidR="008B7A31">
              <w:rPr>
                <w:noProof/>
                <w:webHidden/>
              </w:rPr>
              <w:tab/>
            </w:r>
            <w:r w:rsidR="008B7A31">
              <w:rPr>
                <w:noProof/>
                <w:webHidden/>
              </w:rPr>
              <w:fldChar w:fldCharType="begin"/>
            </w:r>
            <w:r w:rsidR="008B7A31">
              <w:rPr>
                <w:noProof/>
                <w:webHidden/>
              </w:rPr>
              <w:instrText xml:space="preserve"> PAGEREF _Toc56604059 \h </w:instrText>
            </w:r>
            <w:r w:rsidR="008B7A31">
              <w:rPr>
                <w:noProof/>
                <w:webHidden/>
              </w:rPr>
            </w:r>
            <w:r w:rsidR="008B7A31">
              <w:rPr>
                <w:noProof/>
                <w:webHidden/>
              </w:rPr>
              <w:fldChar w:fldCharType="separate"/>
            </w:r>
            <w:r w:rsidR="008B7A31">
              <w:rPr>
                <w:noProof/>
                <w:webHidden/>
              </w:rPr>
              <w:t>18</w:t>
            </w:r>
            <w:r w:rsidR="008B7A31">
              <w:rPr>
                <w:noProof/>
                <w:webHidden/>
              </w:rPr>
              <w:fldChar w:fldCharType="end"/>
            </w:r>
          </w:hyperlink>
        </w:p>
        <w:p w14:paraId="67EF3589" w14:textId="6414A270" w:rsidR="008B7A31" w:rsidRDefault="00CB202C">
          <w:pPr>
            <w:pStyle w:val="TOC2"/>
            <w:tabs>
              <w:tab w:val="left" w:pos="880"/>
            </w:tabs>
            <w:rPr>
              <w:b w:val="0"/>
              <w:noProof/>
              <w:color w:val="auto"/>
              <w:sz w:val="22"/>
              <w:lang w:val="en-CA" w:eastAsia="en-CA"/>
            </w:rPr>
          </w:pPr>
          <w:hyperlink w:anchor="_Toc56604060" w:history="1">
            <w:r w:rsidR="008B7A31" w:rsidRPr="006B4B4B">
              <w:rPr>
                <w:rStyle w:val="Hyperlink"/>
                <w:noProof/>
              </w:rPr>
              <w:t>5.2</w:t>
            </w:r>
            <w:r w:rsidR="008B7A31">
              <w:rPr>
                <w:b w:val="0"/>
                <w:noProof/>
                <w:color w:val="auto"/>
                <w:sz w:val="22"/>
                <w:lang w:val="en-CA" w:eastAsia="en-CA"/>
              </w:rPr>
              <w:tab/>
            </w:r>
            <w:r w:rsidR="008B7A31" w:rsidRPr="006B4B4B">
              <w:rPr>
                <w:rStyle w:val="Hyperlink"/>
                <w:noProof/>
              </w:rPr>
              <w:t>Dependencies</w:t>
            </w:r>
            <w:r w:rsidR="008B7A31">
              <w:rPr>
                <w:noProof/>
                <w:webHidden/>
              </w:rPr>
              <w:tab/>
            </w:r>
            <w:r w:rsidR="008B7A31">
              <w:rPr>
                <w:noProof/>
                <w:webHidden/>
              </w:rPr>
              <w:fldChar w:fldCharType="begin"/>
            </w:r>
            <w:r w:rsidR="008B7A31">
              <w:rPr>
                <w:noProof/>
                <w:webHidden/>
              </w:rPr>
              <w:instrText xml:space="preserve"> PAGEREF _Toc56604060 \h </w:instrText>
            </w:r>
            <w:r w:rsidR="008B7A31">
              <w:rPr>
                <w:noProof/>
                <w:webHidden/>
              </w:rPr>
            </w:r>
            <w:r w:rsidR="008B7A31">
              <w:rPr>
                <w:noProof/>
                <w:webHidden/>
              </w:rPr>
              <w:fldChar w:fldCharType="separate"/>
            </w:r>
            <w:r w:rsidR="008B7A31">
              <w:rPr>
                <w:noProof/>
                <w:webHidden/>
              </w:rPr>
              <w:t>18</w:t>
            </w:r>
            <w:r w:rsidR="008B7A31">
              <w:rPr>
                <w:noProof/>
                <w:webHidden/>
              </w:rPr>
              <w:fldChar w:fldCharType="end"/>
            </w:r>
          </w:hyperlink>
        </w:p>
        <w:p w14:paraId="5EE5C320" w14:textId="2D1BFA22" w:rsidR="008B7A31" w:rsidRDefault="00CB202C">
          <w:pPr>
            <w:pStyle w:val="TOC2"/>
            <w:tabs>
              <w:tab w:val="left" w:pos="880"/>
            </w:tabs>
            <w:rPr>
              <w:b w:val="0"/>
              <w:noProof/>
              <w:color w:val="auto"/>
              <w:sz w:val="22"/>
              <w:lang w:val="en-CA" w:eastAsia="en-CA"/>
            </w:rPr>
          </w:pPr>
          <w:hyperlink w:anchor="_Toc56604061" w:history="1">
            <w:r w:rsidR="008B7A31" w:rsidRPr="006B4B4B">
              <w:rPr>
                <w:rStyle w:val="Hyperlink"/>
                <w:noProof/>
              </w:rPr>
              <w:t>5.3</w:t>
            </w:r>
            <w:r w:rsidR="008B7A31">
              <w:rPr>
                <w:b w:val="0"/>
                <w:noProof/>
                <w:color w:val="auto"/>
                <w:sz w:val="22"/>
                <w:lang w:val="en-CA" w:eastAsia="en-CA"/>
              </w:rPr>
              <w:tab/>
            </w:r>
            <w:r w:rsidR="008B7A31" w:rsidRPr="006B4B4B">
              <w:rPr>
                <w:rStyle w:val="Hyperlink"/>
                <w:noProof/>
              </w:rPr>
              <w:t>Constraints</w:t>
            </w:r>
            <w:r w:rsidR="008B7A31">
              <w:rPr>
                <w:noProof/>
                <w:webHidden/>
              </w:rPr>
              <w:tab/>
            </w:r>
            <w:r w:rsidR="008B7A31">
              <w:rPr>
                <w:noProof/>
                <w:webHidden/>
              </w:rPr>
              <w:fldChar w:fldCharType="begin"/>
            </w:r>
            <w:r w:rsidR="008B7A31">
              <w:rPr>
                <w:noProof/>
                <w:webHidden/>
              </w:rPr>
              <w:instrText xml:space="preserve"> PAGEREF _Toc56604061 \h </w:instrText>
            </w:r>
            <w:r w:rsidR="008B7A31">
              <w:rPr>
                <w:noProof/>
                <w:webHidden/>
              </w:rPr>
            </w:r>
            <w:r w:rsidR="008B7A31">
              <w:rPr>
                <w:noProof/>
                <w:webHidden/>
              </w:rPr>
              <w:fldChar w:fldCharType="separate"/>
            </w:r>
            <w:r w:rsidR="008B7A31">
              <w:rPr>
                <w:noProof/>
                <w:webHidden/>
              </w:rPr>
              <w:t>19</w:t>
            </w:r>
            <w:r w:rsidR="008B7A31">
              <w:rPr>
                <w:noProof/>
                <w:webHidden/>
              </w:rPr>
              <w:fldChar w:fldCharType="end"/>
            </w:r>
          </w:hyperlink>
        </w:p>
        <w:p w14:paraId="2F7B9438" w14:textId="0744A69F" w:rsidR="008B7A31" w:rsidRDefault="00CB202C">
          <w:pPr>
            <w:pStyle w:val="TOC1"/>
            <w:tabs>
              <w:tab w:val="left" w:pos="432"/>
            </w:tabs>
            <w:rPr>
              <w:color w:val="auto"/>
              <w:lang w:val="en-CA" w:eastAsia="en-CA"/>
            </w:rPr>
          </w:pPr>
          <w:hyperlink w:anchor="_Toc56604062" w:history="1">
            <w:r w:rsidR="008B7A31" w:rsidRPr="006B4B4B">
              <w:rPr>
                <w:rStyle w:val="Hyperlink"/>
                <w:rFonts w:cstheme="minorHAnsi"/>
              </w:rPr>
              <w:t>6</w:t>
            </w:r>
            <w:r w:rsidR="008B7A31">
              <w:rPr>
                <w:color w:val="auto"/>
                <w:lang w:val="en-CA" w:eastAsia="en-CA"/>
              </w:rPr>
              <w:tab/>
            </w:r>
            <w:r w:rsidR="008B7A31" w:rsidRPr="006B4B4B">
              <w:rPr>
                <w:rStyle w:val="Hyperlink"/>
                <w:rFonts w:cstheme="minorHAnsi"/>
              </w:rPr>
              <w:t>Business Benefits</w:t>
            </w:r>
            <w:r w:rsidR="008B7A31">
              <w:rPr>
                <w:webHidden/>
              </w:rPr>
              <w:tab/>
            </w:r>
            <w:r w:rsidR="008B7A31">
              <w:rPr>
                <w:webHidden/>
              </w:rPr>
              <w:fldChar w:fldCharType="begin"/>
            </w:r>
            <w:r w:rsidR="008B7A31">
              <w:rPr>
                <w:webHidden/>
              </w:rPr>
              <w:instrText xml:space="preserve"> PAGEREF _Toc56604062 \h </w:instrText>
            </w:r>
            <w:r w:rsidR="008B7A31">
              <w:rPr>
                <w:webHidden/>
              </w:rPr>
            </w:r>
            <w:r w:rsidR="008B7A31">
              <w:rPr>
                <w:webHidden/>
              </w:rPr>
              <w:fldChar w:fldCharType="separate"/>
            </w:r>
            <w:r w:rsidR="008B7A31">
              <w:rPr>
                <w:webHidden/>
              </w:rPr>
              <w:t>20</w:t>
            </w:r>
            <w:r w:rsidR="008B7A31">
              <w:rPr>
                <w:webHidden/>
              </w:rPr>
              <w:fldChar w:fldCharType="end"/>
            </w:r>
          </w:hyperlink>
        </w:p>
        <w:p w14:paraId="32F1E9E8" w14:textId="61F7224B" w:rsidR="008B7A31" w:rsidRDefault="00CB202C">
          <w:pPr>
            <w:pStyle w:val="TOC1"/>
            <w:tabs>
              <w:tab w:val="left" w:pos="432"/>
            </w:tabs>
            <w:rPr>
              <w:color w:val="auto"/>
              <w:lang w:val="en-CA" w:eastAsia="en-CA"/>
            </w:rPr>
          </w:pPr>
          <w:hyperlink w:anchor="_Toc56604063" w:history="1">
            <w:r w:rsidR="008B7A31" w:rsidRPr="006B4B4B">
              <w:rPr>
                <w:rStyle w:val="Hyperlink"/>
                <w:rFonts w:cstheme="minorHAnsi"/>
              </w:rPr>
              <w:t>7</w:t>
            </w:r>
            <w:r w:rsidR="008B7A31">
              <w:rPr>
                <w:color w:val="auto"/>
                <w:lang w:val="en-CA" w:eastAsia="en-CA"/>
              </w:rPr>
              <w:tab/>
            </w:r>
            <w:r w:rsidR="008B7A31" w:rsidRPr="006B4B4B">
              <w:rPr>
                <w:rStyle w:val="Hyperlink"/>
                <w:rFonts w:cstheme="minorHAnsi"/>
              </w:rPr>
              <w:t>Business Risks</w:t>
            </w:r>
            <w:r w:rsidR="008B7A31">
              <w:rPr>
                <w:webHidden/>
              </w:rPr>
              <w:tab/>
            </w:r>
            <w:r w:rsidR="008B7A31">
              <w:rPr>
                <w:webHidden/>
              </w:rPr>
              <w:fldChar w:fldCharType="begin"/>
            </w:r>
            <w:r w:rsidR="008B7A31">
              <w:rPr>
                <w:webHidden/>
              </w:rPr>
              <w:instrText xml:space="preserve"> PAGEREF _Toc56604063 \h </w:instrText>
            </w:r>
            <w:r w:rsidR="008B7A31">
              <w:rPr>
                <w:webHidden/>
              </w:rPr>
            </w:r>
            <w:r w:rsidR="008B7A31">
              <w:rPr>
                <w:webHidden/>
              </w:rPr>
              <w:fldChar w:fldCharType="separate"/>
            </w:r>
            <w:r w:rsidR="008B7A31">
              <w:rPr>
                <w:webHidden/>
              </w:rPr>
              <w:t>20</w:t>
            </w:r>
            <w:r w:rsidR="008B7A31">
              <w:rPr>
                <w:webHidden/>
              </w:rPr>
              <w:fldChar w:fldCharType="end"/>
            </w:r>
          </w:hyperlink>
        </w:p>
        <w:p w14:paraId="05A740A7" w14:textId="60B47CE4" w:rsidR="008B7A31" w:rsidRDefault="00CB202C">
          <w:pPr>
            <w:pStyle w:val="TOC1"/>
            <w:tabs>
              <w:tab w:val="left" w:pos="432"/>
            </w:tabs>
            <w:rPr>
              <w:color w:val="auto"/>
              <w:lang w:val="en-CA" w:eastAsia="en-CA"/>
            </w:rPr>
          </w:pPr>
          <w:hyperlink w:anchor="_Toc56604064" w:history="1">
            <w:r w:rsidR="008B7A31" w:rsidRPr="006B4B4B">
              <w:rPr>
                <w:rStyle w:val="Hyperlink"/>
              </w:rPr>
              <w:t>8</w:t>
            </w:r>
            <w:r w:rsidR="008B7A31">
              <w:rPr>
                <w:color w:val="auto"/>
                <w:lang w:val="en-CA" w:eastAsia="en-CA"/>
              </w:rPr>
              <w:tab/>
            </w:r>
            <w:r w:rsidR="008B7A31" w:rsidRPr="006B4B4B">
              <w:rPr>
                <w:rStyle w:val="Hyperlink"/>
              </w:rPr>
              <w:t>Signature</w:t>
            </w:r>
            <w:r w:rsidR="008B7A31">
              <w:rPr>
                <w:webHidden/>
              </w:rPr>
              <w:tab/>
            </w:r>
            <w:r w:rsidR="008B7A31">
              <w:rPr>
                <w:webHidden/>
              </w:rPr>
              <w:fldChar w:fldCharType="begin"/>
            </w:r>
            <w:r w:rsidR="008B7A31">
              <w:rPr>
                <w:webHidden/>
              </w:rPr>
              <w:instrText xml:space="preserve"> PAGEREF _Toc56604064 \h </w:instrText>
            </w:r>
            <w:r w:rsidR="008B7A31">
              <w:rPr>
                <w:webHidden/>
              </w:rPr>
            </w:r>
            <w:r w:rsidR="008B7A31">
              <w:rPr>
                <w:webHidden/>
              </w:rPr>
              <w:fldChar w:fldCharType="separate"/>
            </w:r>
            <w:r w:rsidR="008B7A31">
              <w:rPr>
                <w:webHidden/>
              </w:rPr>
              <w:t>21</w:t>
            </w:r>
            <w:r w:rsidR="008B7A31">
              <w:rPr>
                <w:webHidden/>
              </w:rPr>
              <w:fldChar w:fldCharType="end"/>
            </w:r>
          </w:hyperlink>
        </w:p>
        <w:p w14:paraId="7C67F233" w14:textId="0B61E4EA" w:rsidR="008B7A31" w:rsidRDefault="00CB202C">
          <w:pPr>
            <w:pStyle w:val="TOC1"/>
            <w:rPr>
              <w:color w:val="auto"/>
              <w:lang w:val="en-CA" w:eastAsia="en-CA"/>
            </w:rPr>
          </w:pPr>
          <w:hyperlink w:anchor="_Toc56604065" w:history="1">
            <w:r w:rsidR="008B7A31" w:rsidRPr="006B4B4B">
              <w:rPr>
                <w:rStyle w:val="Hyperlink"/>
              </w:rPr>
              <w:t>Appendix A – Predictive Cash Flow and Accounting Dashboards</w:t>
            </w:r>
            <w:r w:rsidR="008B7A31">
              <w:rPr>
                <w:webHidden/>
              </w:rPr>
              <w:tab/>
            </w:r>
            <w:r w:rsidR="008B7A31">
              <w:rPr>
                <w:webHidden/>
              </w:rPr>
              <w:fldChar w:fldCharType="begin"/>
            </w:r>
            <w:r w:rsidR="008B7A31">
              <w:rPr>
                <w:webHidden/>
              </w:rPr>
              <w:instrText xml:space="preserve"> PAGEREF _Toc56604065 \h </w:instrText>
            </w:r>
            <w:r w:rsidR="008B7A31">
              <w:rPr>
                <w:webHidden/>
              </w:rPr>
            </w:r>
            <w:r w:rsidR="008B7A31">
              <w:rPr>
                <w:webHidden/>
              </w:rPr>
              <w:fldChar w:fldCharType="separate"/>
            </w:r>
            <w:r w:rsidR="008B7A31">
              <w:rPr>
                <w:webHidden/>
              </w:rPr>
              <w:t>22</w:t>
            </w:r>
            <w:r w:rsidR="008B7A31">
              <w:rPr>
                <w:webHidden/>
              </w:rPr>
              <w:fldChar w:fldCharType="end"/>
            </w:r>
          </w:hyperlink>
        </w:p>
        <w:p w14:paraId="3AC37CD3" w14:textId="405E4E78" w:rsidR="008B7A31" w:rsidRDefault="00CB202C">
          <w:pPr>
            <w:pStyle w:val="TOC1"/>
            <w:rPr>
              <w:color w:val="auto"/>
              <w:lang w:val="en-CA" w:eastAsia="en-CA"/>
            </w:rPr>
          </w:pPr>
          <w:hyperlink w:anchor="_Toc56604066" w:history="1">
            <w:r w:rsidR="008B7A31" w:rsidRPr="006B4B4B">
              <w:rPr>
                <w:rStyle w:val="Hyperlink"/>
              </w:rPr>
              <w:t>Appendix B – Cash Flow Predictive Features</w:t>
            </w:r>
            <w:r w:rsidR="008B7A31">
              <w:rPr>
                <w:webHidden/>
              </w:rPr>
              <w:tab/>
            </w:r>
            <w:r w:rsidR="008B7A31">
              <w:rPr>
                <w:webHidden/>
              </w:rPr>
              <w:fldChar w:fldCharType="begin"/>
            </w:r>
            <w:r w:rsidR="008B7A31">
              <w:rPr>
                <w:webHidden/>
              </w:rPr>
              <w:instrText xml:space="preserve"> PAGEREF _Toc56604066 \h </w:instrText>
            </w:r>
            <w:r w:rsidR="008B7A31">
              <w:rPr>
                <w:webHidden/>
              </w:rPr>
            </w:r>
            <w:r w:rsidR="008B7A31">
              <w:rPr>
                <w:webHidden/>
              </w:rPr>
              <w:fldChar w:fldCharType="separate"/>
            </w:r>
            <w:r w:rsidR="008B7A31">
              <w:rPr>
                <w:webHidden/>
              </w:rPr>
              <w:t>26</w:t>
            </w:r>
            <w:r w:rsidR="008B7A31">
              <w:rPr>
                <w:webHidden/>
              </w:rPr>
              <w:fldChar w:fldCharType="end"/>
            </w:r>
          </w:hyperlink>
        </w:p>
        <w:p w14:paraId="78986C83" w14:textId="4BE2645A" w:rsidR="008B7A31" w:rsidRDefault="00CB202C">
          <w:pPr>
            <w:pStyle w:val="TOC1"/>
            <w:rPr>
              <w:color w:val="auto"/>
              <w:lang w:val="en-CA" w:eastAsia="en-CA"/>
            </w:rPr>
          </w:pPr>
          <w:hyperlink w:anchor="_Toc56604067" w:history="1">
            <w:r w:rsidR="008B7A31" w:rsidRPr="006B4B4B">
              <w:rPr>
                <w:rStyle w:val="Hyperlink"/>
              </w:rPr>
              <w:t>Appendix C – Consent Model</w:t>
            </w:r>
            <w:r w:rsidR="008B7A31">
              <w:rPr>
                <w:webHidden/>
              </w:rPr>
              <w:tab/>
            </w:r>
            <w:r w:rsidR="008B7A31">
              <w:rPr>
                <w:webHidden/>
              </w:rPr>
              <w:fldChar w:fldCharType="begin"/>
            </w:r>
            <w:r w:rsidR="008B7A31">
              <w:rPr>
                <w:webHidden/>
              </w:rPr>
              <w:instrText xml:space="preserve"> PAGEREF _Toc56604067 \h </w:instrText>
            </w:r>
            <w:r w:rsidR="008B7A31">
              <w:rPr>
                <w:webHidden/>
              </w:rPr>
            </w:r>
            <w:r w:rsidR="008B7A31">
              <w:rPr>
                <w:webHidden/>
              </w:rPr>
              <w:fldChar w:fldCharType="separate"/>
            </w:r>
            <w:r w:rsidR="008B7A31">
              <w:rPr>
                <w:webHidden/>
              </w:rPr>
              <w:t>27</w:t>
            </w:r>
            <w:r w:rsidR="008B7A31">
              <w:rPr>
                <w:webHidden/>
              </w:rPr>
              <w:fldChar w:fldCharType="end"/>
            </w:r>
          </w:hyperlink>
        </w:p>
        <w:p w14:paraId="0C0AA8B3" w14:textId="3B73E9A1" w:rsidR="004825A0" w:rsidRPr="002A5EED" w:rsidRDefault="004825A0" w:rsidP="004825A0">
          <w:pPr>
            <w:rPr>
              <w:sz w:val="18"/>
              <w:szCs w:val="18"/>
            </w:rPr>
          </w:pPr>
          <w:r w:rsidRPr="002A5EED">
            <w:rPr>
              <w:rFonts w:cstheme="minorHAnsi"/>
              <w:sz w:val="18"/>
              <w:szCs w:val="18"/>
            </w:rPr>
            <w:fldChar w:fldCharType="end"/>
          </w:r>
        </w:p>
      </w:sdtContent>
    </w:sdt>
    <w:p w14:paraId="1E28DE7A" w14:textId="77777777" w:rsidR="00EA5AB2" w:rsidRDefault="00EA5AB2">
      <w:pPr>
        <w:pStyle w:val="TableofFigures"/>
        <w:tabs>
          <w:tab w:val="right" w:leader="dot" w:pos="10070"/>
        </w:tabs>
        <w:rPr>
          <w:rFonts w:cstheme="minorHAnsi"/>
        </w:rPr>
      </w:pPr>
      <w:bookmarkStart w:id="52" w:name="_Toc290994523"/>
      <w:bookmarkEnd w:id="51"/>
      <w:bookmarkEnd w:id="50"/>
    </w:p>
    <w:p w14:paraId="412BA4C6" w14:textId="77777777" w:rsidR="00FE7E9B" w:rsidRDefault="00FE7E9B">
      <w:pPr>
        <w:pStyle w:val="TableofFigures"/>
        <w:tabs>
          <w:tab w:val="right" w:leader="dot" w:pos="10070"/>
        </w:tabs>
        <w:rPr>
          <w:rFonts w:cstheme="minorHAnsi"/>
        </w:rPr>
      </w:pPr>
    </w:p>
    <w:p w14:paraId="0FF69F37" w14:textId="3EDBA5EC" w:rsidR="004825A0" w:rsidRPr="00AC3365" w:rsidRDefault="004825A0" w:rsidP="004825A0">
      <w:pPr>
        <w:pStyle w:val="Heading1"/>
        <w:keepNext/>
        <w:keepLines/>
        <w:pageBreakBefore/>
        <w:widowControl w:val="0"/>
        <w:numPr>
          <w:ilvl w:val="0"/>
          <w:numId w:val="14"/>
        </w:numPr>
        <w:spacing w:before="240" w:after="120" w:line="276" w:lineRule="auto"/>
        <w:rPr>
          <w:rFonts w:cstheme="minorHAnsi"/>
        </w:rPr>
      </w:pPr>
      <w:bookmarkStart w:id="53" w:name="_Toc56604038"/>
      <w:r>
        <w:rPr>
          <w:rFonts w:cstheme="minorHAnsi"/>
        </w:rPr>
        <w:lastRenderedPageBreak/>
        <w:t xml:space="preserve">Document </w:t>
      </w:r>
      <w:r w:rsidRPr="00AC3365">
        <w:rPr>
          <w:rFonts w:cstheme="minorHAnsi"/>
        </w:rPr>
        <w:t>Purpose</w:t>
      </w:r>
      <w:bookmarkEnd w:id="52"/>
      <w:bookmarkEnd w:id="53"/>
    </w:p>
    <w:p w14:paraId="1FDFC529" w14:textId="5B3C793A" w:rsidR="008B2F53" w:rsidRDefault="007C3113" w:rsidP="00A1302F">
      <w:pPr>
        <w:spacing w:after="120"/>
      </w:pPr>
      <w:r>
        <w:t>This</w:t>
      </w:r>
      <w:r w:rsidR="004825A0">
        <w:t xml:space="preserve"> Business Requirements Document (BRD) is an agreement between </w:t>
      </w:r>
      <w:r w:rsidR="002D2243">
        <w:t>Client Solutions (CWB)</w:t>
      </w:r>
      <w:r w:rsidR="002425CB">
        <w:t xml:space="preserve"> and</w:t>
      </w:r>
      <w:r w:rsidR="004825A0">
        <w:t xml:space="preserve"> </w:t>
      </w:r>
      <w:r w:rsidR="002D2243">
        <w:t xml:space="preserve">Temenos Team </w:t>
      </w:r>
      <w:r w:rsidR="004825A0">
        <w:t xml:space="preserve">that </w:t>
      </w:r>
      <w:r w:rsidR="008B2F53">
        <w:t xml:space="preserve">defines the requirements for </w:t>
      </w:r>
      <w:r w:rsidR="004751C0">
        <w:t>develop</w:t>
      </w:r>
      <w:r w:rsidR="002D2243">
        <w:t>ing</w:t>
      </w:r>
      <w:r w:rsidR="004751C0">
        <w:t xml:space="preserve"> the </w:t>
      </w:r>
      <w:r w:rsidR="004751C0" w:rsidRPr="002D2243">
        <w:rPr>
          <w:b/>
        </w:rPr>
        <w:t xml:space="preserve">XAI Cash Flow </w:t>
      </w:r>
      <w:r w:rsidR="003E4939">
        <w:rPr>
          <w:b/>
        </w:rPr>
        <w:t>Feature</w:t>
      </w:r>
      <w:r w:rsidR="004751C0">
        <w:t xml:space="preserve"> </w:t>
      </w:r>
      <w:r w:rsidR="00FA0204" w:rsidRPr="00FA0204">
        <w:rPr>
          <w:b/>
        </w:rPr>
        <w:t xml:space="preserve">in DBX </w:t>
      </w:r>
      <w:r w:rsidR="004751C0">
        <w:t>utilizing the</w:t>
      </w:r>
      <w:r w:rsidR="008B2F53">
        <w:t xml:space="preserve"> </w:t>
      </w:r>
      <w:r w:rsidR="008B2F53" w:rsidRPr="002D2243">
        <w:t xml:space="preserve">Temenos </w:t>
      </w:r>
      <w:r w:rsidR="008B2F53">
        <w:t>technology</w:t>
      </w:r>
      <w:r w:rsidR="000E6D13">
        <w:t xml:space="preserve"> stack</w:t>
      </w:r>
      <w:r w:rsidR="008B2F53">
        <w:t xml:space="preserve">. </w:t>
      </w:r>
    </w:p>
    <w:p w14:paraId="6CF56F49" w14:textId="77777777" w:rsidR="000016B2" w:rsidRDefault="000016B2" w:rsidP="000016B2">
      <w:pPr>
        <w:pStyle w:val="Heading2"/>
        <w:keepNext/>
        <w:keepLines/>
        <w:numPr>
          <w:ilvl w:val="1"/>
          <w:numId w:val="14"/>
        </w:numPr>
        <w:spacing w:before="240" w:after="120" w:line="276" w:lineRule="auto"/>
      </w:pPr>
      <w:bookmarkStart w:id="54" w:name="_Toc34660776"/>
      <w:bookmarkStart w:id="55" w:name="_Toc56604039"/>
      <w:bookmarkStart w:id="56" w:name="_Toc290994526"/>
      <w:r w:rsidRPr="00212C5D">
        <w:t>Document Scope</w:t>
      </w:r>
      <w:bookmarkEnd w:id="54"/>
      <w:bookmarkEnd w:id="55"/>
    </w:p>
    <w:p w14:paraId="2C9C7D93" w14:textId="6318FE2F" w:rsidR="004C6F10" w:rsidRDefault="004C6F10" w:rsidP="004C6F10">
      <w:r>
        <w:t xml:space="preserve">The scope </w:t>
      </w:r>
      <w:r w:rsidR="002D34E0">
        <w:t xml:space="preserve">of this document is to define requirements for </w:t>
      </w:r>
      <w:r>
        <w:t>build</w:t>
      </w:r>
      <w:r w:rsidR="002D34E0">
        <w:t>ing</w:t>
      </w:r>
      <w:r>
        <w:t xml:space="preserve"> </w:t>
      </w:r>
      <w:r w:rsidR="000A117F">
        <w:t xml:space="preserve">the </w:t>
      </w:r>
      <w:r w:rsidR="000A117F" w:rsidRPr="000A117F">
        <w:rPr>
          <w:b/>
        </w:rPr>
        <w:t xml:space="preserve">XAI Cash Flow </w:t>
      </w:r>
      <w:r w:rsidR="003E4939">
        <w:rPr>
          <w:b/>
        </w:rPr>
        <w:t>Feature</w:t>
      </w:r>
      <w:r w:rsidR="00A9520F">
        <w:rPr>
          <w:b/>
        </w:rPr>
        <w:t xml:space="preserve"> in DBX</w:t>
      </w:r>
      <w:r>
        <w:t xml:space="preserve"> that helps our small business clients with their cash flow so they can run their business more efficiently and feel empowered to make decisions, have more time, and focus on the growth of their business. We want to use data and XAI to drive smart insights and create an intuitive user experience for our clients. </w:t>
      </w:r>
    </w:p>
    <w:p w14:paraId="53DE5636" w14:textId="77777777" w:rsidR="00040C61" w:rsidRPr="003D00A3" w:rsidRDefault="00040C61" w:rsidP="00040C61">
      <w:pPr>
        <w:spacing w:line="240" w:lineRule="auto"/>
        <w:rPr>
          <w:rFonts w:cs="Calibri"/>
        </w:rPr>
      </w:pPr>
      <w:r w:rsidRPr="003D00A3">
        <w:rPr>
          <w:rFonts w:cs="Calibri"/>
        </w:rPr>
        <w:t>This document contains requirements at the level of detail understood by the stakeholders at this point in time. Content will be updated to reflect new information as it becomes available. Therefore, any printed copy of this document is considered invalid.</w:t>
      </w:r>
    </w:p>
    <w:p w14:paraId="72A0DAFC" w14:textId="77777777" w:rsidR="000016B2" w:rsidRPr="003D00A3" w:rsidRDefault="000016B2" w:rsidP="000016B2">
      <w:pPr>
        <w:pStyle w:val="Heading3"/>
        <w:spacing w:before="240" w:after="120" w:line="240" w:lineRule="auto"/>
      </w:pPr>
      <w:bookmarkStart w:id="57" w:name="_1.1.1_In_Scope"/>
      <w:bookmarkStart w:id="58" w:name="_Toc34660777"/>
      <w:bookmarkStart w:id="59" w:name="_Toc56604040"/>
      <w:bookmarkEnd w:id="57"/>
      <w:r w:rsidRPr="003D00A3">
        <w:t xml:space="preserve">1.1.1 </w:t>
      </w:r>
      <w:r w:rsidRPr="00801A8D">
        <w:t>In Scope</w:t>
      </w:r>
      <w:bookmarkEnd w:id="58"/>
      <w:bookmarkEnd w:id="59"/>
    </w:p>
    <w:p w14:paraId="78E86818" w14:textId="6973D904" w:rsidR="005057FD" w:rsidRDefault="005057FD" w:rsidP="00323CE8">
      <w:pPr>
        <w:spacing w:after="120" w:line="240" w:lineRule="auto"/>
        <w:rPr>
          <w:rFonts w:cs="Calibri"/>
        </w:rPr>
      </w:pPr>
      <w:bookmarkStart w:id="60" w:name="_Toc34660778"/>
      <w:r>
        <w:rPr>
          <w:rFonts w:cs="Calibri"/>
        </w:rPr>
        <w:t xml:space="preserve">The solution will be delivered in two releases as scoped </w:t>
      </w:r>
      <w:commentRangeStart w:id="61"/>
      <w:r>
        <w:rPr>
          <w:rFonts w:cs="Calibri"/>
        </w:rPr>
        <w:t>below</w:t>
      </w:r>
      <w:commentRangeEnd w:id="61"/>
      <w:r w:rsidR="000161DE">
        <w:rPr>
          <w:rStyle w:val="CommentReference"/>
          <w:rFonts w:ascii="Calibri" w:eastAsia="Times New Roman" w:hAnsi="Calibri" w:cs="Times New Roman"/>
        </w:rPr>
        <w:commentReference w:id="61"/>
      </w:r>
      <w:r>
        <w:rPr>
          <w:rFonts w:cs="Calibri"/>
        </w:rPr>
        <w:t xml:space="preserve">: </w:t>
      </w:r>
    </w:p>
    <w:p w14:paraId="08F9199C" w14:textId="1287A598" w:rsidR="005057FD" w:rsidRDefault="005057FD" w:rsidP="00323CE8">
      <w:pPr>
        <w:spacing w:after="120" w:line="240" w:lineRule="auto"/>
        <w:rPr>
          <w:rFonts w:cs="Calibri"/>
        </w:rPr>
      </w:pPr>
      <w:r>
        <w:rPr>
          <w:rFonts w:cs="Calibri"/>
        </w:rPr>
        <w:t>Release 1</w:t>
      </w:r>
    </w:p>
    <w:p w14:paraId="6EA3EC32" w14:textId="4BEFB818" w:rsidR="00CF0DBA" w:rsidRPr="00CF0DBA" w:rsidRDefault="00CF0DBA" w:rsidP="003E1D70">
      <w:pPr>
        <w:pStyle w:val="ListParagraph"/>
        <w:numPr>
          <w:ilvl w:val="0"/>
          <w:numId w:val="29"/>
        </w:numPr>
        <w:spacing w:after="120" w:line="240" w:lineRule="auto"/>
        <w:rPr>
          <w:rFonts w:cs="Calibri"/>
        </w:rPr>
      </w:pPr>
      <w:r w:rsidRPr="00CF0DBA">
        <w:rPr>
          <w:rFonts w:cs="Calibri"/>
        </w:rPr>
        <w:t>Temenos approved technical architecture (include TDE/TDL</w:t>
      </w:r>
      <w:r>
        <w:rPr>
          <w:rFonts w:cs="Calibri"/>
        </w:rPr>
        <w:t xml:space="preserve"> and more</w:t>
      </w:r>
      <w:r w:rsidRPr="00CF0DBA">
        <w:rPr>
          <w:rFonts w:cs="Calibri"/>
        </w:rPr>
        <w:t>)</w:t>
      </w:r>
    </w:p>
    <w:p w14:paraId="77352729" w14:textId="7E4BEA81" w:rsidR="00CF0DBA" w:rsidRDefault="00CF0DBA" w:rsidP="003E1D70">
      <w:pPr>
        <w:pStyle w:val="ListParagraph"/>
        <w:numPr>
          <w:ilvl w:val="0"/>
          <w:numId w:val="29"/>
        </w:numPr>
        <w:spacing w:after="120" w:line="240" w:lineRule="auto"/>
        <w:rPr>
          <w:rFonts w:cs="Calibri"/>
        </w:rPr>
      </w:pPr>
      <w:r>
        <w:rPr>
          <w:rFonts w:cs="Calibri"/>
        </w:rPr>
        <w:t xml:space="preserve">Temenos Cash Flow </w:t>
      </w:r>
      <w:r w:rsidR="00467104">
        <w:rPr>
          <w:rFonts w:cs="Calibri"/>
        </w:rPr>
        <w:t xml:space="preserve">Predictive </w:t>
      </w:r>
      <w:r>
        <w:rPr>
          <w:rFonts w:cs="Calibri"/>
        </w:rPr>
        <w:t>XAI Model</w:t>
      </w:r>
    </w:p>
    <w:p w14:paraId="528A2A57" w14:textId="2D6FD882" w:rsidR="00CF0DBA" w:rsidRDefault="00CF0DBA" w:rsidP="003E1D70">
      <w:pPr>
        <w:pStyle w:val="ListParagraph"/>
        <w:numPr>
          <w:ilvl w:val="0"/>
          <w:numId w:val="29"/>
        </w:numPr>
        <w:spacing w:after="120" w:line="240" w:lineRule="auto"/>
        <w:rPr>
          <w:rFonts w:cs="Calibri"/>
        </w:rPr>
      </w:pPr>
      <w:r>
        <w:rPr>
          <w:rFonts w:cs="Calibri"/>
        </w:rPr>
        <w:t>Infinity Digital Banking</w:t>
      </w:r>
      <w:r w:rsidR="00725644">
        <w:rPr>
          <w:rFonts w:cs="Calibri"/>
        </w:rPr>
        <w:t xml:space="preserve"> (Mobile, CWB OLB)</w:t>
      </w:r>
      <w:r w:rsidR="002272A4">
        <w:rPr>
          <w:rFonts w:cs="Calibri"/>
        </w:rPr>
        <w:t xml:space="preserve"> enhancement</w:t>
      </w:r>
    </w:p>
    <w:p w14:paraId="6EF5E774" w14:textId="1DBFC4FA" w:rsidR="00CF0DBA" w:rsidRPr="00725644" w:rsidRDefault="00CF0DBA" w:rsidP="003E1D70">
      <w:pPr>
        <w:pStyle w:val="ListParagraph"/>
        <w:numPr>
          <w:ilvl w:val="0"/>
          <w:numId w:val="29"/>
        </w:numPr>
        <w:spacing w:after="120" w:line="240" w:lineRule="auto"/>
        <w:rPr>
          <w:rFonts w:cs="Calibri"/>
        </w:rPr>
      </w:pPr>
      <w:r w:rsidRPr="00725644">
        <w:rPr>
          <w:rFonts w:cs="Calibri"/>
        </w:rPr>
        <w:t>Client Cashflow Visuals</w:t>
      </w:r>
      <w:r w:rsidR="00D45E77" w:rsidRPr="00725644">
        <w:rPr>
          <w:rFonts w:cs="Calibri"/>
        </w:rPr>
        <w:t xml:space="preserve"> (out-of-the-box and custom built</w:t>
      </w:r>
      <w:r w:rsidR="0029335C">
        <w:rPr>
          <w:rFonts w:cs="Calibri"/>
        </w:rPr>
        <w:t xml:space="preserve"> charts and graphs</w:t>
      </w:r>
      <w:r w:rsidR="00D45E77" w:rsidRPr="00725644">
        <w:rPr>
          <w:rFonts w:cs="Calibri"/>
        </w:rPr>
        <w:t>)</w:t>
      </w:r>
    </w:p>
    <w:p w14:paraId="79F0D6DD" w14:textId="24E72F8B" w:rsidR="009C465F" w:rsidRDefault="009C465F" w:rsidP="005057FD">
      <w:pPr>
        <w:pStyle w:val="ListParagraph"/>
        <w:spacing w:after="120" w:line="240" w:lineRule="auto"/>
        <w:rPr>
          <w:rFonts w:cs="Calibri"/>
        </w:rPr>
      </w:pPr>
    </w:p>
    <w:p w14:paraId="3BFB2C8A" w14:textId="23CD3146" w:rsidR="005057FD" w:rsidRDefault="005057FD" w:rsidP="005057FD">
      <w:pPr>
        <w:spacing w:after="120" w:line="240" w:lineRule="auto"/>
        <w:rPr>
          <w:rFonts w:cs="Calibri"/>
        </w:rPr>
      </w:pPr>
      <w:r>
        <w:rPr>
          <w:rFonts w:cs="Calibri"/>
        </w:rPr>
        <w:t>Release 1A</w:t>
      </w:r>
    </w:p>
    <w:p w14:paraId="021C0D67" w14:textId="77777777" w:rsidR="005057FD" w:rsidRDefault="005057FD" w:rsidP="005057FD">
      <w:pPr>
        <w:pStyle w:val="ListParagraph"/>
        <w:numPr>
          <w:ilvl w:val="0"/>
          <w:numId w:val="39"/>
        </w:numPr>
        <w:spacing w:after="120" w:line="240" w:lineRule="auto"/>
        <w:rPr>
          <w:rFonts w:cs="Calibri"/>
        </w:rPr>
      </w:pPr>
      <w:r>
        <w:rPr>
          <w:rFonts w:cs="Calibri"/>
          <w:color w:val="111111" w:themeColor="text1"/>
        </w:rPr>
        <w:lastRenderedPageBreak/>
        <w:t xml:space="preserve">CODAT </w:t>
      </w:r>
      <w:r>
        <w:rPr>
          <w:rFonts w:cs="Calibri"/>
        </w:rPr>
        <w:t>Integration (including Mulesoft)</w:t>
      </w:r>
    </w:p>
    <w:p w14:paraId="093AC80B" w14:textId="77777777" w:rsidR="005057FD" w:rsidRDefault="005057FD" w:rsidP="005057FD">
      <w:pPr>
        <w:pStyle w:val="ListParagraph"/>
        <w:numPr>
          <w:ilvl w:val="0"/>
          <w:numId w:val="39"/>
        </w:numPr>
        <w:spacing w:after="120" w:line="240" w:lineRule="auto"/>
        <w:rPr>
          <w:rFonts w:cs="Calibri"/>
          <w:color w:val="111111" w:themeColor="text1"/>
        </w:rPr>
      </w:pPr>
      <w:r>
        <w:rPr>
          <w:rFonts w:cs="Calibri"/>
          <w:color w:val="111111" w:themeColor="text1"/>
        </w:rPr>
        <w:t>CODAT Onboarding through DBX, SME Platform</w:t>
      </w:r>
    </w:p>
    <w:p w14:paraId="2F18FFA3" w14:textId="77777777" w:rsidR="005057FD" w:rsidRDefault="005057FD" w:rsidP="005057FD">
      <w:pPr>
        <w:pStyle w:val="ListParagraph"/>
        <w:numPr>
          <w:ilvl w:val="0"/>
          <w:numId w:val="39"/>
        </w:numPr>
        <w:spacing w:after="120" w:line="240" w:lineRule="auto"/>
        <w:rPr>
          <w:rFonts w:cs="Calibri"/>
        </w:rPr>
      </w:pPr>
      <w:r>
        <w:rPr>
          <w:rFonts w:cs="Calibri"/>
        </w:rPr>
        <w:t>Client Consent and Entitlement Manegement (for CODAT onboarding)</w:t>
      </w:r>
    </w:p>
    <w:p w14:paraId="6D13CCCD" w14:textId="77777777" w:rsidR="005057FD" w:rsidRPr="00B82073" w:rsidRDefault="005057FD" w:rsidP="005057FD">
      <w:pPr>
        <w:pStyle w:val="ListParagraph"/>
        <w:numPr>
          <w:ilvl w:val="0"/>
          <w:numId w:val="39"/>
        </w:numPr>
        <w:spacing w:after="120" w:line="240" w:lineRule="auto"/>
        <w:rPr>
          <w:rFonts w:cs="Calibri"/>
        </w:rPr>
      </w:pPr>
      <w:r w:rsidRPr="00725644">
        <w:rPr>
          <w:rFonts w:cs="Calibri"/>
        </w:rPr>
        <w:t xml:space="preserve">Client Cashflow </w:t>
      </w:r>
      <w:r>
        <w:rPr>
          <w:rFonts w:cs="Calibri"/>
        </w:rPr>
        <w:t xml:space="preserve">and </w:t>
      </w:r>
      <w:r w:rsidRPr="00725644">
        <w:rPr>
          <w:rFonts w:cs="Calibri"/>
        </w:rPr>
        <w:t>Accounting Visuals</w:t>
      </w:r>
      <w:r>
        <w:rPr>
          <w:rFonts w:cs="Calibri"/>
        </w:rPr>
        <w:t xml:space="preserve"> (integrated)</w:t>
      </w:r>
    </w:p>
    <w:p w14:paraId="66AA2C84" w14:textId="18ED1345" w:rsidR="000016B2" w:rsidRPr="00A3602A" w:rsidRDefault="000016B2" w:rsidP="000016B2">
      <w:pPr>
        <w:pStyle w:val="Heading3"/>
        <w:spacing w:before="240" w:after="120" w:line="240" w:lineRule="auto"/>
      </w:pPr>
      <w:bookmarkStart w:id="62" w:name="_Toc56604041"/>
      <w:r w:rsidRPr="00A3602A">
        <w:t>1.1.2 Out of Scope</w:t>
      </w:r>
      <w:bookmarkEnd w:id="60"/>
      <w:bookmarkEnd w:id="62"/>
    </w:p>
    <w:p w14:paraId="297ABD6A" w14:textId="5F3EC17F" w:rsidR="000016B2" w:rsidRPr="00A3602A" w:rsidRDefault="000016B2" w:rsidP="000016B2">
      <w:pPr>
        <w:spacing w:after="120" w:line="240" w:lineRule="auto"/>
      </w:pPr>
      <w:r w:rsidRPr="00A3602A">
        <w:t xml:space="preserve">The following </w:t>
      </w:r>
      <w:r w:rsidR="005057FD">
        <w:t xml:space="preserve">items </w:t>
      </w:r>
      <w:r w:rsidRPr="00A3602A">
        <w:t>are deemed not in scope</w:t>
      </w:r>
      <w:r w:rsidR="001F05FE">
        <w:t xml:space="preserve"> for this solution</w:t>
      </w:r>
      <w:r w:rsidRPr="00A3602A">
        <w:t>:</w:t>
      </w:r>
    </w:p>
    <w:p w14:paraId="6F3514BF" w14:textId="77777777" w:rsidR="004C6F10" w:rsidRDefault="004C6F10" w:rsidP="003E1D70">
      <w:pPr>
        <w:pStyle w:val="ListParagraph"/>
        <w:numPr>
          <w:ilvl w:val="0"/>
          <w:numId w:val="27"/>
        </w:numPr>
        <w:spacing w:after="160" w:line="259" w:lineRule="auto"/>
      </w:pPr>
      <w:r>
        <w:t>Purchase of data sources</w:t>
      </w:r>
    </w:p>
    <w:p w14:paraId="6269C4CB" w14:textId="77777777" w:rsidR="004C6F10" w:rsidRDefault="004C6F10" w:rsidP="003E1D70">
      <w:pPr>
        <w:pStyle w:val="ListParagraph"/>
        <w:numPr>
          <w:ilvl w:val="0"/>
          <w:numId w:val="27"/>
        </w:numPr>
        <w:spacing w:after="160" w:line="259" w:lineRule="auto"/>
      </w:pPr>
      <w:r>
        <w:t>Cash flow simulation</w:t>
      </w:r>
    </w:p>
    <w:p w14:paraId="0EAF7EAF" w14:textId="14FA8EDF" w:rsidR="004C6F10" w:rsidRDefault="004C6F10" w:rsidP="003E1D70">
      <w:pPr>
        <w:pStyle w:val="ListParagraph"/>
        <w:numPr>
          <w:ilvl w:val="0"/>
          <w:numId w:val="27"/>
        </w:numPr>
        <w:spacing w:after="160" w:line="259" w:lineRule="auto"/>
      </w:pPr>
      <w:r>
        <w:t>Advanced analysis of cash flow and accounting (</w:t>
      </w:r>
      <w:r w:rsidRPr="006D41B2">
        <w:t xml:space="preserve">none out of the box XAI insights – refer to </w:t>
      </w:r>
      <w:hyperlink r:id="rId18" w:history="1">
        <w:r w:rsidR="006D41B2" w:rsidRPr="00543A0E">
          <w:rPr>
            <w:rStyle w:val="Hyperlink"/>
            <w:rFonts w:asciiTheme="majorHAnsi" w:hAnsiTheme="majorHAnsi" w:cstheme="majorHAnsi"/>
          </w:rPr>
          <w:t>[17th Sept] Temenos</w:t>
        </w:r>
        <w:r w:rsidR="006D41B2">
          <w:rPr>
            <w:rStyle w:val="Hyperlink"/>
            <w:rFonts w:asciiTheme="majorHAnsi" w:hAnsiTheme="majorHAnsi" w:cstheme="majorHAnsi"/>
          </w:rPr>
          <w:t xml:space="preserve"> </w:t>
        </w:r>
        <w:r w:rsidR="006D41B2" w:rsidRPr="00543A0E">
          <w:rPr>
            <w:rStyle w:val="Hyperlink"/>
            <w:rFonts w:asciiTheme="majorHAnsi" w:hAnsiTheme="majorHAnsi" w:cstheme="majorHAnsi"/>
          </w:rPr>
          <w:t>Infinity_CWB_Accounting Dashboard.pptx</w:t>
        </w:r>
      </w:hyperlink>
      <w:r>
        <w:t>)</w:t>
      </w:r>
    </w:p>
    <w:p w14:paraId="7D9BB85E" w14:textId="020E784C" w:rsidR="004C6F10" w:rsidRDefault="004C6F10" w:rsidP="003E1D70">
      <w:pPr>
        <w:pStyle w:val="ListParagraph"/>
        <w:numPr>
          <w:ilvl w:val="0"/>
          <w:numId w:val="27"/>
        </w:numPr>
        <w:spacing w:after="160" w:line="259" w:lineRule="auto"/>
        <w:rPr>
          <w:ins w:id="63" w:author="Hoa Bach" w:date="2020-11-23T11:35:00Z"/>
        </w:rPr>
      </w:pPr>
      <w:r>
        <w:t>Integration with other banks</w:t>
      </w:r>
    </w:p>
    <w:p w14:paraId="66EED424" w14:textId="77777777" w:rsidR="000016B2" w:rsidRPr="00E70533" w:rsidRDefault="000016B2" w:rsidP="000016B2">
      <w:pPr>
        <w:pStyle w:val="Heading2"/>
        <w:keepNext/>
        <w:keepLines/>
        <w:numPr>
          <w:ilvl w:val="1"/>
          <w:numId w:val="14"/>
        </w:numPr>
        <w:spacing w:before="240" w:after="120" w:line="276" w:lineRule="auto"/>
      </w:pPr>
      <w:bookmarkStart w:id="64" w:name="_Toc34660779"/>
      <w:bookmarkStart w:id="65" w:name="_Toc56604042"/>
      <w:r>
        <w:t xml:space="preserve">Document </w:t>
      </w:r>
      <w:r w:rsidRPr="00E70533">
        <w:t>Intended Audience</w:t>
      </w:r>
      <w:bookmarkEnd w:id="64"/>
      <w:bookmarkEnd w:id="65"/>
    </w:p>
    <w:p w14:paraId="734D6887" w14:textId="28306426" w:rsidR="000016B2" w:rsidRPr="000D2D4F" w:rsidRDefault="000D2D4F" w:rsidP="000016B2">
      <w:pPr>
        <w:rPr>
          <w:rFonts w:cstheme="minorHAnsi"/>
        </w:rPr>
      </w:pPr>
      <w:r w:rsidRPr="000D2D4F">
        <w:rPr>
          <w:rFonts w:cstheme="minorHAnsi"/>
        </w:rPr>
        <w:t>This document contains confidential information intended for the specific audience listed below. The information in this document may also be legally privileged. If you are not listed below, please contact the document author noted on the front page.</w:t>
      </w:r>
    </w:p>
    <w:p w14:paraId="7BB0021E" w14:textId="262476EC" w:rsidR="000016B2" w:rsidRDefault="00D505FB" w:rsidP="003E1D70">
      <w:pPr>
        <w:pStyle w:val="ListParagraph"/>
        <w:numPr>
          <w:ilvl w:val="0"/>
          <w:numId w:val="18"/>
        </w:numPr>
        <w:rPr>
          <w:rFonts w:cstheme="minorHAnsi"/>
        </w:rPr>
      </w:pPr>
      <w:r>
        <w:rPr>
          <w:rFonts w:cstheme="minorHAnsi"/>
        </w:rPr>
        <w:t>E</w:t>
      </w:r>
      <w:r w:rsidR="000016B2">
        <w:rPr>
          <w:rFonts w:cstheme="minorHAnsi"/>
        </w:rPr>
        <w:t xml:space="preserve">xecutive </w:t>
      </w:r>
      <w:r w:rsidR="00CD219A">
        <w:rPr>
          <w:rFonts w:cstheme="minorHAnsi"/>
        </w:rPr>
        <w:t>S</w:t>
      </w:r>
      <w:r w:rsidR="000016B2">
        <w:rPr>
          <w:rFonts w:cstheme="minorHAnsi"/>
        </w:rPr>
        <w:t>ponsor</w:t>
      </w:r>
    </w:p>
    <w:p w14:paraId="5FE98CDA" w14:textId="50AB6C31" w:rsidR="00BD724B" w:rsidRDefault="00BD724B" w:rsidP="003E1D70">
      <w:pPr>
        <w:pStyle w:val="ListParagraph"/>
        <w:numPr>
          <w:ilvl w:val="0"/>
          <w:numId w:val="18"/>
        </w:numPr>
        <w:rPr>
          <w:rFonts w:cstheme="minorHAnsi"/>
        </w:rPr>
      </w:pPr>
      <w:r>
        <w:rPr>
          <w:rFonts w:cstheme="minorHAnsi"/>
        </w:rPr>
        <w:t>Applicable Business Areas (</w:t>
      </w:r>
      <w:r w:rsidR="00B27626" w:rsidRPr="001C2681">
        <w:rPr>
          <w:rFonts w:cstheme="minorHAnsi"/>
          <w:color w:val="111111" w:themeColor="text1"/>
        </w:rPr>
        <w:t>Client Solutions</w:t>
      </w:r>
      <w:r w:rsidR="008B6765" w:rsidRPr="001C2681">
        <w:rPr>
          <w:rFonts w:cstheme="minorHAnsi"/>
          <w:color w:val="111111" w:themeColor="text1"/>
        </w:rPr>
        <w:t>, Digital, Relationship Manager</w:t>
      </w:r>
      <w:r w:rsidRPr="001C2681">
        <w:rPr>
          <w:rFonts w:cstheme="minorHAnsi"/>
          <w:color w:val="111111" w:themeColor="text1"/>
        </w:rPr>
        <w:t>)</w:t>
      </w:r>
    </w:p>
    <w:p w14:paraId="32B668CA" w14:textId="63416C6D" w:rsidR="00BD724B" w:rsidRPr="00BD724B" w:rsidRDefault="00BD724B" w:rsidP="003E1D70">
      <w:pPr>
        <w:pStyle w:val="ListParagraph"/>
        <w:numPr>
          <w:ilvl w:val="0"/>
          <w:numId w:val="18"/>
        </w:numPr>
        <w:rPr>
          <w:rFonts w:cstheme="minorHAnsi"/>
        </w:rPr>
      </w:pPr>
      <w:r>
        <w:t>Project Management Office</w:t>
      </w:r>
    </w:p>
    <w:p w14:paraId="5EBB22B7" w14:textId="77777777" w:rsidR="00BD724B" w:rsidRDefault="00BD724B" w:rsidP="003E1D70">
      <w:pPr>
        <w:pStyle w:val="ListParagraph"/>
        <w:numPr>
          <w:ilvl w:val="0"/>
          <w:numId w:val="18"/>
        </w:numPr>
        <w:rPr>
          <w:rFonts w:cstheme="minorHAnsi"/>
        </w:rPr>
      </w:pPr>
      <w:r>
        <w:t>Organization Chanage Management</w:t>
      </w:r>
      <w:r>
        <w:rPr>
          <w:rFonts w:cstheme="minorHAnsi"/>
        </w:rPr>
        <w:t xml:space="preserve"> </w:t>
      </w:r>
    </w:p>
    <w:p w14:paraId="564D5A25" w14:textId="102D77CC" w:rsidR="00BD724B" w:rsidRPr="00466F43" w:rsidRDefault="00BD724B" w:rsidP="003E1D70">
      <w:pPr>
        <w:pStyle w:val="ListParagraph"/>
        <w:numPr>
          <w:ilvl w:val="0"/>
          <w:numId w:val="18"/>
        </w:numPr>
        <w:rPr>
          <w:rFonts w:cstheme="minorHAnsi"/>
        </w:rPr>
      </w:pPr>
      <w:r>
        <w:t>Data Governance</w:t>
      </w:r>
    </w:p>
    <w:p w14:paraId="3B59963D" w14:textId="60AF8936" w:rsidR="00466F43" w:rsidRPr="00BD724B" w:rsidRDefault="00466F43" w:rsidP="003E1D70">
      <w:pPr>
        <w:pStyle w:val="ListParagraph"/>
        <w:numPr>
          <w:ilvl w:val="0"/>
          <w:numId w:val="18"/>
        </w:numPr>
        <w:rPr>
          <w:rFonts w:cstheme="minorHAnsi"/>
        </w:rPr>
      </w:pPr>
      <w:r>
        <w:t>Legal Services</w:t>
      </w:r>
    </w:p>
    <w:p w14:paraId="7FD5CE5F" w14:textId="2ABFD61E" w:rsidR="00152C5F" w:rsidRPr="00BD724B" w:rsidRDefault="00152C5F" w:rsidP="003E1D70">
      <w:pPr>
        <w:pStyle w:val="ListParagraph"/>
        <w:numPr>
          <w:ilvl w:val="0"/>
          <w:numId w:val="18"/>
        </w:numPr>
        <w:rPr>
          <w:rFonts w:cstheme="minorHAnsi"/>
        </w:rPr>
      </w:pPr>
      <w:r>
        <w:t>Information Security Office</w:t>
      </w:r>
      <w:r w:rsidR="004A59DA">
        <w:t xml:space="preserve"> </w:t>
      </w:r>
    </w:p>
    <w:p w14:paraId="5B33E403" w14:textId="36E71422" w:rsidR="00BD724B" w:rsidRPr="00BD724B" w:rsidRDefault="00BD724B" w:rsidP="003E1D70">
      <w:pPr>
        <w:pStyle w:val="ListParagraph"/>
        <w:numPr>
          <w:ilvl w:val="0"/>
          <w:numId w:val="18"/>
        </w:numPr>
        <w:rPr>
          <w:rFonts w:cstheme="minorHAnsi"/>
        </w:rPr>
      </w:pPr>
      <w:r>
        <w:lastRenderedPageBreak/>
        <w:t>Infrastructure and Operations</w:t>
      </w:r>
    </w:p>
    <w:p w14:paraId="67C1E2FD" w14:textId="77777777" w:rsidR="00152C5F" w:rsidRPr="00152C5F" w:rsidRDefault="00BD724B" w:rsidP="003E1D70">
      <w:pPr>
        <w:pStyle w:val="ListParagraph"/>
        <w:numPr>
          <w:ilvl w:val="0"/>
          <w:numId w:val="18"/>
        </w:numPr>
        <w:rPr>
          <w:rFonts w:cstheme="minorHAnsi"/>
        </w:rPr>
      </w:pPr>
      <w:r>
        <w:t>Business Analysis</w:t>
      </w:r>
    </w:p>
    <w:p w14:paraId="2AE59D43" w14:textId="794F06B9" w:rsidR="00152C5F" w:rsidRPr="00152C5F" w:rsidRDefault="00152C5F" w:rsidP="003E1D70">
      <w:pPr>
        <w:pStyle w:val="ListParagraph"/>
        <w:numPr>
          <w:ilvl w:val="0"/>
          <w:numId w:val="18"/>
        </w:numPr>
        <w:rPr>
          <w:rFonts w:cstheme="minorHAnsi"/>
        </w:rPr>
      </w:pPr>
      <w:r>
        <w:t>Enterprise Architecture</w:t>
      </w:r>
    </w:p>
    <w:p w14:paraId="37D6B6DD" w14:textId="77777777" w:rsidR="00BD724B" w:rsidRDefault="00BD724B" w:rsidP="003E1D70">
      <w:pPr>
        <w:pStyle w:val="ListParagraph"/>
        <w:numPr>
          <w:ilvl w:val="0"/>
          <w:numId w:val="18"/>
        </w:numPr>
        <w:rPr>
          <w:rFonts w:cstheme="minorHAnsi"/>
        </w:rPr>
      </w:pPr>
      <w:r>
        <w:t>Quality Assurance</w:t>
      </w:r>
      <w:r>
        <w:rPr>
          <w:rFonts w:cstheme="minorHAnsi"/>
        </w:rPr>
        <w:t xml:space="preserve"> </w:t>
      </w:r>
    </w:p>
    <w:p w14:paraId="2274449F" w14:textId="02775A7A" w:rsidR="00D505FB" w:rsidRDefault="003A6046" w:rsidP="003E1D70">
      <w:pPr>
        <w:pStyle w:val="ListParagraph"/>
        <w:numPr>
          <w:ilvl w:val="0"/>
          <w:numId w:val="18"/>
        </w:numPr>
        <w:rPr>
          <w:rFonts w:cstheme="minorHAnsi"/>
        </w:rPr>
      </w:pPr>
      <w:r>
        <w:rPr>
          <w:rFonts w:cstheme="minorHAnsi"/>
        </w:rPr>
        <w:t>ClearSight</w:t>
      </w:r>
      <w:r w:rsidR="00C353A9">
        <w:rPr>
          <w:rFonts w:cstheme="minorHAnsi"/>
        </w:rPr>
        <w:t xml:space="preserve"> Solution</w:t>
      </w:r>
      <w:r w:rsidR="00E17AC4">
        <w:rPr>
          <w:rFonts w:cstheme="minorHAnsi"/>
        </w:rPr>
        <w:t>s</w:t>
      </w:r>
      <w:r w:rsidR="000969FA">
        <w:rPr>
          <w:rFonts w:cstheme="minorHAnsi"/>
        </w:rPr>
        <w:t xml:space="preserve"> (vendor)</w:t>
      </w:r>
    </w:p>
    <w:p w14:paraId="637B5D8F" w14:textId="3CB00082" w:rsidR="00CC0939" w:rsidRDefault="003A6046" w:rsidP="003E1D70">
      <w:pPr>
        <w:pStyle w:val="ListParagraph"/>
        <w:numPr>
          <w:ilvl w:val="0"/>
          <w:numId w:val="18"/>
        </w:numPr>
        <w:rPr>
          <w:rFonts w:cstheme="minorHAnsi"/>
        </w:rPr>
      </w:pPr>
      <w:r>
        <w:rPr>
          <w:rFonts w:cstheme="minorHAnsi"/>
        </w:rPr>
        <w:t>Temenos</w:t>
      </w:r>
      <w:r w:rsidR="000969FA">
        <w:rPr>
          <w:rFonts w:cstheme="minorHAnsi"/>
        </w:rPr>
        <w:t xml:space="preserve"> (vendor)</w:t>
      </w:r>
    </w:p>
    <w:p w14:paraId="456C39D0" w14:textId="32AAF4BA" w:rsidR="004825A0" w:rsidRDefault="004825A0" w:rsidP="004825A0">
      <w:pPr>
        <w:pStyle w:val="Heading1"/>
        <w:numPr>
          <w:ilvl w:val="0"/>
          <w:numId w:val="14"/>
        </w:numPr>
        <w:rPr>
          <w:rFonts w:cstheme="minorHAnsi"/>
        </w:rPr>
      </w:pPr>
      <w:bookmarkStart w:id="66" w:name="_Toc56604043"/>
      <w:r>
        <w:rPr>
          <w:rFonts w:cstheme="minorHAnsi"/>
        </w:rPr>
        <w:t xml:space="preserve">Business </w:t>
      </w:r>
      <w:r w:rsidRPr="00AC3365">
        <w:rPr>
          <w:rFonts w:cstheme="minorHAnsi"/>
        </w:rPr>
        <w:t>Overview</w:t>
      </w:r>
      <w:bookmarkEnd w:id="56"/>
      <w:bookmarkEnd w:id="66"/>
    </w:p>
    <w:p w14:paraId="4367AC3E" w14:textId="319AF7A1" w:rsidR="00D02EC6" w:rsidRDefault="00603F83" w:rsidP="00603F83">
      <w:pPr>
        <w:spacing w:after="0"/>
      </w:pPr>
      <w:r>
        <w:t>The acquisition</w:t>
      </w:r>
      <w:r w:rsidR="004F3E30" w:rsidRPr="00415C02">
        <w:t xml:space="preserve"> of the </w:t>
      </w:r>
      <w:r w:rsidR="004F3E30" w:rsidRPr="00AA2F2F">
        <w:rPr>
          <w:rFonts w:cstheme="minorHAnsi"/>
          <w:b/>
        </w:rPr>
        <w:t>Temenos XAI (Explainable Artificial Intelligence)</w:t>
      </w:r>
      <w:r w:rsidR="004F3E30" w:rsidRPr="006C404A">
        <w:rPr>
          <w:rFonts w:cstheme="minorHAnsi"/>
        </w:rPr>
        <w:t xml:space="preserve"> </w:t>
      </w:r>
      <w:r w:rsidR="004F3E30" w:rsidRPr="00AA2F2F">
        <w:rPr>
          <w:rFonts w:cstheme="minorHAnsi"/>
          <w:b/>
        </w:rPr>
        <w:t>technology platform</w:t>
      </w:r>
      <w:r w:rsidR="008F2395">
        <w:rPr>
          <w:rFonts w:cstheme="minorHAnsi"/>
          <w:b/>
        </w:rPr>
        <w:t xml:space="preserve"> </w:t>
      </w:r>
      <w:r w:rsidR="004F3E30" w:rsidRPr="006C404A">
        <w:rPr>
          <w:rFonts w:cstheme="minorHAnsi"/>
        </w:rPr>
        <w:t xml:space="preserve">in </w:t>
      </w:r>
      <w:r w:rsidR="004F3E30">
        <w:rPr>
          <w:rFonts w:cstheme="minorHAnsi"/>
        </w:rPr>
        <w:t>early 2020</w:t>
      </w:r>
      <w:r>
        <w:t xml:space="preserve"> </w:t>
      </w:r>
      <w:r w:rsidR="0003391C" w:rsidRPr="00415C02">
        <w:t xml:space="preserve">makes CWB the first in Canada to leverage </w:t>
      </w:r>
      <w:r w:rsidR="00FC6813">
        <w:t xml:space="preserve">the </w:t>
      </w:r>
      <w:r w:rsidR="0003391C" w:rsidRPr="00415C02">
        <w:t xml:space="preserve">Temenos Explainable AI capabilities to offer a differentiated digital </w:t>
      </w:r>
      <w:r w:rsidR="00693AE7" w:rsidRPr="00415C02">
        <w:t xml:space="preserve">banking </w:t>
      </w:r>
      <w:r w:rsidR="009F5C20">
        <w:t>experience for small-to-</w:t>
      </w:r>
      <w:r w:rsidR="0003391C" w:rsidRPr="00415C02">
        <w:t xml:space="preserve">medium-sized business owners. </w:t>
      </w:r>
    </w:p>
    <w:p w14:paraId="211AB3E8" w14:textId="7B8CC8AB" w:rsidR="00603F83" w:rsidRDefault="002C4010" w:rsidP="00603F83">
      <w:pPr>
        <w:pStyle w:val="NoSpacing"/>
        <w:spacing w:before="120"/>
        <w:jc w:val="both"/>
      </w:pPr>
      <w:r>
        <w:t>The</w:t>
      </w:r>
      <w:r w:rsidR="0029335C">
        <w:t xml:space="preserve"> goal of levering the </w:t>
      </w:r>
      <w:r>
        <w:t xml:space="preserve">Temenos </w:t>
      </w:r>
      <w:r w:rsidR="0029335C">
        <w:t xml:space="preserve">Cash Flow </w:t>
      </w:r>
      <w:r w:rsidR="008B7A31">
        <w:t>Predictive</w:t>
      </w:r>
      <w:r>
        <w:t xml:space="preserve"> </w:t>
      </w:r>
      <w:r w:rsidR="008B7A31">
        <w:t xml:space="preserve">XAI </w:t>
      </w:r>
      <w:r w:rsidR="0029335C">
        <w:t>model is to help our small business clients with their cash flow so they can run their business more efficiently and feel empowered to make decisions, have more time, and focus on the growth of their business. We want to use data and XAI to drive smart insights and create an intuitive user experience for our clients.</w:t>
      </w:r>
    </w:p>
    <w:p w14:paraId="21D21A39" w14:textId="4B1CFEB2" w:rsidR="00F806BA" w:rsidRDefault="00F829A1" w:rsidP="00F806BA">
      <w:pPr>
        <w:pStyle w:val="Heading2"/>
        <w:keepNext/>
        <w:keepLines/>
        <w:numPr>
          <w:ilvl w:val="1"/>
          <w:numId w:val="14"/>
        </w:numPr>
        <w:spacing w:before="240" w:after="120" w:line="276" w:lineRule="auto"/>
      </w:pPr>
      <w:bookmarkStart w:id="67" w:name="_Business_Problem_Statement"/>
      <w:bookmarkStart w:id="68" w:name="_Toc56604044"/>
      <w:bookmarkEnd w:id="67"/>
      <w:r>
        <w:t xml:space="preserve">Business </w:t>
      </w:r>
      <w:r w:rsidR="000C6F76">
        <w:t>Problem</w:t>
      </w:r>
      <w:r w:rsidR="00F806BA">
        <w:t xml:space="preserve"> Statement</w:t>
      </w:r>
      <w:bookmarkEnd w:id="68"/>
    </w:p>
    <w:p w14:paraId="4CBD91CC" w14:textId="561C384B" w:rsidR="0029335C" w:rsidRDefault="0029335C" w:rsidP="000A117F">
      <w:pPr>
        <w:pStyle w:val="NoSpacing"/>
        <w:spacing w:before="120"/>
        <w:jc w:val="both"/>
      </w:pPr>
      <w:r>
        <w:rPr>
          <w:lang w:val="en-US"/>
        </w:rPr>
        <w:t>Based on our research, our small to medium sized businesses feels overwhelmed with admin</w:t>
      </w:r>
      <w:r w:rsidR="002C4010">
        <w:rPr>
          <w:lang w:val="en-US"/>
        </w:rPr>
        <w:t>istration</w:t>
      </w:r>
      <w:r>
        <w:rPr>
          <w:lang w:val="en-US"/>
        </w:rPr>
        <w:t>, unsure and intimidated about how to run their day to day operations. They want to understand how to run their business more efficiently and when to grow their business. We can solve this problem by creating a feature focused on giving insight and managing their cash flow more effecti</w:t>
      </w:r>
      <w:r w:rsidR="00A46168">
        <w:rPr>
          <w:lang w:val="en-US"/>
        </w:rPr>
        <w:t xml:space="preserve">vely. We will leverage the </w:t>
      </w:r>
      <w:r w:rsidR="008B7A31">
        <w:t xml:space="preserve">Temenos Cash Flow Predictive XAI </w:t>
      </w:r>
      <w:r>
        <w:rPr>
          <w:lang w:val="en-US"/>
        </w:rPr>
        <w:t>model, use data to drive the model, and provide insights to our clients</w:t>
      </w:r>
      <w:r w:rsidR="002C4010">
        <w:rPr>
          <w:lang w:val="en-US"/>
        </w:rPr>
        <w:t>.</w:t>
      </w:r>
    </w:p>
    <w:p w14:paraId="31F73B5A" w14:textId="56302337" w:rsidR="00AA3AD3" w:rsidRDefault="00AA3AD3" w:rsidP="00AA3AD3">
      <w:pPr>
        <w:pStyle w:val="NoSpacing"/>
        <w:spacing w:before="120" w:after="120"/>
        <w:jc w:val="both"/>
      </w:pPr>
      <w:r>
        <w:t xml:space="preserve">This </w:t>
      </w:r>
      <w:r w:rsidR="003E4939">
        <w:t>Feature</w:t>
      </w:r>
      <w:r>
        <w:t xml:space="preserve"> will solve the following problems:</w:t>
      </w:r>
    </w:p>
    <w:p w14:paraId="3ABB3395" w14:textId="77777777" w:rsidR="002C4010" w:rsidRPr="00251072" w:rsidRDefault="002C4010" w:rsidP="003E1D70">
      <w:pPr>
        <w:pStyle w:val="NoSpacing"/>
        <w:numPr>
          <w:ilvl w:val="0"/>
          <w:numId w:val="30"/>
        </w:numPr>
        <w:jc w:val="both"/>
      </w:pPr>
      <w:r>
        <w:rPr>
          <w:lang w:val="en-US"/>
        </w:rPr>
        <w:t>Lack of understanding of their cash flow; wants to manage their money more effectively</w:t>
      </w:r>
    </w:p>
    <w:p w14:paraId="3AB6A8AE" w14:textId="77777777" w:rsidR="002C4010" w:rsidRPr="00251072" w:rsidRDefault="002C4010" w:rsidP="003E1D70">
      <w:pPr>
        <w:pStyle w:val="NoSpacing"/>
        <w:numPr>
          <w:ilvl w:val="0"/>
          <w:numId w:val="30"/>
        </w:numPr>
        <w:jc w:val="both"/>
      </w:pPr>
      <w:r>
        <w:rPr>
          <w:lang w:val="en-US"/>
        </w:rPr>
        <w:lastRenderedPageBreak/>
        <w:t>Manual day-to-day operational inefficiencies</w:t>
      </w:r>
    </w:p>
    <w:p w14:paraId="0C71F4FA" w14:textId="77777777" w:rsidR="002C4010" w:rsidRPr="00AA3AD3" w:rsidRDefault="002C4010" w:rsidP="003E1D70">
      <w:pPr>
        <w:pStyle w:val="NoSpacing"/>
        <w:numPr>
          <w:ilvl w:val="0"/>
          <w:numId w:val="30"/>
        </w:numPr>
        <w:jc w:val="both"/>
      </w:pPr>
      <w:r w:rsidRPr="00AA3AD3">
        <w:rPr>
          <w:lang w:val="en-US"/>
        </w:rPr>
        <w:t>Lack of real-time data and insights</w:t>
      </w:r>
    </w:p>
    <w:p w14:paraId="0ACFE587" w14:textId="18C11042" w:rsidR="002C4010" w:rsidRPr="00AA3AD3" w:rsidDel="00E45E4C" w:rsidRDefault="002C4010" w:rsidP="003E1D70">
      <w:pPr>
        <w:pStyle w:val="NoSpacing"/>
        <w:numPr>
          <w:ilvl w:val="0"/>
          <w:numId w:val="30"/>
        </w:numPr>
        <w:jc w:val="both"/>
        <w:rPr>
          <w:del w:id="69" w:author="Hoa Bach" w:date="2020-11-23T11:15:00Z"/>
        </w:rPr>
      </w:pPr>
      <w:commentRangeStart w:id="70"/>
      <w:del w:id="71" w:author="Hoa Bach" w:date="2020-11-23T11:15:00Z">
        <w:r w:rsidRPr="00AA3AD3" w:rsidDel="00E45E4C">
          <w:rPr>
            <w:lang w:val="en-US"/>
          </w:rPr>
          <w:delText xml:space="preserve">Lack of technology and accounting </w:delText>
        </w:r>
        <w:commentRangeStart w:id="72"/>
        <w:r w:rsidRPr="00AA3AD3" w:rsidDel="00E45E4C">
          <w:rPr>
            <w:lang w:val="en-US"/>
          </w:rPr>
          <w:delText>integration</w:delText>
        </w:r>
      </w:del>
      <w:commentRangeEnd w:id="70"/>
      <w:r w:rsidR="005057FD">
        <w:rPr>
          <w:rStyle w:val="CommentReference"/>
          <w:rFonts w:ascii="Calibri" w:eastAsia="Times New Roman" w:hAnsi="Calibri" w:cs="Times New Roman"/>
          <w:lang w:eastAsia="en-CA"/>
        </w:rPr>
        <w:commentReference w:id="70"/>
      </w:r>
      <w:commentRangeEnd w:id="72"/>
      <w:r w:rsidR="00950A0E">
        <w:rPr>
          <w:rStyle w:val="CommentReference"/>
          <w:rFonts w:ascii="Calibri" w:eastAsia="Times New Roman" w:hAnsi="Calibri" w:cs="Times New Roman"/>
          <w:lang w:eastAsia="en-CA"/>
        </w:rPr>
        <w:commentReference w:id="72"/>
      </w:r>
    </w:p>
    <w:p w14:paraId="64A52330" w14:textId="77777777" w:rsidR="002C4010" w:rsidRPr="006276DD" w:rsidRDefault="002C4010" w:rsidP="003E1D70">
      <w:pPr>
        <w:pStyle w:val="NoSpacing"/>
        <w:numPr>
          <w:ilvl w:val="0"/>
          <w:numId w:val="30"/>
        </w:numPr>
        <w:jc w:val="both"/>
      </w:pPr>
      <w:r w:rsidRPr="00AA3AD3">
        <w:rPr>
          <w:lang w:val="en-US"/>
        </w:rPr>
        <w:t>Poor client</w:t>
      </w:r>
      <w:r>
        <w:rPr>
          <w:lang w:val="en-US"/>
        </w:rPr>
        <w:t xml:space="preserve"> experience</w:t>
      </w:r>
    </w:p>
    <w:p w14:paraId="2E43DCA7" w14:textId="77777777" w:rsidR="002C4010" w:rsidRPr="00083F68" w:rsidRDefault="002C4010" w:rsidP="003E1D70">
      <w:pPr>
        <w:pStyle w:val="NoSpacing"/>
        <w:numPr>
          <w:ilvl w:val="0"/>
          <w:numId w:val="30"/>
        </w:numPr>
        <w:jc w:val="both"/>
      </w:pPr>
      <w:r>
        <w:rPr>
          <w:lang w:val="en-US"/>
        </w:rPr>
        <w:t>Lack of proactive client relationships; would like to move from service to partner relationship</w:t>
      </w:r>
    </w:p>
    <w:p w14:paraId="1A085571" w14:textId="26BE1FC6" w:rsidR="00F24427" w:rsidRDefault="003E1D70" w:rsidP="00F806BA">
      <w:pPr>
        <w:pStyle w:val="Heading2"/>
        <w:keepNext/>
        <w:keepLines/>
        <w:numPr>
          <w:ilvl w:val="1"/>
          <w:numId w:val="14"/>
        </w:numPr>
        <w:spacing w:before="240" w:after="120" w:line="276" w:lineRule="auto"/>
      </w:pPr>
      <w:bookmarkStart w:id="73" w:name="_Key_Business_Differentiators"/>
      <w:bookmarkStart w:id="74" w:name="_Toc14167653"/>
      <w:bookmarkStart w:id="75" w:name="_Toc27645367"/>
      <w:bookmarkStart w:id="76" w:name="_Toc56604045"/>
      <w:bookmarkEnd w:id="73"/>
      <w:r>
        <w:t xml:space="preserve">Key </w:t>
      </w:r>
      <w:r w:rsidR="00D056A8">
        <w:t xml:space="preserve">Business </w:t>
      </w:r>
      <w:r>
        <w:t>Differentiators</w:t>
      </w:r>
      <w:r w:rsidR="00D056A8">
        <w:t xml:space="preserve"> and Objectives</w:t>
      </w:r>
      <w:bookmarkEnd w:id="74"/>
      <w:bookmarkEnd w:id="75"/>
      <w:bookmarkEnd w:id="76"/>
    </w:p>
    <w:p w14:paraId="7A77C425" w14:textId="77777777" w:rsidR="003E1D70" w:rsidRDefault="003E1D70" w:rsidP="003E1D70">
      <w:pPr>
        <w:pStyle w:val="NoSpacing"/>
        <w:jc w:val="both"/>
      </w:pPr>
      <w:bookmarkStart w:id="77" w:name="_Toc290994528"/>
      <w:r>
        <w:t xml:space="preserve">Our objective is to help SME’s manage their day to day activities and focus what they value most. </w:t>
      </w:r>
    </w:p>
    <w:p w14:paraId="5FACC8A2" w14:textId="77777777" w:rsidR="003E1D70" w:rsidRDefault="003E1D70" w:rsidP="003E1D70">
      <w:pPr>
        <w:pStyle w:val="NoSpacing"/>
        <w:jc w:val="both"/>
      </w:pPr>
    </w:p>
    <w:p w14:paraId="0299DF2C" w14:textId="77777777" w:rsidR="003E1D70" w:rsidRDefault="003E1D70" w:rsidP="003E1D70">
      <w:pPr>
        <w:pStyle w:val="NoSpacing"/>
        <w:jc w:val="both"/>
      </w:pPr>
      <w:r>
        <w:t>Our key differentiators for SME’s:</w:t>
      </w:r>
    </w:p>
    <w:p w14:paraId="6413592C" w14:textId="77777777" w:rsidR="003E1D70" w:rsidRDefault="003E1D70" w:rsidP="003921A7">
      <w:pPr>
        <w:pStyle w:val="NoSpacing"/>
        <w:numPr>
          <w:ilvl w:val="0"/>
          <w:numId w:val="36"/>
        </w:numPr>
        <w:jc w:val="both"/>
      </w:pPr>
      <w:r>
        <w:t xml:space="preserve">Integrated view of their business from one dashboard or area </w:t>
      </w:r>
    </w:p>
    <w:p w14:paraId="5550E40C" w14:textId="77777777" w:rsidR="003E1D70" w:rsidRDefault="003E1D70" w:rsidP="003921A7">
      <w:pPr>
        <w:pStyle w:val="NoSpacing"/>
        <w:numPr>
          <w:ilvl w:val="0"/>
          <w:numId w:val="36"/>
        </w:numPr>
        <w:jc w:val="both"/>
      </w:pPr>
      <w:r>
        <w:t>Intuitive user interface for all core banking and payment services</w:t>
      </w:r>
    </w:p>
    <w:p w14:paraId="63E5772F" w14:textId="398225FC" w:rsidR="003921A7" w:rsidRDefault="003E1D70" w:rsidP="003921A7">
      <w:pPr>
        <w:pStyle w:val="NoSpacing"/>
        <w:numPr>
          <w:ilvl w:val="0"/>
          <w:numId w:val="36"/>
        </w:numPr>
        <w:jc w:val="both"/>
      </w:pPr>
      <w:r>
        <w:t xml:space="preserve">Detailed view of cash flow based on banking </w:t>
      </w:r>
      <w:commentRangeStart w:id="78"/>
      <w:del w:id="79" w:author="Hoa Bach" w:date="2020-11-23T11:16:00Z">
        <w:r w:rsidDel="00E45E4C">
          <w:delText xml:space="preserve">and accounting </w:delText>
        </w:r>
      </w:del>
      <w:commentRangeEnd w:id="78"/>
      <w:r w:rsidR="005057FD">
        <w:rPr>
          <w:rStyle w:val="CommentReference"/>
          <w:rFonts w:ascii="Calibri" w:eastAsia="Times New Roman" w:hAnsi="Calibri" w:cs="Times New Roman"/>
          <w:lang w:eastAsia="en-CA"/>
        </w:rPr>
        <w:commentReference w:id="78"/>
      </w:r>
      <w:commentRangeStart w:id="80"/>
      <w:r>
        <w:t>data</w:t>
      </w:r>
      <w:commentRangeEnd w:id="80"/>
      <w:r w:rsidR="00B16AF9">
        <w:rPr>
          <w:rStyle w:val="CommentReference"/>
          <w:rFonts w:ascii="Calibri" w:eastAsia="Times New Roman" w:hAnsi="Calibri" w:cs="Times New Roman"/>
          <w:lang w:eastAsia="en-CA"/>
        </w:rPr>
        <w:commentReference w:id="80"/>
      </w:r>
    </w:p>
    <w:p w14:paraId="4F0F55C0" w14:textId="6042207E" w:rsidR="003921A7" w:rsidRPr="00AF073B" w:rsidRDefault="003921A7" w:rsidP="003921A7">
      <w:pPr>
        <w:pStyle w:val="NoSpacing"/>
        <w:numPr>
          <w:ilvl w:val="0"/>
          <w:numId w:val="36"/>
        </w:numPr>
        <w:jc w:val="both"/>
      </w:pPr>
      <w:r>
        <w:t xml:space="preserve">Explainable Artificial Intelligence (XAI) will generate actionable insights for the SME. The insight will provide the SME with information on next action. E.g. SME is experience a Cash Flow problem, here are the reasons </w:t>
      </w:r>
      <w:r w:rsidRPr="00C80A2A">
        <w:t xml:space="preserve">why </w:t>
      </w:r>
      <w:r w:rsidRPr="00AF073B">
        <w:t>and what actions can be taken.</w:t>
      </w:r>
    </w:p>
    <w:p w14:paraId="24B2213C" w14:textId="43487DCF" w:rsidR="003E1D70" w:rsidRDefault="003E1D70" w:rsidP="003921A7">
      <w:pPr>
        <w:pStyle w:val="NoSpacing"/>
        <w:numPr>
          <w:ilvl w:val="0"/>
          <w:numId w:val="36"/>
        </w:numPr>
        <w:jc w:val="both"/>
      </w:pPr>
      <w:r>
        <w:t>A trusted partner with CWB, augmenting the digital experience with a human partnership</w:t>
      </w:r>
    </w:p>
    <w:p w14:paraId="60B1CE31" w14:textId="77777777" w:rsidR="003E1D70" w:rsidRDefault="003E1D70" w:rsidP="003E1D70">
      <w:pPr>
        <w:pStyle w:val="NoSpacing"/>
        <w:jc w:val="both"/>
      </w:pPr>
    </w:p>
    <w:p w14:paraId="20400E03" w14:textId="77777777" w:rsidR="003E1D70" w:rsidRDefault="003E1D70" w:rsidP="003E1D70">
      <w:pPr>
        <w:pStyle w:val="NoSpacing"/>
        <w:jc w:val="both"/>
      </w:pPr>
      <w:r>
        <w:t>The business objectives:</w:t>
      </w:r>
    </w:p>
    <w:p w14:paraId="54664542" w14:textId="2F37DC6D" w:rsidR="003E1D70" w:rsidRDefault="003E1D70" w:rsidP="003E1D70">
      <w:pPr>
        <w:pStyle w:val="NoSpacing"/>
        <w:numPr>
          <w:ilvl w:val="0"/>
          <w:numId w:val="32"/>
        </w:numPr>
        <w:jc w:val="both"/>
      </w:pPr>
      <w:commentRangeStart w:id="81"/>
      <w:r>
        <w:t xml:space="preserve">Remain competitive with our competitors by </w:t>
      </w:r>
      <w:del w:id="82" w:author="Hoa Bach" w:date="2020-11-23T11:18:00Z">
        <w:r w:rsidDel="00E45E4C">
          <w:delText xml:space="preserve">having </w:delText>
        </w:r>
      </w:del>
      <w:ins w:id="83" w:author="Hoa Bach" w:date="2020-11-23T11:18:00Z">
        <w:r w:rsidR="00E45E4C">
          <w:t xml:space="preserve">integrating </w:t>
        </w:r>
      </w:ins>
      <w:del w:id="84" w:author="Hoa Bach" w:date="2020-11-23T11:17:00Z">
        <w:r w:rsidDel="00E45E4C">
          <w:delText>accounting integration</w:delText>
        </w:r>
      </w:del>
      <w:ins w:id="85" w:author="Hoa Bach" w:date="2020-11-23T11:17:00Z">
        <w:r w:rsidR="00E45E4C">
          <w:t xml:space="preserve">XAI </w:t>
        </w:r>
      </w:ins>
      <w:ins w:id="86" w:author="Hoa Bach" w:date="2020-11-23T11:18:00Z">
        <w:r w:rsidR="00E45E4C">
          <w:t>technology</w:t>
        </w:r>
      </w:ins>
      <w:r>
        <w:t xml:space="preserve"> in </w:t>
      </w:r>
      <w:commentRangeStart w:id="87"/>
      <w:r>
        <w:t>DBX</w:t>
      </w:r>
      <w:commentRangeEnd w:id="81"/>
      <w:r w:rsidR="005057FD">
        <w:rPr>
          <w:rStyle w:val="CommentReference"/>
          <w:rFonts w:ascii="Calibri" w:eastAsia="Times New Roman" w:hAnsi="Calibri" w:cs="Times New Roman"/>
          <w:lang w:eastAsia="en-CA"/>
        </w:rPr>
        <w:commentReference w:id="81"/>
      </w:r>
      <w:commentRangeEnd w:id="87"/>
      <w:r w:rsidR="00B16AF9">
        <w:rPr>
          <w:rStyle w:val="CommentReference"/>
          <w:rFonts w:ascii="Calibri" w:eastAsia="Times New Roman" w:hAnsi="Calibri" w:cs="Times New Roman"/>
          <w:lang w:eastAsia="en-CA"/>
        </w:rPr>
        <w:commentReference w:id="87"/>
      </w:r>
    </w:p>
    <w:p w14:paraId="727BC958" w14:textId="77777777" w:rsidR="003E1D70" w:rsidRDefault="003E1D70" w:rsidP="003E1D70">
      <w:pPr>
        <w:pStyle w:val="NoSpacing"/>
        <w:numPr>
          <w:ilvl w:val="0"/>
          <w:numId w:val="32"/>
        </w:numPr>
        <w:jc w:val="both"/>
      </w:pPr>
      <w:r>
        <w:t>Be first to market using XAI technology to help solve one of SME’s biggest problems</w:t>
      </w:r>
    </w:p>
    <w:p w14:paraId="11E8230B" w14:textId="77777777" w:rsidR="003E1D70" w:rsidRDefault="003E1D70" w:rsidP="003E1D70">
      <w:pPr>
        <w:pStyle w:val="NoSpacing"/>
        <w:numPr>
          <w:ilvl w:val="0"/>
          <w:numId w:val="32"/>
        </w:numPr>
        <w:jc w:val="both"/>
      </w:pPr>
      <w:r>
        <w:t>Increase our client base through digital offerings</w:t>
      </w:r>
    </w:p>
    <w:p w14:paraId="11950A08" w14:textId="77777777" w:rsidR="003E1D70" w:rsidRDefault="003E1D70" w:rsidP="003E1D70">
      <w:pPr>
        <w:pStyle w:val="NoSpacing"/>
        <w:numPr>
          <w:ilvl w:val="0"/>
          <w:numId w:val="32"/>
        </w:numPr>
        <w:jc w:val="both"/>
      </w:pPr>
      <w:r>
        <w:t>Provide excitement to our investors</w:t>
      </w:r>
    </w:p>
    <w:p w14:paraId="1DAE8EC1" w14:textId="77777777" w:rsidR="003E1D70" w:rsidRDefault="003E1D70" w:rsidP="003E1D70">
      <w:pPr>
        <w:pStyle w:val="NoSpacing"/>
        <w:numPr>
          <w:ilvl w:val="0"/>
          <w:numId w:val="32"/>
        </w:numPr>
        <w:jc w:val="both"/>
      </w:pPr>
      <w:r>
        <w:t>Use data and insights to help educate our clients</w:t>
      </w:r>
    </w:p>
    <w:p w14:paraId="2E879F86" w14:textId="7B620571" w:rsidR="00740F53" w:rsidRPr="00B72002" w:rsidRDefault="00740F53" w:rsidP="003E1D70">
      <w:pPr>
        <w:spacing w:after="0"/>
        <w:rPr>
          <w:color w:val="FF0000"/>
        </w:rPr>
      </w:pPr>
    </w:p>
    <w:p w14:paraId="77CC186F" w14:textId="21797B21" w:rsidR="003B3ADA" w:rsidRPr="00FB397B" w:rsidRDefault="003B3ADA" w:rsidP="003B3ADA">
      <w:pPr>
        <w:pStyle w:val="NoSpacing"/>
        <w:spacing w:before="120"/>
        <w:jc w:val="both"/>
      </w:pPr>
      <w:r>
        <w:t xml:space="preserve">The </w:t>
      </w:r>
      <w:del w:id="88" w:author="Sunil Prashar" w:date="2020-11-24T14:27:00Z">
        <w:r w:rsidDel="005057FD">
          <w:delText>first phase</w:delText>
        </w:r>
      </w:del>
      <w:ins w:id="89" w:author="Sunil Prashar" w:date="2020-11-24T14:27:00Z">
        <w:r w:rsidR="005057FD">
          <w:t>release 1</w:t>
        </w:r>
      </w:ins>
      <w:r>
        <w:t xml:space="preserve"> </w:t>
      </w:r>
      <w:del w:id="90" w:author="Sunil Prashar" w:date="2020-11-24T14:27:00Z">
        <w:r w:rsidDel="005057FD">
          <w:delText>of th</w:delText>
        </w:r>
        <w:r w:rsidR="00511DEF" w:rsidDel="005057FD">
          <w:delText>is solution</w:delText>
        </w:r>
      </w:del>
      <w:r w:rsidR="00511DEF">
        <w:t xml:space="preserve"> </w:t>
      </w:r>
      <w:r w:rsidR="00AF7B1F" w:rsidRPr="00AF073B">
        <w:t>is projected to</w:t>
      </w:r>
      <w:r w:rsidR="00511DEF" w:rsidRPr="00AF073B">
        <w:t xml:space="preserve"> be </w:t>
      </w:r>
      <w:del w:id="91" w:author="Sunil Prashar" w:date="2020-11-24T14:27:00Z">
        <w:r w:rsidR="00AF7B1F" w:rsidRPr="00AF073B" w:rsidDel="005057FD">
          <w:delText>avai</w:delText>
        </w:r>
      </w:del>
      <w:del w:id="92" w:author="Sunil Prashar" w:date="2020-11-24T14:28:00Z">
        <w:r w:rsidR="00AF7B1F" w:rsidRPr="00AF073B" w:rsidDel="005057FD">
          <w:delText>lable</w:delText>
        </w:r>
      </w:del>
      <w:ins w:id="93" w:author="Sunil Prashar" w:date="2020-11-24T14:28:00Z">
        <w:r w:rsidR="005057FD">
          <w:t xml:space="preserve"> delivered</w:t>
        </w:r>
      </w:ins>
      <w:r w:rsidR="00AF7B1F" w:rsidRPr="00AF073B">
        <w:t xml:space="preserve"> </w:t>
      </w:r>
      <w:ins w:id="94" w:author="Hoa Bach" w:date="2020-11-23T11:19:00Z">
        <w:r w:rsidR="004541E6">
          <w:t>by April</w:t>
        </w:r>
      </w:ins>
      <w:del w:id="95" w:author="Hoa Bach" w:date="2020-11-23T11:19:00Z">
        <w:r w:rsidR="00AF7B1F" w:rsidRPr="00AF073B" w:rsidDel="004541E6">
          <w:delText>in</w:delText>
        </w:r>
      </w:del>
      <w:r w:rsidR="00AF7B1F" w:rsidRPr="00AF073B">
        <w:t xml:space="preserve"> 2021</w:t>
      </w:r>
      <w:r>
        <w:t>, with the join</w:t>
      </w:r>
      <w:ins w:id="96" w:author="Sunil Prashar" w:date="2020-11-24T14:28:00Z">
        <w:r w:rsidR="005057FD">
          <w:t>t</w:t>
        </w:r>
      </w:ins>
      <w:r>
        <w:t xml:space="preserve"> development effort from </w:t>
      </w:r>
      <w:r w:rsidR="00AF7B1F">
        <w:t xml:space="preserve">CWB team and </w:t>
      </w:r>
      <w:commentRangeStart w:id="97"/>
      <w:r>
        <w:t>Temenos</w:t>
      </w:r>
      <w:commentRangeEnd w:id="97"/>
      <w:r w:rsidR="000161DE">
        <w:rPr>
          <w:rStyle w:val="CommentReference"/>
          <w:rFonts w:ascii="Calibri" w:eastAsia="Times New Roman" w:hAnsi="Calibri" w:cs="Times New Roman"/>
          <w:lang w:eastAsia="en-CA"/>
        </w:rPr>
        <w:commentReference w:id="97"/>
      </w:r>
      <w:r>
        <w:t>.</w:t>
      </w:r>
    </w:p>
    <w:p w14:paraId="71540F5D" w14:textId="255FC46F" w:rsidR="003B3ADA" w:rsidRPr="00AA3AD3" w:rsidRDefault="003B3ADA" w:rsidP="00AA3AD3">
      <w:pPr>
        <w:spacing w:after="0"/>
        <w:ind w:left="714"/>
      </w:pPr>
    </w:p>
    <w:p w14:paraId="0259B676" w14:textId="28145182" w:rsidR="004825A0" w:rsidRPr="00AC3365" w:rsidRDefault="004825A0" w:rsidP="004825A0">
      <w:pPr>
        <w:pStyle w:val="Heading1"/>
        <w:numPr>
          <w:ilvl w:val="0"/>
          <w:numId w:val="14"/>
        </w:numPr>
        <w:rPr>
          <w:rFonts w:cstheme="minorHAnsi"/>
        </w:rPr>
      </w:pPr>
      <w:bookmarkStart w:id="98" w:name="_Toc56604046"/>
      <w:r w:rsidRPr="00AC3365">
        <w:rPr>
          <w:rFonts w:cstheme="minorHAnsi"/>
        </w:rPr>
        <w:lastRenderedPageBreak/>
        <w:t>Stakeholder</w:t>
      </w:r>
      <w:bookmarkEnd w:id="77"/>
      <w:r>
        <w:rPr>
          <w:rFonts w:cstheme="minorHAnsi"/>
        </w:rPr>
        <w:t>s</w:t>
      </w:r>
      <w:bookmarkEnd w:id="98"/>
    </w:p>
    <w:p w14:paraId="447F66F2" w14:textId="627623AD" w:rsidR="00C3158C" w:rsidRDefault="00C3158C" w:rsidP="00252E7B">
      <w:pPr>
        <w:pStyle w:val="Heading2"/>
        <w:keepNext/>
        <w:keepLines/>
        <w:numPr>
          <w:ilvl w:val="1"/>
          <w:numId w:val="14"/>
        </w:numPr>
        <w:spacing w:before="240" w:after="120" w:line="276" w:lineRule="auto"/>
      </w:pPr>
      <w:bookmarkStart w:id="99" w:name="_Toc56604047"/>
      <w:bookmarkStart w:id="100" w:name="_Toc14167656"/>
      <w:bookmarkStart w:id="101" w:name="_Toc27645369"/>
      <w:r>
        <w:t>Sponsor Information</w:t>
      </w:r>
      <w:bookmarkEnd w:id="99"/>
    </w:p>
    <w:tbl>
      <w:tblPr>
        <w:tblW w:w="10180" w:type="dxa"/>
        <w:tblBorders>
          <w:top w:val="single" w:sz="8" w:space="0" w:color="auto"/>
          <w:left w:val="single" w:sz="4" w:space="0" w:color="4C4C4C"/>
          <w:bottom w:val="single" w:sz="4" w:space="0" w:color="4C4C4C"/>
          <w:right w:val="single" w:sz="4" w:space="0" w:color="4C4C4C"/>
          <w:insideH w:val="single" w:sz="8" w:space="0" w:color="auto"/>
          <w:insideV w:val="single" w:sz="18" w:space="0" w:color="FFFFFF" w:themeColor="background1"/>
        </w:tblBorders>
        <w:tblCellMar>
          <w:top w:w="29" w:type="dxa"/>
          <w:left w:w="58" w:type="dxa"/>
          <w:bottom w:w="29" w:type="dxa"/>
          <w:right w:w="58" w:type="dxa"/>
        </w:tblCellMar>
        <w:tblLook w:val="04A0" w:firstRow="1" w:lastRow="0" w:firstColumn="1" w:lastColumn="0" w:noHBand="0" w:noVBand="1"/>
      </w:tblPr>
      <w:tblGrid>
        <w:gridCol w:w="2694"/>
        <w:gridCol w:w="7486"/>
      </w:tblGrid>
      <w:tr w:rsidR="00C3158C" w:rsidRPr="00E94817" w14:paraId="6EE08CE2" w14:textId="77777777" w:rsidTr="00EE616B">
        <w:trPr>
          <w:trHeight w:val="17"/>
        </w:trPr>
        <w:tc>
          <w:tcPr>
            <w:tcW w:w="2694" w:type="dxa"/>
            <w:shd w:val="clear" w:color="auto" w:fill="0097A9"/>
            <w:vAlign w:val="center"/>
          </w:tcPr>
          <w:p w14:paraId="1CCD5037" w14:textId="77777777" w:rsidR="00C3158C" w:rsidRPr="005720ED" w:rsidRDefault="00C3158C" w:rsidP="00EE616B">
            <w:pPr>
              <w:spacing w:after="0" w:line="240" w:lineRule="auto"/>
              <w:rPr>
                <w:b/>
                <w:color w:val="FFFFFF"/>
                <w:sz w:val="20"/>
                <w:szCs w:val="20"/>
              </w:rPr>
            </w:pPr>
            <w:r w:rsidRPr="005720ED">
              <w:rPr>
                <w:b/>
                <w:color w:val="FFFFFF"/>
                <w:sz w:val="20"/>
                <w:szCs w:val="20"/>
              </w:rPr>
              <w:t>Department:</w:t>
            </w:r>
          </w:p>
        </w:tc>
        <w:tc>
          <w:tcPr>
            <w:tcW w:w="7486" w:type="dxa"/>
            <w:shd w:val="clear" w:color="auto" w:fill="FFFFFF" w:themeFill="background1"/>
            <w:vAlign w:val="center"/>
          </w:tcPr>
          <w:p w14:paraId="0B8B0236" w14:textId="038AF6A3" w:rsidR="00C3158C" w:rsidRPr="00E94817" w:rsidRDefault="00A875BB" w:rsidP="00C3158C">
            <w:pPr>
              <w:spacing w:after="0" w:line="240" w:lineRule="auto"/>
              <w:rPr>
                <w:sz w:val="20"/>
                <w:szCs w:val="20"/>
              </w:rPr>
            </w:pPr>
            <w:r>
              <w:rPr>
                <w:sz w:val="20"/>
                <w:szCs w:val="20"/>
              </w:rPr>
              <w:t>Client Solutions</w:t>
            </w:r>
            <w:r w:rsidR="009A0B08">
              <w:rPr>
                <w:sz w:val="20"/>
                <w:szCs w:val="20"/>
              </w:rPr>
              <w:t>, CWB</w:t>
            </w:r>
          </w:p>
        </w:tc>
      </w:tr>
      <w:tr w:rsidR="00C3158C" w:rsidRPr="00E94817" w14:paraId="1258E9E7" w14:textId="77777777" w:rsidTr="00EE616B">
        <w:trPr>
          <w:trHeight w:val="17"/>
        </w:trPr>
        <w:tc>
          <w:tcPr>
            <w:tcW w:w="2694" w:type="dxa"/>
            <w:shd w:val="clear" w:color="auto" w:fill="0097A9"/>
            <w:vAlign w:val="center"/>
          </w:tcPr>
          <w:p w14:paraId="3789ADF1" w14:textId="77777777" w:rsidR="00C3158C" w:rsidRPr="005720ED" w:rsidRDefault="00C3158C" w:rsidP="00EE616B">
            <w:pPr>
              <w:spacing w:after="0" w:line="240" w:lineRule="auto"/>
              <w:rPr>
                <w:b/>
                <w:color w:val="FFFFFF"/>
                <w:sz w:val="20"/>
                <w:szCs w:val="20"/>
              </w:rPr>
            </w:pPr>
            <w:r w:rsidRPr="005720ED">
              <w:rPr>
                <w:b/>
                <w:color w:val="FFFFFF"/>
                <w:sz w:val="20"/>
                <w:szCs w:val="20"/>
              </w:rPr>
              <w:t>Requestor:</w:t>
            </w:r>
          </w:p>
        </w:tc>
        <w:tc>
          <w:tcPr>
            <w:tcW w:w="7486" w:type="dxa"/>
            <w:shd w:val="clear" w:color="auto" w:fill="EDEEEB" w:themeFill="accent6" w:themeFillTint="33"/>
            <w:vAlign w:val="center"/>
          </w:tcPr>
          <w:p w14:paraId="37E2C97F" w14:textId="42671351" w:rsidR="00C3158C" w:rsidRDefault="00A875BB" w:rsidP="00A875BB">
            <w:pPr>
              <w:autoSpaceDE w:val="0"/>
              <w:autoSpaceDN w:val="0"/>
              <w:adjustRightInd w:val="0"/>
              <w:spacing w:after="0" w:line="288" w:lineRule="auto"/>
              <w:rPr>
                <w:sz w:val="20"/>
                <w:szCs w:val="20"/>
              </w:rPr>
            </w:pPr>
            <w:r>
              <w:rPr>
                <w:sz w:val="20"/>
                <w:szCs w:val="20"/>
              </w:rPr>
              <w:t>Edmund Chua,</w:t>
            </w:r>
            <w:r>
              <w:rPr>
                <w:rFonts w:ascii="Calibri" w:hAnsi="Calibri" w:cs="Calibri"/>
                <w:color w:val="1F497D"/>
                <w:sz w:val="12"/>
                <w:szCs w:val="12"/>
              </w:rPr>
              <w:t xml:space="preserve"> </w:t>
            </w:r>
            <w:r w:rsidRPr="00A875BB">
              <w:rPr>
                <w:sz w:val="20"/>
                <w:szCs w:val="20"/>
              </w:rPr>
              <w:t>AVP, Digital Strategy &amp; Inn</w:t>
            </w:r>
            <w:r w:rsidR="00B05FCB">
              <w:rPr>
                <w:sz w:val="20"/>
                <w:szCs w:val="20"/>
              </w:rPr>
              <w:t>ovation</w:t>
            </w:r>
          </w:p>
        </w:tc>
      </w:tr>
      <w:tr w:rsidR="00C3158C" w:rsidRPr="00E94817" w14:paraId="3F0B4664" w14:textId="77777777" w:rsidTr="00EE616B">
        <w:trPr>
          <w:trHeight w:val="17"/>
        </w:trPr>
        <w:tc>
          <w:tcPr>
            <w:tcW w:w="2694" w:type="dxa"/>
            <w:shd w:val="clear" w:color="auto" w:fill="0097A9"/>
            <w:vAlign w:val="center"/>
          </w:tcPr>
          <w:p w14:paraId="7811F172" w14:textId="77777777" w:rsidR="00C3158C" w:rsidRPr="005720ED" w:rsidRDefault="00C3158C" w:rsidP="00EE616B">
            <w:pPr>
              <w:spacing w:after="0" w:line="240" w:lineRule="auto"/>
              <w:rPr>
                <w:b/>
                <w:color w:val="FFFFFF"/>
                <w:sz w:val="20"/>
                <w:szCs w:val="20"/>
              </w:rPr>
            </w:pPr>
            <w:r w:rsidRPr="005720ED">
              <w:rPr>
                <w:b/>
                <w:color w:val="FFFFFF"/>
                <w:sz w:val="20"/>
                <w:szCs w:val="20"/>
              </w:rPr>
              <w:t>Business Sponsor:</w:t>
            </w:r>
          </w:p>
        </w:tc>
        <w:tc>
          <w:tcPr>
            <w:tcW w:w="7486" w:type="dxa"/>
            <w:shd w:val="clear" w:color="auto" w:fill="FFFFFF" w:themeFill="background1"/>
            <w:vAlign w:val="center"/>
          </w:tcPr>
          <w:p w14:paraId="63689AE6" w14:textId="04603F2F" w:rsidR="00C3158C" w:rsidRPr="00E94817" w:rsidRDefault="007B71DE" w:rsidP="003E1D70">
            <w:pPr>
              <w:spacing w:after="0" w:line="240" w:lineRule="auto"/>
              <w:rPr>
                <w:sz w:val="20"/>
                <w:szCs w:val="20"/>
              </w:rPr>
            </w:pPr>
            <w:r>
              <w:rPr>
                <w:sz w:val="20"/>
                <w:szCs w:val="20"/>
              </w:rPr>
              <w:t>Christina Mullin</w:t>
            </w:r>
            <w:r w:rsidR="00A875BB">
              <w:rPr>
                <w:sz w:val="20"/>
                <w:szCs w:val="20"/>
              </w:rPr>
              <w:t xml:space="preserve">, </w:t>
            </w:r>
            <w:r w:rsidR="00A875BB" w:rsidRPr="00A875BB">
              <w:rPr>
                <w:sz w:val="20"/>
                <w:szCs w:val="20"/>
              </w:rPr>
              <w:t>VP</w:t>
            </w:r>
            <w:r w:rsidR="003E1D70">
              <w:rPr>
                <w:sz w:val="20"/>
                <w:szCs w:val="20"/>
              </w:rPr>
              <w:t>,</w:t>
            </w:r>
            <w:r w:rsidR="00EF39B9">
              <w:rPr>
                <w:sz w:val="20"/>
                <w:szCs w:val="20"/>
              </w:rPr>
              <w:t xml:space="preserve"> Digital </w:t>
            </w:r>
            <w:r w:rsidR="003E1D70">
              <w:rPr>
                <w:sz w:val="20"/>
                <w:szCs w:val="20"/>
              </w:rPr>
              <w:t>&amp;</w:t>
            </w:r>
            <w:r w:rsidR="00EF39B9">
              <w:rPr>
                <w:sz w:val="20"/>
                <w:szCs w:val="20"/>
              </w:rPr>
              <w:t xml:space="preserve"> Alternative Channels</w:t>
            </w:r>
          </w:p>
        </w:tc>
      </w:tr>
    </w:tbl>
    <w:p w14:paraId="6943918A" w14:textId="77777777" w:rsidR="00C3158C" w:rsidRPr="00C3158C" w:rsidRDefault="00C3158C" w:rsidP="00C3158C"/>
    <w:p w14:paraId="38104869" w14:textId="24149406" w:rsidR="00252E7B" w:rsidRDefault="00252E7B" w:rsidP="00252E7B">
      <w:pPr>
        <w:pStyle w:val="Heading2"/>
        <w:keepNext/>
        <w:keepLines/>
        <w:numPr>
          <w:ilvl w:val="1"/>
          <w:numId w:val="14"/>
        </w:numPr>
        <w:spacing w:before="240" w:after="120" w:line="276" w:lineRule="auto"/>
      </w:pPr>
      <w:bookmarkStart w:id="102" w:name="_Toc56604048"/>
      <w:r>
        <w:t>Stakeholder Information</w:t>
      </w:r>
      <w:bookmarkEnd w:id="100"/>
      <w:bookmarkEnd w:id="101"/>
      <w:bookmarkEnd w:id="102"/>
    </w:p>
    <w:p w14:paraId="17245063" w14:textId="33561FA9" w:rsidR="0091589A" w:rsidRPr="0091589A" w:rsidRDefault="00F3524B" w:rsidP="0091589A">
      <w:r>
        <w:t>Vendors</w:t>
      </w:r>
      <w:r w:rsidR="0091589A">
        <w:t>:</w:t>
      </w:r>
      <w:r w:rsidR="00372054">
        <w:t xml:space="preserve"> </w:t>
      </w:r>
    </w:p>
    <w:tbl>
      <w:tblPr>
        <w:tblStyle w:val="Corporate"/>
        <w:tblW w:w="101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50"/>
        <w:gridCol w:w="992"/>
        <w:gridCol w:w="2835"/>
        <w:gridCol w:w="3544"/>
        <w:gridCol w:w="1275"/>
      </w:tblGrid>
      <w:tr w:rsidR="00B969D7" w:rsidRPr="003E7923" w14:paraId="7922BBA5" w14:textId="77777777" w:rsidTr="00E57131">
        <w:trPr>
          <w:cnfStyle w:val="100000000000" w:firstRow="1" w:lastRow="0" w:firstColumn="0" w:lastColumn="0" w:oddVBand="0" w:evenVBand="0" w:oddHBand="0" w:evenHBand="0" w:firstRowFirstColumn="0" w:firstRowLastColumn="0" w:lastRowFirstColumn="0" w:lastRowLastColumn="0"/>
          <w:trHeight w:val="81"/>
        </w:trPr>
        <w:tc>
          <w:tcPr>
            <w:tcW w:w="1550" w:type="dxa"/>
          </w:tcPr>
          <w:p w14:paraId="63B6BE82" w14:textId="77777777" w:rsidR="00B969D7" w:rsidRPr="003E7923" w:rsidRDefault="00B969D7" w:rsidP="00C60036">
            <w:pPr>
              <w:spacing w:after="0" w:line="240" w:lineRule="auto"/>
              <w:rPr>
                <w:sz w:val="20"/>
                <w:szCs w:val="20"/>
              </w:rPr>
            </w:pPr>
            <w:r>
              <w:rPr>
                <w:sz w:val="20"/>
                <w:szCs w:val="20"/>
              </w:rPr>
              <w:t>Lead Name</w:t>
            </w:r>
          </w:p>
        </w:tc>
        <w:tc>
          <w:tcPr>
            <w:tcW w:w="992" w:type="dxa"/>
          </w:tcPr>
          <w:p w14:paraId="319C095F" w14:textId="015AF61D" w:rsidR="00B969D7" w:rsidRPr="003E7923" w:rsidRDefault="00B969D7" w:rsidP="00C60036">
            <w:pPr>
              <w:spacing w:after="0" w:line="240" w:lineRule="auto"/>
              <w:rPr>
                <w:sz w:val="20"/>
                <w:szCs w:val="20"/>
              </w:rPr>
            </w:pPr>
            <w:r>
              <w:rPr>
                <w:sz w:val="20"/>
                <w:szCs w:val="20"/>
              </w:rPr>
              <w:t>Vendor</w:t>
            </w:r>
          </w:p>
        </w:tc>
        <w:tc>
          <w:tcPr>
            <w:tcW w:w="2835" w:type="dxa"/>
          </w:tcPr>
          <w:p w14:paraId="74B75D4F" w14:textId="4437F418" w:rsidR="00B969D7" w:rsidRPr="003E7923" w:rsidRDefault="00B969D7" w:rsidP="00C60036">
            <w:pPr>
              <w:spacing w:after="0" w:line="240" w:lineRule="auto"/>
              <w:rPr>
                <w:sz w:val="20"/>
                <w:szCs w:val="20"/>
              </w:rPr>
            </w:pPr>
            <w:r w:rsidRPr="003E7923">
              <w:rPr>
                <w:sz w:val="20"/>
                <w:szCs w:val="20"/>
              </w:rPr>
              <w:t>Role</w:t>
            </w:r>
          </w:p>
        </w:tc>
        <w:tc>
          <w:tcPr>
            <w:tcW w:w="3544" w:type="dxa"/>
          </w:tcPr>
          <w:p w14:paraId="3983A8F8" w14:textId="77777777" w:rsidR="00B969D7" w:rsidRPr="003E7923" w:rsidRDefault="00B969D7" w:rsidP="00C60036">
            <w:pPr>
              <w:spacing w:after="0" w:line="240" w:lineRule="auto"/>
              <w:rPr>
                <w:sz w:val="20"/>
                <w:szCs w:val="20"/>
              </w:rPr>
            </w:pPr>
            <w:r w:rsidRPr="003E7923">
              <w:rPr>
                <w:sz w:val="20"/>
                <w:szCs w:val="20"/>
              </w:rPr>
              <w:t>Stake\ Interest</w:t>
            </w:r>
          </w:p>
        </w:tc>
        <w:tc>
          <w:tcPr>
            <w:tcW w:w="1275" w:type="dxa"/>
          </w:tcPr>
          <w:p w14:paraId="0AF602F2" w14:textId="77777777" w:rsidR="00B969D7" w:rsidRPr="003E7923" w:rsidRDefault="00B969D7" w:rsidP="00C60036">
            <w:pPr>
              <w:spacing w:after="0" w:line="240" w:lineRule="auto"/>
              <w:rPr>
                <w:sz w:val="20"/>
                <w:szCs w:val="20"/>
              </w:rPr>
            </w:pPr>
            <w:r w:rsidRPr="003E7923">
              <w:rPr>
                <w:sz w:val="20"/>
                <w:szCs w:val="20"/>
              </w:rPr>
              <w:t>Level of Engagement</w:t>
            </w:r>
          </w:p>
          <w:p w14:paraId="1ADBB105" w14:textId="77777777" w:rsidR="00B969D7" w:rsidRPr="003E7923" w:rsidRDefault="00B969D7" w:rsidP="00C60036">
            <w:pPr>
              <w:spacing w:after="0" w:line="240" w:lineRule="auto"/>
              <w:rPr>
                <w:sz w:val="20"/>
                <w:szCs w:val="20"/>
              </w:rPr>
            </w:pPr>
            <w:r w:rsidRPr="003E7923">
              <w:rPr>
                <w:sz w:val="20"/>
                <w:szCs w:val="20"/>
              </w:rPr>
              <w:t>(H \ M \ L)</w:t>
            </w:r>
          </w:p>
        </w:tc>
      </w:tr>
      <w:tr w:rsidR="00B969D7" w:rsidRPr="003E7923" w14:paraId="055FA14C" w14:textId="77777777" w:rsidTr="00E57131">
        <w:trPr>
          <w:cnfStyle w:val="000000100000" w:firstRow="0" w:lastRow="0" w:firstColumn="0" w:lastColumn="0" w:oddVBand="0" w:evenVBand="0" w:oddHBand="1" w:evenHBand="0" w:firstRowFirstColumn="0" w:firstRowLastColumn="0" w:lastRowFirstColumn="0" w:lastRowLastColumn="0"/>
          <w:trHeight w:val="81"/>
        </w:trPr>
        <w:tc>
          <w:tcPr>
            <w:tcW w:w="1550" w:type="dxa"/>
          </w:tcPr>
          <w:p w14:paraId="5FB1E940" w14:textId="342C73CC" w:rsidR="00B969D7" w:rsidRPr="00372B99" w:rsidRDefault="00B969D7" w:rsidP="00372B99">
            <w:pPr>
              <w:spacing w:after="0" w:line="240" w:lineRule="auto"/>
              <w:rPr>
                <w:sz w:val="20"/>
                <w:szCs w:val="20"/>
              </w:rPr>
            </w:pPr>
            <w:r w:rsidRPr="00372B99">
              <w:rPr>
                <w:rFonts w:cstheme="minorHAnsi"/>
                <w:lang w:val="en-US"/>
              </w:rPr>
              <w:t>Brandon Spooner</w:t>
            </w:r>
          </w:p>
        </w:tc>
        <w:tc>
          <w:tcPr>
            <w:tcW w:w="992" w:type="dxa"/>
          </w:tcPr>
          <w:p w14:paraId="55520965" w14:textId="733B13A0" w:rsidR="00B969D7" w:rsidRPr="00C136AF" w:rsidRDefault="00B969D7" w:rsidP="00372B99">
            <w:pPr>
              <w:spacing w:after="0" w:line="240" w:lineRule="auto"/>
              <w:rPr>
                <w:rFonts w:cstheme="minorHAnsi"/>
                <w:color w:val="937A46" w:themeColor="accent2"/>
                <w:lang w:val="en-US"/>
              </w:rPr>
            </w:pPr>
            <w:r>
              <w:rPr>
                <w:rFonts w:cstheme="minorHAnsi"/>
                <w:color w:val="937A46" w:themeColor="accent2"/>
                <w:lang w:val="en-US"/>
              </w:rPr>
              <w:t>Temenos</w:t>
            </w:r>
          </w:p>
        </w:tc>
        <w:tc>
          <w:tcPr>
            <w:tcW w:w="2835" w:type="dxa"/>
          </w:tcPr>
          <w:p w14:paraId="474E278C" w14:textId="4A205462" w:rsidR="00B969D7" w:rsidRPr="003E7923" w:rsidRDefault="00B969D7" w:rsidP="00372B99">
            <w:pPr>
              <w:spacing w:after="0" w:line="240" w:lineRule="auto"/>
              <w:rPr>
                <w:sz w:val="20"/>
                <w:szCs w:val="20"/>
              </w:rPr>
            </w:pPr>
            <w:r w:rsidRPr="00C136AF">
              <w:rPr>
                <w:rFonts w:cstheme="minorHAnsi"/>
                <w:color w:val="937A46" w:themeColor="accent2"/>
                <w:lang w:val="en-US"/>
              </w:rPr>
              <w:t>Account Manager</w:t>
            </w:r>
          </w:p>
        </w:tc>
        <w:tc>
          <w:tcPr>
            <w:tcW w:w="3544" w:type="dxa"/>
          </w:tcPr>
          <w:p w14:paraId="1C5003E6" w14:textId="5541A5E1" w:rsidR="00B969D7" w:rsidRPr="003E7923" w:rsidRDefault="00B969D7" w:rsidP="00372B99">
            <w:pPr>
              <w:spacing w:after="0" w:line="240" w:lineRule="auto"/>
              <w:rPr>
                <w:sz w:val="20"/>
                <w:szCs w:val="20"/>
              </w:rPr>
            </w:pPr>
            <w:r w:rsidRPr="00DF4E79">
              <w:rPr>
                <w:rFonts w:cstheme="minorHAnsi"/>
                <w:lang w:val="en-US"/>
              </w:rPr>
              <w:t>Temenos relationship with CWB</w:t>
            </w:r>
          </w:p>
        </w:tc>
        <w:tc>
          <w:tcPr>
            <w:tcW w:w="1275" w:type="dxa"/>
          </w:tcPr>
          <w:p w14:paraId="44B24075" w14:textId="55F2A011" w:rsidR="00B969D7" w:rsidRPr="003E7923" w:rsidRDefault="00B969D7" w:rsidP="00372B99">
            <w:pPr>
              <w:spacing w:after="0" w:line="240" w:lineRule="auto"/>
              <w:jc w:val="center"/>
              <w:rPr>
                <w:sz w:val="20"/>
                <w:szCs w:val="20"/>
              </w:rPr>
            </w:pPr>
            <w:r>
              <w:rPr>
                <w:sz w:val="20"/>
                <w:szCs w:val="20"/>
              </w:rPr>
              <w:t>High</w:t>
            </w:r>
          </w:p>
        </w:tc>
      </w:tr>
      <w:tr w:rsidR="00B969D7" w:rsidRPr="003E7923" w14:paraId="2CFBC605" w14:textId="77777777" w:rsidTr="00E57131">
        <w:trPr>
          <w:cnfStyle w:val="000000010000" w:firstRow="0" w:lastRow="0" w:firstColumn="0" w:lastColumn="0" w:oddVBand="0" w:evenVBand="0" w:oddHBand="0" w:evenHBand="1" w:firstRowFirstColumn="0" w:firstRowLastColumn="0" w:lastRowFirstColumn="0" w:lastRowLastColumn="0"/>
          <w:trHeight w:val="81"/>
        </w:trPr>
        <w:tc>
          <w:tcPr>
            <w:tcW w:w="1550" w:type="dxa"/>
          </w:tcPr>
          <w:p w14:paraId="796D3F6A" w14:textId="20852796" w:rsidR="00B969D7" w:rsidRPr="00372B99" w:rsidRDefault="00B969D7" w:rsidP="00372B99">
            <w:pPr>
              <w:spacing w:after="0" w:line="240" w:lineRule="auto"/>
              <w:rPr>
                <w:rFonts w:cstheme="minorHAnsi"/>
                <w:lang w:val="en-US"/>
              </w:rPr>
            </w:pPr>
            <w:r w:rsidRPr="00372B99">
              <w:rPr>
                <w:rFonts w:cstheme="minorHAnsi"/>
                <w:lang w:val="en-US"/>
              </w:rPr>
              <w:t>Liam Laurent</w:t>
            </w:r>
          </w:p>
        </w:tc>
        <w:tc>
          <w:tcPr>
            <w:tcW w:w="992" w:type="dxa"/>
          </w:tcPr>
          <w:p w14:paraId="60A23180" w14:textId="5E982859" w:rsidR="00B969D7" w:rsidRPr="00C136AF" w:rsidRDefault="00B969D7" w:rsidP="00372B99">
            <w:pPr>
              <w:spacing w:after="0" w:line="240" w:lineRule="auto"/>
              <w:rPr>
                <w:rFonts w:cstheme="minorHAnsi"/>
                <w:color w:val="937A46" w:themeColor="accent2"/>
                <w:lang w:val="en-US"/>
              </w:rPr>
            </w:pPr>
            <w:r>
              <w:rPr>
                <w:rFonts w:cstheme="minorHAnsi"/>
                <w:color w:val="937A46" w:themeColor="accent2"/>
                <w:lang w:val="en-US"/>
              </w:rPr>
              <w:t>Temenos</w:t>
            </w:r>
          </w:p>
        </w:tc>
        <w:tc>
          <w:tcPr>
            <w:tcW w:w="2835" w:type="dxa"/>
          </w:tcPr>
          <w:p w14:paraId="6F26CAE1" w14:textId="473F40B5" w:rsidR="00B969D7" w:rsidRPr="003E7923" w:rsidRDefault="00B969D7" w:rsidP="00372B99">
            <w:pPr>
              <w:spacing w:after="0" w:line="240" w:lineRule="auto"/>
              <w:rPr>
                <w:sz w:val="20"/>
                <w:szCs w:val="20"/>
              </w:rPr>
            </w:pPr>
            <w:r w:rsidRPr="00C136AF">
              <w:rPr>
                <w:rFonts w:cstheme="minorHAnsi"/>
                <w:color w:val="937A46" w:themeColor="accent2"/>
                <w:lang w:val="en-US"/>
              </w:rPr>
              <w:t>Project Governance</w:t>
            </w:r>
          </w:p>
        </w:tc>
        <w:tc>
          <w:tcPr>
            <w:tcW w:w="3544" w:type="dxa"/>
          </w:tcPr>
          <w:p w14:paraId="3E41FFDE" w14:textId="779A5D8D" w:rsidR="00B969D7" w:rsidRPr="003E7923" w:rsidRDefault="00B969D7" w:rsidP="00372B99">
            <w:pPr>
              <w:spacing w:after="0" w:line="240" w:lineRule="auto"/>
              <w:rPr>
                <w:sz w:val="20"/>
                <w:szCs w:val="20"/>
              </w:rPr>
            </w:pPr>
            <w:r w:rsidRPr="00C136AF">
              <w:rPr>
                <w:rFonts w:cstheme="minorHAnsi"/>
                <w:lang w:val="en-US"/>
              </w:rPr>
              <w:t>Temenos Project Consulting Services</w:t>
            </w:r>
          </w:p>
        </w:tc>
        <w:tc>
          <w:tcPr>
            <w:tcW w:w="1275" w:type="dxa"/>
          </w:tcPr>
          <w:p w14:paraId="0501B14F" w14:textId="0490F6C3" w:rsidR="00B969D7" w:rsidRPr="003E7923" w:rsidRDefault="00B969D7" w:rsidP="00372B99">
            <w:pPr>
              <w:spacing w:after="0" w:line="240" w:lineRule="auto"/>
              <w:jc w:val="center"/>
              <w:rPr>
                <w:sz w:val="20"/>
                <w:szCs w:val="20"/>
              </w:rPr>
            </w:pPr>
            <w:r>
              <w:rPr>
                <w:sz w:val="20"/>
                <w:szCs w:val="20"/>
              </w:rPr>
              <w:t>High</w:t>
            </w:r>
          </w:p>
        </w:tc>
      </w:tr>
      <w:tr w:rsidR="00B969D7" w:rsidRPr="003E7923" w14:paraId="148BD006" w14:textId="77777777" w:rsidTr="00E57131">
        <w:trPr>
          <w:cnfStyle w:val="000000100000" w:firstRow="0" w:lastRow="0" w:firstColumn="0" w:lastColumn="0" w:oddVBand="0" w:evenVBand="0" w:oddHBand="1" w:evenHBand="0" w:firstRowFirstColumn="0" w:firstRowLastColumn="0" w:lastRowFirstColumn="0" w:lastRowLastColumn="0"/>
          <w:trHeight w:val="81"/>
        </w:trPr>
        <w:tc>
          <w:tcPr>
            <w:tcW w:w="1550" w:type="dxa"/>
          </w:tcPr>
          <w:p w14:paraId="04E137F5" w14:textId="7202F611" w:rsidR="00B969D7" w:rsidRPr="00372B99" w:rsidRDefault="00B969D7" w:rsidP="00372B99">
            <w:pPr>
              <w:spacing w:after="0" w:line="240" w:lineRule="auto"/>
              <w:rPr>
                <w:rFonts w:cstheme="minorHAnsi"/>
                <w:lang w:val="en-US"/>
              </w:rPr>
            </w:pPr>
            <w:r w:rsidRPr="00372B99">
              <w:rPr>
                <w:rFonts w:cstheme="minorHAnsi"/>
                <w:lang w:val="en-US"/>
              </w:rPr>
              <w:t>Rayce Rossum</w:t>
            </w:r>
          </w:p>
        </w:tc>
        <w:tc>
          <w:tcPr>
            <w:tcW w:w="992" w:type="dxa"/>
          </w:tcPr>
          <w:p w14:paraId="646C5106" w14:textId="189811F4" w:rsidR="00B969D7" w:rsidRPr="00C136AF" w:rsidRDefault="00B969D7" w:rsidP="00372B99">
            <w:pPr>
              <w:spacing w:after="0" w:line="240" w:lineRule="auto"/>
              <w:rPr>
                <w:rFonts w:cstheme="minorHAnsi"/>
                <w:color w:val="937A46" w:themeColor="accent2"/>
                <w:lang w:val="en-US"/>
              </w:rPr>
            </w:pPr>
            <w:r>
              <w:rPr>
                <w:rFonts w:cstheme="minorHAnsi"/>
                <w:color w:val="937A46" w:themeColor="accent2"/>
                <w:lang w:val="en-US"/>
              </w:rPr>
              <w:t>Temenos</w:t>
            </w:r>
          </w:p>
        </w:tc>
        <w:tc>
          <w:tcPr>
            <w:tcW w:w="2835" w:type="dxa"/>
          </w:tcPr>
          <w:p w14:paraId="4F2C7789" w14:textId="4951DBDC" w:rsidR="00B969D7" w:rsidRPr="003E7923" w:rsidRDefault="00B969D7" w:rsidP="00372B99">
            <w:pPr>
              <w:spacing w:after="0" w:line="240" w:lineRule="auto"/>
              <w:rPr>
                <w:sz w:val="20"/>
                <w:szCs w:val="20"/>
              </w:rPr>
            </w:pPr>
            <w:r w:rsidRPr="00C136AF">
              <w:rPr>
                <w:rFonts w:cstheme="minorHAnsi"/>
                <w:color w:val="937A46" w:themeColor="accent2"/>
                <w:lang w:val="en-US"/>
              </w:rPr>
              <w:t>Principal Data Scientist</w:t>
            </w:r>
          </w:p>
        </w:tc>
        <w:tc>
          <w:tcPr>
            <w:tcW w:w="3544" w:type="dxa"/>
          </w:tcPr>
          <w:p w14:paraId="77F2B22F" w14:textId="79ECA45E" w:rsidR="00B969D7" w:rsidRPr="003E7923" w:rsidRDefault="00B969D7" w:rsidP="00372B99">
            <w:pPr>
              <w:spacing w:after="0" w:line="240" w:lineRule="auto"/>
              <w:rPr>
                <w:sz w:val="20"/>
                <w:szCs w:val="20"/>
              </w:rPr>
            </w:pPr>
            <w:r>
              <w:rPr>
                <w:sz w:val="20"/>
                <w:szCs w:val="20"/>
              </w:rPr>
              <w:t>Temenos Analytics Develpment</w:t>
            </w:r>
          </w:p>
        </w:tc>
        <w:tc>
          <w:tcPr>
            <w:tcW w:w="1275" w:type="dxa"/>
          </w:tcPr>
          <w:p w14:paraId="34AAB919" w14:textId="357AC583" w:rsidR="00B969D7" w:rsidRPr="003E7923" w:rsidRDefault="00B969D7" w:rsidP="00372B99">
            <w:pPr>
              <w:spacing w:after="0" w:line="240" w:lineRule="auto"/>
              <w:jc w:val="center"/>
              <w:rPr>
                <w:sz w:val="20"/>
                <w:szCs w:val="20"/>
              </w:rPr>
            </w:pPr>
            <w:r>
              <w:rPr>
                <w:sz w:val="20"/>
                <w:szCs w:val="20"/>
              </w:rPr>
              <w:t>High</w:t>
            </w:r>
          </w:p>
        </w:tc>
      </w:tr>
      <w:tr w:rsidR="00B969D7" w:rsidRPr="003E7923" w14:paraId="6E36C209" w14:textId="77777777" w:rsidTr="00E57131">
        <w:trPr>
          <w:cnfStyle w:val="000000010000" w:firstRow="0" w:lastRow="0" w:firstColumn="0" w:lastColumn="0" w:oddVBand="0" w:evenVBand="0" w:oddHBand="0" w:evenHBand="1" w:firstRowFirstColumn="0" w:firstRowLastColumn="0" w:lastRowFirstColumn="0" w:lastRowLastColumn="0"/>
          <w:trHeight w:val="81"/>
        </w:trPr>
        <w:tc>
          <w:tcPr>
            <w:tcW w:w="1550" w:type="dxa"/>
          </w:tcPr>
          <w:p w14:paraId="17F3EA44" w14:textId="0185755A" w:rsidR="00B969D7" w:rsidRPr="00372B99" w:rsidRDefault="00B969D7" w:rsidP="00372B99">
            <w:pPr>
              <w:spacing w:after="0" w:line="240" w:lineRule="auto"/>
              <w:rPr>
                <w:rFonts w:cstheme="minorHAnsi"/>
                <w:lang w:val="en-US"/>
              </w:rPr>
            </w:pPr>
            <w:r w:rsidRPr="00372B99">
              <w:rPr>
                <w:rFonts w:eastAsia="Times New Roman" w:cstheme="minorHAnsi"/>
              </w:rPr>
              <w:t>Prema Varadhan</w:t>
            </w:r>
          </w:p>
        </w:tc>
        <w:tc>
          <w:tcPr>
            <w:tcW w:w="992" w:type="dxa"/>
          </w:tcPr>
          <w:p w14:paraId="3D169FF1" w14:textId="588E3E37" w:rsidR="00B969D7" w:rsidRPr="00C136AF" w:rsidRDefault="00B969D7" w:rsidP="00372B99">
            <w:pPr>
              <w:spacing w:after="0" w:line="240" w:lineRule="auto"/>
              <w:rPr>
                <w:rFonts w:cstheme="minorHAnsi"/>
                <w:color w:val="937A46" w:themeColor="accent2"/>
                <w:lang w:val="en-US"/>
              </w:rPr>
            </w:pPr>
            <w:r>
              <w:rPr>
                <w:rFonts w:cstheme="minorHAnsi"/>
                <w:color w:val="937A46" w:themeColor="accent2"/>
                <w:lang w:val="en-US"/>
              </w:rPr>
              <w:t>Temenos</w:t>
            </w:r>
          </w:p>
        </w:tc>
        <w:tc>
          <w:tcPr>
            <w:tcW w:w="2835" w:type="dxa"/>
          </w:tcPr>
          <w:p w14:paraId="036EF4CB" w14:textId="2A6D45AC" w:rsidR="00B969D7" w:rsidRPr="003E7923" w:rsidRDefault="00B969D7" w:rsidP="00372B99">
            <w:pPr>
              <w:spacing w:after="0" w:line="240" w:lineRule="auto"/>
              <w:rPr>
                <w:sz w:val="20"/>
                <w:szCs w:val="20"/>
              </w:rPr>
            </w:pPr>
            <w:r w:rsidRPr="00C136AF">
              <w:rPr>
                <w:rFonts w:cstheme="minorHAnsi"/>
                <w:color w:val="937A46" w:themeColor="accent2"/>
                <w:lang w:val="en-US"/>
              </w:rPr>
              <w:t>Chief Architect and Head of AI</w:t>
            </w:r>
          </w:p>
        </w:tc>
        <w:tc>
          <w:tcPr>
            <w:tcW w:w="3544" w:type="dxa"/>
          </w:tcPr>
          <w:p w14:paraId="52B1CB2A" w14:textId="6E604220" w:rsidR="00B969D7" w:rsidRPr="003E7923" w:rsidRDefault="00B969D7" w:rsidP="00372B99">
            <w:pPr>
              <w:spacing w:after="0" w:line="240" w:lineRule="auto"/>
              <w:rPr>
                <w:sz w:val="20"/>
                <w:szCs w:val="20"/>
              </w:rPr>
            </w:pPr>
            <w:r>
              <w:rPr>
                <w:rFonts w:cstheme="minorHAnsi"/>
                <w:lang w:val="en-US"/>
              </w:rPr>
              <w:t>Temenos S</w:t>
            </w:r>
            <w:r w:rsidRPr="00DF4E79">
              <w:rPr>
                <w:rFonts w:cstheme="minorHAnsi"/>
                <w:lang w:val="en-US"/>
              </w:rPr>
              <w:t>olutions</w:t>
            </w:r>
            <w:r>
              <w:rPr>
                <w:rFonts w:cstheme="minorHAnsi"/>
                <w:lang w:val="en-US"/>
              </w:rPr>
              <w:t xml:space="preserve"> Oversight</w:t>
            </w:r>
          </w:p>
        </w:tc>
        <w:tc>
          <w:tcPr>
            <w:tcW w:w="1275" w:type="dxa"/>
          </w:tcPr>
          <w:p w14:paraId="09CBE5AD" w14:textId="768FBC81" w:rsidR="00B969D7" w:rsidRPr="003E7923" w:rsidRDefault="00B969D7" w:rsidP="00372B99">
            <w:pPr>
              <w:spacing w:after="0" w:line="240" w:lineRule="auto"/>
              <w:jc w:val="center"/>
              <w:rPr>
                <w:sz w:val="20"/>
                <w:szCs w:val="20"/>
              </w:rPr>
            </w:pPr>
            <w:r>
              <w:rPr>
                <w:sz w:val="20"/>
                <w:szCs w:val="20"/>
              </w:rPr>
              <w:t>High</w:t>
            </w:r>
          </w:p>
        </w:tc>
      </w:tr>
      <w:tr w:rsidR="00B969D7" w:rsidRPr="003E7923" w14:paraId="57BC3618" w14:textId="77777777" w:rsidTr="00E57131">
        <w:trPr>
          <w:cnfStyle w:val="000000100000" w:firstRow="0" w:lastRow="0" w:firstColumn="0" w:lastColumn="0" w:oddVBand="0" w:evenVBand="0" w:oddHBand="1" w:evenHBand="0" w:firstRowFirstColumn="0" w:firstRowLastColumn="0" w:lastRowFirstColumn="0" w:lastRowLastColumn="0"/>
          <w:trHeight w:val="81"/>
        </w:trPr>
        <w:tc>
          <w:tcPr>
            <w:tcW w:w="1550" w:type="dxa"/>
          </w:tcPr>
          <w:p w14:paraId="43BFC370" w14:textId="6064DE72" w:rsidR="00B969D7" w:rsidRPr="00253FF8" w:rsidRDefault="00B969D7" w:rsidP="00372B99">
            <w:pPr>
              <w:spacing w:after="0" w:line="240" w:lineRule="auto"/>
              <w:rPr>
                <w:rFonts w:eastAsia="Times New Roman" w:cstheme="minorHAnsi"/>
                <w:color w:val="FF0000"/>
              </w:rPr>
            </w:pPr>
            <w:r w:rsidRPr="004C2087">
              <w:rPr>
                <w:rFonts w:cstheme="minorHAnsi"/>
                <w:lang w:val="en-US"/>
              </w:rPr>
              <w:t>Lael Locher</w:t>
            </w:r>
          </w:p>
        </w:tc>
        <w:tc>
          <w:tcPr>
            <w:tcW w:w="992" w:type="dxa"/>
          </w:tcPr>
          <w:p w14:paraId="09AD1769" w14:textId="104693EB" w:rsidR="00B969D7" w:rsidRPr="004C2087" w:rsidRDefault="00B969D7" w:rsidP="00372B99">
            <w:pPr>
              <w:spacing w:after="0" w:line="240" w:lineRule="auto"/>
              <w:rPr>
                <w:rFonts w:cstheme="minorHAnsi"/>
                <w:color w:val="937A46" w:themeColor="accent2"/>
                <w:lang w:val="en-US"/>
              </w:rPr>
            </w:pPr>
            <w:r w:rsidRPr="004C2087">
              <w:rPr>
                <w:rFonts w:cstheme="minorHAnsi"/>
                <w:color w:val="937A46" w:themeColor="accent2"/>
                <w:lang w:val="en-US"/>
              </w:rPr>
              <w:t>Temenos</w:t>
            </w:r>
          </w:p>
        </w:tc>
        <w:tc>
          <w:tcPr>
            <w:tcW w:w="2835" w:type="dxa"/>
          </w:tcPr>
          <w:p w14:paraId="2EB9807F" w14:textId="2802ACD4" w:rsidR="00B969D7" w:rsidRPr="004C2087" w:rsidRDefault="00B969D7" w:rsidP="00372B99">
            <w:pPr>
              <w:spacing w:after="0" w:line="240" w:lineRule="auto"/>
              <w:rPr>
                <w:rFonts w:cstheme="minorHAnsi"/>
                <w:color w:val="937A46" w:themeColor="accent2"/>
                <w:lang w:val="en-US"/>
              </w:rPr>
            </w:pPr>
            <w:r w:rsidRPr="004C2087">
              <w:rPr>
                <w:rFonts w:cstheme="minorHAnsi"/>
                <w:color w:val="937A46" w:themeColor="accent2"/>
                <w:lang w:val="en-US"/>
              </w:rPr>
              <w:t>Analytics Product Manager</w:t>
            </w:r>
          </w:p>
        </w:tc>
        <w:tc>
          <w:tcPr>
            <w:tcW w:w="3544" w:type="dxa"/>
          </w:tcPr>
          <w:p w14:paraId="1D8355B1" w14:textId="2213C618" w:rsidR="00B969D7" w:rsidRPr="00253FF8" w:rsidRDefault="00B969D7" w:rsidP="00372B99">
            <w:pPr>
              <w:spacing w:after="0" w:line="240" w:lineRule="auto"/>
              <w:rPr>
                <w:rFonts w:cstheme="minorHAnsi"/>
                <w:color w:val="FF0000"/>
                <w:lang w:val="en-US"/>
              </w:rPr>
            </w:pPr>
            <w:r w:rsidRPr="004C2087">
              <w:rPr>
                <w:rFonts w:eastAsia="Times New Roman" w:cstheme="minorHAnsi"/>
              </w:rPr>
              <w:t>Temenos Products</w:t>
            </w:r>
          </w:p>
        </w:tc>
        <w:tc>
          <w:tcPr>
            <w:tcW w:w="1275" w:type="dxa"/>
          </w:tcPr>
          <w:p w14:paraId="527B1AB3" w14:textId="0EC35856" w:rsidR="00B969D7" w:rsidRPr="00253FF8" w:rsidRDefault="00B969D7" w:rsidP="00372B99">
            <w:pPr>
              <w:spacing w:after="0" w:line="240" w:lineRule="auto"/>
              <w:jc w:val="center"/>
              <w:rPr>
                <w:color w:val="FF0000"/>
                <w:sz w:val="20"/>
                <w:szCs w:val="20"/>
              </w:rPr>
            </w:pPr>
            <w:r w:rsidRPr="004C2087">
              <w:rPr>
                <w:sz w:val="20"/>
                <w:szCs w:val="20"/>
              </w:rPr>
              <w:t>High</w:t>
            </w:r>
          </w:p>
        </w:tc>
      </w:tr>
      <w:tr w:rsidR="00B969D7" w:rsidRPr="003E7923" w14:paraId="0E3366DF" w14:textId="77777777" w:rsidTr="00E57131">
        <w:trPr>
          <w:cnfStyle w:val="000000010000" w:firstRow="0" w:lastRow="0" w:firstColumn="0" w:lastColumn="0" w:oddVBand="0" w:evenVBand="0" w:oddHBand="0" w:evenHBand="1" w:firstRowFirstColumn="0" w:firstRowLastColumn="0" w:lastRowFirstColumn="0" w:lastRowLastColumn="0"/>
          <w:trHeight w:val="81"/>
        </w:trPr>
        <w:tc>
          <w:tcPr>
            <w:tcW w:w="1550" w:type="dxa"/>
          </w:tcPr>
          <w:p w14:paraId="24BF28E9" w14:textId="18CCAEB8" w:rsidR="00B969D7" w:rsidRPr="00372B99" w:rsidRDefault="00B969D7" w:rsidP="00372B99">
            <w:pPr>
              <w:spacing w:after="0" w:line="240" w:lineRule="auto"/>
              <w:rPr>
                <w:rFonts w:cstheme="minorHAnsi"/>
                <w:lang w:val="en-US"/>
              </w:rPr>
            </w:pPr>
            <w:r w:rsidRPr="00372B99">
              <w:rPr>
                <w:rFonts w:eastAsia="Times New Roman" w:cstheme="minorHAnsi"/>
              </w:rPr>
              <w:t>Colin Hardie</w:t>
            </w:r>
          </w:p>
        </w:tc>
        <w:tc>
          <w:tcPr>
            <w:tcW w:w="992" w:type="dxa"/>
          </w:tcPr>
          <w:p w14:paraId="3B504ADA" w14:textId="0BEC7020" w:rsidR="00B969D7" w:rsidRPr="00C136AF" w:rsidRDefault="00B969D7" w:rsidP="00372B99">
            <w:pPr>
              <w:spacing w:after="0" w:line="240" w:lineRule="auto"/>
              <w:rPr>
                <w:rFonts w:eastAsia="Times New Roman" w:cstheme="minorHAnsi"/>
                <w:color w:val="937A46" w:themeColor="accent2"/>
              </w:rPr>
            </w:pPr>
            <w:r>
              <w:rPr>
                <w:rFonts w:cstheme="minorHAnsi"/>
                <w:color w:val="937A46" w:themeColor="accent2"/>
                <w:lang w:val="en-US"/>
              </w:rPr>
              <w:t>Temenos</w:t>
            </w:r>
          </w:p>
        </w:tc>
        <w:tc>
          <w:tcPr>
            <w:tcW w:w="2835" w:type="dxa"/>
          </w:tcPr>
          <w:p w14:paraId="549127D8" w14:textId="5067DB2E" w:rsidR="00B969D7" w:rsidRPr="00C136AF" w:rsidRDefault="00B969D7" w:rsidP="00372B99">
            <w:pPr>
              <w:spacing w:after="0" w:line="240" w:lineRule="auto"/>
              <w:rPr>
                <w:rFonts w:cstheme="minorHAnsi"/>
                <w:color w:val="937A46" w:themeColor="accent2"/>
                <w:lang w:val="en-US"/>
              </w:rPr>
            </w:pPr>
            <w:r w:rsidRPr="00C136AF">
              <w:rPr>
                <w:rFonts w:eastAsia="Times New Roman" w:cstheme="minorHAnsi"/>
                <w:color w:val="937A46" w:themeColor="accent2"/>
              </w:rPr>
              <w:t>Chief Data Architect</w:t>
            </w:r>
          </w:p>
        </w:tc>
        <w:tc>
          <w:tcPr>
            <w:tcW w:w="3544" w:type="dxa"/>
          </w:tcPr>
          <w:p w14:paraId="5FB261F5" w14:textId="4F73C18A" w:rsidR="00B969D7" w:rsidRPr="00DF4E79" w:rsidRDefault="00B969D7" w:rsidP="00372B99">
            <w:pPr>
              <w:spacing w:after="0" w:line="240" w:lineRule="auto"/>
              <w:rPr>
                <w:rFonts w:eastAsia="Times New Roman" w:cstheme="minorHAnsi"/>
              </w:rPr>
            </w:pPr>
            <w:r>
              <w:rPr>
                <w:rFonts w:eastAsia="Times New Roman" w:cstheme="minorHAnsi"/>
              </w:rPr>
              <w:t>Temenos Data A</w:t>
            </w:r>
            <w:r w:rsidRPr="00DF4E79">
              <w:rPr>
                <w:rFonts w:eastAsia="Times New Roman" w:cstheme="minorHAnsi"/>
              </w:rPr>
              <w:t>rchitecture</w:t>
            </w:r>
          </w:p>
        </w:tc>
        <w:tc>
          <w:tcPr>
            <w:tcW w:w="1275" w:type="dxa"/>
          </w:tcPr>
          <w:p w14:paraId="5964E1B3" w14:textId="4D3F8C08" w:rsidR="00B969D7" w:rsidRPr="003E7923" w:rsidRDefault="00B969D7" w:rsidP="00372B99">
            <w:pPr>
              <w:spacing w:after="0" w:line="240" w:lineRule="auto"/>
              <w:jc w:val="center"/>
              <w:rPr>
                <w:sz w:val="20"/>
                <w:szCs w:val="20"/>
              </w:rPr>
            </w:pPr>
            <w:r>
              <w:rPr>
                <w:sz w:val="20"/>
                <w:szCs w:val="20"/>
              </w:rPr>
              <w:t>High</w:t>
            </w:r>
          </w:p>
        </w:tc>
      </w:tr>
      <w:tr w:rsidR="00B969D7" w:rsidRPr="003E7923" w14:paraId="0A09B71B" w14:textId="77777777" w:rsidTr="00E57131">
        <w:trPr>
          <w:cnfStyle w:val="000000100000" w:firstRow="0" w:lastRow="0" w:firstColumn="0" w:lastColumn="0" w:oddVBand="0" w:evenVBand="0" w:oddHBand="1" w:evenHBand="0" w:firstRowFirstColumn="0" w:firstRowLastColumn="0" w:lastRowFirstColumn="0" w:lastRowLastColumn="0"/>
          <w:trHeight w:val="81"/>
        </w:trPr>
        <w:tc>
          <w:tcPr>
            <w:tcW w:w="1550" w:type="dxa"/>
          </w:tcPr>
          <w:p w14:paraId="57959B82" w14:textId="7B5649EE" w:rsidR="00B969D7" w:rsidRPr="00372B99" w:rsidRDefault="00B969D7" w:rsidP="00372B99">
            <w:pPr>
              <w:spacing w:after="0" w:line="240" w:lineRule="auto"/>
              <w:rPr>
                <w:rFonts w:eastAsia="Times New Roman" w:cstheme="minorHAnsi"/>
              </w:rPr>
            </w:pPr>
            <w:r w:rsidRPr="00372B99">
              <w:rPr>
                <w:rFonts w:eastAsia="Times New Roman" w:cstheme="minorHAnsi"/>
              </w:rPr>
              <w:t>Hani Hagras</w:t>
            </w:r>
          </w:p>
        </w:tc>
        <w:tc>
          <w:tcPr>
            <w:tcW w:w="992" w:type="dxa"/>
          </w:tcPr>
          <w:p w14:paraId="4C6EA584" w14:textId="6E27EA9F" w:rsidR="00B969D7" w:rsidRPr="00676490" w:rsidRDefault="00B969D7" w:rsidP="00372B99">
            <w:pPr>
              <w:spacing w:after="0" w:line="240" w:lineRule="auto"/>
              <w:rPr>
                <w:rFonts w:cstheme="minorHAnsi"/>
                <w:color w:val="937A46" w:themeColor="accent2"/>
                <w:lang w:val="en-US"/>
              </w:rPr>
            </w:pPr>
            <w:r>
              <w:rPr>
                <w:rFonts w:cstheme="minorHAnsi"/>
                <w:color w:val="937A46" w:themeColor="accent2"/>
                <w:lang w:val="en-US"/>
              </w:rPr>
              <w:t>Temenos</w:t>
            </w:r>
          </w:p>
        </w:tc>
        <w:tc>
          <w:tcPr>
            <w:tcW w:w="2835" w:type="dxa"/>
          </w:tcPr>
          <w:p w14:paraId="217B9DD9" w14:textId="1254708E" w:rsidR="00B969D7" w:rsidRPr="00676490" w:rsidRDefault="00B969D7" w:rsidP="00372B99">
            <w:pPr>
              <w:spacing w:after="0" w:line="240" w:lineRule="auto"/>
              <w:rPr>
                <w:rFonts w:cstheme="minorHAnsi"/>
                <w:color w:val="937A46" w:themeColor="accent2"/>
                <w:lang w:val="en-US"/>
              </w:rPr>
            </w:pPr>
            <w:r w:rsidRPr="00676490">
              <w:rPr>
                <w:rFonts w:cstheme="minorHAnsi"/>
                <w:color w:val="937A46" w:themeColor="accent2"/>
                <w:lang w:val="en-US"/>
              </w:rPr>
              <w:t>Chief Data S</w:t>
            </w:r>
            <w:r>
              <w:rPr>
                <w:rFonts w:cstheme="minorHAnsi"/>
                <w:color w:val="937A46" w:themeColor="accent2"/>
                <w:lang w:val="en-US"/>
              </w:rPr>
              <w:t>cienctist</w:t>
            </w:r>
          </w:p>
        </w:tc>
        <w:tc>
          <w:tcPr>
            <w:tcW w:w="3544" w:type="dxa"/>
          </w:tcPr>
          <w:p w14:paraId="1E635C96" w14:textId="3510B163" w:rsidR="00B969D7" w:rsidRPr="00372B99" w:rsidRDefault="00B969D7" w:rsidP="00372B99">
            <w:pPr>
              <w:spacing w:after="0" w:line="240" w:lineRule="auto"/>
              <w:rPr>
                <w:rFonts w:eastAsia="Times New Roman" w:cstheme="minorHAnsi"/>
              </w:rPr>
            </w:pPr>
            <w:r w:rsidRPr="00372B99">
              <w:rPr>
                <w:rFonts w:eastAsia="Times New Roman" w:cstheme="minorHAnsi"/>
              </w:rPr>
              <w:t>Temenos XAI Models</w:t>
            </w:r>
          </w:p>
        </w:tc>
        <w:tc>
          <w:tcPr>
            <w:tcW w:w="1275" w:type="dxa"/>
          </w:tcPr>
          <w:p w14:paraId="64E3964B" w14:textId="5C71F72F" w:rsidR="00B969D7" w:rsidRPr="003E7923" w:rsidRDefault="00B969D7" w:rsidP="00372B99">
            <w:pPr>
              <w:spacing w:after="0" w:line="240" w:lineRule="auto"/>
              <w:jc w:val="center"/>
              <w:rPr>
                <w:sz w:val="20"/>
                <w:szCs w:val="20"/>
              </w:rPr>
            </w:pPr>
            <w:r>
              <w:rPr>
                <w:sz w:val="20"/>
                <w:szCs w:val="20"/>
              </w:rPr>
              <w:t>High</w:t>
            </w:r>
          </w:p>
        </w:tc>
      </w:tr>
      <w:tr w:rsidR="00B969D7" w:rsidRPr="00E94817" w14:paraId="186535FF" w14:textId="77777777" w:rsidTr="00E57131">
        <w:trPr>
          <w:cnfStyle w:val="000000010000" w:firstRow="0" w:lastRow="0" w:firstColumn="0" w:lastColumn="0" w:oddVBand="0" w:evenVBand="0" w:oddHBand="0" w:evenHBand="1" w:firstRowFirstColumn="0" w:firstRowLastColumn="0" w:lastRowFirstColumn="0" w:lastRowLastColumn="0"/>
          <w:trHeight w:val="377"/>
        </w:trPr>
        <w:tc>
          <w:tcPr>
            <w:tcW w:w="1550" w:type="dxa"/>
          </w:tcPr>
          <w:p w14:paraId="448596F0" w14:textId="767C9643" w:rsidR="00B969D7" w:rsidRPr="007F54F1" w:rsidRDefault="00B969D7" w:rsidP="00372B99">
            <w:pPr>
              <w:spacing w:after="0" w:line="240" w:lineRule="auto"/>
              <w:rPr>
                <w:szCs w:val="18"/>
              </w:rPr>
            </w:pPr>
            <w:r>
              <w:rPr>
                <w:szCs w:val="18"/>
              </w:rPr>
              <w:t>Mark Terry</w:t>
            </w:r>
          </w:p>
        </w:tc>
        <w:tc>
          <w:tcPr>
            <w:tcW w:w="992" w:type="dxa"/>
          </w:tcPr>
          <w:p w14:paraId="1D991088" w14:textId="446DE7C9" w:rsidR="00B969D7" w:rsidRPr="006E4D8F" w:rsidRDefault="00B969D7" w:rsidP="00372B99">
            <w:pPr>
              <w:spacing w:after="0" w:line="240" w:lineRule="auto"/>
              <w:rPr>
                <w:rFonts w:cstheme="minorHAnsi"/>
                <w:color w:val="937A46" w:themeColor="accent2"/>
                <w:lang w:val="en-US"/>
              </w:rPr>
            </w:pPr>
            <w:r>
              <w:rPr>
                <w:rFonts w:cstheme="minorHAnsi"/>
                <w:color w:val="937A46" w:themeColor="accent2"/>
                <w:lang w:val="en-US"/>
              </w:rPr>
              <w:t>ClearSight</w:t>
            </w:r>
          </w:p>
        </w:tc>
        <w:tc>
          <w:tcPr>
            <w:tcW w:w="2835" w:type="dxa"/>
          </w:tcPr>
          <w:p w14:paraId="53FC418A" w14:textId="1BCA8793" w:rsidR="00B969D7" w:rsidRPr="003B7739" w:rsidRDefault="00B969D7" w:rsidP="00372B99">
            <w:pPr>
              <w:spacing w:after="0" w:line="240" w:lineRule="auto"/>
              <w:rPr>
                <w:szCs w:val="18"/>
              </w:rPr>
            </w:pPr>
            <w:r>
              <w:rPr>
                <w:rFonts w:cstheme="minorHAnsi"/>
                <w:color w:val="937A46" w:themeColor="accent2"/>
                <w:lang w:val="en-US"/>
              </w:rPr>
              <w:t>CWB</w:t>
            </w:r>
            <w:r w:rsidRPr="006E4D8F">
              <w:rPr>
                <w:rFonts w:cstheme="minorHAnsi"/>
                <w:color w:val="937A46" w:themeColor="accent2"/>
                <w:lang w:val="en-US"/>
              </w:rPr>
              <w:t xml:space="preserve"> </w:t>
            </w:r>
            <w:r>
              <w:rPr>
                <w:rFonts w:cstheme="minorHAnsi"/>
                <w:color w:val="937A46" w:themeColor="accent2"/>
                <w:lang w:val="en-US"/>
              </w:rPr>
              <w:t xml:space="preserve">/ Temenos </w:t>
            </w:r>
            <w:r w:rsidRPr="006E4D8F">
              <w:rPr>
                <w:rFonts w:cstheme="minorHAnsi"/>
                <w:color w:val="937A46" w:themeColor="accent2"/>
                <w:lang w:val="en-US"/>
              </w:rPr>
              <w:t>Partner</w:t>
            </w:r>
          </w:p>
        </w:tc>
        <w:tc>
          <w:tcPr>
            <w:tcW w:w="3544" w:type="dxa"/>
          </w:tcPr>
          <w:p w14:paraId="1CFD500E" w14:textId="2B2ABBAE" w:rsidR="00B969D7" w:rsidRPr="00F263F8" w:rsidRDefault="00B969D7" w:rsidP="00685AD0">
            <w:pPr>
              <w:spacing w:after="0" w:line="240" w:lineRule="auto"/>
              <w:rPr>
                <w:szCs w:val="18"/>
              </w:rPr>
            </w:pPr>
            <w:r>
              <w:rPr>
                <w:szCs w:val="18"/>
              </w:rPr>
              <w:t>Implement</w:t>
            </w:r>
            <w:r w:rsidR="00685AD0">
              <w:rPr>
                <w:szCs w:val="18"/>
              </w:rPr>
              <w:t>/</w:t>
            </w:r>
            <w:r>
              <w:rPr>
                <w:szCs w:val="18"/>
              </w:rPr>
              <w:t>Supports T</w:t>
            </w:r>
            <w:r w:rsidR="00685AD0">
              <w:rPr>
                <w:szCs w:val="18"/>
              </w:rPr>
              <w:t>emenos I</w:t>
            </w:r>
            <w:r>
              <w:rPr>
                <w:szCs w:val="18"/>
              </w:rPr>
              <w:t>nfrastructure</w:t>
            </w:r>
          </w:p>
        </w:tc>
        <w:tc>
          <w:tcPr>
            <w:tcW w:w="1275" w:type="dxa"/>
          </w:tcPr>
          <w:p w14:paraId="3CF4DA3D" w14:textId="22D65681" w:rsidR="00B969D7" w:rsidRPr="00E94817" w:rsidRDefault="00B969D7" w:rsidP="00372B99">
            <w:pPr>
              <w:spacing w:after="0" w:line="240" w:lineRule="auto"/>
              <w:jc w:val="center"/>
              <w:rPr>
                <w:sz w:val="20"/>
                <w:szCs w:val="20"/>
              </w:rPr>
            </w:pPr>
            <w:r>
              <w:rPr>
                <w:sz w:val="20"/>
                <w:szCs w:val="20"/>
              </w:rPr>
              <w:t>High</w:t>
            </w:r>
          </w:p>
        </w:tc>
      </w:tr>
      <w:tr w:rsidR="00B969D7" w:rsidRPr="00E94817" w:rsidDel="00B6515A" w14:paraId="12AC3FDF" w14:textId="71AA8C1E" w:rsidTr="00E57131">
        <w:trPr>
          <w:cnfStyle w:val="000000100000" w:firstRow="0" w:lastRow="0" w:firstColumn="0" w:lastColumn="0" w:oddVBand="0" w:evenVBand="0" w:oddHBand="1" w:evenHBand="0" w:firstRowFirstColumn="0" w:firstRowLastColumn="0" w:lastRowFirstColumn="0" w:lastRowLastColumn="0"/>
          <w:trHeight w:val="59"/>
          <w:del w:id="103" w:author="Hoa Bach" w:date="2020-11-23T11:20:00Z"/>
        </w:trPr>
        <w:tc>
          <w:tcPr>
            <w:tcW w:w="1550" w:type="dxa"/>
          </w:tcPr>
          <w:p w14:paraId="3AB5408B" w14:textId="77134283" w:rsidR="00B969D7" w:rsidRPr="00205431" w:rsidDel="00B6515A" w:rsidRDefault="00205431" w:rsidP="00205431">
            <w:pPr>
              <w:spacing w:after="0" w:line="240" w:lineRule="auto"/>
              <w:rPr>
                <w:del w:id="104" w:author="Hoa Bach" w:date="2020-11-23T11:20:00Z"/>
                <w:rFonts w:eastAsia="Times New Roman" w:cstheme="minorHAnsi"/>
              </w:rPr>
            </w:pPr>
            <w:commentRangeStart w:id="105"/>
            <w:del w:id="106" w:author="Hoa Bach" w:date="2020-11-23T11:20:00Z">
              <w:r w:rsidRPr="00205431" w:rsidDel="00B6515A">
                <w:rPr>
                  <w:rFonts w:eastAsia="Times New Roman" w:cstheme="minorHAnsi"/>
                </w:rPr>
                <w:delText>An</w:delText>
              </w:r>
              <w:r w:rsidDel="00B6515A">
                <w:rPr>
                  <w:rFonts w:eastAsia="Times New Roman" w:cstheme="minorHAnsi"/>
                </w:rPr>
                <w:delText>d</w:delText>
              </w:r>
              <w:r w:rsidRPr="00205431" w:rsidDel="00B6515A">
                <w:rPr>
                  <w:rFonts w:eastAsia="Times New Roman" w:cstheme="minorHAnsi"/>
                </w:rPr>
                <w:delText>y LePage</w:delText>
              </w:r>
            </w:del>
          </w:p>
        </w:tc>
        <w:tc>
          <w:tcPr>
            <w:tcW w:w="992" w:type="dxa"/>
          </w:tcPr>
          <w:p w14:paraId="3DAF6C73" w14:textId="38C1F5D7" w:rsidR="00B969D7" w:rsidRPr="003B7739" w:rsidDel="00B6515A" w:rsidRDefault="00B969D7" w:rsidP="00937405">
            <w:pPr>
              <w:spacing w:after="0" w:line="240" w:lineRule="auto"/>
              <w:rPr>
                <w:del w:id="107" w:author="Hoa Bach" w:date="2020-11-23T11:20:00Z"/>
                <w:szCs w:val="18"/>
              </w:rPr>
            </w:pPr>
            <w:del w:id="108" w:author="Hoa Bach" w:date="2020-11-23T11:20:00Z">
              <w:r w:rsidRPr="00B969D7" w:rsidDel="00B6515A">
                <w:rPr>
                  <w:rFonts w:cstheme="minorHAnsi"/>
                  <w:color w:val="937A46" w:themeColor="accent2"/>
                  <w:lang w:val="en-US"/>
                </w:rPr>
                <w:delText xml:space="preserve">Bits </w:delText>
              </w:r>
              <w:r w:rsidR="00937405" w:rsidDel="00B6515A">
                <w:rPr>
                  <w:rFonts w:cstheme="minorHAnsi"/>
                  <w:color w:val="937A46" w:themeColor="accent2"/>
                  <w:lang w:val="en-US"/>
                </w:rPr>
                <w:delText>In</w:delText>
              </w:r>
              <w:r w:rsidRPr="00B969D7" w:rsidDel="00B6515A">
                <w:rPr>
                  <w:rFonts w:cstheme="minorHAnsi"/>
                  <w:color w:val="937A46" w:themeColor="accent2"/>
                  <w:lang w:val="en-US"/>
                </w:rPr>
                <w:delText xml:space="preserve"> Glass</w:delText>
              </w:r>
            </w:del>
          </w:p>
        </w:tc>
        <w:tc>
          <w:tcPr>
            <w:tcW w:w="2835" w:type="dxa"/>
          </w:tcPr>
          <w:p w14:paraId="5679F8E6" w14:textId="040102FD" w:rsidR="00B969D7" w:rsidRPr="003B7739" w:rsidDel="00B6515A" w:rsidRDefault="00B969D7" w:rsidP="00372B99">
            <w:pPr>
              <w:spacing w:after="0" w:line="240" w:lineRule="auto"/>
              <w:rPr>
                <w:del w:id="109" w:author="Hoa Bach" w:date="2020-11-23T11:20:00Z"/>
                <w:szCs w:val="18"/>
              </w:rPr>
            </w:pPr>
          </w:p>
        </w:tc>
        <w:tc>
          <w:tcPr>
            <w:tcW w:w="3544" w:type="dxa"/>
          </w:tcPr>
          <w:p w14:paraId="204E78AE" w14:textId="61A0FC2B" w:rsidR="00B969D7" w:rsidRPr="00F263F8" w:rsidDel="00B6515A" w:rsidRDefault="00B969D7" w:rsidP="00372B99">
            <w:pPr>
              <w:spacing w:after="0" w:line="240" w:lineRule="auto"/>
              <w:rPr>
                <w:del w:id="110" w:author="Hoa Bach" w:date="2020-11-23T11:20:00Z"/>
                <w:szCs w:val="18"/>
              </w:rPr>
            </w:pPr>
            <w:del w:id="111" w:author="Hoa Bach" w:date="2020-11-23T11:20:00Z">
              <w:r w:rsidDel="00B6515A">
                <w:rPr>
                  <w:szCs w:val="18"/>
                </w:rPr>
                <w:delText>Codat, Mulesoft integration</w:delText>
              </w:r>
            </w:del>
          </w:p>
        </w:tc>
        <w:tc>
          <w:tcPr>
            <w:tcW w:w="1275" w:type="dxa"/>
          </w:tcPr>
          <w:p w14:paraId="7D787EFA" w14:textId="5740F2AC" w:rsidR="00B969D7" w:rsidDel="00B6515A" w:rsidRDefault="00205431" w:rsidP="00372B99">
            <w:pPr>
              <w:spacing w:after="0" w:line="240" w:lineRule="auto"/>
              <w:jc w:val="center"/>
              <w:rPr>
                <w:del w:id="112" w:author="Hoa Bach" w:date="2020-11-23T11:20:00Z"/>
                <w:sz w:val="20"/>
                <w:szCs w:val="20"/>
              </w:rPr>
            </w:pPr>
            <w:del w:id="113" w:author="Hoa Bach" w:date="2020-11-23T11:20:00Z">
              <w:r w:rsidDel="00B6515A">
                <w:rPr>
                  <w:sz w:val="20"/>
                  <w:szCs w:val="20"/>
                </w:rPr>
                <w:delText>High</w:delText>
              </w:r>
            </w:del>
            <w:commentRangeEnd w:id="105"/>
            <w:r w:rsidR="00AA546C">
              <w:rPr>
                <w:rStyle w:val="CommentReference"/>
                <w:rFonts w:eastAsia="Times New Roman" w:cs="Times New Roman"/>
              </w:rPr>
              <w:commentReference w:id="105"/>
            </w:r>
          </w:p>
        </w:tc>
      </w:tr>
      <w:tr w:rsidR="00B969D7" w:rsidRPr="00E94817" w14:paraId="202E4386" w14:textId="77777777" w:rsidTr="00E57131">
        <w:trPr>
          <w:cnfStyle w:val="000000010000" w:firstRow="0" w:lastRow="0" w:firstColumn="0" w:lastColumn="0" w:oddVBand="0" w:evenVBand="0" w:oddHBand="0" w:evenHBand="1" w:firstRowFirstColumn="0" w:firstRowLastColumn="0" w:lastRowFirstColumn="0" w:lastRowLastColumn="0"/>
          <w:trHeight w:val="59"/>
        </w:trPr>
        <w:tc>
          <w:tcPr>
            <w:tcW w:w="1550" w:type="dxa"/>
          </w:tcPr>
          <w:p w14:paraId="62CA2E4F" w14:textId="7EDC492F" w:rsidR="00B969D7" w:rsidRPr="00141988" w:rsidRDefault="00864E35" w:rsidP="00372B99">
            <w:pPr>
              <w:spacing w:after="0" w:line="240" w:lineRule="auto"/>
              <w:rPr>
                <w:rFonts w:eastAsia="Times New Roman" w:cstheme="minorHAnsi"/>
              </w:rPr>
            </w:pPr>
            <w:ins w:id="114" w:author="Hoa Bach" w:date="2020-11-23T11:36:00Z">
              <w:r>
                <w:rPr>
                  <w:rFonts w:eastAsia="Times New Roman" w:cstheme="minorHAnsi"/>
                </w:rPr>
                <w:t>TBD</w:t>
              </w:r>
            </w:ins>
          </w:p>
        </w:tc>
        <w:tc>
          <w:tcPr>
            <w:tcW w:w="992" w:type="dxa"/>
          </w:tcPr>
          <w:p w14:paraId="6F0FE9F1" w14:textId="16B32F95" w:rsidR="00B969D7" w:rsidRPr="003B7739" w:rsidRDefault="00930FCB" w:rsidP="00372B99">
            <w:pPr>
              <w:spacing w:after="0" w:line="240" w:lineRule="auto"/>
              <w:rPr>
                <w:szCs w:val="18"/>
              </w:rPr>
            </w:pPr>
            <w:r>
              <w:rPr>
                <w:rFonts w:cstheme="minorHAnsi"/>
                <w:color w:val="937A46" w:themeColor="accent2"/>
                <w:lang w:val="en-US"/>
              </w:rPr>
              <w:t>Temenos</w:t>
            </w:r>
          </w:p>
        </w:tc>
        <w:tc>
          <w:tcPr>
            <w:tcW w:w="2835" w:type="dxa"/>
          </w:tcPr>
          <w:p w14:paraId="015F6AE3" w14:textId="0B7F3F06" w:rsidR="00B969D7" w:rsidRPr="003B7739" w:rsidRDefault="00930FCB" w:rsidP="00372B99">
            <w:pPr>
              <w:spacing w:after="0" w:line="240" w:lineRule="auto"/>
              <w:rPr>
                <w:szCs w:val="18"/>
              </w:rPr>
            </w:pPr>
            <w:r w:rsidRPr="00930FCB">
              <w:rPr>
                <w:rFonts w:cstheme="minorHAnsi"/>
                <w:color w:val="937A46" w:themeColor="accent2"/>
                <w:lang w:val="en-US"/>
              </w:rPr>
              <w:t>Business Analyst</w:t>
            </w:r>
          </w:p>
        </w:tc>
        <w:tc>
          <w:tcPr>
            <w:tcW w:w="3544" w:type="dxa"/>
          </w:tcPr>
          <w:p w14:paraId="4494464E" w14:textId="4742834B" w:rsidR="00B969D7" w:rsidRPr="00F263F8" w:rsidRDefault="00930FCB" w:rsidP="00372B99">
            <w:pPr>
              <w:spacing w:after="0" w:line="240" w:lineRule="auto"/>
              <w:rPr>
                <w:szCs w:val="18"/>
              </w:rPr>
            </w:pPr>
            <w:r>
              <w:rPr>
                <w:szCs w:val="18"/>
              </w:rPr>
              <w:t>Temenos Solution Requirements</w:t>
            </w:r>
          </w:p>
        </w:tc>
        <w:tc>
          <w:tcPr>
            <w:tcW w:w="1275" w:type="dxa"/>
          </w:tcPr>
          <w:p w14:paraId="0759EEE4" w14:textId="491DA804" w:rsidR="00B969D7" w:rsidRDefault="00930FCB" w:rsidP="00372B99">
            <w:pPr>
              <w:spacing w:after="0" w:line="240" w:lineRule="auto"/>
              <w:jc w:val="center"/>
              <w:rPr>
                <w:sz w:val="20"/>
                <w:szCs w:val="20"/>
              </w:rPr>
            </w:pPr>
            <w:r>
              <w:rPr>
                <w:sz w:val="20"/>
                <w:szCs w:val="20"/>
              </w:rPr>
              <w:t>High</w:t>
            </w:r>
          </w:p>
        </w:tc>
      </w:tr>
    </w:tbl>
    <w:p w14:paraId="659A414C" w14:textId="18DC63CE" w:rsidR="0057558B" w:rsidRDefault="0057558B" w:rsidP="004825A0">
      <w:pPr>
        <w:rPr>
          <w:rFonts w:cstheme="minorHAnsi"/>
          <w:szCs w:val="20"/>
        </w:rPr>
      </w:pPr>
    </w:p>
    <w:p w14:paraId="444ED358" w14:textId="25A9A748" w:rsidR="00982393" w:rsidRPr="0091589A" w:rsidRDefault="00982393" w:rsidP="00982393">
      <w:r>
        <w:t xml:space="preserve">CWB stakeholders: </w:t>
      </w:r>
    </w:p>
    <w:tbl>
      <w:tblPr>
        <w:tblStyle w:val="Corporate"/>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542"/>
        <w:gridCol w:w="3126"/>
        <w:gridCol w:w="2842"/>
        <w:gridCol w:w="1678"/>
      </w:tblGrid>
      <w:tr w:rsidR="00982393" w:rsidRPr="003E7923" w14:paraId="57FD7D74" w14:textId="77777777" w:rsidTr="00406595">
        <w:trPr>
          <w:cnfStyle w:val="100000000000" w:firstRow="1" w:lastRow="0" w:firstColumn="0" w:lastColumn="0" w:oddVBand="0" w:evenVBand="0" w:oddHBand="0" w:evenHBand="0" w:firstRowFirstColumn="0" w:firstRowLastColumn="0" w:lastRowFirstColumn="0" w:lastRowLastColumn="0"/>
          <w:trHeight w:val="81"/>
        </w:trPr>
        <w:tc>
          <w:tcPr>
            <w:tcW w:w="2542" w:type="dxa"/>
          </w:tcPr>
          <w:p w14:paraId="1F0EA426" w14:textId="77777777" w:rsidR="00982393" w:rsidRPr="003E7923" w:rsidRDefault="00982393" w:rsidP="004B4A09">
            <w:pPr>
              <w:spacing w:after="0" w:line="240" w:lineRule="auto"/>
              <w:rPr>
                <w:sz w:val="20"/>
                <w:szCs w:val="20"/>
              </w:rPr>
            </w:pPr>
            <w:r>
              <w:rPr>
                <w:sz w:val="20"/>
                <w:szCs w:val="20"/>
              </w:rPr>
              <w:t>Lead Name</w:t>
            </w:r>
          </w:p>
        </w:tc>
        <w:tc>
          <w:tcPr>
            <w:tcW w:w="3126" w:type="dxa"/>
          </w:tcPr>
          <w:p w14:paraId="0FBBFCBB" w14:textId="77777777" w:rsidR="00982393" w:rsidRPr="003E7923" w:rsidRDefault="00982393" w:rsidP="004B4A09">
            <w:pPr>
              <w:spacing w:after="0" w:line="240" w:lineRule="auto"/>
              <w:rPr>
                <w:sz w:val="20"/>
                <w:szCs w:val="20"/>
              </w:rPr>
            </w:pPr>
            <w:r w:rsidRPr="003E7923">
              <w:rPr>
                <w:sz w:val="20"/>
                <w:szCs w:val="20"/>
              </w:rPr>
              <w:t>Role</w:t>
            </w:r>
          </w:p>
        </w:tc>
        <w:tc>
          <w:tcPr>
            <w:tcW w:w="2842" w:type="dxa"/>
          </w:tcPr>
          <w:p w14:paraId="39DB4AE1" w14:textId="77777777" w:rsidR="00982393" w:rsidRPr="003E7923" w:rsidRDefault="00982393" w:rsidP="004B4A09">
            <w:pPr>
              <w:spacing w:after="0" w:line="240" w:lineRule="auto"/>
              <w:rPr>
                <w:sz w:val="20"/>
                <w:szCs w:val="20"/>
              </w:rPr>
            </w:pPr>
            <w:r w:rsidRPr="003E7923">
              <w:rPr>
                <w:sz w:val="20"/>
                <w:szCs w:val="20"/>
              </w:rPr>
              <w:t>Stake\ Interest</w:t>
            </w:r>
          </w:p>
        </w:tc>
        <w:tc>
          <w:tcPr>
            <w:tcW w:w="1678" w:type="dxa"/>
          </w:tcPr>
          <w:p w14:paraId="2CD47561" w14:textId="77777777" w:rsidR="00982393" w:rsidRPr="003E7923" w:rsidRDefault="00982393" w:rsidP="004B4A09">
            <w:pPr>
              <w:spacing w:after="0" w:line="240" w:lineRule="auto"/>
              <w:rPr>
                <w:sz w:val="20"/>
                <w:szCs w:val="20"/>
              </w:rPr>
            </w:pPr>
            <w:r w:rsidRPr="003E7923">
              <w:rPr>
                <w:sz w:val="20"/>
                <w:szCs w:val="20"/>
              </w:rPr>
              <w:t>Level of Engagement</w:t>
            </w:r>
          </w:p>
          <w:p w14:paraId="6DA7C355" w14:textId="77777777" w:rsidR="00982393" w:rsidRPr="003E7923" w:rsidRDefault="00982393" w:rsidP="004B4A09">
            <w:pPr>
              <w:spacing w:after="0" w:line="240" w:lineRule="auto"/>
              <w:rPr>
                <w:sz w:val="20"/>
                <w:szCs w:val="20"/>
              </w:rPr>
            </w:pPr>
            <w:r w:rsidRPr="003E7923">
              <w:rPr>
                <w:sz w:val="20"/>
                <w:szCs w:val="20"/>
              </w:rPr>
              <w:t>(H \ M \ L)</w:t>
            </w:r>
          </w:p>
        </w:tc>
      </w:tr>
      <w:tr w:rsidR="00982393" w:rsidRPr="00E94817" w14:paraId="252441F1"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32C2A26F" w14:textId="1BC6ED33" w:rsidR="00982393" w:rsidRPr="007F54F1" w:rsidRDefault="0020148D" w:rsidP="004B4A09">
            <w:pPr>
              <w:spacing w:after="0" w:line="240" w:lineRule="auto"/>
              <w:rPr>
                <w:szCs w:val="18"/>
              </w:rPr>
            </w:pPr>
            <w:r>
              <w:rPr>
                <w:sz w:val="20"/>
                <w:szCs w:val="20"/>
              </w:rPr>
              <w:lastRenderedPageBreak/>
              <w:t>Edmund Chua</w:t>
            </w:r>
          </w:p>
        </w:tc>
        <w:tc>
          <w:tcPr>
            <w:tcW w:w="3126" w:type="dxa"/>
          </w:tcPr>
          <w:p w14:paraId="6FDE4740" w14:textId="2B056219" w:rsidR="00982393" w:rsidRPr="00E122B4" w:rsidRDefault="0020148D" w:rsidP="004B4A09">
            <w:pPr>
              <w:spacing w:after="0" w:line="240" w:lineRule="auto"/>
              <w:rPr>
                <w:rFonts w:eastAsia="Times New Roman" w:cstheme="minorHAnsi"/>
                <w:color w:val="937A46" w:themeColor="accent2"/>
              </w:rPr>
            </w:pPr>
            <w:r w:rsidRPr="00E122B4">
              <w:rPr>
                <w:rFonts w:eastAsia="Times New Roman" w:cstheme="minorHAnsi"/>
                <w:color w:val="937A46" w:themeColor="accent2"/>
              </w:rPr>
              <w:t>AVP, Digital Strategy &amp; Innovation</w:t>
            </w:r>
          </w:p>
        </w:tc>
        <w:tc>
          <w:tcPr>
            <w:tcW w:w="2842" w:type="dxa"/>
          </w:tcPr>
          <w:p w14:paraId="3D6054AA" w14:textId="073732CD" w:rsidR="00982393" w:rsidRPr="00F263F8" w:rsidRDefault="0020148D" w:rsidP="004B4A09">
            <w:pPr>
              <w:spacing w:after="0" w:line="240" w:lineRule="auto"/>
              <w:rPr>
                <w:szCs w:val="18"/>
              </w:rPr>
            </w:pPr>
            <w:r>
              <w:rPr>
                <w:szCs w:val="18"/>
              </w:rPr>
              <w:t>Subject Matter Expert</w:t>
            </w:r>
            <w:r w:rsidR="0070332A">
              <w:rPr>
                <w:szCs w:val="18"/>
              </w:rPr>
              <w:t xml:space="preserve">, SME </w:t>
            </w:r>
            <w:r w:rsidR="00924402">
              <w:rPr>
                <w:szCs w:val="18"/>
              </w:rPr>
              <w:t>DBX</w:t>
            </w:r>
          </w:p>
        </w:tc>
        <w:tc>
          <w:tcPr>
            <w:tcW w:w="1678" w:type="dxa"/>
          </w:tcPr>
          <w:p w14:paraId="339CE5AF" w14:textId="68305192" w:rsidR="00982393" w:rsidRPr="00E94817" w:rsidRDefault="0020148D" w:rsidP="004B4A09">
            <w:pPr>
              <w:spacing w:after="0" w:line="240" w:lineRule="auto"/>
              <w:jc w:val="center"/>
              <w:rPr>
                <w:sz w:val="20"/>
                <w:szCs w:val="20"/>
              </w:rPr>
            </w:pPr>
            <w:r>
              <w:rPr>
                <w:sz w:val="20"/>
                <w:szCs w:val="20"/>
              </w:rPr>
              <w:t>High</w:t>
            </w:r>
          </w:p>
        </w:tc>
      </w:tr>
      <w:tr w:rsidR="00982393" w:rsidRPr="00E94817" w14:paraId="770A8339"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7B028C72" w14:textId="3E975E03" w:rsidR="00982393" w:rsidRPr="007F54F1" w:rsidRDefault="0020148D" w:rsidP="004B4A09">
            <w:pPr>
              <w:spacing w:after="0" w:line="240" w:lineRule="auto"/>
              <w:rPr>
                <w:rFonts w:asciiTheme="minorHAnsi" w:hAnsiTheme="minorHAnsi"/>
                <w:szCs w:val="18"/>
              </w:rPr>
            </w:pPr>
            <w:r>
              <w:rPr>
                <w:rFonts w:asciiTheme="minorHAnsi" w:hAnsiTheme="minorHAnsi"/>
                <w:szCs w:val="18"/>
              </w:rPr>
              <w:t>Christina Mullin</w:t>
            </w:r>
          </w:p>
        </w:tc>
        <w:tc>
          <w:tcPr>
            <w:tcW w:w="3126" w:type="dxa"/>
          </w:tcPr>
          <w:p w14:paraId="2BD2DFB6" w14:textId="497EB2AA" w:rsidR="00982393" w:rsidRPr="00E122B4" w:rsidRDefault="0020148D" w:rsidP="004B4A09">
            <w:pPr>
              <w:spacing w:after="0" w:line="240" w:lineRule="auto"/>
              <w:rPr>
                <w:rFonts w:eastAsia="Times New Roman" w:cstheme="minorHAnsi"/>
                <w:color w:val="937A46" w:themeColor="accent2"/>
              </w:rPr>
            </w:pPr>
            <w:r w:rsidRPr="00E122B4">
              <w:rPr>
                <w:rFonts w:eastAsia="Times New Roman" w:cstheme="minorHAnsi"/>
                <w:color w:val="937A46" w:themeColor="accent2"/>
              </w:rPr>
              <w:t>VP, Digital &amp; Alternative Channels</w:t>
            </w:r>
          </w:p>
        </w:tc>
        <w:tc>
          <w:tcPr>
            <w:tcW w:w="2842" w:type="dxa"/>
          </w:tcPr>
          <w:p w14:paraId="53DD0AFA" w14:textId="7F7246D6" w:rsidR="00982393" w:rsidRPr="00F263F8" w:rsidRDefault="00E11AA4" w:rsidP="0024239A">
            <w:pPr>
              <w:spacing w:after="0" w:line="240" w:lineRule="auto"/>
              <w:rPr>
                <w:rFonts w:asciiTheme="minorHAnsi" w:hAnsiTheme="minorHAnsi"/>
                <w:szCs w:val="18"/>
              </w:rPr>
            </w:pPr>
            <w:r>
              <w:rPr>
                <w:rFonts w:asciiTheme="minorHAnsi" w:hAnsiTheme="minorHAnsi"/>
                <w:szCs w:val="18"/>
              </w:rPr>
              <w:t>Business Sponsor</w:t>
            </w:r>
          </w:p>
        </w:tc>
        <w:tc>
          <w:tcPr>
            <w:tcW w:w="1678" w:type="dxa"/>
          </w:tcPr>
          <w:p w14:paraId="61FB0C0F" w14:textId="182827AF" w:rsidR="00982393" w:rsidRDefault="0020148D" w:rsidP="004B4A09">
            <w:pPr>
              <w:spacing w:after="0" w:line="240" w:lineRule="auto"/>
              <w:jc w:val="center"/>
              <w:rPr>
                <w:sz w:val="20"/>
                <w:szCs w:val="20"/>
              </w:rPr>
            </w:pPr>
            <w:r>
              <w:rPr>
                <w:sz w:val="20"/>
                <w:szCs w:val="20"/>
              </w:rPr>
              <w:t>High</w:t>
            </w:r>
          </w:p>
        </w:tc>
      </w:tr>
      <w:tr w:rsidR="0018260C" w:rsidRPr="00E94817" w14:paraId="0170263D"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5C2DE5A5" w14:textId="6C21A88B" w:rsidR="0018260C" w:rsidRDefault="0018260C" w:rsidP="0018260C">
            <w:pPr>
              <w:spacing w:after="0" w:line="240" w:lineRule="auto"/>
              <w:rPr>
                <w:szCs w:val="18"/>
              </w:rPr>
            </w:pPr>
            <w:r>
              <w:rPr>
                <w:szCs w:val="18"/>
              </w:rPr>
              <w:t>Dilshad Bhatti</w:t>
            </w:r>
          </w:p>
        </w:tc>
        <w:tc>
          <w:tcPr>
            <w:tcW w:w="3126" w:type="dxa"/>
          </w:tcPr>
          <w:p w14:paraId="67CFE359" w14:textId="7F96FA54"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Program Manager</w:t>
            </w:r>
          </w:p>
        </w:tc>
        <w:tc>
          <w:tcPr>
            <w:tcW w:w="2842" w:type="dxa"/>
          </w:tcPr>
          <w:p w14:paraId="2D51C991" w14:textId="2CBF4A91" w:rsidR="0018260C" w:rsidRDefault="0018260C" w:rsidP="0018260C">
            <w:pPr>
              <w:spacing w:after="0" w:line="240" w:lineRule="auto"/>
              <w:rPr>
                <w:szCs w:val="18"/>
              </w:rPr>
            </w:pPr>
            <w:r>
              <w:rPr>
                <w:rFonts w:asciiTheme="minorHAnsi" w:hAnsiTheme="minorHAnsi"/>
                <w:szCs w:val="18"/>
              </w:rPr>
              <w:t>DBX Project Deliverables</w:t>
            </w:r>
          </w:p>
        </w:tc>
        <w:tc>
          <w:tcPr>
            <w:tcW w:w="1678" w:type="dxa"/>
          </w:tcPr>
          <w:p w14:paraId="35AE794C" w14:textId="49C29B31" w:rsidR="0018260C" w:rsidRDefault="0018260C" w:rsidP="0018260C">
            <w:pPr>
              <w:spacing w:after="0" w:line="240" w:lineRule="auto"/>
              <w:jc w:val="center"/>
              <w:rPr>
                <w:sz w:val="20"/>
                <w:szCs w:val="20"/>
              </w:rPr>
            </w:pPr>
            <w:r>
              <w:rPr>
                <w:sz w:val="20"/>
                <w:szCs w:val="20"/>
              </w:rPr>
              <w:t>High</w:t>
            </w:r>
          </w:p>
        </w:tc>
      </w:tr>
      <w:tr w:rsidR="0018260C" w:rsidRPr="00E94817" w14:paraId="289D0D25"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60C65D6F" w14:textId="0B243D14" w:rsidR="0018260C" w:rsidRDefault="0018260C" w:rsidP="0018260C">
            <w:pPr>
              <w:spacing w:after="0" w:line="240" w:lineRule="auto"/>
              <w:rPr>
                <w:szCs w:val="18"/>
              </w:rPr>
            </w:pPr>
            <w:r>
              <w:rPr>
                <w:szCs w:val="18"/>
              </w:rPr>
              <w:t>Nadine Filice</w:t>
            </w:r>
          </w:p>
        </w:tc>
        <w:tc>
          <w:tcPr>
            <w:tcW w:w="3126" w:type="dxa"/>
          </w:tcPr>
          <w:p w14:paraId="34FB4DEE" w14:textId="06B9F10C"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Sr. Project Manager</w:t>
            </w:r>
          </w:p>
        </w:tc>
        <w:tc>
          <w:tcPr>
            <w:tcW w:w="2842" w:type="dxa"/>
          </w:tcPr>
          <w:p w14:paraId="27E97ECD" w14:textId="58D6BD90" w:rsidR="0018260C" w:rsidRDefault="0018260C" w:rsidP="0018260C">
            <w:pPr>
              <w:spacing w:after="0" w:line="240" w:lineRule="auto"/>
              <w:rPr>
                <w:szCs w:val="18"/>
              </w:rPr>
            </w:pPr>
            <w:r>
              <w:rPr>
                <w:szCs w:val="18"/>
              </w:rPr>
              <w:t>Infrastructure Deliverables</w:t>
            </w:r>
          </w:p>
        </w:tc>
        <w:tc>
          <w:tcPr>
            <w:tcW w:w="1678" w:type="dxa"/>
          </w:tcPr>
          <w:p w14:paraId="43B2420F" w14:textId="40BAB665" w:rsidR="0018260C" w:rsidRDefault="0018260C" w:rsidP="0018260C">
            <w:pPr>
              <w:spacing w:after="0" w:line="240" w:lineRule="auto"/>
              <w:jc w:val="center"/>
              <w:rPr>
                <w:sz w:val="20"/>
                <w:szCs w:val="20"/>
              </w:rPr>
            </w:pPr>
            <w:r>
              <w:rPr>
                <w:sz w:val="20"/>
                <w:szCs w:val="20"/>
              </w:rPr>
              <w:t>High</w:t>
            </w:r>
          </w:p>
        </w:tc>
      </w:tr>
      <w:tr w:rsidR="0018260C" w:rsidRPr="00E94817" w14:paraId="5BCFF993"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5418DA3E" w14:textId="4DAB39FE" w:rsidR="0018260C" w:rsidRDefault="0018260C" w:rsidP="0018260C">
            <w:pPr>
              <w:spacing w:after="0" w:line="240" w:lineRule="auto"/>
              <w:rPr>
                <w:szCs w:val="18"/>
              </w:rPr>
            </w:pPr>
            <w:r>
              <w:rPr>
                <w:szCs w:val="18"/>
              </w:rPr>
              <w:t>Mike Maxfield</w:t>
            </w:r>
          </w:p>
        </w:tc>
        <w:tc>
          <w:tcPr>
            <w:tcW w:w="3126" w:type="dxa"/>
          </w:tcPr>
          <w:p w14:paraId="58797049" w14:textId="212291C1"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Program Manager</w:t>
            </w:r>
          </w:p>
        </w:tc>
        <w:tc>
          <w:tcPr>
            <w:tcW w:w="2842" w:type="dxa"/>
          </w:tcPr>
          <w:p w14:paraId="45D592B6" w14:textId="22DAAF1D" w:rsidR="0018260C" w:rsidRDefault="0018260C" w:rsidP="0018260C">
            <w:pPr>
              <w:spacing w:after="0" w:line="240" w:lineRule="auto"/>
              <w:rPr>
                <w:szCs w:val="18"/>
              </w:rPr>
            </w:pPr>
            <w:r>
              <w:rPr>
                <w:szCs w:val="18"/>
              </w:rPr>
              <w:t>Infrastructure Deliverables</w:t>
            </w:r>
          </w:p>
        </w:tc>
        <w:tc>
          <w:tcPr>
            <w:tcW w:w="1678" w:type="dxa"/>
          </w:tcPr>
          <w:p w14:paraId="2D6A2310" w14:textId="1C6D4FEB" w:rsidR="0018260C" w:rsidRDefault="00253FF8" w:rsidP="0018260C">
            <w:pPr>
              <w:spacing w:after="0" w:line="240" w:lineRule="auto"/>
              <w:jc w:val="center"/>
              <w:rPr>
                <w:sz w:val="20"/>
                <w:szCs w:val="20"/>
              </w:rPr>
            </w:pPr>
            <w:r>
              <w:rPr>
                <w:sz w:val="20"/>
                <w:szCs w:val="20"/>
              </w:rPr>
              <w:t>High</w:t>
            </w:r>
          </w:p>
        </w:tc>
      </w:tr>
      <w:tr w:rsidR="0018260C" w:rsidRPr="00E94817" w14:paraId="5CC57F1C"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6959117F" w14:textId="3A6F491F" w:rsidR="0018260C" w:rsidRPr="007F54F1" w:rsidRDefault="0018260C" w:rsidP="0018260C">
            <w:pPr>
              <w:spacing w:after="0" w:line="240" w:lineRule="auto"/>
              <w:rPr>
                <w:rFonts w:asciiTheme="minorHAnsi" w:hAnsiTheme="minorHAnsi"/>
                <w:szCs w:val="18"/>
              </w:rPr>
            </w:pPr>
            <w:r>
              <w:rPr>
                <w:rFonts w:asciiTheme="minorHAnsi" w:hAnsiTheme="minorHAnsi"/>
                <w:szCs w:val="18"/>
              </w:rPr>
              <w:t>Dino Noce</w:t>
            </w:r>
          </w:p>
        </w:tc>
        <w:tc>
          <w:tcPr>
            <w:tcW w:w="3126" w:type="dxa"/>
          </w:tcPr>
          <w:p w14:paraId="190135A4" w14:textId="4EDDC4C2"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Program Manager</w:t>
            </w:r>
          </w:p>
        </w:tc>
        <w:tc>
          <w:tcPr>
            <w:tcW w:w="2842" w:type="dxa"/>
          </w:tcPr>
          <w:p w14:paraId="5E739BC2" w14:textId="4D5BCA7E" w:rsidR="0018260C" w:rsidRPr="00F263F8" w:rsidRDefault="0018260C" w:rsidP="0018260C">
            <w:pPr>
              <w:spacing w:after="0" w:line="240" w:lineRule="auto"/>
              <w:rPr>
                <w:szCs w:val="18"/>
              </w:rPr>
            </w:pPr>
            <w:r>
              <w:rPr>
                <w:rFonts w:asciiTheme="minorHAnsi" w:hAnsiTheme="minorHAnsi"/>
                <w:szCs w:val="18"/>
              </w:rPr>
              <w:t>DBX Project Deliverables</w:t>
            </w:r>
          </w:p>
        </w:tc>
        <w:tc>
          <w:tcPr>
            <w:tcW w:w="1678" w:type="dxa"/>
          </w:tcPr>
          <w:p w14:paraId="142B50C0" w14:textId="4126D99A" w:rsidR="0018260C" w:rsidRPr="00E94817" w:rsidRDefault="0018260C" w:rsidP="0018260C">
            <w:pPr>
              <w:spacing w:after="0" w:line="240" w:lineRule="auto"/>
              <w:jc w:val="center"/>
              <w:rPr>
                <w:sz w:val="20"/>
                <w:szCs w:val="20"/>
              </w:rPr>
            </w:pPr>
            <w:r>
              <w:rPr>
                <w:sz w:val="20"/>
                <w:szCs w:val="20"/>
              </w:rPr>
              <w:t>High</w:t>
            </w:r>
          </w:p>
        </w:tc>
      </w:tr>
      <w:tr w:rsidR="0018260C" w:rsidRPr="00E94817" w14:paraId="26CB2295"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336F1042" w14:textId="5AE1BD4F" w:rsidR="0018260C" w:rsidRDefault="0018260C" w:rsidP="0018260C">
            <w:pPr>
              <w:spacing w:after="0" w:line="240" w:lineRule="auto"/>
              <w:rPr>
                <w:szCs w:val="18"/>
              </w:rPr>
            </w:pPr>
            <w:r w:rsidRPr="00DF4E79">
              <w:rPr>
                <w:rFonts w:cstheme="minorHAnsi"/>
                <w:lang w:val="en-US"/>
              </w:rPr>
              <w:t>Reinhardt Tonn</w:t>
            </w:r>
          </w:p>
        </w:tc>
        <w:tc>
          <w:tcPr>
            <w:tcW w:w="3126" w:type="dxa"/>
          </w:tcPr>
          <w:p w14:paraId="46CF85A6" w14:textId="292ED9CF"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Solutions Architect</w:t>
            </w:r>
          </w:p>
        </w:tc>
        <w:tc>
          <w:tcPr>
            <w:tcW w:w="2842" w:type="dxa"/>
          </w:tcPr>
          <w:p w14:paraId="22470AB2" w14:textId="6DDB998A" w:rsidR="0018260C" w:rsidRDefault="0018260C" w:rsidP="0018260C">
            <w:pPr>
              <w:spacing w:after="0" w:line="240" w:lineRule="auto"/>
              <w:rPr>
                <w:szCs w:val="18"/>
              </w:rPr>
            </w:pPr>
            <w:r w:rsidRPr="00DF4E79">
              <w:rPr>
                <w:rFonts w:cstheme="minorHAnsi"/>
                <w:lang w:val="en-US"/>
              </w:rPr>
              <w:t>Solutions Architect</w:t>
            </w:r>
          </w:p>
        </w:tc>
        <w:tc>
          <w:tcPr>
            <w:tcW w:w="1678" w:type="dxa"/>
          </w:tcPr>
          <w:p w14:paraId="1A721CE4" w14:textId="126F36F0" w:rsidR="0018260C" w:rsidRDefault="0018260C" w:rsidP="0018260C">
            <w:pPr>
              <w:spacing w:after="0" w:line="240" w:lineRule="auto"/>
              <w:jc w:val="center"/>
              <w:rPr>
                <w:sz w:val="20"/>
                <w:szCs w:val="20"/>
              </w:rPr>
            </w:pPr>
            <w:r>
              <w:rPr>
                <w:sz w:val="20"/>
                <w:szCs w:val="20"/>
              </w:rPr>
              <w:t>High</w:t>
            </w:r>
          </w:p>
        </w:tc>
      </w:tr>
      <w:tr w:rsidR="0018260C" w:rsidRPr="00E94817" w14:paraId="1CAECED0"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76DD32FA" w14:textId="4FDFF9C2" w:rsidR="0018260C" w:rsidRDefault="0018260C" w:rsidP="0018260C">
            <w:pPr>
              <w:spacing w:after="0" w:line="240" w:lineRule="auto"/>
              <w:rPr>
                <w:szCs w:val="18"/>
              </w:rPr>
            </w:pPr>
            <w:r w:rsidRPr="00DF4E79">
              <w:rPr>
                <w:rFonts w:cstheme="minorHAnsi"/>
                <w:lang w:val="en-US"/>
              </w:rPr>
              <w:t>Jose Barril</w:t>
            </w:r>
          </w:p>
        </w:tc>
        <w:tc>
          <w:tcPr>
            <w:tcW w:w="3126" w:type="dxa"/>
          </w:tcPr>
          <w:p w14:paraId="1EF990D7" w14:textId="230ED6E8"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Solutions Architect</w:t>
            </w:r>
          </w:p>
        </w:tc>
        <w:tc>
          <w:tcPr>
            <w:tcW w:w="2842" w:type="dxa"/>
          </w:tcPr>
          <w:p w14:paraId="673650DC" w14:textId="0B573C47" w:rsidR="0018260C" w:rsidRDefault="0018260C" w:rsidP="0018260C">
            <w:pPr>
              <w:spacing w:after="0" w:line="240" w:lineRule="auto"/>
              <w:rPr>
                <w:szCs w:val="18"/>
              </w:rPr>
            </w:pPr>
            <w:r w:rsidRPr="00DF4E79">
              <w:rPr>
                <w:rFonts w:cstheme="minorHAnsi"/>
                <w:lang w:val="en-US"/>
              </w:rPr>
              <w:t>Solutions Architect</w:t>
            </w:r>
          </w:p>
        </w:tc>
        <w:tc>
          <w:tcPr>
            <w:tcW w:w="1678" w:type="dxa"/>
          </w:tcPr>
          <w:p w14:paraId="29C8F013" w14:textId="2CB039E6" w:rsidR="0018260C" w:rsidRDefault="0018260C" w:rsidP="0018260C">
            <w:pPr>
              <w:spacing w:after="0" w:line="240" w:lineRule="auto"/>
              <w:jc w:val="center"/>
              <w:rPr>
                <w:sz w:val="20"/>
                <w:szCs w:val="20"/>
              </w:rPr>
            </w:pPr>
            <w:r>
              <w:rPr>
                <w:sz w:val="20"/>
                <w:szCs w:val="20"/>
              </w:rPr>
              <w:t>High</w:t>
            </w:r>
          </w:p>
        </w:tc>
      </w:tr>
      <w:tr w:rsidR="0018260C" w:rsidRPr="00E94817" w14:paraId="3D2CCE1C"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6474BE27" w14:textId="6E78C941" w:rsidR="0018260C" w:rsidRPr="00DF4E79" w:rsidRDefault="0018260C" w:rsidP="0018260C">
            <w:pPr>
              <w:spacing w:after="0" w:line="240" w:lineRule="auto"/>
              <w:rPr>
                <w:rFonts w:cstheme="minorHAnsi"/>
                <w:lang w:val="en-US"/>
              </w:rPr>
            </w:pPr>
            <w:r>
              <w:rPr>
                <w:rFonts w:cstheme="minorHAnsi"/>
                <w:lang w:val="en-US"/>
              </w:rPr>
              <w:t>Joanne Pearson</w:t>
            </w:r>
          </w:p>
        </w:tc>
        <w:tc>
          <w:tcPr>
            <w:tcW w:w="3126" w:type="dxa"/>
          </w:tcPr>
          <w:p w14:paraId="6DAFCDA9" w14:textId="43203EF6"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Information Security</w:t>
            </w:r>
          </w:p>
        </w:tc>
        <w:tc>
          <w:tcPr>
            <w:tcW w:w="2842" w:type="dxa"/>
          </w:tcPr>
          <w:p w14:paraId="0C71B107" w14:textId="09AA54C3" w:rsidR="0018260C" w:rsidRPr="00DF4E79" w:rsidRDefault="0018260C" w:rsidP="0018260C">
            <w:pPr>
              <w:spacing w:after="0" w:line="240" w:lineRule="auto"/>
              <w:rPr>
                <w:rFonts w:cstheme="minorHAnsi"/>
                <w:lang w:val="en-US"/>
              </w:rPr>
            </w:pPr>
            <w:r>
              <w:rPr>
                <w:szCs w:val="18"/>
              </w:rPr>
              <w:t xml:space="preserve">Infrastructure </w:t>
            </w:r>
            <w:r>
              <w:rPr>
                <w:rFonts w:cstheme="minorHAnsi"/>
                <w:lang w:val="en-US"/>
              </w:rPr>
              <w:t>Security</w:t>
            </w:r>
          </w:p>
        </w:tc>
        <w:tc>
          <w:tcPr>
            <w:tcW w:w="1678" w:type="dxa"/>
          </w:tcPr>
          <w:p w14:paraId="00A10AED" w14:textId="254A73B7" w:rsidR="0018260C" w:rsidRDefault="0018260C" w:rsidP="0018260C">
            <w:pPr>
              <w:spacing w:after="0" w:line="240" w:lineRule="auto"/>
              <w:jc w:val="center"/>
              <w:rPr>
                <w:sz w:val="20"/>
                <w:szCs w:val="20"/>
              </w:rPr>
            </w:pPr>
            <w:r>
              <w:rPr>
                <w:sz w:val="20"/>
                <w:szCs w:val="20"/>
              </w:rPr>
              <w:t>Medium</w:t>
            </w:r>
          </w:p>
        </w:tc>
      </w:tr>
      <w:tr w:rsidR="0018260C" w:rsidRPr="00E94817" w14:paraId="28D57C00"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58655201" w14:textId="4DDBD963" w:rsidR="0018260C" w:rsidRDefault="0018260C" w:rsidP="0018260C">
            <w:pPr>
              <w:spacing w:after="0" w:line="240" w:lineRule="auto"/>
              <w:rPr>
                <w:szCs w:val="18"/>
              </w:rPr>
            </w:pPr>
            <w:r w:rsidRPr="00DF4E79">
              <w:rPr>
                <w:rFonts w:cstheme="minorHAnsi"/>
                <w:lang w:val="en-US"/>
              </w:rPr>
              <w:t>Colette Leung</w:t>
            </w:r>
          </w:p>
        </w:tc>
        <w:tc>
          <w:tcPr>
            <w:tcW w:w="3126" w:type="dxa"/>
          </w:tcPr>
          <w:p w14:paraId="4207CF26" w14:textId="402E54C6"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DG Analyst</w:t>
            </w:r>
          </w:p>
        </w:tc>
        <w:tc>
          <w:tcPr>
            <w:tcW w:w="2842" w:type="dxa"/>
          </w:tcPr>
          <w:p w14:paraId="40A2B607" w14:textId="101994D7" w:rsidR="0018260C" w:rsidRDefault="0018260C" w:rsidP="0018260C">
            <w:pPr>
              <w:spacing w:after="0" w:line="240" w:lineRule="auto"/>
              <w:rPr>
                <w:szCs w:val="18"/>
              </w:rPr>
            </w:pPr>
            <w:r>
              <w:rPr>
                <w:szCs w:val="18"/>
              </w:rPr>
              <w:t>Data Governance</w:t>
            </w:r>
          </w:p>
        </w:tc>
        <w:tc>
          <w:tcPr>
            <w:tcW w:w="1678" w:type="dxa"/>
          </w:tcPr>
          <w:p w14:paraId="3D2E007C" w14:textId="42048DFA" w:rsidR="0018260C" w:rsidRDefault="0018260C" w:rsidP="0018260C">
            <w:pPr>
              <w:spacing w:after="0" w:line="240" w:lineRule="auto"/>
              <w:jc w:val="center"/>
              <w:rPr>
                <w:sz w:val="20"/>
                <w:szCs w:val="20"/>
              </w:rPr>
            </w:pPr>
            <w:r>
              <w:rPr>
                <w:sz w:val="20"/>
                <w:szCs w:val="20"/>
              </w:rPr>
              <w:t>High</w:t>
            </w:r>
          </w:p>
        </w:tc>
      </w:tr>
      <w:tr w:rsidR="0018260C" w:rsidRPr="00E94817" w14:paraId="6DD44DDA"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7213EE8C" w14:textId="78BC05B9" w:rsidR="0018260C" w:rsidRDefault="0018260C" w:rsidP="0018260C">
            <w:pPr>
              <w:spacing w:after="0" w:line="240" w:lineRule="auto"/>
              <w:rPr>
                <w:szCs w:val="18"/>
              </w:rPr>
            </w:pPr>
            <w:r w:rsidRPr="00DF4E79">
              <w:rPr>
                <w:rFonts w:cstheme="minorHAnsi"/>
                <w:lang w:val="en-US"/>
              </w:rPr>
              <w:t>Tim Sande</w:t>
            </w:r>
          </w:p>
        </w:tc>
        <w:tc>
          <w:tcPr>
            <w:tcW w:w="3126" w:type="dxa"/>
          </w:tcPr>
          <w:p w14:paraId="01B35A36" w14:textId="7CB38C52"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DG Lead</w:t>
            </w:r>
          </w:p>
        </w:tc>
        <w:tc>
          <w:tcPr>
            <w:tcW w:w="2842" w:type="dxa"/>
          </w:tcPr>
          <w:p w14:paraId="58988C14" w14:textId="34E4D0F8" w:rsidR="0018260C" w:rsidRDefault="0018260C" w:rsidP="0018260C">
            <w:pPr>
              <w:spacing w:after="0" w:line="240" w:lineRule="auto"/>
              <w:rPr>
                <w:szCs w:val="18"/>
              </w:rPr>
            </w:pPr>
            <w:r>
              <w:rPr>
                <w:szCs w:val="18"/>
              </w:rPr>
              <w:t>Data Governance</w:t>
            </w:r>
          </w:p>
        </w:tc>
        <w:tc>
          <w:tcPr>
            <w:tcW w:w="1678" w:type="dxa"/>
          </w:tcPr>
          <w:p w14:paraId="6F42B986" w14:textId="5F185BA7" w:rsidR="0018260C" w:rsidRDefault="0018260C" w:rsidP="0018260C">
            <w:pPr>
              <w:spacing w:after="0" w:line="240" w:lineRule="auto"/>
              <w:jc w:val="center"/>
              <w:rPr>
                <w:sz w:val="20"/>
                <w:szCs w:val="20"/>
              </w:rPr>
            </w:pPr>
            <w:r>
              <w:rPr>
                <w:sz w:val="20"/>
                <w:szCs w:val="20"/>
              </w:rPr>
              <w:t>High</w:t>
            </w:r>
          </w:p>
        </w:tc>
      </w:tr>
      <w:tr w:rsidR="0018260C" w:rsidRPr="00E94817" w14:paraId="12F0069E"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1A7D906E" w14:textId="31D0CA57" w:rsidR="0018260C" w:rsidRPr="00DF4E79" w:rsidRDefault="0018260C" w:rsidP="0018260C">
            <w:pPr>
              <w:spacing w:after="0" w:line="240" w:lineRule="auto"/>
              <w:rPr>
                <w:rFonts w:cstheme="minorHAnsi"/>
                <w:lang w:val="en-US"/>
              </w:rPr>
            </w:pPr>
            <w:r>
              <w:rPr>
                <w:rFonts w:cstheme="minorHAnsi"/>
                <w:lang w:val="en-US"/>
              </w:rPr>
              <w:t>Kevin Vadnais</w:t>
            </w:r>
          </w:p>
        </w:tc>
        <w:tc>
          <w:tcPr>
            <w:tcW w:w="3126" w:type="dxa"/>
          </w:tcPr>
          <w:p w14:paraId="5E1A905E" w14:textId="6DEB8EF7"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Governance Risk &amp; Compliance</w:t>
            </w:r>
          </w:p>
        </w:tc>
        <w:tc>
          <w:tcPr>
            <w:tcW w:w="2842" w:type="dxa"/>
          </w:tcPr>
          <w:p w14:paraId="3C216022" w14:textId="645B9A8B" w:rsidR="0018260C" w:rsidRDefault="0018260C" w:rsidP="0018260C">
            <w:pPr>
              <w:spacing w:after="0" w:line="240" w:lineRule="auto"/>
              <w:rPr>
                <w:szCs w:val="18"/>
              </w:rPr>
            </w:pPr>
            <w:r>
              <w:rPr>
                <w:szCs w:val="18"/>
              </w:rPr>
              <w:t xml:space="preserve">Data Security &amp; Risk </w:t>
            </w:r>
          </w:p>
        </w:tc>
        <w:tc>
          <w:tcPr>
            <w:tcW w:w="1678" w:type="dxa"/>
          </w:tcPr>
          <w:p w14:paraId="6771C719" w14:textId="7E0BBDD9" w:rsidR="0018260C" w:rsidRDefault="0018260C" w:rsidP="0018260C">
            <w:pPr>
              <w:spacing w:after="0" w:line="240" w:lineRule="auto"/>
              <w:jc w:val="center"/>
              <w:rPr>
                <w:sz w:val="20"/>
                <w:szCs w:val="20"/>
              </w:rPr>
            </w:pPr>
            <w:r>
              <w:rPr>
                <w:sz w:val="20"/>
                <w:szCs w:val="20"/>
              </w:rPr>
              <w:t>Medium</w:t>
            </w:r>
          </w:p>
        </w:tc>
      </w:tr>
      <w:tr w:rsidR="0018260C" w:rsidRPr="00E94817" w14:paraId="07EAD700"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24586918" w14:textId="5D18AAB9" w:rsidR="0018260C" w:rsidRDefault="0018260C" w:rsidP="0018260C">
            <w:pPr>
              <w:spacing w:after="0" w:line="240" w:lineRule="auto"/>
              <w:rPr>
                <w:szCs w:val="18"/>
              </w:rPr>
            </w:pPr>
            <w:r>
              <w:rPr>
                <w:szCs w:val="18"/>
              </w:rPr>
              <w:t>Hoa Bach</w:t>
            </w:r>
          </w:p>
        </w:tc>
        <w:tc>
          <w:tcPr>
            <w:tcW w:w="3126" w:type="dxa"/>
          </w:tcPr>
          <w:p w14:paraId="6EC48AE4" w14:textId="36F08550" w:rsidR="0018260C" w:rsidRPr="00E122B4" w:rsidRDefault="0018260C" w:rsidP="0018260C">
            <w:pPr>
              <w:spacing w:after="0" w:line="240" w:lineRule="auto"/>
              <w:rPr>
                <w:rFonts w:eastAsia="Times New Roman" w:cstheme="minorHAnsi"/>
                <w:color w:val="937A46" w:themeColor="accent2"/>
              </w:rPr>
            </w:pPr>
            <w:r>
              <w:rPr>
                <w:rFonts w:eastAsia="Times New Roman" w:cstheme="minorHAnsi"/>
                <w:color w:val="937A46" w:themeColor="accent2"/>
              </w:rPr>
              <w:t xml:space="preserve">Sr. </w:t>
            </w:r>
            <w:r w:rsidRPr="00E122B4">
              <w:rPr>
                <w:rFonts w:eastAsia="Times New Roman" w:cstheme="minorHAnsi"/>
                <w:color w:val="937A46" w:themeColor="accent2"/>
              </w:rPr>
              <w:t>Business Analyst</w:t>
            </w:r>
          </w:p>
        </w:tc>
        <w:tc>
          <w:tcPr>
            <w:tcW w:w="2842" w:type="dxa"/>
          </w:tcPr>
          <w:p w14:paraId="0511507B" w14:textId="395D8504" w:rsidR="0018260C" w:rsidRDefault="0018260C" w:rsidP="0018260C">
            <w:pPr>
              <w:spacing w:after="0" w:line="240" w:lineRule="auto"/>
              <w:rPr>
                <w:szCs w:val="18"/>
              </w:rPr>
            </w:pPr>
            <w:r>
              <w:rPr>
                <w:szCs w:val="18"/>
              </w:rPr>
              <w:t>Business Rquirements</w:t>
            </w:r>
          </w:p>
        </w:tc>
        <w:tc>
          <w:tcPr>
            <w:tcW w:w="1678" w:type="dxa"/>
          </w:tcPr>
          <w:p w14:paraId="044937B5" w14:textId="2CCDE7C6" w:rsidR="0018260C" w:rsidRDefault="0018260C" w:rsidP="0018260C">
            <w:pPr>
              <w:spacing w:after="0" w:line="240" w:lineRule="auto"/>
              <w:jc w:val="center"/>
              <w:rPr>
                <w:sz w:val="20"/>
                <w:szCs w:val="20"/>
              </w:rPr>
            </w:pPr>
            <w:r>
              <w:rPr>
                <w:sz w:val="20"/>
                <w:szCs w:val="20"/>
              </w:rPr>
              <w:t>High</w:t>
            </w:r>
          </w:p>
        </w:tc>
      </w:tr>
      <w:tr w:rsidR="0018260C" w:rsidRPr="00E94817" w14:paraId="610C4BFD"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00F5F874" w14:textId="3980E263" w:rsidR="0018260C" w:rsidRDefault="0018260C" w:rsidP="0018260C">
            <w:pPr>
              <w:spacing w:after="0" w:line="240" w:lineRule="auto"/>
              <w:rPr>
                <w:szCs w:val="18"/>
              </w:rPr>
            </w:pPr>
            <w:r>
              <w:rPr>
                <w:szCs w:val="18"/>
              </w:rPr>
              <w:t>Sunil Prashar</w:t>
            </w:r>
          </w:p>
        </w:tc>
        <w:tc>
          <w:tcPr>
            <w:tcW w:w="3126" w:type="dxa"/>
          </w:tcPr>
          <w:p w14:paraId="7749339C" w14:textId="251B198C" w:rsidR="0018260C" w:rsidRPr="00E122B4" w:rsidRDefault="0018260C" w:rsidP="0018260C">
            <w:pPr>
              <w:spacing w:after="0" w:line="240" w:lineRule="auto"/>
              <w:rPr>
                <w:rFonts w:eastAsia="Times New Roman" w:cstheme="minorHAnsi"/>
                <w:color w:val="937A46" w:themeColor="accent2"/>
              </w:rPr>
            </w:pPr>
            <w:r>
              <w:rPr>
                <w:rFonts w:eastAsia="Times New Roman" w:cstheme="minorHAnsi"/>
                <w:color w:val="937A46" w:themeColor="accent2"/>
              </w:rPr>
              <w:t xml:space="preserve">Sr. </w:t>
            </w:r>
            <w:r w:rsidRPr="00E122B4">
              <w:rPr>
                <w:rFonts w:eastAsia="Times New Roman" w:cstheme="minorHAnsi"/>
                <w:color w:val="937A46" w:themeColor="accent2"/>
              </w:rPr>
              <w:t>Business Analyst</w:t>
            </w:r>
          </w:p>
        </w:tc>
        <w:tc>
          <w:tcPr>
            <w:tcW w:w="2842" w:type="dxa"/>
          </w:tcPr>
          <w:p w14:paraId="4E4DCDBA" w14:textId="64253866" w:rsidR="0018260C" w:rsidRDefault="0018260C" w:rsidP="0018260C">
            <w:pPr>
              <w:spacing w:after="0" w:line="240" w:lineRule="auto"/>
              <w:rPr>
                <w:szCs w:val="18"/>
              </w:rPr>
            </w:pPr>
            <w:r>
              <w:rPr>
                <w:szCs w:val="18"/>
              </w:rPr>
              <w:t>Business Rquirements</w:t>
            </w:r>
          </w:p>
        </w:tc>
        <w:tc>
          <w:tcPr>
            <w:tcW w:w="1678" w:type="dxa"/>
          </w:tcPr>
          <w:p w14:paraId="19DA26B9" w14:textId="02F19978" w:rsidR="0018260C" w:rsidRDefault="0018260C" w:rsidP="0018260C">
            <w:pPr>
              <w:spacing w:after="0" w:line="240" w:lineRule="auto"/>
              <w:jc w:val="center"/>
              <w:rPr>
                <w:sz w:val="20"/>
                <w:szCs w:val="20"/>
              </w:rPr>
            </w:pPr>
            <w:r>
              <w:rPr>
                <w:sz w:val="20"/>
                <w:szCs w:val="20"/>
              </w:rPr>
              <w:t>High</w:t>
            </w:r>
          </w:p>
        </w:tc>
      </w:tr>
      <w:tr w:rsidR="0018260C" w:rsidRPr="00E94817" w14:paraId="2AACE303"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49A26657" w14:textId="7797BE46" w:rsidR="0018260C" w:rsidRDefault="0018260C" w:rsidP="0018260C">
            <w:pPr>
              <w:spacing w:after="0" w:line="240" w:lineRule="auto"/>
              <w:rPr>
                <w:szCs w:val="18"/>
              </w:rPr>
            </w:pPr>
            <w:r>
              <w:rPr>
                <w:szCs w:val="18"/>
              </w:rPr>
              <w:t>Winnie Ng</w:t>
            </w:r>
          </w:p>
        </w:tc>
        <w:tc>
          <w:tcPr>
            <w:tcW w:w="3126" w:type="dxa"/>
          </w:tcPr>
          <w:p w14:paraId="763CFD6E" w14:textId="339CA354" w:rsidR="0018260C" w:rsidRPr="00E122B4" w:rsidRDefault="0018260C" w:rsidP="0018260C">
            <w:pPr>
              <w:spacing w:after="0" w:line="240" w:lineRule="auto"/>
              <w:rPr>
                <w:rFonts w:eastAsia="Times New Roman" w:cstheme="minorHAnsi"/>
                <w:color w:val="937A46" w:themeColor="accent2"/>
              </w:rPr>
            </w:pPr>
            <w:r w:rsidRPr="00E122B4">
              <w:rPr>
                <w:rFonts w:eastAsia="Times New Roman" w:cstheme="minorHAnsi"/>
                <w:color w:val="937A46" w:themeColor="accent2"/>
              </w:rPr>
              <w:t>Analytics Architect</w:t>
            </w:r>
          </w:p>
        </w:tc>
        <w:tc>
          <w:tcPr>
            <w:tcW w:w="2842" w:type="dxa"/>
          </w:tcPr>
          <w:p w14:paraId="1CD35F65" w14:textId="7C71AAFB" w:rsidR="0018260C" w:rsidRDefault="0018260C" w:rsidP="0018260C">
            <w:pPr>
              <w:spacing w:after="0" w:line="240" w:lineRule="auto"/>
              <w:rPr>
                <w:szCs w:val="18"/>
              </w:rPr>
            </w:pPr>
            <w:r>
              <w:rPr>
                <w:szCs w:val="18"/>
              </w:rPr>
              <w:t>Infrastructure Consultant</w:t>
            </w:r>
          </w:p>
        </w:tc>
        <w:tc>
          <w:tcPr>
            <w:tcW w:w="1678" w:type="dxa"/>
          </w:tcPr>
          <w:p w14:paraId="73FF7809" w14:textId="1DB17D56" w:rsidR="0018260C" w:rsidRDefault="0018260C" w:rsidP="0018260C">
            <w:pPr>
              <w:spacing w:after="0" w:line="240" w:lineRule="auto"/>
              <w:jc w:val="center"/>
              <w:rPr>
                <w:sz w:val="20"/>
                <w:szCs w:val="20"/>
              </w:rPr>
            </w:pPr>
            <w:r>
              <w:rPr>
                <w:sz w:val="20"/>
                <w:szCs w:val="20"/>
              </w:rPr>
              <w:t>Medium</w:t>
            </w:r>
          </w:p>
        </w:tc>
      </w:tr>
      <w:tr w:rsidR="0018260C" w:rsidRPr="00E94817" w14:paraId="5BA149D9" w14:textId="77777777" w:rsidTr="00406595">
        <w:trPr>
          <w:cnfStyle w:val="000000010000" w:firstRow="0" w:lastRow="0" w:firstColumn="0" w:lastColumn="0" w:oddVBand="0" w:evenVBand="0" w:oddHBand="0" w:evenHBand="1" w:firstRowFirstColumn="0" w:firstRowLastColumn="0" w:lastRowFirstColumn="0" w:lastRowLastColumn="0"/>
          <w:trHeight w:val="59"/>
        </w:trPr>
        <w:tc>
          <w:tcPr>
            <w:tcW w:w="2542" w:type="dxa"/>
          </w:tcPr>
          <w:p w14:paraId="00AE1D90" w14:textId="785BE5CF" w:rsidR="0018260C" w:rsidRDefault="00641DA6" w:rsidP="0018260C">
            <w:pPr>
              <w:spacing w:after="0" w:line="240" w:lineRule="auto"/>
              <w:rPr>
                <w:szCs w:val="18"/>
              </w:rPr>
            </w:pPr>
            <w:del w:id="115" w:author="Hoa Bach" w:date="2020-11-23T11:37:00Z">
              <w:r w:rsidDel="00864E35">
                <w:rPr>
                  <w:szCs w:val="18"/>
                </w:rPr>
                <w:delText>??</w:delText>
              </w:r>
            </w:del>
            <w:ins w:id="116" w:author="Hoa Bach" w:date="2020-11-23T11:37:00Z">
              <w:r w:rsidR="00864E35">
                <w:rPr>
                  <w:szCs w:val="18"/>
                </w:rPr>
                <w:t>TBD</w:t>
              </w:r>
            </w:ins>
          </w:p>
        </w:tc>
        <w:tc>
          <w:tcPr>
            <w:tcW w:w="3126" w:type="dxa"/>
          </w:tcPr>
          <w:p w14:paraId="32B0BE5B" w14:textId="610B6F22" w:rsidR="0018260C" w:rsidRPr="00E122B4" w:rsidRDefault="00641DA6" w:rsidP="0018260C">
            <w:pPr>
              <w:spacing w:after="0" w:line="240" w:lineRule="auto"/>
              <w:rPr>
                <w:rFonts w:eastAsia="Times New Roman" w:cstheme="minorHAnsi"/>
                <w:color w:val="937A46" w:themeColor="accent2"/>
              </w:rPr>
            </w:pPr>
            <w:r>
              <w:rPr>
                <w:rFonts w:eastAsia="Times New Roman" w:cstheme="minorHAnsi"/>
                <w:color w:val="937A46" w:themeColor="accent2"/>
              </w:rPr>
              <w:t>Marketing &amp; Communication</w:t>
            </w:r>
          </w:p>
        </w:tc>
        <w:tc>
          <w:tcPr>
            <w:tcW w:w="2842" w:type="dxa"/>
          </w:tcPr>
          <w:p w14:paraId="418386DF" w14:textId="69E7B46A" w:rsidR="0018260C" w:rsidRDefault="0018260C" w:rsidP="0018260C">
            <w:pPr>
              <w:spacing w:after="0" w:line="240" w:lineRule="auto"/>
              <w:rPr>
                <w:szCs w:val="18"/>
              </w:rPr>
            </w:pPr>
          </w:p>
        </w:tc>
        <w:tc>
          <w:tcPr>
            <w:tcW w:w="1678" w:type="dxa"/>
          </w:tcPr>
          <w:p w14:paraId="6DD9E7DF" w14:textId="77777777" w:rsidR="0018260C" w:rsidRDefault="0018260C" w:rsidP="0018260C">
            <w:pPr>
              <w:spacing w:after="0" w:line="240" w:lineRule="auto"/>
              <w:jc w:val="center"/>
              <w:rPr>
                <w:sz w:val="20"/>
                <w:szCs w:val="20"/>
              </w:rPr>
            </w:pPr>
          </w:p>
        </w:tc>
      </w:tr>
      <w:tr w:rsidR="0018260C" w:rsidRPr="00E94817" w14:paraId="49BF2FE6" w14:textId="77777777" w:rsidTr="00406595">
        <w:trPr>
          <w:cnfStyle w:val="000000100000" w:firstRow="0" w:lastRow="0" w:firstColumn="0" w:lastColumn="0" w:oddVBand="0" w:evenVBand="0" w:oddHBand="1" w:evenHBand="0" w:firstRowFirstColumn="0" w:firstRowLastColumn="0" w:lastRowFirstColumn="0" w:lastRowLastColumn="0"/>
          <w:trHeight w:val="59"/>
        </w:trPr>
        <w:tc>
          <w:tcPr>
            <w:tcW w:w="2542" w:type="dxa"/>
          </w:tcPr>
          <w:p w14:paraId="0EBECE45" w14:textId="77777777" w:rsidR="0018260C" w:rsidRDefault="0018260C" w:rsidP="0018260C">
            <w:pPr>
              <w:spacing w:after="0" w:line="240" w:lineRule="auto"/>
              <w:rPr>
                <w:szCs w:val="18"/>
              </w:rPr>
            </w:pPr>
          </w:p>
        </w:tc>
        <w:tc>
          <w:tcPr>
            <w:tcW w:w="3126" w:type="dxa"/>
          </w:tcPr>
          <w:p w14:paraId="48FBF5D2" w14:textId="77777777" w:rsidR="0018260C" w:rsidRPr="00E122B4" w:rsidRDefault="0018260C" w:rsidP="0018260C">
            <w:pPr>
              <w:spacing w:after="0" w:line="240" w:lineRule="auto"/>
              <w:rPr>
                <w:rFonts w:eastAsia="Times New Roman" w:cstheme="minorHAnsi"/>
                <w:color w:val="937A46" w:themeColor="accent2"/>
              </w:rPr>
            </w:pPr>
          </w:p>
        </w:tc>
        <w:tc>
          <w:tcPr>
            <w:tcW w:w="2842" w:type="dxa"/>
          </w:tcPr>
          <w:p w14:paraId="05126171" w14:textId="77777777" w:rsidR="0018260C" w:rsidRDefault="0018260C" w:rsidP="0018260C">
            <w:pPr>
              <w:spacing w:after="0" w:line="240" w:lineRule="auto"/>
              <w:rPr>
                <w:szCs w:val="18"/>
              </w:rPr>
            </w:pPr>
          </w:p>
        </w:tc>
        <w:tc>
          <w:tcPr>
            <w:tcW w:w="1678" w:type="dxa"/>
          </w:tcPr>
          <w:p w14:paraId="2D30F1F6" w14:textId="77777777" w:rsidR="0018260C" w:rsidRDefault="0018260C" w:rsidP="0018260C">
            <w:pPr>
              <w:spacing w:after="0" w:line="240" w:lineRule="auto"/>
              <w:jc w:val="center"/>
              <w:rPr>
                <w:sz w:val="20"/>
                <w:szCs w:val="20"/>
              </w:rPr>
            </w:pPr>
          </w:p>
        </w:tc>
      </w:tr>
    </w:tbl>
    <w:p w14:paraId="59ED8663" w14:textId="77777777" w:rsidR="00982393" w:rsidRDefault="00982393" w:rsidP="004825A0">
      <w:pPr>
        <w:rPr>
          <w:rFonts w:cstheme="minorHAnsi"/>
          <w:szCs w:val="20"/>
        </w:rPr>
      </w:pPr>
    </w:p>
    <w:p w14:paraId="68BFEE96" w14:textId="77777777" w:rsidR="00F6062F" w:rsidRDefault="00F6062F">
      <w:pPr>
        <w:rPr>
          <w:rFonts w:asciiTheme="majorHAnsi" w:hAnsiTheme="majorHAnsi" w:cstheme="minorHAnsi"/>
          <w:color w:val="A17100" w:themeColor="accent4" w:themeShade="80"/>
          <w:spacing w:val="-5"/>
          <w:sz w:val="40"/>
          <w:szCs w:val="40"/>
        </w:rPr>
      </w:pPr>
      <w:bookmarkStart w:id="117" w:name="_Requirements"/>
      <w:bookmarkStart w:id="118" w:name="_Toc290994533"/>
      <w:bookmarkEnd w:id="117"/>
      <w:r>
        <w:rPr>
          <w:rFonts w:cstheme="minorHAnsi"/>
        </w:rPr>
        <w:br w:type="page"/>
      </w:r>
    </w:p>
    <w:p w14:paraId="45C87FB9" w14:textId="795FBC18" w:rsidR="004825A0" w:rsidRPr="00AB0B6B" w:rsidRDefault="004825A0" w:rsidP="004825A0">
      <w:pPr>
        <w:pStyle w:val="Heading1"/>
        <w:numPr>
          <w:ilvl w:val="0"/>
          <w:numId w:val="14"/>
        </w:numPr>
        <w:rPr>
          <w:rFonts w:cstheme="minorHAnsi"/>
        </w:rPr>
      </w:pPr>
      <w:bookmarkStart w:id="119" w:name="_Toc56604049"/>
      <w:r w:rsidRPr="00AB0B6B">
        <w:rPr>
          <w:rFonts w:cstheme="minorHAnsi"/>
        </w:rPr>
        <w:lastRenderedPageBreak/>
        <w:t>Requirements</w:t>
      </w:r>
      <w:bookmarkEnd w:id="118"/>
      <w:bookmarkEnd w:id="119"/>
    </w:p>
    <w:p w14:paraId="4D53AD71" w14:textId="77777777" w:rsidR="0033279D" w:rsidRPr="00875103" w:rsidRDefault="0033279D" w:rsidP="0033279D">
      <w:pPr>
        <w:rPr>
          <w:rFonts w:cstheme="minorHAnsi"/>
          <w:szCs w:val="20"/>
          <w:lang w:val="en-US"/>
        </w:rPr>
      </w:pPr>
      <w:r w:rsidRPr="00875103">
        <w:rPr>
          <w:rFonts w:cstheme="minorHAnsi"/>
          <w:szCs w:val="20"/>
          <w:lang w:val="en-US"/>
        </w:rPr>
        <w:t xml:space="preserve">Requirements will be prioritized using the MoSCoW technique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14:paraId="04FB6895" w14:textId="26F32875" w:rsidR="00E36A45" w:rsidRPr="00E36A45" w:rsidRDefault="0033279D" w:rsidP="00E36A45">
      <w:pPr>
        <w:numPr>
          <w:ilvl w:val="0"/>
          <w:numId w:val="15"/>
        </w:numPr>
        <w:spacing w:before="60" w:after="60" w:line="240" w:lineRule="auto"/>
        <w:ind w:left="714" w:hanging="357"/>
        <w:rPr>
          <w:rFonts w:cstheme="minorHAnsi"/>
          <w:szCs w:val="20"/>
        </w:rPr>
      </w:pPr>
      <w:r w:rsidRPr="0033279D">
        <w:rPr>
          <w:rFonts w:cstheme="minorHAnsi"/>
          <w:b/>
          <w:szCs w:val="20"/>
        </w:rPr>
        <w:t>M</w:t>
      </w:r>
      <w:r w:rsidRPr="00875103">
        <w:rPr>
          <w:rFonts w:cstheme="minorHAnsi"/>
          <w:szCs w:val="20"/>
        </w:rPr>
        <w:t xml:space="preserve"> - MUST: </w:t>
      </w:r>
      <w:r w:rsidR="00A143AE">
        <w:rPr>
          <w:rFonts w:cstheme="minorHAnsi"/>
          <w:szCs w:val="20"/>
        </w:rPr>
        <w:t>an item</w:t>
      </w:r>
      <w:r w:rsidRPr="00875103">
        <w:rPr>
          <w:rFonts w:cstheme="minorHAnsi"/>
          <w:szCs w:val="20"/>
        </w:rPr>
        <w:t xml:space="preserve"> </w:t>
      </w:r>
      <w:r w:rsidR="00365290">
        <w:rPr>
          <w:rFonts w:cstheme="minorHAnsi"/>
          <w:szCs w:val="20"/>
        </w:rPr>
        <w:t xml:space="preserve">that </w:t>
      </w:r>
      <w:r w:rsidRPr="00875103">
        <w:rPr>
          <w:rFonts w:cstheme="minorHAnsi"/>
          <w:szCs w:val="20"/>
        </w:rPr>
        <w:t xml:space="preserve">must be </w:t>
      </w:r>
      <w:r w:rsidR="00A143AE">
        <w:rPr>
          <w:rFonts w:cstheme="minorHAnsi"/>
          <w:szCs w:val="20"/>
        </w:rPr>
        <w:t xml:space="preserve">included </w:t>
      </w:r>
      <w:r w:rsidRPr="00875103">
        <w:rPr>
          <w:rFonts w:cstheme="minorHAnsi"/>
          <w:szCs w:val="20"/>
        </w:rPr>
        <w:t xml:space="preserve">in the final solution for </w:t>
      </w:r>
      <w:r w:rsidR="00A143AE">
        <w:rPr>
          <w:rFonts w:cstheme="minorHAnsi"/>
          <w:szCs w:val="20"/>
        </w:rPr>
        <w:t>the project to be successful</w:t>
      </w:r>
    </w:p>
    <w:p w14:paraId="3661E8FE" w14:textId="0DD825C7" w:rsidR="00E36A45" w:rsidRPr="00E36A45" w:rsidRDefault="0033279D" w:rsidP="00E36A45">
      <w:pPr>
        <w:numPr>
          <w:ilvl w:val="0"/>
          <w:numId w:val="15"/>
        </w:numPr>
        <w:spacing w:before="60" w:after="60" w:line="240" w:lineRule="auto"/>
        <w:ind w:left="714" w:hanging="357"/>
        <w:rPr>
          <w:rFonts w:cstheme="minorHAnsi"/>
          <w:szCs w:val="20"/>
        </w:rPr>
      </w:pPr>
      <w:r w:rsidRPr="0033279D">
        <w:rPr>
          <w:rFonts w:cstheme="minorHAnsi"/>
          <w:b/>
          <w:szCs w:val="20"/>
        </w:rPr>
        <w:t>S</w:t>
      </w:r>
      <w:r w:rsidR="00A143AE">
        <w:rPr>
          <w:rFonts w:cstheme="minorHAnsi"/>
          <w:szCs w:val="20"/>
        </w:rPr>
        <w:t xml:space="preserve"> - SHOULD: </w:t>
      </w:r>
      <w:r w:rsidRPr="00875103">
        <w:rPr>
          <w:rFonts w:cstheme="minorHAnsi"/>
          <w:szCs w:val="20"/>
        </w:rPr>
        <w:t xml:space="preserve">a high priority item that should be included in the solution </w:t>
      </w:r>
      <w:r w:rsidR="00A143AE">
        <w:rPr>
          <w:rFonts w:cstheme="minorHAnsi"/>
          <w:szCs w:val="20"/>
        </w:rPr>
        <w:t>when</w:t>
      </w:r>
      <w:r w:rsidRPr="00875103">
        <w:rPr>
          <w:rFonts w:cstheme="minorHAnsi"/>
          <w:szCs w:val="20"/>
        </w:rPr>
        <w:t xml:space="preserve"> possible. This is often a critical requirement but one can be satisfied in other ways if strictly </w:t>
      </w:r>
      <w:r w:rsidR="00E36A45">
        <w:rPr>
          <w:rFonts w:cstheme="minorHAnsi"/>
          <w:szCs w:val="20"/>
        </w:rPr>
        <w:t>necessary</w:t>
      </w:r>
    </w:p>
    <w:p w14:paraId="1ED07AFE" w14:textId="0A0707D5" w:rsidR="00E36A45" w:rsidRPr="00E36A45" w:rsidRDefault="0033279D" w:rsidP="00E36A45">
      <w:pPr>
        <w:numPr>
          <w:ilvl w:val="0"/>
          <w:numId w:val="15"/>
        </w:numPr>
        <w:spacing w:before="60" w:after="60" w:line="240" w:lineRule="auto"/>
        <w:ind w:left="714" w:hanging="357"/>
        <w:rPr>
          <w:rFonts w:cstheme="minorHAnsi"/>
          <w:szCs w:val="20"/>
        </w:rPr>
      </w:pPr>
      <w:r w:rsidRPr="0033279D">
        <w:rPr>
          <w:rFonts w:cstheme="minorHAnsi"/>
          <w:b/>
          <w:szCs w:val="20"/>
        </w:rPr>
        <w:t>C</w:t>
      </w:r>
      <w:r w:rsidRPr="00875103">
        <w:rPr>
          <w:rFonts w:cstheme="minorHAnsi"/>
          <w:szCs w:val="20"/>
        </w:rPr>
        <w:t xml:space="preserve"> - COULD: </w:t>
      </w:r>
      <w:r w:rsidR="00A143AE">
        <w:rPr>
          <w:rFonts w:cstheme="minorHAnsi"/>
          <w:szCs w:val="20"/>
        </w:rPr>
        <w:t>an item being</w:t>
      </w:r>
      <w:r w:rsidRPr="00875103">
        <w:rPr>
          <w:rFonts w:cstheme="minorHAnsi"/>
          <w:szCs w:val="20"/>
        </w:rPr>
        <w:t xml:space="preserve"> considered desirable but not necessary. This will be include</w:t>
      </w:r>
      <w:r w:rsidR="00E36A45">
        <w:rPr>
          <w:rFonts w:cstheme="minorHAnsi"/>
          <w:szCs w:val="20"/>
        </w:rPr>
        <w:t>d if time and resources permit</w:t>
      </w:r>
    </w:p>
    <w:p w14:paraId="69A1B678" w14:textId="02123FAA" w:rsidR="0033279D" w:rsidRDefault="0033279D" w:rsidP="00E36A45">
      <w:pPr>
        <w:pStyle w:val="ListParagraph"/>
        <w:numPr>
          <w:ilvl w:val="0"/>
          <w:numId w:val="15"/>
        </w:numPr>
        <w:spacing w:before="60" w:after="60" w:line="240" w:lineRule="auto"/>
        <w:ind w:left="714" w:hanging="357"/>
        <w:contextualSpacing w:val="0"/>
        <w:rPr>
          <w:rFonts w:cstheme="minorHAnsi"/>
          <w:szCs w:val="20"/>
        </w:rPr>
      </w:pPr>
      <w:r w:rsidRPr="0033279D">
        <w:rPr>
          <w:rFonts w:cstheme="minorHAnsi"/>
          <w:b/>
          <w:szCs w:val="20"/>
        </w:rPr>
        <w:t>W</w:t>
      </w:r>
      <w:r w:rsidRPr="00875103">
        <w:rPr>
          <w:rFonts w:cstheme="minorHAnsi"/>
          <w:szCs w:val="20"/>
        </w:rPr>
        <w:t xml:space="preserve"> - WON'T: </w:t>
      </w:r>
      <w:r w:rsidR="00A143AE">
        <w:rPr>
          <w:rFonts w:cstheme="minorHAnsi"/>
          <w:szCs w:val="20"/>
        </w:rPr>
        <w:t xml:space="preserve">an item </w:t>
      </w:r>
      <w:r w:rsidRPr="00875103">
        <w:rPr>
          <w:rFonts w:cstheme="minorHAnsi"/>
          <w:szCs w:val="20"/>
        </w:rPr>
        <w:t>that stakeholders have agreed will not be implemented in a given release, but may be considered for th</w:t>
      </w:r>
      <w:r>
        <w:rPr>
          <w:rFonts w:cstheme="minorHAnsi"/>
          <w:szCs w:val="20"/>
        </w:rPr>
        <w:t>e future</w:t>
      </w:r>
      <w:r w:rsidR="00A143AE">
        <w:rPr>
          <w:rFonts w:cstheme="minorHAnsi"/>
          <w:szCs w:val="20"/>
        </w:rPr>
        <w:t xml:space="preserve"> releases</w:t>
      </w:r>
      <w:r>
        <w:rPr>
          <w:rFonts w:cstheme="minorHAnsi"/>
          <w:szCs w:val="20"/>
        </w:rPr>
        <w:t>.</w:t>
      </w:r>
    </w:p>
    <w:p w14:paraId="7B4012ED" w14:textId="743DE828" w:rsidR="009F5C65" w:rsidRDefault="009F5C65" w:rsidP="009F5C65">
      <w:pPr>
        <w:pStyle w:val="BodyCopy"/>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5318"/>
      </w:tblGrid>
      <w:tr w:rsidR="009F5C65" w14:paraId="3CDF9FA2" w14:textId="77777777" w:rsidTr="00EE616B">
        <w:tc>
          <w:tcPr>
            <w:tcW w:w="3870" w:type="dxa"/>
          </w:tcPr>
          <w:p w14:paraId="6422FF2A" w14:textId="3F117165" w:rsidR="009F5C65" w:rsidRDefault="00DD5D1C" w:rsidP="00EE616B">
            <w:r>
              <w:object w:dxaOrig="6541" w:dyaOrig="7455" w14:anchorId="535BD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7.25pt;height:258.75pt" o:ole="">
                  <v:imagedata r:id="rId19" o:title=""/>
                </v:shape>
                <o:OLEObject Type="Embed" ProgID="Visio.Drawing.15" ShapeID="_x0000_i1025" DrawAspect="Content" ObjectID="_1669659321" r:id="rId20"/>
              </w:object>
            </w:r>
          </w:p>
          <w:p w14:paraId="2DA3CBD8" w14:textId="77777777" w:rsidR="009F5C65" w:rsidRPr="00CB1DA0" w:rsidRDefault="009F5C65" w:rsidP="00EE616B">
            <w:pPr>
              <w:pStyle w:val="Caption"/>
              <w:ind w:left="705" w:hanging="705"/>
              <w:rPr>
                <w:rFonts w:cstheme="minorHAnsi"/>
              </w:rPr>
            </w:pPr>
            <w:r>
              <w:lastRenderedPageBreak/>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xml:space="preserve"> - A depiction of</w:t>
            </w:r>
            <w:r w:rsidRPr="006C2125">
              <w:t xml:space="preserve"> the relationship between the types of requirements.</w:t>
            </w:r>
          </w:p>
        </w:tc>
        <w:tc>
          <w:tcPr>
            <w:tcW w:w="6200" w:type="dxa"/>
          </w:tcPr>
          <w:p w14:paraId="7FCFF249" w14:textId="70C0FF11" w:rsidR="009F5C65" w:rsidRPr="00D17137" w:rsidRDefault="009F5C65" w:rsidP="003E1D70">
            <w:pPr>
              <w:numPr>
                <w:ilvl w:val="0"/>
                <w:numId w:val="19"/>
              </w:numPr>
              <w:shd w:val="clear" w:color="auto" w:fill="FFFFFF"/>
              <w:spacing w:after="40" w:line="270" w:lineRule="atLeast"/>
              <w:ind w:left="141" w:hanging="232"/>
              <w:jc w:val="both"/>
              <w:rPr>
                <w:rFonts w:cstheme="minorHAnsi"/>
                <w:color w:val="444444"/>
                <w:sz w:val="18"/>
                <w:szCs w:val="18"/>
                <w:lang w:val="en-US"/>
              </w:rPr>
            </w:pPr>
            <w:r w:rsidRPr="00D17137">
              <w:rPr>
                <w:rFonts w:cstheme="minorHAnsi"/>
                <w:b/>
                <w:color w:val="444444"/>
                <w:sz w:val="18"/>
                <w:szCs w:val="18"/>
                <w:lang w:val="en-US"/>
              </w:rPr>
              <w:lastRenderedPageBreak/>
              <w:t>Business Requirements</w:t>
            </w:r>
            <w:r w:rsidRPr="00D17137">
              <w:rPr>
                <w:rFonts w:cstheme="minorHAnsi"/>
                <w:color w:val="444444"/>
                <w:sz w:val="18"/>
                <w:szCs w:val="18"/>
                <w:lang w:val="en-US"/>
              </w:rPr>
              <w:t xml:space="preserve"> </w:t>
            </w:r>
            <w:r w:rsidR="006B43F6">
              <w:rPr>
                <w:rFonts w:cstheme="minorHAnsi"/>
                <w:color w:val="444444"/>
                <w:sz w:val="18"/>
                <w:szCs w:val="18"/>
                <w:lang w:val="en-US"/>
              </w:rPr>
              <w:t>describe</w:t>
            </w:r>
            <w:r w:rsidRPr="00D17137">
              <w:rPr>
                <w:rFonts w:cstheme="minorHAnsi"/>
                <w:color w:val="444444"/>
                <w:sz w:val="18"/>
                <w:szCs w:val="18"/>
                <w:lang w:val="en-US"/>
              </w:rPr>
              <w:t xml:space="preserve"> what th</w:t>
            </w:r>
            <w:r w:rsidR="006B43F6">
              <w:rPr>
                <w:rFonts w:cstheme="minorHAnsi"/>
                <w:color w:val="444444"/>
                <w:sz w:val="18"/>
                <w:szCs w:val="18"/>
                <w:lang w:val="en-US"/>
              </w:rPr>
              <w:t>e business wants to achieve</w:t>
            </w:r>
            <w:r w:rsidRPr="00D17137">
              <w:rPr>
                <w:rFonts w:cstheme="minorHAnsi"/>
                <w:color w:val="444444"/>
                <w:sz w:val="18"/>
                <w:szCs w:val="18"/>
                <w:lang w:val="en-US"/>
              </w:rPr>
              <w:t>.</w:t>
            </w:r>
          </w:p>
          <w:p w14:paraId="0F187FE4" w14:textId="2CBC56AF" w:rsidR="002A36E0" w:rsidRPr="00D17137" w:rsidRDefault="002A36E0" w:rsidP="003E1D70">
            <w:pPr>
              <w:numPr>
                <w:ilvl w:val="0"/>
                <w:numId w:val="19"/>
              </w:numPr>
              <w:shd w:val="clear" w:color="auto" w:fill="FFFFFF"/>
              <w:spacing w:after="40" w:line="270" w:lineRule="atLeast"/>
              <w:ind w:left="141" w:hanging="232"/>
              <w:jc w:val="both"/>
              <w:rPr>
                <w:rFonts w:cstheme="minorHAnsi"/>
                <w:color w:val="444444"/>
                <w:sz w:val="18"/>
                <w:szCs w:val="18"/>
                <w:lang w:val="en-US"/>
              </w:rPr>
            </w:pPr>
            <w:r>
              <w:rPr>
                <w:rFonts w:cstheme="minorHAnsi"/>
                <w:b/>
                <w:color w:val="444444"/>
                <w:sz w:val="18"/>
                <w:szCs w:val="18"/>
                <w:lang w:val="en-US"/>
              </w:rPr>
              <w:t>Regulatory</w:t>
            </w:r>
            <w:r w:rsidRPr="00D17137">
              <w:rPr>
                <w:rFonts w:cstheme="minorHAnsi"/>
                <w:b/>
                <w:color w:val="444444"/>
                <w:sz w:val="18"/>
                <w:szCs w:val="18"/>
                <w:lang w:val="en-US"/>
              </w:rPr>
              <w:t xml:space="preserve"> Requirements</w:t>
            </w:r>
            <w:r w:rsidRPr="00D17137">
              <w:rPr>
                <w:rFonts w:cstheme="minorHAnsi"/>
                <w:color w:val="444444"/>
                <w:sz w:val="18"/>
                <w:szCs w:val="18"/>
                <w:lang w:val="en-US"/>
              </w:rPr>
              <w:t xml:space="preserve"> </w:t>
            </w:r>
            <w:r>
              <w:rPr>
                <w:rFonts w:cstheme="minorHAnsi"/>
                <w:color w:val="444444"/>
                <w:sz w:val="18"/>
                <w:szCs w:val="18"/>
                <w:lang w:val="en-US"/>
              </w:rPr>
              <w:t>identify</w:t>
            </w:r>
            <w:r w:rsidRPr="00D17137">
              <w:rPr>
                <w:rFonts w:cstheme="minorHAnsi"/>
                <w:color w:val="444444"/>
                <w:sz w:val="18"/>
                <w:szCs w:val="18"/>
                <w:lang w:val="en-US"/>
              </w:rPr>
              <w:t xml:space="preserve"> </w:t>
            </w:r>
            <w:r>
              <w:rPr>
                <w:rFonts w:cstheme="minorHAnsi"/>
                <w:color w:val="444444"/>
                <w:sz w:val="18"/>
                <w:szCs w:val="18"/>
                <w:lang w:val="en-US"/>
              </w:rPr>
              <w:t xml:space="preserve">which regulation, policy and standards </w:t>
            </w:r>
            <w:r w:rsidR="008E1FD9">
              <w:rPr>
                <w:rFonts w:cstheme="minorHAnsi"/>
                <w:color w:val="444444"/>
                <w:sz w:val="18"/>
                <w:szCs w:val="18"/>
                <w:lang w:val="en-US"/>
              </w:rPr>
              <w:t>with which</w:t>
            </w:r>
            <w:r w:rsidR="006B43F6">
              <w:rPr>
                <w:rFonts w:cstheme="minorHAnsi"/>
                <w:color w:val="444444"/>
                <w:sz w:val="18"/>
                <w:szCs w:val="18"/>
                <w:lang w:val="en-US"/>
              </w:rPr>
              <w:t xml:space="preserve"> the</w:t>
            </w:r>
            <w:r w:rsidR="008E1FD9">
              <w:rPr>
                <w:rFonts w:cstheme="minorHAnsi"/>
                <w:color w:val="444444"/>
                <w:sz w:val="18"/>
                <w:szCs w:val="18"/>
                <w:lang w:val="en-US"/>
              </w:rPr>
              <w:t xml:space="preserve"> solution </w:t>
            </w:r>
            <w:r>
              <w:rPr>
                <w:rFonts w:cstheme="minorHAnsi"/>
                <w:color w:val="444444"/>
                <w:sz w:val="18"/>
                <w:szCs w:val="18"/>
                <w:lang w:val="en-US"/>
              </w:rPr>
              <w:t>compl</w:t>
            </w:r>
            <w:r w:rsidR="008E1FD9">
              <w:rPr>
                <w:rFonts w:cstheme="minorHAnsi"/>
                <w:color w:val="444444"/>
                <w:sz w:val="18"/>
                <w:szCs w:val="18"/>
                <w:lang w:val="en-US"/>
              </w:rPr>
              <w:t>ies</w:t>
            </w:r>
            <w:r>
              <w:rPr>
                <w:rFonts w:cstheme="minorHAnsi"/>
                <w:color w:val="444444"/>
                <w:sz w:val="18"/>
                <w:szCs w:val="18"/>
                <w:lang w:val="en-US"/>
              </w:rPr>
              <w:t>.</w:t>
            </w:r>
          </w:p>
          <w:p w14:paraId="678ECC09" w14:textId="77777777" w:rsidR="009F5C65" w:rsidRPr="00D17137" w:rsidRDefault="009F5C65" w:rsidP="003E1D70">
            <w:pPr>
              <w:numPr>
                <w:ilvl w:val="0"/>
                <w:numId w:val="19"/>
              </w:numPr>
              <w:shd w:val="clear" w:color="auto" w:fill="FFFFFF"/>
              <w:spacing w:after="40" w:line="270" w:lineRule="atLeast"/>
              <w:ind w:left="141" w:hanging="232"/>
              <w:jc w:val="both"/>
              <w:rPr>
                <w:rFonts w:cstheme="minorHAnsi"/>
                <w:color w:val="444444"/>
                <w:sz w:val="18"/>
                <w:szCs w:val="18"/>
                <w:lang w:val="en-US"/>
              </w:rPr>
            </w:pPr>
            <w:r w:rsidRPr="00D17137">
              <w:rPr>
                <w:rFonts w:cstheme="minorHAnsi"/>
                <w:b/>
                <w:color w:val="444444"/>
                <w:sz w:val="18"/>
                <w:szCs w:val="18"/>
                <w:lang w:val="en-US"/>
              </w:rPr>
              <w:t>Stakeholder Requirements</w:t>
            </w:r>
            <w:r w:rsidRPr="00D17137">
              <w:rPr>
                <w:rFonts w:cstheme="minorHAnsi"/>
                <w:color w:val="444444"/>
                <w:sz w:val="18"/>
                <w:szCs w:val="18"/>
                <w:lang w:val="en-US"/>
              </w:rPr>
              <w:t xml:space="preserve"> define the needs of a particular group of stakeholders and what they require of a particular solution.  </w:t>
            </w:r>
          </w:p>
          <w:p w14:paraId="6C36564D" w14:textId="7A854465" w:rsidR="009F5C65" w:rsidRPr="00D17137" w:rsidRDefault="009F5C65" w:rsidP="003E1D70">
            <w:pPr>
              <w:numPr>
                <w:ilvl w:val="0"/>
                <w:numId w:val="19"/>
              </w:numPr>
              <w:shd w:val="clear" w:color="auto" w:fill="FFFFFF"/>
              <w:spacing w:after="40" w:line="270" w:lineRule="atLeast"/>
              <w:ind w:left="141" w:hanging="232"/>
              <w:jc w:val="both"/>
              <w:rPr>
                <w:rFonts w:cstheme="minorHAnsi"/>
                <w:color w:val="444444"/>
                <w:sz w:val="18"/>
                <w:szCs w:val="18"/>
                <w:lang w:val="en-US"/>
              </w:rPr>
            </w:pPr>
            <w:r w:rsidRPr="00D17137">
              <w:rPr>
                <w:rFonts w:cstheme="minorHAnsi"/>
                <w:b/>
                <w:color w:val="444444"/>
                <w:sz w:val="18"/>
                <w:szCs w:val="18"/>
                <w:lang w:val="en-US"/>
              </w:rPr>
              <w:t>Solution Requirements</w:t>
            </w:r>
            <w:r w:rsidRPr="00D17137">
              <w:rPr>
                <w:rFonts w:cstheme="minorHAnsi"/>
                <w:color w:val="444444"/>
                <w:sz w:val="18"/>
                <w:szCs w:val="18"/>
                <w:lang w:val="en-US"/>
              </w:rPr>
              <w:t> </w:t>
            </w:r>
          </w:p>
          <w:p w14:paraId="7B99AA6D" w14:textId="5CE47CB1" w:rsidR="009F5C65" w:rsidRPr="002A36E0" w:rsidRDefault="009F5C65" w:rsidP="003E1D70">
            <w:pPr>
              <w:pStyle w:val="ListParagraph"/>
              <w:numPr>
                <w:ilvl w:val="0"/>
                <w:numId w:val="20"/>
              </w:numPr>
              <w:shd w:val="clear" w:color="auto" w:fill="FFFFFF"/>
              <w:spacing w:after="40" w:line="270" w:lineRule="atLeast"/>
              <w:jc w:val="both"/>
              <w:rPr>
                <w:rFonts w:cstheme="minorHAnsi"/>
                <w:color w:val="444444"/>
                <w:sz w:val="18"/>
                <w:szCs w:val="18"/>
                <w:lang w:val="en-US"/>
              </w:rPr>
            </w:pPr>
            <w:r w:rsidRPr="002A36E0">
              <w:rPr>
                <w:rFonts w:cstheme="minorHAnsi"/>
                <w:b/>
                <w:color w:val="444444"/>
                <w:sz w:val="18"/>
                <w:szCs w:val="18"/>
                <w:lang w:val="en-US"/>
              </w:rPr>
              <w:t>Functional Requirements</w:t>
            </w:r>
            <w:r w:rsidRPr="002A36E0">
              <w:rPr>
                <w:rFonts w:cstheme="minorHAnsi"/>
                <w:color w:val="444444"/>
                <w:sz w:val="18"/>
                <w:szCs w:val="18"/>
                <w:lang w:val="en-US"/>
              </w:rPr>
              <w:t xml:space="preserve"> describe </w:t>
            </w:r>
            <w:r w:rsidR="006B43F6">
              <w:rPr>
                <w:rFonts w:cstheme="minorHAnsi"/>
                <w:color w:val="444444"/>
                <w:sz w:val="18"/>
                <w:szCs w:val="18"/>
                <w:lang w:val="en-US"/>
              </w:rPr>
              <w:t xml:space="preserve">what the solution should do to fulfill the business </w:t>
            </w:r>
            <w:r w:rsidR="00603542">
              <w:rPr>
                <w:rFonts w:cstheme="minorHAnsi"/>
                <w:color w:val="444444"/>
                <w:sz w:val="18"/>
                <w:szCs w:val="18"/>
                <w:lang w:val="en-US"/>
              </w:rPr>
              <w:t>needs</w:t>
            </w:r>
            <w:r w:rsidR="006B43F6">
              <w:rPr>
                <w:rFonts w:cstheme="minorHAnsi"/>
                <w:color w:val="444444"/>
                <w:sz w:val="18"/>
                <w:szCs w:val="18"/>
                <w:lang w:val="en-US"/>
              </w:rPr>
              <w:t>.</w:t>
            </w:r>
          </w:p>
          <w:p w14:paraId="34A6E4DA" w14:textId="7EA06CFC" w:rsidR="00FA39B0" w:rsidRPr="007D61C7" w:rsidRDefault="009F5C65" w:rsidP="003E1D70">
            <w:pPr>
              <w:pStyle w:val="ListParagraph"/>
              <w:numPr>
                <w:ilvl w:val="0"/>
                <w:numId w:val="20"/>
              </w:numPr>
              <w:shd w:val="clear" w:color="auto" w:fill="FFFFFF"/>
              <w:spacing w:after="40" w:line="270" w:lineRule="atLeast"/>
              <w:jc w:val="both"/>
              <w:rPr>
                <w:rFonts w:cstheme="minorHAnsi"/>
                <w:sz w:val="18"/>
                <w:szCs w:val="18"/>
              </w:rPr>
            </w:pPr>
            <w:r w:rsidRPr="002A36E0">
              <w:rPr>
                <w:rFonts w:cstheme="minorHAnsi"/>
                <w:b/>
                <w:color w:val="444444"/>
                <w:sz w:val="18"/>
                <w:szCs w:val="18"/>
                <w:lang w:val="en-US"/>
              </w:rPr>
              <w:t>Non-Functional Requirements</w:t>
            </w:r>
            <w:r w:rsidRPr="002A36E0">
              <w:rPr>
                <w:rFonts w:cstheme="minorHAnsi"/>
                <w:color w:val="444444"/>
                <w:sz w:val="18"/>
                <w:szCs w:val="18"/>
                <w:lang w:val="en-US"/>
              </w:rPr>
              <w:t xml:space="preserve"> </w:t>
            </w:r>
            <w:r w:rsidR="006B43F6">
              <w:rPr>
                <w:rFonts w:cstheme="minorHAnsi"/>
                <w:color w:val="444444"/>
                <w:sz w:val="18"/>
                <w:szCs w:val="18"/>
                <w:lang w:val="en-US"/>
              </w:rPr>
              <w:t>describe</w:t>
            </w:r>
            <w:r w:rsidRPr="002A36E0">
              <w:rPr>
                <w:rFonts w:cstheme="minorHAnsi"/>
                <w:color w:val="444444"/>
                <w:sz w:val="18"/>
                <w:szCs w:val="18"/>
                <w:lang w:val="en-US"/>
              </w:rPr>
              <w:t xml:space="preserve"> the qualities of the solution</w:t>
            </w:r>
            <w:r w:rsidR="00603542">
              <w:rPr>
                <w:rFonts w:cstheme="minorHAnsi"/>
                <w:color w:val="444444"/>
                <w:sz w:val="18"/>
                <w:szCs w:val="18"/>
                <w:lang w:val="en-US"/>
              </w:rPr>
              <w:t xml:space="preserve"> in terms </w:t>
            </w:r>
            <w:r w:rsidRPr="002A36E0">
              <w:rPr>
                <w:rFonts w:cstheme="minorHAnsi"/>
                <w:color w:val="444444"/>
                <w:sz w:val="18"/>
                <w:szCs w:val="18"/>
                <w:lang w:val="en-US"/>
              </w:rPr>
              <w:t xml:space="preserve">of speed, security, availability, </w:t>
            </w:r>
            <w:r w:rsidR="006B43F6">
              <w:rPr>
                <w:rFonts w:cstheme="minorHAnsi"/>
                <w:color w:val="444444"/>
                <w:sz w:val="18"/>
                <w:szCs w:val="18"/>
                <w:lang w:val="en-US"/>
              </w:rPr>
              <w:t xml:space="preserve">userability, portability, </w:t>
            </w:r>
            <w:r w:rsidRPr="002A36E0">
              <w:rPr>
                <w:rFonts w:cstheme="minorHAnsi"/>
                <w:color w:val="444444"/>
                <w:sz w:val="18"/>
                <w:szCs w:val="18"/>
                <w:lang w:val="en-US"/>
              </w:rPr>
              <w:t>etc.</w:t>
            </w:r>
          </w:p>
          <w:p w14:paraId="65F4204B" w14:textId="5E537D39" w:rsidR="007D61C7" w:rsidRDefault="007D61C7" w:rsidP="003E1D70">
            <w:pPr>
              <w:pStyle w:val="ListParagraph"/>
              <w:numPr>
                <w:ilvl w:val="0"/>
                <w:numId w:val="20"/>
              </w:numPr>
              <w:shd w:val="clear" w:color="auto" w:fill="FFFFFF"/>
              <w:spacing w:after="40" w:line="270" w:lineRule="atLeast"/>
              <w:rPr>
                <w:rFonts w:cs="Calibri"/>
                <w:sz w:val="18"/>
                <w:szCs w:val="18"/>
              </w:rPr>
            </w:pPr>
            <w:r>
              <w:rPr>
                <w:rFonts w:cstheme="minorHAnsi"/>
                <w:b/>
                <w:color w:val="444444"/>
                <w:sz w:val="18"/>
                <w:szCs w:val="18"/>
                <w:lang w:val="en-US"/>
              </w:rPr>
              <w:t>Service Level Requirements</w:t>
            </w:r>
            <w:r w:rsidR="0052090C" w:rsidRPr="00E70533">
              <w:rPr>
                <w:rFonts w:cstheme="minorHAnsi"/>
                <w:i/>
                <w:color w:val="3333FF"/>
                <w:sz w:val="20"/>
                <w:szCs w:val="20"/>
              </w:rPr>
              <w:t xml:space="preserve"> </w:t>
            </w:r>
            <w:r w:rsidR="0052090C">
              <w:rPr>
                <w:rFonts w:cs="Calibri"/>
                <w:sz w:val="18"/>
                <w:szCs w:val="18"/>
              </w:rPr>
              <w:t>a sub-category of non-functional requirements that describe the</w:t>
            </w:r>
            <w:r w:rsidR="0052090C" w:rsidRPr="0052090C">
              <w:rPr>
                <w:rFonts w:cs="Calibri"/>
                <w:sz w:val="18"/>
                <w:szCs w:val="18"/>
              </w:rPr>
              <w:t xml:space="preserve"> constraints of the solution </w:t>
            </w:r>
            <w:r w:rsidR="004816C9">
              <w:rPr>
                <w:rFonts w:cs="Calibri"/>
                <w:sz w:val="18"/>
                <w:szCs w:val="18"/>
              </w:rPr>
              <w:t>as defined in</w:t>
            </w:r>
            <w:r w:rsidR="0052090C">
              <w:rPr>
                <w:rFonts w:cs="Calibri"/>
                <w:sz w:val="18"/>
                <w:szCs w:val="18"/>
              </w:rPr>
              <w:t xml:space="preserve"> </w:t>
            </w:r>
            <w:r w:rsidR="004816C9">
              <w:rPr>
                <w:rFonts w:cs="Calibri"/>
                <w:sz w:val="18"/>
                <w:szCs w:val="18"/>
              </w:rPr>
              <w:t>a</w:t>
            </w:r>
            <w:r w:rsidR="0052090C">
              <w:rPr>
                <w:rFonts w:cs="Calibri"/>
                <w:sz w:val="18"/>
                <w:szCs w:val="18"/>
              </w:rPr>
              <w:t xml:space="preserve"> Service Level Agreement.</w:t>
            </w:r>
          </w:p>
          <w:p w14:paraId="4BFE69BE" w14:textId="78B05BA1" w:rsidR="0052090C" w:rsidRPr="0052090C" w:rsidRDefault="0052090C" w:rsidP="003E1D70">
            <w:pPr>
              <w:pStyle w:val="ListParagraph"/>
              <w:numPr>
                <w:ilvl w:val="0"/>
                <w:numId w:val="20"/>
              </w:numPr>
              <w:shd w:val="clear" w:color="auto" w:fill="FFFFFF"/>
              <w:spacing w:after="40" w:line="270" w:lineRule="atLeast"/>
              <w:jc w:val="both"/>
              <w:rPr>
                <w:rFonts w:cstheme="minorHAnsi"/>
                <w:sz w:val="18"/>
                <w:szCs w:val="18"/>
              </w:rPr>
            </w:pPr>
            <w:r>
              <w:rPr>
                <w:rFonts w:cstheme="minorHAnsi"/>
                <w:b/>
                <w:color w:val="444444"/>
                <w:sz w:val="18"/>
                <w:szCs w:val="18"/>
                <w:lang w:val="en-US"/>
              </w:rPr>
              <w:t xml:space="preserve">Data Requirements </w:t>
            </w:r>
            <w:r>
              <w:rPr>
                <w:rFonts w:cs="Calibri"/>
                <w:sz w:val="18"/>
                <w:szCs w:val="18"/>
              </w:rPr>
              <w:t>define the data elements and their relationships reguired for the solution</w:t>
            </w:r>
          </w:p>
          <w:p w14:paraId="21C27A6E" w14:textId="3237FEE7" w:rsidR="009F5C65" w:rsidRPr="00D67AE5" w:rsidRDefault="009F5C65" w:rsidP="003E1D70">
            <w:pPr>
              <w:numPr>
                <w:ilvl w:val="0"/>
                <w:numId w:val="19"/>
              </w:numPr>
              <w:shd w:val="clear" w:color="auto" w:fill="FFFFFF"/>
              <w:spacing w:after="40" w:line="270" w:lineRule="atLeast"/>
              <w:ind w:left="141" w:hanging="232"/>
              <w:jc w:val="both"/>
              <w:rPr>
                <w:rFonts w:cs="Calibri"/>
                <w:sz w:val="18"/>
                <w:szCs w:val="18"/>
              </w:rPr>
            </w:pPr>
            <w:r w:rsidRPr="00D17137">
              <w:rPr>
                <w:rFonts w:cstheme="minorHAnsi"/>
                <w:b/>
                <w:color w:val="444444"/>
                <w:sz w:val="18"/>
                <w:szCs w:val="18"/>
                <w:lang w:val="en-US"/>
              </w:rPr>
              <w:t xml:space="preserve">Transition Requirements </w:t>
            </w:r>
            <w:r w:rsidRPr="00D17137">
              <w:rPr>
                <w:rFonts w:cstheme="minorHAnsi"/>
                <w:color w:val="444444"/>
                <w:sz w:val="18"/>
                <w:szCs w:val="18"/>
                <w:lang w:val="en-US"/>
              </w:rPr>
              <w:t>define characteristics that a solution must have in order to transition from the current stat</w:t>
            </w:r>
            <w:r w:rsidR="004365FF">
              <w:rPr>
                <w:rFonts w:cstheme="minorHAnsi"/>
                <w:color w:val="444444"/>
                <w:sz w:val="18"/>
                <w:szCs w:val="18"/>
                <w:lang w:val="en-US"/>
              </w:rPr>
              <w:t>e</w:t>
            </w:r>
            <w:r w:rsidRPr="00D17137">
              <w:rPr>
                <w:rFonts w:cstheme="minorHAnsi"/>
                <w:color w:val="444444"/>
                <w:sz w:val="18"/>
                <w:szCs w:val="18"/>
                <w:lang w:val="en-US"/>
              </w:rPr>
              <w:t xml:space="preserve"> to the </w:t>
            </w:r>
            <w:r w:rsidR="004365FF">
              <w:rPr>
                <w:rFonts w:cstheme="minorHAnsi"/>
                <w:color w:val="444444"/>
                <w:sz w:val="18"/>
                <w:szCs w:val="18"/>
                <w:lang w:val="en-US"/>
              </w:rPr>
              <w:t>future</w:t>
            </w:r>
            <w:r w:rsidRPr="00D17137">
              <w:rPr>
                <w:rFonts w:cstheme="minorHAnsi"/>
                <w:color w:val="444444"/>
                <w:sz w:val="18"/>
                <w:szCs w:val="18"/>
                <w:lang w:val="en-US"/>
              </w:rPr>
              <w:t xml:space="preserve"> future.</w:t>
            </w:r>
            <w:r>
              <w:rPr>
                <w:rFonts w:cs="Calibri"/>
                <w:color w:val="444444"/>
                <w:sz w:val="18"/>
                <w:szCs w:val="18"/>
                <w:lang w:val="en-US"/>
              </w:rPr>
              <w:t xml:space="preserve"> </w:t>
            </w:r>
          </w:p>
        </w:tc>
      </w:tr>
    </w:tbl>
    <w:p w14:paraId="6D963563" w14:textId="6C304CEE" w:rsidR="004825A0" w:rsidRDefault="004825A0" w:rsidP="004825A0">
      <w:pPr>
        <w:pStyle w:val="Heading2"/>
        <w:keepNext/>
        <w:keepLines/>
        <w:numPr>
          <w:ilvl w:val="1"/>
          <w:numId w:val="14"/>
        </w:numPr>
        <w:spacing w:before="240" w:after="120" w:line="276" w:lineRule="auto"/>
      </w:pPr>
      <w:bookmarkStart w:id="120" w:name="_Toc290994535"/>
      <w:bookmarkStart w:id="121" w:name="_Toc56604050"/>
      <w:bookmarkStart w:id="122" w:name="_Toc395587409"/>
      <w:bookmarkStart w:id="123" w:name="_Toc395672656"/>
      <w:bookmarkStart w:id="124" w:name="_Toc399142522"/>
      <w:bookmarkStart w:id="125" w:name="_Toc399142569"/>
      <w:bookmarkStart w:id="126" w:name="_Toc399142601"/>
      <w:bookmarkStart w:id="127" w:name="_Toc399163030"/>
      <w:bookmarkStart w:id="128" w:name="_Toc399753587"/>
      <w:bookmarkStart w:id="129" w:name="_Toc399753677"/>
      <w:bookmarkStart w:id="130" w:name="_Toc402259665"/>
      <w:bookmarkStart w:id="131" w:name="_Toc402314098"/>
      <w:bookmarkStart w:id="132" w:name="_Toc402687710"/>
      <w:commentRangeStart w:id="133"/>
      <w:r w:rsidRPr="00E70533">
        <w:lastRenderedPageBreak/>
        <w:t>Business Requirements</w:t>
      </w:r>
      <w:bookmarkEnd w:id="120"/>
      <w:bookmarkEnd w:id="121"/>
      <w:commentRangeEnd w:id="133"/>
      <w:r w:rsidR="00AA546C">
        <w:rPr>
          <w:rStyle w:val="CommentReference"/>
          <w:rFonts w:ascii="Calibri" w:eastAsia="Times New Roman" w:hAnsi="Calibri" w:cs="Times New Roman"/>
          <w:b w:val="0"/>
          <w:color w:val="auto"/>
          <w:spacing w:val="0"/>
        </w:rPr>
        <w:commentReference w:id="133"/>
      </w:r>
    </w:p>
    <w:p w14:paraId="5534E169" w14:textId="134B702D" w:rsidR="005A2A56" w:rsidRDefault="005A2A56" w:rsidP="005B13BC">
      <w:pPr>
        <w:pStyle w:val="BodyCopy"/>
        <w:spacing w:after="0" w:line="240" w:lineRule="auto"/>
      </w:pPr>
      <w:bookmarkStart w:id="134" w:name="_Toc290994536"/>
    </w:p>
    <w:tbl>
      <w:tblPr>
        <w:tblStyle w:val="TableGrid"/>
        <w:tblpPr w:leftFromText="180" w:rightFromText="180" w:vertAnchor="text" w:tblpY="1"/>
        <w:tblOverlap w:val="never"/>
        <w:tblW w:w="10070" w:type="dxa"/>
        <w:tblLook w:val="04A0" w:firstRow="1" w:lastRow="0" w:firstColumn="1" w:lastColumn="0" w:noHBand="0" w:noVBand="1"/>
        <w:tblPrChange w:id="135" w:author="Sunil Prashar [2]" w:date="2020-11-24T14:30:00Z">
          <w:tblPr>
            <w:tblStyle w:val="TableGrid"/>
            <w:tblpPr w:leftFromText="180" w:rightFromText="180" w:vertAnchor="text" w:tblpY="1"/>
            <w:tblOverlap w:val="never"/>
            <w:tblW w:w="9606" w:type="dxa"/>
            <w:tblLook w:val="04A0" w:firstRow="1" w:lastRow="0" w:firstColumn="1" w:lastColumn="0" w:noHBand="0" w:noVBand="1"/>
          </w:tblPr>
        </w:tblPrChange>
      </w:tblPr>
      <w:tblGrid>
        <w:gridCol w:w="902"/>
        <w:gridCol w:w="6555"/>
        <w:gridCol w:w="1247"/>
        <w:gridCol w:w="1366"/>
        <w:tblGridChange w:id="136">
          <w:tblGrid>
            <w:gridCol w:w="902"/>
            <w:gridCol w:w="7289"/>
            <w:gridCol w:w="1415"/>
            <w:gridCol w:w="1415"/>
          </w:tblGrid>
        </w:tblGridChange>
      </w:tblGrid>
      <w:tr w:rsidR="00AA546C" w14:paraId="1AD09A28" w14:textId="77777777" w:rsidTr="00AA546C">
        <w:trPr>
          <w:cantSplit/>
          <w:tblHeader/>
          <w:trPrChange w:id="137" w:author="Sunil Prashar [2]" w:date="2020-11-24T14:30:00Z">
            <w:trPr>
              <w:cantSplit/>
              <w:tblHeader/>
            </w:trPr>
          </w:trPrChange>
        </w:trPr>
        <w:tc>
          <w:tcPr>
            <w:tcW w:w="902" w:type="dxa"/>
            <w:shd w:val="clear" w:color="auto" w:fill="BFBFBF" w:themeFill="background1" w:themeFillShade="BF"/>
            <w:tcPrChange w:id="138" w:author="Sunil Prashar [2]" w:date="2020-11-24T14:30:00Z">
              <w:tcPr>
                <w:tcW w:w="858" w:type="dxa"/>
                <w:shd w:val="clear" w:color="auto" w:fill="BFBFBF" w:themeFill="background1" w:themeFillShade="BF"/>
              </w:tcPr>
            </w:tcPrChange>
          </w:tcPr>
          <w:p w14:paraId="68B85EAC" w14:textId="77777777" w:rsidR="00AA546C" w:rsidRPr="00F34AC0" w:rsidRDefault="00AA546C" w:rsidP="00C60036">
            <w:pPr>
              <w:jc w:val="center"/>
              <w:rPr>
                <w:b/>
              </w:rPr>
            </w:pPr>
            <w:r w:rsidRPr="00F34AC0">
              <w:rPr>
                <w:b/>
              </w:rPr>
              <w:t>ID</w:t>
            </w:r>
          </w:p>
        </w:tc>
        <w:tc>
          <w:tcPr>
            <w:tcW w:w="6555" w:type="dxa"/>
            <w:shd w:val="clear" w:color="auto" w:fill="BFBFBF" w:themeFill="background1" w:themeFillShade="BF"/>
            <w:tcPrChange w:id="139" w:author="Sunil Prashar [2]" w:date="2020-11-24T14:30:00Z">
              <w:tcPr>
                <w:tcW w:w="7330" w:type="dxa"/>
                <w:shd w:val="clear" w:color="auto" w:fill="BFBFBF" w:themeFill="background1" w:themeFillShade="BF"/>
              </w:tcPr>
            </w:tcPrChange>
          </w:tcPr>
          <w:p w14:paraId="0414CB0C" w14:textId="77777777" w:rsidR="00AA546C" w:rsidRPr="00F34AC0" w:rsidRDefault="00AA546C" w:rsidP="00C60036">
            <w:pPr>
              <w:rPr>
                <w:b/>
              </w:rPr>
            </w:pPr>
            <w:r>
              <w:rPr>
                <w:b/>
              </w:rPr>
              <w:t xml:space="preserve">Business </w:t>
            </w:r>
            <w:r w:rsidRPr="00F34AC0">
              <w:rPr>
                <w:b/>
              </w:rPr>
              <w:t>Requirements Description</w:t>
            </w:r>
          </w:p>
        </w:tc>
        <w:tc>
          <w:tcPr>
            <w:tcW w:w="1247" w:type="dxa"/>
            <w:shd w:val="clear" w:color="auto" w:fill="BFBFBF" w:themeFill="background1" w:themeFillShade="BF"/>
            <w:tcPrChange w:id="140" w:author="Sunil Prashar [2]" w:date="2020-11-24T14:30:00Z">
              <w:tcPr>
                <w:tcW w:w="1415" w:type="dxa"/>
                <w:shd w:val="clear" w:color="auto" w:fill="BFBFBF" w:themeFill="background1" w:themeFillShade="BF"/>
              </w:tcPr>
            </w:tcPrChange>
          </w:tcPr>
          <w:p w14:paraId="4D644C58" w14:textId="18C737D8" w:rsidR="00AA546C" w:rsidRDefault="00AA546C" w:rsidP="00C60036">
            <w:pPr>
              <w:jc w:val="center"/>
              <w:rPr>
                <w:ins w:id="141" w:author="Sunil Prashar [2]" w:date="2020-11-24T14:30:00Z"/>
                <w:b/>
              </w:rPr>
            </w:pPr>
            <w:ins w:id="142" w:author="Sunil Prashar [2]" w:date="2020-11-24T14:30:00Z">
              <w:r>
                <w:rPr>
                  <w:b/>
                </w:rPr>
                <w:t xml:space="preserve">Release </w:t>
              </w:r>
            </w:ins>
          </w:p>
        </w:tc>
        <w:tc>
          <w:tcPr>
            <w:tcW w:w="1366" w:type="dxa"/>
            <w:shd w:val="clear" w:color="auto" w:fill="BFBFBF" w:themeFill="background1" w:themeFillShade="BF"/>
            <w:tcPrChange w:id="143" w:author="Sunil Prashar [2]" w:date="2020-11-24T14:30:00Z">
              <w:tcPr>
                <w:tcW w:w="1418" w:type="dxa"/>
                <w:shd w:val="clear" w:color="auto" w:fill="BFBFBF" w:themeFill="background1" w:themeFillShade="BF"/>
              </w:tcPr>
            </w:tcPrChange>
          </w:tcPr>
          <w:p w14:paraId="2CBE47AE" w14:textId="289A9574" w:rsidR="00AA546C" w:rsidRDefault="00AA546C" w:rsidP="00C60036">
            <w:pPr>
              <w:jc w:val="center"/>
              <w:rPr>
                <w:b/>
              </w:rPr>
            </w:pPr>
            <w:r>
              <w:rPr>
                <w:b/>
              </w:rPr>
              <w:t>MoSCoW</w:t>
            </w:r>
          </w:p>
        </w:tc>
      </w:tr>
      <w:tr w:rsidR="00AA546C" w14:paraId="53F370E7" w14:textId="77777777" w:rsidTr="00AA546C">
        <w:trPr>
          <w:cantSplit/>
          <w:trPrChange w:id="144" w:author="Sunil Prashar [2]" w:date="2020-11-24T14:30:00Z">
            <w:trPr>
              <w:cantSplit/>
            </w:trPr>
          </w:trPrChange>
        </w:trPr>
        <w:tc>
          <w:tcPr>
            <w:tcW w:w="902" w:type="dxa"/>
            <w:tcPrChange w:id="145" w:author="Sunil Prashar [2]" w:date="2020-11-24T14:30:00Z">
              <w:tcPr>
                <w:tcW w:w="858" w:type="dxa"/>
              </w:tcPr>
            </w:tcPrChange>
          </w:tcPr>
          <w:p w14:paraId="560A857E" w14:textId="5C1458EB" w:rsidR="00AA546C" w:rsidRDefault="00AA546C" w:rsidP="00425097">
            <w:pPr>
              <w:spacing w:before="120" w:after="120" w:line="240" w:lineRule="auto"/>
              <w:jc w:val="center"/>
            </w:pPr>
            <w:r>
              <w:t>BR01</w:t>
            </w:r>
          </w:p>
        </w:tc>
        <w:tc>
          <w:tcPr>
            <w:tcW w:w="6555" w:type="dxa"/>
            <w:tcPrChange w:id="146" w:author="Sunil Prashar [2]" w:date="2020-11-24T14:30:00Z">
              <w:tcPr>
                <w:tcW w:w="7330" w:type="dxa"/>
              </w:tcPr>
            </w:tcPrChange>
          </w:tcPr>
          <w:p w14:paraId="5AB8FCAB" w14:textId="77777777" w:rsidR="00AA546C" w:rsidRDefault="00AA546C" w:rsidP="002E5A6D">
            <w:pPr>
              <w:spacing w:before="120" w:after="120"/>
            </w:pPr>
            <w:commentRangeStart w:id="147"/>
            <w:r w:rsidRPr="009325C2">
              <w:t>Clients must be able to see a visual of their cash flow within digital banking</w:t>
            </w:r>
            <w:commentRangeEnd w:id="147"/>
            <w:r>
              <w:rPr>
                <w:rStyle w:val="CommentReference"/>
                <w:rFonts w:ascii="Calibri" w:eastAsia="Times New Roman" w:hAnsi="Calibri" w:cs="Times New Roman"/>
              </w:rPr>
              <w:commentReference w:id="147"/>
            </w:r>
          </w:p>
          <w:p w14:paraId="479CA979" w14:textId="0C6A7B36" w:rsidR="00AA546C" w:rsidRPr="00BC3E2D" w:rsidRDefault="00AA546C" w:rsidP="003E1D70">
            <w:pPr>
              <w:pStyle w:val="ListParagraph"/>
              <w:numPr>
                <w:ilvl w:val="0"/>
                <w:numId w:val="26"/>
              </w:numPr>
              <w:spacing w:after="160" w:line="259" w:lineRule="auto"/>
            </w:pPr>
            <w:r w:rsidRPr="00BC3E2D">
              <w:t>Predictive Cash Flow (</w:t>
            </w:r>
            <w:r>
              <w:t xml:space="preserve"> Temenos Cash Flow Predictive XAI </w:t>
            </w:r>
            <w:r w:rsidRPr="00BC3E2D">
              <w:t>model)</w:t>
            </w:r>
          </w:p>
          <w:p w14:paraId="0AE407B9" w14:textId="04B1AF57" w:rsidR="00AA546C" w:rsidRPr="00BC3E2D" w:rsidRDefault="00AA546C" w:rsidP="003E1D70">
            <w:pPr>
              <w:pStyle w:val="ListParagraph"/>
              <w:numPr>
                <w:ilvl w:val="0"/>
                <w:numId w:val="26"/>
              </w:numPr>
              <w:spacing w:after="160" w:line="259" w:lineRule="auto"/>
            </w:pPr>
            <w:r w:rsidRPr="00BC3E2D">
              <w:t>Historic Cash Flow</w:t>
            </w:r>
            <w:del w:id="148" w:author="Hoa Bach" w:date="2020-11-23T11:20:00Z">
              <w:r w:rsidRPr="00BC3E2D" w:rsidDel="00B6515A">
                <w:delText xml:space="preserve"> (may include CODAT data)</w:delText>
              </w:r>
            </w:del>
          </w:p>
          <w:p w14:paraId="6908EB51" w14:textId="3AD9615E" w:rsidR="00AA546C" w:rsidRPr="00BC3E2D" w:rsidRDefault="00AA546C" w:rsidP="003E1D70">
            <w:pPr>
              <w:pStyle w:val="ListParagraph"/>
              <w:numPr>
                <w:ilvl w:val="0"/>
                <w:numId w:val="26"/>
              </w:numPr>
              <w:spacing w:after="160" w:line="259" w:lineRule="auto"/>
            </w:pPr>
            <w:r w:rsidRPr="00BC3E2D">
              <w:t>Payable &amp; Receivables – Summary</w:t>
            </w:r>
            <w:del w:id="149" w:author="Hoa Bach" w:date="2020-11-23T11:21:00Z">
              <w:r w:rsidRPr="00BC3E2D" w:rsidDel="00B6515A">
                <w:delText xml:space="preserve"> (may include CODAT data)</w:delText>
              </w:r>
            </w:del>
          </w:p>
          <w:p w14:paraId="0FCE01F4" w14:textId="20DEF513" w:rsidR="00AA546C" w:rsidRPr="00BC3E2D" w:rsidRDefault="00AA546C" w:rsidP="003E1D70">
            <w:pPr>
              <w:pStyle w:val="ListParagraph"/>
              <w:numPr>
                <w:ilvl w:val="0"/>
                <w:numId w:val="26"/>
              </w:numPr>
              <w:spacing w:after="160" w:line="259" w:lineRule="auto"/>
            </w:pPr>
            <w:r w:rsidRPr="00BC3E2D">
              <w:t>Payable &amp; Receivables – Overdue</w:t>
            </w:r>
            <w:del w:id="150" w:author="Hoa Bach" w:date="2020-11-23T11:21:00Z">
              <w:r w:rsidRPr="00BC3E2D" w:rsidDel="00B6515A">
                <w:delText xml:space="preserve"> (may include CODAT data)</w:delText>
              </w:r>
            </w:del>
          </w:p>
          <w:p w14:paraId="1DE81890" w14:textId="3DA833B0" w:rsidR="00AA546C" w:rsidRPr="00BC3E2D" w:rsidRDefault="00AA546C" w:rsidP="003E1D70">
            <w:pPr>
              <w:pStyle w:val="ListParagraph"/>
              <w:numPr>
                <w:ilvl w:val="0"/>
                <w:numId w:val="26"/>
              </w:numPr>
              <w:spacing w:after="160" w:line="259" w:lineRule="auto"/>
            </w:pPr>
            <w:r w:rsidRPr="00BC3E2D">
              <w:t>Payable &amp; Receivables –</w:t>
            </w:r>
            <w:ins w:id="151" w:author="Hoa Bach" w:date="2020-11-23T11:21:00Z">
              <w:r>
                <w:t xml:space="preserve"> </w:t>
              </w:r>
            </w:ins>
            <w:r w:rsidRPr="00BC3E2D">
              <w:t>Future Due</w:t>
            </w:r>
            <w:del w:id="152" w:author="Hoa Bach" w:date="2020-11-23T11:21:00Z">
              <w:r w:rsidRPr="00BC3E2D" w:rsidDel="00B6515A">
                <w:delText xml:space="preserve"> (may include CODAT data)</w:delText>
              </w:r>
            </w:del>
          </w:p>
          <w:p w14:paraId="6C031DAF" w14:textId="52539539" w:rsidR="00AA546C" w:rsidRPr="00BC3E2D" w:rsidRDefault="00AA546C" w:rsidP="003E1D70">
            <w:pPr>
              <w:pStyle w:val="ListParagraph"/>
              <w:numPr>
                <w:ilvl w:val="0"/>
                <w:numId w:val="26"/>
              </w:numPr>
              <w:spacing w:after="160" w:line="259" w:lineRule="auto"/>
            </w:pPr>
            <w:r w:rsidRPr="00BC3E2D">
              <w:t>Receivables – By Customer</w:t>
            </w:r>
            <w:del w:id="153" w:author="Hoa Bach" w:date="2020-11-23T11:21:00Z">
              <w:r w:rsidRPr="00BC3E2D" w:rsidDel="00B6515A">
                <w:delText xml:space="preserve"> (may include CODAT data)</w:delText>
              </w:r>
            </w:del>
          </w:p>
          <w:p w14:paraId="60C53C8A" w14:textId="7C8BB726" w:rsidR="00AA546C" w:rsidRPr="00BC3E2D" w:rsidRDefault="00AA546C" w:rsidP="009919B6">
            <w:pPr>
              <w:spacing w:after="160" w:line="259" w:lineRule="auto"/>
            </w:pPr>
            <w:r w:rsidRPr="00BC3E2D">
              <w:t>Other visualization, depending on Customer data availabilities:</w:t>
            </w:r>
          </w:p>
          <w:p w14:paraId="3319B6DE" w14:textId="1CF2FBF4" w:rsidR="00AA546C" w:rsidRPr="00BC3E2D" w:rsidRDefault="00AA546C" w:rsidP="003E1D70">
            <w:pPr>
              <w:pStyle w:val="ListParagraph"/>
              <w:numPr>
                <w:ilvl w:val="0"/>
                <w:numId w:val="26"/>
              </w:numPr>
              <w:spacing w:after="160" w:line="259" w:lineRule="auto"/>
            </w:pPr>
            <w:r w:rsidRPr="00BC3E2D">
              <w:t xml:space="preserve">Payable &amp; Receivables – By Supplier / Customer </w:t>
            </w:r>
            <w:del w:id="154" w:author="Hoa Bach" w:date="2020-11-23T11:21:00Z">
              <w:r w:rsidRPr="00BC3E2D" w:rsidDel="00391227">
                <w:delText>(may include CODAT data)</w:delText>
              </w:r>
            </w:del>
          </w:p>
          <w:p w14:paraId="359E44D4" w14:textId="77777777" w:rsidR="00AA546C" w:rsidRDefault="00AA546C" w:rsidP="003E1D70">
            <w:pPr>
              <w:pStyle w:val="ListParagraph"/>
              <w:numPr>
                <w:ilvl w:val="0"/>
                <w:numId w:val="26"/>
              </w:numPr>
              <w:spacing w:after="160" w:line="259" w:lineRule="auto"/>
              <w:rPr>
                <w:ins w:id="155" w:author="Hoa Bach" w:date="2020-11-23T11:21:00Z"/>
              </w:rPr>
            </w:pPr>
            <w:r w:rsidRPr="00BC3E2D">
              <w:t>Customers and Suppliers (tables)</w:t>
            </w:r>
          </w:p>
          <w:p w14:paraId="0AF54870" w14:textId="6FE955BF" w:rsidR="00AA546C" w:rsidRPr="00BC3E2D" w:rsidRDefault="00AA546C" w:rsidP="003E1D70">
            <w:pPr>
              <w:pStyle w:val="ListParagraph"/>
              <w:numPr>
                <w:ilvl w:val="0"/>
                <w:numId w:val="26"/>
              </w:numPr>
              <w:spacing w:after="160" w:line="259" w:lineRule="auto"/>
            </w:pPr>
            <w:ins w:id="156" w:author="Hoa Bach" w:date="2020-11-23T11:21:00Z">
              <w:r>
                <w:t>Other visuals deem valuable</w:t>
              </w:r>
            </w:ins>
            <w:ins w:id="157" w:author="Hoa Bach" w:date="2020-11-23T11:22:00Z">
              <w:r>
                <w:t xml:space="preserve"> during the development cycle</w:t>
              </w:r>
            </w:ins>
            <w:del w:id="158" w:author="Hoa Bach" w:date="2020-11-23T11:21:00Z">
              <w:r w:rsidRPr="00BC3E2D" w:rsidDel="00391227">
                <w:delText xml:space="preserve"> (may include CODAT data)</w:delText>
              </w:r>
            </w:del>
          </w:p>
          <w:p w14:paraId="174DDC9E" w14:textId="77777777" w:rsidR="00AA546C" w:rsidRDefault="00AA546C" w:rsidP="00BC3E2D">
            <w:pPr>
              <w:pStyle w:val="ListParagraph"/>
              <w:spacing w:after="160" w:line="259" w:lineRule="auto"/>
              <w:ind w:left="0"/>
            </w:pPr>
          </w:p>
          <w:p w14:paraId="6CB0299B" w14:textId="1D099BE9" w:rsidR="00AA546C" w:rsidRPr="00BC3E2D" w:rsidRDefault="00AA546C" w:rsidP="00BC3E2D">
            <w:pPr>
              <w:pStyle w:val="ListParagraph"/>
              <w:spacing w:after="160" w:line="259" w:lineRule="auto"/>
              <w:ind w:left="0"/>
              <w:rPr>
                <w:rFonts w:asciiTheme="majorHAnsi" w:hAnsiTheme="majorHAnsi" w:cstheme="majorHAnsi"/>
                <w:color w:val="009AA6"/>
                <w:u w:val="single"/>
              </w:rPr>
            </w:pPr>
            <w:r>
              <w:t xml:space="preserve">Refer to </w:t>
            </w:r>
            <w:r w:rsidRPr="006D41B2">
              <w:t xml:space="preserve"> </w:t>
            </w:r>
            <w:r>
              <w:fldChar w:fldCharType="begin"/>
            </w:r>
            <w:r>
              <w:instrText xml:space="preserve"> HYPERLINK \l "_Appendix_A_–" </w:instrText>
            </w:r>
            <w:r>
              <w:fldChar w:fldCharType="separate"/>
            </w:r>
            <w:r>
              <w:rPr>
                <w:rStyle w:val="Hyperlink"/>
              </w:rPr>
              <w:t>Appendix A – Predictive Cash Flow and Accounting Dashboards</w:t>
            </w:r>
            <w:r>
              <w:rPr>
                <w:rStyle w:val="Hyperlink"/>
              </w:rPr>
              <w:fldChar w:fldCharType="end"/>
            </w:r>
          </w:p>
        </w:tc>
        <w:tc>
          <w:tcPr>
            <w:tcW w:w="1247" w:type="dxa"/>
            <w:tcPrChange w:id="159" w:author="Sunil Prashar [2]" w:date="2020-11-24T14:30:00Z">
              <w:tcPr>
                <w:tcW w:w="1415" w:type="dxa"/>
              </w:tcPr>
            </w:tcPrChange>
          </w:tcPr>
          <w:p w14:paraId="577C0938" w14:textId="29A0C6A2" w:rsidR="00AA546C" w:rsidRDefault="00AA546C" w:rsidP="00C60036">
            <w:pPr>
              <w:spacing w:after="0" w:line="240" w:lineRule="auto"/>
              <w:jc w:val="center"/>
              <w:rPr>
                <w:ins w:id="160" w:author="Sunil Prashar [2]" w:date="2020-11-24T14:30:00Z"/>
              </w:rPr>
            </w:pPr>
            <w:ins w:id="161" w:author="Sunil Prashar [2]" w:date="2020-11-24T14:30:00Z">
              <w:r>
                <w:t>1</w:t>
              </w:r>
            </w:ins>
          </w:p>
        </w:tc>
        <w:tc>
          <w:tcPr>
            <w:tcW w:w="1366" w:type="dxa"/>
            <w:tcPrChange w:id="162" w:author="Sunil Prashar [2]" w:date="2020-11-24T14:30:00Z">
              <w:tcPr>
                <w:tcW w:w="1418" w:type="dxa"/>
              </w:tcPr>
            </w:tcPrChange>
          </w:tcPr>
          <w:p w14:paraId="3D3922A9" w14:textId="1BD1B791" w:rsidR="00AA546C" w:rsidRDefault="00AA546C" w:rsidP="00C60036">
            <w:pPr>
              <w:spacing w:after="0" w:line="240" w:lineRule="auto"/>
              <w:jc w:val="center"/>
            </w:pPr>
            <w:r>
              <w:t>Must</w:t>
            </w:r>
          </w:p>
        </w:tc>
      </w:tr>
      <w:tr w:rsidR="00AA546C" w:rsidDel="00F86488" w14:paraId="5ABEEE28" w14:textId="30419372" w:rsidTr="00AA546C">
        <w:trPr>
          <w:cantSplit/>
          <w:del w:id="163" w:author="Hoa Bach" w:date="2020-11-23T11:22:00Z"/>
          <w:trPrChange w:id="164" w:author="Sunil Prashar [2]" w:date="2020-11-24T14:30:00Z">
            <w:trPr>
              <w:cantSplit/>
            </w:trPr>
          </w:trPrChange>
        </w:trPr>
        <w:tc>
          <w:tcPr>
            <w:tcW w:w="902" w:type="dxa"/>
            <w:tcPrChange w:id="165" w:author="Sunil Prashar [2]" w:date="2020-11-24T14:30:00Z">
              <w:tcPr>
                <w:tcW w:w="858" w:type="dxa"/>
              </w:tcPr>
            </w:tcPrChange>
          </w:tcPr>
          <w:p w14:paraId="727049FE" w14:textId="5070A2B2" w:rsidR="00AA546C" w:rsidDel="00F86488" w:rsidRDefault="00AA546C" w:rsidP="00014F52">
            <w:pPr>
              <w:spacing w:before="120" w:after="120" w:line="240" w:lineRule="auto"/>
              <w:jc w:val="center"/>
              <w:rPr>
                <w:del w:id="166" w:author="Hoa Bach" w:date="2020-11-23T11:22:00Z"/>
              </w:rPr>
            </w:pPr>
            <w:del w:id="167" w:author="Hoa Bach" w:date="2020-11-23T11:22:00Z">
              <w:r w:rsidDel="00F86488">
                <w:delText>BR02</w:delText>
              </w:r>
            </w:del>
          </w:p>
        </w:tc>
        <w:tc>
          <w:tcPr>
            <w:tcW w:w="6555" w:type="dxa"/>
            <w:tcPrChange w:id="168" w:author="Sunil Prashar [2]" w:date="2020-11-24T14:30:00Z">
              <w:tcPr>
                <w:tcW w:w="7330" w:type="dxa"/>
              </w:tcPr>
            </w:tcPrChange>
          </w:tcPr>
          <w:p w14:paraId="1EB83C25" w14:textId="135121D0" w:rsidR="00AA546C" w:rsidDel="00F86488" w:rsidRDefault="00AA546C" w:rsidP="002E5A6D">
            <w:pPr>
              <w:spacing w:after="0" w:line="259" w:lineRule="auto"/>
              <w:rPr>
                <w:del w:id="169" w:author="Hoa Bach" w:date="2020-11-23T11:22:00Z"/>
              </w:rPr>
            </w:pPr>
            <w:del w:id="170" w:author="Hoa Bach" w:date="2020-11-23T11:22:00Z">
              <w:r w:rsidDel="00F86488">
                <w:delText>Accounting integration</w:delText>
              </w:r>
            </w:del>
          </w:p>
          <w:p w14:paraId="1CE827B1" w14:textId="2E645A93" w:rsidR="00AA546C" w:rsidDel="00F86488" w:rsidRDefault="00AA546C" w:rsidP="003E1D70">
            <w:pPr>
              <w:pStyle w:val="ListParagraph"/>
              <w:numPr>
                <w:ilvl w:val="0"/>
                <w:numId w:val="28"/>
              </w:numPr>
              <w:spacing w:after="0" w:line="259" w:lineRule="auto"/>
              <w:rPr>
                <w:del w:id="171" w:author="Hoa Bach" w:date="2020-11-23T11:22:00Z"/>
              </w:rPr>
            </w:pPr>
            <w:del w:id="172" w:author="Hoa Bach" w:date="2020-11-23T11:22:00Z">
              <w:r w:rsidDel="00F86488">
                <w:delText>Clients must be able to push and pull data to and from CODAT</w:delText>
              </w:r>
            </w:del>
          </w:p>
          <w:p w14:paraId="3A55A478" w14:textId="4C05918A" w:rsidR="00AA546C" w:rsidRPr="00070CAB" w:rsidDel="00F86488" w:rsidRDefault="00AA546C" w:rsidP="003E1D70">
            <w:pPr>
              <w:pStyle w:val="ListParagraph"/>
              <w:numPr>
                <w:ilvl w:val="0"/>
                <w:numId w:val="28"/>
              </w:numPr>
              <w:spacing w:after="0"/>
              <w:rPr>
                <w:del w:id="173" w:author="Hoa Bach" w:date="2020-11-23T11:22:00Z"/>
                <w:lang w:val="en-US"/>
              </w:rPr>
            </w:pPr>
            <w:del w:id="174" w:author="Hoa Bach" w:date="2020-11-23T11:22:00Z">
              <w:r w:rsidDel="00F86488">
                <w:delText>Clients must be able to authenticate and authorize permission to push/pull data</w:delText>
              </w:r>
            </w:del>
          </w:p>
          <w:p w14:paraId="627F938F" w14:textId="7A7D2939" w:rsidR="00AA546C" w:rsidDel="00F86488" w:rsidRDefault="00AA546C" w:rsidP="00070CAB">
            <w:pPr>
              <w:spacing w:after="0"/>
              <w:rPr>
                <w:del w:id="175" w:author="Hoa Bach" w:date="2020-11-23T11:22:00Z"/>
                <w:lang w:val="en-US"/>
              </w:rPr>
            </w:pPr>
            <w:del w:id="176" w:author="Hoa Bach" w:date="2020-11-23T11:22:00Z">
              <w:r w:rsidDel="00F86488">
                <w:rPr>
                  <w:lang w:val="en-US"/>
                </w:rPr>
                <w:delText xml:space="preserve">Note: push the CWB banking data to </w:delText>
              </w:r>
              <w:r w:rsidDel="00F86488">
                <w:delText>CODAT</w:delText>
              </w:r>
              <w:r w:rsidDel="00F86488">
                <w:rPr>
                  <w:lang w:val="en-US"/>
                </w:rPr>
                <w:delText xml:space="preserve">; pull customer accounting data from </w:delText>
              </w:r>
              <w:r w:rsidDel="00F86488">
                <w:delText xml:space="preserve"> CODAT</w:delText>
              </w:r>
              <w:r w:rsidDel="00F86488">
                <w:rPr>
                  <w:lang w:val="en-US"/>
                </w:rPr>
                <w:delText>.</w:delText>
              </w:r>
            </w:del>
          </w:p>
          <w:p w14:paraId="58D393AD" w14:textId="3AD06094" w:rsidR="00AA546C" w:rsidRPr="00070CAB" w:rsidDel="00F86488" w:rsidRDefault="00AA546C" w:rsidP="00803346">
            <w:pPr>
              <w:spacing w:after="0"/>
              <w:rPr>
                <w:del w:id="177" w:author="Hoa Bach" w:date="2020-11-23T11:22:00Z"/>
                <w:lang w:val="en-US"/>
              </w:rPr>
            </w:pPr>
            <w:del w:id="178" w:author="Hoa Bach" w:date="2020-11-23T11:22:00Z">
              <w:r w:rsidDel="00F86488">
                <w:rPr>
                  <w:color w:val="FF0000"/>
                  <w:lang w:val="en-US"/>
                </w:rPr>
                <w:delText>Note: will n</w:delText>
              </w:r>
              <w:r w:rsidRPr="00566442" w:rsidDel="00F86488">
                <w:rPr>
                  <w:color w:val="FF0000"/>
                  <w:lang w:val="en-US"/>
                </w:rPr>
                <w:delText xml:space="preserve">eed </w:delText>
              </w:r>
              <w:r w:rsidDel="00F86488">
                <w:rPr>
                  <w:color w:val="FF0000"/>
                  <w:lang w:val="en-US"/>
                </w:rPr>
                <w:delText xml:space="preserve">more details from CODAT integration </w:delText>
              </w:r>
              <w:commentRangeStart w:id="179"/>
              <w:r w:rsidDel="00F86488">
                <w:rPr>
                  <w:color w:val="FF0000"/>
                  <w:lang w:val="en-US"/>
                </w:rPr>
                <w:delText>team</w:delText>
              </w:r>
            </w:del>
            <w:commentRangeEnd w:id="179"/>
            <w:r w:rsidR="00A5421F">
              <w:rPr>
                <w:rStyle w:val="CommentReference"/>
                <w:rFonts w:ascii="Calibri" w:eastAsia="Times New Roman" w:hAnsi="Calibri" w:cs="Times New Roman"/>
              </w:rPr>
              <w:commentReference w:id="179"/>
            </w:r>
          </w:p>
        </w:tc>
        <w:tc>
          <w:tcPr>
            <w:tcW w:w="1247" w:type="dxa"/>
            <w:tcPrChange w:id="180" w:author="Sunil Prashar [2]" w:date="2020-11-24T14:30:00Z">
              <w:tcPr>
                <w:tcW w:w="1415" w:type="dxa"/>
              </w:tcPr>
            </w:tcPrChange>
          </w:tcPr>
          <w:p w14:paraId="161270B4" w14:textId="4CB970FC" w:rsidR="00AA546C" w:rsidDel="00F86488" w:rsidRDefault="00AA546C" w:rsidP="00014F52">
            <w:pPr>
              <w:spacing w:before="120" w:after="120" w:line="240" w:lineRule="auto"/>
              <w:jc w:val="center"/>
              <w:rPr>
                <w:ins w:id="181" w:author="Sunil Prashar [2]" w:date="2020-11-24T14:30:00Z"/>
              </w:rPr>
            </w:pPr>
            <w:ins w:id="182" w:author="Sunil Prashar [2]" w:date="2020-11-24T14:31:00Z">
              <w:r>
                <w:t>1A</w:t>
              </w:r>
            </w:ins>
          </w:p>
        </w:tc>
        <w:tc>
          <w:tcPr>
            <w:tcW w:w="1366" w:type="dxa"/>
            <w:tcPrChange w:id="183" w:author="Sunil Prashar [2]" w:date="2020-11-24T14:30:00Z">
              <w:tcPr>
                <w:tcW w:w="1418" w:type="dxa"/>
              </w:tcPr>
            </w:tcPrChange>
          </w:tcPr>
          <w:p w14:paraId="47D53E2C" w14:textId="4C7A977D" w:rsidR="00AA546C" w:rsidDel="00F86488" w:rsidRDefault="00AA546C" w:rsidP="00014F52">
            <w:pPr>
              <w:spacing w:before="120" w:after="120" w:line="240" w:lineRule="auto"/>
              <w:jc w:val="center"/>
              <w:rPr>
                <w:del w:id="184" w:author="Hoa Bach" w:date="2020-11-23T11:22:00Z"/>
              </w:rPr>
            </w:pPr>
            <w:del w:id="185" w:author="Hoa Bach" w:date="2020-11-23T11:22:00Z">
              <w:r w:rsidDel="00F86488">
                <w:delText>Must</w:delText>
              </w:r>
            </w:del>
          </w:p>
        </w:tc>
      </w:tr>
      <w:tr w:rsidR="00AA546C" w14:paraId="060BE3CB" w14:textId="77777777" w:rsidTr="00AA546C">
        <w:trPr>
          <w:cantSplit/>
          <w:trPrChange w:id="186" w:author="Sunil Prashar [2]" w:date="2020-11-24T14:30:00Z">
            <w:trPr>
              <w:cantSplit/>
            </w:trPr>
          </w:trPrChange>
        </w:trPr>
        <w:tc>
          <w:tcPr>
            <w:tcW w:w="902" w:type="dxa"/>
            <w:tcPrChange w:id="187" w:author="Sunil Prashar [2]" w:date="2020-11-24T14:30:00Z">
              <w:tcPr>
                <w:tcW w:w="858" w:type="dxa"/>
              </w:tcPr>
            </w:tcPrChange>
          </w:tcPr>
          <w:p w14:paraId="7159CFED" w14:textId="1236FDCC" w:rsidR="00AA546C" w:rsidRDefault="00AA546C" w:rsidP="00014F52">
            <w:pPr>
              <w:spacing w:before="120" w:after="120" w:line="240" w:lineRule="auto"/>
              <w:jc w:val="center"/>
            </w:pPr>
            <w:r>
              <w:t>BR0</w:t>
            </w:r>
            <w:ins w:id="188" w:author="Hoa Bach" w:date="2020-11-23T11:42:00Z">
              <w:r>
                <w:t>2</w:t>
              </w:r>
            </w:ins>
            <w:del w:id="189" w:author="Hoa Bach" w:date="2020-11-23T11:42:00Z">
              <w:r w:rsidDel="00617C06">
                <w:delText>3</w:delText>
              </w:r>
            </w:del>
          </w:p>
        </w:tc>
        <w:tc>
          <w:tcPr>
            <w:tcW w:w="6555" w:type="dxa"/>
            <w:tcPrChange w:id="190" w:author="Sunil Prashar [2]" w:date="2020-11-24T14:30:00Z">
              <w:tcPr>
                <w:tcW w:w="7330" w:type="dxa"/>
              </w:tcPr>
            </w:tcPrChange>
          </w:tcPr>
          <w:p w14:paraId="1D8A98A8" w14:textId="012468CF" w:rsidR="00AA546C" w:rsidRPr="00506AFE" w:rsidRDefault="00AA546C" w:rsidP="00014F52">
            <w:pPr>
              <w:spacing w:before="120" w:after="120"/>
            </w:pPr>
            <w:r>
              <w:t>Create an intuitive UI to deliver better client experience (key differentiating factor)</w:t>
            </w:r>
          </w:p>
        </w:tc>
        <w:tc>
          <w:tcPr>
            <w:tcW w:w="1247" w:type="dxa"/>
            <w:tcPrChange w:id="191" w:author="Sunil Prashar [2]" w:date="2020-11-24T14:30:00Z">
              <w:tcPr>
                <w:tcW w:w="1415" w:type="dxa"/>
              </w:tcPr>
            </w:tcPrChange>
          </w:tcPr>
          <w:p w14:paraId="5C946A77" w14:textId="7DAD7644" w:rsidR="00AA546C" w:rsidRDefault="003C195A" w:rsidP="00014F52">
            <w:pPr>
              <w:spacing w:before="120" w:after="120" w:line="240" w:lineRule="auto"/>
              <w:jc w:val="center"/>
              <w:rPr>
                <w:ins w:id="192" w:author="Sunil Prashar [2]" w:date="2020-11-24T14:30:00Z"/>
              </w:rPr>
            </w:pPr>
            <w:ins w:id="193" w:author="Sunil Prashar [2]" w:date="2020-11-24T14:33:00Z">
              <w:r>
                <w:t>1</w:t>
              </w:r>
            </w:ins>
          </w:p>
        </w:tc>
        <w:tc>
          <w:tcPr>
            <w:tcW w:w="1366" w:type="dxa"/>
            <w:tcPrChange w:id="194" w:author="Sunil Prashar [2]" w:date="2020-11-24T14:30:00Z">
              <w:tcPr>
                <w:tcW w:w="1418" w:type="dxa"/>
              </w:tcPr>
            </w:tcPrChange>
          </w:tcPr>
          <w:p w14:paraId="690F2BB0" w14:textId="5C7A5825" w:rsidR="00AA546C" w:rsidRDefault="00AA546C" w:rsidP="00014F52">
            <w:pPr>
              <w:spacing w:before="120" w:after="120" w:line="240" w:lineRule="auto"/>
              <w:jc w:val="center"/>
            </w:pPr>
            <w:r>
              <w:t>Must</w:t>
            </w:r>
          </w:p>
        </w:tc>
      </w:tr>
      <w:tr w:rsidR="00AA546C" w14:paraId="215FE549" w14:textId="77777777" w:rsidTr="00AA546C">
        <w:trPr>
          <w:cantSplit/>
          <w:trPrChange w:id="195" w:author="Sunil Prashar [2]" w:date="2020-11-24T14:30:00Z">
            <w:trPr>
              <w:cantSplit/>
            </w:trPr>
          </w:trPrChange>
        </w:trPr>
        <w:tc>
          <w:tcPr>
            <w:tcW w:w="902" w:type="dxa"/>
            <w:tcPrChange w:id="196" w:author="Sunil Prashar [2]" w:date="2020-11-24T14:30:00Z">
              <w:tcPr>
                <w:tcW w:w="858" w:type="dxa"/>
              </w:tcPr>
            </w:tcPrChange>
          </w:tcPr>
          <w:p w14:paraId="2EC1F1C6" w14:textId="0A7C29C8" w:rsidR="00AA546C" w:rsidRDefault="00AA546C" w:rsidP="00014F52">
            <w:pPr>
              <w:spacing w:before="120" w:after="120" w:line="240" w:lineRule="auto"/>
              <w:jc w:val="center"/>
            </w:pPr>
            <w:r>
              <w:t>BR0</w:t>
            </w:r>
            <w:ins w:id="197" w:author="Hoa Bach" w:date="2020-11-23T11:42:00Z">
              <w:r>
                <w:t>3</w:t>
              </w:r>
            </w:ins>
            <w:del w:id="198" w:author="Hoa Bach" w:date="2020-11-23T11:42:00Z">
              <w:r w:rsidDel="00617C06">
                <w:delText>4</w:delText>
              </w:r>
            </w:del>
          </w:p>
        </w:tc>
        <w:tc>
          <w:tcPr>
            <w:tcW w:w="6555" w:type="dxa"/>
            <w:tcPrChange w:id="199" w:author="Sunil Prashar [2]" w:date="2020-11-24T14:30:00Z">
              <w:tcPr>
                <w:tcW w:w="7330" w:type="dxa"/>
              </w:tcPr>
            </w:tcPrChange>
          </w:tcPr>
          <w:p w14:paraId="61651265" w14:textId="540B4BF4" w:rsidR="00AA546C" w:rsidRPr="00756A40" w:rsidRDefault="00AA546C" w:rsidP="00F86488">
            <w:pPr>
              <w:spacing w:before="120" w:after="120"/>
            </w:pPr>
            <w:commentRangeStart w:id="200"/>
            <w:r>
              <w:t>Use core CWB banking data</w:t>
            </w:r>
            <w:ins w:id="201" w:author="Hoa Bach" w:date="2020-11-23T11:23:00Z">
              <w:r>
                <w:t xml:space="preserve"> </w:t>
              </w:r>
            </w:ins>
            <w:del w:id="202" w:author="Hoa Bach" w:date="2020-11-23T11:23:00Z">
              <w:r w:rsidDel="00F86488">
                <w:delText xml:space="preserve">, client’s accounting data, </w:delText>
              </w:r>
            </w:del>
            <w:r>
              <w:t>and other sources (e.g. Moody’s) to generate a complete view of their cash flow (key differentiating factor)</w:t>
            </w:r>
            <w:commentRangeEnd w:id="200"/>
            <w:r w:rsidR="003C195A">
              <w:rPr>
                <w:rStyle w:val="CommentReference"/>
                <w:rFonts w:ascii="Calibri" w:eastAsia="Times New Roman" w:hAnsi="Calibri" w:cs="Times New Roman"/>
              </w:rPr>
              <w:commentReference w:id="200"/>
            </w:r>
          </w:p>
        </w:tc>
        <w:tc>
          <w:tcPr>
            <w:tcW w:w="1247" w:type="dxa"/>
            <w:tcPrChange w:id="203" w:author="Sunil Prashar [2]" w:date="2020-11-24T14:30:00Z">
              <w:tcPr>
                <w:tcW w:w="1415" w:type="dxa"/>
              </w:tcPr>
            </w:tcPrChange>
          </w:tcPr>
          <w:p w14:paraId="6050BF29" w14:textId="77777777" w:rsidR="00AA546C" w:rsidRDefault="00AA546C" w:rsidP="00014F52">
            <w:pPr>
              <w:spacing w:before="120" w:after="120" w:line="240" w:lineRule="auto"/>
              <w:jc w:val="center"/>
              <w:rPr>
                <w:ins w:id="204" w:author="Sunil Prashar [2]" w:date="2020-11-24T14:30:00Z"/>
              </w:rPr>
            </w:pPr>
          </w:p>
        </w:tc>
        <w:tc>
          <w:tcPr>
            <w:tcW w:w="1366" w:type="dxa"/>
            <w:tcPrChange w:id="205" w:author="Sunil Prashar [2]" w:date="2020-11-24T14:30:00Z">
              <w:tcPr>
                <w:tcW w:w="1418" w:type="dxa"/>
              </w:tcPr>
            </w:tcPrChange>
          </w:tcPr>
          <w:p w14:paraId="7D7F8D62" w14:textId="44C54E11" w:rsidR="00AA546C" w:rsidRDefault="00AA546C" w:rsidP="00014F52">
            <w:pPr>
              <w:spacing w:before="120" w:after="120" w:line="240" w:lineRule="auto"/>
              <w:jc w:val="center"/>
            </w:pPr>
            <w:r>
              <w:t>Must</w:t>
            </w:r>
          </w:p>
        </w:tc>
      </w:tr>
      <w:tr w:rsidR="00AA546C" w14:paraId="36CA27CB" w14:textId="77777777" w:rsidTr="00AA546C">
        <w:trPr>
          <w:cantSplit/>
          <w:trPrChange w:id="206" w:author="Sunil Prashar [2]" w:date="2020-11-24T14:30:00Z">
            <w:trPr>
              <w:cantSplit/>
            </w:trPr>
          </w:trPrChange>
        </w:trPr>
        <w:tc>
          <w:tcPr>
            <w:tcW w:w="902" w:type="dxa"/>
            <w:tcPrChange w:id="207" w:author="Sunil Prashar [2]" w:date="2020-11-24T14:30:00Z">
              <w:tcPr>
                <w:tcW w:w="858" w:type="dxa"/>
              </w:tcPr>
            </w:tcPrChange>
          </w:tcPr>
          <w:p w14:paraId="5B5C48CF" w14:textId="049A97BB" w:rsidR="00AA546C" w:rsidRPr="006C6A4F" w:rsidRDefault="00AA546C" w:rsidP="006C6A4F">
            <w:pPr>
              <w:spacing w:before="120" w:after="120" w:line="240" w:lineRule="auto"/>
              <w:jc w:val="center"/>
              <w:rPr>
                <w:lang w:val="en-US"/>
              </w:rPr>
            </w:pPr>
            <w:r w:rsidRPr="006C6A4F">
              <w:rPr>
                <w:lang w:val="en-US"/>
              </w:rPr>
              <w:t>BR</w:t>
            </w:r>
            <w:r>
              <w:rPr>
                <w:lang w:val="en-US"/>
              </w:rPr>
              <w:t>0</w:t>
            </w:r>
            <w:ins w:id="208" w:author="Hoa Bach" w:date="2020-11-23T11:42:00Z">
              <w:r>
                <w:rPr>
                  <w:lang w:val="en-US"/>
                </w:rPr>
                <w:t>4</w:t>
              </w:r>
            </w:ins>
            <w:del w:id="209" w:author="Hoa Bach" w:date="2020-11-23T11:42:00Z">
              <w:r w:rsidDel="00617C06">
                <w:rPr>
                  <w:lang w:val="en-US"/>
                </w:rPr>
                <w:delText>5</w:delText>
              </w:r>
            </w:del>
          </w:p>
        </w:tc>
        <w:tc>
          <w:tcPr>
            <w:tcW w:w="6555" w:type="dxa"/>
            <w:tcPrChange w:id="210" w:author="Sunil Prashar [2]" w:date="2020-11-24T14:30:00Z">
              <w:tcPr>
                <w:tcW w:w="7330" w:type="dxa"/>
              </w:tcPr>
            </w:tcPrChange>
          </w:tcPr>
          <w:p w14:paraId="7E6214BF" w14:textId="0E38EE93" w:rsidR="00AA546C" w:rsidRPr="00512B56" w:rsidRDefault="00AA546C" w:rsidP="006C6A4F">
            <w:pPr>
              <w:autoSpaceDE w:val="0"/>
              <w:autoSpaceDN w:val="0"/>
              <w:adjustRightInd w:val="0"/>
              <w:spacing w:before="120" w:after="120" w:line="240" w:lineRule="auto"/>
              <w:rPr>
                <w:lang w:val="en-US"/>
              </w:rPr>
            </w:pPr>
            <w:r>
              <w:t>XAI model must continually learn and become more accurate over time.</w:t>
            </w:r>
          </w:p>
        </w:tc>
        <w:tc>
          <w:tcPr>
            <w:tcW w:w="1247" w:type="dxa"/>
            <w:tcPrChange w:id="211" w:author="Sunil Prashar [2]" w:date="2020-11-24T14:30:00Z">
              <w:tcPr>
                <w:tcW w:w="1415" w:type="dxa"/>
              </w:tcPr>
            </w:tcPrChange>
          </w:tcPr>
          <w:p w14:paraId="02907F6D" w14:textId="77777777" w:rsidR="00AA546C" w:rsidRDefault="00AA546C" w:rsidP="006C6A4F">
            <w:pPr>
              <w:spacing w:after="0" w:line="240" w:lineRule="auto"/>
              <w:jc w:val="center"/>
              <w:rPr>
                <w:ins w:id="212" w:author="Sunil Prashar [2]" w:date="2020-11-24T14:30:00Z"/>
              </w:rPr>
            </w:pPr>
          </w:p>
        </w:tc>
        <w:tc>
          <w:tcPr>
            <w:tcW w:w="1366" w:type="dxa"/>
            <w:tcPrChange w:id="213" w:author="Sunil Prashar [2]" w:date="2020-11-24T14:30:00Z">
              <w:tcPr>
                <w:tcW w:w="1418" w:type="dxa"/>
              </w:tcPr>
            </w:tcPrChange>
          </w:tcPr>
          <w:p w14:paraId="13C2E4A4" w14:textId="14C271B2" w:rsidR="00AA546C" w:rsidRDefault="00AA546C" w:rsidP="006C6A4F">
            <w:pPr>
              <w:spacing w:after="0" w:line="240" w:lineRule="auto"/>
              <w:jc w:val="center"/>
            </w:pPr>
            <w:r>
              <w:t>Must</w:t>
            </w:r>
          </w:p>
        </w:tc>
      </w:tr>
      <w:tr w:rsidR="00AA546C" w:rsidDel="00F86488" w14:paraId="4BC60BDB" w14:textId="5019FA3C" w:rsidTr="00AA546C">
        <w:trPr>
          <w:cantSplit/>
          <w:del w:id="214" w:author="Hoa Bach" w:date="2020-11-23T11:23:00Z"/>
          <w:trPrChange w:id="215" w:author="Sunil Prashar [2]" w:date="2020-11-24T14:30:00Z">
            <w:trPr>
              <w:cantSplit/>
            </w:trPr>
          </w:trPrChange>
        </w:trPr>
        <w:tc>
          <w:tcPr>
            <w:tcW w:w="902" w:type="dxa"/>
            <w:tcPrChange w:id="216" w:author="Sunil Prashar [2]" w:date="2020-11-24T14:30:00Z">
              <w:tcPr>
                <w:tcW w:w="858" w:type="dxa"/>
              </w:tcPr>
            </w:tcPrChange>
          </w:tcPr>
          <w:p w14:paraId="046563C7" w14:textId="36A3816A" w:rsidR="00AA546C" w:rsidRPr="006C6A4F" w:rsidDel="00F86488" w:rsidRDefault="00AA546C" w:rsidP="006C6A4F">
            <w:pPr>
              <w:spacing w:before="120" w:after="120" w:line="240" w:lineRule="auto"/>
              <w:jc w:val="center"/>
              <w:rPr>
                <w:del w:id="217" w:author="Hoa Bach" w:date="2020-11-23T11:23:00Z"/>
                <w:lang w:val="en-US"/>
              </w:rPr>
            </w:pPr>
            <w:del w:id="218" w:author="Hoa Bach" w:date="2020-11-23T11:23:00Z">
              <w:r w:rsidRPr="006C6A4F" w:rsidDel="00F86488">
                <w:rPr>
                  <w:lang w:val="en-US"/>
                </w:rPr>
                <w:delText>BR</w:delText>
              </w:r>
              <w:r w:rsidDel="00F86488">
                <w:rPr>
                  <w:lang w:val="en-US"/>
                </w:rPr>
                <w:delText>06</w:delText>
              </w:r>
            </w:del>
          </w:p>
        </w:tc>
        <w:tc>
          <w:tcPr>
            <w:tcW w:w="6555" w:type="dxa"/>
            <w:tcPrChange w:id="219" w:author="Sunil Prashar [2]" w:date="2020-11-24T14:30:00Z">
              <w:tcPr>
                <w:tcW w:w="7330" w:type="dxa"/>
              </w:tcPr>
            </w:tcPrChange>
          </w:tcPr>
          <w:p w14:paraId="40B17247" w14:textId="41DC7D4C" w:rsidR="00AA546C" w:rsidRPr="00512B56" w:rsidDel="00F86488" w:rsidRDefault="00AA546C" w:rsidP="004B03CE">
            <w:pPr>
              <w:autoSpaceDE w:val="0"/>
              <w:autoSpaceDN w:val="0"/>
              <w:adjustRightInd w:val="0"/>
              <w:spacing w:before="120" w:after="120" w:line="240" w:lineRule="auto"/>
              <w:rPr>
                <w:del w:id="220" w:author="Hoa Bach" w:date="2020-11-23T11:23:00Z"/>
                <w:lang w:val="en-US"/>
              </w:rPr>
            </w:pPr>
            <w:del w:id="221" w:author="Hoa Bach" w:date="2020-11-23T11:23:00Z">
              <w:r w:rsidDel="00F86488">
                <w:delText xml:space="preserve">Create an intuitive CODAT onboarding experience so clients understand the feature and its </w:delText>
              </w:r>
              <w:commentRangeStart w:id="222"/>
              <w:r w:rsidDel="00F86488">
                <w:delText>value</w:delText>
              </w:r>
            </w:del>
            <w:commentRangeEnd w:id="222"/>
            <w:r w:rsidR="00A5421F">
              <w:rPr>
                <w:rStyle w:val="CommentReference"/>
                <w:rFonts w:ascii="Calibri" w:eastAsia="Times New Roman" w:hAnsi="Calibri" w:cs="Times New Roman"/>
              </w:rPr>
              <w:commentReference w:id="222"/>
            </w:r>
            <w:del w:id="223" w:author="Hoa Bach" w:date="2020-11-23T11:23:00Z">
              <w:r w:rsidRPr="00C65968" w:rsidDel="00F86488">
                <w:delText xml:space="preserve">. </w:delText>
              </w:r>
              <w:r w:rsidDel="00F86488">
                <w:delText xml:space="preserve"> </w:delText>
              </w:r>
            </w:del>
          </w:p>
        </w:tc>
        <w:tc>
          <w:tcPr>
            <w:tcW w:w="1247" w:type="dxa"/>
            <w:tcPrChange w:id="224" w:author="Sunil Prashar [2]" w:date="2020-11-24T14:30:00Z">
              <w:tcPr>
                <w:tcW w:w="1415" w:type="dxa"/>
              </w:tcPr>
            </w:tcPrChange>
          </w:tcPr>
          <w:p w14:paraId="36C6BF77" w14:textId="4D6856CB" w:rsidR="00AA546C" w:rsidDel="00F86488" w:rsidRDefault="003C195A" w:rsidP="006C6A4F">
            <w:pPr>
              <w:spacing w:after="0" w:line="240" w:lineRule="auto"/>
              <w:jc w:val="center"/>
              <w:rPr>
                <w:ins w:id="225" w:author="Sunil Prashar [2]" w:date="2020-11-24T14:30:00Z"/>
              </w:rPr>
            </w:pPr>
            <w:ins w:id="226" w:author="Sunil Prashar [2]" w:date="2020-11-24T14:32:00Z">
              <w:r>
                <w:t>1A</w:t>
              </w:r>
            </w:ins>
          </w:p>
        </w:tc>
        <w:tc>
          <w:tcPr>
            <w:tcW w:w="1366" w:type="dxa"/>
            <w:tcPrChange w:id="227" w:author="Sunil Prashar [2]" w:date="2020-11-24T14:30:00Z">
              <w:tcPr>
                <w:tcW w:w="1418" w:type="dxa"/>
              </w:tcPr>
            </w:tcPrChange>
          </w:tcPr>
          <w:p w14:paraId="7279F557" w14:textId="7C753031" w:rsidR="00AA546C" w:rsidDel="00F86488" w:rsidRDefault="00AA546C" w:rsidP="006C6A4F">
            <w:pPr>
              <w:spacing w:after="0" w:line="240" w:lineRule="auto"/>
              <w:jc w:val="center"/>
              <w:rPr>
                <w:del w:id="228" w:author="Hoa Bach" w:date="2020-11-23T11:23:00Z"/>
              </w:rPr>
            </w:pPr>
            <w:del w:id="229" w:author="Hoa Bach" w:date="2020-11-23T11:23:00Z">
              <w:r w:rsidDel="00F86488">
                <w:delText>Must</w:delText>
              </w:r>
            </w:del>
          </w:p>
        </w:tc>
      </w:tr>
      <w:tr w:rsidR="00AA546C" w14:paraId="34D48210" w14:textId="77777777" w:rsidTr="00AA546C">
        <w:trPr>
          <w:cantSplit/>
          <w:trPrChange w:id="230" w:author="Sunil Prashar [2]" w:date="2020-11-24T14:30:00Z">
            <w:trPr>
              <w:cantSplit/>
            </w:trPr>
          </w:trPrChange>
        </w:trPr>
        <w:tc>
          <w:tcPr>
            <w:tcW w:w="902" w:type="dxa"/>
            <w:tcPrChange w:id="231" w:author="Sunil Prashar [2]" w:date="2020-11-24T14:30:00Z">
              <w:tcPr>
                <w:tcW w:w="858" w:type="dxa"/>
              </w:tcPr>
            </w:tcPrChange>
          </w:tcPr>
          <w:p w14:paraId="07C1B724" w14:textId="65B3443C" w:rsidR="00AA546C" w:rsidRPr="006C6A4F" w:rsidRDefault="00AA546C" w:rsidP="006C6A4F">
            <w:pPr>
              <w:spacing w:before="120" w:after="120" w:line="240" w:lineRule="auto"/>
              <w:jc w:val="center"/>
              <w:rPr>
                <w:lang w:val="en-US"/>
              </w:rPr>
            </w:pPr>
            <w:r w:rsidRPr="006C6A4F">
              <w:rPr>
                <w:lang w:val="en-US"/>
              </w:rPr>
              <w:lastRenderedPageBreak/>
              <w:t>BR</w:t>
            </w:r>
            <w:r>
              <w:rPr>
                <w:lang w:val="en-US"/>
              </w:rPr>
              <w:t>0</w:t>
            </w:r>
            <w:ins w:id="232" w:author="Hoa Bach" w:date="2020-11-23T11:42:00Z">
              <w:r>
                <w:rPr>
                  <w:lang w:val="en-US"/>
                </w:rPr>
                <w:t>5</w:t>
              </w:r>
            </w:ins>
            <w:del w:id="233" w:author="Hoa Bach" w:date="2020-11-23T11:42:00Z">
              <w:r w:rsidDel="00617C06">
                <w:rPr>
                  <w:lang w:val="en-US"/>
                </w:rPr>
                <w:delText>7</w:delText>
              </w:r>
            </w:del>
          </w:p>
        </w:tc>
        <w:tc>
          <w:tcPr>
            <w:tcW w:w="6555" w:type="dxa"/>
            <w:tcPrChange w:id="234" w:author="Sunil Prashar [2]" w:date="2020-11-24T14:30:00Z">
              <w:tcPr>
                <w:tcW w:w="7330" w:type="dxa"/>
              </w:tcPr>
            </w:tcPrChange>
          </w:tcPr>
          <w:p w14:paraId="2BE1ADD6" w14:textId="7DBE6FB0" w:rsidR="00AA546C" w:rsidRPr="00226CD5" w:rsidRDefault="00AA546C" w:rsidP="00226CD5">
            <w:pPr>
              <w:autoSpaceDE w:val="0"/>
              <w:autoSpaceDN w:val="0"/>
              <w:adjustRightInd w:val="0"/>
              <w:spacing w:before="120" w:after="120" w:line="240" w:lineRule="auto"/>
            </w:pPr>
            <w:r>
              <w:t xml:space="preserve">Provide feature usage statistics – ability to view and measure client’s engagement with this feature through Temenos </w:t>
            </w:r>
            <w:del w:id="235" w:author="Hoa Bach" w:date="2020-11-23T11:23:00Z">
              <w:r w:rsidDel="00F86488">
                <w:delText xml:space="preserve">and CODAT </w:delText>
              </w:r>
            </w:del>
            <w:r>
              <w:t xml:space="preserve">analytics. Example includes client’s who </w:t>
            </w:r>
            <w:del w:id="236" w:author="Hoa Bach" w:date="2020-11-23T11:24:00Z">
              <w:r w:rsidDel="00F86488">
                <w:delText xml:space="preserve">connect their accounting </w:delText>
              </w:r>
              <w:commentRangeStart w:id="237"/>
              <w:r w:rsidDel="00F86488">
                <w:delText>data</w:delText>
              </w:r>
            </w:del>
            <w:commentRangeEnd w:id="237"/>
            <w:r w:rsidR="00A5421F">
              <w:rPr>
                <w:rStyle w:val="CommentReference"/>
                <w:rFonts w:ascii="Calibri" w:eastAsia="Times New Roman" w:hAnsi="Calibri" w:cs="Times New Roman"/>
              </w:rPr>
              <w:commentReference w:id="237"/>
            </w:r>
            <w:del w:id="238" w:author="Hoa Bach" w:date="2020-11-23T11:24:00Z">
              <w:r w:rsidDel="00F86488">
                <w:delText xml:space="preserve">, </w:delText>
              </w:r>
            </w:del>
            <w:r>
              <w:t>view</w:t>
            </w:r>
            <w:ins w:id="239" w:author="Hoa Bach" w:date="2020-11-23T11:24:00Z">
              <w:r>
                <w:t>ed</w:t>
              </w:r>
            </w:ins>
            <w:r>
              <w:t xml:space="preserve"> historical data, view insights</w:t>
            </w:r>
            <w:ins w:id="240" w:author="Hoa Bach" w:date="2020-11-23T11:24:00Z">
              <w:r>
                <w:t>, etc</w:t>
              </w:r>
            </w:ins>
            <w:r>
              <w:t xml:space="preserve">. </w:t>
            </w:r>
          </w:p>
          <w:p w14:paraId="2D9B86BE" w14:textId="3C489EBF" w:rsidR="00AA546C" w:rsidRPr="00806A23" w:rsidRDefault="00AA546C" w:rsidP="005D2081">
            <w:pPr>
              <w:pStyle w:val="CommentText"/>
              <w:rPr>
                <w:color w:val="FF0000"/>
                <w:sz w:val="22"/>
                <w:szCs w:val="22"/>
              </w:rPr>
            </w:pPr>
            <w:r w:rsidRPr="00C8796D">
              <w:rPr>
                <w:sz w:val="22"/>
                <w:szCs w:val="22"/>
                <w:rPrChange w:id="241" w:author="Hoa Bach" w:date="2020-11-23T11:38:00Z">
                  <w:rPr>
                    <w:color w:val="FF0000"/>
                    <w:sz w:val="22"/>
                    <w:szCs w:val="22"/>
                  </w:rPr>
                </w:rPrChange>
              </w:rPr>
              <w:t>Note:</w:t>
            </w:r>
            <w:r w:rsidRPr="00C8796D">
              <w:t xml:space="preserve"> </w:t>
            </w:r>
            <w:r w:rsidRPr="00C8796D">
              <w:rPr>
                <w:sz w:val="22"/>
                <w:szCs w:val="22"/>
                <w:rPrChange w:id="242" w:author="Hoa Bach" w:date="2020-11-23T11:38:00Z">
                  <w:rPr>
                    <w:color w:val="FF0000"/>
                    <w:sz w:val="22"/>
                    <w:szCs w:val="22"/>
                  </w:rPr>
                </w:rPrChange>
              </w:rPr>
              <w:t>use what Temenos Analysitcs can provide out of the box as a starting point.</w:t>
            </w:r>
          </w:p>
        </w:tc>
        <w:tc>
          <w:tcPr>
            <w:tcW w:w="1247" w:type="dxa"/>
            <w:tcPrChange w:id="243" w:author="Sunil Prashar [2]" w:date="2020-11-24T14:30:00Z">
              <w:tcPr>
                <w:tcW w:w="1415" w:type="dxa"/>
              </w:tcPr>
            </w:tcPrChange>
          </w:tcPr>
          <w:p w14:paraId="3F66A36C" w14:textId="1E1F4428" w:rsidR="00AA546C" w:rsidRDefault="003C195A" w:rsidP="006C6A4F">
            <w:pPr>
              <w:spacing w:after="0" w:line="240" w:lineRule="auto"/>
              <w:jc w:val="center"/>
              <w:rPr>
                <w:ins w:id="244" w:author="Sunil Prashar [2]" w:date="2020-11-24T14:30:00Z"/>
              </w:rPr>
            </w:pPr>
            <w:ins w:id="245" w:author="Sunil Prashar [2]" w:date="2020-11-24T14:33:00Z">
              <w:r>
                <w:t>1</w:t>
              </w:r>
            </w:ins>
          </w:p>
        </w:tc>
        <w:tc>
          <w:tcPr>
            <w:tcW w:w="1366" w:type="dxa"/>
            <w:tcPrChange w:id="246" w:author="Sunil Prashar [2]" w:date="2020-11-24T14:30:00Z">
              <w:tcPr>
                <w:tcW w:w="1418" w:type="dxa"/>
              </w:tcPr>
            </w:tcPrChange>
          </w:tcPr>
          <w:p w14:paraId="428CF65F" w14:textId="01AC05C9" w:rsidR="00AA546C" w:rsidRDefault="00AA546C" w:rsidP="006C6A4F">
            <w:pPr>
              <w:spacing w:after="0" w:line="240" w:lineRule="auto"/>
              <w:jc w:val="center"/>
            </w:pPr>
            <w:r>
              <w:t>Must</w:t>
            </w:r>
          </w:p>
        </w:tc>
      </w:tr>
      <w:tr w:rsidR="00AA546C" w14:paraId="38B903FA" w14:textId="77777777" w:rsidTr="00AA546C">
        <w:trPr>
          <w:cantSplit/>
          <w:trPrChange w:id="247" w:author="Sunil Prashar [2]" w:date="2020-11-24T14:30:00Z">
            <w:trPr>
              <w:cantSplit/>
            </w:trPr>
          </w:trPrChange>
        </w:trPr>
        <w:tc>
          <w:tcPr>
            <w:tcW w:w="902" w:type="dxa"/>
            <w:tcPrChange w:id="248" w:author="Sunil Prashar [2]" w:date="2020-11-24T14:30:00Z">
              <w:tcPr>
                <w:tcW w:w="858" w:type="dxa"/>
              </w:tcPr>
            </w:tcPrChange>
          </w:tcPr>
          <w:p w14:paraId="65D578CF" w14:textId="65936122" w:rsidR="00AA546C" w:rsidRDefault="00AA546C" w:rsidP="006C6A4F">
            <w:pPr>
              <w:spacing w:before="120" w:after="120" w:line="240" w:lineRule="auto"/>
              <w:jc w:val="center"/>
            </w:pPr>
            <w:r>
              <w:t>BR0</w:t>
            </w:r>
            <w:ins w:id="249" w:author="Hoa Bach" w:date="2020-11-23T11:42:00Z">
              <w:r>
                <w:t>6</w:t>
              </w:r>
            </w:ins>
            <w:del w:id="250" w:author="Hoa Bach" w:date="2020-11-23T11:42:00Z">
              <w:r w:rsidDel="00617C06">
                <w:delText>8</w:delText>
              </w:r>
            </w:del>
          </w:p>
        </w:tc>
        <w:tc>
          <w:tcPr>
            <w:tcW w:w="6555" w:type="dxa"/>
            <w:tcPrChange w:id="251" w:author="Sunil Prashar [2]" w:date="2020-11-24T14:30:00Z">
              <w:tcPr>
                <w:tcW w:w="7330" w:type="dxa"/>
              </w:tcPr>
            </w:tcPrChange>
          </w:tcPr>
          <w:p w14:paraId="4988783D" w14:textId="5B977C8B" w:rsidR="00AA546C" w:rsidRPr="004050CD" w:rsidRDefault="00AA546C" w:rsidP="00525917">
            <w:pPr>
              <w:spacing w:before="120" w:after="120" w:line="240" w:lineRule="auto"/>
            </w:pPr>
            <w:commentRangeStart w:id="252"/>
            <w:r>
              <w:t>Leverage our Go to Market strategy and engage e</w:t>
            </w:r>
            <w:bookmarkStart w:id="253" w:name="_GoBack"/>
            <w:bookmarkEnd w:id="253"/>
            <w:r>
              <w:t>arly adopters to be beta users to learn and gain feedback of the feature</w:t>
            </w:r>
            <w:commentRangeEnd w:id="252"/>
            <w:r w:rsidR="00002291">
              <w:rPr>
                <w:rStyle w:val="CommentReference"/>
                <w:rFonts w:ascii="Calibri" w:eastAsia="Times New Roman" w:hAnsi="Calibri" w:cs="Times New Roman"/>
              </w:rPr>
              <w:commentReference w:id="252"/>
            </w:r>
          </w:p>
        </w:tc>
        <w:tc>
          <w:tcPr>
            <w:tcW w:w="1247" w:type="dxa"/>
            <w:tcPrChange w:id="254" w:author="Sunil Prashar [2]" w:date="2020-11-24T14:30:00Z">
              <w:tcPr>
                <w:tcW w:w="1415" w:type="dxa"/>
              </w:tcPr>
            </w:tcPrChange>
          </w:tcPr>
          <w:p w14:paraId="6C9A5BB3" w14:textId="77777777" w:rsidR="00AA546C" w:rsidRDefault="00AA546C" w:rsidP="00014F52">
            <w:pPr>
              <w:spacing w:before="120" w:after="120" w:line="240" w:lineRule="auto"/>
              <w:jc w:val="center"/>
              <w:rPr>
                <w:ins w:id="255" w:author="Sunil Prashar [2]" w:date="2020-11-24T14:30:00Z"/>
              </w:rPr>
            </w:pPr>
          </w:p>
        </w:tc>
        <w:tc>
          <w:tcPr>
            <w:tcW w:w="1366" w:type="dxa"/>
            <w:tcPrChange w:id="256" w:author="Sunil Prashar [2]" w:date="2020-11-24T14:30:00Z">
              <w:tcPr>
                <w:tcW w:w="1418" w:type="dxa"/>
              </w:tcPr>
            </w:tcPrChange>
          </w:tcPr>
          <w:p w14:paraId="13798A3D" w14:textId="5F9830F0" w:rsidR="00AA546C" w:rsidRDefault="00AA546C" w:rsidP="00014F52">
            <w:pPr>
              <w:spacing w:before="120" w:after="120" w:line="240" w:lineRule="auto"/>
              <w:jc w:val="center"/>
            </w:pPr>
            <w:r>
              <w:t>Must</w:t>
            </w:r>
          </w:p>
        </w:tc>
      </w:tr>
      <w:tr w:rsidR="00AA546C" w14:paraId="06339D60" w14:textId="77777777" w:rsidTr="00AA546C">
        <w:trPr>
          <w:cantSplit/>
          <w:trPrChange w:id="257" w:author="Sunil Prashar [2]" w:date="2020-11-24T14:30:00Z">
            <w:trPr>
              <w:cantSplit/>
            </w:trPr>
          </w:trPrChange>
        </w:trPr>
        <w:tc>
          <w:tcPr>
            <w:tcW w:w="902" w:type="dxa"/>
            <w:tcPrChange w:id="258" w:author="Sunil Prashar [2]" w:date="2020-11-24T14:30:00Z">
              <w:tcPr>
                <w:tcW w:w="858" w:type="dxa"/>
              </w:tcPr>
            </w:tcPrChange>
          </w:tcPr>
          <w:p w14:paraId="4FB6AFFF" w14:textId="1EC5EDDE" w:rsidR="00AA546C" w:rsidRDefault="00AA546C" w:rsidP="00014F52">
            <w:pPr>
              <w:spacing w:before="120" w:after="120" w:line="240" w:lineRule="auto"/>
              <w:jc w:val="center"/>
            </w:pPr>
            <w:r>
              <w:t>BR0</w:t>
            </w:r>
            <w:ins w:id="259" w:author="Hoa Bach" w:date="2020-11-23T11:42:00Z">
              <w:r>
                <w:t>7</w:t>
              </w:r>
            </w:ins>
            <w:del w:id="260" w:author="Hoa Bach" w:date="2020-11-23T11:42:00Z">
              <w:r w:rsidDel="00617C06">
                <w:delText>9</w:delText>
              </w:r>
            </w:del>
          </w:p>
        </w:tc>
        <w:tc>
          <w:tcPr>
            <w:tcW w:w="6555" w:type="dxa"/>
            <w:tcPrChange w:id="261" w:author="Sunil Prashar [2]" w:date="2020-11-24T14:30:00Z">
              <w:tcPr>
                <w:tcW w:w="7330" w:type="dxa"/>
              </w:tcPr>
            </w:tcPrChange>
          </w:tcPr>
          <w:p w14:paraId="16D0FAF4" w14:textId="3E9A4E86" w:rsidR="00AA546C" w:rsidRDefault="00AA546C" w:rsidP="00135C52">
            <w:pPr>
              <w:spacing w:before="120" w:after="120" w:line="240" w:lineRule="auto"/>
            </w:pPr>
            <w:r>
              <w:t>Apply CWB style guide for graphs, charts and other UI components</w:t>
            </w:r>
          </w:p>
        </w:tc>
        <w:tc>
          <w:tcPr>
            <w:tcW w:w="1247" w:type="dxa"/>
            <w:tcPrChange w:id="262" w:author="Sunil Prashar [2]" w:date="2020-11-24T14:30:00Z">
              <w:tcPr>
                <w:tcW w:w="1415" w:type="dxa"/>
              </w:tcPr>
            </w:tcPrChange>
          </w:tcPr>
          <w:p w14:paraId="7E180798" w14:textId="77777777" w:rsidR="00AA546C" w:rsidRDefault="00AA546C" w:rsidP="00014F52">
            <w:pPr>
              <w:spacing w:before="120" w:after="120" w:line="240" w:lineRule="auto"/>
              <w:jc w:val="center"/>
              <w:rPr>
                <w:ins w:id="263" w:author="Sunil Prashar [2]" w:date="2020-11-24T14:30:00Z"/>
              </w:rPr>
            </w:pPr>
          </w:p>
        </w:tc>
        <w:tc>
          <w:tcPr>
            <w:tcW w:w="1366" w:type="dxa"/>
            <w:tcPrChange w:id="264" w:author="Sunil Prashar [2]" w:date="2020-11-24T14:30:00Z">
              <w:tcPr>
                <w:tcW w:w="1418" w:type="dxa"/>
              </w:tcPr>
            </w:tcPrChange>
          </w:tcPr>
          <w:p w14:paraId="6A382014" w14:textId="78BCCD2C" w:rsidR="00AA546C" w:rsidRDefault="00AA546C" w:rsidP="00014F52">
            <w:pPr>
              <w:spacing w:before="120" w:after="120" w:line="240" w:lineRule="auto"/>
              <w:jc w:val="center"/>
            </w:pPr>
            <w:r>
              <w:t>Must</w:t>
            </w:r>
          </w:p>
        </w:tc>
      </w:tr>
      <w:tr w:rsidR="00AA546C" w14:paraId="0167D4B2" w14:textId="77777777" w:rsidTr="00AA546C">
        <w:trPr>
          <w:cantSplit/>
          <w:trPrChange w:id="265" w:author="Sunil Prashar [2]" w:date="2020-11-24T14:30:00Z">
            <w:trPr>
              <w:cantSplit/>
            </w:trPr>
          </w:trPrChange>
        </w:trPr>
        <w:tc>
          <w:tcPr>
            <w:tcW w:w="902" w:type="dxa"/>
            <w:tcPrChange w:id="266" w:author="Sunil Prashar [2]" w:date="2020-11-24T14:30:00Z">
              <w:tcPr>
                <w:tcW w:w="858" w:type="dxa"/>
              </w:tcPr>
            </w:tcPrChange>
          </w:tcPr>
          <w:p w14:paraId="7040BC7E" w14:textId="7A559BA3" w:rsidR="00AA546C" w:rsidRDefault="00AA546C" w:rsidP="00014F52">
            <w:pPr>
              <w:spacing w:before="120" w:after="120" w:line="240" w:lineRule="auto"/>
              <w:jc w:val="center"/>
            </w:pPr>
            <w:r>
              <w:t>BR</w:t>
            </w:r>
            <w:ins w:id="267" w:author="Hoa Bach" w:date="2020-11-23T11:42:00Z">
              <w:r>
                <w:t>08</w:t>
              </w:r>
            </w:ins>
            <w:del w:id="268" w:author="Hoa Bach" w:date="2020-11-23T11:42:00Z">
              <w:r w:rsidDel="00617C06">
                <w:delText>10</w:delText>
              </w:r>
            </w:del>
          </w:p>
        </w:tc>
        <w:tc>
          <w:tcPr>
            <w:tcW w:w="6555" w:type="dxa"/>
            <w:tcPrChange w:id="269" w:author="Sunil Prashar [2]" w:date="2020-11-24T14:30:00Z">
              <w:tcPr>
                <w:tcW w:w="7330" w:type="dxa"/>
              </w:tcPr>
            </w:tcPrChange>
          </w:tcPr>
          <w:p w14:paraId="7E8C17A5" w14:textId="44686A63" w:rsidR="00AA546C" w:rsidRPr="001E1E0C" w:rsidRDefault="00AA546C" w:rsidP="00014F52">
            <w:pPr>
              <w:spacing w:before="120" w:after="120" w:line="240" w:lineRule="auto"/>
              <w:rPr>
                <w:lang w:val="en-US"/>
              </w:rPr>
            </w:pPr>
            <w:r>
              <w:t>XAI Insights generated must be in friendly, understandable and clear language.</w:t>
            </w:r>
          </w:p>
        </w:tc>
        <w:tc>
          <w:tcPr>
            <w:tcW w:w="1247" w:type="dxa"/>
            <w:tcPrChange w:id="270" w:author="Sunil Prashar [2]" w:date="2020-11-24T14:30:00Z">
              <w:tcPr>
                <w:tcW w:w="1415" w:type="dxa"/>
              </w:tcPr>
            </w:tcPrChange>
          </w:tcPr>
          <w:p w14:paraId="3B086981" w14:textId="77777777" w:rsidR="00AA546C" w:rsidRDefault="00AA546C" w:rsidP="00014F52">
            <w:pPr>
              <w:spacing w:before="120" w:after="120" w:line="240" w:lineRule="auto"/>
              <w:jc w:val="center"/>
              <w:rPr>
                <w:ins w:id="271" w:author="Sunil Prashar [2]" w:date="2020-11-24T14:30:00Z"/>
              </w:rPr>
            </w:pPr>
          </w:p>
        </w:tc>
        <w:tc>
          <w:tcPr>
            <w:tcW w:w="1366" w:type="dxa"/>
            <w:tcPrChange w:id="272" w:author="Sunil Prashar [2]" w:date="2020-11-24T14:30:00Z">
              <w:tcPr>
                <w:tcW w:w="1418" w:type="dxa"/>
              </w:tcPr>
            </w:tcPrChange>
          </w:tcPr>
          <w:p w14:paraId="5F74081B" w14:textId="7AE840BC" w:rsidR="00AA546C" w:rsidRDefault="00AA546C" w:rsidP="00014F52">
            <w:pPr>
              <w:spacing w:before="120" w:after="120" w:line="240" w:lineRule="auto"/>
              <w:jc w:val="center"/>
            </w:pPr>
            <w:r>
              <w:t>Must</w:t>
            </w:r>
          </w:p>
        </w:tc>
      </w:tr>
      <w:tr w:rsidR="00AA546C" w:rsidDel="00894041" w14:paraId="579A1876" w14:textId="65615F5A" w:rsidTr="00AA546C">
        <w:trPr>
          <w:cantSplit/>
          <w:del w:id="273" w:author="Hoa Bach" w:date="2020-11-23T11:24:00Z"/>
          <w:trPrChange w:id="274" w:author="Sunil Prashar [2]" w:date="2020-11-24T14:30:00Z">
            <w:trPr>
              <w:cantSplit/>
            </w:trPr>
          </w:trPrChange>
        </w:trPr>
        <w:tc>
          <w:tcPr>
            <w:tcW w:w="902" w:type="dxa"/>
            <w:tcPrChange w:id="275" w:author="Sunil Prashar [2]" w:date="2020-11-24T14:30:00Z">
              <w:tcPr>
                <w:tcW w:w="858" w:type="dxa"/>
              </w:tcPr>
            </w:tcPrChange>
          </w:tcPr>
          <w:p w14:paraId="4BB62632" w14:textId="2E350E82" w:rsidR="00AA546C" w:rsidDel="00894041" w:rsidRDefault="00AA546C" w:rsidP="00014F52">
            <w:pPr>
              <w:spacing w:before="120" w:after="120" w:line="240" w:lineRule="auto"/>
              <w:jc w:val="center"/>
              <w:rPr>
                <w:del w:id="276" w:author="Hoa Bach" w:date="2020-11-23T11:24:00Z"/>
              </w:rPr>
            </w:pPr>
            <w:del w:id="277" w:author="Hoa Bach" w:date="2020-11-23T11:24:00Z">
              <w:r w:rsidDel="00894041">
                <w:delText>BR11</w:delText>
              </w:r>
            </w:del>
          </w:p>
        </w:tc>
        <w:tc>
          <w:tcPr>
            <w:tcW w:w="6555" w:type="dxa"/>
            <w:tcPrChange w:id="278" w:author="Sunil Prashar [2]" w:date="2020-11-24T14:30:00Z">
              <w:tcPr>
                <w:tcW w:w="7330" w:type="dxa"/>
              </w:tcPr>
            </w:tcPrChange>
          </w:tcPr>
          <w:p w14:paraId="5698E179" w14:textId="69BB5D3A" w:rsidR="00AA546C" w:rsidDel="00894041" w:rsidRDefault="00AA546C" w:rsidP="0002536F">
            <w:pPr>
              <w:spacing w:before="120" w:after="120" w:line="240" w:lineRule="auto"/>
              <w:rPr>
                <w:del w:id="279" w:author="Hoa Bach" w:date="2020-11-23T11:24:00Z"/>
                <w:color w:val="FF0000"/>
              </w:rPr>
            </w:pPr>
            <w:commentRangeStart w:id="280"/>
            <w:del w:id="281" w:author="Hoa Bach" w:date="2020-11-23T11:24:00Z">
              <w:r w:rsidDel="00894041">
                <w:delText xml:space="preserve">Define consent model </w:delText>
              </w:r>
              <w:r w:rsidRPr="00A8074F" w:rsidDel="00894041">
                <w:delText xml:space="preserve">with Opt-out option </w:delText>
              </w:r>
            </w:del>
          </w:p>
          <w:p w14:paraId="60E51A56" w14:textId="00C8BC30" w:rsidR="00AA546C" w:rsidRPr="0023452D" w:rsidDel="00894041" w:rsidRDefault="00AA546C" w:rsidP="0002536F">
            <w:pPr>
              <w:spacing w:before="120" w:after="120" w:line="240" w:lineRule="auto"/>
              <w:rPr>
                <w:del w:id="282" w:author="Hoa Bach" w:date="2020-11-23T11:24:00Z"/>
                <w:color w:val="FF0000"/>
              </w:rPr>
            </w:pPr>
            <w:del w:id="283" w:author="Hoa Bach" w:date="2020-11-23T11:24:00Z">
              <w:r w:rsidDel="00894041">
                <w:rPr>
                  <w:color w:val="FF0000"/>
                  <w:lang w:val="en-US"/>
                </w:rPr>
                <w:delText>Note: will n</w:delText>
              </w:r>
              <w:r w:rsidRPr="00566442" w:rsidDel="00894041">
                <w:rPr>
                  <w:color w:val="FF0000"/>
                  <w:lang w:val="en-US"/>
                </w:rPr>
                <w:delText xml:space="preserve">eed </w:delText>
              </w:r>
              <w:r w:rsidDel="00894041">
                <w:rPr>
                  <w:color w:val="FF0000"/>
                  <w:lang w:val="en-US"/>
                </w:rPr>
                <w:delText>more details from CODAT integration team</w:delText>
              </w:r>
            </w:del>
          </w:p>
          <w:p w14:paraId="25E43537" w14:textId="1588BBC1" w:rsidR="00AA546C" w:rsidDel="00894041" w:rsidRDefault="00AA546C" w:rsidP="0002536F">
            <w:pPr>
              <w:spacing w:before="120" w:after="120" w:line="240" w:lineRule="auto"/>
              <w:rPr>
                <w:del w:id="284" w:author="Hoa Bach" w:date="2020-11-23T11:24:00Z"/>
              </w:rPr>
            </w:pPr>
            <w:del w:id="285" w:author="Hoa Bach" w:date="2020-11-23T11:24:00Z">
              <w:r w:rsidRPr="00F143F1" w:rsidDel="00894041">
                <w:delText xml:space="preserve">Refer to </w:delText>
              </w:r>
              <w:r w:rsidDel="00894041">
                <w:fldChar w:fldCharType="begin"/>
              </w:r>
              <w:r w:rsidDel="00894041">
                <w:delInstrText xml:space="preserve"> HYPERLINK \l "_Appendix_C_–" </w:delInstrText>
              </w:r>
              <w:r w:rsidDel="00894041">
                <w:fldChar w:fldCharType="separate"/>
              </w:r>
              <w:r w:rsidRPr="00F143F1" w:rsidDel="00894041">
                <w:rPr>
                  <w:rStyle w:val="Hyperlink"/>
                </w:rPr>
                <w:delText>Appendix C – Consent Model</w:delText>
              </w:r>
              <w:r w:rsidDel="00894041">
                <w:rPr>
                  <w:rStyle w:val="Hyperlink"/>
                </w:rPr>
                <w:fldChar w:fldCharType="end"/>
              </w:r>
              <w:r w:rsidDel="00894041">
                <w:rPr>
                  <w:rStyle w:val="Hyperlink"/>
                </w:rPr>
                <w:delText xml:space="preserve"> </w:delText>
              </w:r>
              <w:r w:rsidRPr="00033125" w:rsidDel="00894041">
                <w:rPr>
                  <w:rStyle w:val="Hyperlink"/>
                  <w:color w:val="FF0000"/>
                </w:rPr>
                <w:delText>(TBD)</w:delText>
              </w:r>
            </w:del>
            <w:commentRangeEnd w:id="280"/>
            <w:r w:rsidR="00A5421F">
              <w:rPr>
                <w:rStyle w:val="CommentReference"/>
                <w:rFonts w:ascii="Calibri" w:eastAsia="Times New Roman" w:hAnsi="Calibri" w:cs="Times New Roman"/>
              </w:rPr>
              <w:commentReference w:id="280"/>
            </w:r>
          </w:p>
        </w:tc>
        <w:tc>
          <w:tcPr>
            <w:tcW w:w="1247" w:type="dxa"/>
            <w:tcPrChange w:id="286" w:author="Sunil Prashar [2]" w:date="2020-11-24T14:30:00Z">
              <w:tcPr>
                <w:tcW w:w="1415" w:type="dxa"/>
              </w:tcPr>
            </w:tcPrChange>
          </w:tcPr>
          <w:p w14:paraId="200E919F" w14:textId="2BB56B2C" w:rsidR="00AA546C" w:rsidDel="00894041" w:rsidRDefault="003C195A" w:rsidP="00014F52">
            <w:pPr>
              <w:spacing w:before="120" w:after="120" w:line="240" w:lineRule="auto"/>
              <w:jc w:val="center"/>
              <w:rPr>
                <w:ins w:id="287" w:author="Sunil Prashar [2]" w:date="2020-11-24T14:30:00Z"/>
              </w:rPr>
            </w:pPr>
            <w:ins w:id="288" w:author="Sunil Prashar [2]" w:date="2020-11-24T14:33:00Z">
              <w:r>
                <w:t>1A</w:t>
              </w:r>
            </w:ins>
          </w:p>
        </w:tc>
        <w:tc>
          <w:tcPr>
            <w:tcW w:w="1366" w:type="dxa"/>
            <w:tcPrChange w:id="289" w:author="Sunil Prashar [2]" w:date="2020-11-24T14:30:00Z">
              <w:tcPr>
                <w:tcW w:w="1418" w:type="dxa"/>
              </w:tcPr>
            </w:tcPrChange>
          </w:tcPr>
          <w:p w14:paraId="3EDA4BC8" w14:textId="4CC4416B" w:rsidR="00AA546C" w:rsidDel="00894041" w:rsidRDefault="00AA546C" w:rsidP="00014F52">
            <w:pPr>
              <w:spacing w:before="120" w:after="120" w:line="240" w:lineRule="auto"/>
              <w:jc w:val="center"/>
              <w:rPr>
                <w:del w:id="290" w:author="Hoa Bach" w:date="2020-11-23T11:24:00Z"/>
              </w:rPr>
            </w:pPr>
            <w:del w:id="291" w:author="Hoa Bach" w:date="2020-11-23T11:24:00Z">
              <w:r w:rsidDel="00894041">
                <w:delText>Must</w:delText>
              </w:r>
            </w:del>
          </w:p>
        </w:tc>
      </w:tr>
      <w:tr w:rsidR="00AA546C" w14:paraId="555EC3EE" w14:textId="77777777" w:rsidTr="00AA546C">
        <w:trPr>
          <w:cantSplit/>
          <w:trPrChange w:id="292" w:author="Sunil Prashar [2]" w:date="2020-11-24T14:30:00Z">
            <w:trPr>
              <w:cantSplit/>
            </w:trPr>
          </w:trPrChange>
        </w:trPr>
        <w:tc>
          <w:tcPr>
            <w:tcW w:w="902" w:type="dxa"/>
            <w:tcPrChange w:id="293" w:author="Sunil Prashar [2]" w:date="2020-11-24T14:30:00Z">
              <w:tcPr>
                <w:tcW w:w="858" w:type="dxa"/>
              </w:tcPr>
            </w:tcPrChange>
          </w:tcPr>
          <w:p w14:paraId="4AF0DEB6" w14:textId="17C186E3" w:rsidR="00AA546C" w:rsidRDefault="00AA546C" w:rsidP="00014F52">
            <w:pPr>
              <w:spacing w:before="120" w:after="120" w:line="240" w:lineRule="auto"/>
              <w:jc w:val="center"/>
            </w:pPr>
            <w:del w:id="294" w:author="Sunil Prashar [2]" w:date="2020-11-24T14:35:00Z">
              <w:r w:rsidDel="001A0BEA">
                <w:delText>BR</w:delText>
              </w:r>
            </w:del>
            <w:ins w:id="295" w:author="Hoa Bach" w:date="2020-11-23T11:42:00Z">
              <w:del w:id="296" w:author="Sunil Prashar [2]" w:date="2020-11-24T14:35:00Z">
                <w:r w:rsidDel="001A0BEA">
                  <w:delText>09</w:delText>
                </w:r>
              </w:del>
            </w:ins>
            <w:del w:id="297" w:author="Sunil Prashar [2]" w:date="2020-11-24T14:35:00Z">
              <w:r w:rsidDel="001A0BEA">
                <w:delText>12</w:delText>
              </w:r>
            </w:del>
          </w:p>
        </w:tc>
        <w:tc>
          <w:tcPr>
            <w:tcW w:w="6555" w:type="dxa"/>
            <w:tcPrChange w:id="298" w:author="Sunil Prashar [2]" w:date="2020-11-24T14:30:00Z">
              <w:tcPr>
                <w:tcW w:w="7330" w:type="dxa"/>
              </w:tcPr>
            </w:tcPrChange>
          </w:tcPr>
          <w:p w14:paraId="159CD073" w14:textId="6226938A" w:rsidR="00AA546C" w:rsidRDefault="00AA546C" w:rsidP="00014F52">
            <w:pPr>
              <w:spacing w:before="120" w:after="120" w:line="240" w:lineRule="auto"/>
            </w:pPr>
            <w:del w:id="299" w:author="Sunil Prashar [2]" w:date="2020-11-24T14:35:00Z">
              <w:r w:rsidDel="001A0BEA">
                <w:delText>Ensure security of data access and exchange of information is in place</w:delText>
              </w:r>
            </w:del>
          </w:p>
        </w:tc>
        <w:tc>
          <w:tcPr>
            <w:tcW w:w="1247" w:type="dxa"/>
            <w:tcPrChange w:id="300" w:author="Sunil Prashar [2]" w:date="2020-11-24T14:30:00Z">
              <w:tcPr>
                <w:tcW w:w="1415" w:type="dxa"/>
              </w:tcPr>
            </w:tcPrChange>
          </w:tcPr>
          <w:p w14:paraId="00070CA5" w14:textId="77777777" w:rsidR="00AA546C" w:rsidRDefault="00AA546C" w:rsidP="00014F52">
            <w:pPr>
              <w:spacing w:before="120" w:after="120" w:line="240" w:lineRule="auto"/>
              <w:jc w:val="center"/>
              <w:rPr>
                <w:ins w:id="301" w:author="Sunil Prashar [2]" w:date="2020-11-24T14:30:00Z"/>
              </w:rPr>
            </w:pPr>
          </w:p>
        </w:tc>
        <w:tc>
          <w:tcPr>
            <w:tcW w:w="1366" w:type="dxa"/>
            <w:tcPrChange w:id="302" w:author="Sunil Prashar [2]" w:date="2020-11-24T14:30:00Z">
              <w:tcPr>
                <w:tcW w:w="1418" w:type="dxa"/>
              </w:tcPr>
            </w:tcPrChange>
          </w:tcPr>
          <w:p w14:paraId="3BF58792" w14:textId="15D8885B" w:rsidR="00AA546C" w:rsidRDefault="00AA546C" w:rsidP="00014F52">
            <w:pPr>
              <w:spacing w:before="120" w:after="120" w:line="240" w:lineRule="auto"/>
              <w:jc w:val="center"/>
            </w:pPr>
            <w:del w:id="303" w:author="Sunil Prashar [2]" w:date="2020-11-24T14:35:00Z">
              <w:r w:rsidDel="001A0BEA">
                <w:delText>Must</w:delText>
              </w:r>
            </w:del>
          </w:p>
        </w:tc>
      </w:tr>
      <w:tr w:rsidR="00AA546C" w14:paraId="23A31707" w14:textId="77777777" w:rsidTr="00AA546C">
        <w:trPr>
          <w:cantSplit/>
          <w:trPrChange w:id="304" w:author="Sunil Prashar [2]" w:date="2020-11-24T14:30:00Z">
            <w:trPr>
              <w:cantSplit/>
            </w:trPr>
          </w:trPrChange>
        </w:trPr>
        <w:tc>
          <w:tcPr>
            <w:tcW w:w="902" w:type="dxa"/>
            <w:tcPrChange w:id="305" w:author="Sunil Prashar [2]" w:date="2020-11-24T14:30:00Z">
              <w:tcPr>
                <w:tcW w:w="858" w:type="dxa"/>
              </w:tcPr>
            </w:tcPrChange>
          </w:tcPr>
          <w:p w14:paraId="2C96D0CD" w14:textId="42D4E0E0" w:rsidR="00AA546C" w:rsidRDefault="00AA546C" w:rsidP="00014F52">
            <w:pPr>
              <w:spacing w:before="120" w:after="120" w:line="240" w:lineRule="auto"/>
              <w:jc w:val="center"/>
            </w:pPr>
            <w:r>
              <w:t>BR1</w:t>
            </w:r>
            <w:ins w:id="306" w:author="Hoa Bach" w:date="2020-11-23T11:42:00Z">
              <w:r>
                <w:t>0</w:t>
              </w:r>
            </w:ins>
            <w:del w:id="307" w:author="Hoa Bach" w:date="2020-11-23T11:42:00Z">
              <w:r w:rsidDel="00617C06">
                <w:delText>3</w:delText>
              </w:r>
            </w:del>
          </w:p>
        </w:tc>
        <w:tc>
          <w:tcPr>
            <w:tcW w:w="6555" w:type="dxa"/>
            <w:tcPrChange w:id="308" w:author="Sunil Prashar [2]" w:date="2020-11-24T14:30:00Z">
              <w:tcPr>
                <w:tcW w:w="7330" w:type="dxa"/>
              </w:tcPr>
            </w:tcPrChange>
          </w:tcPr>
          <w:p w14:paraId="30D5192C" w14:textId="60047846" w:rsidR="00AA546C" w:rsidRDefault="00AA546C" w:rsidP="00014F52">
            <w:pPr>
              <w:spacing w:before="120" w:after="120" w:line="240" w:lineRule="auto"/>
            </w:pPr>
            <w:r>
              <w:t>Ensure change management plan is in place</w:t>
            </w:r>
          </w:p>
        </w:tc>
        <w:tc>
          <w:tcPr>
            <w:tcW w:w="1247" w:type="dxa"/>
            <w:tcPrChange w:id="309" w:author="Sunil Prashar [2]" w:date="2020-11-24T14:30:00Z">
              <w:tcPr>
                <w:tcW w:w="1415" w:type="dxa"/>
              </w:tcPr>
            </w:tcPrChange>
          </w:tcPr>
          <w:p w14:paraId="3375DD7A" w14:textId="77777777" w:rsidR="00AA546C" w:rsidRDefault="00AA546C" w:rsidP="00014F52">
            <w:pPr>
              <w:spacing w:before="120" w:after="120" w:line="240" w:lineRule="auto"/>
              <w:jc w:val="center"/>
              <w:rPr>
                <w:ins w:id="310" w:author="Sunil Prashar [2]" w:date="2020-11-24T14:30:00Z"/>
              </w:rPr>
            </w:pPr>
          </w:p>
        </w:tc>
        <w:tc>
          <w:tcPr>
            <w:tcW w:w="1366" w:type="dxa"/>
            <w:tcPrChange w:id="311" w:author="Sunil Prashar [2]" w:date="2020-11-24T14:30:00Z">
              <w:tcPr>
                <w:tcW w:w="1418" w:type="dxa"/>
              </w:tcPr>
            </w:tcPrChange>
          </w:tcPr>
          <w:p w14:paraId="7A337882" w14:textId="297CCA9E" w:rsidR="00AA546C" w:rsidRDefault="00AA546C" w:rsidP="00014F52">
            <w:pPr>
              <w:spacing w:before="120" w:after="120" w:line="240" w:lineRule="auto"/>
              <w:jc w:val="center"/>
            </w:pPr>
            <w:r>
              <w:t>Must</w:t>
            </w:r>
          </w:p>
        </w:tc>
      </w:tr>
      <w:tr w:rsidR="00AA546C" w14:paraId="07EDCB64" w14:textId="77777777" w:rsidTr="00AA546C">
        <w:trPr>
          <w:cantSplit/>
          <w:trPrChange w:id="312" w:author="Sunil Prashar [2]" w:date="2020-11-24T14:30:00Z">
            <w:trPr>
              <w:cantSplit/>
            </w:trPr>
          </w:trPrChange>
        </w:trPr>
        <w:tc>
          <w:tcPr>
            <w:tcW w:w="902" w:type="dxa"/>
            <w:tcPrChange w:id="313" w:author="Sunil Prashar [2]" w:date="2020-11-24T14:30:00Z">
              <w:tcPr>
                <w:tcW w:w="858" w:type="dxa"/>
              </w:tcPr>
            </w:tcPrChange>
          </w:tcPr>
          <w:p w14:paraId="2585BD6B" w14:textId="77777777" w:rsidR="00AA546C" w:rsidRDefault="00AA546C" w:rsidP="00014F52">
            <w:pPr>
              <w:spacing w:before="120" w:after="120" w:line="240" w:lineRule="auto"/>
              <w:jc w:val="center"/>
            </w:pPr>
          </w:p>
        </w:tc>
        <w:tc>
          <w:tcPr>
            <w:tcW w:w="6555" w:type="dxa"/>
            <w:tcPrChange w:id="314" w:author="Sunil Prashar [2]" w:date="2020-11-24T14:30:00Z">
              <w:tcPr>
                <w:tcW w:w="7330" w:type="dxa"/>
              </w:tcPr>
            </w:tcPrChange>
          </w:tcPr>
          <w:p w14:paraId="16C076BC" w14:textId="77777777" w:rsidR="00AA546C" w:rsidRDefault="00AA546C" w:rsidP="00014F52">
            <w:pPr>
              <w:spacing w:before="120" w:after="120" w:line="240" w:lineRule="auto"/>
            </w:pPr>
          </w:p>
        </w:tc>
        <w:tc>
          <w:tcPr>
            <w:tcW w:w="1247" w:type="dxa"/>
            <w:tcPrChange w:id="315" w:author="Sunil Prashar [2]" w:date="2020-11-24T14:30:00Z">
              <w:tcPr>
                <w:tcW w:w="1415" w:type="dxa"/>
              </w:tcPr>
            </w:tcPrChange>
          </w:tcPr>
          <w:p w14:paraId="60F9EE65" w14:textId="77777777" w:rsidR="00AA546C" w:rsidRDefault="00AA546C" w:rsidP="00014F52">
            <w:pPr>
              <w:spacing w:before="120" w:after="120" w:line="240" w:lineRule="auto"/>
              <w:jc w:val="center"/>
              <w:rPr>
                <w:ins w:id="316" w:author="Sunil Prashar [2]" w:date="2020-11-24T14:30:00Z"/>
              </w:rPr>
            </w:pPr>
          </w:p>
        </w:tc>
        <w:tc>
          <w:tcPr>
            <w:tcW w:w="1366" w:type="dxa"/>
            <w:tcPrChange w:id="317" w:author="Sunil Prashar [2]" w:date="2020-11-24T14:30:00Z">
              <w:tcPr>
                <w:tcW w:w="1418" w:type="dxa"/>
              </w:tcPr>
            </w:tcPrChange>
          </w:tcPr>
          <w:p w14:paraId="7097BAFF" w14:textId="4BBE5CC6" w:rsidR="00AA546C" w:rsidRDefault="00AA546C" w:rsidP="00014F52">
            <w:pPr>
              <w:spacing w:before="120" w:after="120" w:line="240" w:lineRule="auto"/>
              <w:jc w:val="center"/>
            </w:pPr>
          </w:p>
        </w:tc>
      </w:tr>
    </w:tbl>
    <w:p w14:paraId="2D7274F0" w14:textId="30D5608B" w:rsidR="004825A0" w:rsidRDefault="004825A0" w:rsidP="004825A0">
      <w:pPr>
        <w:rPr>
          <w:rFonts w:cstheme="minorHAnsi"/>
          <w:color w:val="3333FF"/>
          <w:szCs w:val="20"/>
        </w:rPr>
      </w:pPr>
    </w:p>
    <w:p w14:paraId="44B6A4A5" w14:textId="77777777" w:rsidR="006A791A" w:rsidRDefault="006A791A" w:rsidP="006A791A">
      <w:pPr>
        <w:pStyle w:val="Heading2"/>
        <w:keepNext/>
        <w:keepLines/>
        <w:numPr>
          <w:ilvl w:val="1"/>
          <w:numId w:val="14"/>
        </w:numPr>
        <w:spacing w:before="240" w:after="120" w:line="276" w:lineRule="auto"/>
      </w:pPr>
      <w:bookmarkStart w:id="318" w:name="_Toc56604051"/>
      <w:r>
        <w:t>Regulatory Requirements</w:t>
      </w:r>
      <w:bookmarkEnd w:id="318"/>
    </w:p>
    <w:p w14:paraId="2DD732B9" w14:textId="77777777" w:rsidR="006A791A" w:rsidRDefault="006A791A" w:rsidP="006A791A">
      <w:r>
        <w:t>The following items have been reviewed and documented in alignment with CWB’s Regulatory Compliance Standards.</w:t>
      </w:r>
    </w:p>
    <w:tbl>
      <w:tblPr>
        <w:tblStyle w:val="TableGrid"/>
        <w:tblW w:w="9606" w:type="dxa"/>
        <w:tblLook w:val="04A0" w:firstRow="1" w:lastRow="0" w:firstColumn="1" w:lastColumn="0" w:noHBand="0" w:noVBand="1"/>
      </w:tblPr>
      <w:tblGrid>
        <w:gridCol w:w="858"/>
        <w:gridCol w:w="7330"/>
        <w:gridCol w:w="1418"/>
      </w:tblGrid>
      <w:tr w:rsidR="006A791A" w14:paraId="02B814DB" w14:textId="77777777" w:rsidTr="003827A9">
        <w:trPr>
          <w:cantSplit/>
          <w:tblHeader/>
        </w:trPr>
        <w:tc>
          <w:tcPr>
            <w:tcW w:w="858" w:type="dxa"/>
            <w:shd w:val="clear" w:color="auto" w:fill="BFBFBF" w:themeFill="background1" w:themeFillShade="BF"/>
          </w:tcPr>
          <w:p w14:paraId="33C1A273" w14:textId="77777777" w:rsidR="006A791A" w:rsidRPr="00F34AC0" w:rsidRDefault="006A791A" w:rsidP="003827A9">
            <w:pPr>
              <w:jc w:val="center"/>
              <w:rPr>
                <w:b/>
              </w:rPr>
            </w:pPr>
            <w:r w:rsidRPr="00C72FF1">
              <w:rPr>
                <w:b/>
              </w:rPr>
              <w:t>ID</w:t>
            </w:r>
          </w:p>
        </w:tc>
        <w:tc>
          <w:tcPr>
            <w:tcW w:w="7330" w:type="dxa"/>
            <w:shd w:val="clear" w:color="auto" w:fill="BFBFBF" w:themeFill="background1" w:themeFillShade="BF"/>
          </w:tcPr>
          <w:p w14:paraId="2681D4F2" w14:textId="77777777" w:rsidR="006A791A" w:rsidRPr="00F34AC0" w:rsidRDefault="006A791A" w:rsidP="003827A9">
            <w:pPr>
              <w:rPr>
                <w:b/>
              </w:rPr>
            </w:pPr>
            <w:r w:rsidRPr="00C72FF1">
              <w:rPr>
                <w:b/>
              </w:rPr>
              <w:t>Requirements Description</w:t>
            </w:r>
          </w:p>
        </w:tc>
        <w:tc>
          <w:tcPr>
            <w:tcW w:w="1418" w:type="dxa"/>
            <w:shd w:val="clear" w:color="auto" w:fill="BFBFBF" w:themeFill="background1" w:themeFillShade="BF"/>
          </w:tcPr>
          <w:p w14:paraId="5DD3001C" w14:textId="77777777" w:rsidR="006A791A" w:rsidRDefault="006A791A" w:rsidP="003827A9">
            <w:pPr>
              <w:jc w:val="center"/>
              <w:rPr>
                <w:b/>
              </w:rPr>
            </w:pPr>
            <w:r w:rsidRPr="00C72FF1">
              <w:rPr>
                <w:b/>
              </w:rPr>
              <w:t>MoSCoW</w:t>
            </w:r>
          </w:p>
        </w:tc>
      </w:tr>
      <w:tr w:rsidR="006A791A" w14:paraId="40E10FFC" w14:textId="77777777" w:rsidTr="003827A9">
        <w:trPr>
          <w:cantSplit/>
        </w:trPr>
        <w:tc>
          <w:tcPr>
            <w:tcW w:w="858" w:type="dxa"/>
          </w:tcPr>
          <w:p w14:paraId="6B04D180" w14:textId="77777777" w:rsidR="006A791A" w:rsidRDefault="006A791A" w:rsidP="00BE42DE">
            <w:pPr>
              <w:spacing w:before="120" w:after="120" w:line="240" w:lineRule="auto"/>
              <w:jc w:val="center"/>
            </w:pPr>
            <w:r>
              <w:t>RR01</w:t>
            </w:r>
          </w:p>
        </w:tc>
        <w:tc>
          <w:tcPr>
            <w:tcW w:w="7330" w:type="dxa"/>
          </w:tcPr>
          <w:p w14:paraId="32E60155" w14:textId="25D11E86" w:rsidR="006A791A" w:rsidRDefault="006A791A" w:rsidP="00CF6FDE">
            <w:pPr>
              <w:spacing w:before="120" w:after="120" w:line="240" w:lineRule="auto"/>
            </w:pPr>
            <w:r>
              <w:t xml:space="preserve">The solution must align with the </w:t>
            </w:r>
            <w:r w:rsidR="00CF6FDE">
              <w:t>Data Governance</w:t>
            </w:r>
            <w:r w:rsidR="00C8306C">
              <w:t xml:space="preserve"> and </w:t>
            </w:r>
            <w:r w:rsidR="00CF6FDE">
              <w:t>GRC</w:t>
            </w:r>
            <w:r>
              <w:t xml:space="preserve"> requirement</w:t>
            </w:r>
            <w:r w:rsidR="00613E2E">
              <w:t xml:space="preserve"> (data privacy and security)</w:t>
            </w:r>
            <w:r w:rsidR="00A23962">
              <w:t xml:space="preserve">, and be </w:t>
            </w:r>
            <w:r w:rsidR="00A23962">
              <w:rPr>
                <w:rFonts w:cs="Arial"/>
              </w:rPr>
              <w:t>c</w:t>
            </w:r>
            <w:r w:rsidR="00A23962" w:rsidRPr="00435D42">
              <w:rPr>
                <w:rFonts w:cs="Arial"/>
              </w:rPr>
              <w:t>ompliance with the guidelines and practices in keeping with CWB Information Services standards</w:t>
            </w:r>
            <w:r w:rsidR="00DD0086">
              <w:rPr>
                <w:rFonts w:cs="Arial"/>
              </w:rPr>
              <w:t>.</w:t>
            </w:r>
          </w:p>
        </w:tc>
        <w:tc>
          <w:tcPr>
            <w:tcW w:w="1418" w:type="dxa"/>
          </w:tcPr>
          <w:p w14:paraId="3CCDDE97" w14:textId="77777777" w:rsidR="006A791A" w:rsidRDefault="006A791A" w:rsidP="00BE42DE">
            <w:pPr>
              <w:spacing w:before="120" w:after="120" w:line="240" w:lineRule="auto"/>
              <w:jc w:val="center"/>
            </w:pPr>
            <w:r>
              <w:t>Must</w:t>
            </w:r>
          </w:p>
        </w:tc>
      </w:tr>
      <w:tr w:rsidR="006A791A" w14:paraId="056C02BC" w14:textId="77777777" w:rsidTr="003827A9">
        <w:trPr>
          <w:cantSplit/>
        </w:trPr>
        <w:tc>
          <w:tcPr>
            <w:tcW w:w="858" w:type="dxa"/>
          </w:tcPr>
          <w:p w14:paraId="152F1B2E" w14:textId="77777777" w:rsidR="006A791A" w:rsidRDefault="006A791A" w:rsidP="00BE42DE">
            <w:pPr>
              <w:spacing w:before="120" w:after="120" w:line="240" w:lineRule="auto"/>
              <w:jc w:val="center"/>
            </w:pPr>
            <w:r>
              <w:t>RR02</w:t>
            </w:r>
          </w:p>
        </w:tc>
        <w:tc>
          <w:tcPr>
            <w:tcW w:w="7330" w:type="dxa"/>
          </w:tcPr>
          <w:p w14:paraId="4B326503" w14:textId="1FCB5880" w:rsidR="006A791A" w:rsidRDefault="006A791A" w:rsidP="00BE42DE">
            <w:pPr>
              <w:spacing w:before="120" w:after="120" w:line="240" w:lineRule="auto"/>
            </w:pPr>
            <w:r>
              <w:t>The solution must align with the data retention policy of CWB</w:t>
            </w:r>
            <w:r w:rsidR="001D0CE5">
              <w:t xml:space="preserve"> (especially for data on the Cloud)</w:t>
            </w:r>
            <w:r w:rsidR="00DD0086">
              <w:t>.</w:t>
            </w:r>
          </w:p>
        </w:tc>
        <w:tc>
          <w:tcPr>
            <w:tcW w:w="1418" w:type="dxa"/>
          </w:tcPr>
          <w:p w14:paraId="675A11DC" w14:textId="77777777" w:rsidR="006A791A" w:rsidRDefault="006A791A" w:rsidP="00BE42DE">
            <w:pPr>
              <w:spacing w:before="120" w:after="120" w:line="240" w:lineRule="auto"/>
              <w:jc w:val="center"/>
            </w:pPr>
            <w:r>
              <w:t>Must</w:t>
            </w:r>
          </w:p>
        </w:tc>
      </w:tr>
      <w:tr w:rsidR="006A791A" w14:paraId="622C5774" w14:textId="77777777" w:rsidTr="003827A9">
        <w:trPr>
          <w:cantSplit/>
        </w:trPr>
        <w:tc>
          <w:tcPr>
            <w:tcW w:w="858" w:type="dxa"/>
          </w:tcPr>
          <w:p w14:paraId="1BB1A9A9" w14:textId="77777777" w:rsidR="006A791A" w:rsidRDefault="006A791A" w:rsidP="00BE42DE">
            <w:pPr>
              <w:spacing w:before="120" w:after="120" w:line="240" w:lineRule="auto"/>
              <w:jc w:val="center"/>
            </w:pPr>
            <w:r>
              <w:t>RR03</w:t>
            </w:r>
          </w:p>
        </w:tc>
        <w:tc>
          <w:tcPr>
            <w:tcW w:w="7330" w:type="dxa"/>
          </w:tcPr>
          <w:p w14:paraId="09C67730" w14:textId="70546370" w:rsidR="006A791A" w:rsidRDefault="006A791A" w:rsidP="00024DD4">
            <w:pPr>
              <w:spacing w:before="120" w:after="120" w:line="240" w:lineRule="auto"/>
            </w:pPr>
            <w:r>
              <w:t xml:space="preserve">The solution must </w:t>
            </w:r>
            <w:r w:rsidR="00024DD4">
              <w:t>satisfy</w:t>
            </w:r>
            <w:r>
              <w:t xml:space="preserve"> the auditing </w:t>
            </w:r>
            <w:r w:rsidR="00024DD4">
              <w:t>requirement</w:t>
            </w:r>
            <w:r w:rsidR="00DD0086">
              <w:t>.</w:t>
            </w:r>
          </w:p>
        </w:tc>
        <w:tc>
          <w:tcPr>
            <w:tcW w:w="1418" w:type="dxa"/>
          </w:tcPr>
          <w:p w14:paraId="1DD72828" w14:textId="77777777" w:rsidR="006A791A" w:rsidRDefault="006A791A" w:rsidP="00BE42DE">
            <w:pPr>
              <w:spacing w:before="120" w:after="120" w:line="240" w:lineRule="auto"/>
              <w:jc w:val="center"/>
            </w:pPr>
            <w:r>
              <w:t>Must</w:t>
            </w:r>
          </w:p>
        </w:tc>
      </w:tr>
    </w:tbl>
    <w:p w14:paraId="5B23827E" w14:textId="77777777" w:rsidR="00F6062F" w:rsidRDefault="00F6062F" w:rsidP="004825A0">
      <w:pPr>
        <w:rPr>
          <w:rFonts w:cstheme="minorHAnsi"/>
          <w:color w:val="3333FF"/>
          <w:szCs w:val="20"/>
        </w:rPr>
      </w:pPr>
    </w:p>
    <w:p w14:paraId="2FBE5A0B" w14:textId="0BF01E50" w:rsidR="006A791A" w:rsidRDefault="006A791A" w:rsidP="006A791A">
      <w:pPr>
        <w:pStyle w:val="Heading2"/>
        <w:keepNext/>
        <w:keepLines/>
        <w:numPr>
          <w:ilvl w:val="1"/>
          <w:numId w:val="14"/>
        </w:numPr>
        <w:spacing w:before="240" w:after="120" w:line="240" w:lineRule="auto"/>
        <w:ind w:left="578" w:hanging="578"/>
      </w:pPr>
      <w:bookmarkStart w:id="319" w:name="_Toc34660788"/>
      <w:bookmarkStart w:id="320" w:name="_Toc56604052"/>
      <w:r>
        <w:t>Solution</w:t>
      </w:r>
      <w:r w:rsidRPr="00E70533">
        <w:t xml:space="preserve"> Requirements</w:t>
      </w:r>
      <w:bookmarkEnd w:id="319"/>
      <w:bookmarkEnd w:id="320"/>
    </w:p>
    <w:p w14:paraId="168A7F93" w14:textId="3DE2505F" w:rsidR="00587A9A" w:rsidRPr="00892FFE" w:rsidRDefault="00E659A2" w:rsidP="00BB3952">
      <w:pPr>
        <w:spacing w:after="0"/>
        <w:rPr>
          <w:i/>
          <w:sz w:val="20"/>
          <w:szCs w:val="20"/>
        </w:rPr>
      </w:pPr>
      <w:r>
        <w:t xml:space="preserve">The underlying </w:t>
      </w:r>
      <w:r w:rsidR="002C390B">
        <w:t>technical</w:t>
      </w:r>
      <w:r>
        <w:t xml:space="preserve"> architecture </w:t>
      </w:r>
      <w:r w:rsidR="0044012F">
        <w:t xml:space="preserve">and platform </w:t>
      </w:r>
      <w:r>
        <w:t xml:space="preserve">must </w:t>
      </w:r>
      <w:r w:rsidR="002C390B">
        <w:t xml:space="preserve">be in place to support </w:t>
      </w:r>
      <w:r w:rsidR="00CF6871">
        <w:t>the functional / non-functional requirements and service level requirements described below</w:t>
      </w:r>
      <w:r w:rsidR="00FB4BC9">
        <w:t>.</w:t>
      </w:r>
      <w:r w:rsidR="00BB3952" w:rsidRPr="00892FFE">
        <w:rPr>
          <w:i/>
          <w:sz w:val="20"/>
          <w:szCs w:val="20"/>
        </w:rPr>
        <w:t xml:space="preserve"> </w:t>
      </w:r>
    </w:p>
    <w:p w14:paraId="2544AB00" w14:textId="1D541A89" w:rsidR="00E02152" w:rsidRDefault="00E02152" w:rsidP="00E02152"/>
    <w:p w14:paraId="1546543A" w14:textId="27CEB1CB" w:rsidR="005B13BC" w:rsidRDefault="006A791A" w:rsidP="006A791A">
      <w:pPr>
        <w:pStyle w:val="Heading3"/>
        <w:numPr>
          <w:ilvl w:val="2"/>
          <w:numId w:val="14"/>
        </w:numPr>
        <w:spacing w:before="120" w:line="240" w:lineRule="auto"/>
      </w:pPr>
      <w:bookmarkStart w:id="321" w:name="_Functional"/>
      <w:bookmarkStart w:id="322" w:name="_Toc34660789"/>
      <w:bookmarkStart w:id="323" w:name="_Toc56604053"/>
      <w:bookmarkEnd w:id="321"/>
      <w:r>
        <w:lastRenderedPageBreak/>
        <w:t>Functional</w:t>
      </w:r>
      <w:bookmarkEnd w:id="322"/>
      <w:r w:rsidR="00692027">
        <w:t xml:space="preserve"> </w:t>
      </w:r>
      <w:r w:rsidR="00692027" w:rsidRPr="00212C5D">
        <w:t>Requirements</w:t>
      </w:r>
      <w:bookmarkEnd w:id="323"/>
    </w:p>
    <w:p w14:paraId="3F8790DD" w14:textId="53C57035" w:rsidR="00926CCA" w:rsidRPr="00926CCA" w:rsidRDefault="00926CCA" w:rsidP="00926CCA">
      <w:pPr>
        <w:rPr>
          <w:color w:val="FF0000"/>
        </w:rPr>
      </w:pPr>
      <w:r w:rsidRPr="00926CCA">
        <w:rPr>
          <w:color w:val="FF0000"/>
        </w:rPr>
        <w:t xml:space="preserve">To be </w:t>
      </w:r>
      <w:del w:id="324" w:author="Hoa Bach" w:date="2020-11-23T11:26:00Z">
        <w:r w:rsidR="00FC2D26" w:rsidDel="00894041">
          <w:rPr>
            <w:color w:val="FF0000"/>
          </w:rPr>
          <w:delText xml:space="preserve">discussed </w:delText>
        </w:r>
      </w:del>
      <w:ins w:id="325" w:author="Hoa Bach" w:date="2020-11-23T11:26:00Z">
        <w:r w:rsidR="00894041">
          <w:rPr>
            <w:color w:val="FF0000"/>
          </w:rPr>
          <w:t xml:space="preserve">fleshed out </w:t>
        </w:r>
      </w:ins>
      <w:r w:rsidR="00FC2D26">
        <w:rPr>
          <w:color w:val="FF0000"/>
        </w:rPr>
        <w:t>with Temenos</w:t>
      </w:r>
      <w:ins w:id="326" w:author="Hoa Bach" w:date="2020-11-23T11:26:00Z">
        <w:r w:rsidR="00894041">
          <w:rPr>
            <w:color w:val="FF0000"/>
          </w:rPr>
          <w:t xml:space="preserve"> </w:t>
        </w:r>
      </w:ins>
    </w:p>
    <w:tbl>
      <w:tblPr>
        <w:tblStyle w:val="TableGrid"/>
        <w:tblpPr w:leftFromText="180" w:rightFromText="180" w:vertAnchor="text" w:tblpY="1"/>
        <w:tblOverlap w:val="never"/>
        <w:tblW w:w="10070" w:type="dxa"/>
        <w:tblLook w:val="04A0" w:firstRow="1" w:lastRow="0" w:firstColumn="1" w:lastColumn="0" w:noHBand="0" w:noVBand="1"/>
        <w:tblPrChange w:id="327" w:author="Sunil Prashar [2]" w:date="2020-11-24T14:36:00Z">
          <w:tblPr>
            <w:tblStyle w:val="TableGrid"/>
            <w:tblpPr w:leftFromText="180" w:rightFromText="180" w:vertAnchor="text" w:tblpY="1"/>
            <w:tblOverlap w:val="never"/>
            <w:tblW w:w="9606" w:type="dxa"/>
            <w:tblLook w:val="04A0" w:firstRow="1" w:lastRow="0" w:firstColumn="1" w:lastColumn="0" w:noHBand="0" w:noVBand="1"/>
          </w:tblPr>
        </w:tblPrChange>
      </w:tblPr>
      <w:tblGrid>
        <w:gridCol w:w="846"/>
        <w:gridCol w:w="514"/>
        <w:gridCol w:w="6082"/>
        <w:gridCol w:w="1257"/>
        <w:gridCol w:w="1371"/>
        <w:tblGridChange w:id="328">
          <w:tblGrid>
            <w:gridCol w:w="858"/>
            <w:gridCol w:w="560"/>
            <w:gridCol w:w="6770"/>
            <w:gridCol w:w="1418"/>
            <w:gridCol w:w="1418"/>
          </w:tblGrid>
        </w:tblGridChange>
      </w:tblGrid>
      <w:tr w:rsidR="001A0BEA" w14:paraId="73D6FAAD" w14:textId="77777777" w:rsidTr="001A0BEA">
        <w:trPr>
          <w:cantSplit/>
          <w:tblHeader/>
          <w:trPrChange w:id="329" w:author="Sunil Prashar [2]" w:date="2020-11-24T14:36:00Z">
            <w:trPr>
              <w:cantSplit/>
              <w:tblHeader/>
            </w:trPr>
          </w:trPrChange>
        </w:trPr>
        <w:tc>
          <w:tcPr>
            <w:tcW w:w="846" w:type="dxa"/>
            <w:shd w:val="clear" w:color="auto" w:fill="BFBFBF" w:themeFill="background1" w:themeFillShade="BF"/>
            <w:tcPrChange w:id="330" w:author="Sunil Prashar [2]" w:date="2020-11-24T14:36:00Z">
              <w:tcPr>
                <w:tcW w:w="858" w:type="dxa"/>
                <w:shd w:val="clear" w:color="auto" w:fill="BFBFBF" w:themeFill="background1" w:themeFillShade="BF"/>
              </w:tcPr>
            </w:tcPrChange>
          </w:tcPr>
          <w:p w14:paraId="6148009B" w14:textId="77777777" w:rsidR="001A0BEA" w:rsidRPr="00F34AC0" w:rsidRDefault="001A0BEA" w:rsidP="00C60036">
            <w:pPr>
              <w:jc w:val="center"/>
              <w:rPr>
                <w:b/>
              </w:rPr>
            </w:pPr>
            <w:r w:rsidRPr="00F34AC0">
              <w:rPr>
                <w:b/>
              </w:rPr>
              <w:t>ID</w:t>
            </w:r>
          </w:p>
        </w:tc>
        <w:tc>
          <w:tcPr>
            <w:tcW w:w="6596" w:type="dxa"/>
            <w:gridSpan w:val="2"/>
            <w:shd w:val="clear" w:color="auto" w:fill="BFBFBF" w:themeFill="background1" w:themeFillShade="BF"/>
            <w:tcPrChange w:id="331" w:author="Sunil Prashar [2]" w:date="2020-11-24T14:36:00Z">
              <w:tcPr>
                <w:tcW w:w="7330" w:type="dxa"/>
                <w:gridSpan w:val="2"/>
                <w:shd w:val="clear" w:color="auto" w:fill="BFBFBF" w:themeFill="background1" w:themeFillShade="BF"/>
              </w:tcPr>
            </w:tcPrChange>
          </w:tcPr>
          <w:p w14:paraId="224C12CD" w14:textId="77777777" w:rsidR="001A0BEA" w:rsidRPr="00F34AC0" w:rsidRDefault="001A0BEA" w:rsidP="00C60036">
            <w:pPr>
              <w:rPr>
                <w:b/>
              </w:rPr>
            </w:pPr>
            <w:r>
              <w:rPr>
                <w:b/>
              </w:rPr>
              <w:t xml:space="preserve">Business </w:t>
            </w:r>
            <w:r w:rsidRPr="00F34AC0">
              <w:rPr>
                <w:b/>
              </w:rPr>
              <w:t>Requirements Description</w:t>
            </w:r>
          </w:p>
        </w:tc>
        <w:tc>
          <w:tcPr>
            <w:tcW w:w="1257" w:type="dxa"/>
            <w:shd w:val="clear" w:color="auto" w:fill="BFBFBF" w:themeFill="background1" w:themeFillShade="BF"/>
            <w:tcPrChange w:id="332" w:author="Sunil Prashar [2]" w:date="2020-11-24T14:36:00Z">
              <w:tcPr>
                <w:tcW w:w="1418" w:type="dxa"/>
                <w:shd w:val="clear" w:color="auto" w:fill="BFBFBF" w:themeFill="background1" w:themeFillShade="BF"/>
              </w:tcPr>
            </w:tcPrChange>
          </w:tcPr>
          <w:p w14:paraId="68B02D19" w14:textId="3D3670A9" w:rsidR="001A0BEA" w:rsidRDefault="001A0BEA" w:rsidP="00C60036">
            <w:pPr>
              <w:jc w:val="center"/>
              <w:rPr>
                <w:ins w:id="333" w:author="Sunil Prashar [2]" w:date="2020-11-24T14:36:00Z"/>
                <w:b/>
              </w:rPr>
            </w:pPr>
            <w:ins w:id="334" w:author="Sunil Prashar [2]" w:date="2020-11-24T14:36:00Z">
              <w:r>
                <w:rPr>
                  <w:b/>
                </w:rPr>
                <w:t xml:space="preserve">Release </w:t>
              </w:r>
            </w:ins>
          </w:p>
        </w:tc>
        <w:tc>
          <w:tcPr>
            <w:tcW w:w="1371" w:type="dxa"/>
            <w:shd w:val="clear" w:color="auto" w:fill="BFBFBF" w:themeFill="background1" w:themeFillShade="BF"/>
            <w:tcPrChange w:id="335" w:author="Sunil Prashar [2]" w:date="2020-11-24T14:36:00Z">
              <w:tcPr>
                <w:tcW w:w="1418" w:type="dxa"/>
                <w:shd w:val="clear" w:color="auto" w:fill="BFBFBF" w:themeFill="background1" w:themeFillShade="BF"/>
              </w:tcPr>
            </w:tcPrChange>
          </w:tcPr>
          <w:p w14:paraId="5B7A09CE" w14:textId="349C3BD5" w:rsidR="001A0BEA" w:rsidRDefault="001A0BEA" w:rsidP="00C60036">
            <w:pPr>
              <w:jc w:val="center"/>
              <w:rPr>
                <w:b/>
              </w:rPr>
            </w:pPr>
            <w:r>
              <w:rPr>
                <w:b/>
              </w:rPr>
              <w:t>MoSCoW</w:t>
            </w:r>
          </w:p>
        </w:tc>
      </w:tr>
      <w:tr w:rsidR="001A0BEA" w14:paraId="5AD50FD6" w14:textId="77777777" w:rsidTr="001A0BEA">
        <w:trPr>
          <w:cantSplit/>
          <w:tblHeader/>
          <w:trPrChange w:id="336" w:author="Sunil Prashar [2]" w:date="2020-11-24T14:36:00Z">
            <w:trPr>
              <w:cantSplit/>
              <w:tblHeader/>
            </w:trPr>
          </w:trPrChange>
        </w:trPr>
        <w:tc>
          <w:tcPr>
            <w:tcW w:w="1360" w:type="dxa"/>
            <w:gridSpan w:val="2"/>
            <w:shd w:val="clear" w:color="auto" w:fill="BFBFBF" w:themeFill="background1" w:themeFillShade="BF"/>
            <w:tcPrChange w:id="337" w:author="Sunil Prashar [2]" w:date="2020-11-24T14:36:00Z">
              <w:tcPr>
                <w:tcW w:w="1418" w:type="dxa"/>
                <w:gridSpan w:val="2"/>
                <w:shd w:val="clear" w:color="auto" w:fill="BFBFBF" w:themeFill="background1" w:themeFillShade="BF"/>
              </w:tcPr>
            </w:tcPrChange>
          </w:tcPr>
          <w:p w14:paraId="4061993B" w14:textId="77777777" w:rsidR="001A0BEA" w:rsidRPr="00317798" w:rsidRDefault="001A0BEA" w:rsidP="00317798">
            <w:pPr>
              <w:spacing w:before="120" w:after="120"/>
              <w:ind w:left="720"/>
              <w:rPr>
                <w:ins w:id="338" w:author="Sunil Prashar [2]" w:date="2020-11-24T14:36:00Z"/>
                <w:b/>
                <w:color w:val="FFFFFF" w:themeColor="background1"/>
              </w:rPr>
            </w:pPr>
          </w:p>
        </w:tc>
        <w:tc>
          <w:tcPr>
            <w:tcW w:w="8710" w:type="dxa"/>
            <w:gridSpan w:val="3"/>
            <w:shd w:val="clear" w:color="auto" w:fill="BFBFBF" w:themeFill="background1" w:themeFillShade="BF"/>
            <w:tcPrChange w:id="339" w:author="Sunil Prashar [2]" w:date="2020-11-24T14:36:00Z">
              <w:tcPr>
                <w:tcW w:w="9606" w:type="dxa"/>
                <w:gridSpan w:val="3"/>
                <w:shd w:val="clear" w:color="auto" w:fill="BFBFBF" w:themeFill="background1" w:themeFillShade="BF"/>
              </w:tcPr>
            </w:tcPrChange>
          </w:tcPr>
          <w:p w14:paraId="763B450E" w14:textId="49BF064D" w:rsidR="001A0BEA" w:rsidRDefault="001A0BEA" w:rsidP="00317798">
            <w:pPr>
              <w:spacing w:before="120" w:after="120"/>
              <w:ind w:left="720"/>
              <w:rPr>
                <w:b/>
              </w:rPr>
            </w:pPr>
            <w:r w:rsidRPr="00317798">
              <w:rPr>
                <w:b/>
                <w:color w:val="FFFFFF" w:themeColor="background1"/>
              </w:rPr>
              <w:t>Historic and Predictive Modelling</w:t>
            </w:r>
          </w:p>
        </w:tc>
      </w:tr>
      <w:tr w:rsidR="001A0BEA" w14:paraId="4A75311B" w14:textId="77777777" w:rsidTr="001A0BEA">
        <w:trPr>
          <w:cantSplit/>
          <w:trPrChange w:id="340" w:author="Sunil Prashar [2]" w:date="2020-11-24T14:36:00Z">
            <w:trPr>
              <w:cantSplit/>
            </w:trPr>
          </w:trPrChange>
        </w:trPr>
        <w:tc>
          <w:tcPr>
            <w:tcW w:w="846" w:type="dxa"/>
            <w:tcPrChange w:id="341" w:author="Sunil Prashar [2]" w:date="2020-11-24T14:36:00Z">
              <w:tcPr>
                <w:tcW w:w="858" w:type="dxa"/>
              </w:tcPr>
            </w:tcPrChange>
          </w:tcPr>
          <w:p w14:paraId="195BACB2" w14:textId="720D63C2" w:rsidR="001A0BEA" w:rsidRDefault="001A0BEA" w:rsidP="00FA5FFA">
            <w:pPr>
              <w:spacing w:before="120" w:after="120" w:line="240" w:lineRule="auto"/>
              <w:jc w:val="center"/>
            </w:pPr>
            <w:r>
              <w:t>FR01</w:t>
            </w:r>
          </w:p>
        </w:tc>
        <w:tc>
          <w:tcPr>
            <w:tcW w:w="6596" w:type="dxa"/>
            <w:gridSpan w:val="2"/>
            <w:tcPrChange w:id="342" w:author="Sunil Prashar [2]" w:date="2020-11-24T14:36:00Z">
              <w:tcPr>
                <w:tcW w:w="7330" w:type="dxa"/>
                <w:gridSpan w:val="2"/>
              </w:tcPr>
            </w:tcPrChange>
          </w:tcPr>
          <w:p w14:paraId="6CFCE73A" w14:textId="1A6EDB8B" w:rsidR="001A0BEA" w:rsidRPr="004050CD" w:rsidRDefault="001A0BEA" w:rsidP="00B33D3C">
            <w:pPr>
              <w:spacing w:before="120" w:after="120" w:line="240" w:lineRule="auto"/>
              <w:rPr>
                <w:rFonts w:eastAsiaTheme="minorHAnsi"/>
                <w:lang w:eastAsia="en-US"/>
              </w:rPr>
            </w:pPr>
            <w:r w:rsidRPr="001E50D5">
              <w:rPr>
                <w:rFonts w:eastAsiaTheme="minorHAnsi"/>
                <w:lang w:val="en-US" w:eastAsia="en-US"/>
              </w:rPr>
              <w:t xml:space="preserve">Based on </w:t>
            </w:r>
            <w:r>
              <w:rPr>
                <w:rFonts w:eastAsiaTheme="minorHAnsi"/>
                <w:lang w:val="en-US" w:eastAsia="en-US"/>
              </w:rPr>
              <w:t xml:space="preserve">the </w:t>
            </w:r>
            <w:r w:rsidRPr="001E50D5">
              <w:rPr>
                <w:rFonts w:eastAsiaTheme="minorHAnsi"/>
                <w:lang w:val="en-US" w:eastAsia="en-US"/>
              </w:rPr>
              <w:t>cash flow XAI model</w:t>
            </w:r>
            <w:r>
              <w:rPr>
                <w:rFonts w:eastAsiaTheme="minorHAnsi"/>
                <w:lang w:val="en-US" w:eastAsia="en-US"/>
              </w:rPr>
              <w:t>,</w:t>
            </w:r>
            <w:r w:rsidRPr="001E50D5">
              <w:rPr>
                <w:rFonts w:eastAsiaTheme="minorHAnsi"/>
                <w:lang w:val="en-US" w:eastAsia="en-US"/>
              </w:rPr>
              <w:t xml:space="preserve"> </w:t>
            </w:r>
            <w:r>
              <w:rPr>
                <w:rFonts w:eastAsiaTheme="minorHAnsi"/>
                <w:lang w:val="en-US" w:eastAsia="en-US"/>
              </w:rPr>
              <w:t>a</w:t>
            </w:r>
            <w:r w:rsidRPr="003C1996">
              <w:rPr>
                <w:rFonts w:eastAsiaTheme="minorHAnsi"/>
                <w:lang w:val="en-US" w:eastAsia="en-US"/>
              </w:rPr>
              <w:t>nalyze client data f</w:t>
            </w:r>
            <w:r>
              <w:rPr>
                <w:rFonts w:eastAsiaTheme="minorHAnsi"/>
                <w:lang w:val="en-US" w:eastAsia="en-US"/>
              </w:rPr>
              <w:t xml:space="preserve">rom CWB transaction history, </w:t>
            </w:r>
            <w:del w:id="343" w:author="Hoa Bach" w:date="2020-11-23T11:47:00Z">
              <w:r w:rsidRPr="003C1996" w:rsidDel="00B33D3C">
                <w:rPr>
                  <w:rFonts w:eastAsiaTheme="minorHAnsi"/>
                  <w:lang w:val="en-US" w:eastAsia="en-US"/>
                </w:rPr>
                <w:delText>Accounting provider</w:delText>
              </w:r>
              <w:r w:rsidDel="00B33D3C">
                <w:rPr>
                  <w:rFonts w:eastAsiaTheme="minorHAnsi"/>
                  <w:lang w:val="en-US" w:eastAsia="en-US"/>
                </w:rPr>
                <w:delText xml:space="preserve">, </w:delText>
              </w:r>
            </w:del>
            <w:r>
              <w:rPr>
                <w:rFonts w:eastAsiaTheme="minorHAnsi"/>
                <w:lang w:val="en-US" w:eastAsia="en-US"/>
              </w:rPr>
              <w:t>and data from other sources,</w:t>
            </w:r>
            <w:r w:rsidRPr="003C1996">
              <w:rPr>
                <w:rFonts w:eastAsiaTheme="minorHAnsi"/>
                <w:lang w:val="en-US" w:eastAsia="en-US"/>
              </w:rPr>
              <w:t xml:space="preserve"> to calculate cash flow trends (historical and predictive forecasting) and display</w:t>
            </w:r>
            <w:r>
              <w:rPr>
                <w:rFonts w:eastAsiaTheme="minorHAnsi"/>
                <w:lang w:val="en-US" w:eastAsia="en-US"/>
              </w:rPr>
              <w:t xml:space="preserve"> via a new tile on the desktop</w:t>
            </w:r>
          </w:p>
        </w:tc>
        <w:tc>
          <w:tcPr>
            <w:tcW w:w="1257" w:type="dxa"/>
            <w:tcPrChange w:id="344" w:author="Sunil Prashar [2]" w:date="2020-11-24T14:36:00Z">
              <w:tcPr>
                <w:tcW w:w="1418" w:type="dxa"/>
              </w:tcPr>
            </w:tcPrChange>
          </w:tcPr>
          <w:p w14:paraId="6A818C5C" w14:textId="77777777" w:rsidR="001A0BEA" w:rsidDel="00894041" w:rsidRDefault="001A0BEA" w:rsidP="00FA5FFA">
            <w:pPr>
              <w:spacing w:before="120" w:after="120" w:line="240" w:lineRule="auto"/>
              <w:jc w:val="center"/>
              <w:rPr>
                <w:ins w:id="345" w:author="Sunil Prashar [2]" w:date="2020-11-24T14:36:00Z"/>
              </w:rPr>
            </w:pPr>
          </w:p>
        </w:tc>
        <w:tc>
          <w:tcPr>
            <w:tcW w:w="1371" w:type="dxa"/>
            <w:tcPrChange w:id="346" w:author="Sunil Prashar [2]" w:date="2020-11-24T14:36:00Z">
              <w:tcPr>
                <w:tcW w:w="1418" w:type="dxa"/>
              </w:tcPr>
            </w:tcPrChange>
          </w:tcPr>
          <w:p w14:paraId="3D3F8F9C" w14:textId="7B403D6E" w:rsidR="001A0BEA" w:rsidRDefault="001A0BEA" w:rsidP="00FA5FFA">
            <w:pPr>
              <w:spacing w:before="120" w:after="120" w:line="240" w:lineRule="auto"/>
              <w:jc w:val="center"/>
            </w:pPr>
            <w:del w:id="347" w:author="Hoa Bach" w:date="2020-11-23T11:25:00Z">
              <w:r w:rsidDel="00894041">
                <w:delText>Must</w:delText>
              </w:r>
            </w:del>
          </w:p>
        </w:tc>
      </w:tr>
      <w:tr w:rsidR="001A0BEA" w14:paraId="6B12ABFF" w14:textId="77777777" w:rsidTr="001A0BEA">
        <w:trPr>
          <w:cantSplit/>
          <w:trPrChange w:id="348" w:author="Sunil Prashar [2]" w:date="2020-11-24T14:36:00Z">
            <w:trPr>
              <w:cantSplit/>
            </w:trPr>
          </w:trPrChange>
        </w:trPr>
        <w:tc>
          <w:tcPr>
            <w:tcW w:w="846" w:type="dxa"/>
            <w:tcPrChange w:id="349" w:author="Sunil Prashar [2]" w:date="2020-11-24T14:36:00Z">
              <w:tcPr>
                <w:tcW w:w="858" w:type="dxa"/>
              </w:tcPr>
            </w:tcPrChange>
          </w:tcPr>
          <w:p w14:paraId="57310BED" w14:textId="4A67BACE" w:rsidR="001A0BEA" w:rsidRDefault="001A0BEA" w:rsidP="00FA5FFA">
            <w:pPr>
              <w:spacing w:before="120" w:after="120" w:line="240" w:lineRule="auto"/>
              <w:jc w:val="center"/>
            </w:pPr>
            <w:r>
              <w:t>FR02</w:t>
            </w:r>
          </w:p>
        </w:tc>
        <w:tc>
          <w:tcPr>
            <w:tcW w:w="6596" w:type="dxa"/>
            <w:gridSpan w:val="2"/>
            <w:tcPrChange w:id="350" w:author="Sunil Prashar [2]" w:date="2020-11-24T14:36:00Z">
              <w:tcPr>
                <w:tcW w:w="7330" w:type="dxa"/>
                <w:gridSpan w:val="2"/>
              </w:tcPr>
            </w:tcPrChange>
          </w:tcPr>
          <w:p w14:paraId="0FA35DD7" w14:textId="52FD1C05" w:rsidR="001A0BEA" w:rsidRPr="003C1996" w:rsidRDefault="001A0BEA" w:rsidP="00894041">
            <w:pPr>
              <w:spacing w:before="120" w:after="120" w:line="240" w:lineRule="auto"/>
              <w:rPr>
                <w:rFonts w:eastAsiaTheme="minorHAnsi"/>
                <w:lang w:eastAsia="en-US"/>
              </w:rPr>
            </w:pPr>
            <w:r w:rsidRPr="003C1996">
              <w:rPr>
                <w:rFonts w:eastAsiaTheme="minorHAnsi"/>
                <w:lang w:val="en-US" w:eastAsia="en-US"/>
              </w:rPr>
              <w:t xml:space="preserve">Dashboard display should be graphical, allow </w:t>
            </w:r>
            <w:r w:rsidRPr="00894041">
              <w:rPr>
                <w:rFonts w:eastAsiaTheme="minorHAnsi"/>
                <w:lang w:val="en-US" w:eastAsia="en-US"/>
                <w:rPrChange w:id="351" w:author="Hoa Bach" w:date="2020-11-23T11:27:00Z">
                  <w:rPr>
                    <w:rFonts w:eastAsiaTheme="minorHAnsi"/>
                    <w:color w:val="FF0000"/>
                    <w:lang w:val="en-US" w:eastAsia="en-US"/>
                  </w:rPr>
                </w:rPrChange>
              </w:rPr>
              <w:t xml:space="preserve">adjustments </w:t>
            </w:r>
            <w:r w:rsidRPr="003C1996">
              <w:rPr>
                <w:rFonts w:eastAsiaTheme="minorHAnsi"/>
                <w:lang w:val="en-US" w:eastAsia="en-US"/>
              </w:rPr>
              <w:t>by the user to display by different data ranges and show summary to</w:t>
            </w:r>
            <w:r>
              <w:rPr>
                <w:rFonts w:eastAsiaTheme="minorHAnsi"/>
                <w:lang w:val="en-US" w:eastAsia="en-US"/>
              </w:rPr>
              <w:t>tals for Money In and Money Out</w:t>
            </w:r>
            <w:r w:rsidRPr="003C1996">
              <w:rPr>
                <w:rFonts w:eastAsiaTheme="minorHAnsi"/>
                <w:lang w:val="en-US" w:eastAsia="en-US"/>
              </w:rPr>
              <w:t xml:space="preserve"> </w:t>
            </w:r>
            <w:del w:id="352" w:author="Hoa Bach" w:date="2020-11-23T11:27:00Z">
              <w:r w:rsidDel="00894041">
                <w:rPr>
                  <w:rFonts w:eastAsiaTheme="minorHAnsi"/>
                  <w:lang w:val="en-US" w:eastAsia="en-US"/>
                </w:rPr>
                <w:delText xml:space="preserve"> </w:delText>
              </w:r>
              <w:r w:rsidRPr="00874AFC" w:rsidDel="00894041">
                <w:rPr>
                  <w:rFonts w:eastAsiaTheme="minorHAnsi"/>
                  <w:color w:val="FF0000"/>
                  <w:lang w:val="en-US" w:eastAsia="en-US"/>
                </w:rPr>
                <w:delText>(second phrase?)</w:delText>
              </w:r>
            </w:del>
          </w:p>
        </w:tc>
        <w:tc>
          <w:tcPr>
            <w:tcW w:w="1257" w:type="dxa"/>
            <w:tcPrChange w:id="353" w:author="Sunil Prashar [2]" w:date="2020-11-24T14:36:00Z">
              <w:tcPr>
                <w:tcW w:w="1418" w:type="dxa"/>
              </w:tcPr>
            </w:tcPrChange>
          </w:tcPr>
          <w:p w14:paraId="23DA530B" w14:textId="77777777" w:rsidR="001A0BEA" w:rsidRPr="00874AFC" w:rsidDel="00894041" w:rsidRDefault="001A0BEA" w:rsidP="00FA5FFA">
            <w:pPr>
              <w:spacing w:before="120" w:after="120" w:line="240" w:lineRule="auto"/>
              <w:jc w:val="center"/>
              <w:rPr>
                <w:ins w:id="354" w:author="Sunil Prashar [2]" w:date="2020-11-24T14:36:00Z"/>
                <w:color w:val="FF0000"/>
              </w:rPr>
            </w:pPr>
          </w:p>
        </w:tc>
        <w:tc>
          <w:tcPr>
            <w:tcW w:w="1371" w:type="dxa"/>
            <w:tcPrChange w:id="355" w:author="Sunil Prashar [2]" w:date="2020-11-24T14:36:00Z">
              <w:tcPr>
                <w:tcW w:w="1418" w:type="dxa"/>
              </w:tcPr>
            </w:tcPrChange>
          </w:tcPr>
          <w:p w14:paraId="0953B350" w14:textId="06F298BE" w:rsidR="001A0BEA" w:rsidRPr="00874AFC" w:rsidDel="00894041" w:rsidRDefault="001A0BEA" w:rsidP="00FA5FFA">
            <w:pPr>
              <w:spacing w:before="120" w:after="120" w:line="240" w:lineRule="auto"/>
              <w:jc w:val="center"/>
              <w:rPr>
                <w:del w:id="356" w:author="Hoa Bach" w:date="2020-11-23T11:25:00Z"/>
                <w:color w:val="FF0000"/>
              </w:rPr>
            </w:pPr>
            <w:del w:id="357" w:author="Hoa Bach" w:date="2020-11-23T11:25:00Z">
              <w:r w:rsidRPr="00874AFC" w:rsidDel="00894041">
                <w:rPr>
                  <w:color w:val="FF0000"/>
                </w:rPr>
                <w:delText>Won’t</w:delText>
              </w:r>
            </w:del>
          </w:p>
          <w:p w14:paraId="65518380" w14:textId="61815EA1" w:rsidR="001A0BEA" w:rsidRPr="003C1996" w:rsidRDefault="001A0BEA" w:rsidP="003C1996">
            <w:pPr>
              <w:jc w:val="center"/>
            </w:pPr>
          </w:p>
        </w:tc>
      </w:tr>
      <w:tr w:rsidR="001A0BEA" w14:paraId="6E9E5E30" w14:textId="77777777" w:rsidTr="001A0BEA">
        <w:trPr>
          <w:cantSplit/>
          <w:trPrChange w:id="358" w:author="Sunil Prashar [2]" w:date="2020-11-24T14:36:00Z">
            <w:trPr>
              <w:cantSplit/>
            </w:trPr>
          </w:trPrChange>
        </w:trPr>
        <w:tc>
          <w:tcPr>
            <w:tcW w:w="846" w:type="dxa"/>
            <w:tcPrChange w:id="359" w:author="Sunil Prashar [2]" w:date="2020-11-24T14:36:00Z">
              <w:tcPr>
                <w:tcW w:w="858" w:type="dxa"/>
              </w:tcPr>
            </w:tcPrChange>
          </w:tcPr>
          <w:p w14:paraId="3003F8B8" w14:textId="32383296" w:rsidR="001A0BEA" w:rsidRDefault="001A0BEA" w:rsidP="00FA5FFA">
            <w:pPr>
              <w:spacing w:before="120" w:after="120" w:line="240" w:lineRule="auto"/>
              <w:jc w:val="center"/>
            </w:pPr>
            <w:r>
              <w:t>FR03</w:t>
            </w:r>
          </w:p>
        </w:tc>
        <w:tc>
          <w:tcPr>
            <w:tcW w:w="6596" w:type="dxa"/>
            <w:gridSpan w:val="2"/>
            <w:tcPrChange w:id="360" w:author="Sunil Prashar [2]" w:date="2020-11-24T14:36:00Z">
              <w:tcPr>
                <w:tcW w:w="7330" w:type="dxa"/>
                <w:gridSpan w:val="2"/>
              </w:tcPr>
            </w:tcPrChange>
          </w:tcPr>
          <w:p w14:paraId="236977B9" w14:textId="3A5ABA71" w:rsidR="001A0BEA" w:rsidRPr="003C1996" w:rsidRDefault="001A0BEA" w:rsidP="00FA5FFA">
            <w:pPr>
              <w:spacing w:before="120" w:after="120" w:line="240" w:lineRule="auto"/>
              <w:rPr>
                <w:rFonts w:eastAsiaTheme="minorHAnsi"/>
                <w:lang w:eastAsia="en-US"/>
              </w:rPr>
            </w:pPr>
            <w:r w:rsidRPr="003C1996">
              <w:rPr>
                <w:rFonts w:eastAsiaTheme="minorHAnsi"/>
                <w:lang w:val="en-US" w:eastAsia="en-US"/>
              </w:rPr>
              <w:t>Display Cash Runway calculation for users on dashboard to help id</w:t>
            </w:r>
            <w:r>
              <w:rPr>
                <w:rFonts w:eastAsiaTheme="minorHAnsi"/>
                <w:lang w:val="en-US" w:eastAsia="en-US"/>
              </w:rPr>
              <w:t xml:space="preserve">entify </w:t>
            </w:r>
            <w:r w:rsidRPr="00B33D3C">
              <w:rPr>
                <w:rFonts w:eastAsiaTheme="minorHAnsi"/>
                <w:lang w:val="en-US" w:eastAsia="en-US"/>
              </w:rPr>
              <w:t xml:space="preserve">health </w:t>
            </w:r>
            <w:r>
              <w:rPr>
                <w:rFonts w:eastAsiaTheme="minorHAnsi"/>
                <w:lang w:val="en-US" w:eastAsia="en-US"/>
              </w:rPr>
              <w:t>of the business</w:t>
            </w:r>
            <w:ins w:id="361" w:author="Hoa Bach" w:date="2020-11-23T11:28:00Z">
              <w:r>
                <w:rPr>
                  <w:rFonts w:eastAsiaTheme="minorHAnsi"/>
                  <w:lang w:val="en-US" w:eastAsia="en-US"/>
                </w:rPr>
                <w:t xml:space="preserve"> </w:t>
              </w:r>
              <w:r w:rsidRPr="003C1996">
                <w:rPr>
                  <w:rFonts w:eastAsiaTheme="minorHAnsi"/>
                  <w:lang w:val="en-US" w:eastAsia="en-US"/>
                </w:rPr>
                <w:t>(</w:t>
              </w:r>
              <w:r>
                <w:rPr>
                  <w:rFonts w:eastAsiaTheme="minorHAnsi"/>
                  <w:color w:val="FF0000"/>
                  <w:lang w:val="en-US" w:eastAsia="en-US"/>
                </w:rPr>
                <w:t>future phase?</w:t>
              </w:r>
              <w:r w:rsidRPr="003C1996">
                <w:rPr>
                  <w:rFonts w:eastAsiaTheme="minorHAnsi"/>
                  <w:lang w:val="en-US" w:eastAsia="en-US"/>
                </w:rPr>
                <w:t>)</w:t>
              </w:r>
            </w:ins>
          </w:p>
        </w:tc>
        <w:tc>
          <w:tcPr>
            <w:tcW w:w="1257" w:type="dxa"/>
            <w:tcPrChange w:id="362" w:author="Sunil Prashar [2]" w:date="2020-11-24T14:36:00Z">
              <w:tcPr>
                <w:tcW w:w="1418" w:type="dxa"/>
              </w:tcPr>
            </w:tcPrChange>
          </w:tcPr>
          <w:p w14:paraId="55E994D9" w14:textId="77777777" w:rsidR="001A0BEA" w:rsidDel="00894041" w:rsidRDefault="001A0BEA" w:rsidP="00FA5FFA">
            <w:pPr>
              <w:spacing w:before="120" w:after="120" w:line="240" w:lineRule="auto"/>
              <w:jc w:val="center"/>
              <w:rPr>
                <w:ins w:id="363" w:author="Sunil Prashar [2]" w:date="2020-11-24T14:36:00Z"/>
              </w:rPr>
            </w:pPr>
          </w:p>
        </w:tc>
        <w:tc>
          <w:tcPr>
            <w:tcW w:w="1371" w:type="dxa"/>
            <w:tcPrChange w:id="364" w:author="Sunil Prashar [2]" w:date="2020-11-24T14:36:00Z">
              <w:tcPr>
                <w:tcW w:w="1418" w:type="dxa"/>
              </w:tcPr>
            </w:tcPrChange>
          </w:tcPr>
          <w:p w14:paraId="2022B59F" w14:textId="09B0924F" w:rsidR="001A0BEA" w:rsidRDefault="001A0BEA" w:rsidP="00FA5FFA">
            <w:pPr>
              <w:spacing w:before="120" w:after="120" w:line="240" w:lineRule="auto"/>
              <w:jc w:val="center"/>
            </w:pPr>
            <w:del w:id="365" w:author="Hoa Bach" w:date="2020-11-23T11:25:00Z">
              <w:r w:rsidDel="00894041">
                <w:delText>Must</w:delText>
              </w:r>
            </w:del>
          </w:p>
        </w:tc>
      </w:tr>
      <w:tr w:rsidR="001A0BEA" w14:paraId="01455A3A" w14:textId="77777777" w:rsidTr="001A0BEA">
        <w:trPr>
          <w:cantSplit/>
          <w:trPrChange w:id="366" w:author="Sunil Prashar [2]" w:date="2020-11-24T14:36:00Z">
            <w:trPr>
              <w:cantSplit/>
            </w:trPr>
          </w:trPrChange>
        </w:trPr>
        <w:tc>
          <w:tcPr>
            <w:tcW w:w="846" w:type="dxa"/>
            <w:tcPrChange w:id="367" w:author="Sunil Prashar [2]" w:date="2020-11-24T14:36:00Z">
              <w:tcPr>
                <w:tcW w:w="858" w:type="dxa"/>
              </w:tcPr>
            </w:tcPrChange>
          </w:tcPr>
          <w:p w14:paraId="6C8845EB" w14:textId="63403A28" w:rsidR="001A0BEA" w:rsidRDefault="001A0BEA" w:rsidP="00FA5FFA">
            <w:pPr>
              <w:spacing w:before="120" w:after="120" w:line="240" w:lineRule="auto"/>
              <w:jc w:val="center"/>
            </w:pPr>
            <w:r>
              <w:t>FR04</w:t>
            </w:r>
          </w:p>
        </w:tc>
        <w:tc>
          <w:tcPr>
            <w:tcW w:w="6596" w:type="dxa"/>
            <w:gridSpan w:val="2"/>
            <w:tcPrChange w:id="368" w:author="Sunil Prashar [2]" w:date="2020-11-24T14:36:00Z">
              <w:tcPr>
                <w:tcW w:w="7330" w:type="dxa"/>
                <w:gridSpan w:val="2"/>
              </w:tcPr>
            </w:tcPrChange>
          </w:tcPr>
          <w:p w14:paraId="42EF467A" w14:textId="1927AF96" w:rsidR="001A0BEA" w:rsidRPr="003C1996" w:rsidRDefault="001A0BEA" w:rsidP="00B33D3C">
            <w:pPr>
              <w:spacing w:before="120" w:after="120" w:line="240" w:lineRule="auto"/>
              <w:rPr>
                <w:rFonts w:eastAsiaTheme="minorHAnsi"/>
                <w:lang w:eastAsia="en-US"/>
              </w:rPr>
            </w:pPr>
            <w:r w:rsidRPr="003C1996">
              <w:rPr>
                <w:rFonts w:eastAsiaTheme="minorHAnsi"/>
                <w:lang w:val="en-US" w:eastAsia="en-US"/>
              </w:rPr>
              <w:t>Enable drilldown to allow clients to determine what data</w:t>
            </w:r>
            <w:r>
              <w:rPr>
                <w:rFonts w:eastAsiaTheme="minorHAnsi"/>
                <w:lang w:val="en-US" w:eastAsia="en-US"/>
              </w:rPr>
              <w:t xml:space="preserve"> (features)</w:t>
            </w:r>
            <w:r w:rsidRPr="003C1996">
              <w:rPr>
                <w:rFonts w:eastAsiaTheme="minorHAnsi"/>
                <w:lang w:val="en-US" w:eastAsia="en-US"/>
              </w:rPr>
              <w:t xml:space="preserve"> was used to calculate and forecast.  Also filter options will be available for data findings to view by payables and receivables, spending patterns etc. </w:t>
            </w:r>
            <w:del w:id="369" w:author="Hoa Bach" w:date="2020-11-23T11:47:00Z">
              <w:r w:rsidRPr="003C1996" w:rsidDel="00B33D3C">
                <w:rPr>
                  <w:rFonts w:eastAsiaTheme="minorHAnsi"/>
                  <w:lang w:val="en-US" w:eastAsia="en-US"/>
                </w:rPr>
                <w:delText>(</w:delText>
              </w:r>
            </w:del>
            <w:del w:id="370" w:author="Hoa Bach" w:date="2020-11-23T11:28:00Z">
              <w:r w:rsidRPr="003C1996" w:rsidDel="00894041">
                <w:rPr>
                  <w:rFonts w:eastAsiaTheme="minorHAnsi"/>
                  <w:color w:val="FF0000"/>
                  <w:lang w:val="en-US" w:eastAsia="en-US"/>
                </w:rPr>
                <w:delText>TBC based on what is available</w:delText>
              </w:r>
            </w:del>
            <w:del w:id="371" w:author="Hoa Bach" w:date="2020-11-23T11:47:00Z">
              <w:r w:rsidRPr="003C1996" w:rsidDel="00B33D3C">
                <w:rPr>
                  <w:rFonts w:eastAsiaTheme="minorHAnsi"/>
                  <w:lang w:val="en-US" w:eastAsia="en-US"/>
                </w:rPr>
                <w:delText xml:space="preserve">) </w:delText>
              </w:r>
            </w:del>
          </w:p>
        </w:tc>
        <w:tc>
          <w:tcPr>
            <w:tcW w:w="1257" w:type="dxa"/>
            <w:tcPrChange w:id="372" w:author="Sunil Prashar [2]" w:date="2020-11-24T14:36:00Z">
              <w:tcPr>
                <w:tcW w:w="1418" w:type="dxa"/>
              </w:tcPr>
            </w:tcPrChange>
          </w:tcPr>
          <w:p w14:paraId="0BABD63A" w14:textId="77777777" w:rsidR="001A0BEA" w:rsidDel="00894041" w:rsidRDefault="001A0BEA" w:rsidP="00FA5FFA">
            <w:pPr>
              <w:spacing w:before="120" w:after="120" w:line="240" w:lineRule="auto"/>
              <w:jc w:val="center"/>
              <w:rPr>
                <w:ins w:id="373" w:author="Sunil Prashar [2]" w:date="2020-11-24T14:36:00Z"/>
              </w:rPr>
            </w:pPr>
          </w:p>
        </w:tc>
        <w:tc>
          <w:tcPr>
            <w:tcW w:w="1371" w:type="dxa"/>
            <w:tcPrChange w:id="374" w:author="Sunil Prashar [2]" w:date="2020-11-24T14:36:00Z">
              <w:tcPr>
                <w:tcW w:w="1418" w:type="dxa"/>
              </w:tcPr>
            </w:tcPrChange>
          </w:tcPr>
          <w:p w14:paraId="706F84C5" w14:textId="7D0032DA" w:rsidR="001A0BEA" w:rsidRDefault="001A0BEA" w:rsidP="00FA5FFA">
            <w:pPr>
              <w:spacing w:before="120" w:after="120" w:line="240" w:lineRule="auto"/>
              <w:jc w:val="center"/>
            </w:pPr>
            <w:del w:id="375" w:author="Hoa Bach" w:date="2020-11-23T11:25:00Z">
              <w:r w:rsidDel="00894041">
                <w:delText>Must</w:delText>
              </w:r>
            </w:del>
          </w:p>
        </w:tc>
      </w:tr>
      <w:tr w:rsidR="001A0BEA" w14:paraId="3881D017" w14:textId="77777777" w:rsidTr="001A0BEA">
        <w:trPr>
          <w:cantSplit/>
          <w:trPrChange w:id="376" w:author="Sunil Prashar [2]" w:date="2020-11-24T14:36:00Z">
            <w:trPr>
              <w:cantSplit/>
            </w:trPr>
          </w:trPrChange>
        </w:trPr>
        <w:tc>
          <w:tcPr>
            <w:tcW w:w="846" w:type="dxa"/>
            <w:tcPrChange w:id="377" w:author="Sunil Prashar [2]" w:date="2020-11-24T14:36:00Z">
              <w:tcPr>
                <w:tcW w:w="858" w:type="dxa"/>
              </w:tcPr>
            </w:tcPrChange>
          </w:tcPr>
          <w:p w14:paraId="0B369F63" w14:textId="54330D59" w:rsidR="001A0BEA" w:rsidRDefault="001A0BEA" w:rsidP="00FA5FFA">
            <w:pPr>
              <w:spacing w:before="120" w:after="120" w:line="240" w:lineRule="auto"/>
              <w:jc w:val="center"/>
            </w:pPr>
            <w:r>
              <w:t>FR05</w:t>
            </w:r>
          </w:p>
        </w:tc>
        <w:tc>
          <w:tcPr>
            <w:tcW w:w="6596" w:type="dxa"/>
            <w:gridSpan w:val="2"/>
            <w:tcPrChange w:id="378" w:author="Sunil Prashar [2]" w:date="2020-11-24T14:36:00Z">
              <w:tcPr>
                <w:tcW w:w="7330" w:type="dxa"/>
                <w:gridSpan w:val="2"/>
              </w:tcPr>
            </w:tcPrChange>
          </w:tcPr>
          <w:p w14:paraId="498D4074" w14:textId="055D5E67" w:rsidR="001A0BEA" w:rsidRPr="001E50D5" w:rsidRDefault="001A0BEA" w:rsidP="00FA5FFA">
            <w:pPr>
              <w:spacing w:before="120" w:after="120" w:line="240" w:lineRule="auto"/>
              <w:rPr>
                <w:rFonts w:eastAsiaTheme="minorHAnsi"/>
                <w:lang w:val="en-US" w:eastAsia="en-US"/>
              </w:rPr>
            </w:pPr>
            <w:r w:rsidRPr="003C1996">
              <w:rPr>
                <w:rFonts w:eastAsiaTheme="minorHAnsi"/>
                <w:lang w:val="en-US" w:eastAsia="en-US"/>
              </w:rPr>
              <w:t>Access will be entitlement driven at the client and user level</w:t>
            </w:r>
          </w:p>
        </w:tc>
        <w:tc>
          <w:tcPr>
            <w:tcW w:w="1257" w:type="dxa"/>
            <w:tcPrChange w:id="379" w:author="Sunil Prashar [2]" w:date="2020-11-24T14:36:00Z">
              <w:tcPr>
                <w:tcW w:w="1418" w:type="dxa"/>
              </w:tcPr>
            </w:tcPrChange>
          </w:tcPr>
          <w:p w14:paraId="4E71B47F" w14:textId="77777777" w:rsidR="001A0BEA" w:rsidDel="00894041" w:rsidRDefault="001A0BEA" w:rsidP="00FA5FFA">
            <w:pPr>
              <w:spacing w:before="120" w:after="120" w:line="240" w:lineRule="auto"/>
              <w:jc w:val="center"/>
              <w:rPr>
                <w:ins w:id="380" w:author="Sunil Prashar [2]" w:date="2020-11-24T14:36:00Z"/>
              </w:rPr>
            </w:pPr>
          </w:p>
        </w:tc>
        <w:tc>
          <w:tcPr>
            <w:tcW w:w="1371" w:type="dxa"/>
            <w:tcPrChange w:id="381" w:author="Sunil Prashar [2]" w:date="2020-11-24T14:36:00Z">
              <w:tcPr>
                <w:tcW w:w="1418" w:type="dxa"/>
              </w:tcPr>
            </w:tcPrChange>
          </w:tcPr>
          <w:p w14:paraId="4AEE716A" w14:textId="5A461A74" w:rsidR="001A0BEA" w:rsidRDefault="001A0BEA" w:rsidP="00FA5FFA">
            <w:pPr>
              <w:spacing w:before="120" w:after="120" w:line="240" w:lineRule="auto"/>
              <w:jc w:val="center"/>
            </w:pPr>
            <w:del w:id="382" w:author="Hoa Bach" w:date="2020-11-23T11:25:00Z">
              <w:r w:rsidDel="00894041">
                <w:delText>Must</w:delText>
              </w:r>
            </w:del>
          </w:p>
        </w:tc>
      </w:tr>
      <w:tr w:rsidR="001A0BEA" w14:paraId="57DA4058" w14:textId="77777777" w:rsidTr="001A0BEA">
        <w:trPr>
          <w:cantSplit/>
          <w:trPrChange w:id="383" w:author="Sunil Prashar [2]" w:date="2020-11-24T14:36:00Z">
            <w:trPr>
              <w:cantSplit/>
            </w:trPr>
          </w:trPrChange>
        </w:trPr>
        <w:tc>
          <w:tcPr>
            <w:tcW w:w="846" w:type="dxa"/>
            <w:tcPrChange w:id="384" w:author="Sunil Prashar [2]" w:date="2020-11-24T14:36:00Z">
              <w:tcPr>
                <w:tcW w:w="858" w:type="dxa"/>
              </w:tcPr>
            </w:tcPrChange>
          </w:tcPr>
          <w:p w14:paraId="60E0B5BE" w14:textId="1B10AB7B" w:rsidR="001A0BEA" w:rsidRDefault="001A0BEA" w:rsidP="00FA5FFA">
            <w:pPr>
              <w:spacing w:before="120" w:after="120" w:line="240" w:lineRule="auto"/>
              <w:jc w:val="center"/>
            </w:pPr>
            <w:r>
              <w:t>FR06</w:t>
            </w:r>
          </w:p>
        </w:tc>
        <w:tc>
          <w:tcPr>
            <w:tcW w:w="6596" w:type="dxa"/>
            <w:gridSpan w:val="2"/>
            <w:tcPrChange w:id="385" w:author="Sunil Prashar [2]" w:date="2020-11-24T14:36:00Z">
              <w:tcPr>
                <w:tcW w:w="7330" w:type="dxa"/>
                <w:gridSpan w:val="2"/>
              </w:tcPr>
            </w:tcPrChange>
          </w:tcPr>
          <w:p w14:paraId="27A92DF0" w14:textId="24749721" w:rsidR="001A0BEA" w:rsidRPr="006B3D38" w:rsidRDefault="001A0BEA" w:rsidP="00894041">
            <w:pPr>
              <w:spacing w:before="120" w:after="120" w:line="240" w:lineRule="auto"/>
              <w:rPr>
                <w:rFonts w:eastAsiaTheme="minorHAnsi"/>
                <w:color w:val="FF0000"/>
                <w:lang w:eastAsia="en-US"/>
              </w:rPr>
            </w:pPr>
            <w:r w:rsidRPr="00894041">
              <w:rPr>
                <w:rFonts w:eastAsiaTheme="minorHAnsi"/>
                <w:color w:val="111111" w:themeColor="text1"/>
                <w:lang w:val="en-US" w:eastAsia="en-US"/>
                <w:rPrChange w:id="386" w:author="Hoa Bach" w:date="2020-11-23T11:29:00Z">
                  <w:rPr>
                    <w:rFonts w:eastAsiaTheme="minorHAnsi"/>
                    <w:color w:val="FF0000"/>
                    <w:lang w:val="en-US" w:eastAsia="en-US"/>
                  </w:rPr>
                </w:rPrChange>
              </w:rPr>
              <w:t>Enable user activity tracking and analysis for all cash flow features and provide automated data extracts to enable billing</w:t>
            </w:r>
            <w:del w:id="387" w:author="Hoa Bach" w:date="2020-11-23T11:29:00Z">
              <w:r w:rsidRPr="006B3D38" w:rsidDel="00894041">
                <w:rPr>
                  <w:rFonts w:eastAsiaTheme="minorHAnsi"/>
                  <w:color w:val="FF0000"/>
                  <w:lang w:val="en-US" w:eastAsia="en-US"/>
                </w:rPr>
                <w:delText xml:space="preserve"> (as needed)</w:delText>
              </w:r>
            </w:del>
            <w:r w:rsidRPr="006B3D38">
              <w:rPr>
                <w:rFonts w:eastAsiaTheme="minorHAnsi"/>
                <w:color w:val="FF0000"/>
                <w:lang w:val="en-US" w:eastAsia="en-US"/>
              </w:rPr>
              <w:t xml:space="preserve"> </w:t>
            </w:r>
          </w:p>
        </w:tc>
        <w:tc>
          <w:tcPr>
            <w:tcW w:w="1257" w:type="dxa"/>
            <w:tcPrChange w:id="388" w:author="Sunil Prashar [2]" w:date="2020-11-24T14:36:00Z">
              <w:tcPr>
                <w:tcW w:w="1418" w:type="dxa"/>
              </w:tcPr>
            </w:tcPrChange>
          </w:tcPr>
          <w:p w14:paraId="09BB7270" w14:textId="77777777" w:rsidR="001A0BEA" w:rsidDel="00894041" w:rsidRDefault="001A0BEA" w:rsidP="00874AFC">
            <w:pPr>
              <w:spacing w:before="120" w:after="120" w:line="240" w:lineRule="auto"/>
              <w:jc w:val="center"/>
              <w:rPr>
                <w:ins w:id="389" w:author="Sunil Prashar [2]" w:date="2020-11-24T14:36:00Z"/>
                <w:color w:val="FF0000"/>
              </w:rPr>
            </w:pPr>
          </w:p>
        </w:tc>
        <w:tc>
          <w:tcPr>
            <w:tcW w:w="1371" w:type="dxa"/>
            <w:tcPrChange w:id="390" w:author="Sunil Prashar [2]" w:date="2020-11-24T14:36:00Z">
              <w:tcPr>
                <w:tcW w:w="1418" w:type="dxa"/>
              </w:tcPr>
            </w:tcPrChange>
          </w:tcPr>
          <w:p w14:paraId="205429F4" w14:textId="7B265C9A" w:rsidR="001A0BEA" w:rsidRPr="00874AFC" w:rsidRDefault="001A0BEA" w:rsidP="00874AFC">
            <w:pPr>
              <w:spacing w:before="120" w:after="120" w:line="240" w:lineRule="auto"/>
              <w:jc w:val="center"/>
              <w:rPr>
                <w:color w:val="FF0000"/>
              </w:rPr>
            </w:pPr>
            <w:del w:id="391" w:author="Hoa Bach" w:date="2020-11-23T11:25:00Z">
              <w:r w:rsidDel="00894041">
                <w:rPr>
                  <w:color w:val="FF0000"/>
                </w:rPr>
                <w:delText>Should</w:delText>
              </w:r>
            </w:del>
          </w:p>
        </w:tc>
      </w:tr>
      <w:tr w:rsidR="001A0BEA" w14:paraId="281EEE17" w14:textId="77777777" w:rsidTr="001A0BEA">
        <w:trPr>
          <w:cantSplit/>
          <w:trHeight w:val="437"/>
          <w:tblHeader/>
          <w:trPrChange w:id="392" w:author="Sunil Prashar [2]" w:date="2020-11-24T14:36:00Z">
            <w:trPr>
              <w:cantSplit/>
              <w:trHeight w:val="437"/>
              <w:tblHeader/>
            </w:trPr>
          </w:trPrChange>
        </w:trPr>
        <w:tc>
          <w:tcPr>
            <w:tcW w:w="1360" w:type="dxa"/>
            <w:gridSpan w:val="2"/>
            <w:shd w:val="clear" w:color="auto" w:fill="BFBFBF" w:themeFill="background1" w:themeFillShade="BF"/>
            <w:tcPrChange w:id="393" w:author="Sunil Prashar [2]" w:date="2020-11-24T14:36:00Z">
              <w:tcPr>
                <w:tcW w:w="1418" w:type="dxa"/>
                <w:gridSpan w:val="2"/>
                <w:shd w:val="clear" w:color="auto" w:fill="BFBFBF" w:themeFill="background1" w:themeFillShade="BF"/>
              </w:tcPr>
            </w:tcPrChange>
          </w:tcPr>
          <w:p w14:paraId="6DAC86B7" w14:textId="77777777" w:rsidR="001A0BEA" w:rsidRPr="00317798" w:rsidRDefault="001A0BEA" w:rsidP="00317798">
            <w:pPr>
              <w:spacing w:before="120" w:after="120"/>
              <w:ind w:left="720"/>
              <w:rPr>
                <w:ins w:id="394" w:author="Sunil Prashar [2]" w:date="2020-11-24T14:36:00Z"/>
                <w:b/>
                <w:color w:val="FFFFFF" w:themeColor="background1"/>
              </w:rPr>
            </w:pPr>
          </w:p>
        </w:tc>
        <w:tc>
          <w:tcPr>
            <w:tcW w:w="8710" w:type="dxa"/>
            <w:gridSpan w:val="3"/>
            <w:shd w:val="clear" w:color="auto" w:fill="BFBFBF" w:themeFill="background1" w:themeFillShade="BF"/>
            <w:tcPrChange w:id="395" w:author="Sunil Prashar [2]" w:date="2020-11-24T14:36:00Z">
              <w:tcPr>
                <w:tcW w:w="9606" w:type="dxa"/>
                <w:gridSpan w:val="3"/>
                <w:shd w:val="clear" w:color="auto" w:fill="BFBFBF" w:themeFill="background1" w:themeFillShade="BF"/>
              </w:tcPr>
            </w:tcPrChange>
          </w:tcPr>
          <w:p w14:paraId="0E31D0AB" w14:textId="7721FB24" w:rsidR="001A0BEA" w:rsidRPr="00317798" w:rsidRDefault="001A0BEA" w:rsidP="00317798">
            <w:pPr>
              <w:spacing w:before="120" w:after="120"/>
              <w:ind w:left="720"/>
              <w:rPr>
                <w:b/>
                <w:color w:val="FFFFFF" w:themeColor="background1"/>
              </w:rPr>
            </w:pPr>
            <w:r w:rsidRPr="00317798">
              <w:rPr>
                <w:b/>
                <w:color w:val="FFFFFF" w:themeColor="background1"/>
              </w:rPr>
              <w:t>Actionable and Predictive Insights for Clients</w:t>
            </w:r>
          </w:p>
        </w:tc>
      </w:tr>
      <w:tr w:rsidR="001A0BEA" w14:paraId="49B131FB" w14:textId="77777777" w:rsidTr="001A0BEA">
        <w:trPr>
          <w:cantSplit/>
          <w:trPrChange w:id="396" w:author="Sunil Prashar [2]" w:date="2020-11-24T14:36:00Z">
            <w:trPr>
              <w:cantSplit/>
            </w:trPr>
          </w:trPrChange>
        </w:trPr>
        <w:tc>
          <w:tcPr>
            <w:tcW w:w="846" w:type="dxa"/>
            <w:tcPrChange w:id="397" w:author="Sunil Prashar [2]" w:date="2020-11-24T14:36:00Z">
              <w:tcPr>
                <w:tcW w:w="858" w:type="dxa"/>
              </w:tcPr>
            </w:tcPrChange>
          </w:tcPr>
          <w:p w14:paraId="00AE1DCA" w14:textId="37A420DD" w:rsidR="001A0BEA" w:rsidRDefault="001A0BEA" w:rsidP="003C1996">
            <w:pPr>
              <w:spacing w:before="120" w:after="120" w:line="240" w:lineRule="auto"/>
              <w:jc w:val="center"/>
            </w:pPr>
            <w:r>
              <w:t>FR07</w:t>
            </w:r>
          </w:p>
        </w:tc>
        <w:tc>
          <w:tcPr>
            <w:tcW w:w="6596" w:type="dxa"/>
            <w:gridSpan w:val="2"/>
            <w:tcPrChange w:id="398" w:author="Sunil Prashar [2]" w:date="2020-11-24T14:36:00Z">
              <w:tcPr>
                <w:tcW w:w="7330" w:type="dxa"/>
                <w:gridSpan w:val="2"/>
              </w:tcPr>
            </w:tcPrChange>
          </w:tcPr>
          <w:p w14:paraId="32B97C77" w14:textId="73702129" w:rsidR="001A0BEA" w:rsidRPr="001E50D5" w:rsidRDefault="001A0BEA" w:rsidP="003C1996">
            <w:pPr>
              <w:spacing w:before="120" w:after="120" w:line="240" w:lineRule="auto"/>
              <w:rPr>
                <w:rFonts w:eastAsiaTheme="minorHAnsi"/>
                <w:lang w:val="en-US" w:eastAsia="en-US"/>
              </w:rPr>
            </w:pPr>
            <w:r w:rsidRPr="00894041">
              <w:rPr>
                <w:rFonts w:eastAsiaTheme="minorHAnsi"/>
                <w:color w:val="111111" w:themeColor="text1"/>
                <w:lang w:val="en-US" w:eastAsia="en-US"/>
                <w:rPrChange w:id="399" w:author="Hoa Bach" w:date="2020-11-23T11:29:00Z">
                  <w:rPr>
                    <w:rFonts w:eastAsiaTheme="minorHAnsi"/>
                    <w:color w:val="FF0000"/>
                    <w:lang w:val="en-US" w:eastAsia="en-US"/>
                  </w:rPr>
                </w:rPrChange>
              </w:rPr>
              <w:t xml:space="preserve">Based on cash flow and other XAI model analysis, generate insights for clients that will be pushed via </w:t>
            </w:r>
            <w:r w:rsidRPr="00894041">
              <w:rPr>
                <w:rFonts w:eastAsiaTheme="minorHAnsi"/>
                <w:color w:val="FF0000"/>
                <w:lang w:val="en-US" w:eastAsia="en-US"/>
              </w:rPr>
              <w:t xml:space="preserve">multiple channels </w:t>
            </w:r>
            <w:r w:rsidRPr="00894041">
              <w:rPr>
                <w:rFonts w:eastAsiaTheme="minorHAnsi"/>
                <w:color w:val="111111" w:themeColor="text1"/>
                <w:lang w:val="en-US" w:eastAsia="en-US"/>
                <w:rPrChange w:id="400" w:author="Hoa Bach" w:date="2020-11-23T11:29:00Z">
                  <w:rPr>
                    <w:rFonts w:eastAsiaTheme="minorHAnsi"/>
                    <w:color w:val="FF0000"/>
                    <w:lang w:val="en-US" w:eastAsia="en-US"/>
                  </w:rPr>
                </w:rPrChange>
              </w:rPr>
              <w:t>(Digital Banking, SMS, Push Notifications etc.)</w:t>
            </w:r>
            <w:ins w:id="401" w:author="Hoa Bach" w:date="2020-11-23T11:48:00Z">
              <w:r>
                <w:rPr>
                  <w:rFonts w:eastAsiaTheme="minorHAnsi"/>
                  <w:color w:val="111111" w:themeColor="text1"/>
                  <w:lang w:val="en-US" w:eastAsia="en-US"/>
                </w:rPr>
                <w:t xml:space="preserve"> (future phase)</w:t>
              </w:r>
            </w:ins>
          </w:p>
        </w:tc>
        <w:tc>
          <w:tcPr>
            <w:tcW w:w="1257" w:type="dxa"/>
            <w:tcPrChange w:id="402" w:author="Sunil Prashar [2]" w:date="2020-11-24T14:36:00Z">
              <w:tcPr>
                <w:tcW w:w="1418" w:type="dxa"/>
              </w:tcPr>
            </w:tcPrChange>
          </w:tcPr>
          <w:p w14:paraId="6DC30302" w14:textId="77777777" w:rsidR="001A0BEA" w:rsidRPr="00305F5B" w:rsidDel="00894041" w:rsidRDefault="001A0BEA" w:rsidP="003C1996">
            <w:pPr>
              <w:spacing w:before="120" w:after="120" w:line="240" w:lineRule="auto"/>
              <w:jc w:val="center"/>
              <w:rPr>
                <w:ins w:id="403" w:author="Sunil Prashar [2]" w:date="2020-11-24T14:36:00Z"/>
                <w:color w:val="FF0000"/>
              </w:rPr>
            </w:pPr>
          </w:p>
        </w:tc>
        <w:tc>
          <w:tcPr>
            <w:tcW w:w="1371" w:type="dxa"/>
            <w:tcPrChange w:id="404" w:author="Sunil Prashar [2]" w:date="2020-11-24T14:36:00Z">
              <w:tcPr>
                <w:tcW w:w="1418" w:type="dxa"/>
              </w:tcPr>
            </w:tcPrChange>
          </w:tcPr>
          <w:p w14:paraId="10E8AFE9" w14:textId="0EB91764" w:rsidR="001A0BEA" w:rsidRDefault="001A0BEA" w:rsidP="003C1996">
            <w:pPr>
              <w:spacing w:before="120" w:after="120" w:line="240" w:lineRule="auto"/>
              <w:jc w:val="center"/>
            </w:pPr>
            <w:del w:id="405" w:author="Hoa Bach" w:date="2020-11-23T11:25:00Z">
              <w:r w:rsidRPr="00305F5B" w:rsidDel="00894041">
                <w:rPr>
                  <w:color w:val="FF0000"/>
                </w:rPr>
                <w:delText>Won’t</w:delText>
              </w:r>
            </w:del>
          </w:p>
        </w:tc>
      </w:tr>
      <w:tr w:rsidR="001A0BEA" w14:paraId="1D6D14F0" w14:textId="77777777" w:rsidTr="001A0BEA">
        <w:trPr>
          <w:cantSplit/>
          <w:trPrChange w:id="406" w:author="Sunil Prashar [2]" w:date="2020-11-24T14:36:00Z">
            <w:trPr>
              <w:cantSplit/>
            </w:trPr>
          </w:trPrChange>
        </w:trPr>
        <w:tc>
          <w:tcPr>
            <w:tcW w:w="846" w:type="dxa"/>
            <w:tcPrChange w:id="407" w:author="Sunil Prashar [2]" w:date="2020-11-24T14:36:00Z">
              <w:tcPr>
                <w:tcW w:w="858" w:type="dxa"/>
              </w:tcPr>
            </w:tcPrChange>
          </w:tcPr>
          <w:p w14:paraId="172A205A" w14:textId="3564589B" w:rsidR="001A0BEA" w:rsidRDefault="001A0BEA" w:rsidP="003C1996">
            <w:pPr>
              <w:spacing w:before="120" w:after="120" w:line="240" w:lineRule="auto"/>
              <w:jc w:val="center"/>
            </w:pPr>
            <w:r>
              <w:t>FR08</w:t>
            </w:r>
          </w:p>
        </w:tc>
        <w:tc>
          <w:tcPr>
            <w:tcW w:w="6596" w:type="dxa"/>
            <w:gridSpan w:val="2"/>
            <w:tcPrChange w:id="408" w:author="Sunil Prashar [2]" w:date="2020-11-24T14:36:00Z">
              <w:tcPr>
                <w:tcW w:w="7330" w:type="dxa"/>
                <w:gridSpan w:val="2"/>
              </w:tcPr>
            </w:tcPrChange>
          </w:tcPr>
          <w:p w14:paraId="4627EA8C" w14:textId="62835A47" w:rsidR="001A0BEA" w:rsidRPr="001E50D5" w:rsidRDefault="001A0BEA" w:rsidP="003C1996">
            <w:pPr>
              <w:spacing w:before="120" w:after="120" w:line="240" w:lineRule="auto"/>
              <w:rPr>
                <w:rFonts w:eastAsiaTheme="minorHAnsi"/>
                <w:lang w:val="en-US" w:eastAsia="en-US"/>
              </w:rPr>
            </w:pPr>
            <w:r w:rsidRPr="00701A2C">
              <w:rPr>
                <w:rFonts w:eastAsiaTheme="minorHAnsi"/>
                <w:lang w:val="en-US" w:eastAsia="en-US"/>
              </w:rPr>
              <w:t xml:space="preserve">Include insights based on patterns and best practices for financial management.  This may include payable and receivable processing, supplier management etc. </w:t>
            </w:r>
          </w:p>
        </w:tc>
        <w:tc>
          <w:tcPr>
            <w:tcW w:w="1257" w:type="dxa"/>
            <w:tcPrChange w:id="409" w:author="Sunil Prashar [2]" w:date="2020-11-24T14:36:00Z">
              <w:tcPr>
                <w:tcW w:w="1418" w:type="dxa"/>
              </w:tcPr>
            </w:tcPrChange>
          </w:tcPr>
          <w:p w14:paraId="4C091A23" w14:textId="77777777" w:rsidR="001A0BEA" w:rsidDel="00894041" w:rsidRDefault="001A0BEA" w:rsidP="003C1996">
            <w:pPr>
              <w:spacing w:before="120" w:after="120" w:line="240" w:lineRule="auto"/>
              <w:jc w:val="center"/>
              <w:rPr>
                <w:ins w:id="410" w:author="Sunil Prashar [2]" w:date="2020-11-24T14:36:00Z"/>
              </w:rPr>
            </w:pPr>
          </w:p>
        </w:tc>
        <w:tc>
          <w:tcPr>
            <w:tcW w:w="1371" w:type="dxa"/>
            <w:tcPrChange w:id="411" w:author="Sunil Prashar [2]" w:date="2020-11-24T14:36:00Z">
              <w:tcPr>
                <w:tcW w:w="1418" w:type="dxa"/>
              </w:tcPr>
            </w:tcPrChange>
          </w:tcPr>
          <w:p w14:paraId="045DCC23" w14:textId="6D575FF5" w:rsidR="001A0BEA" w:rsidRDefault="001A0BEA" w:rsidP="003C1996">
            <w:pPr>
              <w:spacing w:before="120" w:after="120" w:line="240" w:lineRule="auto"/>
              <w:jc w:val="center"/>
            </w:pPr>
            <w:del w:id="412" w:author="Hoa Bach" w:date="2020-11-23T11:25:00Z">
              <w:r w:rsidDel="00894041">
                <w:delText>Must</w:delText>
              </w:r>
            </w:del>
          </w:p>
        </w:tc>
      </w:tr>
      <w:tr w:rsidR="001A0BEA" w14:paraId="015B45E1" w14:textId="77777777" w:rsidTr="001A0BEA">
        <w:trPr>
          <w:cantSplit/>
          <w:trPrChange w:id="413" w:author="Sunil Prashar [2]" w:date="2020-11-24T14:36:00Z">
            <w:trPr>
              <w:cantSplit/>
            </w:trPr>
          </w:trPrChange>
        </w:trPr>
        <w:tc>
          <w:tcPr>
            <w:tcW w:w="846" w:type="dxa"/>
            <w:tcPrChange w:id="414" w:author="Sunil Prashar [2]" w:date="2020-11-24T14:36:00Z">
              <w:tcPr>
                <w:tcW w:w="858" w:type="dxa"/>
              </w:tcPr>
            </w:tcPrChange>
          </w:tcPr>
          <w:p w14:paraId="3B1F544B" w14:textId="6C932EC3" w:rsidR="001A0BEA" w:rsidRDefault="001A0BEA" w:rsidP="003C1996">
            <w:pPr>
              <w:spacing w:before="120" w:after="120" w:line="240" w:lineRule="auto"/>
              <w:jc w:val="center"/>
            </w:pPr>
            <w:r>
              <w:lastRenderedPageBreak/>
              <w:t>FR09</w:t>
            </w:r>
          </w:p>
        </w:tc>
        <w:tc>
          <w:tcPr>
            <w:tcW w:w="6596" w:type="dxa"/>
            <w:gridSpan w:val="2"/>
            <w:tcPrChange w:id="415" w:author="Sunil Prashar [2]" w:date="2020-11-24T14:36:00Z">
              <w:tcPr>
                <w:tcW w:w="7330" w:type="dxa"/>
                <w:gridSpan w:val="2"/>
              </w:tcPr>
            </w:tcPrChange>
          </w:tcPr>
          <w:p w14:paraId="3BF18F9F" w14:textId="0BE5678C" w:rsidR="001A0BEA" w:rsidRPr="001E50D5" w:rsidRDefault="001A0BEA" w:rsidP="003C1996">
            <w:pPr>
              <w:spacing w:before="120" w:after="120" w:line="240" w:lineRule="auto"/>
              <w:rPr>
                <w:rFonts w:eastAsiaTheme="minorHAnsi"/>
                <w:lang w:val="en-US" w:eastAsia="en-US"/>
              </w:rPr>
            </w:pPr>
            <w:r w:rsidRPr="00701A2C">
              <w:rPr>
                <w:lang w:val="en-US"/>
              </w:rPr>
              <w:t>Allow users drill down to determine how insights were generated</w:t>
            </w:r>
            <w:r>
              <w:rPr>
                <w:lang w:val="en-US"/>
              </w:rPr>
              <w:t xml:space="preserve"> </w:t>
            </w:r>
            <w:r w:rsidRPr="000B70A8">
              <w:rPr>
                <w:color w:val="FF0000"/>
                <w:lang w:val="en-US"/>
              </w:rPr>
              <w:t>(is this duplication of FR04?)</w:t>
            </w:r>
          </w:p>
        </w:tc>
        <w:tc>
          <w:tcPr>
            <w:tcW w:w="1257" w:type="dxa"/>
            <w:tcPrChange w:id="416" w:author="Sunil Prashar [2]" w:date="2020-11-24T14:36:00Z">
              <w:tcPr>
                <w:tcW w:w="1418" w:type="dxa"/>
              </w:tcPr>
            </w:tcPrChange>
          </w:tcPr>
          <w:p w14:paraId="71E13827" w14:textId="77777777" w:rsidR="001A0BEA" w:rsidDel="00894041" w:rsidRDefault="001A0BEA" w:rsidP="003C1996">
            <w:pPr>
              <w:spacing w:before="120" w:after="120" w:line="240" w:lineRule="auto"/>
              <w:jc w:val="center"/>
              <w:rPr>
                <w:ins w:id="417" w:author="Sunil Prashar [2]" w:date="2020-11-24T14:36:00Z"/>
              </w:rPr>
            </w:pPr>
          </w:p>
        </w:tc>
        <w:tc>
          <w:tcPr>
            <w:tcW w:w="1371" w:type="dxa"/>
            <w:tcPrChange w:id="418" w:author="Sunil Prashar [2]" w:date="2020-11-24T14:36:00Z">
              <w:tcPr>
                <w:tcW w:w="1418" w:type="dxa"/>
              </w:tcPr>
            </w:tcPrChange>
          </w:tcPr>
          <w:p w14:paraId="3D1FA074" w14:textId="143C8C5B" w:rsidR="001A0BEA" w:rsidRDefault="001A0BEA" w:rsidP="003C1996">
            <w:pPr>
              <w:spacing w:before="120" w:after="120" w:line="240" w:lineRule="auto"/>
              <w:jc w:val="center"/>
            </w:pPr>
            <w:del w:id="419" w:author="Hoa Bach" w:date="2020-11-23T11:25:00Z">
              <w:r w:rsidDel="00894041">
                <w:delText>Must</w:delText>
              </w:r>
            </w:del>
          </w:p>
        </w:tc>
      </w:tr>
      <w:tr w:rsidR="001A0BEA" w14:paraId="4BC7B4FD" w14:textId="77777777" w:rsidTr="001A0BEA">
        <w:trPr>
          <w:cantSplit/>
          <w:trPrChange w:id="420" w:author="Sunil Prashar [2]" w:date="2020-11-24T14:36:00Z">
            <w:trPr>
              <w:cantSplit/>
            </w:trPr>
          </w:trPrChange>
        </w:trPr>
        <w:tc>
          <w:tcPr>
            <w:tcW w:w="846" w:type="dxa"/>
            <w:tcPrChange w:id="421" w:author="Sunil Prashar [2]" w:date="2020-11-24T14:36:00Z">
              <w:tcPr>
                <w:tcW w:w="858" w:type="dxa"/>
              </w:tcPr>
            </w:tcPrChange>
          </w:tcPr>
          <w:p w14:paraId="127C21F5" w14:textId="38036258" w:rsidR="001A0BEA" w:rsidRDefault="001A0BEA" w:rsidP="003C1996">
            <w:pPr>
              <w:spacing w:before="120" w:after="120" w:line="240" w:lineRule="auto"/>
              <w:jc w:val="center"/>
            </w:pPr>
            <w:r>
              <w:t>FR10</w:t>
            </w:r>
          </w:p>
        </w:tc>
        <w:tc>
          <w:tcPr>
            <w:tcW w:w="6596" w:type="dxa"/>
            <w:gridSpan w:val="2"/>
            <w:tcPrChange w:id="422" w:author="Sunil Prashar [2]" w:date="2020-11-24T14:36:00Z">
              <w:tcPr>
                <w:tcW w:w="7330" w:type="dxa"/>
                <w:gridSpan w:val="2"/>
              </w:tcPr>
            </w:tcPrChange>
          </w:tcPr>
          <w:p w14:paraId="3F2F799D" w14:textId="5FDF8D12" w:rsidR="001A0BEA" w:rsidRPr="001E50D5" w:rsidRDefault="001A0BEA" w:rsidP="003C1996">
            <w:pPr>
              <w:spacing w:before="120" w:after="120" w:line="240" w:lineRule="auto"/>
              <w:rPr>
                <w:rFonts w:eastAsiaTheme="minorHAnsi"/>
                <w:lang w:val="en-US" w:eastAsia="en-US"/>
              </w:rPr>
            </w:pPr>
            <w:r w:rsidRPr="00701A2C">
              <w:rPr>
                <w:lang w:val="en-US"/>
              </w:rPr>
              <w:t xml:space="preserve">Insights will be prominently displayed on the dashboard and clearly show new Insights and provided access view </w:t>
            </w:r>
            <w:r>
              <w:rPr>
                <w:lang w:val="en-US"/>
              </w:rPr>
              <w:t xml:space="preserve">of </w:t>
            </w:r>
            <w:r w:rsidRPr="00701A2C">
              <w:rPr>
                <w:lang w:val="en-US"/>
              </w:rPr>
              <w:t>all Insights (read and unread) and enable users to save, delete and share with other users who are entitled to view/receive</w:t>
            </w:r>
            <w:r>
              <w:rPr>
                <w:lang w:val="en-US"/>
              </w:rPr>
              <w:t>.</w:t>
            </w:r>
          </w:p>
        </w:tc>
        <w:tc>
          <w:tcPr>
            <w:tcW w:w="1257" w:type="dxa"/>
            <w:tcPrChange w:id="423" w:author="Sunil Prashar [2]" w:date="2020-11-24T14:36:00Z">
              <w:tcPr>
                <w:tcW w:w="1418" w:type="dxa"/>
              </w:tcPr>
            </w:tcPrChange>
          </w:tcPr>
          <w:p w14:paraId="31CC6551" w14:textId="77777777" w:rsidR="001A0BEA" w:rsidDel="00894041" w:rsidRDefault="001A0BEA" w:rsidP="003C1996">
            <w:pPr>
              <w:spacing w:before="120" w:after="120" w:line="240" w:lineRule="auto"/>
              <w:jc w:val="center"/>
              <w:rPr>
                <w:ins w:id="424" w:author="Sunil Prashar [2]" w:date="2020-11-24T14:36:00Z"/>
              </w:rPr>
            </w:pPr>
          </w:p>
        </w:tc>
        <w:tc>
          <w:tcPr>
            <w:tcW w:w="1371" w:type="dxa"/>
            <w:tcPrChange w:id="425" w:author="Sunil Prashar [2]" w:date="2020-11-24T14:36:00Z">
              <w:tcPr>
                <w:tcW w:w="1418" w:type="dxa"/>
              </w:tcPr>
            </w:tcPrChange>
          </w:tcPr>
          <w:p w14:paraId="1B594C10" w14:textId="683419BD" w:rsidR="001A0BEA" w:rsidRDefault="001A0BEA" w:rsidP="003C1996">
            <w:pPr>
              <w:spacing w:before="120" w:after="120" w:line="240" w:lineRule="auto"/>
              <w:jc w:val="center"/>
            </w:pPr>
            <w:del w:id="426" w:author="Hoa Bach" w:date="2020-11-23T11:25:00Z">
              <w:r w:rsidDel="00894041">
                <w:delText>Must</w:delText>
              </w:r>
            </w:del>
          </w:p>
        </w:tc>
      </w:tr>
      <w:tr w:rsidR="001A0BEA" w14:paraId="44B2796C" w14:textId="77777777" w:rsidTr="001A0BEA">
        <w:trPr>
          <w:cantSplit/>
          <w:trPrChange w:id="427" w:author="Sunil Prashar [2]" w:date="2020-11-24T14:36:00Z">
            <w:trPr>
              <w:cantSplit/>
            </w:trPr>
          </w:trPrChange>
        </w:trPr>
        <w:tc>
          <w:tcPr>
            <w:tcW w:w="846" w:type="dxa"/>
            <w:tcPrChange w:id="428" w:author="Sunil Prashar [2]" w:date="2020-11-24T14:36:00Z">
              <w:tcPr>
                <w:tcW w:w="858" w:type="dxa"/>
              </w:tcPr>
            </w:tcPrChange>
          </w:tcPr>
          <w:p w14:paraId="74DDA9E1" w14:textId="28C5EDB6" w:rsidR="001A0BEA" w:rsidRDefault="001A0BEA" w:rsidP="003C1996">
            <w:pPr>
              <w:spacing w:before="120" w:after="120" w:line="240" w:lineRule="auto"/>
              <w:jc w:val="center"/>
            </w:pPr>
            <w:r>
              <w:t>FR11</w:t>
            </w:r>
          </w:p>
        </w:tc>
        <w:tc>
          <w:tcPr>
            <w:tcW w:w="6596" w:type="dxa"/>
            <w:gridSpan w:val="2"/>
            <w:tcPrChange w:id="429" w:author="Sunil Prashar [2]" w:date="2020-11-24T14:36:00Z">
              <w:tcPr>
                <w:tcW w:w="7330" w:type="dxa"/>
                <w:gridSpan w:val="2"/>
              </w:tcPr>
            </w:tcPrChange>
          </w:tcPr>
          <w:p w14:paraId="76CB2388" w14:textId="59B8FDD2" w:rsidR="001A0BEA" w:rsidRPr="001E50D5" w:rsidRDefault="001A0BEA" w:rsidP="003C1996">
            <w:pPr>
              <w:spacing w:before="120" w:after="120" w:line="240" w:lineRule="auto"/>
              <w:rPr>
                <w:rFonts w:eastAsiaTheme="minorHAnsi"/>
                <w:lang w:val="en-US" w:eastAsia="en-US"/>
              </w:rPr>
            </w:pPr>
            <w:r w:rsidRPr="003C1996">
              <w:rPr>
                <w:lang w:val="en-US"/>
              </w:rPr>
              <w:t>Users can select preferred channels for Insight delivery via profile preferences.  Insight content will be generated based on the channel (secure vs. non secure)</w:t>
            </w:r>
          </w:p>
        </w:tc>
        <w:tc>
          <w:tcPr>
            <w:tcW w:w="1257" w:type="dxa"/>
            <w:tcPrChange w:id="430" w:author="Sunil Prashar [2]" w:date="2020-11-24T14:36:00Z">
              <w:tcPr>
                <w:tcW w:w="1418" w:type="dxa"/>
              </w:tcPr>
            </w:tcPrChange>
          </w:tcPr>
          <w:p w14:paraId="0189321D" w14:textId="77777777" w:rsidR="001A0BEA" w:rsidDel="00894041" w:rsidRDefault="001A0BEA" w:rsidP="003C1996">
            <w:pPr>
              <w:spacing w:before="120" w:after="120" w:line="240" w:lineRule="auto"/>
              <w:jc w:val="center"/>
              <w:rPr>
                <w:ins w:id="431" w:author="Sunil Prashar [2]" w:date="2020-11-24T14:36:00Z"/>
              </w:rPr>
            </w:pPr>
          </w:p>
        </w:tc>
        <w:tc>
          <w:tcPr>
            <w:tcW w:w="1371" w:type="dxa"/>
            <w:tcPrChange w:id="432" w:author="Sunil Prashar [2]" w:date="2020-11-24T14:36:00Z">
              <w:tcPr>
                <w:tcW w:w="1418" w:type="dxa"/>
              </w:tcPr>
            </w:tcPrChange>
          </w:tcPr>
          <w:p w14:paraId="6A1F0FEA" w14:textId="09579F5C" w:rsidR="001A0BEA" w:rsidRDefault="001A0BEA" w:rsidP="003C1996">
            <w:pPr>
              <w:spacing w:before="120" w:after="120" w:line="240" w:lineRule="auto"/>
              <w:jc w:val="center"/>
            </w:pPr>
            <w:del w:id="433" w:author="Hoa Bach" w:date="2020-11-23T11:25:00Z">
              <w:r w:rsidDel="00894041">
                <w:delText>Must</w:delText>
              </w:r>
            </w:del>
          </w:p>
        </w:tc>
      </w:tr>
      <w:tr w:rsidR="001A0BEA" w14:paraId="3CE5309B" w14:textId="77777777" w:rsidTr="001A0BEA">
        <w:trPr>
          <w:cantSplit/>
          <w:trPrChange w:id="434" w:author="Sunil Prashar [2]" w:date="2020-11-24T14:36:00Z">
            <w:trPr>
              <w:cantSplit/>
            </w:trPr>
          </w:trPrChange>
        </w:trPr>
        <w:tc>
          <w:tcPr>
            <w:tcW w:w="846" w:type="dxa"/>
            <w:tcPrChange w:id="435" w:author="Sunil Prashar [2]" w:date="2020-11-24T14:36:00Z">
              <w:tcPr>
                <w:tcW w:w="858" w:type="dxa"/>
              </w:tcPr>
            </w:tcPrChange>
          </w:tcPr>
          <w:p w14:paraId="4315134B" w14:textId="2ADBB3A4" w:rsidR="001A0BEA" w:rsidRDefault="001A0BEA" w:rsidP="003C1996">
            <w:pPr>
              <w:spacing w:before="120" w:after="120" w:line="240" w:lineRule="auto"/>
              <w:jc w:val="center"/>
            </w:pPr>
            <w:r>
              <w:t>FR12</w:t>
            </w:r>
          </w:p>
        </w:tc>
        <w:tc>
          <w:tcPr>
            <w:tcW w:w="6596" w:type="dxa"/>
            <w:gridSpan w:val="2"/>
            <w:tcPrChange w:id="436" w:author="Sunil Prashar [2]" w:date="2020-11-24T14:36:00Z">
              <w:tcPr>
                <w:tcW w:w="7330" w:type="dxa"/>
                <w:gridSpan w:val="2"/>
              </w:tcPr>
            </w:tcPrChange>
          </w:tcPr>
          <w:p w14:paraId="1A91EBF5" w14:textId="28EE4C83" w:rsidR="001A0BEA" w:rsidRPr="001E50D5" w:rsidRDefault="001A0BEA" w:rsidP="003C1996">
            <w:pPr>
              <w:spacing w:before="120" w:after="120" w:line="240" w:lineRule="auto"/>
              <w:rPr>
                <w:rFonts w:eastAsiaTheme="minorHAnsi"/>
                <w:lang w:val="en-US" w:eastAsia="en-US"/>
              </w:rPr>
            </w:pPr>
            <w:r w:rsidRPr="003C1996">
              <w:rPr>
                <w:rFonts w:eastAsiaTheme="minorHAnsi"/>
                <w:lang w:val="en-US" w:eastAsia="en-US"/>
              </w:rPr>
              <w:t>Access to receiving and drilling down into insights will be managed via entitlements at the client and user level.</w:t>
            </w:r>
          </w:p>
        </w:tc>
        <w:tc>
          <w:tcPr>
            <w:tcW w:w="1257" w:type="dxa"/>
            <w:tcPrChange w:id="437" w:author="Sunil Prashar [2]" w:date="2020-11-24T14:36:00Z">
              <w:tcPr>
                <w:tcW w:w="1418" w:type="dxa"/>
              </w:tcPr>
            </w:tcPrChange>
          </w:tcPr>
          <w:p w14:paraId="46C26A94" w14:textId="77777777" w:rsidR="001A0BEA" w:rsidDel="00894041" w:rsidRDefault="001A0BEA" w:rsidP="003C1996">
            <w:pPr>
              <w:spacing w:before="120" w:after="120" w:line="240" w:lineRule="auto"/>
              <w:jc w:val="center"/>
              <w:rPr>
                <w:ins w:id="438" w:author="Sunil Prashar [2]" w:date="2020-11-24T14:36:00Z"/>
              </w:rPr>
            </w:pPr>
          </w:p>
        </w:tc>
        <w:tc>
          <w:tcPr>
            <w:tcW w:w="1371" w:type="dxa"/>
            <w:tcPrChange w:id="439" w:author="Sunil Prashar [2]" w:date="2020-11-24T14:36:00Z">
              <w:tcPr>
                <w:tcW w:w="1418" w:type="dxa"/>
              </w:tcPr>
            </w:tcPrChange>
          </w:tcPr>
          <w:p w14:paraId="6B15C2F5" w14:textId="07544407" w:rsidR="001A0BEA" w:rsidRDefault="001A0BEA" w:rsidP="003C1996">
            <w:pPr>
              <w:spacing w:before="120" w:after="120" w:line="240" w:lineRule="auto"/>
              <w:jc w:val="center"/>
            </w:pPr>
            <w:del w:id="440" w:author="Hoa Bach" w:date="2020-11-23T11:25:00Z">
              <w:r w:rsidDel="00894041">
                <w:delText>Must</w:delText>
              </w:r>
            </w:del>
          </w:p>
        </w:tc>
      </w:tr>
      <w:tr w:rsidR="001A0BEA" w14:paraId="07568D5D" w14:textId="77777777" w:rsidTr="001A0BEA">
        <w:trPr>
          <w:cantSplit/>
          <w:trPrChange w:id="441" w:author="Sunil Prashar [2]" w:date="2020-11-24T14:36:00Z">
            <w:trPr>
              <w:cantSplit/>
            </w:trPr>
          </w:trPrChange>
        </w:trPr>
        <w:tc>
          <w:tcPr>
            <w:tcW w:w="846" w:type="dxa"/>
            <w:tcPrChange w:id="442" w:author="Sunil Prashar [2]" w:date="2020-11-24T14:36:00Z">
              <w:tcPr>
                <w:tcW w:w="858" w:type="dxa"/>
              </w:tcPr>
            </w:tcPrChange>
          </w:tcPr>
          <w:p w14:paraId="0CE9C60F" w14:textId="1EF3B7C1" w:rsidR="001A0BEA" w:rsidRDefault="001A0BEA" w:rsidP="003C1996">
            <w:pPr>
              <w:spacing w:before="120" w:after="120" w:line="240" w:lineRule="auto"/>
              <w:jc w:val="center"/>
            </w:pPr>
            <w:r>
              <w:t>FR13</w:t>
            </w:r>
          </w:p>
        </w:tc>
        <w:tc>
          <w:tcPr>
            <w:tcW w:w="6596" w:type="dxa"/>
            <w:gridSpan w:val="2"/>
            <w:tcPrChange w:id="443" w:author="Sunil Prashar [2]" w:date="2020-11-24T14:36:00Z">
              <w:tcPr>
                <w:tcW w:w="7330" w:type="dxa"/>
                <w:gridSpan w:val="2"/>
              </w:tcPr>
            </w:tcPrChange>
          </w:tcPr>
          <w:p w14:paraId="7F5FDA7A" w14:textId="58FA14A8" w:rsidR="001A0BEA" w:rsidRPr="005B13BC" w:rsidRDefault="001A0BEA" w:rsidP="003C1996">
            <w:pPr>
              <w:spacing w:before="120" w:after="120" w:line="240" w:lineRule="auto"/>
              <w:rPr>
                <w:rFonts w:eastAsiaTheme="minorHAnsi"/>
                <w:lang w:eastAsia="en-US"/>
              </w:rPr>
            </w:pPr>
            <w:r w:rsidRPr="003C1996">
              <w:rPr>
                <w:lang w:val="en-US"/>
              </w:rPr>
              <w:t xml:space="preserve">Enable user activity tracking and analysis for Insights and provide automated data extracts to facilitate billing (as needed) </w:t>
            </w:r>
          </w:p>
        </w:tc>
        <w:tc>
          <w:tcPr>
            <w:tcW w:w="1257" w:type="dxa"/>
            <w:tcPrChange w:id="444" w:author="Sunil Prashar [2]" w:date="2020-11-24T14:36:00Z">
              <w:tcPr>
                <w:tcW w:w="1418" w:type="dxa"/>
              </w:tcPr>
            </w:tcPrChange>
          </w:tcPr>
          <w:p w14:paraId="57F573B0" w14:textId="77777777" w:rsidR="001A0BEA" w:rsidDel="00894041" w:rsidRDefault="001A0BEA" w:rsidP="003C1996">
            <w:pPr>
              <w:spacing w:before="120" w:after="120" w:line="240" w:lineRule="auto"/>
              <w:jc w:val="center"/>
              <w:rPr>
                <w:ins w:id="445" w:author="Sunil Prashar [2]" w:date="2020-11-24T14:36:00Z"/>
              </w:rPr>
            </w:pPr>
          </w:p>
        </w:tc>
        <w:tc>
          <w:tcPr>
            <w:tcW w:w="1371" w:type="dxa"/>
            <w:tcPrChange w:id="446" w:author="Sunil Prashar [2]" w:date="2020-11-24T14:36:00Z">
              <w:tcPr>
                <w:tcW w:w="1418" w:type="dxa"/>
              </w:tcPr>
            </w:tcPrChange>
          </w:tcPr>
          <w:p w14:paraId="1B4D80E5" w14:textId="2B7F9149" w:rsidR="001A0BEA" w:rsidRDefault="001A0BEA" w:rsidP="003C1996">
            <w:pPr>
              <w:spacing w:before="120" w:after="120" w:line="240" w:lineRule="auto"/>
              <w:jc w:val="center"/>
            </w:pPr>
            <w:del w:id="447" w:author="Hoa Bach" w:date="2020-11-23T11:25:00Z">
              <w:r w:rsidDel="00894041">
                <w:delText>Must</w:delText>
              </w:r>
            </w:del>
          </w:p>
        </w:tc>
      </w:tr>
      <w:tr w:rsidR="001A0BEA" w14:paraId="6D3303BE" w14:textId="77777777" w:rsidTr="001A0BEA">
        <w:trPr>
          <w:cantSplit/>
          <w:trHeight w:val="472"/>
          <w:tblHeader/>
          <w:trPrChange w:id="448" w:author="Sunil Prashar [2]" w:date="2020-11-24T14:36:00Z">
            <w:trPr>
              <w:cantSplit/>
              <w:trHeight w:val="472"/>
              <w:tblHeader/>
            </w:trPr>
          </w:trPrChange>
        </w:trPr>
        <w:tc>
          <w:tcPr>
            <w:tcW w:w="1360" w:type="dxa"/>
            <w:gridSpan w:val="2"/>
            <w:shd w:val="clear" w:color="auto" w:fill="BFBFBF" w:themeFill="background1" w:themeFillShade="BF"/>
            <w:tcPrChange w:id="449" w:author="Sunil Prashar [2]" w:date="2020-11-24T14:36:00Z">
              <w:tcPr>
                <w:tcW w:w="1418" w:type="dxa"/>
                <w:gridSpan w:val="2"/>
                <w:shd w:val="clear" w:color="auto" w:fill="BFBFBF" w:themeFill="background1" w:themeFillShade="BF"/>
              </w:tcPr>
            </w:tcPrChange>
          </w:tcPr>
          <w:p w14:paraId="5CD7EB77" w14:textId="77777777" w:rsidR="001A0BEA" w:rsidRPr="00317798" w:rsidRDefault="001A0BEA" w:rsidP="00317798">
            <w:pPr>
              <w:spacing w:before="120" w:after="120"/>
              <w:ind w:left="720"/>
              <w:rPr>
                <w:ins w:id="450" w:author="Sunil Prashar [2]" w:date="2020-11-24T14:36:00Z"/>
                <w:b/>
                <w:color w:val="FFFFFF" w:themeColor="background1"/>
              </w:rPr>
            </w:pPr>
          </w:p>
        </w:tc>
        <w:tc>
          <w:tcPr>
            <w:tcW w:w="8710" w:type="dxa"/>
            <w:gridSpan w:val="3"/>
            <w:shd w:val="clear" w:color="auto" w:fill="BFBFBF" w:themeFill="background1" w:themeFillShade="BF"/>
            <w:tcPrChange w:id="451" w:author="Sunil Prashar [2]" w:date="2020-11-24T14:36:00Z">
              <w:tcPr>
                <w:tcW w:w="9606" w:type="dxa"/>
                <w:gridSpan w:val="3"/>
                <w:shd w:val="clear" w:color="auto" w:fill="BFBFBF" w:themeFill="background1" w:themeFillShade="BF"/>
              </w:tcPr>
            </w:tcPrChange>
          </w:tcPr>
          <w:p w14:paraId="03083702" w14:textId="7E63FC6D" w:rsidR="001A0BEA" w:rsidRPr="00317798" w:rsidRDefault="001A0BEA" w:rsidP="00317798">
            <w:pPr>
              <w:spacing w:before="120" w:after="120"/>
              <w:ind w:left="720"/>
              <w:rPr>
                <w:b/>
                <w:color w:val="FFFFFF" w:themeColor="background1"/>
              </w:rPr>
            </w:pPr>
            <w:r w:rsidRPr="00317798">
              <w:rPr>
                <w:b/>
                <w:color w:val="FFFFFF" w:themeColor="background1"/>
              </w:rPr>
              <w:t>Accounting Integration – 2 Way Data Sharing</w:t>
            </w:r>
          </w:p>
        </w:tc>
      </w:tr>
      <w:tr w:rsidR="001A0BEA" w14:paraId="6119021B" w14:textId="77777777" w:rsidTr="001A0BEA">
        <w:trPr>
          <w:cantSplit/>
          <w:trPrChange w:id="452" w:author="Sunil Prashar [2]" w:date="2020-11-24T14:36:00Z">
            <w:trPr>
              <w:cantSplit/>
            </w:trPr>
          </w:trPrChange>
        </w:trPr>
        <w:tc>
          <w:tcPr>
            <w:tcW w:w="846" w:type="dxa"/>
            <w:tcPrChange w:id="453" w:author="Sunil Prashar [2]" w:date="2020-11-24T14:36:00Z">
              <w:tcPr>
                <w:tcW w:w="858" w:type="dxa"/>
              </w:tcPr>
            </w:tcPrChange>
          </w:tcPr>
          <w:p w14:paraId="1E79D6CB" w14:textId="480B064D" w:rsidR="001A0BEA" w:rsidRDefault="001A0BEA" w:rsidP="003C1996">
            <w:pPr>
              <w:spacing w:before="120" w:after="120" w:line="240" w:lineRule="auto"/>
              <w:jc w:val="center"/>
            </w:pPr>
            <w:r>
              <w:t>FR14</w:t>
            </w:r>
          </w:p>
        </w:tc>
        <w:tc>
          <w:tcPr>
            <w:tcW w:w="6596" w:type="dxa"/>
            <w:gridSpan w:val="2"/>
            <w:tcPrChange w:id="454" w:author="Sunil Prashar [2]" w:date="2020-11-24T14:36:00Z">
              <w:tcPr>
                <w:tcW w:w="7330" w:type="dxa"/>
                <w:gridSpan w:val="2"/>
              </w:tcPr>
            </w:tcPrChange>
          </w:tcPr>
          <w:p w14:paraId="4331F174" w14:textId="7FE0B75D" w:rsidR="001A0BEA" w:rsidRPr="00E04E74" w:rsidRDefault="001A0BEA" w:rsidP="003C1996">
            <w:pPr>
              <w:spacing w:before="120" w:after="120" w:line="240" w:lineRule="auto"/>
            </w:pPr>
            <w:r w:rsidRPr="003C1996">
              <w:rPr>
                <w:lang w:val="en-US"/>
              </w:rPr>
              <w:t xml:space="preserve">Partner with aggregator </w:t>
            </w:r>
            <w:r>
              <w:rPr>
                <w:lang w:val="en-US"/>
              </w:rPr>
              <w:t xml:space="preserve">(CODAT) </w:t>
            </w:r>
            <w:r w:rsidRPr="003C1996">
              <w:rPr>
                <w:lang w:val="en-US"/>
              </w:rPr>
              <w:t xml:space="preserve">for Accounting data that offers integration to majority of market leading Accounting products in Canada </w:t>
            </w:r>
            <w:ins w:id="455" w:author="Hoa Bach" w:date="2020-11-23T11:45:00Z">
              <w:r>
                <w:rPr>
                  <w:lang w:val="en-US"/>
                </w:rPr>
                <w:t>(future phase</w:t>
              </w:r>
            </w:ins>
            <w:ins w:id="456" w:author="Hoa Bach" w:date="2020-11-23T11:46:00Z">
              <w:r>
                <w:rPr>
                  <w:lang w:val="en-US"/>
                </w:rPr>
                <w:t>)</w:t>
              </w:r>
            </w:ins>
          </w:p>
        </w:tc>
        <w:tc>
          <w:tcPr>
            <w:tcW w:w="1257" w:type="dxa"/>
            <w:tcPrChange w:id="457" w:author="Sunil Prashar [2]" w:date="2020-11-24T14:36:00Z">
              <w:tcPr>
                <w:tcW w:w="1418" w:type="dxa"/>
              </w:tcPr>
            </w:tcPrChange>
          </w:tcPr>
          <w:p w14:paraId="27778BBA" w14:textId="77777777" w:rsidR="001A0BEA" w:rsidDel="00894041" w:rsidRDefault="001A0BEA" w:rsidP="003C1996">
            <w:pPr>
              <w:spacing w:before="120" w:after="120" w:line="240" w:lineRule="auto"/>
              <w:jc w:val="center"/>
              <w:rPr>
                <w:ins w:id="458" w:author="Sunil Prashar [2]" w:date="2020-11-24T14:36:00Z"/>
              </w:rPr>
            </w:pPr>
          </w:p>
        </w:tc>
        <w:tc>
          <w:tcPr>
            <w:tcW w:w="1371" w:type="dxa"/>
            <w:tcPrChange w:id="459" w:author="Sunil Prashar [2]" w:date="2020-11-24T14:36:00Z">
              <w:tcPr>
                <w:tcW w:w="1418" w:type="dxa"/>
              </w:tcPr>
            </w:tcPrChange>
          </w:tcPr>
          <w:p w14:paraId="6E08C275" w14:textId="62711676" w:rsidR="001A0BEA" w:rsidRDefault="001A0BEA" w:rsidP="003C1996">
            <w:pPr>
              <w:spacing w:before="120" w:after="120" w:line="240" w:lineRule="auto"/>
              <w:jc w:val="center"/>
            </w:pPr>
            <w:del w:id="460" w:author="Hoa Bach" w:date="2020-11-23T11:25:00Z">
              <w:r w:rsidDel="00894041">
                <w:delText>Must</w:delText>
              </w:r>
            </w:del>
          </w:p>
        </w:tc>
      </w:tr>
      <w:tr w:rsidR="001A0BEA" w14:paraId="6D3BECB7" w14:textId="77777777" w:rsidTr="001A0BEA">
        <w:trPr>
          <w:cantSplit/>
          <w:trPrChange w:id="461" w:author="Sunil Prashar [2]" w:date="2020-11-24T14:36:00Z">
            <w:trPr>
              <w:cantSplit/>
            </w:trPr>
          </w:trPrChange>
        </w:trPr>
        <w:tc>
          <w:tcPr>
            <w:tcW w:w="846" w:type="dxa"/>
            <w:tcPrChange w:id="462" w:author="Sunil Prashar [2]" w:date="2020-11-24T14:36:00Z">
              <w:tcPr>
                <w:tcW w:w="858" w:type="dxa"/>
              </w:tcPr>
            </w:tcPrChange>
          </w:tcPr>
          <w:p w14:paraId="1772AC8A" w14:textId="0F58B2F3" w:rsidR="001A0BEA" w:rsidRDefault="001A0BEA" w:rsidP="003C1996">
            <w:pPr>
              <w:spacing w:before="120" w:after="120" w:line="240" w:lineRule="auto"/>
              <w:jc w:val="center"/>
            </w:pPr>
            <w:r>
              <w:t>FR15</w:t>
            </w:r>
          </w:p>
        </w:tc>
        <w:tc>
          <w:tcPr>
            <w:tcW w:w="6596" w:type="dxa"/>
            <w:gridSpan w:val="2"/>
            <w:tcPrChange w:id="463" w:author="Sunil Prashar [2]" w:date="2020-11-24T14:36:00Z">
              <w:tcPr>
                <w:tcW w:w="7330" w:type="dxa"/>
                <w:gridSpan w:val="2"/>
              </w:tcPr>
            </w:tcPrChange>
          </w:tcPr>
          <w:p w14:paraId="2551DEBC" w14:textId="4F07DD2B" w:rsidR="001A0BEA" w:rsidRDefault="001A0BEA" w:rsidP="00894041">
            <w:pPr>
              <w:spacing w:before="120" w:after="120" w:line="240" w:lineRule="auto"/>
            </w:pPr>
            <w:r w:rsidRPr="003C1996">
              <w:rPr>
                <w:lang w:val="en-US"/>
              </w:rPr>
              <w:t>Capture consent for data sharing (push and pull) and store with client data (</w:t>
            </w:r>
            <w:del w:id="464" w:author="Hoa Bach" w:date="2020-11-23T11:30:00Z">
              <w:r w:rsidDel="00894041">
                <w:rPr>
                  <w:color w:val="FF0000"/>
                  <w:lang w:val="en-US"/>
                </w:rPr>
                <w:delText>architecture dependency</w:delText>
              </w:r>
            </w:del>
            <w:ins w:id="465" w:author="Hoa Bach" w:date="2020-11-23T11:30:00Z">
              <w:r>
                <w:rPr>
                  <w:color w:val="FF0000"/>
                  <w:lang w:val="en-US"/>
                </w:rPr>
                <w:t>future phase</w:t>
              </w:r>
            </w:ins>
            <w:r w:rsidRPr="003C1996">
              <w:rPr>
                <w:lang w:val="en-US"/>
              </w:rPr>
              <w:t xml:space="preserve">) </w:t>
            </w:r>
          </w:p>
        </w:tc>
        <w:tc>
          <w:tcPr>
            <w:tcW w:w="1257" w:type="dxa"/>
            <w:tcPrChange w:id="466" w:author="Sunil Prashar [2]" w:date="2020-11-24T14:36:00Z">
              <w:tcPr>
                <w:tcW w:w="1418" w:type="dxa"/>
              </w:tcPr>
            </w:tcPrChange>
          </w:tcPr>
          <w:p w14:paraId="7799A8A9" w14:textId="77777777" w:rsidR="001A0BEA" w:rsidDel="00894041" w:rsidRDefault="001A0BEA" w:rsidP="003C1996">
            <w:pPr>
              <w:spacing w:before="120" w:after="120" w:line="240" w:lineRule="auto"/>
              <w:jc w:val="center"/>
              <w:rPr>
                <w:ins w:id="467" w:author="Sunil Prashar [2]" w:date="2020-11-24T14:36:00Z"/>
              </w:rPr>
            </w:pPr>
          </w:p>
        </w:tc>
        <w:tc>
          <w:tcPr>
            <w:tcW w:w="1371" w:type="dxa"/>
            <w:tcPrChange w:id="468" w:author="Sunil Prashar [2]" w:date="2020-11-24T14:36:00Z">
              <w:tcPr>
                <w:tcW w:w="1418" w:type="dxa"/>
              </w:tcPr>
            </w:tcPrChange>
          </w:tcPr>
          <w:p w14:paraId="50DA9967" w14:textId="303836C3" w:rsidR="001A0BEA" w:rsidRDefault="001A0BEA" w:rsidP="003C1996">
            <w:pPr>
              <w:spacing w:before="120" w:after="120" w:line="240" w:lineRule="auto"/>
              <w:jc w:val="center"/>
            </w:pPr>
            <w:del w:id="469" w:author="Hoa Bach" w:date="2020-11-23T11:25:00Z">
              <w:r w:rsidDel="00894041">
                <w:delText>Must</w:delText>
              </w:r>
            </w:del>
          </w:p>
        </w:tc>
      </w:tr>
      <w:tr w:rsidR="001A0BEA" w14:paraId="6B6A18AF" w14:textId="77777777" w:rsidTr="001A0BEA">
        <w:trPr>
          <w:cantSplit/>
          <w:trPrChange w:id="470" w:author="Sunil Prashar [2]" w:date="2020-11-24T14:36:00Z">
            <w:trPr>
              <w:cantSplit/>
            </w:trPr>
          </w:trPrChange>
        </w:trPr>
        <w:tc>
          <w:tcPr>
            <w:tcW w:w="846" w:type="dxa"/>
            <w:tcPrChange w:id="471" w:author="Sunil Prashar [2]" w:date="2020-11-24T14:36:00Z">
              <w:tcPr>
                <w:tcW w:w="858" w:type="dxa"/>
              </w:tcPr>
            </w:tcPrChange>
          </w:tcPr>
          <w:p w14:paraId="2EF522B1" w14:textId="67B875A3" w:rsidR="001A0BEA" w:rsidRDefault="001A0BEA" w:rsidP="003C1996">
            <w:pPr>
              <w:spacing w:before="120" w:after="120" w:line="240" w:lineRule="auto"/>
              <w:jc w:val="center"/>
            </w:pPr>
            <w:r>
              <w:t>FR016</w:t>
            </w:r>
          </w:p>
        </w:tc>
        <w:tc>
          <w:tcPr>
            <w:tcW w:w="6596" w:type="dxa"/>
            <w:gridSpan w:val="2"/>
            <w:tcPrChange w:id="472" w:author="Sunil Prashar [2]" w:date="2020-11-24T14:36:00Z">
              <w:tcPr>
                <w:tcW w:w="7330" w:type="dxa"/>
                <w:gridSpan w:val="2"/>
              </w:tcPr>
            </w:tcPrChange>
          </w:tcPr>
          <w:p w14:paraId="0D409DAC" w14:textId="3D5250FA" w:rsidR="001A0BEA" w:rsidRDefault="001A0BEA" w:rsidP="003C1996">
            <w:pPr>
              <w:spacing w:before="120" w:after="120" w:line="240" w:lineRule="auto"/>
            </w:pPr>
            <w:r w:rsidRPr="003C1996">
              <w:rPr>
                <w:lang w:val="en-US"/>
              </w:rPr>
              <w:t xml:space="preserve">Entitlements to control data sharing access permissions and viewing of data  results on a per client and user level.  </w:t>
            </w:r>
          </w:p>
        </w:tc>
        <w:tc>
          <w:tcPr>
            <w:tcW w:w="1257" w:type="dxa"/>
            <w:tcPrChange w:id="473" w:author="Sunil Prashar [2]" w:date="2020-11-24T14:36:00Z">
              <w:tcPr>
                <w:tcW w:w="1418" w:type="dxa"/>
              </w:tcPr>
            </w:tcPrChange>
          </w:tcPr>
          <w:p w14:paraId="55547944" w14:textId="77777777" w:rsidR="001A0BEA" w:rsidDel="00894041" w:rsidRDefault="001A0BEA" w:rsidP="003C1996">
            <w:pPr>
              <w:spacing w:before="120" w:after="120" w:line="240" w:lineRule="auto"/>
              <w:jc w:val="center"/>
              <w:rPr>
                <w:ins w:id="474" w:author="Sunil Prashar [2]" w:date="2020-11-24T14:36:00Z"/>
              </w:rPr>
            </w:pPr>
          </w:p>
        </w:tc>
        <w:tc>
          <w:tcPr>
            <w:tcW w:w="1371" w:type="dxa"/>
            <w:tcPrChange w:id="475" w:author="Sunil Prashar [2]" w:date="2020-11-24T14:36:00Z">
              <w:tcPr>
                <w:tcW w:w="1418" w:type="dxa"/>
              </w:tcPr>
            </w:tcPrChange>
          </w:tcPr>
          <w:p w14:paraId="02ED79E6" w14:textId="5CE842B8" w:rsidR="001A0BEA" w:rsidRDefault="001A0BEA" w:rsidP="003C1996">
            <w:pPr>
              <w:spacing w:before="120" w:after="120" w:line="240" w:lineRule="auto"/>
              <w:jc w:val="center"/>
            </w:pPr>
            <w:del w:id="476" w:author="Hoa Bach" w:date="2020-11-23T11:25:00Z">
              <w:r w:rsidDel="00894041">
                <w:delText>Must</w:delText>
              </w:r>
            </w:del>
          </w:p>
        </w:tc>
      </w:tr>
      <w:tr w:rsidR="001A0BEA" w14:paraId="3EA4AC0C" w14:textId="77777777" w:rsidTr="001A0BEA">
        <w:trPr>
          <w:cantSplit/>
          <w:trPrChange w:id="477" w:author="Sunil Prashar [2]" w:date="2020-11-24T14:36:00Z">
            <w:trPr>
              <w:cantSplit/>
            </w:trPr>
          </w:trPrChange>
        </w:trPr>
        <w:tc>
          <w:tcPr>
            <w:tcW w:w="846" w:type="dxa"/>
            <w:tcPrChange w:id="478" w:author="Sunil Prashar [2]" w:date="2020-11-24T14:36:00Z">
              <w:tcPr>
                <w:tcW w:w="858" w:type="dxa"/>
              </w:tcPr>
            </w:tcPrChange>
          </w:tcPr>
          <w:p w14:paraId="65279D52" w14:textId="1291943C" w:rsidR="001A0BEA" w:rsidRDefault="001A0BEA" w:rsidP="003C1996">
            <w:pPr>
              <w:spacing w:before="120" w:after="120" w:line="240" w:lineRule="auto"/>
              <w:jc w:val="center"/>
            </w:pPr>
            <w:r>
              <w:t>FR17</w:t>
            </w:r>
          </w:p>
        </w:tc>
        <w:tc>
          <w:tcPr>
            <w:tcW w:w="6596" w:type="dxa"/>
            <w:gridSpan w:val="2"/>
            <w:tcPrChange w:id="479" w:author="Sunil Prashar [2]" w:date="2020-11-24T14:36:00Z">
              <w:tcPr>
                <w:tcW w:w="7330" w:type="dxa"/>
                <w:gridSpan w:val="2"/>
              </w:tcPr>
            </w:tcPrChange>
          </w:tcPr>
          <w:p w14:paraId="3BCB4834" w14:textId="5AAC068E" w:rsidR="001A0BEA" w:rsidRPr="005B13BC" w:rsidRDefault="001A0BEA" w:rsidP="003C1996">
            <w:pPr>
              <w:spacing w:before="120" w:after="120" w:line="240" w:lineRule="auto"/>
              <w:rPr>
                <w:rFonts w:eastAsiaTheme="minorHAnsi"/>
                <w:lang w:eastAsia="en-US"/>
              </w:rPr>
            </w:pPr>
            <w:r w:rsidRPr="003C1996">
              <w:rPr>
                <w:rFonts w:eastAsiaTheme="minorHAnsi"/>
                <w:lang w:val="en-US" w:eastAsia="en-US"/>
              </w:rPr>
              <w:t>Enable clients to securely connect to their preferred Accounting Partner to setup ongoing data sharing into CWB (pull). Secure authorization is a one-time action.</w:t>
            </w:r>
          </w:p>
        </w:tc>
        <w:tc>
          <w:tcPr>
            <w:tcW w:w="1257" w:type="dxa"/>
            <w:tcPrChange w:id="480" w:author="Sunil Prashar [2]" w:date="2020-11-24T14:36:00Z">
              <w:tcPr>
                <w:tcW w:w="1418" w:type="dxa"/>
              </w:tcPr>
            </w:tcPrChange>
          </w:tcPr>
          <w:p w14:paraId="00AFF42A" w14:textId="77777777" w:rsidR="001A0BEA" w:rsidDel="00894041" w:rsidRDefault="001A0BEA" w:rsidP="003C1996">
            <w:pPr>
              <w:spacing w:before="120" w:after="120" w:line="240" w:lineRule="auto"/>
              <w:jc w:val="center"/>
              <w:rPr>
                <w:ins w:id="481" w:author="Sunil Prashar [2]" w:date="2020-11-24T14:36:00Z"/>
              </w:rPr>
            </w:pPr>
          </w:p>
        </w:tc>
        <w:tc>
          <w:tcPr>
            <w:tcW w:w="1371" w:type="dxa"/>
            <w:tcPrChange w:id="482" w:author="Sunil Prashar [2]" w:date="2020-11-24T14:36:00Z">
              <w:tcPr>
                <w:tcW w:w="1418" w:type="dxa"/>
              </w:tcPr>
            </w:tcPrChange>
          </w:tcPr>
          <w:p w14:paraId="009DBE93" w14:textId="24BCF92D" w:rsidR="001A0BEA" w:rsidRDefault="001A0BEA" w:rsidP="003C1996">
            <w:pPr>
              <w:spacing w:before="120" w:after="120" w:line="240" w:lineRule="auto"/>
              <w:jc w:val="center"/>
            </w:pPr>
            <w:del w:id="483" w:author="Hoa Bach" w:date="2020-11-23T11:25:00Z">
              <w:r w:rsidDel="00894041">
                <w:delText>Must</w:delText>
              </w:r>
            </w:del>
          </w:p>
        </w:tc>
      </w:tr>
      <w:tr w:rsidR="001A0BEA" w14:paraId="6D00A164" w14:textId="77777777" w:rsidTr="001A0BEA">
        <w:trPr>
          <w:cantSplit/>
          <w:trPrChange w:id="484" w:author="Sunil Prashar [2]" w:date="2020-11-24T14:36:00Z">
            <w:trPr>
              <w:cantSplit/>
            </w:trPr>
          </w:trPrChange>
        </w:trPr>
        <w:tc>
          <w:tcPr>
            <w:tcW w:w="846" w:type="dxa"/>
            <w:tcPrChange w:id="485" w:author="Sunil Prashar [2]" w:date="2020-11-24T14:36:00Z">
              <w:tcPr>
                <w:tcW w:w="858" w:type="dxa"/>
              </w:tcPr>
            </w:tcPrChange>
          </w:tcPr>
          <w:p w14:paraId="6041F141" w14:textId="35CE0652" w:rsidR="001A0BEA" w:rsidRDefault="001A0BEA" w:rsidP="003C1996">
            <w:pPr>
              <w:spacing w:before="120" w:after="120" w:line="240" w:lineRule="auto"/>
              <w:jc w:val="center"/>
            </w:pPr>
            <w:r>
              <w:t>FR18</w:t>
            </w:r>
          </w:p>
        </w:tc>
        <w:tc>
          <w:tcPr>
            <w:tcW w:w="6596" w:type="dxa"/>
            <w:gridSpan w:val="2"/>
            <w:tcPrChange w:id="486" w:author="Sunil Prashar [2]" w:date="2020-11-24T14:36:00Z">
              <w:tcPr>
                <w:tcW w:w="7330" w:type="dxa"/>
                <w:gridSpan w:val="2"/>
              </w:tcPr>
            </w:tcPrChange>
          </w:tcPr>
          <w:p w14:paraId="5CD128F2" w14:textId="033F6657" w:rsidR="001A0BEA" w:rsidRDefault="001A0BEA" w:rsidP="00367DE3">
            <w:pPr>
              <w:spacing w:before="60" w:after="60" w:line="240" w:lineRule="auto"/>
            </w:pPr>
            <w:r w:rsidRPr="003C1996">
              <w:rPr>
                <w:lang w:val="en-US"/>
              </w:rPr>
              <w:t xml:space="preserve">Enable clients to securely connect </w:t>
            </w:r>
            <w:r>
              <w:rPr>
                <w:lang w:val="en-US"/>
              </w:rPr>
              <w:t xml:space="preserve">to </w:t>
            </w:r>
            <w:r w:rsidRPr="003C1996">
              <w:rPr>
                <w:lang w:val="en-US"/>
              </w:rPr>
              <w:t xml:space="preserve">CWB API to share (push) transaction data for one or more of their CWB accounts to their preferred Accounting Partner. Secure authorization is a one-time action that will require CWB to have a separate login page to enable data sharing (possibly via OKTA, TBC).  </w:t>
            </w:r>
          </w:p>
        </w:tc>
        <w:tc>
          <w:tcPr>
            <w:tcW w:w="1257" w:type="dxa"/>
            <w:tcPrChange w:id="487" w:author="Sunil Prashar [2]" w:date="2020-11-24T14:36:00Z">
              <w:tcPr>
                <w:tcW w:w="1418" w:type="dxa"/>
              </w:tcPr>
            </w:tcPrChange>
          </w:tcPr>
          <w:p w14:paraId="40BD3015" w14:textId="77777777" w:rsidR="001A0BEA" w:rsidDel="00894041" w:rsidRDefault="001A0BEA" w:rsidP="003C1996">
            <w:pPr>
              <w:spacing w:after="0" w:line="240" w:lineRule="auto"/>
              <w:jc w:val="center"/>
              <w:rPr>
                <w:ins w:id="488" w:author="Sunil Prashar [2]" w:date="2020-11-24T14:36:00Z"/>
              </w:rPr>
            </w:pPr>
          </w:p>
        </w:tc>
        <w:tc>
          <w:tcPr>
            <w:tcW w:w="1371" w:type="dxa"/>
            <w:tcPrChange w:id="489" w:author="Sunil Prashar [2]" w:date="2020-11-24T14:36:00Z">
              <w:tcPr>
                <w:tcW w:w="1418" w:type="dxa"/>
              </w:tcPr>
            </w:tcPrChange>
          </w:tcPr>
          <w:p w14:paraId="5F1CC00D" w14:textId="7936A74D" w:rsidR="001A0BEA" w:rsidRDefault="001A0BEA" w:rsidP="003C1996">
            <w:pPr>
              <w:spacing w:after="0" w:line="240" w:lineRule="auto"/>
              <w:jc w:val="center"/>
            </w:pPr>
            <w:del w:id="490" w:author="Hoa Bach" w:date="2020-11-23T11:25:00Z">
              <w:r w:rsidDel="00894041">
                <w:delText>Must</w:delText>
              </w:r>
            </w:del>
          </w:p>
        </w:tc>
      </w:tr>
      <w:tr w:rsidR="001A0BEA" w14:paraId="780E2CDC" w14:textId="77777777" w:rsidTr="001A0BEA">
        <w:trPr>
          <w:cantSplit/>
          <w:trPrChange w:id="491" w:author="Sunil Prashar [2]" w:date="2020-11-24T14:36:00Z">
            <w:trPr>
              <w:cantSplit/>
            </w:trPr>
          </w:trPrChange>
        </w:trPr>
        <w:tc>
          <w:tcPr>
            <w:tcW w:w="846" w:type="dxa"/>
            <w:tcPrChange w:id="492" w:author="Sunil Prashar [2]" w:date="2020-11-24T14:36:00Z">
              <w:tcPr>
                <w:tcW w:w="858" w:type="dxa"/>
              </w:tcPr>
            </w:tcPrChange>
          </w:tcPr>
          <w:p w14:paraId="4D43638B" w14:textId="71B98CA5" w:rsidR="001A0BEA" w:rsidRDefault="001A0BEA" w:rsidP="003C1996">
            <w:pPr>
              <w:spacing w:before="120" w:after="120" w:line="240" w:lineRule="auto"/>
              <w:jc w:val="center"/>
            </w:pPr>
            <w:r>
              <w:lastRenderedPageBreak/>
              <w:t>FR19</w:t>
            </w:r>
          </w:p>
        </w:tc>
        <w:tc>
          <w:tcPr>
            <w:tcW w:w="6596" w:type="dxa"/>
            <w:gridSpan w:val="2"/>
            <w:tcPrChange w:id="493" w:author="Sunil Prashar [2]" w:date="2020-11-24T14:36:00Z">
              <w:tcPr>
                <w:tcW w:w="7330" w:type="dxa"/>
                <w:gridSpan w:val="2"/>
              </w:tcPr>
            </w:tcPrChange>
          </w:tcPr>
          <w:p w14:paraId="2D4EA197" w14:textId="5BD4695A" w:rsidR="001A0BEA" w:rsidRDefault="001A0BEA" w:rsidP="003C1996">
            <w:pPr>
              <w:spacing w:before="120" w:after="120" w:line="240" w:lineRule="auto"/>
            </w:pPr>
            <w:r w:rsidRPr="003C1996">
              <w:rPr>
                <w:lang w:val="en-US"/>
              </w:rPr>
              <w:t xml:space="preserve">Access controls to allow the user to disconnect data sharing (both push and pull).  For CWB data, users must be able to enable/disable each account. </w:t>
            </w:r>
          </w:p>
        </w:tc>
        <w:tc>
          <w:tcPr>
            <w:tcW w:w="1257" w:type="dxa"/>
            <w:tcPrChange w:id="494" w:author="Sunil Prashar [2]" w:date="2020-11-24T14:36:00Z">
              <w:tcPr>
                <w:tcW w:w="1418" w:type="dxa"/>
              </w:tcPr>
            </w:tcPrChange>
          </w:tcPr>
          <w:p w14:paraId="1F41F199" w14:textId="77777777" w:rsidR="001A0BEA" w:rsidDel="00894041" w:rsidRDefault="001A0BEA" w:rsidP="003C1996">
            <w:pPr>
              <w:spacing w:after="0" w:line="240" w:lineRule="auto"/>
              <w:jc w:val="center"/>
              <w:rPr>
                <w:ins w:id="495" w:author="Sunil Prashar [2]" w:date="2020-11-24T14:36:00Z"/>
              </w:rPr>
            </w:pPr>
          </w:p>
        </w:tc>
        <w:tc>
          <w:tcPr>
            <w:tcW w:w="1371" w:type="dxa"/>
            <w:tcPrChange w:id="496" w:author="Sunil Prashar [2]" w:date="2020-11-24T14:36:00Z">
              <w:tcPr>
                <w:tcW w:w="1418" w:type="dxa"/>
              </w:tcPr>
            </w:tcPrChange>
          </w:tcPr>
          <w:p w14:paraId="3C99EC61" w14:textId="34EA656E" w:rsidR="001A0BEA" w:rsidRDefault="001A0BEA" w:rsidP="003C1996">
            <w:pPr>
              <w:spacing w:after="0" w:line="240" w:lineRule="auto"/>
              <w:jc w:val="center"/>
            </w:pPr>
            <w:del w:id="497" w:author="Hoa Bach" w:date="2020-11-23T11:25:00Z">
              <w:r w:rsidDel="00894041">
                <w:delText>Must</w:delText>
              </w:r>
            </w:del>
          </w:p>
        </w:tc>
      </w:tr>
      <w:tr w:rsidR="001A0BEA" w14:paraId="53F723F1" w14:textId="77777777" w:rsidTr="001A0BEA">
        <w:trPr>
          <w:cantSplit/>
          <w:trPrChange w:id="498" w:author="Sunil Prashar [2]" w:date="2020-11-24T14:36:00Z">
            <w:trPr>
              <w:cantSplit/>
            </w:trPr>
          </w:trPrChange>
        </w:trPr>
        <w:tc>
          <w:tcPr>
            <w:tcW w:w="846" w:type="dxa"/>
            <w:tcPrChange w:id="499" w:author="Sunil Prashar [2]" w:date="2020-11-24T14:36:00Z">
              <w:tcPr>
                <w:tcW w:w="858" w:type="dxa"/>
              </w:tcPr>
            </w:tcPrChange>
          </w:tcPr>
          <w:p w14:paraId="63CF5872" w14:textId="5C25D79C" w:rsidR="001A0BEA" w:rsidRDefault="001A0BEA" w:rsidP="003C1996">
            <w:pPr>
              <w:spacing w:before="120" w:after="120" w:line="240" w:lineRule="auto"/>
              <w:jc w:val="center"/>
            </w:pPr>
            <w:r w:rsidRPr="00BE2AF5">
              <w:rPr>
                <w:lang w:val="en-GB"/>
              </w:rPr>
              <w:t>FR</w:t>
            </w:r>
            <w:r>
              <w:rPr>
                <w:lang w:val="en-GB"/>
              </w:rPr>
              <w:t>20</w:t>
            </w:r>
          </w:p>
        </w:tc>
        <w:tc>
          <w:tcPr>
            <w:tcW w:w="6596" w:type="dxa"/>
            <w:gridSpan w:val="2"/>
            <w:tcPrChange w:id="500" w:author="Sunil Prashar [2]" w:date="2020-11-24T14:36:00Z">
              <w:tcPr>
                <w:tcW w:w="7330" w:type="dxa"/>
                <w:gridSpan w:val="2"/>
              </w:tcPr>
            </w:tcPrChange>
          </w:tcPr>
          <w:p w14:paraId="2481097F" w14:textId="43313C4E" w:rsidR="001A0BEA" w:rsidRPr="00BE2AF5" w:rsidRDefault="001A0BEA" w:rsidP="003C1996">
            <w:pPr>
              <w:pStyle w:val="Default"/>
              <w:spacing w:before="120" w:after="120"/>
              <w:rPr>
                <w:rFonts w:asciiTheme="minorHAnsi" w:hAnsiTheme="minorHAnsi" w:cstheme="minorBidi"/>
                <w:color w:val="auto"/>
                <w:sz w:val="22"/>
                <w:szCs w:val="22"/>
                <w:lang w:val="en-GB"/>
              </w:rPr>
            </w:pPr>
          </w:p>
        </w:tc>
        <w:tc>
          <w:tcPr>
            <w:tcW w:w="1257" w:type="dxa"/>
            <w:tcPrChange w:id="501" w:author="Sunil Prashar [2]" w:date="2020-11-24T14:36:00Z">
              <w:tcPr>
                <w:tcW w:w="1418" w:type="dxa"/>
              </w:tcPr>
            </w:tcPrChange>
          </w:tcPr>
          <w:p w14:paraId="4BCD2DC6" w14:textId="77777777" w:rsidR="001A0BEA" w:rsidRDefault="001A0BEA" w:rsidP="003C1996">
            <w:pPr>
              <w:spacing w:after="0" w:line="240" w:lineRule="auto"/>
              <w:jc w:val="center"/>
              <w:rPr>
                <w:ins w:id="502" w:author="Sunil Prashar [2]" w:date="2020-11-24T14:36:00Z"/>
              </w:rPr>
            </w:pPr>
          </w:p>
        </w:tc>
        <w:tc>
          <w:tcPr>
            <w:tcW w:w="1371" w:type="dxa"/>
            <w:tcPrChange w:id="503" w:author="Sunil Prashar [2]" w:date="2020-11-24T14:36:00Z">
              <w:tcPr>
                <w:tcW w:w="1418" w:type="dxa"/>
              </w:tcPr>
            </w:tcPrChange>
          </w:tcPr>
          <w:p w14:paraId="05561F30" w14:textId="3FDE3CBE" w:rsidR="001A0BEA" w:rsidRDefault="001A0BEA" w:rsidP="003C1996">
            <w:pPr>
              <w:spacing w:after="0" w:line="240" w:lineRule="auto"/>
              <w:jc w:val="center"/>
            </w:pPr>
          </w:p>
        </w:tc>
      </w:tr>
      <w:tr w:rsidR="001A0BEA" w14:paraId="45807037" w14:textId="77777777" w:rsidTr="001A0BEA">
        <w:trPr>
          <w:cantSplit/>
          <w:trPrChange w:id="504" w:author="Sunil Prashar [2]" w:date="2020-11-24T14:36:00Z">
            <w:trPr>
              <w:cantSplit/>
            </w:trPr>
          </w:trPrChange>
        </w:trPr>
        <w:tc>
          <w:tcPr>
            <w:tcW w:w="846" w:type="dxa"/>
            <w:tcPrChange w:id="505" w:author="Sunil Prashar [2]" w:date="2020-11-24T14:36:00Z">
              <w:tcPr>
                <w:tcW w:w="858" w:type="dxa"/>
              </w:tcPr>
            </w:tcPrChange>
          </w:tcPr>
          <w:p w14:paraId="0B6F70BA" w14:textId="77777777" w:rsidR="001A0BEA" w:rsidRDefault="001A0BEA" w:rsidP="003C1996">
            <w:pPr>
              <w:spacing w:after="0" w:line="240" w:lineRule="auto"/>
              <w:jc w:val="center"/>
            </w:pPr>
          </w:p>
        </w:tc>
        <w:tc>
          <w:tcPr>
            <w:tcW w:w="6596" w:type="dxa"/>
            <w:gridSpan w:val="2"/>
            <w:tcPrChange w:id="506" w:author="Sunil Prashar [2]" w:date="2020-11-24T14:36:00Z">
              <w:tcPr>
                <w:tcW w:w="7330" w:type="dxa"/>
                <w:gridSpan w:val="2"/>
              </w:tcPr>
            </w:tcPrChange>
          </w:tcPr>
          <w:p w14:paraId="4D443FAC" w14:textId="77777777" w:rsidR="001A0BEA" w:rsidRDefault="001A0BEA" w:rsidP="003C1996">
            <w:pPr>
              <w:pStyle w:val="Default"/>
              <w:rPr>
                <w:sz w:val="22"/>
                <w:szCs w:val="22"/>
              </w:rPr>
            </w:pPr>
          </w:p>
        </w:tc>
        <w:tc>
          <w:tcPr>
            <w:tcW w:w="1257" w:type="dxa"/>
            <w:tcPrChange w:id="507" w:author="Sunil Prashar [2]" w:date="2020-11-24T14:36:00Z">
              <w:tcPr>
                <w:tcW w:w="1418" w:type="dxa"/>
              </w:tcPr>
            </w:tcPrChange>
          </w:tcPr>
          <w:p w14:paraId="5A4A41A2" w14:textId="77777777" w:rsidR="001A0BEA" w:rsidRDefault="001A0BEA" w:rsidP="003C1996">
            <w:pPr>
              <w:spacing w:after="0" w:line="240" w:lineRule="auto"/>
              <w:jc w:val="center"/>
              <w:rPr>
                <w:ins w:id="508" w:author="Sunil Prashar [2]" w:date="2020-11-24T14:36:00Z"/>
              </w:rPr>
            </w:pPr>
          </w:p>
        </w:tc>
        <w:tc>
          <w:tcPr>
            <w:tcW w:w="1371" w:type="dxa"/>
            <w:tcPrChange w:id="509" w:author="Sunil Prashar [2]" w:date="2020-11-24T14:36:00Z">
              <w:tcPr>
                <w:tcW w:w="1418" w:type="dxa"/>
              </w:tcPr>
            </w:tcPrChange>
          </w:tcPr>
          <w:p w14:paraId="4E4B9ADA" w14:textId="1961DC39" w:rsidR="001A0BEA" w:rsidRDefault="001A0BEA" w:rsidP="003C1996">
            <w:pPr>
              <w:spacing w:after="0" w:line="240" w:lineRule="auto"/>
              <w:jc w:val="center"/>
            </w:pPr>
          </w:p>
        </w:tc>
      </w:tr>
    </w:tbl>
    <w:p w14:paraId="7B65DC01" w14:textId="19EBC4EB" w:rsidR="005B13BC" w:rsidRDefault="005B13BC" w:rsidP="004825A0">
      <w:pPr>
        <w:rPr>
          <w:rFonts w:cstheme="minorHAnsi"/>
          <w:color w:val="3333FF"/>
          <w:szCs w:val="20"/>
        </w:rPr>
      </w:pPr>
    </w:p>
    <w:p w14:paraId="785F5055" w14:textId="2FE659BD" w:rsidR="006A791A" w:rsidRDefault="006A791A" w:rsidP="006A791A">
      <w:pPr>
        <w:pStyle w:val="Heading3"/>
        <w:numPr>
          <w:ilvl w:val="2"/>
          <w:numId w:val="14"/>
        </w:numPr>
      </w:pPr>
      <w:bookmarkStart w:id="510" w:name="_Toc34660790"/>
      <w:bookmarkStart w:id="511" w:name="_Toc56604054"/>
      <w:r>
        <w:t>Non-Functional</w:t>
      </w:r>
      <w:bookmarkEnd w:id="510"/>
      <w:r w:rsidR="00692027">
        <w:t xml:space="preserve"> </w:t>
      </w:r>
      <w:r w:rsidR="00692027" w:rsidRPr="00212C5D">
        <w:t>Requirements</w:t>
      </w:r>
      <w:bookmarkEnd w:id="511"/>
    </w:p>
    <w:tbl>
      <w:tblPr>
        <w:tblStyle w:val="TableGrid"/>
        <w:tblpPr w:leftFromText="180" w:rightFromText="180" w:vertAnchor="text" w:tblpY="1"/>
        <w:tblOverlap w:val="never"/>
        <w:tblW w:w="9606" w:type="dxa"/>
        <w:tblLook w:val="04A0" w:firstRow="1" w:lastRow="0" w:firstColumn="1" w:lastColumn="0" w:noHBand="0" w:noVBand="1"/>
      </w:tblPr>
      <w:tblGrid>
        <w:gridCol w:w="858"/>
        <w:gridCol w:w="7330"/>
        <w:gridCol w:w="1418"/>
      </w:tblGrid>
      <w:tr w:rsidR="0070733F" w14:paraId="0B4DC2C6" w14:textId="77777777" w:rsidTr="003827A9">
        <w:trPr>
          <w:cantSplit/>
          <w:tblHeader/>
        </w:trPr>
        <w:tc>
          <w:tcPr>
            <w:tcW w:w="858" w:type="dxa"/>
            <w:shd w:val="clear" w:color="auto" w:fill="BFBFBF" w:themeFill="background1" w:themeFillShade="BF"/>
          </w:tcPr>
          <w:p w14:paraId="5A72B47B" w14:textId="77777777" w:rsidR="0070733F" w:rsidRPr="00F34AC0" w:rsidRDefault="0070733F" w:rsidP="003827A9">
            <w:pPr>
              <w:jc w:val="center"/>
              <w:rPr>
                <w:b/>
              </w:rPr>
            </w:pPr>
            <w:r w:rsidRPr="00F34AC0">
              <w:rPr>
                <w:b/>
              </w:rPr>
              <w:t>ID</w:t>
            </w:r>
          </w:p>
        </w:tc>
        <w:tc>
          <w:tcPr>
            <w:tcW w:w="7330" w:type="dxa"/>
            <w:shd w:val="clear" w:color="auto" w:fill="BFBFBF" w:themeFill="background1" w:themeFillShade="BF"/>
          </w:tcPr>
          <w:p w14:paraId="7D82AED8" w14:textId="77777777" w:rsidR="0070733F" w:rsidRPr="00F34AC0" w:rsidRDefault="0070733F" w:rsidP="003827A9">
            <w:pPr>
              <w:rPr>
                <w:b/>
              </w:rPr>
            </w:pPr>
            <w:r>
              <w:rPr>
                <w:b/>
              </w:rPr>
              <w:t xml:space="preserve">Business </w:t>
            </w:r>
            <w:r w:rsidRPr="00F34AC0">
              <w:rPr>
                <w:b/>
              </w:rPr>
              <w:t>Requirements Description</w:t>
            </w:r>
          </w:p>
        </w:tc>
        <w:tc>
          <w:tcPr>
            <w:tcW w:w="1418" w:type="dxa"/>
            <w:shd w:val="clear" w:color="auto" w:fill="BFBFBF" w:themeFill="background1" w:themeFillShade="BF"/>
          </w:tcPr>
          <w:p w14:paraId="197A7E58" w14:textId="77777777" w:rsidR="0070733F" w:rsidRDefault="0070733F" w:rsidP="003827A9">
            <w:pPr>
              <w:jc w:val="center"/>
              <w:rPr>
                <w:b/>
              </w:rPr>
            </w:pPr>
            <w:r>
              <w:rPr>
                <w:b/>
              </w:rPr>
              <w:t>MoSCoW</w:t>
            </w:r>
          </w:p>
        </w:tc>
      </w:tr>
      <w:tr w:rsidR="00A23962" w14:paraId="7184DD7C" w14:textId="77777777" w:rsidTr="003827A9">
        <w:trPr>
          <w:cantSplit/>
        </w:trPr>
        <w:tc>
          <w:tcPr>
            <w:tcW w:w="858" w:type="dxa"/>
          </w:tcPr>
          <w:p w14:paraId="4135E060" w14:textId="0D647C09" w:rsidR="00A23962" w:rsidRDefault="00A23962" w:rsidP="00A23962">
            <w:pPr>
              <w:spacing w:before="120" w:after="120" w:line="240" w:lineRule="auto"/>
              <w:jc w:val="center"/>
            </w:pPr>
            <w:r>
              <w:t>NF01</w:t>
            </w:r>
          </w:p>
        </w:tc>
        <w:tc>
          <w:tcPr>
            <w:tcW w:w="7330" w:type="dxa"/>
          </w:tcPr>
          <w:p w14:paraId="4AED906D" w14:textId="4D88676D" w:rsidR="00A23962" w:rsidRPr="00EE5615" w:rsidRDefault="00CF0E4B" w:rsidP="00A23962">
            <w:pPr>
              <w:spacing w:before="120" w:after="120" w:line="240" w:lineRule="auto"/>
              <w:rPr>
                <w:rFonts w:eastAsiaTheme="minorHAnsi"/>
                <w:color w:val="FF0000"/>
                <w:lang w:eastAsia="en-US"/>
              </w:rPr>
            </w:pPr>
            <w:r w:rsidRPr="00EE5615">
              <w:rPr>
                <w:rFonts w:eastAsiaTheme="minorHAnsi"/>
                <w:color w:val="FF0000"/>
                <w:lang w:eastAsia="en-US"/>
              </w:rPr>
              <w:t>Mobile application response time??</w:t>
            </w:r>
          </w:p>
        </w:tc>
        <w:tc>
          <w:tcPr>
            <w:tcW w:w="1418" w:type="dxa"/>
          </w:tcPr>
          <w:p w14:paraId="16CA7F5D" w14:textId="0734D70D" w:rsidR="00A23962" w:rsidRDefault="00A23962" w:rsidP="00A23962">
            <w:pPr>
              <w:spacing w:before="120" w:after="120" w:line="240" w:lineRule="auto"/>
              <w:jc w:val="center"/>
            </w:pPr>
            <w:r>
              <w:t>Must</w:t>
            </w:r>
          </w:p>
        </w:tc>
      </w:tr>
      <w:tr w:rsidR="00A23962" w14:paraId="7223ECC8" w14:textId="77777777" w:rsidTr="003827A9">
        <w:trPr>
          <w:cantSplit/>
        </w:trPr>
        <w:tc>
          <w:tcPr>
            <w:tcW w:w="858" w:type="dxa"/>
          </w:tcPr>
          <w:p w14:paraId="1131E1ED" w14:textId="21A1A371" w:rsidR="00A23962" w:rsidRDefault="00A23962" w:rsidP="00A23962">
            <w:pPr>
              <w:spacing w:before="120" w:after="120" w:line="240" w:lineRule="auto"/>
              <w:jc w:val="center"/>
            </w:pPr>
            <w:r>
              <w:t>NF02</w:t>
            </w:r>
          </w:p>
        </w:tc>
        <w:tc>
          <w:tcPr>
            <w:tcW w:w="7330" w:type="dxa"/>
          </w:tcPr>
          <w:p w14:paraId="41B4E896" w14:textId="23D3B27C" w:rsidR="00A23962" w:rsidRPr="005B13BC" w:rsidRDefault="00A23962" w:rsidP="00A23962">
            <w:pPr>
              <w:spacing w:before="120" w:after="120" w:line="240" w:lineRule="auto"/>
              <w:rPr>
                <w:rFonts w:eastAsiaTheme="minorHAnsi"/>
                <w:lang w:eastAsia="en-US"/>
              </w:rPr>
            </w:pPr>
          </w:p>
        </w:tc>
        <w:tc>
          <w:tcPr>
            <w:tcW w:w="1418" w:type="dxa"/>
          </w:tcPr>
          <w:p w14:paraId="544B91C4" w14:textId="03A531F4" w:rsidR="00A23962" w:rsidRDefault="00A23962" w:rsidP="00A23962">
            <w:pPr>
              <w:spacing w:before="120" w:after="120" w:line="240" w:lineRule="auto"/>
              <w:jc w:val="center"/>
            </w:pPr>
            <w:r>
              <w:t>Must</w:t>
            </w:r>
          </w:p>
        </w:tc>
      </w:tr>
      <w:tr w:rsidR="00A23962" w14:paraId="649D41E3" w14:textId="77777777" w:rsidTr="003827A9">
        <w:trPr>
          <w:cantSplit/>
        </w:trPr>
        <w:tc>
          <w:tcPr>
            <w:tcW w:w="858" w:type="dxa"/>
          </w:tcPr>
          <w:p w14:paraId="673FBA07" w14:textId="3BBEB325" w:rsidR="00A23962" w:rsidRDefault="00A23962" w:rsidP="00A23962">
            <w:pPr>
              <w:spacing w:before="120" w:after="120" w:line="240" w:lineRule="auto"/>
              <w:jc w:val="center"/>
            </w:pPr>
            <w:r>
              <w:t>NF03</w:t>
            </w:r>
          </w:p>
        </w:tc>
        <w:tc>
          <w:tcPr>
            <w:tcW w:w="7330" w:type="dxa"/>
          </w:tcPr>
          <w:p w14:paraId="12D084AC" w14:textId="0B730050" w:rsidR="00A23962" w:rsidRPr="00E04E74" w:rsidRDefault="00A23962" w:rsidP="00A23962">
            <w:pPr>
              <w:spacing w:before="120" w:after="120" w:line="240" w:lineRule="auto"/>
            </w:pPr>
          </w:p>
        </w:tc>
        <w:tc>
          <w:tcPr>
            <w:tcW w:w="1418" w:type="dxa"/>
          </w:tcPr>
          <w:p w14:paraId="647E8410" w14:textId="0C5AA6C2" w:rsidR="00A23962" w:rsidRDefault="00A23962" w:rsidP="00A23962">
            <w:pPr>
              <w:spacing w:before="120" w:after="120" w:line="240" w:lineRule="auto"/>
              <w:jc w:val="center"/>
            </w:pPr>
            <w:r>
              <w:t>Must</w:t>
            </w:r>
          </w:p>
        </w:tc>
      </w:tr>
      <w:tr w:rsidR="00A23962" w14:paraId="60366304" w14:textId="77777777" w:rsidTr="003827A9">
        <w:trPr>
          <w:cantSplit/>
        </w:trPr>
        <w:tc>
          <w:tcPr>
            <w:tcW w:w="858" w:type="dxa"/>
          </w:tcPr>
          <w:p w14:paraId="7FF586C4" w14:textId="6D0BBFCF" w:rsidR="00A23962" w:rsidRDefault="00A23962" w:rsidP="00A23962">
            <w:pPr>
              <w:spacing w:before="120" w:after="120" w:line="240" w:lineRule="auto"/>
              <w:jc w:val="center"/>
            </w:pPr>
            <w:r>
              <w:t>NF04</w:t>
            </w:r>
          </w:p>
        </w:tc>
        <w:tc>
          <w:tcPr>
            <w:tcW w:w="7330" w:type="dxa"/>
          </w:tcPr>
          <w:p w14:paraId="093FFD39" w14:textId="55DFB88E" w:rsidR="00A23962" w:rsidRDefault="00A23962" w:rsidP="00A23962">
            <w:pPr>
              <w:spacing w:before="120" w:after="120" w:line="240" w:lineRule="auto"/>
            </w:pPr>
          </w:p>
        </w:tc>
        <w:tc>
          <w:tcPr>
            <w:tcW w:w="1418" w:type="dxa"/>
          </w:tcPr>
          <w:p w14:paraId="76E23C76" w14:textId="761B0117" w:rsidR="00A23962" w:rsidRDefault="00A23962" w:rsidP="00A23962">
            <w:pPr>
              <w:spacing w:before="120" w:after="120" w:line="240" w:lineRule="auto"/>
              <w:jc w:val="center"/>
            </w:pPr>
            <w:r>
              <w:t>Must</w:t>
            </w:r>
          </w:p>
        </w:tc>
      </w:tr>
      <w:tr w:rsidR="00A23962" w14:paraId="6A7D996C" w14:textId="77777777" w:rsidTr="003827A9">
        <w:trPr>
          <w:cantSplit/>
        </w:trPr>
        <w:tc>
          <w:tcPr>
            <w:tcW w:w="858" w:type="dxa"/>
          </w:tcPr>
          <w:p w14:paraId="21817CE0" w14:textId="522AA31C" w:rsidR="00A23962" w:rsidRDefault="00A23962" w:rsidP="00A23962">
            <w:pPr>
              <w:spacing w:before="120" w:after="120" w:line="240" w:lineRule="auto"/>
              <w:jc w:val="center"/>
            </w:pPr>
            <w:r>
              <w:t>NF05</w:t>
            </w:r>
          </w:p>
        </w:tc>
        <w:tc>
          <w:tcPr>
            <w:tcW w:w="7330" w:type="dxa"/>
          </w:tcPr>
          <w:p w14:paraId="7FA070D7" w14:textId="6D4B6BF4" w:rsidR="00A23962" w:rsidRDefault="00A23962" w:rsidP="00A23962">
            <w:pPr>
              <w:spacing w:before="120" w:after="120" w:line="240" w:lineRule="auto"/>
            </w:pPr>
          </w:p>
        </w:tc>
        <w:tc>
          <w:tcPr>
            <w:tcW w:w="1418" w:type="dxa"/>
          </w:tcPr>
          <w:p w14:paraId="4915F5A5" w14:textId="66CF9B96" w:rsidR="00A23962" w:rsidRDefault="00A23962" w:rsidP="00A23962">
            <w:pPr>
              <w:spacing w:before="120" w:after="120" w:line="240" w:lineRule="auto"/>
              <w:jc w:val="center"/>
            </w:pPr>
          </w:p>
        </w:tc>
      </w:tr>
    </w:tbl>
    <w:p w14:paraId="0F3DD340" w14:textId="4BF75A38" w:rsidR="00160D0F" w:rsidRDefault="00160D0F" w:rsidP="004825A0"/>
    <w:p w14:paraId="0AC1E6CF" w14:textId="6C831A1C" w:rsidR="00692027" w:rsidRDefault="00692027" w:rsidP="00692027">
      <w:pPr>
        <w:pStyle w:val="Heading3"/>
        <w:keepNext/>
        <w:keepLines/>
        <w:numPr>
          <w:ilvl w:val="2"/>
          <w:numId w:val="14"/>
        </w:numPr>
        <w:spacing w:before="240" w:after="120" w:line="276" w:lineRule="auto"/>
      </w:pPr>
      <w:bookmarkStart w:id="512" w:name="_Toc56604055"/>
      <w:commentRangeStart w:id="513"/>
      <w:r w:rsidRPr="00212C5D">
        <w:t>Service Level Requirements</w:t>
      </w:r>
      <w:r>
        <w:t xml:space="preserve"> (SLRs)</w:t>
      </w:r>
      <w:bookmarkEnd w:id="512"/>
      <w:commentRangeEnd w:id="513"/>
      <w:r w:rsidR="001A0BEA">
        <w:rPr>
          <w:rStyle w:val="CommentReference"/>
          <w:rFonts w:ascii="Calibri" w:eastAsia="Times New Roman" w:hAnsi="Calibri" w:cs="Times New Roman"/>
          <w:b w:val="0"/>
          <w:color w:val="auto"/>
          <w:spacing w:val="0"/>
        </w:rPr>
        <w:commentReference w:id="513"/>
      </w:r>
    </w:p>
    <w:p w14:paraId="7C8D9D54" w14:textId="6BAE9536" w:rsidR="00AD651C" w:rsidRPr="00AD651C" w:rsidRDefault="00AD651C" w:rsidP="00AD651C">
      <w:pPr>
        <w:rPr>
          <w:rFonts w:cstheme="minorHAnsi"/>
          <w:i/>
          <w:color w:val="3333FF"/>
          <w:sz w:val="20"/>
          <w:szCs w:val="20"/>
        </w:rPr>
      </w:pPr>
      <w:r w:rsidRPr="00AD651C">
        <w:rPr>
          <w:rFonts w:cstheme="minorHAnsi"/>
          <w:i/>
          <w:color w:val="3333FF"/>
          <w:sz w:val="20"/>
          <w:szCs w:val="20"/>
        </w:rPr>
        <w:t>[Service Level Requirements are a sub-category of Non-Functional Requirements. They are the constraints of the organization being served by the solution that are formally agreed and will be captured and managed in the Service Level Agreement. Please ensure this section accurately reflects client needs, because inflated expectations may lead to over-engineering, thus increased costs.]</w:t>
      </w:r>
    </w:p>
    <w:tbl>
      <w:tblPr>
        <w:tblStyle w:val="TableGrid"/>
        <w:tblpPr w:leftFromText="180" w:rightFromText="180" w:vertAnchor="text" w:tblpY="1"/>
        <w:tblOverlap w:val="never"/>
        <w:tblW w:w="9606" w:type="dxa"/>
        <w:tblLook w:val="04A0" w:firstRow="1" w:lastRow="0" w:firstColumn="1" w:lastColumn="0" w:noHBand="0" w:noVBand="1"/>
      </w:tblPr>
      <w:tblGrid>
        <w:gridCol w:w="858"/>
        <w:gridCol w:w="7330"/>
        <w:gridCol w:w="1418"/>
      </w:tblGrid>
      <w:tr w:rsidR="00A766B4" w14:paraId="45B1EB8D" w14:textId="77777777" w:rsidTr="003827A9">
        <w:trPr>
          <w:cantSplit/>
          <w:tblHeader/>
        </w:trPr>
        <w:tc>
          <w:tcPr>
            <w:tcW w:w="858" w:type="dxa"/>
            <w:shd w:val="clear" w:color="auto" w:fill="BFBFBF" w:themeFill="background1" w:themeFillShade="BF"/>
          </w:tcPr>
          <w:p w14:paraId="155AC0DC" w14:textId="77777777" w:rsidR="00A766B4" w:rsidRPr="00F34AC0" w:rsidRDefault="00A766B4" w:rsidP="003827A9">
            <w:pPr>
              <w:jc w:val="center"/>
              <w:rPr>
                <w:b/>
              </w:rPr>
            </w:pPr>
            <w:r w:rsidRPr="00F34AC0">
              <w:rPr>
                <w:b/>
              </w:rPr>
              <w:t>ID</w:t>
            </w:r>
          </w:p>
        </w:tc>
        <w:tc>
          <w:tcPr>
            <w:tcW w:w="7330" w:type="dxa"/>
            <w:shd w:val="clear" w:color="auto" w:fill="BFBFBF" w:themeFill="background1" w:themeFillShade="BF"/>
          </w:tcPr>
          <w:p w14:paraId="55A58459" w14:textId="77777777" w:rsidR="00A766B4" w:rsidRPr="00F34AC0" w:rsidRDefault="00A766B4" w:rsidP="003827A9">
            <w:pPr>
              <w:rPr>
                <w:b/>
              </w:rPr>
            </w:pPr>
            <w:r>
              <w:rPr>
                <w:b/>
              </w:rPr>
              <w:t xml:space="preserve">Business </w:t>
            </w:r>
            <w:r w:rsidRPr="00F34AC0">
              <w:rPr>
                <w:b/>
              </w:rPr>
              <w:t>Requirements Description</w:t>
            </w:r>
          </w:p>
        </w:tc>
        <w:tc>
          <w:tcPr>
            <w:tcW w:w="1418" w:type="dxa"/>
            <w:shd w:val="clear" w:color="auto" w:fill="BFBFBF" w:themeFill="background1" w:themeFillShade="BF"/>
          </w:tcPr>
          <w:p w14:paraId="49D32EA9" w14:textId="77777777" w:rsidR="00A766B4" w:rsidRDefault="00A766B4" w:rsidP="003827A9">
            <w:pPr>
              <w:jc w:val="center"/>
              <w:rPr>
                <w:b/>
              </w:rPr>
            </w:pPr>
            <w:r>
              <w:rPr>
                <w:b/>
              </w:rPr>
              <w:t>MoSCoW</w:t>
            </w:r>
          </w:p>
        </w:tc>
      </w:tr>
      <w:tr w:rsidR="00A766B4" w14:paraId="1E3958A5" w14:textId="77777777" w:rsidTr="003827A9">
        <w:trPr>
          <w:cantSplit/>
        </w:trPr>
        <w:tc>
          <w:tcPr>
            <w:tcW w:w="858" w:type="dxa"/>
          </w:tcPr>
          <w:p w14:paraId="55A6581D" w14:textId="724B5FC8" w:rsidR="00A766B4" w:rsidRDefault="00A766B4" w:rsidP="003827A9">
            <w:pPr>
              <w:spacing w:before="120" w:after="120" w:line="240" w:lineRule="auto"/>
              <w:jc w:val="center"/>
            </w:pPr>
            <w:r>
              <w:t>SL01</w:t>
            </w:r>
          </w:p>
        </w:tc>
        <w:tc>
          <w:tcPr>
            <w:tcW w:w="7330" w:type="dxa"/>
          </w:tcPr>
          <w:p w14:paraId="698F2CD8" w14:textId="2B6ADDCE" w:rsidR="00A766B4" w:rsidRPr="004050CD" w:rsidRDefault="00C320D1" w:rsidP="003827A9">
            <w:pPr>
              <w:spacing w:before="120" w:after="120" w:line="240" w:lineRule="auto"/>
              <w:rPr>
                <w:rFonts w:eastAsiaTheme="minorHAnsi"/>
                <w:lang w:eastAsia="en-US"/>
              </w:rPr>
            </w:pPr>
            <w:del w:id="514" w:author="Hoa Bach" w:date="2020-11-23T11:31:00Z">
              <w:r w:rsidRPr="00C320D1" w:rsidDel="00894041">
                <w:rPr>
                  <w:rFonts w:eastAsiaTheme="minorHAnsi"/>
                  <w:color w:val="FF0000"/>
                  <w:lang w:eastAsia="en-US"/>
                </w:rPr>
                <w:delText>CODAT data sharing agreement</w:delText>
              </w:r>
              <w:r w:rsidDel="00894041">
                <w:rPr>
                  <w:rFonts w:eastAsiaTheme="minorHAnsi"/>
                  <w:color w:val="FF0000"/>
                  <w:lang w:eastAsia="en-US"/>
                </w:rPr>
                <w:delText>??</w:delText>
              </w:r>
            </w:del>
          </w:p>
        </w:tc>
        <w:tc>
          <w:tcPr>
            <w:tcW w:w="1418" w:type="dxa"/>
          </w:tcPr>
          <w:p w14:paraId="34B85248" w14:textId="24BEC2A1" w:rsidR="00A766B4" w:rsidRDefault="00C320D1" w:rsidP="003827A9">
            <w:pPr>
              <w:spacing w:before="120" w:after="120" w:line="240" w:lineRule="auto"/>
              <w:jc w:val="center"/>
            </w:pPr>
            <w:r>
              <w:t>Must</w:t>
            </w:r>
          </w:p>
        </w:tc>
      </w:tr>
      <w:tr w:rsidR="00A766B4" w14:paraId="2EC8F0B8" w14:textId="77777777" w:rsidTr="003827A9">
        <w:trPr>
          <w:cantSplit/>
        </w:trPr>
        <w:tc>
          <w:tcPr>
            <w:tcW w:w="858" w:type="dxa"/>
          </w:tcPr>
          <w:p w14:paraId="190A662B" w14:textId="346B1638" w:rsidR="00A766B4" w:rsidRDefault="00A766B4" w:rsidP="003827A9">
            <w:pPr>
              <w:spacing w:before="120" w:after="120" w:line="240" w:lineRule="auto"/>
              <w:jc w:val="center"/>
            </w:pPr>
            <w:r>
              <w:t>SL02</w:t>
            </w:r>
          </w:p>
        </w:tc>
        <w:tc>
          <w:tcPr>
            <w:tcW w:w="7330" w:type="dxa"/>
          </w:tcPr>
          <w:p w14:paraId="3EFE4A40" w14:textId="77777777" w:rsidR="00A766B4" w:rsidRPr="005B13BC" w:rsidRDefault="00A766B4" w:rsidP="003827A9">
            <w:pPr>
              <w:spacing w:before="120" w:after="120" w:line="240" w:lineRule="auto"/>
              <w:rPr>
                <w:rFonts w:eastAsiaTheme="minorHAnsi"/>
                <w:lang w:eastAsia="en-US"/>
              </w:rPr>
            </w:pPr>
          </w:p>
        </w:tc>
        <w:tc>
          <w:tcPr>
            <w:tcW w:w="1418" w:type="dxa"/>
          </w:tcPr>
          <w:p w14:paraId="3C734FCB" w14:textId="77777777" w:rsidR="00A766B4" w:rsidRDefault="00A766B4" w:rsidP="003827A9">
            <w:pPr>
              <w:spacing w:before="120" w:after="120" w:line="240" w:lineRule="auto"/>
              <w:jc w:val="center"/>
            </w:pPr>
          </w:p>
        </w:tc>
      </w:tr>
      <w:tr w:rsidR="00A766B4" w14:paraId="6433456A" w14:textId="77777777" w:rsidTr="003827A9">
        <w:trPr>
          <w:cantSplit/>
        </w:trPr>
        <w:tc>
          <w:tcPr>
            <w:tcW w:w="858" w:type="dxa"/>
          </w:tcPr>
          <w:p w14:paraId="6DC791BE" w14:textId="178DB2A9" w:rsidR="00A766B4" w:rsidRDefault="00A766B4" w:rsidP="003827A9">
            <w:pPr>
              <w:spacing w:before="120" w:after="120" w:line="240" w:lineRule="auto"/>
              <w:jc w:val="center"/>
            </w:pPr>
            <w:r>
              <w:t>SL03</w:t>
            </w:r>
          </w:p>
        </w:tc>
        <w:tc>
          <w:tcPr>
            <w:tcW w:w="7330" w:type="dxa"/>
          </w:tcPr>
          <w:p w14:paraId="1C2F0A21" w14:textId="77777777" w:rsidR="00A766B4" w:rsidRPr="00E04E74" w:rsidRDefault="00A766B4" w:rsidP="003827A9">
            <w:pPr>
              <w:spacing w:before="120" w:after="120" w:line="240" w:lineRule="auto"/>
            </w:pPr>
          </w:p>
        </w:tc>
        <w:tc>
          <w:tcPr>
            <w:tcW w:w="1418" w:type="dxa"/>
          </w:tcPr>
          <w:p w14:paraId="53A4613D" w14:textId="77777777" w:rsidR="00A766B4" w:rsidRDefault="00A766B4" w:rsidP="003827A9">
            <w:pPr>
              <w:spacing w:before="120" w:after="120" w:line="240" w:lineRule="auto"/>
              <w:jc w:val="center"/>
            </w:pPr>
          </w:p>
        </w:tc>
      </w:tr>
      <w:tr w:rsidR="00A766B4" w14:paraId="043969FE" w14:textId="77777777" w:rsidTr="003827A9">
        <w:trPr>
          <w:cantSplit/>
        </w:trPr>
        <w:tc>
          <w:tcPr>
            <w:tcW w:w="858" w:type="dxa"/>
          </w:tcPr>
          <w:p w14:paraId="1DFACEB3" w14:textId="097C0E6C" w:rsidR="00A766B4" w:rsidRDefault="00A766B4" w:rsidP="003827A9">
            <w:pPr>
              <w:spacing w:before="120" w:after="120" w:line="240" w:lineRule="auto"/>
              <w:jc w:val="center"/>
            </w:pPr>
            <w:r>
              <w:t>SL04</w:t>
            </w:r>
          </w:p>
        </w:tc>
        <w:tc>
          <w:tcPr>
            <w:tcW w:w="7330" w:type="dxa"/>
          </w:tcPr>
          <w:p w14:paraId="39D85EAD" w14:textId="77777777" w:rsidR="00A766B4" w:rsidRDefault="00A766B4" w:rsidP="003827A9">
            <w:pPr>
              <w:spacing w:before="120" w:after="120" w:line="240" w:lineRule="auto"/>
            </w:pPr>
          </w:p>
        </w:tc>
        <w:tc>
          <w:tcPr>
            <w:tcW w:w="1418" w:type="dxa"/>
          </w:tcPr>
          <w:p w14:paraId="3CB4EEC9" w14:textId="77777777" w:rsidR="00A766B4" w:rsidRDefault="00A766B4" w:rsidP="003827A9">
            <w:pPr>
              <w:spacing w:before="120" w:after="120" w:line="240" w:lineRule="auto"/>
              <w:jc w:val="center"/>
            </w:pPr>
          </w:p>
        </w:tc>
      </w:tr>
      <w:tr w:rsidR="00A766B4" w14:paraId="697BA552" w14:textId="77777777" w:rsidTr="003827A9">
        <w:trPr>
          <w:cantSplit/>
        </w:trPr>
        <w:tc>
          <w:tcPr>
            <w:tcW w:w="858" w:type="dxa"/>
          </w:tcPr>
          <w:p w14:paraId="29A3E800" w14:textId="4B6DB539" w:rsidR="00A766B4" w:rsidRDefault="00A766B4" w:rsidP="003827A9">
            <w:pPr>
              <w:spacing w:before="120" w:after="120" w:line="240" w:lineRule="auto"/>
              <w:jc w:val="center"/>
            </w:pPr>
            <w:r>
              <w:t>SL05</w:t>
            </w:r>
          </w:p>
        </w:tc>
        <w:tc>
          <w:tcPr>
            <w:tcW w:w="7330" w:type="dxa"/>
          </w:tcPr>
          <w:p w14:paraId="100820B8" w14:textId="77777777" w:rsidR="00A766B4" w:rsidRDefault="00A766B4" w:rsidP="003827A9">
            <w:pPr>
              <w:spacing w:before="120" w:after="120" w:line="240" w:lineRule="auto"/>
            </w:pPr>
          </w:p>
        </w:tc>
        <w:tc>
          <w:tcPr>
            <w:tcW w:w="1418" w:type="dxa"/>
          </w:tcPr>
          <w:p w14:paraId="22DBE8B8" w14:textId="77777777" w:rsidR="00A766B4" w:rsidRDefault="00A766B4" w:rsidP="003827A9">
            <w:pPr>
              <w:spacing w:before="120" w:after="120" w:line="240" w:lineRule="auto"/>
              <w:jc w:val="center"/>
            </w:pPr>
          </w:p>
        </w:tc>
      </w:tr>
      <w:tr w:rsidR="00A766B4" w14:paraId="0A98C3EE" w14:textId="77777777" w:rsidTr="003827A9">
        <w:trPr>
          <w:cantSplit/>
        </w:trPr>
        <w:tc>
          <w:tcPr>
            <w:tcW w:w="858" w:type="dxa"/>
          </w:tcPr>
          <w:p w14:paraId="478229C2" w14:textId="77777777" w:rsidR="00A766B4" w:rsidRDefault="00A766B4" w:rsidP="003827A9">
            <w:pPr>
              <w:spacing w:before="120" w:after="120" w:line="240" w:lineRule="auto"/>
              <w:jc w:val="center"/>
            </w:pPr>
          </w:p>
        </w:tc>
        <w:tc>
          <w:tcPr>
            <w:tcW w:w="7330" w:type="dxa"/>
          </w:tcPr>
          <w:p w14:paraId="6788D1B0" w14:textId="77777777" w:rsidR="00A766B4" w:rsidRDefault="00A766B4" w:rsidP="003827A9">
            <w:pPr>
              <w:spacing w:before="120" w:after="120" w:line="240" w:lineRule="auto"/>
            </w:pPr>
          </w:p>
        </w:tc>
        <w:tc>
          <w:tcPr>
            <w:tcW w:w="1418" w:type="dxa"/>
          </w:tcPr>
          <w:p w14:paraId="06E14174" w14:textId="77777777" w:rsidR="00A766B4" w:rsidRDefault="00A766B4" w:rsidP="003827A9">
            <w:pPr>
              <w:spacing w:before="120" w:after="120" w:line="240" w:lineRule="auto"/>
              <w:jc w:val="center"/>
            </w:pPr>
          </w:p>
        </w:tc>
      </w:tr>
    </w:tbl>
    <w:p w14:paraId="608E43D7" w14:textId="77777777" w:rsidR="00692027" w:rsidRPr="008223B9" w:rsidRDefault="00692027" w:rsidP="004825A0"/>
    <w:p w14:paraId="3FD883EF" w14:textId="5034BB46" w:rsidR="00894870" w:rsidRDefault="00894870" w:rsidP="00894870">
      <w:pPr>
        <w:pStyle w:val="Heading2"/>
        <w:keepNext/>
        <w:keepLines/>
        <w:numPr>
          <w:ilvl w:val="1"/>
          <w:numId w:val="14"/>
        </w:numPr>
        <w:spacing w:before="240" w:after="120" w:line="276" w:lineRule="auto"/>
      </w:pPr>
      <w:bookmarkStart w:id="515" w:name="_Toc56604056"/>
      <w:bookmarkStart w:id="516" w:name="_Toc290994537"/>
      <w:bookmarkEnd w:id="122"/>
      <w:bookmarkEnd w:id="123"/>
      <w:bookmarkEnd w:id="124"/>
      <w:bookmarkEnd w:id="125"/>
      <w:bookmarkEnd w:id="126"/>
      <w:bookmarkEnd w:id="127"/>
      <w:bookmarkEnd w:id="128"/>
      <w:bookmarkEnd w:id="129"/>
      <w:bookmarkEnd w:id="130"/>
      <w:bookmarkEnd w:id="131"/>
      <w:bookmarkEnd w:id="132"/>
      <w:bookmarkEnd w:id="134"/>
      <w:r>
        <w:t>Data Requirements</w:t>
      </w:r>
      <w:bookmarkEnd w:id="515"/>
    </w:p>
    <w:p w14:paraId="12013C4E" w14:textId="2D2C526F" w:rsidR="00D44627" w:rsidRDefault="004D43CB" w:rsidP="00D44627">
      <w:r>
        <w:t>T</w:t>
      </w:r>
      <w:r w:rsidR="00D44627">
        <w:t xml:space="preserve">he following </w:t>
      </w:r>
      <w:r w:rsidR="00C75D7D">
        <w:t xml:space="preserve">data </w:t>
      </w:r>
      <w:r>
        <w:t>is required for this solution</w:t>
      </w:r>
      <w:r w:rsidR="00D44627">
        <w:t>:</w:t>
      </w:r>
    </w:p>
    <w:tbl>
      <w:tblPr>
        <w:tblStyle w:val="TableGrid"/>
        <w:tblpPr w:leftFromText="180" w:rightFromText="180" w:vertAnchor="text" w:tblpY="1"/>
        <w:tblOverlap w:val="never"/>
        <w:tblW w:w="9606" w:type="dxa"/>
        <w:tblLook w:val="04A0" w:firstRow="1" w:lastRow="0" w:firstColumn="1" w:lastColumn="0" w:noHBand="0" w:noVBand="1"/>
      </w:tblPr>
      <w:tblGrid>
        <w:gridCol w:w="858"/>
        <w:gridCol w:w="7359"/>
        <w:gridCol w:w="1389"/>
      </w:tblGrid>
      <w:tr w:rsidR="00D44627" w14:paraId="0C79B1FA" w14:textId="77777777" w:rsidTr="00D82247">
        <w:trPr>
          <w:cantSplit/>
          <w:tblHeader/>
        </w:trPr>
        <w:tc>
          <w:tcPr>
            <w:tcW w:w="858" w:type="dxa"/>
            <w:shd w:val="clear" w:color="auto" w:fill="BFBFBF" w:themeFill="background1" w:themeFillShade="BF"/>
          </w:tcPr>
          <w:p w14:paraId="659D5AB8" w14:textId="77777777" w:rsidR="00D44627" w:rsidRPr="00F34AC0" w:rsidRDefault="00D44627" w:rsidP="003827A9">
            <w:pPr>
              <w:jc w:val="center"/>
              <w:rPr>
                <w:b/>
              </w:rPr>
            </w:pPr>
            <w:r w:rsidRPr="00F34AC0">
              <w:rPr>
                <w:b/>
              </w:rPr>
              <w:t>ID</w:t>
            </w:r>
          </w:p>
        </w:tc>
        <w:tc>
          <w:tcPr>
            <w:tcW w:w="7359" w:type="dxa"/>
            <w:shd w:val="clear" w:color="auto" w:fill="BFBFBF" w:themeFill="background1" w:themeFillShade="BF"/>
          </w:tcPr>
          <w:p w14:paraId="60AE32C3" w14:textId="3A19411B" w:rsidR="00D44627" w:rsidRPr="00F34AC0" w:rsidRDefault="008D2BB2" w:rsidP="00A61505">
            <w:pPr>
              <w:rPr>
                <w:b/>
              </w:rPr>
            </w:pPr>
            <w:r>
              <w:rPr>
                <w:b/>
              </w:rPr>
              <w:t xml:space="preserve">Business </w:t>
            </w:r>
            <w:r w:rsidRPr="00F34AC0">
              <w:rPr>
                <w:b/>
              </w:rPr>
              <w:t>Requirements Description</w:t>
            </w:r>
          </w:p>
        </w:tc>
        <w:tc>
          <w:tcPr>
            <w:tcW w:w="1389" w:type="dxa"/>
            <w:shd w:val="clear" w:color="auto" w:fill="BFBFBF" w:themeFill="background1" w:themeFillShade="BF"/>
          </w:tcPr>
          <w:p w14:paraId="15DE4E97" w14:textId="0FD4E754" w:rsidR="00D44627" w:rsidRDefault="008D2BB2" w:rsidP="003827A9">
            <w:pPr>
              <w:jc w:val="center"/>
              <w:rPr>
                <w:b/>
              </w:rPr>
            </w:pPr>
            <w:r>
              <w:rPr>
                <w:b/>
              </w:rPr>
              <w:t>MoSCoW</w:t>
            </w:r>
          </w:p>
        </w:tc>
      </w:tr>
      <w:tr w:rsidR="00D44627" w14:paraId="25DA0B23" w14:textId="77777777" w:rsidTr="00D82247">
        <w:trPr>
          <w:cantSplit/>
        </w:trPr>
        <w:tc>
          <w:tcPr>
            <w:tcW w:w="858" w:type="dxa"/>
          </w:tcPr>
          <w:p w14:paraId="7699BA26" w14:textId="3262820C" w:rsidR="00D44627" w:rsidRDefault="008D2BB2" w:rsidP="003827A9">
            <w:pPr>
              <w:spacing w:after="0" w:line="240" w:lineRule="auto"/>
              <w:jc w:val="center"/>
            </w:pPr>
            <w:r>
              <w:t>DR01</w:t>
            </w:r>
          </w:p>
        </w:tc>
        <w:tc>
          <w:tcPr>
            <w:tcW w:w="7359" w:type="dxa"/>
          </w:tcPr>
          <w:p w14:paraId="02874A4E" w14:textId="5E654B2E" w:rsidR="00D44627" w:rsidRDefault="00CB202C" w:rsidP="003827A9">
            <w:pPr>
              <w:spacing w:before="60" w:after="60" w:line="240" w:lineRule="auto"/>
            </w:pPr>
            <w:hyperlink r:id="rId21" w:history="1">
              <w:r w:rsidR="00D82247" w:rsidRPr="00D82247">
                <w:rPr>
                  <w:rStyle w:val="Hyperlink"/>
                </w:rPr>
                <w:t>Customer Cashflow SME and Retail BRD</w:t>
              </w:r>
            </w:hyperlink>
          </w:p>
        </w:tc>
        <w:tc>
          <w:tcPr>
            <w:tcW w:w="1389" w:type="dxa"/>
          </w:tcPr>
          <w:p w14:paraId="1B3A479D" w14:textId="44E7966A" w:rsidR="00D44627" w:rsidRDefault="008D2BB2" w:rsidP="003827A9">
            <w:pPr>
              <w:spacing w:after="0" w:line="240" w:lineRule="auto"/>
              <w:jc w:val="center"/>
            </w:pPr>
            <w:r>
              <w:t>Must</w:t>
            </w:r>
          </w:p>
        </w:tc>
      </w:tr>
      <w:tr w:rsidR="008D2BB2" w14:paraId="70E2D78B" w14:textId="77777777" w:rsidTr="00D82247">
        <w:trPr>
          <w:cantSplit/>
        </w:trPr>
        <w:tc>
          <w:tcPr>
            <w:tcW w:w="858" w:type="dxa"/>
          </w:tcPr>
          <w:p w14:paraId="2952A971" w14:textId="06302402" w:rsidR="008D2BB2" w:rsidRDefault="008D2BB2" w:rsidP="003827A9">
            <w:pPr>
              <w:spacing w:after="0" w:line="240" w:lineRule="auto"/>
              <w:jc w:val="center"/>
            </w:pPr>
            <w:r>
              <w:t>DR02</w:t>
            </w:r>
          </w:p>
        </w:tc>
        <w:tc>
          <w:tcPr>
            <w:tcW w:w="7359" w:type="dxa"/>
          </w:tcPr>
          <w:p w14:paraId="633B0C8B" w14:textId="797731D1" w:rsidR="008D2BB2" w:rsidRDefault="008D2BB2" w:rsidP="003827A9">
            <w:pPr>
              <w:spacing w:before="60" w:after="60" w:line="240" w:lineRule="auto"/>
            </w:pPr>
            <w:del w:id="517" w:author="Hoa Bach" w:date="2020-11-23T11:31:00Z">
              <w:r w:rsidRPr="008D2BB2" w:rsidDel="00E1492A">
                <w:rPr>
                  <w:color w:val="FF0000"/>
                </w:rPr>
                <w:delText>CODAT data requirement (TBD)</w:delText>
              </w:r>
            </w:del>
          </w:p>
        </w:tc>
        <w:tc>
          <w:tcPr>
            <w:tcW w:w="1389" w:type="dxa"/>
          </w:tcPr>
          <w:p w14:paraId="6B5D2F0C" w14:textId="4C9AE686" w:rsidR="008D2BB2" w:rsidRDefault="008D2BB2" w:rsidP="003827A9">
            <w:pPr>
              <w:spacing w:after="0" w:line="240" w:lineRule="auto"/>
              <w:jc w:val="center"/>
            </w:pPr>
            <w:r>
              <w:t>Must</w:t>
            </w:r>
          </w:p>
        </w:tc>
      </w:tr>
    </w:tbl>
    <w:p w14:paraId="3F6553F3" w14:textId="3C535D36" w:rsidR="00D44627" w:rsidRDefault="00D44627" w:rsidP="00D44627"/>
    <w:p w14:paraId="3EDAD861" w14:textId="2490832B" w:rsidR="004825A0" w:rsidRDefault="004825A0" w:rsidP="004825A0">
      <w:pPr>
        <w:pStyle w:val="Heading2"/>
        <w:keepNext/>
        <w:keepLines/>
        <w:numPr>
          <w:ilvl w:val="1"/>
          <w:numId w:val="14"/>
        </w:numPr>
        <w:spacing w:before="240" w:after="120" w:line="276" w:lineRule="auto"/>
      </w:pPr>
      <w:bookmarkStart w:id="518" w:name="_Toc56604057"/>
      <w:bookmarkEnd w:id="516"/>
      <w:commentRangeStart w:id="519"/>
      <w:r>
        <w:lastRenderedPageBreak/>
        <w:t>Transition Requirements</w:t>
      </w:r>
      <w:bookmarkEnd w:id="518"/>
      <w:commentRangeEnd w:id="519"/>
      <w:r w:rsidR="001A0BEA">
        <w:rPr>
          <w:rStyle w:val="CommentReference"/>
          <w:rFonts w:ascii="Calibri" w:eastAsia="Times New Roman" w:hAnsi="Calibri" w:cs="Times New Roman"/>
          <w:b w:val="0"/>
          <w:color w:val="auto"/>
          <w:spacing w:val="0"/>
        </w:rPr>
        <w:commentReference w:id="519"/>
      </w:r>
    </w:p>
    <w:p w14:paraId="5704C4A3" w14:textId="57666C87" w:rsidR="00AD651C" w:rsidRPr="00AD651C" w:rsidRDefault="00AD651C" w:rsidP="00AD651C">
      <w:pPr>
        <w:rPr>
          <w:rFonts w:cstheme="minorHAnsi"/>
          <w:i/>
          <w:color w:val="3333FF"/>
          <w:sz w:val="20"/>
          <w:szCs w:val="20"/>
        </w:rPr>
      </w:pPr>
      <w:r w:rsidRPr="00AD651C">
        <w:rPr>
          <w:rFonts w:cstheme="minorHAnsi"/>
          <w:i/>
          <w:color w:val="3333FF"/>
          <w:sz w:val="20"/>
          <w:szCs w:val="20"/>
        </w:rPr>
        <w:t>[Transition Requirements describe the capabilities that the solution must have and conditions it must have in order to facilitate transition from the current state to the future state, but are not needed once the change is complete. They are differentiated from other requirements types because they are of a temporary nature. Transition requirements address things like data conversion, training, and business continuity.</w:t>
      </w:r>
      <w:r>
        <w:rPr>
          <w:rFonts w:cstheme="minorHAnsi"/>
          <w:i/>
          <w:color w:val="3333FF"/>
          <w:sz w:val="20"/>
          <w:szCs w:val="20"/>
        </w:rPr>
        <w:t>]</w:t>
      </w:r>
    </w:p>
    <w:tbl>
      <w:tblPr>
        <w:tblStyle w:val="TableGrid"/>
        <w:tblpPr w:leftFromText="180" w:rightFromText="180" w:vertAnchor="text" w:tblpY="1"/>
        <w:tblOverlap w:val="never"/>
        <w:tblW w:w="9606" w:type="dxa"/>
        <w:tblLook w:val="04A0" w:firstRow="1" w:lastRow="0" w:firstColumn="1" w:lastColumn="0" w:noHBand="0" w:noVBand="1"/>
      </w:tblPr>
      <w:tblGrid>
        <w:gridCol w:w="858"/>
        <w:gridCol w:w="7359"/>
        <w:gridCol w:w="1389"/>
      </w:tblGrid>
      <w:tr w:rsidR="00761F9F" w14:paraId="479AE54E" w14:textId="77777777" w:rsidTr="00EE616B">
        <w:trPr>
          <w:cantSplit/>
          <w:tblHeader/>
        </w:trPr>
        <w:tc>
          <w:tcPr>
            <w:tcW w:w="858" w:type="dxa"/>
            <w:shd w:val="clear" w:color="auto" w:fill="BFBFBF" w:themeFill="background1" w:themeFillShade="BF"/>
          </w:tcPr>
          <w:p w14:paraId="67D2E5C3" w14:textId="77777777" w:rsidR="00761F9F" w:rsidRPr="00F34AC0" w:rsidRDefault="00761F9F" w:rsidP="00EE616B">
            <w:pPr>
              <w:jc w:val="center"/>
              <w:rPr>
                <w:b/>
              </w:rPr>
            </w:pPr>
            <w:r w:rsidRPr="00F34AC0">
              <w:rPr>
                <w:b/>
              </w:rPr>
              <w:t>ID</w:t>
            </w:r>
          </w:p>
        </w:tc>
        <w:tc>
          <w:tcPr>
            <w:tcW w:w="7359" w:type="dxa"/>
            <w:shd w:val="clear" w:color="auto" w:fill="BFBFBF" w:themeFill="background1" w:themeFillShade="BF"/>
          </w:tcPr>
          <w:p w14:paraId="20C549FA" w14:textId="77777777" w:rsidR="00761F9F" w:rsidRPr="00F34AC0" w:rsidRDefault="00761F9F" w:rsidP="00EE616B">
            <w:pPr>
              <w:rPr>
                <w:b/>
              </w:rPr>
            </w:pPr>
            <w:r>
              <w:rPr>
                <w:b/>
              </w:rPr>
              <w:t xml:space="preserve">Business </w:t>
            </w:r>
            <w:r w:rsidRPr="00F34AC0">
              <w:rPr>
                <w:b/>
              </w:rPr>
              <w:t>Requirements Description</w:t>
            </w:r>
          </w:p>
        </w:tc>
        <w:tc>
          <w:tcPr>
            <w:tcW w:w="1389" w:type="dxa"/>
            <w:shd w:val="clear" w:color="auto" w:fill="BFBFBF" w:themeFill="background1" w:themeFillShade="BF"/>
          </w:tcPr>
          <w:p w14:paraId="4BB3B105" w14:textId="77777777" w:rsidR="00761F9F" w:rsidRDefault="00761F9F" w:rsidP="00EE616B">
            <w:pPr>
              <w:jc w:val="center"/>
              <w:rPr>
                <w:b/>
              </w:rPr>
            </w:pPr>
            <w:r>
              <w:rPr>
                <w:b/>
              </w:rPr>
              <w:t>MoSCoW</w:t>
            </w:r>
          </w:p>
        </w:tc>
      </w:tr>
      <w:tr w:rsidR="00761F9F" w14:paraId="5A491136" w14:textId="77777777" w:rsidTr="00EE616B">
        <w:trPr>
          <w:cantSplit/>
        </w:trPr>
        <w:tc>
          <w:tcPr>
            <w:tcW w:w="858" w:type="dxa"/>
          </w:tcPr>
          <w:p w14:paraId="1C5BCF09" w14:textId="77777777" w:rsidR="00761F9F" w:rsidRDefault="00761F9F" w:rsidP="00EE616B">
            <w:pPr>
              <w:spacing w:after="0" w:line="240" w:lineRule="auto"/>
              <w:jc w:val="center"/>
            </w:pPr>
            <w:r>
              <w:t>TR01</w:t>
            </w:r>
          </w:p>
        </w:tc>
        <w:tc>
          <w:tcPr>
            <w:tcW w:w="7359" w:type="dxa"/>
          </w:tcPr>
          <w:p w14:paraId="09223CC0" w14:textId="77777777" w:rsidR="00761F9F" w:rsidRDefault="00761F9F" w:rsidP="00EE616B">
            <w:pPr>
              <w:spacing w:before="60" w:after="60" w:line="240" w:lineRule="auto"/>
            </w:pPr>
          </w:p>
        </w:tc>
        <w:tc>
          <w:tcPr>
            <w:tcW w:w="1389" w:type="dxa"/>
          </w:tcPr>
          <w:p w14:paraId="0181593C" w14:textId="77777777" w:rsidR="00761F9F" w:rsidRDefault="00761F9F" w:rsidP="00EE616B">
            <w:pPr>
              <w:spacing w:after="0" w:line="240" w:lineRule="auto"/>
              <w:jc w:val="center"/>
            </w:pPr>
          </w:p>
        </w:tc>
      </w:tr>
      <w:tr w:rsidR="00761F9F" w14:paraId="6308B4FD" w14:textId="77777777" w:rsidTr="00EE616B">
        <w:trPr>
          <w:cantSplit/>
        </w:trPr>
        <w:tc>
          <w:tcPr>
            <w:tcW w:w="858" w:type="dxa"/>
          </w:tcPr>
          <w:p w14:paraId="40262A39" w14:textId="77777777" w:rsidR="00761F9F" w:rsidRDefault="00761F9F" w:rsidP="00EE616B">
            <w:pPr>
              <w:spacing w:after="0" w:line="240" w:lineRule="auto"/>
              <w:jc w:val="center"/>
            </w:pPr>
            <w:r>
              <w:t>TR02</w:t>
            </w:r>
          </w:p>
        </w:tc>
        <w:tc>
          <w:tcPr>
            <w:tcW w:w="7359" w:type="dxa"/>
          </w:tcPr>
          <w:p w14:paraId="132E9757" w14:textId="77777777" w:rsidR="00761F9F" w:rsidRDefault="00761F9F" w:rsidP="00EE616B">
            <w:pPr>
              <w:spacing w:before="60" w:after="60" w:line="240" w:lineRule="auto"/>
            </w:pPr>
          </w:p>
        </w:tc>
        <w:tc>
          <w:tcPr>
            <w:tcW w:w="1389" w:type="dxa"/>
          </w:tcPr>
          <w:p w14:paraId="7D7094C8" w14:textId="77777777" w:rsidR="00761F9F" w:rsidRDefault="00761F9F" w:rsidP="00EE616B">
            <w:pPr>
              <w:spacing w:after="0" w:line="240" w:lineRule="auto"/>
              <w:jc w:val="center"/>
            </w:pPr>
          </w:p>
        </w:tc>
      </w:tr>
      <w:tr w:rsidR="00761F9F" w14:paraId="76934CF7" w14:textId="77777777" w:rsidTr="00EE616B">
        <w:trPr>
          <w:cantSplit/>
        </w:trPr>
        <w:tc>
          <w:tcPr>
            <w:tcW w:w="858" w:type="dxa"/>
          </w:tcPr>
          <w:p w14:paraId="60144352" w14:textId="77777777" w:rsidR="00761F9F" w:rsidRDefault="00761F9F" w:rsidP="00EE616B">
            <w:pPr>
              <w:spacing w:after="0" w:line="240" w:lineRule="auto"/>
              <w:jc w:val="center"/>
            </w:pPr>
            <w:r>
              <w:t>TR03</w:t>
            </w:r>
          </w:p>
        </w:tc>
        <w:tc>
          <w:tcPr>
            <w:tcW w:w="7359" w:type="dxa"/>
          </w:tcPr>
          <w:p w14:paraId="046792D5" w14:textId="77777777" w:rsidR="00761F9F" w:rsidRDefault="00761F9F" w:rsidP="00EE616B">
            <w:pPr>
              <w:spacing w:before="60" w:after="60" w:line="240" w:lineRule="auto"/>
            </w:pPr>
          </w:p>
        </w:tc>
        <w:tc>
          <w:tcPr>
            <w:tcW w:w="1389" w:type="dxa"/>
          </w:tcPr>
          <w:p w14:paraId="1478BA64" w14:textId="77777777" w:rsidR="00761F9F" w:rsidRDefault="00761F9F" w:rsidP="00EE616B">
            <w:pPr>
              <w:spacing w:after="0" w:line="240" w:lineRule="auto"/>
              <w:jc w:val="center"/>
            </w:pPr>
          </w:p>
        </w:tc>
      </w:tr>
      <w:tr w:rsidR="00761F9F" w14:paraId="68AAADE5" w14:textId="77777777" w:rsidTr="00EE616B">
        <w:trPr>
          <w:cantSplit/>
        </w:trPr>
        <w:tc>
          <w:tcPr>
            <w:tcW w:w="858" w:type="dxa"/>
          </w:tcPr>
          <w:p w14:paraId="0BFC9A3E" w14:textId="77777777" w:rsidR="00761F9F" w:rsidRDefault="00761F9F" w:rsidP="00EE616B">
            <w:pPr>
              <w:spacing w:after="0" w:line="240" w:lineRule="auto"/>
              <w:jc w:val="center"/>
            </w:pPr>
            <w:r>
              <w:t>TR04</w:t>
            </w:r>
          </w:p>
        </w:tc>
        <w:tc>
          <w:tcPr>
            <w:tcW w:w="7359" w:type="dxa"/>
          </w:tcPr>
          <w:p w14:paraId="74B5EF66" w14:textId="77777777" w:rsidR="00761F9F" w:rsidRDefault="00761F9F" w:rsidP="00EE616B">
            <w:pPr>
              <w:spacing w:before="60" w:after="60" w:line="240" w:lineRule="auto"/>
            </w:pPr>
          </w:p>
        </w:tc>
        <w:tc>
          <w:tcPr>
            <w:tcW w:w="1389" w:type="dxa"/>
          </w:tcPr>
          <w:p w14:paraId="02AE02B6" w14:textId="77777777" w:rsidR="00761F9F" w:rsidRDefault="00761F9F" w:rsidP="00EE616B">
            <w:pPr>
              <w:spacing w:after="0" w:line="240" w:lineRule="auto"/>
              <w:jc w:val="center"/>
            </w:pPr>
          </w:p>
        </w:tc>
      </w:tr>
      <w:tr w:rsidR="00761F9F" w14:paraId="07A4222F" w14:textId="77777777" w:rsidTr="00EE616B">
        <w:trPr>
          <w:cantSplit/>
        </w:trPr>
        <w:tc>
          <w:tcPr>
            <w:tcW w:w="858" w:type="dxa"/>
          </w:tcPr>
          <w:p w14:paraId="76DE29B8" w14:textId="77777777" w:rsidR="00761F9F" w:rsidRDefault="00761F9F" w:rsidP="00EE616B">
            <w:pPr>
              <w:spacing w:after="0" w:line="240" w:lineRule="auto"/>
              <w:jc w:val="center"/>
            </w:pPr>
            <w:r>
              <w:t>TR05</w:t>
            </w:r>
          </w:p>
        </w:tc>
        <w:tc>
          <w:tcPr>
            <w:tcW w:w="7359" w:type="dxa"/>
          </w:tcPr>
          <w:p w14:paraId="43F36E88" w14:textId="77777777" w:rsidR="00761F9F" w:rsidRDefault="00761F9F" w:rsidP="00EE616B">
            <w:pPr>
              <w:spacing w:before="60" w:after="60" w:line="240" w:lineRule="auto"/>
            </w:pPr>
          </w:p>
        </w:tc>
        <w:tc>
          <w:tcPr>
            <w:tcW w:w="1389" w:type="dxa"/>
          </w:tcPr>
          <w:p w14:paraId="6CE42674" w14:textId="77777777" w:rsidR="00761F9F" w:rsidRDefault="00761F9F" w:rsidP="00EE616B">
            <w:pPr>
              <w:spacing w:after="0" w:line="240" w:lineRule="auto"/>
              <w:jc w:val="center"/>
            </w:pPr>
          </w:p>
        </w:tc>
      </w:tr>
    </w:tbl>
    <w:p w14:paraId="166D1D73" w14:textId="5590386A" w:rsidR="009C7AAD" w:rsidRDefault="009C7AAD">
      <w:pPr>
        <w:rPr>
          <w:rFonts w:asciiTheme="majorHAnsi" w:hAnsiTheme="majorHAnsi" w:cstheme="minorHAnsi"/>
          <w:color w:val="A17100" w:themeColor="accent4" w:themeShade="80"/>
          <w:spacing w:val="-5"/>
          <w:sz w:val="40"/>
          <w:szCs w:val="40"/>
        </w:rPr>
      </w:pPr>
      <w:bookmarkStart w:id="520" w:name="_Toc290994539"/>
      <w:r>
        <w:rPr>
          <w:rFonts w:cstheme="minorHAnsi"/>
        </w:rPr>
        <w:br w:type="page"/>
      </w:r>
    </w:p>
    <w:p w14:paraId="0FFA6119" w14:textId="0AE5369F" w:rsidR="004825A0" w:rsidRPr="00761F9F" w:rsidRDefault="004825A0" w:rsidP="00761F9F">
      <w:pPr>
        <w:pStyle w:val="Heading1"/>
        <w:numPr>
          <w:ilvl w:val="0"/>
          <w:numId w:val="14"/>
        </w:numPr>
        <w:rPr>
          <w:rFonts w:cstheme="minorHAnsi"/>
        </w:rPr>
      </w:pPr>
      <w:bookmarkStart w:id="521" w:name="_Toc56604058"/>
      <w:r w:rsidRPr="00761F9F">
        <w:rPr>
          <w:rFonts w:cstheme="minorHAnsi"/>
        </w:rPr>
        <w:lastRenderedPageBreak/>
        <w:t>Assumptions, Dependencies and Constraints</w:t>
      </w:r>
      <w:bookmarkEnd w:id="520"/>
      <w:bookmarkEnd w:id="521"/>
    </w:p>
    <w:p w14:paraId="136BAD76" w14:textId="647EEA77" w:rsidR="004825A0" w:rsidRPr="00F50E8E" w:rsidRDefault="004825A0" w:rsidP="004825A0">
      <w:pPr>
        <w:rPr>
          <w:rFonts w:cstheme="minorHAnsi"/>
          <w:i/>
          <w:color w:val="3333FF"/>
        </w:rPr>
      </w:pPr>
      <w:r w:rsidRPr="00F50E8E">
        <w:rPr>
          <w:rFonts w:ascii="Calibri" w:eastAsia="Times New Roman" w:hAnsi="Calibri" w:cs="Calibri"/>
          <w:color w:val="000000"/>
        </w:rPr>
        <w:t>This section allows for documenting the assumptions, dependencies, and constraints that cannot be ascertained in advance. These items may feed the Business Risks section that follows.</w:t>
      </w:r>
    </w:p>
    <w:p w14:paraId="24EA563F" w14:textId="77777777" w:rsidR="004825A0" w:rsidRPr="00E70533" w:rsidRDefault="004825A0" w:rsidP="004825A0">
      <w:pPr>
        <w:pStyle w:val="Heading2"/>
        <w:keepNext/>
        <w:keepLines/>
        <w:numPr>
          <w:ilvl w:val="1"/>
          <w:numId w:val="14"/>
        </w:numPr>
        <w:spacing w:before="240" w:after="120" w:line="276" w:lineRule="auto"/>
      </w:pPr>
      <w:bookmarkStart w:id="522" w:name="_Toc290994540"/>
      <w:bookmarkStart w:id="523" w:name="_Toc56604059"/>
      <w:r w:rsidRPr="00E70533">
        <w:t>Assumptions</w:t>
      </w:r>
      <w:bookmarkEnd w:id="522"/>
      <w:bookmarkEnd w:id="523"/>
    </w:p>
    <w:p w14:paraId="4CFB6236" w14:textId="7B8CF635" w:rsidR="004825A0" w:rsidRPr="00F50E8E" w:rsidRDefault="00F60546" w:rsidP="00F60546">
      <w:pPr>
        <w:pStyle w:val="CWBNormal"/>
        <w:rPr>
          <w:sz w:val="22"/>
        </w:rPr>
      </w:pPr>
      <w:r w:rsidRPr="00F50E8E">
        <w:rPr>
          <w:sz w:val="22"/>
        </w:rPr>
        <w:t xml:space="preserve">The following </w:t>
      </w:r>
      <w:r w:rsidR="004825A0" w:rsidRPr="00F50E8E">
        <w:rPr>
          <w:sz w:val="22"/>
        </w:rPr>
        <w:t xml:space="preserve">assumptions have been made regarding </w:t>
      </w:r>
      <w:r w:rsidRPr="00F50E8E">
        <w:rPr>
          <w:sz w:val="22"/>
        </w:rPr>
        <w:t>this project</w:t>
      </w:r>
      <w:r w:rsidR="004825A0" w:rsidRPr="00F50E8E">
        <w:rPr>
          <w:sz w:val="22"/>
        </w:rPr>
        <w:t>. Each assumption is an ‘educated guess</w:t>
      </w:r>
      <w:r w:rsidR="008F2181" w:rsidRPr="00F50E8E">
        <w:rPr>
          <w:sz w:val="22"/>
        </w:rPr>
        <w:t>’</w:t>
      </w:r>
      <w:r w:rsidR="004825A0" w:rsidRPr="00F50E8E">
        <w:rPr>
          <w:sz w:val="22"/>
        </w:rPr>
        <w:t>, a likely condition, circumstance or event, presumed known and true in the absence of absolute certainty. Assumptions are made to fill knowledge gaps; they may later prove to be incorrect but could have a si</w:t>
      </w:r>
      <w:r w:rsidR="00800904">
        <w:rPr>
          <w:sz w:val="22"/>
        </w:rPr>
        <w:t>gnificant impact on the project/</w:t>
      </w:r>
      <w:r w:rsidR="004825A0" w:rsidRPr="00F50E8E">
        <w:rPr>
          <w:sz w:val="22"/>
        </w:rPr>
        <w:t>initiative</w:t>
      </w:r>
      <w:r w:rsidRPr="00F50E8E">
        <w:rPr>
          <w:sz w:val="22"/>
        </w:rPr>
        <w:t>.</w:t>
      </w:r>
    </w:p>
    <w:p w14:paraId="6B9A8F5C" w14:textId="77777777" w:rsidR="00F60546" w:rsidRPr="00F60546" w:rsidRDefault="00F60546" w:rsidP="00F60546">
      <w:pPr>
        <w:pStyle w:val="CWBNormal"/>
      </w:pPr>
    </w:p>
    <w:tbl>
      <w:tblPr>
        <w:tblStyle w:val="Corporate"/>
        <w:tblW w:w="0" w:type="auto"/>
        <w:tblLook w:val="0420" w:firstRow="1" w:lastRow="0" w:firstColumn="0" w:lastColumn="0" w:noHBand="0" w:noVBand="1"/>
      </w:tblPr>
      <w:tblGrid>
        <w:gridCol w:w="1028"/>
        <w:gridCol w:w="9037"/>
      </w:tblGrid>
      <w:tr w:rsidR="00F317B6" w:rsidRPr="00414A3D" w14:paraId="430158E3" w14:textId="77777777" w:rsidTr="0024712E">
        <w:trPr>
          <w:cnfStyle w:val="100000000000" w:firstRow="1" w:lastRow="0" w:firstColumn="0" w:lastColumn="0" w:oddVBand="0" w:evenVBand="0" w:oddHBand="0" w:evenHBand="0" w:firstRowFirstColumn="0" w:firstRowLastColumn="0" w:lastRowFirstColumn="0" w:lastRowLastColumn="0"/>
          <w:trHeight w:val="340"/>
        </w:trPr>
        <w:tc>
          <w:tcPr>
            <w:tcW w:w="1028" w:type="dxa"/>
          </w:tcPr>
          <w:p w14:paraId="62F39BB7" w14:textId="180A9134" w:rsidR="00F317B6" w:rsidRPr="00F50E8E" w:rsidRDefault="00F50E8E" w:rsidP="00F50E8E">
            <w:pPr>
              <w:spacing w:after="0" w:line="360" w:lineRule="auto"/>
              <w:jc w:val="center"/>
              <w:rPr>
                <w:rFonts w:asciiTheme="minorHAnsi" w:hAnsiTheme="minorHAnsi" w:cs="Tahoma"/>
                <w:sz w:val="22"/>
              </w:rPr>
            </w:pPr>
            <w:r w:rsidRPr="00F50E8E">
              <w:rPr>
                <w:rFonts w:asciiTheme="minorHAnsi" w:hAnsiTheme="minorHAnsi" w:cs="Tahoma"/>
                <w:sz w:val="22"/>
              </w:rPr>
              <w:t>ID</w:t>
            </w:r>
          </w:p>
        </w:tc>
        <w:tc>
          <w:tcPr>
            <w:tcW w:w="9037" w:type="dxa"/>
          </w:tcPr>
          <w:p w14:paraId="36A99D1D" w14:textId="27434024" w:rsidR="00F317B6" w:rsidRPr="00F50E8E" w:rsidRDefault="00F50E8E" w:rsidP="00F50E8E">
            <w:pPr>
              <w:spacing w:before="120" w:after="120" w:line="360" w:lineRule="auto"/>
              <w:jc w:val="center"/>
              <w:rPr>
                <w:rFonts w:asciiTheme="minorHAnsi" w:hAnsiTheme="minorHAnsi" w:cs="Tahoma"/>
                <w:caps/>
                <w:color w:val="auto"/>
                <w:sz w:val="22"/>
              </w:rPr>
            </w:pPr>
            <w:r w:rsidRPr="00F50E8E">
              <w:rPr>
                <w:rFonts w:asciiTheme="minorHAnsi" w:hAnsiTheme="minorHAnsi" w:cs="Tahoma"/>
                <w:caps/>
                <w:color w:val="FFFFFF" w:themeColor="background1"/>
                <w:sz w:val="22"/>
              </w:rPr>
              <w:t>Assumption</w:t>
            </w:r>
          </w:p>
        </w:tc>
      </w:tr>
      <w:tr w:rsidR="00F317B6" w:rsidRPr="00414A3D" w14:paraId="37BD4D51" w14:textId="77777777" w:rsidTr="00F317B6">
        <w:trPr>
          <w:cnfStyle w:val="000000100000" w:firstRow="0" w:lastRow="0" w:firstColumn="0" w:lastColumn="0" w:oddVBand="0" w:evenVBand="0" w:oddHBand="1" w:evenHBand="0" w:firstRowFirstColumn="0" w:firstRowLastColumn="0" w:lastRowFirstColumn="0" w:lastRowLastColumn="0"/>
        </w:trPr>
        <w:tc>
          <w:tcPr>
            <w:tcW w:w="1028" w:type="dxa"/>
          </w:tcPr>
          <w:p w14:paraId="25BBCB4B" w14:textId="41E1785A" w:rsidR="00F317B6" w:rsidRPr="00F50E8E" w:rsidRDefault="00F317B6" w:rsidP="00D03272">
            <w:pPr>
              <w:pStyle w:val="CWBNormal"/>
              <w:jc w:val="center"/>
              <w:rPr>
                <w:sz w:val="22"/>
              </w:rPr>
            </w:pPr>
            <w:r w:rsidRPr="00F50E8E">
              <w:rPr>
                <w:sz w:val="22"/>
              </w:rPr>
              <w:t>AS01</w:t>
            </w:r>
          </w:p>
        </w:tc>
        <w:tc>
          <w:tcPr>
            <w:tcW w:w="9037" w:type="dxa"/>
          </w:tcPr>
          <w:p w14:paraId="3072B305" w14:textId="51575890" w:rsidR="00F317B6" w:rsidRPr="00F50E8E" w:rsidRDefault="00F317B6" w:rsidP="0024712E">
            <w:pPr>
              <w:pStyle w:val="CWBNormal"/>
              <w:spacing w:before="120" w:after="120"/>
              <w:rPr>
                <w:sz w:val="22"/>
              </w:rPr>
            </w:pPr>
            <w:r w:rsidRPr="00F50E8E">
              <w:rPr>
                <w:sz w:val="22"/>
              </w:rPr>
              <w:t>All data acqui</w:t>
            </w:r>
            <w:r w:rsidR="00790D55">
              <w:rPr>
                <w:sz w:val="22"/>
              </w:rPr>
              <w:t>si</w:t>
            </w:r>
            <w:r w:rsidRPr="00F50E8E">
              <w:rPr>
                <w:sz w:val="22"/>
              </w:rPr>
              <w:t>tion, movement, storag</w:t>
            </w:r>
            <w:r w:rsidR="00790D55">
              <w:rPr>
                <w:sz w:val="22"/>
              </w:rPr>
              <w:t>e and manipulation will utilize</w:t>
            </w:r>
            <w:r w:rsidRPr="00F50E8E">
              <w:rPr>
                <w:sz w:val="22"/>
              </w:rPr>
              <w:t xml:space="preserve"> both Temenos and CWB personel</w:t>
            </w:r>
            <w:r w:rsidR="00AC72DF">
              <w:rPr>
                <w:sz w:val="22"/>
              </w:rPr>
              <w:t>.</w:t>
            </w:r>
          </w:p>
        </w:tc>
      </w:tr>
      <w:tr w:rsidR="00F317B6" w:rsidRPr="00414A3D" w14:paraId="4D94D8FE" w14:textId="77777777" w:rsidTr="00F317B6">
        <w:trPr>
          <w:cnfStyle w:val="000000010000" w:firstRow="0" w:lastRow="0" w:firstColumn="0" w:lastColumn="0" w:oddVBand="0" w:evenVBand="0" w:oddHBand="0" w:evenHBand="1" w:firstRowFirstColumn="0" w:firstRowLastColumn="0" w:lastRowFirstColumn="0" w:lastRowLastColumn="0"/>
        </w:trPr>
        <w:tc>
          <w:tcPr>
            <w:tcW w:w="1028" w:type="dxa"/>
          </w:tcPr>
          <w:p w14:paraId="6F540636" w14:textId="05047B1E" w:rsidR="00F317B6" w:rsidRPr="00F50E8E" w:rsidRDefault="00F317B6" w:rsidP="00D03272">
            <w:pPr>
              <w:pStyle w:val="CWBNormal"/>
              <w:jc w:val="center"/>
              <w:rPr>
                <w:sz w:val="22"/>
              </w:rPr>
            </w:pPr>
            <w:r w:rsidRPr="00F50E8E">
              <w:rPr>
                <w:sz w:val="22"/>
              </w:rPr>
              <w:t>AS02</w:t>
            </w:r>
          </w:p>
        </w:tc>
        <w:tc>
          <w:tcPr>
            <w:tcW w:w="9037" w:type="dxa"/>
          </w:tcPr>
          <w:p w14:paraId="057F2FA5" w14:textId="1F97C5C1" w:rsidR="00F317B6" w:rsidRPr="00F50E8E" w:rsidRDefault="00F317B6" w:rsidP="0024712E">
            <w:pPr>
              <w:pStyle w:val="CWBNormal"/>
              <w:spacing w:before="120" w:after="120"/>
              <w:rPr>
                <w:sz w:val="22"/>
              </w:rPr>
            </w:pPr>
            <w:r w:rsidRPr="00C54060">
              <w:rPr>
                <w:sz w:val="22"/>
              </w:rPr>
              <w:t>All configuration, analysis, development and testing of analytic components, solutions and or capabilities will include CWB information management (particularly Enterp</w:t>
            </w:r>
            <w:r w:rsidRPr="00F50E8E">
              <w:rPr>
                <w:sz w:val="22"/>
              </w:rPr>
              <w:t xml:space="preserve">rise Analytics team) personnel </w:t>
            </w:r>
            <w:r w:rsidR="00AC72DF">
              <w:rPr>
                <w:sz w:val="22"/>
              </w:rPr>
              <w:t>.</w:t>
            </w:r>
          </w:p>
        </w:tc>
      </w:tr>
      <w:tr w:rsidR="00F317B6" w:rsidRPr="00414A3D" w14:paraId="54C08C58" w14:textId="77777777" w:rsidTr="00F317B6">
        <w:trPr>
          <w:cnfStyle w:val="000000100000" w:firstRow="0" w:lastRow="0" w:firstColumn="0" w:lastColumn="0" w:oddVBand="0" w:evenVBand="0" w:oddHBand="1" w:evenHBand="0" w:firstRowFirstColumn="0" w:firstRowLastColumn="0" w:lastRowFirstColumn="0" w:lastRowLastColumn="0"/>
        </w:trPr>
        <w:tc>
          <w:tcPr>
            <w:tcW w:w="1028" w:type="dxa"/>
          </w:tcPr>
          <w:p w14:paraId="69A900D9" w14:textId="19755DA7" w:rsidR="00F317B6" w:rsidRPr="00F50E8E" w:rsidRDefault="00F317B6" w:rsidP="00D03272">
            <w:pPr>
              <w:pStyle w:val="CWBNormal"/>
              <w:jc w:val="center"/>
              <w:rPr>
                <w:sz w:val="22"/>
              </w:rPr>
            </w:pPr>
            <w:r w:rsidRPr="00F50E8E">
              <w:rPr>
                <w:sz w:val="22"/>
              </w:rPr>
              <w:t>AS03</w:t>
            </w:r>
          </w:p>
        </w:tc>
        <w:tc>
          <w:tcPr>
            <w:tcW w:w="9037" w:type="dxa"/>
          </w:tcPr>
          <w:p w14:paraId="13928364" w14:textId="44C550DB" w:rsidR="00F317B6" w:rsidRPr="00F50E8E" w:rsidRDefault="00F317B6" w:rsidP="0024712E">
            <w:pPr>
              <w:pStyle w:val="CWBNormal"/>
              <w:spacing w:before="120" w:after="120"/>
              <w:rPr>
                <w:sz w:val="22"/>
              </w:rPr>
            </w:pPr>
            <w:r w:rsidRPr="00F50E8E">
              <w:rPr>
                <w:sz w:val="22"/>
              </w:rPr>
              <w:t xml:space="preserve">Technical installation and </w:t>
            </w:r>
            <w:r w:rsidR="00AC72DF">
              <w:rPr>
                <w:sz w:val="22"/>
              </w:rPr>
              <w:t>configuration work will utilize</w:t>
            </w:r>
            <w:r w:rsidRPr="00F50E8E">
              <w:rPr>
                <w:sz w:val="22"/>
              </w:rPr>
              <w:t xml:space="preserve"> both Temenos and CWB personnel. </w:t>
            </w:r>
          </w:p>
        </w:tc>
      </w:tr>
      <w:tr w:rsidR="00A41AF0" w:rsidRPr="00414A3D" w14:paraId="3E92205D" w14:textId="77777777" w:rsidTr="00F317B6">
        <w:trPr>
          <w:cnfStyle w:val="000000010000" w:firstRow="0" w:lastRow="0" w:firstColumn="0" w:lastColumn="0" w:oddVBand="0" w:evenVBand="0" w:oddHBand="0" w:evenHBand="1" w:firstRowFirstColumn="0" w:firstRowLastColumn="0" w:lastRowFirstColumn="0" w:lastRowLastColumn="0"/>
        </w:trPr>
        <w:tc>
          <w:tcPr>
            <w:tcW w:w="1028" w:type="dxa"/>
          </w:tcPr>
          <w:p w14:paraId="4743BB56" w14:textId="64EFA6A2" w:rsidR="00A41AF0" w:rsidRPr="00F50E8E" w:rsidRDefault="00A41AF0" w:rsidP="00D03272">
            <w:pPr>
              <w:pStyle w:val="CWBNormal"/>
              <w:jc w:val="center"/>
              <w:rPr>
                <w:sz w:val="22"/>
              </w:rPr>
            </w:pPr>
            <w:r>
              <w:rPr>
                <w:sz w:val="22"/>
              </w:rPr>
              <w:t>AS04</w:t>
            </w:r>
          </w:p>
        </w:tc>
        <w:tc>
          <w:tcPr>
            <w:tcW w:w="9037" w:type="dxa"/>
          </w:tcPr>
          <w:p w14:paraId="0C76A484" w14:textId="4A6D20CE" w:rsidR="00A41AF0" w:rsidRPr="00F50E8E" w:rsidRDefault="00A41AF0" w:rsidP="0024712E">
            <w:pPr>
              <w:pStyle w:val="CWBNormal"/>
              <w:spacing w:before="120" w:after="120"/>
              <w:rPr>
                <w:sz w:val="22"/>
              </w:rPr>
            </w:pPr>
            <w:r w:rsidRPr="00A41AF0">
              <w:rPr>
                <w:sz w:val="22"/>
              </w:rPr>
              <w:t>Temenos technologies and their functionalities will deliver as advertised / promised / expected</w:t>
            </w:r>
            <w:r>
              <w:rPr>
                <w:sz w:val="22"/>
              </w:rPr>
              <w:t>.</w:t>
            </w:r>
          </w:p>
        </w:tc>
      </w:tr>
      <w:tr w:rsidR="00A41AF0" w:rsidRPr="00414A3D" w14:paraId="087D3BA2" w14:textId="77777777" w:rsidTr="00F317B6">
        <w:trPr>
          <w:cnfStyle w:val="000000100000" w:firstRow="0" w:lastRow="0" w:firstColumn="0" w:lastColumn="0" w:oddVBand="0" w:evenVBand="0" w:oddHBand="1" w:evenHBand="0" w:firstRowFirstColumn="0" w:firstRowLastColumn="0" w:lastRowFirstColumn="0" w:lastRowLastColumn="0"/>
        </w:trPr>
        <w:tc>
          <w:tcPr>
            <w:tcW w:w="1028" w:type="dxa"/>
          </w:tcPr>
          <w:p w14:paraId="1598E92E" w14:textId="2DB5E3E4" w:rsidR="00A41AF0" w:rsidRPr="00F50E8E" w:rsidRDefault="00A41AF0" w:rsidP="00D03272">
            <w:pPr>
              <w:pStyle w:val="CWBNormal"/>
              <w:jc w:val="center"/>
              <w:rPr>
                <w:sz w:val="22"/>
              </w:rPr>
            </w:pPr>
            <w:r>
              <w:rPr>
                <w:sz w:val="22"/>
              </w:rPr>
              <w:t>AS05</w:t>
            </w:r>
          </w:p>
        </w:tc>
        <w:tc>
          <w:tcPr>
            <w:tcW w:w="9037" w:type="dxa"/>
          </w:tcPr>
          <w:p w14:paraId="26363432" w14:textId="34CAF64B" w:rsidR="00A41AF0" w:rsidRPr="00A41AF0" w:rsidRDefault="00A41AF0" w:rsidP="00A41AF0">
            <w:pPr>
              <w:pStyle w:val="CWBNormal"/>
              <w:spacing w:before="120" w:after="120"/>
              <w:rPr>
                <w:sz w:val="22"/>
              </w:rPr>
            </w:pPr>
            <w:r w:rsidRPr="00A41AF0">
              <w:rPr>
                <w:sz w:val="22"/>
              </w:rPr>
              <w:t>Temenos support will be available in a timely fashion for CWB.</w:t>
            </w:r>
          </w:p>
        </w:tc>
      </w:tr>
      <w:tr w:rsidR="00A41AF0" w:rsidRPr="00414A3D" w14:paraId="22DFF528" w14:textId="77777777" w:rsidTr="00F317B6">
        <w:trPr>
          <w:cnfStyle w:val="000000010000" w:firstRow="0" w:lastRow="0" w:firstColumn="0" w:lastColumn="0" w:oddVBand="0" w:evenVBand="0" w:oddHBand="0" w:evenHBand="1" w:firstRowFirstColumn="0" w:firstRowLastColumn="0" w:lastRowFirstColumn="0" w:lastRowLastColumn="0"/>
        </w:trPr>
        <w:tc>
          <w:tcPr>
            <w:tcW w:w="1028" w:type="dxa"/>
          </w:tcPr>
          <w:p w14:paraId="2B9EE45F" w14:textId="77777777" w:rsidR="00A41AF0" w:rsidRPr="00F50E8E" w:rsidRDefault="00A41AF0" w:rsidP="00D03272">
            <w:pPr>
              <w:pStyle w:val="CWBNormal"/>
              <w:jc w:val="center"/>
              <w:rPr>
                <w:sz w:val="22"/>
              </w:rPr>
            </w:pPr>
          </w:p>
        </w:tc>
        <w:tc>
          <w:tcPr>
            <w:tcW w:w="9037" w:type="dxa"/>
          </w:tcPr>
          <w:p w14:paraId="09ABE795" w14:textId="77777777" w:rsidR="00A41AF0" w:rsidRPr="00F50E8E" w:rsidRDefault="00A41AF0" w:rsidP="0024712E">
            <w:pPr>
              <w:pStyle w:val="CWBNormal"/>
              <w:spacing w:before="120" w:after="120"/>
              <w:rPr>
                <w:sz w:val="22"/>
              </w:rPr>
            </w:pPr>
          </w:p>
        </w:tc>
      </w:tr>
    </w:tbl>
    <w:p w14:paraId="0A0AD118" w14:textId="214A14C2" w:rsidR="004825A0" w:rsidRDefault="004825A0" w:rsidP="004825A0">
      <w:pPr>
        <w:pStyle w:val="Heading2"/>
        <w:keepNext/>
        <w:keepLines/>
        <w:numPr>
          <w:ilvl w:val="1"/>
          <w:numId w:val="14"/>
        </w:numPr>
        <w:spacing w:before="240" w:after="120" w:line="276" w:lineRule="auto"/>
      </w:pPr>
      <w:bookmarkStart w:id="524" w:name="_Toc290994541"/>
      <w:bookmarkStart w:id="525" w:name="_Toc56604060"/>
      <w:r w:rsidRPr="00E70533">
        <w:lastRenderedPageBreak/>
        <w:t>Dependencies</w:t>
      </w:r>
      <w:bookmarkEnd w:id="524"/>
      <w:bookmarkEnd w:id="525"/>
    </w:p>
    <w:p w14:paraId="5C042F27" w14:textId="21FB3481" w:rsidR="004825A0" w:rsidRDefault="00F60546" w:rsidP="00F60546">
      <w:pPr>
        <w:pStyle w:val="CWBNormal"/>
        <w:rPr>
          <w:sz w:val="22"/>
        </w:rPr>
      </w:pPr>
      <w:r w:rsidRPr="00F50E8E">
        <w:rPr>
          <w:sz w:val="22"/>
        </w:rPr>
        <w:t>The following l</w:t>
      </w:r>
      <w:r w:rsidR="004825A0" w:rsidRPr="00F50E8E">
        <w:rPr>
          <w:sz w:val="22"/>
        </w:rPr>
        <w:t xml:space="preserve">ist </w:t>
      </w:r>
      <w:r w:rsidRPr="00F50E8E">
        <w:rPr>
          <w:sz w:val="22"/>
        </w:rPr>
        <w:t>of</w:t>
      </w:r>
      <w:r w:rsidR="004825A0" w:rsidRPr="00F50E8E">
        <w:rPr>
          <w:sz w:val="22"/>
        </w:rPr>
        <w:t xml:space="preserve"> business related dependencies </w:t>
      </w:r>
      <w:r w:rsidR="0091243B">
        <w:rPr>
          <w:sz w:val="22"/>
        </w:rPr>
        <w:t>have been identified:</w:t>
      </w:r>
    </w:p>
    <w:tbl>
      <w:tblPr>
        <w:tblStyle w:val="Corporate"/>
        <w:tblW w:w="0" w:type="auto"/>
        <w:tblLook w:val="0420" w:firstRow="1" w:lastRow="0" w:firstColumn="0" w:lastColumn="0" w:noHBand="0" w:noVBand="1"/>
      </w:tblPr>
      <w:tblGrid>
        <w:gridCol w:w="1011"/>
        <w:gridCol w:w="2250"/>
        <w:gridCol w:w="6804"/>
      </w:tblGrid>
      <w:tr w:rsidR="00A41AF0" w:rsidRPr="00414A3D" w14:paraId="20DFFDF0" w14:textId="77777777" w:rsidTr="00A41AF0">
        <w:trPr>
          <w:cnfStyle w:val="100000000000" w:firstRow="1" w:lastRow="0" w:firstColumn="0" w:lastColumn="0" w:oddVBand="0" w:evenVBand="0" w:oddHBand="0" w:evenHBand="0" w:firstRowFirstColumn="0" w:firstRowLastColumn="0" w:lastRowFirstColumn="0" w:lastRowLastColumn="0"/>
        </w:trPr>
        <w:tc>
          <w:tcPr>
            <w:tcW w:w="1011" w:type="dxa"/>
          </w:tcPr>
          <w:p w14:paraId="6A3BCE03" w14:textId="77777777" w:rsidR="00A41AF0" w:rsidRPr="00414A3D" w:rsidRDefault="00A41AF0" w:rsidP="00237F7D">
            <w:pPr>
              <w:rPr>
                <w:rFonts w:asciiTheme="minorHAnsi" w:hAnsiTheme="minorHAnsi" w:cs="Tahoma"/>
                <w:b w:val="0"/>
              </w:rPr>
            </w:pPr>
          </w:p>
        </w:tc>
        <w:tc>
          <w:tcPr>
            <w:tcW w:w="2250" w:type="dxa"/>
          </w:tcPr>
          <w:p w14:paraId="135B301F" w14:textId="77777777" w:rsidR="00A41AF0" w:rsidRPr="00414A3D" w:rsidRDefault="00A41AF0" w:rsidP="00237F7D">
            <w:pPr>
              <w:rPr>
                <w:rFonts w:asciiTheme="minorHAnsi" w:hAnsiTheme="minorHAnsi" w:cs="Tahoma"/>
                <w:b w:val="0"/>
              </w:rPr>
            </w:pPr>
          </w:p>
        </w:tc>
        <w:tc>
          <w:tcPr>
            <w:tcW w:w="6804" w:type="dxa"/>
          </w:tcPr>
          <w:p w14:paraId="57277C7F" w14:textId="77777777" w:rsidR="00A41AF0" w:rsidRPr="00414A3D" w:rsidRDefault="00A41AF0" w:rsidP="00237F7D">
            <w:pPr>
              <w:rPr>
                <w:rFonts w:asciiTheme="minorHAnsi" w:hAnsiTheme="minorHAnsi" w:cs="Tahoma"/>
                <w:b w:val="0"/>
              </w:rPr>
            </w:pPr>
          </w:p>
        </w:tc>
      </w:tr>
      <w:tr w:rsidR="00A41AF0" w:rsidRPr="00414A3D" w14:paraId="36708886" w14:textId="77777777" w:rsidTr="00A41AF0">
        <w:trPr>
          <w:cnfStyle w:val="000000100000" w:firstRow="0" w:lastRow="0" w:firstColumn="0" w:lastColumn="0" w:oddVBand="0" w:evenVBand="0" w:oddHBand="1" w:evenHBand="0" w:firstRowFirstColumn="0" w:firstRowLastColumn="0" w:lastRowFirstColumn="0" w:lastRowLastColumn="0"/>
        </w:trPr>
        <w:tc>
          <w:tcPr>
            <w:tcW w:w="1011" w:type="dxa"/>
          </w:tcPr>
          <w:p w14:paraId="4C1DA5F2" w14:textId="34914988" w:rsidR="00A41AF0" w:rsidRPr="00A41AF0" w:rsidRDefault="00A41AF0" w:rsidP="00A41AF0">
            <w:pPr>
              <w:pStyle w:val="CWBNormal"/>
              <w:spacing w:before="120" w:after="120"/>
              <w:rPr>
                <w:sz w:val="22"/>
              </w:rPr>
            </w:pPr>
            <w:r w:rsidRPr="00A41AF0">
              <w:rPr>
                <w:sz w:val="22"/>
              </w:rPr>
              <w:t>DP01</w:t>
            </w:r>
          </w:p>
        </w:tc>
        <w:tc>
          <w:tcPr>
            <w:tcW w:w="2250" w:type="dxa"/>
          </w:tcPr>
          <w:p w14:paraId="287412E0" w14:textId="28DDCE32" w:rsidR="00A41AF0" w:rsidRPr="00A41AF0" w:rsidRDefault="00A41AF0" w:rsidP="00A41AF0">
            <w:pPr>
              <w:pStyle w:val="CWBNormal"/>
              <w:spacing w:before="120" w:after="120"/>
              <w:rPr>
                <w:sz w:val="22"/>
              </w:rPr>
            </w:pPr>
            <w:r w:rsidRPr="00A41AF0">
              <w:rPr>
                <w:sz w:val="22"/>
              </w:rPr>
              <w:t>Temenos Architecture Infrastructure</w:t>
            </w:r>
          </w:p>
        </w:tc>
        <w:tc>
          <w:tcPr>
            <w:tcW w:w="6804" w:type="dxa"/>
          </w:tcPr>
          <w:p w14:paraId="3FF85F65" w14:textId="47BAA14E" w:rsidR="00A41AF0" w:rsidRPr="00A41AF0" w:rsidRDefault="00A41AF0" w:rsidP="00A41AF0">
            <w:pPr>
              <w:pStyle w:val="CWBNormal"/>
              <w:spacing w:before="120" w:after="120"/>
              <w:rPr>
                <w:sz w:val="22"/>
              </w:rPr>
            </w:pPr>
            <w:r w:rsidRPr="00A41AF0">
              <w:rPr>
                <w:sz w:val="22"/>
              </w:rPr>
              <w:t xml:space="preserve">The underlying Temenos TDE/TDL technology platform must be available to support this solution. </w:t>
            </w:r>
          </w:p>
        </w:tc>
      </w:tr>
      <w:tr w:rsidR="00A41AF0" w:rsidRPr="00414A3D" w14:paraId="1490E85E" w14:textId="77777777" w:rsidTr="00A41AF0">
        <w:trPr>
          <w:cnfStyle w:val="000000010000" w:firstRow="0" w:lastRow="0" w:firstColumn="0" w:lastColumn="0" w:oddVBand="0" w:evenVBand="0" w:oddHBand="0" w:evenHBand="1" w:firstRowFirstColumn="0" w:firstRowLastColumn="0" w:lastRowFirstColumn="0" w:lastRowLastColumn="0"/>
        </w:trPr>
        <w:tc>
          <w:tcPr>
            <w:tcW w:w="1011" w:type="dxa"/>
          </w:tcPr>
          <w:p w14:paraId="6589438B" w14:textId="42502404" w:rsidR="00A41AF0" w:rsidRPr="00A41AF0" w:rsidRDefault="00A41AF0" w:rsidP="00A41AF0">
            <w:pPr>
              <w:pStyle w:val="CWBNormal"/>
              <w:spacing w:before="120" w:after="120"/>
              <w:rPr>
                <w:sz w:val="22"/>
              </w:rPr>
            </w:pPr>
            <w:r w:rsidRPr="00A41AF0">
              <w:rPr>
                <w:sz w:val="22"/>
              </w:rPr>
              <w:t>DP02</w:t>
            </w:r>
          </w:p>
        </w:tc>
        <w:tc>
          <w:tcPr>
            <w:tcW w:w="2250" w:type="dxa"/>
          </w:tcPr>
          <w:p w14:paraId="5DF117D7" w14:textId="6E11E0A4" w:rsidR="00A41AF0" w:rsidRPr="00A41AF0" w:rsidRDefault="00A41AF0" w:rsidP="00A41AF0">
            <w:pPr>
              <w:pStyle w:val="CWBNormal"/>
              <w:spacing w:before="120" w:after="120"/>
              <w:rPr>
                <w:sz w:val="22"/>
              </w:rPr>
            </w:pPr>
            <w:r w:rsidRPr="00A41AF0">
              <w:rPr>
                <w:sz w:val="22"/>
              </w:rPr>
              <w:t>Temenos Cash Flow Predictive XAI Model</w:t>
            </w:r>
          </w:p>
        </w:tc>
        <w:tc>
          <w:tcPr>
            <w:tcW w:w="6804" w:type="dxa"/>
          </w:tcPr>
          <w:p w14:paraId="181C6665" w14:textId="38B1F8F3" w:rsidR="00A41AF0" w:rsidRPr="00A41AF0" w:rsidRDefault="00A41AF0" w:rsidP="00A41AF0">
            <w:pPr>
              <w:pStyle w:val="CWBNormal"/>
              <w:spacing w:before="120" w:after="120"/>
              <w:rPr>
                <w:sz w:val="22"/>
              </w:rPr>
            </w:pPr>
            <w:r w:rsidRPr="00A41AF0">
              <w:rPr>
                <w:sz w:val="22"/>
              </w:rPr>
              <w:t>The Temenos Cash Flow Predictive XAI Model and Platform must be available to use.</w:t>
            </w:r>
          </w:p>
        </w:tc>
      </w:tr>
      <w:tr w:rsidR="00A41AF0" w:rsidRPr="00414A3D" w:rsidDel="00335CD6" w14:paraId="105FF169" w14:textId="4304AB08" w:rsidTr="00A41AF0">
        <w:trPr>
          <w:cnfStyle w:val="000000100000" w:firstRow="0" w:lastRow="0" w:firstColumn="0" w:lastColumn="0" w:oddVBand="0" w:evenVBand="0" w:oddHBand="1" w:evenHBand="0" w:firstRowFirstColumn="0" w:firstRowLastColumn="0" w:lastRowFirstColumn="0" w:lastRowLastColumn="0"/>
          <w:del w:id="526" w:author="Hoa Bach" w:date="2020-11-23T11:31:00Z"/>
        </w:trPr>
        <w:tc>
          <w:tcPr>
            <w:tcW w:w="1011" w:type="dxa"/>
          </w:tcPr>
          <w:p w14:paraId="149CFA71" w14:textId="2FCE82D3" w:rsidR="00A41AF0" w:rsidRPr="00A41AF0" w:rsidDel="00335CD6" w:rsidRDefault="00A41AF0" w:rsidP="00A41AF0">
            <w:pPr>
              <w:pStyle w:val="CWBNormal"/>
              <w:spacing w:before="120" w:after="120"/>
              <w:rPr>
                <w:del w:id="527" w:author="Hoa Bach" w:date="2020-11-23T11:31:00Z"/>
                <w:sz w:val="22"/>
              </w:rPr>
            </w:pPr>
            <w:commentRangeStart w:id="528"/>
            <w:del w:id="529" w:author="Hoa Bach" w:date="2020-11-23T11:31:00Z">
              <w:r w:rsidRPr="00A41AF0" w:rsidDel="00335CD6">
                <w:rPr>
                  <w:sz w:val="22"/>
                </w:rPr>
                <w:delText>DP03</w:delText>
              </w:r>
            </w:del>
          </w:p>
        </w:tc>
        <w:tc>
          <w:tcPr>
            <w:tcW w:w="2250" w:type="dxa"/>
          </w:tcPr>
          <w:p w14:paraId="65408ED3" w14:textId="0DAEC60F" w:rsidR="00A41AF0" w:rsidRPr="00A41AF0" w:rsidDel="00335CD6" w:rsidRDefault="00A41AF0" w:rsidP="00A41AF0">
            <w:pPr>
              <w:pStyle w:val="CWBNormal"/>
              <w:spacing w:before="120" w:after="120"/>
              <w:rPr>
                <w:del w:id="530" w:author="Hoa Bach" w:date="2020-11-23T11:31:00Z"/>
                <w:sz w:val="22"/>
              </w:rPr>
            </w:pPr>
            <w:del w:id="531" w:author="Hoa Bach" w:date="2020-11-23T11:31:00Z">
              <w:r w:rsidRPr="00A41AF0" w:rsidDel="00335CD6">
                <w:rPr>
                  <w:sz w:val="22"/>
                </w:rPr>
                <w:delText>CODAT Integration</w:delText>
              </w:r>
            </w:del>
          </w:p>
        </w:tc>
        <w:tc>
          <w:tcPr>
            <w:tcW w:w="6804" w:type="dxa"/>
          </w:tcPr>
          <w:p w14:paraId="31BBE57E" w14:textId="773B8FB3" w:rsidR="00A41AF0" w:rsidRPr="00A41AF0" w:rsidDel="00335CD6" w:rsidRDefault="00A41AF0" w:rsidP="00A41AF0">
            <w:pPr>
              <w:pStyle w:val="CWBNormal"/>
              <w:spacing w:before="120" w:after="120"/>
              <w:rPr>
                <w:del w:id="532" w:author="Hoa Bach" w:date="2020-11-23T11:31:00Z"/>
                <w:sz w:val="22"/>
              </w:rPr>
            </w:pPr>
            <w:del w:id="533" w:author="Hoa Bach" w:date="2020-11-23T11:31:00Z">
              <w:r w:rsidRPr="00A41AF0" w:rsidDel="00335CD6">
                <w:rPr>
                  <w:sz w:val="22"/>
                </w:rPr>
                <w:delText>Data sharing agreement with CODAT and CWB customers must be reached.</w:delText>
              </w:r>
            </w:del>
            <w:commentRangeEnd w:id="528"/>
            <w:r w:rsidR="001A0BEA">
              <w:rPr>
                <w:rStyle w:val="CommentReference"/>
                <w:rFonts w:cs="Times New Roman"/>
                <w:color w:val="auto"/>
              </w:rPr>
              <w:commentReference w:id="528"/>
            </w:r>
          </w:p>
        </w:tc>
      </w:tr>
      <w:tr w:rsidR="00A41AF0" w:rsidRPr="00414A3D" w14:paraId="2109CCA2" w14:textId="77777777" w:rsidTr="00A41AF0">
        <w:trPr>
          <w:cnfStyle w:val="000000010000" w:firstRow="0" w:lastRow="0" w:firstColumn="0" w:lastColumn="0" w:oddVBand="0" w:evenVBand="0" w:oddHBand="0" w:evenHBand="1" w:firstRowFirstColumn="0" w:firstRowLastColumn="0" w:lastRowFirstColumn="0" w:lastRowLastColumn="0"/>
        </w:trPr>
        <w:tc>
          <w:tcPr>
            <w:tcW w:w="1011" w:type="dxa"/>
          </w:tcPr>
          <w:p w14:paraId="7EBFA3AE" w14:textId="77777777" w:rsidR="00A41AF0" w:rsidRDefault="00A41AF0" w:rsidP="00237F7D">
            <w:pPr>
              <w:rPr>
                <w:rFonts w:cs="Tahoma"/>
              </w:rPr>
            </w:pPr>
          </w:p>
        </w:tc>
        <w:tc>
          <w:tcPr>
            <w:tcW w:w="2250" w:type="dxa"/>
          </w:tcPr>
          <w:p w14:paraId="18F7494B" w14:textId="77777777" w:rsidR="00A41AF0" w:rsidRDefault="00A41AF0" w:rsidP="00237F7D">
            <w:pPr>
              <w:rPr>
                <w:rFonts w:cs="Tahoma"/>
              </w:rPr>
            </w:pPr>
          </w:p>
        </w:tc>
        <w:tc>
          <w:tcPr>
            <w:tcW w:w="6804" w:type="dxa"/>
          </w:tcPr>
          <w:p w14:paraId="22E407BE" w14:textId="77777777" w:rsidR="00A41AF0" w:rsidRDefault="00A41AF0" w:rsidP="00237F7D">
            <w:pPr>
              <w:rPr>
                <w:rFonts w:cs="Tahoma"/>
              </w:rPr>
            </w:pPr>
          </w:p>
        </w:tc>
      </w:tr>
    </w:tbl>
    <w:p w14:paraId="3D1A0B49" w14:textId="77777777" w:rsidR="00213E50" w:rsidRPr="00F50E8E" w:rsidRDefault="00213E50" w:rsidP="00F60546">
      <w:pPr>
        <w:pStyle w:val="CWBNormal"/>
        <w:rPr>
          <w:sz w:val="22"/>
        </w:rPr>
      </w:pPr>
    </w:p>
    <w:p w14:paraId="2A7F333A" w14:textId="77777777" w:rsidR="004825A0" w:rsidRPr="00E70533" w:rsidRDefault="004825A0" w:rsidP="004825A0">
      <w:pPr>
        <w:pStyle w:val="Heading2"/>
        <w:keepNext/>
        <w:keepLines/>
        <w:numPr>
          <w:ilvl w:val="1"/>
          <w:numId w:val="14"/>
        </w:numPr>
        <w:spacing w:before="240" w:after="120" w:line="276" w:lineRule="auto"/>
      </w:pPr>
      <w:bookmarkStart w:id="534" w:name="_Toc290994542"/>
      <w:bookmarkStart w:id="535" w:name="_Toc56604061"/>
      <w:r w:rsidRPr="00E70533">
        <w:t>Constraints</w:t>
      </w:r>
      <w:bookmarkEnd w:id="534"/>
      <w:bookmarkEnd w:id="535"/>
    </w:p>
    <w:p w14:paraId="022D91F5" w14:textId="634B25AF" w:rsidR="00A76E1D" w:rsidRPr="00A76E1D" w:rsidRDefault="00A76E1D" w:rsidP="00A76E1D">
      <w:pPr>
        <w:rPr>
          <w:rFonts w:cstheme="minorHAnsi"/>
          <w:i/>
          <w:color w:val="3333FF"/>
          <w:sz w:val="20"/>
          <w:szCs w:val="20"/>
        </w:rPr>
      </w:pPr>
      <w:r w:rsidRPr="00A76E1D">
        <w:rPr>
          <w:rFonts w:cstheme="minorHAnsi"/>
          <w:i/>
          <w:color w:val="3333FF"/>
          <w:sz w:val="20"/>
          <w:szCs w:val="20"/>
        </w:rPr>
        <w:t>[Typical constraints may include:  fixed budget, limited resources, imposed interim and/or end dates, predetermined software systems and packages and other predetermined solutions. Each constraint is a limiting condition, circumstance or event, setting boundaries for the project process and expected results.]</w:t>
      </w:r>
    </w:p>
    <w:p w14:paraId="6CDCF3B6" w14:textId="713E6820" w:rsidR="004825A0" w:rsidRPr="00F50E8E" w:rsidRDefault="002B3A36" w:rsidP="002B3A36">
      <w:pPr>
        <w:pStyle w:val="CWBNormal"/>
        <w:rPr>
          <w:sz w:val="22"/>
        </w:rPr>
      </w:pPr>
      <w:r w:rsidRPr="00F50E8E">
        <w:rPr>
          <w:sz w:val="22"/>
        </w:rPr>
        <w:t>The following constraints have been identified:</w:t>
      </w:r>
    </w:p>
    <w:p w14:paraId="0993E23B" w14:textId="77777777" w:rsidR="002B3A36" w:rsidRPr="002B3A36" w:rsidRDefault="002B3A36" w:rsidP="002B3A36">
      <w:pPr>
        <w:pStyle w:val="CWBNormal"/>
      </w:pPr>
    </w:p>
    <w:tbl>
      <w:tblPr>
        <w:tblStyle w:val="Corporate"/>
        <w:tblW w:w="0" w:type="auto"/>
        <w:tblInd w:w="23" w:type="dxa"/>
        <w:tblLook w:val="0420" w:firstRow="1" w:lastRow="0" w:firstColumn="0" w:lastColumn="0" w:noHBand="0" w:noVBand="1"/>
      </w:tblPr>
      <w:tblGrid>
        <w:gridCol w:w="1008"/>
        <w:gridCol w:w="9034"/>
      </w:tblGrid>
      <w:tr w:rsidR="004B0B1C" w:rsidRPr="00414A3D" w14:paraId="4D220C82" w14:textId="77777777" w:rsidTr="004B0B1C">
        <w:trPr>
          <w:cnfStyle w:val="100000000000" w:firstRow="1" w:lastRow="0" w:firstColumn="0" w:lastColumn="0" w:oddVBand="0" w:evenVBand="0" w:oddHBand="0" w:evenHBand="0" w:firstRowFirstColumn="0" w:firstRowLastColumn="0" w:lastRowFirstColumn="0" w:lastRowLastColumn="0"/>
        </w:trPr>
        <w:tc>
          <w:tcPr>
            <w:tcW w:w="1008" w:type="dxa"/>
          </w:tcPr>
          <w:p w14:paraId="737E7D6F" w14:textId="30112522" w:rsidR="004B0B1C" w:rsidRPr="00414A3D" w:rsidRDefault="004B0B1C" w:rsidP="004B1E85">
            <w:pPr>
              <w:rPr>
                <w:rFonts w:asciiTheme="minorHAnsi" w:hAnsiTheme="minorHAnsi" w:cs="Tahoma"/>
                <w:b w:val="0"/>
              </w:rPr>
            </w:pPr>
          </w:p>
        </w:tc>
        <w:tc>
          <w:tcPr>
            <w:tcW w:w="9034" w:type="dxa"/>
          </w:tcPr>
          <w:p w14:paraId="7BBAECF9" w14:textId="416688BF" w:rsidR="004B0B1C" w:rsidRPr="00414A3D" w:rsidRDefault="004B0B1C" w:rsidP="004B1E85">
            <w:pPr>
              <w:rPr>
                <w:rFonts w:asciiTheme="minorHAnsi" w:hAnsiTheme="minorHAnsi" w:cs="Tahoma"/>
                <w:b w:val="0"/>
              </w:rPr>
            </w:pPr>
          </w:p>
        </w:tc>
      </w:tr>
      <w:tr w:rsidR="004B0B1C" w:rsidRPr="00414A3D" w14:paraId="55DCEFF6" w14:textId="77777777" w:rsidTr="004B0B1C">
        <w:trPr>
          <w:cnfStyle w:val="000000100000" w:firstRow="0" w:lastRow="0" w:firstColumn="0" w:lastColumn="0" w:oddVBand="0" w:evenVBand="0" w:oddHBand="1" w:evenHBand="0" w:firstRowFirstColumn="0" w:firstRowLastColumn="0" w:lastRowFirstColumn="0" w:lastRowLastColumn="0"/>
        </w:trPr>
        <w:tc>
          <w:tcPr>
            <w:tcW w:w="1008" w:type="dxa"/>
          </w:tcPr>
          <w:p w14:paraId="7D6514C7" w14:textId="7F59C958" w:rsidR="004B0B1C" w:rsidRPr="00AE49ED" w:rsidRDefault="004B0B1C" w:rsidP="00AC2103">
            <w:pPr>
              <w:rPr>
                <w:rFonts w:asciiTheme="minorHAnsi" w:hAnsiTheme="minorHAnsi" w:cs="Tahoma"/>
                <w:sz w:val="22"/>
              </w:rPr>
            </w:pPr>
            <w:r w:rsidRPr="00AE49ED">
              <w:rPr>
                <w:rFonts w:asciiTheme="minorHAnsi" w:hAnsiTheme="minorHAnsi" w:cs="Tahoma"/>
                <w:sz w:val="22"/>
              </w:rPr>
              <w:t>CT01</w:t>
            </w:r>
          </w:p>
        </w:tc>
        <w:tc>
          <w:tcPr>
            <w:tcW w:w="9034" w:type="dxa"/>
          </w:tcPr>
          <w:p w14:paraId="7583A1A3" w14:textId="7EB68C77" w:rsidR="004B0B1C" w:rsidRPr="00AE49ED" w:rsidRDefault="004B0B1C" w:rsidP="00B05DF7">
            <w:pPr>
              <w:rPr>
                <w:rFonts w:asciiTheme="minorHAnsi" w:hAnsiTheme="minorHAnsi" w:cs="Tahoma"/>
                <w:sz w:val="22"/>
              </w:rPr>
            </w:pPr>
            <w:r w:rsidRPr="00AE49ED">
              <w:rPr>
                <w:rFonts w:asciiTheme="minorHAnsi" w:hAnsiTheme="minorHAnsi" w:cs="Tahoma"/>
                <w:sz w:val="22"/>
              </w:rPr>
              <w:t>Trade off between scope</w:t>
            </w:r>
            <w:r w:rsidR="00B05DF7" w:rsidRPr="00AE49ED">
              <w:rPr>
                <w:rFonts w:asciiTheme="minorHAnsi" w:hAnsiTheme="minorHAnsi" w:cs="Tahoma"/>
                <w:sz w:val="22"/>
              </w:rPr>
              <w:t xml:space="preserve"> and budget</w:t>
            </w:r>
            <w:r w:rsidRPr="00AE49ED">
              <w:rPr>
                <w:rFonts w:asciiTheme="minorHAnsi" w:hAnsiTheme="minorHAnsi" w:cs="Tahoma"/>
                <w:sz w:val="22"/>
              </w:rPr>
              <w:t xml:space="preserve"> </w:t>
            </w:r>
            <w:r w:rsidR="00B05DF7" w:rsidRPr="00AE49ED">
              <w:rPr>
                <w:rFonts w:asciiTheme="minorHAnsi" w:hAnsiTheme="minorHAnsi" w:cs="Tahoma"/>
                <w:sz w:val="22"/>
              </w:rPr>
              <w:t>may occur during the course of this development project in order to fit the solution delivery timeline.</w:t>
            </w:r>
          </w:p>
        </w:tc>
      </w:tr>
      <w:tr w:rsidR="004B0B1C" w:rsidRPr="00414A3D" w14:paraId="19436A8F" w14:textId="77777777" w:rsidTr="004B0B1C">
        <w:trPr>
          <w:cnfStyle w:val="000000010000" w:firstRow="0" w:lastRow="0" w:firstColumn="0" w:lastColumn="0" w:oddVBand="0" w:evenVBand="0" w:oddHBand="0" w:evenHBand="1" w:firstRowFirstColumn="0" w:firstRowLastColumn="0" w:lastRowFirstColumn="0" w:lastRowLastColumn="0"/>
        </w:trPr>
        <w:tc>
          <w:tcPr>
            <w:tcW w:w="1008" w:type="dxa"/>
          </w:tcPr>
          <w:p w14:paraId="0292A326" w14:textId="01DCFD15" w:rsidR="004B0B1C" w:rsidRPr="00AE49ED" w:rsidRDefault="004B0B1C" w:rsidP="008004C3">
            <w:pPr>
              <w:rPr>
                <w:rFonts w:cs="Tahoma"/>
                <w:sz w:val="22"/>
              </w:rPr>
            </w:pPr>
            <w:r w:rsidRPr="00AE49ED">
              <w:rPr>
                <w:rFonts w:cs="Tahoma"/>
                <w:sz w:val="22"/>
              </w:rPr>
              <w:t>CT02</w:t>
            </w:r>
          </w:p>
        </w:tc>
        <w:tc>
          <w:tcPr>
            <w:tcW w:w="9034" w:type="dxa"/>
          </w:tcPr>
          <w:p w14:paraId="4BB5D1EE" w14:textId="313A4616" w:rsidR="004B0B1C" w:rsidRPr="00AE49ED" w:rsidRDefault="00AE49ED" w:rsidP="00AE49ED">
            <w:pPr>
              <w:rPr>
                <w:rFonts w:cs="Tahoma"/>
                <w:sz w:val="22"/>
              </w:rPr>
            </w:pPr>
            <w:r>
              <w:rPr>
                <w:rFonts w:cs="Tahoma"/>
                <w:sz w:val="22"/>
              </w:rPr>
              <w:t>T</w:t>
            </w:r>
            <w:r w:rsidR="000C61A5">
              <w:rPr>
                <w:rFonts w:cs="Tahoma"/>
                <w:sz w:val="22"/>
              </w:rPr>
              <w:t>his solution deliver</w:t>
            </w:r>
            <w:r>
              <w:rPr>
                <w:rFonts w:cs="Tahoma"/>
                <w:sz w:val="22"/>
              </w:rPr>
              <w:t xml:space="preserve">y timeline may be affected by the </w:t>
            </w:r>
            <w:r w:rsidRPr="00AE49ED">
              <w:rPr>
                <w:rFonts w:cs="Tahoma"/>
                <w:sz w:val="22"/>
              </w:rPr>
              <w:t>Temenos</w:t>
            </w:r>
            <w:r w:rsidR="000C61A5">
              <w:rPr>
                <w:rFonts w:cs="Tahoma"/>
                <w:sz w:val="22"/>
              </w:rPr>
              <w:t>’</w:t>
            </w:r>
            <w:r w:rsidRPr="00AE49ED">
              <w:rPr>
                <w:rFonts w:cs="Tahoma"/>
                <w:sz w:val="22"/>
              </w:rPr>
              <w:t xml:space="preserve"> development effort and </w:t>
            </w:r>
            <w:r>
              <w:rPr>
                <w:rFonts w:cs="Tahoma"/>
                <w:sz w:val="22"/>
              </w:rPr>
              <w:t>response time.</w:t>
            </w:r>
          </w:p>
        </w:tc>
      </w:tr>
    </w:tbl>
    <w:p w14:paraId="17EE930D" w14:textId="77777777" w:rsidR="004825A0" w:rsidRPr="00E70533" w:rsidRDefault="004825A0" w:rsidP="004825A0">
      <w:pPr>
        <w:rPr>
          <w:rFonts w:cstheme="minorHAnsi"/>
        </w:rPr>
      </w:pPr>
    </w:p>
    <w:p w14:paraId="73AC091D" w14:textId="77777777" w:rsidR="00F6062F" w:rsidRDefault="00F6062F">
      <w:pPr>
        <w:rPr>
          <w:rFonts w:asciiTheme="majorHAnsi" w:hAnsiTheme="majorHAnsi" w:cstheme="minorHAnsi"/>
          <w:color w:val="A17100" w:themeColor="accent4" w:themeShade="80"/>
          <w:spacing w:val="-5"/>
          <w:sz w:val="40"/>
          <w:szCs w:val="40"/>
        </w:rPr>
      </w:pPr>
      <w:bookmarkStart w:id="536" w:name="_Toc290994543"/>
      <w:r>
        <w:rPr>
          <w:rFonts w:cstheme="minorHAnsi"/>
        </w:rPr>
        <w:lastRenderedPageBreak/>
        <w:br w:type="page"/>
      </w:r>
    </w:p>
    <w:p w14:paraId="368C15AB" w14:textId="669B6CDB" w:rsidR="004825A0" w:rsidRDefault="004825A0" w:rsidP="004825A0">
      <w:pPr>
        <w:pStyle w:val="Heading1"/>
        <w:numPr>
          <w:ilvl w:val="0"/>
          <w:numId w:val="14"/>
        </w:numPr>
        <w:rPr>
          <w:rFonts w:cstheme="minorHAnsi"/>
        </w:rPr>
      </w:pPr>
      <w:bookmarkStart w:id="537" w:name="_Toc56604062"/>
      <w:r w:rsidRPr="00AC3365">
        <w:rPr>
          <w:rFonts w:cstheme="minorHAnsi"/>
        </w:rPr>
        <w:lastRenderedPageBreak/>
        <w:t>Business Benefits</w:t>
      </w:r>
      <w:bookmarkEnd w:id="536"/>
      <w:bookmarkEnd w:id="537"/>
    </w:p>
    <w:p w14:paraId="6BB6D848" w14:textId="77777777" w:rsidR="00861FF4" w:rsidRDefault="00861FF4" w:rsidP="00861FF4">
      <w:pPr>
        <w:pStyle w:val="NoSpacing"/>
        <w:spacing w:before="120" w:after="120"/>
        <w:jc w:val="both"/>
      </w:pPr>
      <w:r>
        <w:t>This solution will benefits CWB in the following areas:</w:t>
      </w:r>
    </w:p>
    <w:p w14:paraId="60944222" w14:textId="77777777" w:rsidR="00861FF4" w:rsidRPr="00251072" w:rsidRDefault="00861FF4" w:rsidP="00861FF4">
      <w:pPr>
        <w:pStyle w:val="NoSpacing"/>
        <w:numPr>
          <w:ilvl w:val="0"/>
          <w:numId w:val="30"/>
        </w:numPr>
        <w:jc w:val="both"/>
      </w:pPr>
      <w:r>
        <w:rPr>
          <w:lang w:val="en-US"/>
        </w:rPr>
        <w:t>Better understanding of the customers cash flow</w:t>
      </w:r>
    </w:p>
    <w:p w14:paraId="32B9F57C" w14:textId="77777777" w:rsidR="00861FF4" w:rsidRPr="00251072" w:rsidRDefault="00861FF4" w:rsidP="00861FF4">
      <w:pPr>
        <w:pStyle w:val="NoSpacing"/>
        <w:numPr>
          <w:ilvl w:val="0"/>
          <w:numId w:val="30"/>
        </w:numPr>
        <w:jc w:val="both"/>
      </w:pPr>
      <w:r>
        <w:rPr>
          <w:lang w:val="en-US"/>
        </w:rPr>
        <w:t>Improved the day-to-day operation</w:t>
      </w:r>
    </w:p>
    <w:p w14:paraId="230B5570" w14:textId="77777777" w:rsidR="00861FF4" w:rsidRPr="00AA3AD3" w:rsidRDefault="00861FF4" w:rsidP="00861FF4">
      <w:pPr>
        <w:pStyle w:val="NoSpacing"/>
        <w:numPr>
          <w:ilvl w:val="0"/>
          <w:numId w:val="30"/>
        </w:numPr>
        <w:jc w:val="both"/>
      </w:pPr>
      <w:r>
        <w:rPr>
          <w:lang w:val="en-US"/>
        </w:rPr>
        <w:t xml:space="preserve">Gain better insights by accessing the near </w:t>
      </w:r>
      <w:r w:rsidRPr="00AA3AD3">
        <w:rPr>
          <w:lang w:val="en-US"/>
        </w:rPr>
        <w:t>real-time data</w:t>
      </w:r>
    </w:p>
    <w:p w14:paraId="25AEF9B4" w14:textId="77777777" w:rsidR="00861FF4" w:rsidRPr="009C0834" w:rsidRDefault="00861FF4" w:rsidP="00861FF4">
      <w:pPr>
        <w:pStyle w:val="NoSpacing"/>
        <w:numPr>
          <w:ilvl w:val="0"/>
          <w:numId w:val="30"/>
        </w:numPr>
        <w:jc w:val="both"/>
      </w:pPr>
      <w:r>
        <w:rPr>
          <w:lang w:val="en-US"/>
        </w:rPr>
        <w:t>Improved client relationships through the move to partnership</w:t>
      </w:r>
    </w:p>
    <w:p w14:paraId="68C602C4" w14:textId="77777777" w:rsidR="00861FF4" w:rsidRDefault="00861FF4" w:rsidP="00861FF4">
      <w:pPr>
        <w:pStyle w:val="NoSpacing"/>
        <w:numPr>
          <w:ilvl w:val="0"/>
          <w:numId w:val="30"/>
        </w:numPr>
        <w:jc w:val="both"/>
      </w:pPr>
      <w:r>
        <w:t>Be first to market using XAI technology to help solve one of SME’s biggest problems</w:t>
      </w:r>
    </w:p>
    <w:p w14:paraId="0F64FC30" w14:textId="77777777" w:rsidR="00861FF4" w:rsidRDefault="00861FF4" w:rsidP="00861FF4">
      <w:pPr>
        <w:pStyle w:val="NoSpacing"/>
        <w:numPr>
          <w:ilvl w:val="0"/>
          <w:numId w:val="30"/>
        </w:numPr>
        <w:jc w:val="both"/>
      </w:pPr>
      <w:r>
        <w:t>Increase our client base through digital offerings</w:t>
      </w:r>
    </w:p>
    <w:p w14:paraId="302B6EE4" w14:textId="77777777" w:rsidR="00861FF4" w:rsidRDefault="00861FF4" w:rsidP="00861FF4">
      <w:pPr>
        <w:pStyle w:val="NoSpacing"/>
        <w:numPr>
          <w:ilvl w:val="0"/>
          <w:numId w:val="30"/>
        </w:numPr>
        <w:jc w:val="both"/>
      </w:pPr>
      <w:r>
        <w:t>Provide excitement to our investors</w:t>
      </w:r>
    </w:p>
    <w:p w14:paraId="0D49F62D" w14:textId="77777777" w:rsidR="00861FF4" w:rsidRDefault="00861FF4" w:rsidP="00861FF4">
      <w:pPr>
        <w:pStyle w:val="NoSpacing"/>
        <w:numPr>
          <w:ilvl w:val="0"/>
          <w:numId w:val="30"/>
        </w:numPr>
        <w:jc w:val="both"/>
      </w:pPr>
      <w:r>
        <w:t>Use data and insights to help educate our clients</w:t>
      </w:r>
    </w:p>
    <w:p w14:paraId="6975CB8D" w14:textId="77777777" w:rsidR="00861FF4" w:rsidRDefault="00861FF4" w:rsidP="00861FF4">
      <w:pPr>
        <w:pStyle w:val="NoSpacing"/>
        <w:jc w:val="both"/>
      </w:pPr>
    </w:p>
    <w:p w14:paraId="670ECAB2" w14:textId="77777777" w:rsidR="00861FF4" w:rsidRDefault="00861FF4" w:rsidP="00861FF4">
      <w:pPr>
        <w:pStyle w:val="NoSpacing"/>
        <w:spacing w:before="120" w:after="120"/>
        <w:jc w:val="both"/>
      </w:pPr>
      <w:r>
        <w:t>This solution will benefits SMEs in the following areas:</w:t>
      </w:r>
    </w:p>
    <w:p w14:paraId="3D82ECC6" w14:textId="77777777" w:rsidR="00861FF4" w:rsidRDefault="00861FF4" w:rsidP="00861FF4">
      <w:pPr>
        <w:pStyle w:val="NoSpacing"/>
        <w:numPr>
          <w:ilvl w:val="0"/>
          <w:numId w:val="30"/>
        </w:numPr>
        <w:jc w:val="both"/>
        <w:rPr>
          <w:lang w:val="en-US"/>
        </w:rPr>
      </w:pPr>
      <w:r>
        <w:rPr>
          <w:lang w:val="en-US"/>
        </w:rPr>
        <w:t>Have access to more accurate prediction of their cash flow using the AI technology</w:t>
      </w:r>
    </w:p>
    <w:p w14:paraId="62C24729" w14:textId="77777777" w:rsidR="00861FF4" w:rsidRDefault="00861FF4" w:rsidP="00861FF4">
      <w:pPr>
        <w:pStyle w:val="NoSpacing"/>
        <w:numPr>
          <w:ilvl w:val="0"/>
          <w:numId w:val="30"/>
        </w:numPr>
        <w:jc w:val="both"/>
        <w:rPr>
          <w:lang w:val="en-US"/>
        </w:rPr>
      </w:pPr>
      <w:r>
        <w:rPr>
          <w:lang w:val="en-US"/>
        </w:rPr>
        <w:t>Have the insights to manage their cash flow more effectively</w:t>
      </w:r>
    </w:p>
    <w:p w14:paraId="39B169AE" w14:textId="00B6B567" w:rsidR="00861FF4" w:rsidRPr="009C0834" w:rsidRDefault="00861FF4" w:rsidP="00335CD6">
      <w:pPr>
        <w:pStyle w:val="NoSpacing"/>
        <w:numPr>
          <w:ilvl w:val="0"/>
          <w:numId w:val="30"/>
        </w:numPr>
        <w:jc w:val="both"/>
      </w:pPr>
      <w:r>
        <w:rPr>
          <w:lang w:val="en-US"/>
        </w:rPr>
        <w:t>Have an integrated view of their cash flow data</w:t>
      </w:r>
    </w:p>
    <w:p w14:paraId="75D50D44" w14:textId="77777777" w:rsidR="004825A0" w:rsidRPr="00277E83" w:rsidRDefault="004825A0" w:rsidP="004825A0">
      <w:pPr>
        <w:rPr>
          <w:rFonts w:cstheme="minorHAnsi"/>
          <w:color w:val="3333FF"/>
          <w:szCs w:val="20"/>
        </w:rPr>
      </w:pPr>
    </w:p>
    <w:p w14:paraId="096ACF4F" w14:textId="77777777" w:rsidR="004825A0" w:rsidRPr="00AC3365" w:rsidRDefault="004825A0" w:rsidP="004825A0">
      <w:pPr>
        <w:pStyle w:val="Heading1"/>
        <w:numPr>
          <w:ilvl w:val="0"/>
          <w:numId w:val="14"/>
        </w:numPr>
        <w:rPr>
          <w:rFonts w:cstheme="minorHAnsi"/>
        </w:rPr>
      </w:pPr>
      <w:bookmarkStart w:id="538" w:name="_Toc290994544"/>
      <w:bookmarkStart w:id="539" w:name="_Toc56604063"/>
      <w:r w:rsidRPr="00AC3365">
        <w:rPr>
          <w:rFonts w:cstheme="minorHAnsi"/>
        </w:rPr>
        <w:t>Business Risks</w:t>
      </w:r>
      <w:bookmarkEnd w:id="538"/>
      <w:bookmarkEnd w:id="539"/>
    </w:p>
    <w:p w14:paraId="49E9A4D8" w14:textId="399565E4" w:rsidR="004825A0" w:rsidRDefault="007C397D" w:rsidP="007C397D">
      <w:r>
        <w:t>S</w:t>
      </w:r>
      <w:r w:rsidR="004F4E59">
        <w:t>tate</w:t>
      </w:r>
      <w:r>
        <w:t xml:space="preserve"> the risks that business will face if this solution is implemented or not implemented</w:t>
      </w:r>
      <w:r w:rsidR="0006620B" w:rsidRPr="0006620B">
        <w:t>.</w:t>
      </w:r>
    </w:p>
    <w:p w14:paraId="1318C873" w14:textId="77777777" w:rsidR="0096666A" w:rsidRPr="00E70533" w:rsidRDefault="0096666A" w:rsidP="0096666A">
      <w:pPr>
        <w:rPr>
          <w:rFonts w:cstheme="minorHAnsi"/>
          <w:i/>
          <w:color w:val="3333FF"/>
          <w:sz w:val="20"/>
          <w:szCs w:val="20"/>
        </w:rPr>
      </w:pPr>
      <w:r w:rsidRPr="00E70533">
        <w:rPr>
          <w:rFonts w:cstheme="minorHAnsi"/>
          <w:i/>
          <w:color w:val="3333FF"/>
          <w:sz w:val="20"/>
          <w:szCs w:val="20"/>
        </w:rPr>
        <w:t>[List any known business related risks that have been uncovered as a result of business analysis activities, or that are related to the business analysis itself (such as not having adequate time to perform required analysis and non-availability of key requirements voices). Describe the business implications if the initiative is cancelled. List areas whose requirements are most likely to be incorrectly captured. List all other risks that could impact the success or failure of the initiative. For each risk, document the impact of the risk and mitigation strategy.]</w:t>
      </w:r>
    </w:p>
    <w:tbl>
      <w:tblPr>
        <w:tblStyle w:val="Corporate"/>
        <w:tblW w:w="9839" w:type="dxa"/>
        <w:tblLook w:val="0420" w:firstRow="1" w:lastRow="0" w:firstColumn="0" w:lastColumn="0" w:noHBand="0" w:noVBand="1"/>
      </w:tblPr>
      <w:tblGrid>
        <w:gridCol w:w="767"/>
        <w:gridCol w:w="1154"/>
        <w:gridCol w:w="1681"/>
        <w:gridCol w:w="1559"/>
        <w:gridCol w:w="1407"/>
        <w:gridCol w:w="1003"/>
        <w:gridCol w:w="2268"/>
      </w:tblGrid>
      <w:tr w:rsidR="0096666A" w:rsidRPr="00414A3D" w14:paraId="1507E047" w14:textId="77777777" w:rsidTr="00D6099F">
        <w:trPr>
          <w:cnfStyle w:val="100000000000" w:firstRow="1" w:lastRow="0" w:firstColumn="0" w:lastColumn="0" w:oddVBand="0" w:evenVBand="0" w:oddHBand="0" w:evenHBand="0" w:firstRowFirstColumn="0" w:firstRowLastColumn="0" w:lastRowFirstColumn="0" w:lastRowLastColumn="0"/>
        </w:trPr>
        <w:tc>
          <w:tcPr>
            <w:tcW w:w="767" w:type="dxa"/>
          </w:tcPr>
          <w:p w14:paraId="38CEA291" w14:textId="77777777" w:rsidR="0096666A" w:rsidRPr="00414A3D" w:rsidRDefault="0096666A" w:rsidP="00D6099F">
            <w:pPr>
              <w:spacing w:after="0" w:line="360" w:lineRule="auto"/>
              <w:rPr>
                <w:rFonts w:asciiTheme="minorHAnsi" w:hAnsiTheme="minorHAnsi" w:cs="Tahoma"/>
                <w:b w:val="0"/>
              </w:rPr>
            </w:pPr>
            <w:r>
              <w:rPr>
                <w:rFonts w:asciiTheme="minorHAnsi" w:hAnsiTheme="minorHAnsi" w:cs="Tahoma"/>
                <w:b w:val="0"/>
              </w:rPr>
              <w:lastRenderedPageBreak/>
              <w:t>Ref</w:t>
            </w:r>
          </w:p>
        </w:tc>
        <w:tc>
          <w:tcPr>
            <w:tcW w:w="1154" w:type="dxa"/>
          </w:tcPr>
          <w:p w14:paraId="6A3F76C1" w14:textId="77777777" w:rsidR="0096666A" w:rsidRPr="00414A3D" w:rsidRDefault="0096666A" w:rsidP="00D6099F">
            <w:pPr>
              <w:spacing w:after="0" w:line="360" w:lineRule="auto"/>
              <w:ind w:left="-180" w:firstLine="180"/>
              <w:rPr>
                <w:rFonts w:asciiTheme="minorHAnsi" w:hAnsiTheme="minorHAnsi" w:cs="Tahoma"/>
                <w:b w:val="0"/>
              </w:rPr>
            </w:pPr>
            <w:r>
              <w:rPr>
                <w:rFonts w:asciiTheme="minorHAnsi" w:hAnsiTheme="minorHAnsi" w:cs="Tahoma"/>
                <w:b w:val="0"/>
              </w:rPr>
              <w:t>Risk</w:t>
            </w:r>
          </w:p>
        </w:tc>
        <w:tc>
          <w:tcPr>
            <w:tcW w:w="1681" w:type="dxa"/>
          </w:tcPr>
          <w:p w14:paraId="1FBBC167" w14:textId="77777777" w:rsidR="0096666A" w:rsidRPr="00414A3D" w:rsidRDefault="0096666A" w:rsidP="00D6099F">
            <w:pPr>
              <w:spacing w:after="0" w:line="360" w:lineRule="auto"/>
              <w:rPr>
                <w:rFonts w:asciiTheme="minorHAnsi" w:hAnsiTheme="minorHAnsi" w:cs="Tahoma"/>
                <w:b w:val="0"/>
              </w:rPr>
            </w:pPr>
            <w:r>
              <w:rPr>
                <w:rFonts w:asciiTheme="minorHAnsi" w:hAnsiTheme="minorHAnsi" w:cs="Tahoma"/>
                <w:b w:val="0"/>
              </w:rPr>
              <w:t>Description</w:t>
            </w:r>
          </w:p>
        </w:tc>
        <w:tc>
          <w:tcPr>
            <w:tcW w:w="1559" w:type="dxa"/>
          </w:tcPr>
          <w:p w14:paraId="00F7467E" w14:textId="77777777" w:rsidR="0096666A" w:rsidRPr="00414A3D" w:rsidRDefault="0096666A" w:rsidP="00D6099F">
            <w:pPr>
              <w:spacing w:after="0" w:line="360" w:lineRule="auto"/>
              <w:rPr>
                <w:rFonts w:asciiTheme="minorHAnsi" w:hAnsiTheme="minorHAnsi" w:cs="Tahoma"/>
                <w:b w:val="0"/>
              </w:rPr>
            </w:pPr>
            <w:r>
              <w:rPr>
                <w:rFonts w:asciiTheme="minorHAnsi" w:hAnsiTheme="minorHAnsi" w:cs="Tahoma"/>
                <w:b w:val="0"/>
              </w:rPr>
              <w:t>Probability</w:t>
            </w:r>
          </w:p>
        </w:tc>
        <w:tc>
          <w:tcPr>
            <w:tcW w:w="1407" w:type="dxa"/>
          </w:tcPr>
          <w:p w14:paraId="2957FA7C" w14:textId="77777777" w:rsidR="0096666A" w:rsidRPr="00414A3D" w:rsidRDefault="0096666A" w:rsidP="00D6099F">
            <w:pPr>
              <w:spacing w:after="0" w:line="360" w:lineRule="auto"/>
              <w:rPr>
                <w:rFonts w:asciiTheme="minorHAnsi" w:hAnsiTheme="minorHAnsi" w:cs="Tahoma"/>
                <w:b w:val="0"/>
              </w:rPr>
            </w:pPr>
            <w:r>
              <w:rPr>
                <w:rFonts w:asciiTheme="minorHAnsi" w:hAnsiTheme="minorHAnsi" w:cs="Tahoma"/>
                <w:b w:val="0"/>
              </w:rPr>
              <w:t>Impact</w:t>
            </w:r>
          </w:p>
        </w:tc>
        <w:tc>
          <w:tcPr>
            <w:tcW w:w="1003" w:type="dxa"/>
          </w:tcPr>
          <w:p w14:paraId="2F312F0E" w14:textId="77777777" w:rsidR="0096666A" w:rsidRDefault="0096666A" w:rsidP="00D6099F">
            <w:pPr>
              <w:spacing w:after="0" w:line="360" w:lineRule="auto"/>
              <w:rPr>
                <w:rFonts w:asciiTheme="minorHAnsi" w:hAnsiTheme="minorHAnsi" w:cs="Tahoma"/>
                <w:b w:val="0"/>
              </w:rPr>
            </w:pPr>
            <w:r>
              <w:rPr>
                <w:rFonts w:asciiTheme="minorHAnsi" w:hAnsiTheme="minorHAnsi" w:cs="Tahoma"/>
                <w:b w:val="0"/>
              </w:rPr>
              <w:t>Severity</w:t>
            </w:r>
          </w:p>
        </w:tc>
        <w:tc>
          <w:tcPr>
            <w:tcW w:w="2268" w:type="dxa"/>
          </w:tcPr>
          <w:p w14:paraId="0CE7006C" w14:textId="77777777" w:rsidR="0096666A" w:rsidRDefault="0096666A" w:rsidP="00D6099F">
            <w:pPr>
              <w:spacing w:after="0" w:line="360" w:lineRule="auto"/>
              <w:rPr>
                <w:rFonts w:asciiTheme="minorHAnsi" w:hAnsiTheme="minorHAnsi" w:cs="Tahoma"/>
                <w:b w:val="0"/>
              </w:rPr>
            </w:pPr>
            <w:r>
              <w:rPr>
                <w:rFonts w:asciiTheme="minorHAnsi" w:hAnsiTheme="minorHAnsi" w:cs="Tahoma"/>
                <w:b w:val="0"/>
              </w:rPr>
              <w:t>Mitigation</w:t>
            </w:r>
          </w:p>
        </w:tc>
      </w:tr>
      <w:tr w:rsidR="0096666A" w:rsidRPr="00414A3D" w14:paraId="36FABDC8" w14:textId="77777777" w:rsidTr="00D6099F">
        <w:trPr>
          <w:cnfStyle w:val="000000100000" w:firstRow="0" w:lastRow="0" w:firstColumn="0" w:lastColumn="0" w:oddVBand="0" w:evenVBand="0" w:oddHBand="1" w:evenHBand="0" w:firstRowFirstColumn="0" w:firstRowLastColumn="0" w:lastRowFirstColumn="0" w:lastRowLastColumn="0"/>
        </w:trPr>
        <w:tc>
          <w:tcPr>
            <w:tcW w:w="767" w:type="dxa"/>
          </w:tcPr>
          <w:p w14:paraId="6A33C5FD" w14:textId="77777777" w:rsidR="0096666A" w:rsidRPr="00EB4507" w:rsidRDefault="0096666A" w:rsidP="00D6099F">
            <w:pPr>
              <w:spacing w:after="0" w:line="360" w:lineRule="auto"/>
              <w:rPr>
                <w:rFonts w:asciiTheme="minorHAnsi" w:hAnsiTheme="minorHAnsi" w:cs="Tahoma"/>
                <w:b/>
              </w:rPr>
            </w:pPr>
            <w:r w:rsidRPr="00EB4507">
              <w:rPr>
                <w:rFonts w:asciiTheme="minorHAnsi" w:hAnsiTheme="minorHAnsi" w:cs="Tahoma"/>
                <w:b/>
              </w:rPr>
              <w:t>1</w:t>
            </w:r>
          </w:p>
        </w:tc>
        <w:tc>
          <w:tcPr>
            <w:tcW w:w="1154" w:type="dxa"/>
          </w:tcPr>
          <w:p w14:paraId="5F3F7A53" w14:textId="77777777" w:rsidR="0096666A" w:rsidRPr="00414A3D" w:rsidRDefault="0096666A" w:rsidP="00D6099F">
            <w:pPr>
              <w:spacing w:after="0" w:line="360" w:lineRule="auto"/>
              <w:rPr>
                <w:rFonts w:asciiTheme="minorHAnsi" w:hAnsiTheme="minorHAnsi" w:cs="Tahoma"/>
              </w:rPr>
            </w:pPr>
          </w:p>
        </w:tc>
        <w:tc>
          <w:tcPr>
            <w:tcW w:w="1681" w:type="dxa"/>
          </w:tcPr>
          <w:p w14:paraId="2144AA9B" w14:textId="77777777" w:rsidR="0096666A" w:rsidRPr="00414A3D" w:rsidRDefault="0096666A" w:rsidP="00D6099F">
            <w:pPr>
              <w:spacing w:after="0" w:line="360" w:lineRule="auto"/>
              <w:rPr>
                <w:rFonts w:asciiTheme="minorHAnsi" w:hAnsiTheme="minorHAnsi" w:cs="Tahoma"/>
              </w:rPr>
            </w:pPr>
          </w:p>
        </w:tc>
        <w:tc>
          <w:tcPr>
            <w:tcW w:w="1559" w:type="dxa"/>
          </w:tcPr>
          <w:p w14:paraId="6251B7BA" w14:textId="77777777" w:rsidR="0096666A" w:rsidRPr="00414A3D" w:rsidRDefault="0096666A" w:rsidP="00D6099F">
            <w:pPr>
              <w:spacing w:after="0" w:line="360" w:lineRule="auto"/>
              <w:rPr>
                <w:rFonts w:asciiTheme="minorHAnsi" w:hAnsiTheme="minorHAnsi" w:cs="Tahoma"/>
              </w:rPr>
            </w:pPr>
          </w:p>
        </w:tc>
        <w:tc>
          <w:tcPr>
            <w:tcW w:w="1407" w:type="dxa"/>
          </w:tcPr>
          <w:p w14:paraId="740235FB" w14:textId="77777777" w:rsidR="0096666A" w:rsidRPr="00414A3D" w:rsidRDefault="0096666A" w:rsidP="00D6099F">
            <w:pPr>
              <w:spacing w:after="0" w:line="360" w:lineRule="auto"/>
              <w:rPr>
                <w:rFonts w:asciiTheme="minorHAnsi" w:hAnsiTheme="minorHAnsi" w:cs="Tahoma"/>
              </w:rPr>
            </w:pPr>
          </w:p>
        </w:tc>
        <w:tc>
          <w:tcPr>
            <w:tcW w:w="1003" w:type="dxa"/>
          </w:tcPr>
          <w:p w14:paraId="13DDCF1B" w14:textId="77777777" w:rsidR="0096666A" w:rsidRPr="00414A3D" w:rsidRDefault="0096666A" w:rsidP="00D6099F">
            <w:pPr>
              <w:spacing w:after="0" w:line="360" w:lineRule="auto"/>
              <w:rPr>
                <w:rFonts w:asciiTheme="minorHAnsi" w:hAnsiTheme="minorHAnsi" w:cs="Tahoma"/>
              </w:rPr>
            </w:pPr>
          </w:p>
        </w:tc>
        <w:tc>
          <w:tcPr>
            <w:tcW w:w="2268" w:type="dxa"/>
          </w:tcPr>
          <w:p w14:paraId="3F5EE818" w14:textId="77777777" w:rsidR="0096666A" w:rsidRPr="00414A3D" w:rsidRDefault="0096666A" w:rsidP="00D6099F">
            <w:pPr>
              <w:spacing w:after="0" w:line="360" w:lineRule="auto"/>
              <w:rPr>
                <w:rFonts w:asciiTheme="minorHAnsi" w:hAnsiTheme="minorHAnsi" w:cs="Tahoma"/>
              </w:rPr>
            </w:pPr>
          </w:p>
        </w:tc>
      </w:tr>
      <w:tr w:rsidR="0096666A" w:rsidRPr="00414A3D" w14:paraId="56E6D1F6" w14:textId="77777777" w:rsidTr="00D6099F">
        <w:trPr>
          <w:cnfStyle w:val="000000010000" w:firstRow="0" w:lastRow="0" w:firstColumn="0" w:lastColumn="0" w:oddVBand="0" w:evenVBand="0" w:oddHBand="0" w:evenHBand="1" w:firstRowFirstColumn="0" w:firstRowLastColumn="0" w:lastRowFirstColumn="0" w:lastRowLastColumn="0"/>
        </w:trPr>
        <w:tc>
          <w:tcPr>
            <w:tcW w:w="767" w:type="dxa"/>
          </w:tcPr>
          <w:p w14:paraId="4C4F6C0F" w14:textId="77777777" w:rsidR="0096666A" w:rsidRPr="00EB4507" w:rsidRDefault="0096666A" w:rsidP="00D6099F">
            <w:pPr>
              <w:spacing w:after="0" w:line="360" w:lineRule="auto"/>
              <w:rPr>
                <w:rFonts w:asciiTheme="minorHAnsi" w:hAnsiTheme="minorHAnsi" w:cs="Tahoma"/>
                <w:b/>
              </w:rPr>
            </w:pPr>
            <w:r w:rsidRPr="00EB4507">
              <w:rPr>
                <w:rFonts w:asciiTheme="minorHAnsi" w:hAnsiTheme="minorHAnsi" w:cs="Tahoma"/>
                <w:b/>
              </w:rPr>
              <w:t>2</w:t>
            </w:r>
          </w:p>
        </w:tc>
        <w:tc>
          <w:tcPr>
            <w:tcW w:w="1154" w:type="dxa"/>
          </w:tcPr>
          <w:p w14:paraId="1DF16374" w14:textId="77777777" w:rsidR="0096666A" w:rsidRPr="00414A3D" w:rsidRDefault="0096666A" w:rsidP="00D6099F">
            <w:pPr>
              <w:spacing w:after="0" w:line="360" w:lineRule="auto"/>
              <w:rPr>
                <w:rFonts w:asciiTheme="minorHAnsi" w:hAnsiTheme="minorHAnsi" w:cs="Tahoma"/>
              </w:rPr>
            </w:pPr>
          </w:p>
        </w:tc>
        <w:tc>
          <w:tcPr>
            <w:tcW w:w="1681" w:type="dxa"/>
          </w:tcPr>
          <w:p w14:paraId="5081111D" w14:textId="77777777" w:rsidR="0096666A" w:rsidRPr="00414A3D" w:rsidRDefault="0096666A" w:rsidP="00D6099F">
            <w:pPr>
              <w:spacing w:after="0" w:line="360" w:lineRule="auto"/>
              <w:rPr>
                <w:rFonts w:asciiTheme="minorHAnsi" w:hAnsiTheme="minorHAnsi" w:cs="Tahoma"/>
              </w:rPr>
            </w:pPr>
          </w:p>
        </w:tc>
        <w:tc>
          <w:tcPr>
            <w:tcW w:w="1559" w:type="dxa"/>
          </w:tcPr>
          <w:p w14:paraId="027A5351" w14:textId="77777777" w:rsidR="0096666A" w:rsidRPr="00414A3D" w:rsidRDefault="0096666A" w:rsidP="00D6099F">
            <w:pPr>
              <w:spacing w:after="0" w:line="360" w:lineRule="auto"/>
              <w:rPr>
                <w:rFonts w:asciiTheme="minorHAnsi" w:hAnsiTheme="minorHAnsi" w:cs="Tahoma"/>
              </w:rPr>
            </w:pPr>
          </w:p>
        </w:tc>
        <w:tc>
          <w:tcPr>
            <w:tcW w:w="1407" w:type="dxa"/>
          </w:tcPr>
          <w:p w14:paraId="29DAEC5F" w14:textId="77777777" w:rsidR="0096666A" w:rsidRPr="00414A3D" w:rsidRDefault="0096666A" w:rsidP="00D6099F">
            <w:pPr>
              <w:spacing w:after="0" w:line="360" w:lineRule="auto"/>
              <w:rPr>
                <w:rFonts w:asciiTheme="minorHAnsi" w:hAnsiTheme="minorHAnsi" w:cs="Tahoma"/>
              </w:rPr>
            </w:pPr>
          </w:p>
        </w:tc>
        <w:tc>
          <w:tcPr>
            <w:tcW w:w="1003" w:type="dxa"/>
          </w:tcPr>
          <w:p w14:paraId="4EAAB6DB" w14:textId="77777777" w:rsidR="0096666A" w:rsidRPr="00414A3D" w:rsidRDefault="0096666A" w:rsidP="00D6099F">
            <w:pPr>
              <w:spacing w:after="0" w:line="360" w:lineRule="auto"/>
              <w:rPr>
                <w:rFonts w:asciiTheme="minorHAnsi" w:hAnsiTheme="minorHAnsi" w:cs="Tahoma"/>
              </w:rPr>
            </w:pPr>
          </w:p>
        </w:tc>
        <w:tc>
          <w:tcPr>
            <w:tcW w:w="2268" w:type="dxa"/>
          </w:tcPr>
          <w:p w14:paraId="0635BED6" w14:textId="77777777" w:rsidR="0096666A" w:rsidRPr="00414A3D" w:rsidRDefault="0096666A" w:rsidP="00D6099F">
            <w:pPr>
              <w:spacing w:after="0" w:line="360" w:lineRule="auto"/>
              <w:rPr>
                <w:rFonts w:asciiTheme="minorHAnsi" w:hAnsiTheme="minorHAnsi" w:cs="Tahoma"/>
              </w:rPr>
            </w:pPr>
          </w:p>
        </w:tc>
      </w:tr>
    </w:tbl>
    <w:p w14:paraId="3653D014" w14:textId="73F7AAC2" w:rsidR="0006620B" w:rsidRDefault="0006620B" w:rsidP="0006620B">
      <w:pPr>
        <w:pStyle w:val="CWBNormal"/>
      </w:pPr>
    </w:p>
    <w:p w14:paraId="2D5A07DC" w14:textId="0CFDA7C2" w:rsidR="004825A0" w:rsidRPr="00BD6E3F" w:rsidRDefault="004825A0" w:rsidP="004825A0">
      <w:pPr>
        <w:rPr>
          <w:rFonts w:cstheme="minorHAnsi"/>
          <w:color w:val="3333FF"/>
          <w:szCs w:val="20"/>
        </w:rPr>
      </w:pPr>
    </w:p>
    <w:p w14:paraId="7E253ADA" w14:textId="2603CAEF" w:rsidR="004825A0" w:rsidRPr="00AC3365" w:rsidRDefault="004825A0" w:rsidP="004825A0">
      <w:pPr>
        <w:pStyle w:val="Heading1"/>
        <w:numPr>
          <w:ilvl w:val="0"/>
          <w:numId w:val="14"/>
        </w:numPr>
      </w:pPr>
      <w:bookmarkStart w:id="540" w:name="_Toc56604064"/>
      <w:r>
        <w:t>Signature</w:t>
      </w:r>
      <w:bookmarkEnd w:id="540"/>
    </w:p>
    <w:p w14:paraId="0DF6BC36" w14:textId="5A5076FD" w:rsidR="00E80ED9" w:rsidRDefault="00E80ED9" w:rsidP="00E80ED9">
      <w:pPr>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areas listed in the Stakeholder section.</w:t>
      </w:r>
    </w:p>
    <w:tbl>
      <w:tblPr>
        <w:tblStyle w:val="Corporate"/>
        <w:tblW w:w="10578" w:type="dxa"/>
        <w:tblLook w:val="04A0" w:firstRow="1" w:lastRow="0" w:firstColumn="1" w:lastColumn="0" w:noHBand="0" w:noVBand="1"/>
      </w:tblPr>
      <w:tblGrid>
        <w:gridCol w:w="2326"/>
        <w:gridCol w:w="3402"/>
        <w:gridCol w:w="1701"/>
        <w:gridCol w:w="3149"/>
      </w:tblGrid>
      <w:tr w:rsidR="00E80ED9" w:rsidRPr="00414A3D" w14:paraId="0E310F36" w14:textId="77777777" w:rsidTr="003827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4D9F20D5" w14:textId="77777777" w:rsidR="00E80ED9" w:rsidRPr="00414A3D" w:rsidRDefault="00E80ED9" w:rsidP="003827A9">
            <w:pPr>
              <w:spacing w:after="0" w:line="360" w:lineRule="auto"/>
              <w:rPr>
                <w:rFonts w:cs="Tahoma"/>
                <w:b w:val="0"/>
              </w:rPr>
            </w:pPr>
            <w:r>
              <w:rPr>
                <w:rFonts w:cs="Tahoma"/>
                <w:b w:val="0"/>
              </w:rPr>
              <w:t>Role</w:t>
            </w:r>
          </w:p>
        </w:tc>
        <w:tc>
          <w:tcPr>
            <w:tcW w:w="3402" w:type="dxa"/>
          </w:tcPr>
          <w:p w14:paraId="6CBB7493" w14:textId="77777777" w:rsidR="00E80ED9" w:rsidRPr="00414A3D" w:rsidRDefault="00E80ED9" w:rsidP="003827A9">
            <w:pPr>
              <w:spacing w:after="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Name &amp; Title</w:t>
            </w:r>
          </w:p>
        </w:tc>
        <w:tc>
          <w:tcPr>
            <w:tcW w:w="1701" w:type="dxa"/>
          </w:tcPr>
          <w:p w14:paraId="6E742C80" w14:textId="77777777" w:rsidR="00E80ED9" w:rsidRPr="00414A3D" w:rsidRDefault="00E80ED9" w:rsidP="003827A9">
            <w:pPr>
              <w:spacing w:after="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Date</w:t>
            </w:r>
          </w:p>
        </w:tc>
        <w:tc>
          <w:tcPr>
            <w:tcW w:w="3149" w:type="dxa"/>
          </w:tcPr>
          <w:p w14:paraId="79DC2980" w14:textId="77777777" w:rsidR="00E80ED9" w:rsidRPr="00414A3D" w:rsidRDefault="00E80ED9" w:rsidP="003827A9">
            <w:pPr>
              <w:spacing w:after="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Signature</w:t>
            </w:r>
          </w:p>
        </w:tc>
      </w:tr>
      <w:tr w:rsidR="00E80ED9" w:rsidRPr="00414A3D" w14:paraId="60076BB9" w14:textId="77777777" w:rsidTr="00382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E65D9AD" w14:textId="33F423BF" w:rsidR="00E80ED9" w:rsidRPr="00414A3D" w:rsidRDefault="00E80ED9" w:rsidP="005E41CD">
            <w:pPr>
              <w:spacing w:after="0" w:line="360" w:lineRule="auto"/>
              <w:rPr>
                <w:rFonts w:asciiTheme="minorHAnsi" w:hAnsiTheme="minorHAnsi" w:cs="Tahoma"/>
              </w:rPr>
            </w:pPr>
            <w:r>
              <w:rPr>
                <w:rFonts w:asciiTheme="minorHAnsi" w:hAnsiTheme="minorHAnsi" w:cs="Tahoma"/>
              </w:rPr>
              <w:t xml:space="preserve">Project </w:t>
            </w:r>
            <w:r w:rsidR="005E41CD">
              <w:rPr>
                <w:rFonts w:asciiTheme="minorHAnsi" w:hAnsiTheme="minorHAnsi" w:cs="Tahoma"/>
              </w:rPr>
              <w:t>Sponsor</w:t>
            </w:r>
          </w:p>
        </w:tc>
        <w:tc>
          <w:tcPr>
            <w:tcW w:w="3402" w:type="dxa"/>
          </w:tcPr>
          <w:p w14:paraId="172B2BD9" w14:textId="4DB5C1DA" w:rsidR="00E80ED9" w:rsidRPr="00414A3D" w:rsidRDefault="00653B61" w:rsidP="003827A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Christina Mulin, VP Digital &amp; Alternative Channels</w:t>
            </w:r>
          </w:p>
        </w:tc>
        <w:tc>
          <w:tcPr>
            <w:tcW w:w="1701" w:type="dxa"/>
          </w:tcPr>
          <w:p w14:paraId="6E3DF234" w14:textId="77777777" w:rsidR="00E80ED9" w:rsidRPr="00414A3D" w:rsidRDefault="00E80ED9" w:rsidP="003827A9">
            <w:pPr>
              <w:spacing w:after="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49" w:type="dxa"/>
          </w:tcPr>
          <w:p w14:paraId="5981B4F1" w14:textId="77777777" w:rsidR="00E80ED9" w:rsidRPr="00414A3D" w:rsidRDefault="00E80ED9" w:rsidP="003827A9">
            <w:pPr>
              <w:spacing w:after="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r>
      <w:tr w:rsidR="00653B61" w:rsidRPr="00414A3D" w14:paraId="1D7CE234" w14:textId="77777777" w:rsidTr="003827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209BEF6B" w14:textId="14715889" w:rsidR="00653B61" w:rsidRDefault="00653B61" w:rsidP="00653B61">
            <w:pPr>
              <w:spacing w:after="0" w:line="360" w:lineRule="auto"/>
              <w:rPr>
                <w:rFonts w:cs="Tahoma"/>
              </w:rPr>
            </w:pPr>
            <w:r>
              <w:rPr>
                <w:rFonts w:asciiTheme="minorHAnsi" w:hAnsiTheme="minorHAnsi" w:cs="Tahoma"/>
              </w:rPr>
              <w:t>Project Owner</w:t>
            </w:r>
          </w:p>
        </w:tc>
        <w:tc>
          <w:tcPr>
            <w:tcW w:w="3402" w:type="dxa"/>
          </w:tcPr>
          <w:p w14:paraId="193C9BDD" w14:textId="568215FB" w:rsidR="00653B61" w:rsidRPr="00414A3D" w:rsidRDefault="00653B61" w:rsidP="00653B61">
            <w:pPr>
              <w:spacing w:after="0" w:line="240" w:lineRule="auto"/>
              <w:cnfStyle w:val="000000010000" w:firstRow="0" w:lastRow="0" w:firstColumn="0" w:lastColumn="0" w:oddVBand="0" w:evenVBand="0" w:oddHBand="0" w:evenHBand="1" w:firstRowFirstColumn="0" w:firstRowLastColumn="0" w:lastRowFirstColumn="0" w:lastRowLastColumn="0"/>
              <w:rPr>
                <w:rFonts w:cs="Tahoma"/>
              </w:rPr>
            </w:pPr>
            <w:r>
              <w:rPr>
                <w:sz w:val="20"/>
                <w:szCs w:val="20"/>
              </w:rPr>
              <w:t>Edmund Chua,</w:t>
            </w:r>
            <w:r>
              <w:rPr>
                <w:rFonts w:cs="Calibri"/>
                <w:color w:val="1F497D"/>
                <w:sz w:val="12"/>
                <w:szCs w:val="12"/>
              </w:rPr>
              <w:t xml:space="preserve"> </w:t>
            </w:r>
            <w:r w:rsidRPr="00A875BB">
              <w:rPr>
                <w:sz w:val="20"/>
                <w:szCs w:val="20"/>
              </w:rPr>
              <w:t>AVP, Digital Strategy &amp; Inn</w:t>
            </w:r>
            <w:r>
              <w:rPr>
                <w:sz w:val="20"/>
                <w:szCs w:val="20"/>
              </w:rPr>
              <w:t>ovation</w:t>
            </w:r>
          </w:p>
        </w:tc>
        <w:tc>
          <w:tcPr>
            <w:tcW w:w="1701" w:type="dxa"/>
          </w:tcPr>
          <w:p w14:paraId="45342568" w14:textId="77777777" w:rsidR="00653B61" w:rsidRPr="00414A3D" w:rsidRDefault="00653B61" w:rsidP="00653B61">
            <w:pPr>
              <w:spacing w:after="0" w:line="360" w:lineRule="auto"/>
              <w:cnfStyle w:val="000000010000" w:firstRow="0" w:lastRow="0" w:firstColumn="0" w:lastColumn="0" w:oddVBand="0" w:evenVBand="0" w:oddHBand="0" w:evenHBand="1" w:firstRowFirstColumn="0" w:firstRowLastColumn="0" w:lastRowFirstColumn="0" w:lastRowLastColumn="0"/>
              <w:rPr>
                <w:rFonts w:cs="Tahoma"/>
              </w:rPr>
            </w:pPr>
          </w:p>
        </w:tc>
        <w:tc>
          <w:tcPr>
            <w:tcW w:w="3149" w:type="dxa"/>
          </w:tcPr>
          <w:p w14:paraId="7C8BE27D" w14:textId="77777777" w:rsidR="00653B61" w:rsidRPr="00414A3D" w:rsidRDefault="00653B61" w:rsidP="00653B61">
            <w:pPr>
              <w:spacing w:after="0" w:line="360" w:lineRule="auto"/>
              <w:cnfStyle w:val="000000010000" w:firstRow="0" w:lastRow="0" w:firstColumn="0" w:lastColumn="0" w:oddVBand="0" w:evenVBand="0" w:oddHBand="0" w:evenHBand="1" w:firstRowFirstColumn="0" w:firstRowLastColumn="0" w:lastRowFirstColumn="0" w:lastRowLastColumn="0"/>
              <w:rPr>
                <w:rFonts w:cs="Tahoma"/>
              </w:rPr>
            </w:pPr>
          </w:p>
        </w:tc>
      </w:tr>
      <w:tr w:rsidR="00653B61" w:rsidRPr="00414A3D" w14:paraId="33241EA4" w14:textId="77777777" w:rsidTr="00382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C0CED88" w14:textId="5F15AE93" w:rsidR="00653B61" w:rsidRDefault="00653B61" w:rsidP="00653B61">
            <w:pPr>
              <w:spacing w:after="0" w:line="360" w:lineRule="auto"/>
              <w:rPr>
                <w:rFonts w:cs="Tahoma"/>
              </w:rPr>
            </w:pPr>
            <w:r>
              <w:rPr>
                <w:rFonts w:asciiTheme="minorHAnsi" w:hAnsiTheme="minorHAnsi" w:cs="Tahoma"/>
              </w:rPr>
              <w:t>Project Manager</w:t>
            </w:r>
          </w:p>
        </w:tc>
        <w:tc>
          <w:tcPr>
            <w:tcW w:w="3402" w:type="dxa"/>
          </w:tcPr>
          <w:p w14:paraId="17017FC8" w14:textId="4E637A61" w:rsidR="00653B61" w:rsidRPr="00335CD6" w:rsidRDefault="00653B61" w:rsidP="00653B6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Change w:id="541" w:author="Hoa Bach" w:date="2020-11-23T11:33:00Z">
                  <w:rPr>
                    <w:rFonts w:cs="Tahoma"/>
                  </w:rPr>
                </w:rPrChange>
              </w:rPr>
            </w:pPr>
            <w:r w:rsidRPr="00335CD6">
              <w:rPr>
                <w:sz w:val="20"/>
                <w:szCs w:val="20"/>
                <w:rPrChange w:id="542" w:author="Hoa Bach" w:date="2020-11-23T11:33:00Z">
                  <w:rPr>
                    <w:szCs w:val="18"/>
                  </w:rPr>
                </w:rPrChange>
              </w:rPr>
              <w:t>Dino Noce, DBX Program Deliverbles</w:t>
            </w:r>
          </w:p>
        </w:tc>
        <w:tc>
          <w:tcPr>
            <w:tcW w:w="1701" w:type="dxa"/>
          </w:tcPr>
          <w:p w14:paraId="2F8FDB6C" w14:textId="77777777" w:rsidR="00653B61" w:rsidRPr="00414A3D" w:rsidRDefault="00653B61" w:rsidP="00653B61">
            <w:pPr>
              <w:spacing w:after="0" w:line="360" w:lineRule="auto"/>
              <w:cnfStyle w:val="000000100000" w:firstRow="0" w:lastRow="0" w:firstColumn="0" w:lastColumn="0" w:oddVBand="0" w:evenVBand="0" w:oddHBand="1" w:evenHBand="0" w:firstRowFirstColumn="0" w:firstRowLastColumn="0" w:lastRowFirstColumn="0" w:lastRowLastColumn="0"/>
              <w:rPr>
                <w:rFonts w:cs="Tahoma"/>
              </w:rPr>
            </w:pPr>
          </w:p>
        </w:tc>
        <w:tc>
          <w:tcPr>
            <w:tcW w:w="3149" w:type="dxa"/>
          </w:tcPr>
          <w:p w14:paraId="3CE187D1" w14:textId="77777777" w:rsidR="00653B61" w:rsidRPr="00414A3D" w:rsidRDefault="00653B61" w:rsidP="00653B61">
            <w:pPr>
              <w:spacing w:after="0" w:line="360" w:lineRule="auto"/>
              <w:cnfStyle w:val="000000100000" w:firstRow="0" w:lastRow="0" w:firstColumn="0" w:lastColumn="0" w:oddVBand="0" w:evenVBand="0" w:oddHBand="1" w:evenHBand="0" w:firstRowFirstColumn="0" w:firstRowLastColumn="0" w:lastRowFirstColumn="0" w:lastRowLastColumn="0"/>
              <w:rPr>
                <w:rFonts w:cs="Tahoma"/>
              </w:rPr>
            </w:pPr>
          </w:p>
        </w:tc>
      </w:tr>
      <w:tr w:rsidR="00653B61" w:rsidRPr="00414A3D" w14:paraId="2117C9D9" w14:textId="77777777" w:rsidTr="003827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17BC80CF" w14:textId="7815189C" w:rsidR="00653B61" w:rsidRDefault="00653B61" w:rsidP="00653B61">
            <w:pPr>
              <w:spacing w:after="0" w:line="360" w:lineRule="auto"/>
              <w:rPr>
                <w:rFonts w:asciiTheme="minorHAnsi" w:hAnsiTheme="minorHAnsi" w:cs="Tahoma"/>
              </w:rPr>
            </w:pPr>
            <w:r>
              <w:rPr>
                <w:rFonts w:asciiTheme="minorHAnsi" w:hAnsiTheme="minorHAnsi" w:cs="Tahoma"/>
              </w:rPr>
              <w:t>Business Leader</w:t>
            </w:r>
          </w:p>
        </w:tc>
        <w:tc>
          <w:tcPr>
            <w:tcW w:w="3402" w:type="dxa"/>
          </w:tcPr>
          <w:p w14:paraId="1F928DC8" w14:textId="14F22F9E" w:rsidR="00653B61" w:rsidRPr="00FE5DF7" w:rsidRDefault="00653B61" w:rsidP="00653B61">
            <w:pPr>
              <w:spacing w:after="0" w:line="24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r>
              <w:rPr>
                <w:sz w:val="20"/>
                <w:szCs w:val="20"/>
              </w:rPr>
              <w:t>Edmund Chua,</w:t>
            </w:r>
            <w:r>
              <w:rPr>
                <w:rFonts w:cs="Calibri"/>
                <w:color w:val="1F497D"/>
                <w:sz w:val="12"/>
                <w:szCs w:val="12"/>
              </w:rPr>
              <w:t xml:space="preserve"> </w:t>
            </w:r>
            <w:r w:rsidRPr="00A875BB">
              <w:rPr>
                <w:sz w:val="20"/>
                <w:szCs w:val="20"/>
              </w:rPr>
              <w:t>AVP, Digital Strategy &amp; Inn</w:t>
            </w:r>
            <w:r>
              <w:rPr>
                <w:sz w:val="20"/>
                <w:szCs w:val="20"/>
              </w:rPr>
              <w:t>ovation</w:t>
            </w:r>
          </w:p>
        </w:tc>
        <w:tc>
          <w:tcPr>
            <w:tcW w:w="1701" w:type="dxa"/>
          </w:tcPr>
          <w:p w14:paraId="5455FA30" w14:textId="77777777" w:rsidR="00653B61" w:rsidRPr="00414A3D" w:rsidRDefault="00653B61" w:rsidP="00653B61">
            <w:pPr>
              <w:spacing w:after="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49" w:type="dxa"/>
          </w:tcPr>
          <w:p w14:paraId="016BD6B0" w14:textId="77777777" w:rsidR="00653B61" w:rsidRPr="00414A3D" w:rsidRDefault="00653B61" w:rsidP="00653B61">
            <w:pPr>
              <w:spacing w:after="0" w:line="36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r>
    </w:tbl>
    <w:p w14:paraId="3AE6CD92" w14:textId="0BDB9238" w:rsidR="004A68F2" w:rsidRDefault="004825A0" w:rsidP="004825A0">
      <w:pPr>
        <w:rPr>
          <w:rFonts w:cs="Calibri"/>
          <w:color w:val="9E7C0C"/>
          <w:spacing w:val="-5"/>
          <w:sz w:val="40"/>
          <w:szCs w:val="40"/>
        </w:rPr>
      </w:pPr>
      <w:bookmarkStart w:id="543" w:name="_Toc290994551"/>
      <w:r>
        <w:br w:type="page"/>
      </w:r>
    </w:p>
    <w:p w14:paraId="71A42B88" w14:textId="6BA02F90" w:rsidR="000138AE" w:rsidRPr="000138AE" w:rsidRDefault="004825A0" w:rsidP="000138AE">
      <w:pPr>
        <w:pStyle w:val="Heading1"/>
      </w:pPr>
      <w:bookmarkStart w:id="544" w:name="_Appendix_A_–"/>
      <w:bookmarkStart w:id="545" w:name="_Toc56604065"/>
      <w:bookmarkEnd w:id="544"/>
      <w:r w:rsidRPr="00EB4507">
        <w:lastRenderedPageBreak/>
        <w:t xml:space="preserve">Appendix A </w:t>
      </w:r>
      <w:r w:rsidR="00C168B7">
        <w:t>–</w:t>
      </w:r>
      <w:r w:rsidRPr="00EB4507">
        <w:t xml:space="preserve"> </w:t>
      </w:r>
      <w:bookmarkEnd w:id="543"/>
      <w:r w:rsidR="00C168B7">
        <w:t xml:space="preserve">Predictive </w:t>
      </w:r>
      <w:r w:rsidR="00B8692A">
        <w:t xml:space="preserve">Cash Flow </w:t>
      </w:r>
      <w:r w:rsidR="00C168B7">
        <w:t>and Accounting Dashboard</w:t>
      </w:r>
      <w:r w:rsidR="00991928">
        <w:t>s</w:t>
      </w:r>
      <w:bookmarkEnd w:id="545"/>
    </w:p>
    <w:p w14:paraId="202A5410" w14:textId="07423634" w:rsidR="000138AE" w:rsidRDefault="00075815" w:rsidP="00185100">
      <w:pPr>
        <w:pStyle w:val="CWBNormal"/>
      </w:pPr>
      <w:bookmarkStart w:id="546" w:name="_Toc290994556"/>
      <w:bookmarkStart w:id="547" w:name="_Toc297634883"/>
      <w:bookmarkStart w:id="548" w:name="_Toc301176937"/>
      <w:r w:rsidRPr="00075815">
        <w:rPr>
          <w:noProof/>
        </w:rPr>
        <w:drawing>
          <wp:inline distT="0" distB="0" distL="0" distR="0" wp14:anchorId="12260C1C" wp14:editId="5AD21C08">
            <wp:extent cx="6366931"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5785" cy="3586380"/>
                    </a:xfrm>
                    <a:prstGeom prst="rect">
                      <a:avLst/>
                    </a:prstGeom>
                  </pic:spPr>
                </pic:pic>
              </a:graphicData>
            </a:graphic>
          </wp:inline>
        </w:drawing>
      </w:r>
      <w:r w:rsidR="000138AE" w:rsidRPr="000138AE">
        <w:t xml:space="preserve"> </w:t>
      </w:r>
    </w:p>
    <w:p w14:paraId="6AE6DEEE" w14:textId="77777777" w:rsidR="000138AE" w:rsidRDefault="000138AE" w:rsidP="00185100">
      <w:pPr>
        <w:pStyle w:val="CWBNormal"/>
      </w:pPr>
    </w:p>
    <w:p w14:paraId="3729F750" w14:textId="77777777" w:rsidR="00991928" w:rsidRDefault="000138AE" w:rsidP="000138AE">
      <w:pPr>
        <w:pStyle w:val="CWBNormal"/>
        <w:jc w:val="both"/>
      </w:pPr>
      <w:r w:rsidRPr="000138AE">
        <w:rPr>
          <w:noProof/>
        </w:rPr>
        <w:lastRenderedPageBreak/>
        <w:drawing>
          <wp:inline distT="0" distB="0" distL="0" distR="0" wp14:anchorId="2734942D" wp14:editId="44440B41">
            <wp:extent cx="6366932"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70265" cy="3583275"/>
                    </a:xfrm>
                    <a:prstGeom prst="rect">
                      <a:avLst/>
                    </a:prstGeom>
                  </pic:spPr>
                </pic:pic>
              </a:graphicData>
            </a:graphic>
          </wp:inline>
        </w:drawing>
      </w:r>
      <w:r w:rsidRPr="000138AE">
        <w:t xml:space="preserve"> </w:t>
      </w:r>
    </w:p>
    <w:p w14:paraId="36E70828" w14:textId="77777777" w:rsidR="00991928" w:rsidRDefault="00991928" w:rsidP="000138AE">
      <w:pPr>
        <w:pStyle w:val="CWBNormal"/>
        <w:jc w:val="both"/>
      </w:pPr>
      <w:r w:rsidRPr="00991928">
        <w:rPr>
          <w:noProof/>
        </w:rPr>
        <w:lastRenderedPageBreak/>
        <w:drawing>
          <wp:inline distT="0" distB="0" distL="0" distR="0" wp14:anchorId="7A0C770E" wp14:editId="4B404E4B">
            <wp:extent cx="6096851" cy="3429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6851" cy="3429479"/>
                    </a:xfrm>
                    <a:prstGeom prst="rect">
                      <a:avLst/>
                    </a:prstGeom>
                  </pic:spPr>
                </pic:pic>
              </a:graphicData>
            </a:graphic>
          </wp:inline>
        </w:drawing>
      </w:r>
      <w:r w:rsidRPr="00991928">
        <w:t xml:space="preserve"> </w:t>
      </w:r>
    </w:p>
    <w:p w14:paraId="5F14C88D" w14:textId="77777777" w:rsidR="00991928" w:rsidRDefault="00991928" w:rsidP="000138AE">
      <w:pPr>
        <w:pStyle w:val="CWBNormal"/>
        <w:jc w:val="both"/>
      </w:pPr>
    </w:p>
    <w:p w14:paraId="5290DC82" w14:textId="77777777" w:rsidR="00991928" w:rsidRDefault="00991928" w:rsidP="000138AE">
      <w:pPr>
        <w:pStyle w:val="CWBNormal"/>
        <w:jc w:val="both"/>
      </w:pPr>
      <w:r w:rsidRPr="00991928">
        <w:rPr>
          <w:noProof/>
        </w:rPr>
        <w:lastRenderedPageBreak/>
        <w:drawing>
          <wp:inline distT="0" distB="0" distL="0" distR="0" wp14:anchorId="3D5865D0" wp14:editId="0346C1DF">
            <wp:extent cx="6096851" cy="3429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6851" cy="3429479"/>
                    </a:xfrm>
                    <a:prstGeom prst="rect">
                      <a:avLst/>
                    </a:prstGeom>
                  </pic:spPr>
                </pic:pic>
              </a:graphicData>
            </a:graphic>
          </wp:inline>
        </w:drawing>
      </w:r>
      <w:r w:rsidRPr="00991928">
        <w:t xml:space="preserve"> </w:t>
      </w:r>
    </w:p>
    <w:p w14:paraId="612846AF" w14:textId="3147C675" w:rsidR="00991928" w:rsidRDefault="00991928" w:rsidP="000138AE">
      <w:pPr>
        <w:pStyle w:val="CWBNormal"/>
        <w:jc w:val="both"/>
      </w:pPr>
      <w:r w:rsidRPr="00991928">
        <w:rPr>
          <w:noProof/>
        </w:rPr>
        <w:lastRenderedPageBreak/>
        <w:drawing>
          <wp:inline distT="0" distB="0" distL="0" distR="0" wp14:anchorId="56456792" wp14:editId="3FA32847">
            <wp:extent cx="6096851" cy="34294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6851" cy="3429479"/>
                    </a:xfrm>
                    <a:prstGeom prst="rect">
                      <a:avLst/>
                    </a:prstGeom>
                  </pic:spPr>
                </pic:pic>
              </a:graphicData>
            </a:graphic>
          </wp:inline>
        </w:drawing>
      </w:r>
    </w:p>
    <w:p w14:paraId="2995501F" w14:textId="7F2CB2DD" w:rsidR="00991928" w:rsidRDefault="00991928" w:rsidP="000138AE">
      <w:pPr>
        <w:pStyle w:val="CWBNormal"/>
        <w:jc w:val="both"/>
      </w:pPr>
    </w:p>
    <w:p w14:paraId="70D6B42E" w14:textId="7687414B" w:rsidR="00991928" w:rsidRDefault="00991928" w:rsidP="000138AE">
      <w:pPr>
        <w:pStyle w:val="CWBNormal"/>
        <w:jc w:val="both"/>
      </w:pPr>
      <w:r w:rsidRPr="00991928">
        <w:rPr>
          <w:noProof/>
        </w:rPr>
        <w:lastRenderedPageBreak/>
        <w:drawing>
          <wp:inline distT="0" distB="0" distL="0" distR="0" wp14:anchorId="2EA03999" wp14:editId="53CE6318">
            <wp:extent cx="6096851" cy="34294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96851" cy="3429479"/>
                    </a:xfrm>
                    <a:prstGeom prst="rect">
                      <a:avLst/>
                    </a:prstGeom>
                  </pic:spPr>
                </pic:pic>
              </a:graphicData>
            </a:graphic>
          </wp:inline>
        </w:drawing>
      </w:r>
    </w:p>
    <w:p w14:paraId="3DE0D966" w14:textId="3C80E58E" w:rsidR="00991928" w:rsidRDefault="00991928" w:rsidP="000138AE">
      <w:pPr>
        <w:pStyle w:val="CWBNormal"/>
        <w:jc w:val="both"/>
      </w:pPr>
      <w:r w:rsidRPr="00991928">
        <w:rPr>
          <w:noProof/>
        </w:rPr>
        <w:lastRenderedPageBreak/>
        <w:drawing>
          <wp:inline distT="0" distB="0" distL="0" distR="0" wp14:anchorId="01ECDDFF" wp14:editId="770D36B5">
            <wp:extent cx="6096851" cy="34294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6851" cy="3429479"/>
                    </a:xfrm>
                    <a:prstGeom prst="rect">
                      <a:avLst/>
                    </a:prstGeom>
                  </pic:spPr>
                </pic:pic>
              </a:graphicData>
            </a:graphic>
          </wp:inline>
        </w:drawing>
      </w:r>
    </w:p>
    <w:p w14:paraId="37F34F6E" w14:textId="6CA3E371" w:rsidR="00991928" w:rsidRDefault="00991928" w:rsidP="000138AE">
      <w:pPr>
        <w:pStyle w:val="CWBNormal"/>
        <w:jc w:val="both"/>
      </w:pPr>
    </w:p>
    <w:p w14:paraId="665953F8" w14:textId="31A2F77B" w:rsidR="00991928" w:rsidRDefault="00991928" w:rsidP="000138AE">
      <w:pPr>
        <w:pStyle w:val="CWBNormal"/>
        <w:jc w:val="both"/>
      </w:pPr>
      <w:r w:rsidRPr="00991928">
        <w:rPr>
          <w:noProof/>
        </w:rPr>
        <w:lastRenderedPageBreak/>
        <w:drawing>
          <wp:inline distT="0" distB="0" distL="0" distR="0" wp14:anchorId="53FCFFB3" wp14:editId="2BEA63F3">
            <wp:extent cx="6096851" cy="34294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96851" cy="3429479"/>
                    </a:xfrm>
                    <a:prstGeom prst="rect">
                      <a:avLst/>
                    </a:prstGeom>
                  </pic:spPr>
                </pic:pic>
              </a:graphicData>
            </a:graphic>
          </wp:inline>
        </w:drawing>
      </w:r>
    </w:p>
    <w:p w14:paraId="6C35151E" w14:textId="16F57222" w:rsidR="004825A0" w:rsidRDefault="004825A0" w:rsidP="000138AE">
      <w:pPr>
        <w:pStyle w:val="CWBNormal"/>
        <w:jc w:val="both"/>
        <w:rPr>
          <w:b/>
          <w:bCs/>
          <w:sz w:val="32"/>
          <w:szCs w:val="28"/>
          <w:lang w:val="en-US"/>
        </w:rPr>
      </w:pPr>
      <w:r>
        <w:br w:type="page"/>
      </w:r>
    </w:p>
    <w:p w14:paraId="50D82943" w14:textId="03798831" w:rsidR="00880C70" w:rsidRDefault="00DD5A15" w:rsidP="00880C70">
      <w:pPr>
        <w:pStyle w:val="Heading1"/>
      </w:pPr>
      <w:bookmarkStart w:id="549" w:name="_Appendix_B_–"/>
      <w:bookmarkStart w:id="550" w:name="_Toc56604066"/>
      <w:bookmarkEnd w:id="546"/>
      <w:bookmarkEnd w:id="547"/>
      <w:bookmarkEnd w:id="548"/>
      <w:bookmarkEnd w:id="549"/>
      <w:r>
        <w:lastRenderedPageBreak/>
        <w:t>Appendix B</w:t>
      </w:r>
      <w:r w:rsidRPr="00EB4507">
        <w:t xml:space="preserve"> </w:t>
      </w:r>
      <w:r>
        <w:t>–</w:t>
      </w:r>
      <w:r w:rsidRPr="00EB4507">
        <w:t xml:space="preserve"> </w:t>
      </w:r>
      <w:r w:rsidR="00880C70">
        <w:t>Cash Flow Predi</w:t>
      </w:r>
      <w:r w:rsidR="002D5FAA">
        <w:t>c</w:t>
      </w:r>
      <w:r w:rsidR="008B7A31">
        <w:t>tive</w:t>
      </w:r>
      <w:r w:rsidR="00880C70">
        <w:t xml:space="preserve"> Features</w:t>
      </w:r>
      <w:bookmarkEnd w:id="550"/>
    </w:p>
    <w:p w14:paraId="7456C89B" w14:textId="6D2C643B" w:rsidR="00880C70" w:rsidRPr="00880C70" w:rsidRDefault="00880C70" w:rsidP="00880C70">
      <w:r w:rsidRPr="00880C70">
        <w:rPr>
          <w:noProof/>
        </w:rPr>
        <w:drawing>
          <wp:inline distT="0" distB="0" distL="0" distR="0" wp14:anchorId="5B0E1694" wp14:editId="7860BD90">
            <wp:extent cx="6400800" cy="38785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3878580"/>
                    </a:xfrm>
                    <a:prstGeom prst="rect">
                      <a:avLst/>
                    </a:prstGeom>
                  </pic:spPr>
                </pic:pic>
              </a:graphicData>
            </a:graphic>
          </wp:inline>
        </w:drawing>
      </w:r>
    </w:p>
    <w:p w14:paraId="3470251F" w14:textId="0E3FE370" w:rsidR="004825A0" w:rsidDel="00BB5D70" w:rsidRDefault="00CD468F" w:rsidP="00C168B7">
      <w:pPr>
        <w:pStyle w:val="Heading2"/>
        <w:rPr>
          <w:del w:id="551" w:author="Hoa Bach" w:date="2020-11-23T11:44:00Z"/>
          <w:rFonts w:cs="Calibri"/>
          <w:color w:val="9E7C0C"/>
          <w:sz w:val="40"/>
          <w:szCs w:val="40"/>
        </w:rPr>
      </w:pPr>
      <w:del w:id="552" w:author="Hoa Bach" w:date="2020-11-23T11:44:00Z">
        <w:r w:rsidDel="00BB5D70">
          <w:br w:type="page"/>
        </w:r>
      </w:del>
    </w:p>
    <w:p w14:paraId="402B702E" w14:textId="2F6E3745" w:rsidR="0064056F" w:rsidDel="00BB5D70" w:rsidRDefault="00DD5A15" w:rsidP="00346B1B">
      <w:pPr>
        <w:pStyle w:val="Heading1"/>
        <w:rPr>
          <w:del w:id="553" w:author="Hoa Bach" w:date="2020-11-23T11:44:00Z"/>
        </w:rPr>
      </w:pPr>
      <w:bookmarkStart w:id="554" w:name="_Appendix_C_–"/>
      <w:bookmarkStart w:id="555" w:name="_Toc56604067"/>
      <w:bookmarkEnd w:id="554"/>
      <w:commentRangeStart w:id="556"/>
      <w:del w:id="557" w:author="Hoa Bach" w:date="2020-11-23T11:44:00Z">
        <w:r w:rsidDel="00BB5D70">
          <w:delText>Appendix C</w:delText>
        </w:r>
        <w:r w:rsidR="005A5350" w:rsidRPr="00EB4507" w:rsidDel="00BB5D70">
          <w:delText xml:space="preserve"> </w:delText>
        </w:r>
        <w:r w:rsidR="009657FB" w:rsidDel="00BB5D70">
          <w:delText>–</w:delText>
        </w:r>
        <w:r w:rsidR="005A5350" w:rsidRPr="00EB4507" w:rsidDel="00BB5D70">
          <w:delText xml:space="preserve"> </w:delText>
        </w:r>
        <w:r w:rsidR="00F143F1" w:rsidDel="00BB5D70">
          <w:delText>Consent Model</w:delText>
        </w:r>
      </w:del>
      <w:bookmarkEnd w:id="555"/>
      <w:commentRangeEnd w:id="556"/>
      <w:r w:rsidR="001A0BEA">
        <w:rPr>
          <w:rStyle w:val="CommentReference"/>
          <w:rFonts w:ascii="Calibri" w:eastAsia="Times New Roman" w:hAnsi="Calibri" w:cs="Times New Roman"/>
          <w:color w:val="auto"/>
          <w:spacing w:val="0"/>
        </w:rPr>
        <w:commentReference w:id="556"/>
      </w:r>
    </w:p>
    <w:p w14:paraId="55BEBBE0" w14:textId="77777777" w:rsidR="00F143F1" w:rsidRPr="00F143F1" w:rsidRDefault="00F143F1">
      <w:pPr>
        <w:pStyle w:val="Heading2"/>
        <w:pPrChange w:id="558" w:author="Hoa Bach" w:date="2020-11-23T11:44:00Z">
          <w:pPr/>
        </w:pPrChange>
      </w:pPr>
    </w:p>
    <w:sectPr w:rsidR="00F143F1" w:rsidRPr="00F143F1" w:rsidSect="004B1E85">
      <w:headerReference w:type="default" r:id="rId31"/>
      <w:footerReference w:type="default" r:id="rId32"/>
      <w:pgSz w:w="12240" w:h="15840"/>
      <w:pgMar w:top="1080" w:right="1080" w:bottom="1080" w:left="1080" w:header="720" w:footer="576" w:gutter="0"/>
      <w:cols w:space="72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1" w:author="Edmund Chua" w:date="2020-11-25T10:21:00Z" w:initials="EC">
    <w:p w14:paraId="6CB30ADB" w14:textId="7FE235CA" w:rsidR="000161DE" w:rsidRDefault="000161DE">
      <w:pPr>
        <w:pStyle w:val="CommentText"/>
      </w:pPr>
      <w:r>
        <w:rPr>
          <w:rStyle w:val="CommentReference"/>
        </w:rPr>
        <w:annotationRef/>
      </w:r>
      <w:r>
        <w:t>Hi. After seeing it this this format, I prefer to just have an In Scope section like last time. I don’t think we should have it in releases bec that would the job of the project plan. From the business  perspective, our goal is outlined here and everything is in scope.  Can we combine the 2 sections (Release 1 and 1a together again please? Again, I think we can handle release schedule in the project plan. Thanks.</w:t>
      </w:r>
    </w:p>
  </w:comment>
  <w:comment w:id="70" w:author="Sunil Prashar" w:date="2020-11-24T14:25:00Z" w:initials="SP">
    <w:p w14:paraId="4F53A997" w14:textId="7A92902D" w:rsidR="000161DE" w:rsidRDefault="000161DE">
      <w:pPr>
        <w:pStyle w:val="CommentText"/>
      </w:pPr>
      <w:r>
        <w:rPr>
          <w:rStyle w:val="CommentReference"/>
        </w:rPr>
        <w:annotationRef/>
      </w:r>
      <w:r>
        <w:t>Will still keep it and will be managed in Release 1A</w:t>
      </w:r>
    </w:p>
  </w:comment>
  <w:comment w:id="72" w:author="Edmund Chua" w:date="2020-11-25T10:39:00Z" w:initials="EC">
    <w:p w14:paraId="4E8105D7" w14:textId="27D8675B" w:rsidR="00950A0E" w:rsidRDefault="00950A0E">
      <w:pPr>
        <w:pStyle w:val="CommentText"/>
      </w:pPr>
      <w:r>
        <w:rPr>
          <w:rStyle w:val="CommentReference"/>
        </w:rPr>
        <w:annotationRef/>
      </w:r>
      <w:r>
        <w:t>Agreed we need to keep this in. I don’t think we should mix the project release plan with what we are trying to achieve.</w:t>
      </w:r>
    </w:p>
  </w:comment>
  <w:comment w:id="78" w:author="Sunil Prashar" w:date="2020-11-24T14:26:00Z" w:initials="SP">
    <w:p w14:paraId="10423BDA" w14:textId="66AD33C2" w:rsidR="000161DE" w:rsidRDefault="000161DE">
      <w:pPr>
        <w:pStyle w:val="CommentText"/>
      </w:pPr>
      <w:r>
        <w:rPr>
          <w:rStyle w:val="CommentReference"/>
        </w:rPr>
        <w:annotationRef/>
      </w:r>
      <w:r>
        <w:t>Keep it here for R 1A</w:t>
      </w:r>
    </w:p>
  </w:comment>
  <w:comment w:id="80" w:author="Edmund Chua" w:date="2020-11-25T10:40:00Z" w:initials="EC">
    <w:p w14:paraId="409E4D94" w14:textId="0ADA3FC7" w:rsidR="00B16AF9" w:rsidRDefault="00B16AF9">
      <w:pPr>
        <w:pStyle w:val="CommentText"/>
      </w:pPr>
      <w:r>
        <w:rPr>
          <w:rStyle w:val="CommentReference"/>
        </w:rPr>
        <w:annotationRef/>
      </w:r>
      <w:r>
        <w:t xml:space="preserve">Agrred we need to keep this in. Same comment as above regarding release plan. </w:t>
      </w:r>
    </w:p>
  </w:comment>
  <w:comment w:id="81" w:author="Sunil Prashar" w:date="2020-11-24T14:26:00Z" w:initials="SP">
    <w:p w14:paraId="5076A523" w14:textId="742F496B" w:rsidR="000161DE" w:rsidRDefault="000161DE">
      <w:pPr>
        <w:pStyle w:val="CommentText"/>
      </w:pPr>
      <w:r>
        <w:rPr>
          <w:rStyle w:val="CommentReference"/>
        </w:rPr>
        <w:annotationRef/>
      </w:r>
      <w:r>
        <w:t xml:space="preserve">Objectives would not change. R1A will achieve </w:t>
      </w:r>
    </w:p>
  </w:comment>
  <w:comment w:id="87" w:author="Edmund Chua" w:date="2020-11-25T10:41:00Z" w:initials="EC">
    <w:p w14:paraId="6C8D7FFA" w14:textId="4E7E30D0" w:rsidR="00B16AF9" w:rsidRDefault="00B16AF9">
      <w:pPr>
        <w:pStyle w:val="CommentText"/>
      </w:pPr>
      <w:r>
        <w:rPr>
          <w:rStyle w:val="CommentReference"/>
        </w:rPr>
        <w:annotationRef/>
      </w:r>
      <w:r>
        <w:t>There are two things here: 1) Remain competitive in today’s world by having accounting integration 2) Leap over competitors with XAI. Again, we need to keep this in. The release plan will determine timing on when it goes live.</w:t>
      </w:r>
    </w:p>
  </w:comment>
  <w:comment w:id="97" w:author="Edmund Chua" w:date="2020-11-25T10:29:00Z" w:initials="EC">
    <w:p w14:paraId="0FD49FD2" w14:textId="6C6F8F17" w:rsidR="000161DE" w:rsidRDefault="000161DE">
      <w:pPr>
        <w:pStyle w:val="CommentText"/>
      </w:pPr>
      <w:r>
        <w:rPr>
          <w:rStyle w:val="CommentReference"/>
        </w:rPr>
        <w:annotationRef/>
      </w:r>
      <w:r>
        <w:t xml:space="preserve">After reviewing, let’s just remove this line completely. Again, the timing can be handled in the project plan. </w:t>
      </w:r>
    </w:p>
  </w:comment>
  <w:comment w:id="105" w:author="Sunil Prashar [2]" w:date="2020-11-24T14:29:00Z" w:initials="SP">
    <w:p w14:paraId="3272E880" w14:textId="29603936" w:rsidR="000161DE" w:rsidRDefault="000161DE">
      <w:pPr>
        <w:pStyle w:val="CommentText"/>
      </w:pPr>
      <w:r>
        <w:rPr>
          <w:rStyle w:val="CommentReference"/>
        </w:rPr>
        <w:annotationRef/>
      </w:r>
      <w:r>
        <w:t>We should not renove as the work should continue whether the the delivery would be based on R1</w:t>
      </w:r>
    </w:p>
  </w:comment>
  <w:comment w:id="133" w:author="Sunil Prashar [2]" w:date="2020-11-24T14:31:00Z" w:initials="SP">
    <w:p w14:paraId="18273A3B" w14:textId="392B471B" w:rsidR="000161DE" w:rsidRDefault="000161DE">
      <w:pPr>
        <w:pStyle w:val="CommentText"/>
      </w:pPr>
      <w:r>
        <w:rPr>
          <w:rStyle w:val="CommentReference"/>
        </w:rPr>
        <w:annotationRef/>
      </w:r>
      <w:r>
        <w:t>We should not be removing CODAT requirements, instead identify the scope for Release 1A.</w:t>
      </w:r>
    </w:p>
  </w:comment>
  <w:comment w:id="147" w:author="Sunil Prashar [2]" w:date="2020-11-24T14:32:00Z" w:initials="SP">
    <w:p w14:paraId="752DA5ED" w14:textId="0171715D" w:rsidR="000161DE" w:rsidRDefault="000161DE">
      <w:pPr>
        <w:pStyle w:val="CommentText"/>
      </w:pPr>
      <w:r>
        <w:rPr>
          <w:rStyle w:val="CommentReference"/>
        </w:rPr>
        <w:annotationRef/>
      </w:r>
      <w:r>
        <w:t>Need to divide for R1 and R1A</w:t>
      </w:r>
    </w:p>
  </w:comment>
  <w:comment w:id="179" w:author="Edmund Chua" w:date="2020-11-25T10:46:00Z" w:initials="EC">
    <w:p w14:paraId="1F54639F" w14:textId="231B97FD" w:rsidR="00A5421F" w:rsidRDefault="00A5421F">
      <w:pPr>
        <w:pStyle w:val="CommentText"/>
      </w:pPr>
      <w:r>
        <w:rPr>
          <w:rStyle w:val="CommentReference"/>
        </w:rPr>
        <w:annotationRef/>
      </w:r>
      <w:r>
        <w:t xml:space="preserve">Let’s keep this section in. Same reasons as above. If we remove it we lose sight of it. The project plan will handle when it gets released. </w:t>
      </w:r>
    </w:p>
  </w:comment>
  <w:comment w:id="200" w:author="Sunil Prashar [2]" w:date="2020-11-24T14:33:00Z" w:initials="SP">
    <w:p w14:paraId="35194703" w14:textId="698BAD6A" w:rsidR="000161DE" w:rsidRDefault="000161DE">
      <w:pPr>
        <w:pStyle w:val="CommentText"/>
      </w:pPr>
      <w:r>
        <w:rPr>
          <w:rStyle w:val="CommentReference"/>
        </w:rPr>
        <w:annotationRef/>
      </w:r>
      <w:r>
        <w:t>Need to divide in two rows for r1 and r1a</w:t>
      </w:r>
    </w:p>
  </w:comment>
  <w:comment w:id="222" w:author="Edmund Chua" w:date="2020-11-25T10:47:00Z" w:initials="EC">
    <w:p w14:paraId="394238EC" w14:textId="4069BD3C" w:rsidR="00A5421F" w:rsidRDefault="00A5421F">
      <w:pPr>
        <w:pStyle w:val="CommentText"/>
      </w:pPr>
      <w:r>
        <w:rPr>
          <w:rStyle w:val="CommentReference"/>
        </w:rPr>
        <w:annotationRef/>
      </w:r>
      <w:r>
        <w:t>Let’s keep this section in. Same reasons as above. If we remove it we lose sight of it. The project plan will handle when it gets released.</w:t>
      </w:r>
    </w:p>
  </w:comment>
  <w:comment w:id="237" w:author="Edmund Chua" w:date="2020-11-25T10:48:00Z" w:initials="EC">
    <w:p w14:paraId="4BF51542" w14:textId="70EAA24D" w:rsidR="00A5421F" w:rsidRDefault="00A5421F">
      <w:pPr>
        <w:pStyle w:val="CommentText"/>
      </w:pPr>
      <w:r>
        <w:rPr>
          <w:rStyle w:val="CommentReference"/>
        </w:rPr>
        <w:annotationRef/>
      </w:r>
      <w:r>
        <w:t>Let’s keep this section in. Same reasons as above. If we remove it we lose sight of it. The project plan will handle when it gets released.</w:t>
      </w:r>
    </w:p>
  </w:comment>
  <w:comment w:id="252" w:author="Edmund Chua" w:date="2020-11-25T10:37:00Z" w:initials="EC">
    <w:p w14:paraId="1476F0E6" w14:textId="05B47669" w:rsidR="00002291" w:rsidRDefault="00002291">
      <w:pPr>
        <w:pStyle w:val="CommentText"/>
      </w:pPr>
      <w:r>
        <w:rPr>
          <w:rStyle w:val="CommentReference"/>
        </w:rPr>
        <w:annotationRef/>
      </w:r>
      <w:r>
        <w:t>This might just be a project task. If we decide to leave, we can just put it as “Engage early adopters to be beta users to learn and gain feedback.”</w:t>
      </w:r>
    </w:p>
  </w:comment>
  <w:comment w:id="280" w:author="Edmund Chua" w:date="2020-11-25T10:48:00Z" w:initials="EC">
    <w:p w14:paraId="4FC57872" w14:textId="32192DD4" w:rsidR="00A5421F" w:rsidRDefault="00A5421F">
      <w:pPr>
        <w:pStyle w:val="CommentText"/>
      </w:pPr>
      <w:r>
        <w:rPr>
          <w:rStyle w:val="CommentReference"/>
        </w:rPr>
        <w:annotationRef/>
      </w:r>
      <w:r>
        <w:t>Let’s keep this section in. Same reasons as above. If we remove it we lose sight of it. The project plan will handle when it gets released.</w:t>
      </w:r>
    </w:p>
  </w:comment>
  <w:comment w:id="513" w:author="Sunil Prashar [2]" w:date="2020-11-24T14:37:00Z" w:initials="SP">
    <w:p w14:paraId="27A2F60C" w14:textId="0CEC4354" w:rsidR="000161DE" w:rsidRDefault="000161DE">
      <w:pPr>
        <w:pStyle w:val="CommentText"/>
      </w:pPr>
      <w:r>
        <w:rPr>
          <w:rStyle w:val="CommentReference"/>
        </w:rPr>
        <w:annotationRef/>
      </w:r>
      <w:r>
        <w:t xml:space="preserve">Is it required? </w:t>
      </w:r>
    </w:p>
  </w:comment>
  <w:comment w:id="519" w:author="Sunil Prashar [2]" w:date="2020-11-24T14:36:00Z" w:initials="SP">
    <w:p w14:paraId="6091A02E" w14:textId="26F11A3C" w:rsidR="000161DE" w:rsidRDefault="000161DE">
      <w:pPr>
        <w:pStyle w:val="CommentText"/>
      </w:pPr>
      <w:r>
        <w:rPr>
          <w:rStyle w:val="CommentReference"/>
        </w:rPr>
        <w:annotationRef/>
      </w:r>
      <w:r>
        <w:t xml:space="preserve">This section can be removed as we should have a trasition plan for entire Digital platform </w:t>
      </w:r>
    </w:p>
  </w:comment>
  <w:comment w:id="528" w:author="Sunil Prashar [2]" w:date="2020-11-24T14:38:00Z" w:initials="SP">
    <w:p w14:paraId="116C1997" w14:textId="6BAD6322" w:rsidR="000161DE" w:rsidRDefault="000161DE">
      <w:pPr>
        <w:pStyle w:val="CommentText"/>
      </w:pPr>
      <w:r>
        <w:rPr>
          <w:rStyle w:val="CommentReference"/>
        </w:rPr>
        <w:annotationRef/>
      </w:r>
      <w:r>
        <w:t>We should keep it for R1a</w:t>
      </w:r>
    </w:p>
  </w:comment>
  <w:comment w:id="556" w:author="Sunil Prashar [2]" w:date="2020-11-24T14:38:00Z" w:initials="SP">
    <w:p w14:paraId="19D90CE3" w14:textId="6E57BAF3" w:rsidR="000161DE" w:rsidRDefault="000161DE">
      <w:pPr>
        <w:pStyle w:val="CommentText"/>
      </w:pPr>
      <w:r>
        <w:rPr>
          <w:rStyle w:val="CommentReference"/>
        </w:rPr>
        <w:annotationRef/>
      </w:r>
      <w:r>
        <w:t>We should keep it for R1a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B30ADB" w15:done="0"/>
  <w15:commentEx w15:paraId="4F53A997" w15:done="0"/>
  <w15:commentEx w15:paraId="4E8105D7" w15:done="0"/>
  <w15:commentEx w15:paraId="10423BDA" w15:done="0"/>
  <w15:commentEx w15:paraId="409E4D94" w15:done="0"/>
  <w15:commentEx w15:paraId="5076A523" w15:done="0"/>
  <w15:commentEx w15:paraId="6C8D7FFA" w15:done="0"/>
  <w15:commentEx w15:paraId="0FD49FD2" w15:done="0"/>
  <w15:commentEx w15:paraId="3272E880" w15:done="0"/>
  <w15:commentEx w15:paraId="18273A3B" w15:done="0"/>
  <w15:commentEx w15:paraId="752DA5ED" w15:done="0"/>
  <w15:commentEx w15:paraId="1F54639F" w15:done="0"/>
  <w15:commentEx w15:paraId="35194703" w15:done="0"/>
  <w15:commentEx w15:paraId="394238EC" w15:done="0"/>
  <w15:commentEx w15:paraId="4BF51542" w15:done="0"/>
  <w15:commentEx w15:paraId="1476F0E6" w15:done="0"/>
  <w15:commentEx w15:paraId="4FC57872" w15:done="0"/>
  <w15:commentEx w15:paraId="27A2F60C" w15:done="0"/>
  <w15:commentEx w15:paraId="6091A02E" w15:done="0"/>
  <w15:commentEx w15:paraId="116C1997" w15:done="0"/>
  <w15:commentEx w15:paraId="19D90CE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5022FF" w14:textId="77777777" w:rsidR="000161DE" w:rsidRDefault="000161DE" w:rsidP="00F621C6">
      <w:pPr>
        <w:spacing w:after="0" w:line="240" w:lineRule="auto"/>
      </w:pPr>
      <w:r>
        <w:separator/>
      </w:r>
    </w:p>
    <w:p w14:paraId="725B7603" w14:textId="77777777" w:rsidR="000161DE" w:rsidRDefault="000161DE"/>
    <w:p w14:paraId="39CB4814" w14:textId="77777777" w:rsidR="000161DE" w:rsidRDefault="000161DE"/>
  </w:endnote>
  <w:endnote w:type="continuationSeparator" w:id="0">
    <w:p w14:paraId="739BDF35" w14:textId="77777777" w:rsidR="000161DE" w:rsidRDefault="000161DE" w:rsidP="00F621C6">
      <w:pPr>
        <w:spacing w:after="0" w:line="240" w:lineRule="auto"/>
      </w:pPr>
      <w:r>
        <w:continuationSeparator/>
      </w:r>
    </w:p>
    <w:p w14:paraId="3DCEE120" w14:textId="77777777" w:rsidR="000161DE" w:rsidRDefault="000161DE"/>
    <w:p w14:paraId="449F5F9E" w14:textId="77777777" w:rsidR="000161DE" w:rsidRDefault="000161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New (W1)">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utura PT Book">
    <w:altName w:val="Futura PT Book"/>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0D745" w14:textId="7FECA05D" w:rsidR="000161DE" w:rsidRPr="00DC3980" w:rsidRDefault="000161DE" w:rsidP="00B15FCD">
    <w:pPr>
      <w:tabs>
        <w:tab w:val="center" w:pos="5040"/>
        <w:tab w:val="right" w:pos="10080"/>
      </w:tabs>
      <w:spacing w:before="360"/>
      <w:rPr>
        <w:i/>
        <w:sz w:val="16"/>
        <w:szCs w:val="16"/>
      </w:rPr>
    </w:pPr>
    <w:r w:rsidRPr="00B155B5">
      <w:rPr>
        <w:b/>
        <w:i/>
        <w:color w:val="009AA6"/>
        <w:sz w:val="16"/>
        <w:szCs w:val="16"/>
      </w:rPr>
      <w:t>Canadian Western Bank</w:t>
    </w:r>
    <w:r w:rsidRPr="00B155B5">
      <w:rPr>
        <w:b/>
        <w:i/>
        <w:color w:val="009AA6"/>
        <w:sz w:val="16"/>
        <w:szCs w:val="16"/>
      </w:rPr>
      <w:ptab w:relativeTo="margin" w:alignment="center" w:leader="none"/>
    </w:r>
    <w:sdt>
      <w:sdtPr>
        <w:rPr>
          <w:b/>
          <w:i/>
          <w:color w:val="009AA6"/>
          <w:sz w:val="16"/>
          <w:szCs w:val="16"/>
        </w:rPr>
        <w:alias w:val="Title"/>
        <w:tag w:val=""/>
        <w:id w:val="-761838798"/>
        <w:dataBinding w:prefixMappings="xmlns:ns0='http://purl.org/dc/elements/1.1/' xmlns:ns1='http://schemas.openxmlformats.org/package/2006/metadata/core-properties' " w:xpath="/ns1:coreProperties[1]/ns0:title[1]" w:storeItemID="{6C3C8BC8-F283-45AE-878A-BAB7291924A1}"/>
        <w:text/>
      </w:sdtPr>
      <w:sdtEndPr/>
      <w:sdtContent>
        <w:r>
          <w:rPr>
            <w:b/>
            <w:i/>
            <w:color w:val="009AA6"/>
            <w:sz w:val="16"/>
            <w:szCs w:val="16"/>
          </w:rPr>
          <w:t>Temenos XAI Cash Flow Feature in DBX</w:t>
        </w:r>
      </w:sdtContent>
    </w:sdt>
    <w:r w:rsidRPr="00B155B5">
      <w:rPr>
        <w:b/>
        <w:i/>
        <w:color w:val="009AA6"/>
        <w:sz w:val="16"/>
        <w:szCs w:val="16"/>
      </w:rPr>
      <w:ptab w:relativeTo="margin" w:alignment="right" w:leader="none"/>
    </w:r>
    <w:r w:rsidRPr="00B155B5">
      <w:rPr>
        <w:b/>
        <w:i/>
        <w:color w:val="009AA6"/>
        <w:sz w:val="16"/>
        <w:szCs w:val="16"/>
      </w:rPr>
      <w:fldChar w:fldCharType="begin"/>
    </w:r>
    <w:r w:rsidRPr="00B155B5">
      <w:rPr>
        <w:b/>
        <w:i/>
        <w:color w:val="009AA6"/>
        <w:sz w:val="16"/>
        <w:szCs w:val="16"/>
      </w:rPr>
      <w:instrText xml:space="preserve"> PAGE   \* MERGEFORMAT </w:instrText>
    </w:r>
    <w:r w:rsidRPr="00B155B5">
      <w:rPr>
        <w:b/>
        <w:i/>
        <w:color w:val="009AA6"/>
        <w:sz w:val="16"/>
        <w:szCs w:val="16"/>
      </w:rPr>
      <w:fldChar w:fldCharType="separate"/>
    </w:r>
    <w:r w:rsidR="00CB202C" w:rsidRPr="00CB202C">
      <w:rPr>
        <w:b/>
        <w:bCs/>
        <w:i/>
        <w:noProof/>
        <w:color w:val="009AA6"/>
        <w:sz w:val="16"/>
        <w:szCs w:val="16"/>
      </w:rPr>
      <w:t>12</w:t>
    </w:r>
    <w:r w:rsidRPr="00B155B5">
      <w:rPr>
        <w:b/>
        <w:bCs/>
        <w:i/>
        <w:noProof/>
        <w:color w:val="009AA6"/>
        <w:sz w:val="16"/>
        <w:szCs w:val="16"/>
      </w:rPr>
      <w:fldChar w:fldCharType="end"/>
    </w:r>
    <w:r w:rsidRPr="00B155B5">
      <w:rPr>
        <w:b/>
        <w:bCs/>
        <w:i/>
        <w:color w:val="009AA6"/>
        <w:sz w:val="16"/>
        <w:szCs w:val="16"/>
      </w:rPr>
      <w:t xml:space="preserve"> </w:t>
    </w:r>
    <w:r w:rsidRPr="00B155B5">
      <w:rPr>
        <w:b/>
        <w:i/>
        <w:color w:val="009AA6"/>
        <w:sz w:val="16"/>
        <w:szCs w:val="16"/>
      </w:rPr>
      <w:t>|</w:t>
    </w:r>
    <w:r w:rsidRPr="00B155B5">
      <w:rPr>
        <w:b/>
        <w:bCs/>
        <w:i/>
        <w:color w:val="009AA6"/>
        <w:sz w:val="16"/>
        <w:szCs w:val="16"/>
      </w:rPr>
      <w:t xml:space="preserve"> </w:t>
    </w:r>
    <w:r w:rsidRPr="00B155B5">
      <w:rPr>
        <w:b/>
        <w:i/>
        <w:color w:val="808080" w:themeColor="background1" w:themeShade="80"/>
        <w:spacing w:val="60"/>
        <w:sz w:val="16"/>
        <w:szCs w:val="16"/>
      </w:rPr>
      <w:t>Page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205D19" w14:textId="77777777" w:rsidR="000161DE" w:rsidRDefault="000161DE" w:rsidP="00F621C6">
      <w:pPr>
        <w:spacing w:after="0" w:line="240" w:lineRule="auto"/>
      </w:pPr>
      <w:r>
        <w:separator/>
      </w:r>
    </w:p>
    <w:p w14:paraId="04A06599" w14:textId="77777777" w:rsidR="000161DE" w:rsidRDefault="000161DE"/>
    <w:p w14:paraId="18664612" w14:textId="77777777" w:rsidR="000161DE" w:rsidRDefault="000161DE"/>
  </w:footnote>
  <w:footnote w:type="continuationSeparator" w:id="0">
    <w:p w14:paraId="20EEDF26" w14:textId="77777777" w:rsidR="000161DE" w:rsidRDefault="000161DE" w:rsidP="00F621C6">
      <w:pPr>
        <w:spacing w:after="0" w:line="240" w:lineRule="auto"/>
      </w:pPr>
      <w:r>
        <w:continuationSeparator/>
      </w:r>
    </w:p>
    <w:p w14:paraId="06F36D74" w14:textId="77777777" w:rsidR="000161DE" w:rsidRDefault="000161DE"/>
    <w:p w14:paraId="43BABAE8" w14:textId="77777777" w:rsidR="000161DE" w:rsidRDefault="000161D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E6C4C" w14:textId="5F8D5C2D" w:rsidR="000161DE" w:rsidRDefault="000161DE" w:rsidP="004E33AD">
    <w:pPr>
      <w:pStyle w:val="Header"/>
      <w:rPr>
        <w:i/>
      </w:rPr>
    </w:pPr>
    <w:r>
      <w:rPr>
        <w:i/>
        <w:noProof/>
      </w:rPr>
      <w:drawing>
        <wp:inline distT="0" distB="0" distL="0" distR="0" wp14:anchorId="5FEB7147" wp14:editId="666599D7">
          <wp:extent cx="6400800" cy="286385"/>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86385"/>
                  </a:xfrm>
                  <a:prstGeom prst="rect">
                    <a:avLst/>
                  </a:prstGeom>
                  <a:noFill/>
                  <a:ln>
                    <a:noFill/>
                  </a:ln>
                </pic:spPr>
              </pic:pic>
            </a:graphicData>
          </a:graphic>
        </wp:inline>
      </w:drawing>
    </w:r>
  </w:p>
  <w:p w14:paraId="437D6F42" w14:textId="77777777" w:rsidR="000161DE" w:rsidRDefault="000161DE" w:rsidP="00646F14">
    <w:pPr>
      <w:pStyle w:val="Header"/>
      <w:jc w:val="center"/>
      <w:rPr>
        <w:i/>
      </w:rPr>
    </w:pPr>
  </w:p>
  <w:p w14:paraId="3E22140A" w14:textId="77777777" w:rsidR="000161DE" w:rsidRPr="00552F21" w:rsidRDefault="000161DE" w:rsidP="00646F14">
    <w:pPr>
      <w:pStyle w:val="Header"/>
      <w:jc w:val="center"/>
      <w:rPr>
        <w: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1B0E5164"/>
    <w:lvl w:ilvl="0">
      <w:start w:val="1"/>
      <w:numFmt w:val="bullet"/>
      <w:pStyle w:val="TOC9"/>
      <w:lvlText w:val=""/>
      <w:lvlJc w:val="left"/>
      <w:pPr>
        <w:tabs>
          <w:tab w:val="num" w:pos="720"/>
        </w:tabs>
        <w:ind w:left="576" w:hanging="216"/>
      </w:pPr>
      <w:rPr>
        <w:rFonts w:ascii="Symbol" w:hAnsi="Symbol" w:hint="default"/>
      </w:r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750DA6"/>
    <w:multiLevelType w:val="hybridMultilevel"/>
    <w:tmpl w:val="AA307D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792934"/>
    <w:multiLevelType w:val="hybridMultilevel"/>
    <w:tmpl w:val="B2EA30D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1B72BD6"/>
    <w:multiLevelType w:val="hybridMultilevel"/>
    <w:tmpl w:val="F71C6F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396703F"/>
    <w:multiLevelType w:val="hybridMultilevel"/>
    <w:tmpl w:val="BE242270"/>
    <w:lvl w:ilvl="0" w:tplc="10090001">
      <w:start w:val="1"/>
      <w:numFmt w:val="bullet"/>
      <w:lvlText w:val=""/>
      <w:lvlJc w:val="left"/>
      <w:pPr>
        <w:ind w:left="501" w:hanging="360"/>
      </w:pPr>
      <w:rPr>
        <w:rFonts w:ascii="Symbol" w:hAnsi="Symbol" w:hint="default"/>
      </w:rPr>
    </w:lvl>
    <w:lvl w:ilvl="1" w:tplc="10090003">
      <w:start w:val="1"/>
      <w:numFmt w:val="bullet"/>
      <w:lvlText w:val="o"/>
      <w:lvlJc w:val="left"/>
      <w:pPr>
        <w:ind w:left="1221" w:hanging="360"/>
      </w:pPr>
      <w:rPr>
        <w:rFonts w:ascii="Courier New" w:hAnsi="Courier New" w:cs="Courier New" w:hint="default"/>
      </w:rPr>
    </w:lvl>
    <w:lvl w:ilvl="2" w:tplc="10090005" w:tentative="1">
      <w:start w:val="1"/>
      <w:numFmt w:val="bullet"/>
      <w:lvlText w:val=""/>
      <w:lvlJc w:val="left"/>
      <w:pPr>
        <w:ind w:left="1941" w:hanging="360"/>
      </w:pPr>
      <w:rPr>
        <w:rFonts w:ascii="Wingdings" w:hAnsi="Wingdings" w:hint="default"/>
      </w:rPr>
    </w:lvl>
    <w:lvl w:ilvl="3" w:tplc="10090001" w:tentative="1">
      <w:start w:val="1"/>
      <w:numFmt w:val="bullet"/>
      <w:lvlText w:val=""/>
      <w:lvlJc w:val="left"/>
      <w:pPr>
        <w:ind w:left="2661" w:hanging="360"/>
      </w:pPr>
      <w:rPr>
        <w:rFonts w:ascii="Symbol" w:hAnsi="Symbol" w:hint="default"/>
      </w:rPr>
    </w:lvl>
    <w:lvl w:ilvl="4" w:tplc="10090003" w:tentative="1">
      <w:start w:val="1"/>
      <w:numFmt w:val="bullet"/>
      <w:lvlText w:val="o"/>
      <w:lvlJc w:val="left"/>
      <w:pPr>
        <w:ind w:left="3381" w:hanging="360"/>
      </w:pPr>
      <w:rPr>
        <w:rFonts w:ascii="Courier New" w:hAnsi="Courier New" w:cs="Courier New" w:hint="default"/>
      </w:rPr>
    </w:lvl>
    <w:lvl w:ilvl="5" w:tplc="10090005" w:tentative="1">
      <w:start w:val="1"/>
      <w:numFmt w:val="bullet"/>
      <w:lvlText w:val=""/>
      <w:lvlJc w:val="left"/>
      <w:pPr>
        <w:ind w:left="4101" w:hanging="360"/>
      </w:pPr>
      <w:rPr>
        <w:rFonts w:ascii="Wingdings" w:hAnsi="Wingdings" w:hint="default"/>
      </w:rPr>
    </w:lvl>
    <w:lvl w:ilvl="6" w:tplc="10090001" w:tentative="1">
      <w:start w:val="1"/>
      <w:numFmt w:val="bullet"/>
      <w:lvlText w:val=""/>
      <w:lvlJc w:val="left"/>
      <w:pPr>
        <w:ind w:left="4821" w:hanging="360"/>
      </w:pPr>
      <w:rPr>
        <w:rFonts w:ascii="Symbol" w:hAnsi="Symbol" w:hint="default"/>
      </w:rPr>
    </w:lvl>
    <w:lvl w:ilvl="7" w:tplc="10090003" w:tentative="1">
      <w:start w:val="1"/>
      <w:numFmt w:val="bullet"/>
      <w:lvlText w:val="o"/>
      <w:lvlJc w:val="left"/>
      <w:pPr>
        <w:ind w:left="5541" w:hanging="360"/>
      </w:pPr>
      <w:rPr>
        <w:rFonts w:ascii="Courier New" w:hAnsi="Courier New" w:cs="Courier New" w:hint="default"/>
      </w:rPr>
    </w:lvl>
    <w:lvl w:ilvl="8" w:tplc="10090005" w:tentative="1">
      <w:start w:val="1"/>
      <w:numFmt w:val="bullet"/>
      <w:lvlText w:val=""/>
      <w:lvlJc w:val="left"/>
      <w:pPr>
        <w:ind w:left="6261" w:hanging="360"/>
      </w:pPr>
      <w:rPr>
        <w:rFonts w:ascii="Wingdings" w:hAnsi="Wingdings" w:hint="default"/>
      </w:rPr>
    </w:lvl>
  </w:abstractNum>
  <w:abstractNum w:abstractNumId="10" w15:restartNumberingAfterBreak="0">
    <w:nsid w:val="25F9747C"/>
    <w:multiLevelType w:val="multilevel"/>
    <w:tmpl w:val="AF469BBE"/>
    <w:lvl w:ilvl="0">
      <w:start w:val="1"/>
      <w:numFmt w:val="upperLetter"/>
      <w:pStyle w:val="LetteredAppendix"/>
      <w:lvlText w:val="Appendix %1"/>
      <w:lvlJc w:val="left"/>
      <w:pPr>
        <w:tabs>
          <w:tab w:val="num" w:pos="360"/>
        </w:tabs>
        <w:ind w:left="357" w:hanging="357"/>
      </w:pPr>
      <w:rPr>
        <w:rFonts w:asciiTheme="minorHAnsi" w:hAnsiTheme="minorHAnsi" w:cstheme="minorHAnsi" w:hint="default"/>
      </w:rPr>
    </w:lvl>
    <w:lvl w:ilvl="1">
      <w:start w:val="1"/>
      <w:numFmt w:val="decimal"/>
      <w:pStyle w:val="LetteredAppendixSubsection1"/>
      <w:lvlText w:val="%1.%2"/>
      <w:lvlJc w:val="left"/>
      <w:pPr>
        <w:tabs>
          <w:tab w:val="num" w:pos="360"/>
        </w:tabs>
        <w:ind w:left="357" w:hanging="357"/>
      </w:pPr>
      <w:rPr>
        <w:rFonts w:asciiTheme="minorHAnsi" w:hAnsiTheme="minorHAnsi" w:cstheme="minorHAnsi"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tterAppendixSubsection2"/>
      <w:lvlText w:val="%1.%2.%3"/>
      <w:lvlJc w:val="left"/>
      <w:pPr>
        <w:tabs>
          <w:tab w:val="num" w:pos="360"/>
        </w:tabs>
        <w:ind w:left="357" w:hanging="357"/>
      </w:pPr>
      <w:rPr>
        <w:rFonts w:hint="default"/>
      </w:rPr>
    </w:lvl>
    <w:lvl w:ilvl="3">
      <w:start w:val="1"/>
      <w:numFmt w:val="decimal"/>
      <w:lvlText w:val="%1.%2.%3.%4."/>
      <w:lvlJc w:val="left"/>
      <w:pPr>
        <w:tabs>
          <w:tab w:val="num" w:pos="360"/>
        </w:tabs>
        <w:ind w:left="357" w:hanging="357"/>
      </w:pPr>
      <w:rPr>
        <w:rFonts w:hint="default"/>
      </w:rPr>
    </w:lvl>
    <w:lvl w:ilvl="4">
      <w:start w:val="1"/>
      <w:numFmt w:val="decimal"/>
      <w:lvlText w:val="%1.%2.%3.%4.%5."/>
      <w:lvlJc w:val="left"/>
      <w:pPr>
        <w:tabs>
          <w:tab w:val="num" w:pos="360"/>
        </w:tabs>
        <w:ind w:left="357" w:hanging="357"/>
      </w:pPr>
      <w:rPr>
        <w:rFonts w:hint="default"/>
      </w:rPr>
    </w:lvl>
    <w:lvl w:ilvl="5">
      <w:start w:val="1"/>
      <w:numFmt w:val="decimal"/>
      <w:lvlText w:val="%1.%2.%3.%4.%5.%6."/>
      <w:lvlJc w:val="left"/>
      <w:pPr>
        <w:tabs>
          <w:tab w:val="num" w:pos="360"/>
        </w:tabs>
        <w:ind w:left="357" w:hanging="357"/>
      </w:pPr>
      <w:rPr>
        <w:rFonts w:hint="default"/>
      </w:rPr>
    </w:lvl>
    <w:lvl w:ilvl="6">
      <w:start w:val="1"/>
      <w:numFmt w:val="decimal"/>
      <w:lvlText w:val="%1.%2.%3.%4.%5.%6.%7."/>
      <w:lvlJc w:val="left"/>
      <w:pPr>
        <w:tabs>
          <w:tab w:val="num" w:pos="360"/>
        </w:tabs>
        <w:ind w:left="357" w:hanging="357"/>
      </w:pPr>
      <w:rPr>
        <w:rFonts w:hint="default"/>
      </w:rPr>
    </w:lvl>
    <w:lvl w:ilvl="7">
      <w:start w:val="1"/>
      <w:numFmt w:val="decimal"/>
      <w:lvlText w:val="%1.%2.%3.%4.%5.%6.%7.%8."/>
      <w:lvlJc w:val="left"/>
      <w:pPr>
        <w:tabs>
          <w:tab w:val="num" w:pos="360"/>
        </w:tabs>
        <w:ind w:left="357" w:hanging="357"/>
      </w:pPr>
      <w:rPr>
        <w:rFonts w:hint="default"/>
      </w:rPr>
    </w:lvl>
    <w:lvl w:ilvl="8">
      <w:start w:val="1"/>
      <w:numFmt w:val="decimal"/>
      <w:lvlText w:val="%1.%2.%3.%4.%5.%6.%7.%8.%9."/>
      <w:lvlJc w:val="left"/>
      <w:pPr>
        <w:tabs>
          <w:tab w:val="num" w:pos="360"/>
        </w:tabs>
        <w:ind w:left="357" w:hanging="357"/>
      </w:pPr>
      <w:rPr>
        <w:rFonts w:hint="default"/>
      </w:rPr>
    </w:lvl>
  </w:abstractNum>
  <w:abstractNum w:abstractNumId="11" w15:restartNumberingAfterBreak="0">
    <w:nsid w:val="269F4E76"/>
    <w:multiLevelType w:val="multilevel"/>
    <w:tmpl w:val="9B488500"/>
    <w:lvl w:ilvl="0">
      <w:start w:val="1"/>
      <w:numFmt w:val="decimal"/>
      <w:lvlText w:val="%1."/>
      <w:lvlJc w:val="left"/>
      <w:pPr>
        <w:tabs>
          <w:tab w:val="num" w:pos="720"/>
        </w:tabs>
        <w:ind w:left="720" w:hanging="360"/>
      </w:pPr>
      <w:rPr>
        <w:rFonts w:hint="default"/>
        <w:sz w:val="20"/>
      </w:rPr>
    </w:lvl>
    <w:lvl w:ilvl="1">
      <w:start w:val="2019"/>
      <w:numFmt w:val="bullet"/>
      <w:lvlText w:val="-"/>
      <w:lvlJc w:val="left"/>
      <w:pPr>
        <w:ind w:left="1440" w:hanging="360"/>
      </w:pPr>
      <w:rPr>
        <w:rFonts w:ascii="Calibri" w:eastAsia="Times New Roman" w:hAnsi="Calibri" w:cs="Calibri" w:hint="default"/>
      </w:rPr>
    </w:lvl>
    <w:lvl w:ilvl="2">
      <w:start w:val="1"/>
      <w:numFmt w:val="decimal"/>
      <w:lvlText w:val="%3&gt;"/>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F334E"/>
    <w:multiLevelType w:val="hybridMultilevel"/>
    <w:tmpl w:val="F99441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9B94D66"/>
    <w:multiLevelType w:val="hybridMultilevel"/>
    <w:tmpl w:val="E7A094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C0906CD"/>
    <w:multiLevelType w:val="hybridMultilevel"/>
    <w:tmpl w:val="41385C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C7418E3"/>
    <w:multiLevelType w:val="multilevel"/>
    <w:tmpl w:val="924C0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11D6BD1"/>
    <w:multiLevelType w:val="hybridMultilevel"/>
    <w:tmpl w:val="EA1A9E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B67709"/>
    <w:multiLevelType w:val="hybridMultilevel"/>
    <w:tmpl w:val="B8ECCDB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359E1E55"/>
    <w:multiLevelType w:val="multilevel"/>
    <w:tmpl w:val="06263A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heme="minorHAnsi" w:hAnsiTheme="minorHAnsi" w:cstheme="minorHAnsi" w:hint="default"/>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4DE3C59"/>
    <w:multiLevelType w:val="hybridMultilevel"/>
    <w:tmpl w:val="D7CE94A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4FCC0CC3"/>
    <w:multiLevelType w:val="hybridMultilevel"/>
    <w:tmpl w:val="9CB8C79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7" w15:restartNumberingAfterBreak="0">
    <w:nsid w:val="517A7FF9"/>
    <w:multiLevelType w:val="hybridMultilevel"/>
    <w:tmpl w:val="6AC6A7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8C95D03"/>
    <w:multiLevelType w:val="hybridMultilevel"/>
    <w:tmpl w:val="AC6E7A48"/>
    <w:lvl w:ilvl="0" w:tplc="D334ECA2">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93811EA"/>
    <w:multiLevelType w:val="hybridMultilevel"/>
    <w:tmpl w:val="E0B4DB68"/>
    <w:lvl w:ilvl="0" w:tplc="AB0C7C98">
      <w:start w:val="1"/>
      <w:numFmt w:val="bullet"/>
      <w:lvlText w:val="•"/>
      <w:lvlJc w:val="left"/>
      <w:pPr>
        <w:tabs>
          <w:tab w:val="num" w:pos="720"/>
        </w:tabs>
        <w:ind w:left="720" w:hanging="360"/>
      </w:pPr>
      <w:rPr>
        <w:rFonts w:ascii="Arial" w:hAnsi="Arial" w:hint="default"/>
      </w:rPr>
    </w:lvl>
    <w:lvl w:ilvl="1" w:tplc="5FA22164" w:tentative="1">
      <w:start w:val="1"/>
      <w:numFmt w:val="bullet"/>
      <w:lvlText w:val="•"/>
      <w:lvlJc w:val="left"/>
      <w:pPr>
        <w:tabs>
          <w:tab w:val="num" w:pos="1440"/>
        </w:tabs>
        <w:ind w:left="1440" w:hanging="360"/>
      </w:pPr>
      <w:rPr>
        <w:rFonts w:ascii="Arial" w:hAnsi="Arial" w:hint="default"/>
      </w:rPr>
    </w:lvl>
    <w:lvl w:ilvl="2" w:tplc="3DF651A4" w:tentative="1">
      <w:start w:val="1"/>
      <w:numFmt w:val="bullet"/>
      <w:lvlText w:val="•"/>
      <w:lvlJc w:val="left"/>
      <w:pPr>
        <w:tabs>
          <w:tab w:val="num" w:pos="2160"/>
        </w:tabs>
        <w:ind w:left="2160" w:hanging="360"/>
      </w:pPr>
      <w:rPr>
        <w:rFonts w:ascii="Arial" w:hAnsi="Arial" w:hint="default"/>
      </w:rPr>
    </w:lvl>
    <w:lvl w:ilvl="3" w:tplc="69544056" w:tentative="1">
      <w:start w:val="1"/>
      <w:numFmt w:val="bullet"/>
      <w:lvlText w:val="•"/>
      <w:lvlJc w:val="left"/>
      <w:pPr>
        <w:tabs>
          <w:tab w:val="num" w:pos="2880"/>
        </w:tabs>
        <w:ind w:left="2880" w:hanging="360"/>
      </w:pPr>
      <w:rPr>
        <w:rFonts w:ascii="Arial" w:hAnsi="Arial" w:hint="default"/>
      </w:rPr>
    </w:lvl>
    <w:lvl w:ilvl="4" w:tplc="99BC33A8" w:tentative="1">
      <w:start w:val="1"/>
      <w:numFmt w:val="bullet"/>
      <w:lvlText w:val="•"/>
      <w:lvlJc w:val="left"/>
      <w:pPr>
        <w:tabs>
          <w:tab w:val="num" w:pos="3600"/>
        </w:tabs>
        <w:ind w:left="3600" w:hanging="360"/>
      </w:pPr>
      <w:rPr>
        <w:rFonts w:ascii="Arial" w:hAnsi="Arial" w:hint="default"/>
      </w:rPr>
    </w:lvl>
    <w:lvl w:ilvl="5" w:tplc="353A6734" w:tentative="1">
      <w:start w:val="1"/>
      <w:numFmt w:val="bullet"/>
      <w:lvlText w:val="•"/>
      <w:lvlJc w:val="left"/>
      <w:pPr>
        <w:tabs>
          <w:tab w:val="num" w:pos="4320"/>
        </w:tabs>
        <w:ind w:left="4320" w:hanging="360"/>
      </w:pPr>
      <w:rPr>
        <w:rFonts w:ascii="Arial" w:hAnsi="Arial" w:hint="default"/>
      </w:rPr>
    </w:lvl>
    <w:lvl w:ilvl="6" w:tplc="BCC21834" w:tentative="1">
      <w:start w:val="1"/>
      <w:numFmt w:val="bullet"/>
      <w:lvlText w:val="•"/>
      <w:lvlJc w:val="left"/>
      <w:pPr>
        <w:tabs>
          <w:tab w:val="num" w:pos="5040"/>
        </w:tabs>
        <w:ind w:left="5040" w:hanging="360"/>
      </w:pPr>
      <w:rPr>
        <w:rFonts w:ascii="Arial" w:hAnsi="Arial" w:hint="default"/>
      </w:rPr>
    </w:lvl>
    <w:lvl w:ilvl="7" w:tplc="C75A81CC" w:tentative="1">
      <w:start w:val="1"/>
      <w:numFmt w:val="bullet"/>
      <w:lvlText w:val="•"/>
      <w:lvlJc w:val="left"/>
      <w:pPr>
        <w:tabs>
          <w:tab w:val="num" w:pos="5760"/>
        </w:tabs>
        <w:ind w:left="5760" w:hanging="360"/>
      </w:pPr>
      <w:rPr>
        <w:rFonts w:ascii="Arial" w:hAnsi="Arial" w:hint="default"/>
      </w:rPr>
    </w:lvl>
    <w:lvl w:ilvl="8" w:tplc="E968DD3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1" w15:restartNumberingAfterBreak="0">
    <w:nsid w:val="605F5B54"/>
    <w:multiLevelType w:val="hybridMultilevel"/>
    <w:tmpl w:val="F15CF6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3" w15:restartNumberingAfterBreak="0">
    <w:nsid w:val="630326C0"/>
    <w:multiLevelType w:val="hybridMultilevel"/>
    <w:tmpl w:val="A04C084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DC2059F"/>
    <w:multiLevelType w:val="hybridMultilevel"/>
    <w:tmpl w:val="89ACF67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3BA75D5"/>
    <w:multiLevelType w:val="hybridMultilevel"/>
    <w:tmpl w:val="B2EA30D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6F564D6"/>
    <w:multiLevelType w:val="hybridMultilevel"/>
    <w:tmpl w:val="7BFC05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FD60EAB"/>
    <w:multiLevelType w:val="hybridMultilevel"/>
    <w:tmpl w:val="61E0289C"/>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1">
      <w:start w:val="1"/>
      <w:numFmt w:val="bullet"/>
      <w:lvlText w:val=""/>
      <w:lvlJc w:val="left"/>
      <w:pPr>
        <w:ind w:left="2520" w:hanging="360"/>
      </w:pPr>
      <w:rPr>
        <w:rFonts w:ascii="Symbol" w:hAnsi="Symbol" w:hint="default"/>
      </w:r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num w:numId="1">
    <w:abstractNumId w:val="30"/>
  </w:num>
  <w:num w:numId="2">
    <w:abstractNumId w:val="1"/>
  </w:num>
  <w:num w:numId="3">
    <w:abstractNumId w:val="2"/>
  </w:num>
  <w:num w:numId="4">
    <w:abstractNumId w:val="5"/>
  </w:num>
  <w:num w:numId="5">
    <w:abstractNumId w:val="32"/>
  </w:num>
  <w:num w:numId="6">
    <w:abstractNumId w:val="21"/>
  </w:num>
  <w:num w:numId="7">
    <w:abstractNumId w:val="25"/>
  </w:num>
  <w:num w:numId="8">
    <w:abstractNumId w:val="19"/>
  </w:num>
  <w:num w:numId="9">
    <w:abstractNumId w:val="16"/>
  </w:num>
  <w:num w:numId="10">
    <w:abstractNumId w:val="24"/>
  </w:num>
  <w:num w:numId="11">
    <w:abstractNumId w:val="22"/>
  </w:num>
  <w:num w:numId="12">
    <w:abstractNumId w:val="6"/>
  </w:num>
  <w:num w:numId="13">
    <w:abstractNumId w:val="8"/>
  </w:num>
  <w:num w:numId="14">
    <w:abstractNumId w:val="20"/>
  </w:num>
  <w:num w:numId="15">
    <w:abstractNumId w:val="15"/>
  </w:num>
  <w:num w:numId="16">
    <w:abstractNumId w:val="10"/>
  </w:num>
  <w:num w:numId="17">
    <w:abstractNumId w:val="0"/>
  </w:num>
  <w:num w:numId="18">
    <w:abstractNumId w:val="27"/>
  </w:num>
  <w:num w:numId="19">
    <w:abstractNumId w:val="11"/>
  </w:num>
  <w:num w:numId="20">
    <w:abstractNumId w:val="9"/>
  </w:num>
  <w:num w:numId="21">
    <w:abstractNumId w:val="12"/>
  </w:num>
  <w:num w:numId="22">
    <w:abstractNumId w:val="3"/>
  </w:num>
  <w:num w:numId="23">
    <w:abstractNumId w:val="7"/>
  </w:num>
  <w:num w:numId="24">
    <w:abstractNumId w:val="17"/>
  </w:num>
  <w:num w:numId="25">
    <w:abstractNumId w:val="36"/>
  </w:num>
  <w:num w:numId="26">
    <w:abstractNumId w:val="18"/>
  </w:num>
  <w:num w:numId="27">
    <w:abstractNumId w:val="14"/>
  </w:num>
  <w:num w:numId="28">
    <w:abstractNumId w:val="31"/>
  </w:num>
  <w:num w:numId="29">
    <w:abstractNumId w:val="13"/>
  </w:num>
  <w:num w:numId="30">
    <w:abstractNumId w:val="29"/>
  </w:num>
  <w:num w:numId="31">
    <w:abstractNumId w:val="26"/>
  </w:num>
  <w:num w:numId="32">
    <w:abstractNumId w:val="34"/>
  </w:num>
  <w:num w:numId="33">
    <w:abstractNumId w:val="4"/>
  </w:num>
  <w:num w:numId="34">
    <w:abstractNumId w:val="35"/>
  </w:num>
  <w:num w:numId="35">
    <w:abstractNumId w:val="23"/>
  </w:num>
  <w:num w:numId="36">
    <w:abstractNumId w:val="33"/>
  </w:num>
  <w:num w:numId="37">
    <w:abstractNumId w:val="37"/>
  </w:num>
  <w:num w:numId="38">
    <w:abstractNumId w:val="28"/>
  </w:num>
  <w:num w:numId="39">
    <w:abstractNumId w:val="13"/>
  </w:num>
  <w:numIdMacAtCleanup w:val="3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nil Prashar [2]">
    <w15:presenceInfo w15:providerId="AD" w15:userId="S-1-5-21-3727158924-2375465911-1683840438-38262"/>
  </w15:person>
  <w15:person w15:author="Hoa Bach">
    <w15:presenceInfo w15:providerId="AD" w15:userId="S-1-5-21-3727158924-2375465911-1683840438-40847"/>
  </w15:person>
  <w15:person w15:author="Sunil Prashar">
    <w15:presenceInfo w15:providerId="None" w15:userId="Sunil Prashar"/>
  </w15:person>
  <w15:person w15:author="Edmund Chua">
    <w15:presenceInfo w15:providerId="None" w15:userId="Edmund Chu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mirrorMargins/>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1351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5A0"/>
    <w:rsid w:val="00000DBA"/>
    <w:rsid w:val="000016B2"/>
    <w:rsid w:val="00001CE1"/>
    <w:rsid w:val="00002291"/>
    <w:rsid w:val="0000253C"/>
    <w:rsid w:val="00002E5F"/>
    <w:rsid w:val="00004714"/>
    <w:rsid w:val="00004B25"/>
    <w:rsid w:val="000058FC"/>
    <w:rsid w:val="00005F42"/>
    <w:rsid w:val="000114DA"/>
    <w:rsid w:val="000117E1"/>
    <w:rsid w:val="000128AC"/>
    <w:rsid w:val="000138AE"/>
    <w:rsid w:val="000148E1"/>
    <w:rsid w:val="00014DA6"/>
    <w:rsid w:val="00014EF6"/>
    <w:rsid w:val="00014F52"/>
    <w:rsid w:val="00015181"/>
    <w:rsid w:val="00015CEB"/>
    <w:rsid w:val="000161DE"/>
    <w:rsid w:val="00016DCC"/>
    <w:rsid w:val="00017177"/>
    <w:rsid w:val="00022C86"/>
    <w:rsid w:val="000232FD"/>
    <w:rsid w:val="00023584"/>
    <w:rsid w:val="00023B9B"/>
    <w:rsid w:val="00024B50"/>
    <w:rsid w:val="00024DD4"/>
    <w:rsid w:val="0002536F"/>
    <w:rsid w:val="000253C1"/>
    <w:rsid w:val="0002658E"/>
    <w:rsid w:val="0002681F"/>
    <w:rsid w:val="000268EE"/>
    <w:rsid w:val="000275A9"/>
    <w:rsid w:val="00031254"/>
    <w:rsid w:val="00033125"/>
    <w:rsid w:val="0003391C"/>
    <w:rsid w:val="00033BF2"/>
    <w:rsid w:val="00034043"/>
    <w:rsid w:val="0003428A"/>
    <w:rsid w:val="00034F1B"/>
    <w:rsid w:val="00035E64"/>
    <w:rsid w:val="00040C61"/>
    <w:rsid w:val="00041E9D"/>
    <w:rsid w:val="0004335E"/>
    <w:rsid w:val="00044B84"/>
    <w:rsid w:val="00047FF8"/>
    <w:rsid w:val="0005052A"/>
    <w:rsid w:val="00052192"/>
    <w:rsid w:val="00053A32"/>
    <w:rsid w:val="000542B3"/>
    <w:rsid w:val="00056379"/>
    <w:rsid w:val="0005775C"/>
    <w:rsid w:val="00061094"/>
    <w:rsid w:val="00061432"/>
    <w:rsid w:val="00062031"/>
    <w:rsid w:val="0006620B"/>
    <w:rsid w:val="00067AA5"/>
    <w:rsid w:val="00067C36"/>
    <w:rsid w:val="00070CAB"/>
    <w:rsid w:val="00073D2C"/>
    <w:rsid w:val="00074173"/>
    <w:rsid w:val="00074C77"/>
    <w:rsid w:val="00075815"/>
    <w:rsid w:val="00076255"/>
    <w:rsid w:val="00076C9F"/>
    <w:rsid w:val="000770D0"/>
    <w:rsid w:val="000811E7"/>
    <w:rsid w:val="00082E13"/>
    <w:rsid w:val="000855FA"/>
    <w:rsid w:val="00085B5F"/>
    <w:rsid w:val="000864CE"/>
    <w:rsid w:val="0009156B"/>
    <w:rsid w:val="00092B35"/>
    <w:rsid w:val="000937CA"/>
    <w:rsid w:val="000962BB"/>
    <w:rsid w:val="000963E9"/>
    <w:rsid w:val="000969FA"/>
    <w:rsid w:val="00096D96"/>
    <w:rsid w:val="0009756B"/>
    <w:rsid w:val="00097E20"/>
    <w:rsid w:val="000A0A39"/>
    <w:rsid w:val="000A117F"/>
    <w:rsid w:val="000A1709"/>
    <w:rsid w:val="000A1CEA"/>
    <w:rsid w:val="000A234D"/>
    <w:rsid w:val="000A439D"/>
    <w:rsid w:val="000A7CDE"/>
    <w:rsid w:val="000B04E6"/>
    <w:rsid w:val="000B5A4B"/>
    <w:rsid w:val="000B6DD0"/>
    <w:rsid w:val="000B70A8"/>
    <w:rsid w:val="000C1128"/>
    <w:rsid w:val="000C14F4"/>
    <w:rsid w:val="000C347C"/>
    <w:rsid w:val="000C410E"/>
    <w:rsid w:val="000C4BC4"/>
    <w:rsid w:val="000C5A96"/>
    <w:rsid w:val="000C61A5"/>
    <w:rsid w:val="000C6F76"/>
    <w:rsid w:val="000D1586"/>
    <w:rsid w:val="000D2D4F"/>
    <w:rsid w:val="000D3655"/>
    <w:rsid w:val="000D4A2A"/>
    <w:rsid w:val="000D5F4E"/>
    <w:rsid w:val="000E0807"/>
    <w:rsid w:val="000E097A"/>
    <w:rsid w:val="000E4B2D"/>
    <w:rsid w:val="000E5D45"/>
    <w:rsid w:val="000E5E51"/>
    <w:rsid w:val="000E6D13"/>
    <w:rsid w:val="000F21CB"/>
    <w:rsid w:val="000F24DE"/>
    <w:rsid w:val="000F6BDA"/>
    <w:rsid w:val="00101AC2"/>
    <w:rsid w:val="00101BBE"/>
    <w:rsid w:val="00101D9A"/>
    <w:rsid w:val="001026EA"/>
    <w:rsid w:val="00102A5D"/>
    <w:rsid w:val="001031C2"/>
    <w:rsid w:val="0010406B"/>
    <w:rsid w:val="0010437F"/>
    <w:rsid w:val="00104410"/>
    <w:rsid w:val="001057C7"/>
    <w:rsid w:val="00106BB4"/>
    <w:rsid w:val="001104BC"/>
    <w:rsid w:val="00110A9B"/>
    <w:rsid w:val="0011328E"/>
    <w:rsid w:val="00113E36"/>
    <w:rsid w:val="00115559"/>
    <w:rsid w:val="001169AA"/>
    <w:rsid w:val="00117B0A"/>
    <w:rsid w:val="001207A7"/>
    <w:rsid w:val="00120C6E"/>
    <w:rsid w:val="00121DCA"/>
    <w:rsid w:val="00126908"/>
    <w:rsid w:val="00133518"/>
    <w:rsid w:val="00135C52"/>
    <w:rsid w:val="001361F5"/>
    <w:rsid w:val="00137BD2"/>
    <w:rsid w:val="0014039F"/>
    <w:rsid w:val="00141988"/>
    <w:rsid w:val="00141A7E"/>
    <w:rsid w:val="00141FE4"/>
    <w:rsid w:val="00142BA3"/>
    <w:rsid w:val="00142E36"/>
    <w:rsid w:val="00142E62"/>
    <w:rsid w:val="00143CA5"/>
    <w:rsid w:val="0014448B"/>
    <w:rsid w:val="001475FA"/>
    <w:rsid w:val="001507C6"/>
    <w:rsid w:val="0015152B"/>
    <w:rsid w:val="00152769"/>
    <w:rsid w:val="00152C5F"/>
    <w:rsid w:val="00154143"/>
    <w:rsid w:val="001542B9"/>
    <w:rsid w:val="00154E12"/>
    <w:rsid w:val="00156C3C"/>
    <w:rsid w:val="00160A6A"/>
    <w:rsid w:val="00160D0F"/>
    <w:rsid w:val="00164864"/>
    <w:rsid w:val="0016489C"/>
    <w:rsid w:val="00164918"/>
    <w:rsid w:val="00170CE0"/>
    <w:rsid w:val="00171254"/>
    <w:rsid w:val="00171E52"/>
    <w:rsid w:val="00172572"/>
    <w:rsid w:val="00172E7F"/>
    <w:rsid w:val="001752E5"/>
    <w:rsid w:val="0018260C"/>
    <w:rsid w:val="00183020"/>
    <w:rsid w:val="00184B1D"/>
    <w:rsid w:val="00185100"/>
    <w:rsid w:val="001879F8"/>
    <w:rsid w:val="00187C55"/>
    <w:rsid w:val="00190F71"/>
    <w:rsid w:val="0019140F"/>
    <w:rsid w:val="00195753"/>
    <w:rsid w:val="00195923"/>
    <w:rsid w:val="00195F55"/>
    <w:rsid w:val="001962C2"/>
    <w:rsid w:val="001A0BEA"/>
    <w:rsid w:val="001A1288"/>
    <w:rsid w:val="001A66FB"/>
    <w:rsid w:val="001B0B07"/>
    <w:rsid w:val="001B1016"/>
    <w:rsid w:val="001B316F"/>
    <w:rsid w:val="001B3A1C"/>
    <w:rsid w:val="001B578E"/>
    <w:rsid w:val="001B62FC"/>
    <w:rsid w:val="001B7487"/>
    <w:rsid w:val="001C08C4"/>
    <w:rsid w:val="001C09D1"/>
    <w:rsid w:val="001C1503"/>
    <w:rsid w:val="001C1702"/>
    <w:rsid w:val="001C1D2A"/>
    <w:rsid w:val="001C1F5E"/>
    <w:rsid w:val="001C2681"/>
    <w:rsid w:val="001C2C49"/>
    <w:rsid w:val="001C51CA"/>
    <w:rsid w:val="001C525A"/>
    <w:rsid w:val="001C53B4"/>
    <w:rsid w:val="001D0CE5"/>
    <w:rsid w:val="001D46C4"/>
    <w:rsid w:val="001D4FB6"/>
    <w:rsid w:val="001D709D"/>
    <w:rsid w:val="001E1E0C"/>
    <w:rsid w:val="001E4394"/>
    <w:rsid w:val="001E50D5"/>
    <w:rsid w:val="001F05FE"/>
    <w:rsid w:val="001F1209"/>
    <w:rsid w:val="001F21FD"/>
    <w:rsid w:val="001F24EC"/>
    <w:rsid w:val="001F2C2B"/>
    <w:rsid w:val="001F3556"/>
    <w:rsid w:val="001F43D7"/>
    <w:rsid w:val="001F7379"/>
    <w:rsid w:val="001F7D75"/>
    <w:rsid w:val="0020005D"/>
    <w:rsid w:val="0020148D"/>
    <w:rsid w:val="00202ABB"/>
    <w:rsid w:val="0020380E"/>
    <w:rsid w:val="00204108"/>
    <w:rsid w:val="00205431"/>
    <w:rsid w:val="002129FC"/>
    <w:rsid w:val="00213E50"/>
    <w:rsid w:val="00214E6A"/>
    <w:rsid w:val="00214F99"/>
    <w:rsid w:val="0021507A"/>
    <w:rsid w:val="00215CB3"/>
    <w:rsid w:val="002162A1"/>
    <w:rsid w:val="00217584"/>
    <w:rsid w:val="00220B21"/>
    <w:rsid w:val="00220F95"/>
    <w:rsid w:val="00221D98"/>
    <w:rsid w:val="002248B9"/>
    <w:rsid w:val="00225B1A"/>
    <w:rsid w:val="00225FB2"/>
    <w:rsid w:val="002267D7"/>
    <w:rsid w:val="00226CD5"/>
    <w:rsid w:val="002272A4"/>
    <w:rsid w:val="002333A8"/>
    <w:rsid w:val="00233ECB"/>
    <w:rsid w:val="0023452D"/>
    <w:rsid w:val="00236542"/>
    <w:rsid w:val="00236D75"/>
    <w:rsid w:val="00237F7D"/>
    <w:rsid w:val="0024239A"/>
    <w:rsid w:val="002424C3"/>
    <w:rsid w:val="002425CB"/>
    <w:rsid w:val="002428EC"/>
    <w:rsid w:val="002429B2"/>
    <w:rsid w:val="00245262"/>
    <w:rsid w:val="0024572F"/>
    <w:rsid w:val="0024712E"/>
    <w:rsid w:val="0024789A"/>
    <w:rsid w:val="00250125"/>
    <w:rsid w:val="00250423"/>
    <w:rsid w:val="00251072"/>
    <w:rsid w:val="00251940"/>
    <w:rsid w:val="00252E7B"/>
    <w:rsid w:val="00253027"/>
    <w:rsid w:val="00253D18"/>
    <w:rsid w:val="00253FF8"/>
    <w:rsid w:val="00254BB2"/>
    <w:rsid w:val="00255500"/>
    <w:rsid w:val="00260DB0"/>
    <w:rsid w:val="002612DA"/>
    <w:rsid w:val="00262366"/>
    <w:rsid w:val="0026689A"/>
    <w:rsid w:val="00267DA4"/>
    <w:rsid w:val="002705FB"/>
    <w:rsid w:val="0027146A"/>
    <w:rsid w:val="00272FC1"/>
    <w:rsid w:val="00274A37"/>
    <w:rsid w:val="00277035"/>
    <w:rsid w:val="00277E83"/>
    <w:rsid w:val="00280C5D"/>
    <w:rsid w:val="00282F96"/>
    <w:rsid w:val="002838A5"/>
    <w:rsid w:val="002844F9"/>
    <w:rsid w:val="0028786B"/>
    <w:rsid w:val="0029202D"/>
    <w:rsid w:val="00292300"/>
    <w:rsid w:val="0029274C"/>
    <w:rsid w:val="00292BFF"/>
    <w:rsid w:val="0029335C"/>
    <w:rsid w:val="002942B0"/>
    <w:rsid w:val="00294818"/>
    <w:rsid w:val="002A0B0A"/>
    <w:rsid w:val="002A2155"/>
    <w:rsid w:val="002A28A1"/>
    <w:rsid w:val="002A29A9"/>
    <w:rsid w:val="002A3457"/>
    <w:rsid w:val="002A36E0"/>
    <w:rsid w:val="002A38C5"/>
    <w:rsid w:val="002A3DCA"/>
    <w:rsid w:val="002A434E"/>
    <w:rsid w:val="002A4743"/>
    <w:rsid w:val="002B3895"/>
    <w:rsid w:val="002B3A36"/>
    <w:rsid w:val="002B42E3"/>
    <w:rsid w:val="002B6154"/>
    <w:rsid w:val="002B6C91"/>
    <w:rsid w:val="002B7A18"/>
    <w:rsid w:val="002C0277"/>
    <w:rsid w:val="002C1FB6"/>
    <w:rsid w:val="002C207E"/>
    <w:rsid w:val="002C23AB"/>
    <w:rsid w:val="002C31DB"/>
    <w:rsid w:val="002C390B"/>
    <w:rsid w:val="002C4010"/>
    <w:rsid w:val="002C64DF"/>
    <w:rsid w:val="002C777C"/>
    <w:rsid w:val="002D1CB9"/>
    <w:rsid w:val="002D2243"/>
    <w:rsid w:val="002D2B83"/>
    <w:rsid w:val="002D34E0"/>
    <w:rsid w:val="002D42AA"/>
    <w:rsid w:val="002D4574"/>
    <w:rsid w:val="002D54BA"/>
    <w:rsid w:val="002D5FAA"/>
    <w:rsid w:val="002D6DEA"/>
    <w:rsid w:val="002D7A4F"/>
    <w:rsid w:val="002E0FB8"/>
    <w:rsid w:val="002E163E"/>
    <w:rsid w:val="002E189F"/>
    <w:rsid w:val="002E561A"/>
    <w:rsid w:val="002E5A6D"/>
    <w:rsid w:val="002E68BC"/>
    <w:rsid w:val="002E6C57"/>
    <w:rsid w:val="002E6CBA"/>
    <w:rsid w:val="002F0F1E"/>
    <w:rsid w:val="002F0F6A"/>
    <w:rsid w:val="002F13C9"/>
    <w:rsid w:val="002F5A13"/>
    <w:rsid w:val="002F5C59"/>
    <w:rsid w:val="002F5FD5"/>
    <w:rsid w:val="003003B7"/>
    <w:rsid w:val="0030342D"/>
    <w:rsid w:val="0030394A"/>
    <w:rsid w:val="00304406"/>
    <w:rsid w:val="00305F5B"/>
    <w:rsid w:val="00306F12"/>
    <w:rsid w:val="0031018A"/>
    <w:rsid w:val="00310885"/>
    <w:rsid w:val="003125ED"/>
    <w:rsid w:val="003158DC"/>
    <w:rsid w:val="00316467"/>
    <w:rsid w:val="00317798"/>
    <w:rsid w:val="00320F95"/>
    <w:rsid w:val="00321887"/>
    <w:rsid w:val="00322595"/>
    <w:rsid w:val="00322CFC"/>
    <w:rsid w:val="00323CE8"/>
    <w:rsid w:val="0032457C"/>
    <w:rsid w:val="00324EB7"/>
    <w:rsid w:val="00325574"/>
    <w:rsid w:val="003262E9"/>
    <w:rsid w:val="003279DE"/>
    <w:rsid w:val="00332739"/>
    <w:rsid w:val="0033279D"/>
    <w:rsid w:val="00332E86"/>
    <w:rsid w:val="00335CA7"/>
    <w:rsid w:val="00335CD6"/>
    <w:rsid w:val="00336654"/>
    <w:rsid w:val="0033710C"/>
    <w:rsid w:val="0034067C"/>
    <w:rsid w:val="00344660"/>
    <w:rsid w:val="00344B5A"/>
    <w:rsid w:val="00344E11"/>
    <w:rsid w:val="00346B1B"/>
    <w:rsid w:val="0034792B"/>
    <w:rsid w:val="003504C5"/>
    <w:rsid w:val="00351FDA"/>
    <w:rsid w:val="00352022"/>
    <w:rsid w:val="0035202D"/>
    <w:rsid w:val="003553EF"/>
    <w:rsid w:val="003558D2"/>
    <w:rsid w:val="00355CEC"/>
    <w:rsid w:val="00356554"/>
    <w:rsid w:val="00357222"/>
    <w:rsid w:val="00360537"/>
    <w:rsid w:val="003643C6"/>
    <w:rsid w:val="00365290"/>
    <w:rsid w:val="00365F97"/>
    <w:rsid w:val="00366FCE"/>
    <w:rsid w:val="00367DE3"/>
    <w:rsid w:val="00367ED9"/>
    <w:rsid w:val="00367F61"/>
    <w:rsid w:val="003700E0"/>
    <w:rsid w:val="00372054"/>
    <w:rsid w:val="00372513"/>
    <w:rsid w:val="00372B99"/>
    <w:rsid w:val="0037498F"/>
    <w:rsid w:val="00374A76"/>
    <w:rsid w:val="003752AE"/>
    <w:rsid w:val="003777AC"/>
    <w:rsid w:val="003827A9"/>
    <w:rsid w:val="00383A1F"/>
    <w:rsid w:val="00384145"/>
    <w:rsid w:val="00384FD8"/>
    <w:rsid w:val="00385B9D"/>
    <w:rsid w:val="003869ED"/>
    <w:rsid w:val="00386A79"/>
    <w:rsid w:val="00390862"/>
    <w:rsid w:val="00391227"/>
    <w:rsid w:val="00391963"/>
    <w:rsid w:val="003921A7"/>
    <w:rsid w:val="003930DB"/>
    <w:rsid w:val="003946E4"/>
    <w:rsid w:val="0039620A"/>
    <w:rsid w:val="00396719"/>
    <w:rsid w:val="003A02EB"/>
    <w:rsid w:val="003A0D32"/>
    <w:rsid w:val="003A2111"/>
    <w:rsid w:val="003A2A22"/>
    <w:rsid w:val="003A6046"/>
    <w:rsid w:val="003A65F7"/>
    <w:rsid w:val="003B0548"/>
    <w:rsid w:val="003B2D6A"/>
    <w:rsid w:val="003B3ADA"/>
    <w:rsid w:val="003B4396"/>
    <w:rsid w:val="003B4AD9"/>
    <w:rsid w:val="003B5635"/>
    <w:rsid w:val="003B7C74"/>
    <w:rsid w:val="003C195A"/>
    <w:rsid w:val="003C1996"/>
    <w:rsid w:val="003C59B5"/>
    <w:rsid w:val="003C68F3"/>
    <w:rsid w:val="003C6F35"/>
    <w:rsid w:val="003D0692"/>
    <w:rsid w:val="003D1DB1"/>
    <w:rsid w:val="003D3085"/>
    <w:rsid w:val="003D5984"/>
    <w:rsid w:val="003D6E53"/>
    <w:rsid w:val="003E065A"/>
    <w:rsid w:val="003E1D70"/>
    <w:rsid w:val="003E43ED"/>
    <w:rsid w:val="003E4939"/>
    <w:rsid w:val="003E5E8D"/>
    <w:rsid w:val="003F1A8D"/>
    <w:rsid w:val="003F62D5"/>
    <w:rsid w:val="003F64B3"/>
    <w:rsid w:val="003F7D77"/>
    <w:rsid w:val="003F7E9D"/>
    <w:rsid w:val="004002A3"/>
    <w:rsid w:val="0040195F"/>
    <w:rsid w:val="00404198"/>
    <w:rsid w:val="00404410"/>
    <w:rsid w:val="004050CD"/>
    <w:rsid w:val="00405F99"/>
    <w:rsid w:val="00406595"/>
    <w:rsid w:val="0040784B"/>
    <w:rsid w:val="0041122F"/>
    <w:rsid w:val="004129E0"/>
    <w:rsid w:val="00412D93"/>
    <w:rsid w:val="00412E07"/>
    <w:rsid w:val="0041467C"/>
    <w:rsid w:val="00415C02"/>
    <w:rsid w:val="004170CA"/>
    <w:rsid w:val="00421A7A"/>
    <w:rsid w:val="004221AE"/>
    <w:rsid w:val="00422FA7"/>
    <w:rsid w:val="00425097"/>
    <w:rsid w:val="00426290"/>
    <w:rsid w:val="004270DC"/>
    <w:rsid w:val="004274F3"/>
    <w:rsid w:val="00430B98"/>
    <w:rsid w:val="00432579"/>
    <w:rsid w:val="00433CE1"/>
    <w:rsid w:val="00434783"/>
    <w:rsid w:val="00434A5C"/>
    <w:rsid w:val="004365FF"/>
    <w:rsid w:val="00437BD2"/>
    <w:rsid w:val="0044012F"/>
    <w:rsid w:val="004417DE"/>
    <w:rsid w:val="00443991"/>
    <w:rsid w:val="00444674"/>
    <w:rsid w:val="0044605C"/>
    <w:rsid w:val="00447C5E"/>
    <w:rsid w:val="004519EC"/>
    <w:rsid w:val="00452D48"/>
    <w:rsid w:val="004541E6"/>
    <w:rsid w:val="00461DE8"/>
    <w:rsid w:val="00463944"/>
    <w:rsid w:val="00463A27"/>
    <w:rsid w:val="00463D7D"/>
    <w:rsid w:val="00463FB5"/>
    <w:rsid w:val="00465670"/>
    <w:rsid w:val="00466F43"/>
    <w:rsid w:val="00467104"/>
    <w:rsid w:val="004717EB"/>
    <w:rsid w:val="004736AB"/>
    <w:rsid w:val="00473B9C"/>
    <w:rsid w:val="00474496"/>
    <w:rsid w:val="00474DCC"/>
    <w:rsid w:val="004751C0"/>
    <w:rsid w:val="0047552F"/>
    <w:rsid w:val="004756ED"/>
    <w:rsid w:val="004759CE"/>
    <w:rsid w:val="004765D7"/>
    <w:rsid w:val="00477C41"/>
    <w:rsid w:val="00480D28"/>
    <w:rsid w:val="00480EB3"/>
    <w:rsid w:val="004816C9"/>
    <w:rsid w:val="004823A4"/>
    <w:rsid w:val="004825A0"/>
    <w:rsid w:val="00482D34"/>
    <w:rsid w:val="004849E7"/>
    <w:rsid w:val="0048508A"/>
    <w:rsid w:val="004916E3"/>
    <w:rsid w:val="00491FA0"/>
    <w:rsid w:val="0049253C"/>
    <w:rsid w:val="00493024"/>
    <w:rsid w:val="004938CA"/>
    <w:rsid w:val="00494E53"/>
    <w:rsid w:val="00496D16"/>
    <w:rsid w:val="00496FB4"/>
    <w:rsid w:val="004A2662"/>
    <w:rsid w:val="004A3492"/>
    <w:rsid w:val="004A425E"/>
    <w:rsid w:val="004A59DA"/>
    <w:rsid w:val="004A68F2"/>
    <w:rsid w:val="004B03B9"/>
    <w:rsid w:val="004B03CE"/>
    <w:rsid w:val="004B0B1C"/>
    <w:rsid w:val="004B1E85"/>
    <w:rsid w:val="004B30FE"/>
    <w:rsid w:val="004B3B12"/>
    <w:rsid w:val="004B3DC6"/>
    <w:rsid w:val="004B46DD"/>
    <w:rsid w:val="004B4A09"/>
    <w:rsid w:val="004C2087"/>
    <w:rsid w:val="004C2304"/>
    <w:rsid w:val="004C46F9"/>
    <w:rsid w:val="004C6296"/>
    <w:rsid w:val="004C6F10"/>
    <w:rsid w:val="004C7E24"/>
    <w:rsid w:val="004D1E7E"/>
    <w:rsid w:val="004D3A29"/>
    <w:rsid w:val="004D3A9B"/>
    <w:rsid w:val="004D43CB"/>
    <w:rsid w:val="004D6CEE"/>
    <w:rsid w:val="004D6ED5"/>
    <w:rsid w:val="004E2636"/>
    <w:rsid w:val="004E31B5"/>
    <w:rsid w:val="004E33AD"/>
    <w:rsid w:val="004E38BA"/>
    <w:rsid w:val="004E51EC"/>
    <w:rsid w:val="004E7DE9"/>
    <w:rsid w:val="004F0656"/>
    <w:rsid w:val="004F2B97"/>
    <w:rsid w:val="004F3E30"/>
    <w:rsid w:val="004F4196"/>
    <w:rsid w:val="004F4E59"/>
    <w:rsid w:val="004F531F"/>
    <w:rsid w:val="005004DE"/>
    <w:rsid w:val="005023B9"/>
    <w:rsid w:val="0050285C"/>
    <w:rsid w:val="005057FD"/>
    <w:rsid w:val="00506AFE"/>
    <w:rsid w:val="00506F9C"/>
    <w:rsid w:val="0050763B"/>
    <w:rsid w:val="00510066"/>
    <w:rsid w:val="00510216"/>
    <w:rsid w:val="00510545"/>
    <w:rsid w:val="005113C9"/>
    <w:rsid w:val="00511DEF"/>
    <w:rsid w:val="00512272"/>
    <w:rsid w:val="005124B5"/>
    <w:rsid w:val="00512585"/>
    <w:rsid w:val="00512B56"/>
    <w:rsid w:val="00512B5A"/>
    <w:rsid w:val="00515F21"/>
    <w:rsid w:val="005164DD"/>
    <w:rsid w:val="0052090C"/>
    <w:rsid w:val="00521F9C"/>
    <w:rsid w:val="00522D79"/>
    <w:rsid w:val="00522EBB"/>
    <w:rsid w:val="005247F0"/>
    <w:rsid w:val="0052586D"/>
    <w:rsid w:val="00525917"/>
    <w:rsid w:val="0052643B"/>
    <w:rsid w:val="00527696"/>
    <w:rsid w:val="005320A8"/>
    <w:rsid w:val="005369FF"/>
    <w:rsid w:val="0054083C"/>
    <w:rsid w:val="0054187B"/>
    <w:rsid w:val="0054202F"/>
    <w:rsid w:val="005429E6"/>
    <w:rsid w:val="00543A0E"/>
    <w:rsid w:val="00545057"/>
    <w:rsid w:val="005516B2"/>
    <w:rsid w:val="00552A07"/>
    <w:rsid w:val="00552F21"/>
    <w:rsid w:val="005624DD"/>
    <w:rsid w:val="00562841"/>
    <w:rsid w:val="00562855"/>
    <w:rsid w:val="005632A6"/>
    <w:rsid w:val="00564D66"/>
    <w:rsid w:val="005651CD"/>
    <w:rsid w:val="00566442"/>
    <w:rsid w:val="00566BDC"/>
    <w:rsid w:val="00570331"/>
    <w:rsid w:val="005725A1"/>
    <w:rsid w:val="0057279F"/>
    <w:rsid w:val="00573D93"/>
    <w:rsid w:val="0057558B"/>
    <w:rsid w:val="00575741"/>
    <w:rsid w:val="00577398"/>
    <w:rsid w:val="0058250A"/>
    <w:rsid w:val="00583407"/>
    <w:rsid w:val="0058394B"/>
    <w:rsid w:val="005850F4"/>
    <w:rsid w:val="00585913"/>
    <w:rsid w:val="00586DD2"/>
    <w:rsid w:val="00587313"/>
    <w:rsid w:val="00587A9A"/>
    <w:rsid w:val="0059027E"/>
    <w:rsid w:val="00590E86"/>
    <w:rsid w:val="00591A3A"/>
    <w:rsid w:val="00591FCD"/>
    <w:rsid w:val="005951BD"/>
    <w:rsid w:val="005954D3"/>
    <w:rsid w:val="00595A31"/>
    <w:rsid w:val="00596204"/>
    <w:rsid w:val="005A2A56"/>
    <w:rsid w:val="005A4C6E"/>
    <w:rsid w:val="005A5350"/>
    <w:rsid w:val="005A5438"/>
    <w:rsid w:val="005B0C03"/>
    <w:rsid w:val="005B13BC"/>
    <w:rsid w:val="005B1D88"/>
    <w:rsid w:val="005B3E80"/>
    <w:rsid w:val="005B45E8"/>
    <w:rsid w:val="005B5F96"/>
    <w:rsid w:val="005B6C5C"/>
    <w:rsid w:val="005C0FC3"/>
    <w:rsid w:val="005C118E"/>
    <w:rsid w:val="005C17F9"/>
    <w:rsid w:val="005C5197"/>
    <w:rsid w:val="005D2081"/>
    <w:rsid w:val="005D3383"/>
    <w:rsid w:val="005E0EA0"/>
    <w:rsid w:val="005E3A46"/>
    <w:rsid w:val="005E3F29"/>
    <w:rsid w:val="005E41CD"/>
    <w:rsid w:val="005E4E50"/>
    <w:rsid w:val="005E5572"/>
    <w:rsid w:val="005E6831"/>
    <w:rsid w:val="005F066F"/>
    <w:rsid w:val="005F07B4"/>
    <w:rsid w:val="005F172A"/>
    <w:rsid w:val="005F2588"/>
    <w:rsid w:val="005F2894"/>
    <w:rsid w:val="005F4C6B"/>
    <w:rsid w:val="005F4D43"/>
    <w:rsid w:val="005F5049"/>
    <w:rsid w:val="005F5B81"/>
    <w:rsid w:val="005F7E6A"/>
    <w:rsid w:val="00601AAC"/>
    <w:rsid w:val="00603542"/>
    <w:rsid w:val="00603F83"/>
    <w:rsid w:val="00606B1C"/>
    <w:rsid w:val="00606C29"/>
    <w:rsid w:val="00607497"/>
    <w:rsid w:val="00610494"/>
    <w:rsid w:val="00610BD0"/>
    <w:rsid w:val="006137D0"/>
    <w:rsid w:val="00613E2E"/>
    <w:rsid w:val="00617C06"/>
    <w:rsid w:val="0062243D"/>
    <w:rsid w:val="00622441"/>
    <w:rsid w:val="0062286B"/>
    <w:rsid w:val="00622981"/>
    <w:rsid w:val="0062449B"/>
    <w:rsid w:val="0062663F"/>
    <w:rsid w:val="00626C54"/>
    <w:rsid w:val="006276DD"/>
    <w:rsid w:val="00634AE1"/>
    <w:rsid w:val="00635003"/>
    <w:rsid w:val="00637A37"/>
    <w:rsid w:val="0064056F"/>
    <w:rsid w:val="0064061A"/>
    <w:rsid w:val="006414A1"/>
    <w:rsid w:val="00641A51"/>
    <w:rsid w:val="00641DA6"/>
    <w:rsid w:val="00644DAF"/>
    <w:rsid w:val="0064646E"/>
    <w:rsid w:val="00646F14"/>
    <w:rsid w:val="00650C9C"/>
    <w:rsid w:val="00651A64"/>
    <w:rsid w:val="00651D4D"/>
    <w:rsid w:val="00652481"/>
    <w:rsid w:val="006531D2"/>
    <w:rsid w:val="00653B35"/>
    <w:rsid w:val="00653B61"/>
    <w:rsid w:val="00656E6C"/>
    <w:rsid w:val="0066009A"/>
    <w:rsid w:val="006639F2"/>
    <w:rsid w:val="00663B59"/>
    <w:rsid w:val="00664AC8"/>
    <w:rsid w:val="006656AD"/>
    <w:rsid w:val="00665CDB"/>
    <w:rsid w:val="006661BB"/>
    <w:rsid w:val="0066766C"/>
    <w:rsid w:val="00671119"/>
    <w:rsid w:val="00672FF2"/>
    <w:rsid w:val="00673089"/>
    <w:rsid w:val="0067401E"/>
    <w:rsid w:val="00675FB2"/>
    <w:rsid w:val="00676490"/>
    <w:rsid w:val="00677634"/>
    <w:rsid w:val="00677F11"/>
    <w:rsid w:val="00680AF9"/>
    <w:rsid w:val="0068177E"/>
    <w:rsid w:val="006817E4"/>
    <w:rsid w:val="00681D98"/>
    <w:rsid w:val="00683DF8"/>
    <w:rsid w:val="00684A5C"/>
    <w:rsid w:val="00685AD0"/>
    <w:rsid w:val="0068758C"/>
    <w:rsid w:val="00687729"/>
    <w:rsid w:val="0069189D"/>
    <w:rsid w:val="00691F94"/>
    <w:rsid w:val="00692027"/>
    <w:rsid w:val="006920D1"/>
    <w:rsid w:val="00693160"/>
    <w:rsid w:val="00693AE7"/>
    <w:rsid w:val="00693BE2"/>
    <w:rsid w:val="00694689"/>
    <w:rsid w:val="00694B32"/>
    <w:rsid w:val="0069555E"/>
    <w:rsid w:val="006959CA"/>
    <w:rsid w:val="006974E6"/>
    <w:rsid w:val="006A09C9"/>
    <w:rsid w:val="006A22E9"/>
    <w:rsid w:val="006A3024"/>
    <w:rsid w:val="006A3560"/>
    <w:rsid w:val="006A506E"/>
    <w:rsid w:val="006A59D5"/>
    <w:rsid w:val="006A791A"/>
    <w:rsid w:val="006B17C0"/>
    <w:rsid w:val="006B1831"/>
    <w:rsid w:val="006B1C1B"/>
    <w:rsid w:val="006B3D38"/>
    <w:rsid w:val="006B43F6"/>
    <w:rsid w:val="006B47F9"/>
    <w:rsid w:val="006B556E"/>
    <w:rsid w:val="006B6039"/>
    <w:rsid w:val="006B7FE5"/>
    <w:rsid w:val="006C0B9B"/>
    <w:rsid w:val="006C404A"/>
    <w:rsid w:val="006C4837"/>
    <w:rsid w:val="006C5781"/>
    <w:rsid w:val="006C6A4F"/>
    <w:rsid w:val="006D0919"/>
    <w:rsid w:val="006D1036"/>
    <w:rsid w:val="006D26C0"/>
    <w:rsid w:val="006D3F08"/>
    <w:rsid w:val="006D41B2"/>
    <w:rsid w:val="006D4911"/>
    <w:rsid w:val="006D5A1E"/>
    <w:rsid w:val="006D77E4"/>
    <w:rsid w:val="006D796B"/>
    <w:rsid w:val="006E3573"/>
    <w:rsid w:val="006E3628"/>
    <w:rsid w:val="006E3D2D"/>
    <w:rsid w:val="006E67FE"/>
    <w:rsid w:val="006E6C77"/>
    <w:rsid w:val="006E7990"/>
    <w:rsid w:val="006F069F"/>
    <w:rsid w:val="006F0EA4"/>
    <w:rsid w:val="006F3A83"/>
    <w:rsid w:val="006F77AB"/>
    <w:rsid w:val="006F7B0A"/>
    <w:rsid w:val="00701017"/>
    <w:rsid w:val="00701A2C"/>
    <w:rsid w:val="007020E5"/>
    <w:rsid w:val="007024F3"/>
    <w:rsid w:val="0070332A"/>
    <w:rsid w:val="00705ED7"/>
    <w:rsid w:val="00706723"/>
    <w:rsid w:val="0070733F"/>
    <w:rsid w:val="00711221"/>
    <w:rsid w:val="007116BE"/>
    <w:rsid w:val="00712A13"/>
    <w:rsid w:val="00712D6F"/>
    <w:rsid w:val="007172D6"/>
    <w:rsid w:val="00717844"/>
    <w:rsid w:val="0071798E"/>
    <w:rsid w:val="007200DD"/>
    <w:rsid w:val="00720ECA"/>
    <w:rsid w:val="00721364"/>
    <w:rsid w:val="0072393E"/>
    <w:rsid w:val="00723FEA"/>
    <w:rsid w:val="007248C4"/>
    <w:rsid w:val="00725644"/>
    <w:rsid w:val="00727274"/>
    <w:rsid w:val="00730257"/>
    <w:rsid w:val="0073239F"/>
    <w:rsid w:val="00732ECF"/>
    <w:rsid w:val="00732F2B"/>
    <w:rsid w:val="0073343B"/>
    <w:rsid w:val="007342AE"/>
    <w:rsid w:val="007349D7"/>
    <w:rsid w:val="00740D55"/>
    <w:rsid w:val="00740F53"/>
    <w:rsid w:val="00741272"/>
    <w:rsid w:val="007438D9"/>
    <w:rsid w:val="0074706F"/>
    <w:rsid w:val="007471C0"/>
    <w:rsid w:val="00750C3D"/>
    <w:rsid w:val="007511A5"/>
    <w:rsid w:val="00751E60"/>
    <w:rsid w:val="0075229B"/>
    <w:rsid w:val="0075580A"/>
    <w:rsid w:val="00756A40"/>
    <w:rsid w:val="0075719C"/>
    <w:rsid w:val="00757233"/>
    <w:rsid w:val="00757361"/>
    <w:rsid w:val="007615AB"/>
    <w:rsid w:val="00761F9F"/>
    <w:rsid w:val="00762A44"/>
    <w:rsid w:val="00763E5B"/>
    <w:rsid w:val="007640F9"/>
    <w:rsid w:val="00764603"/>
    <w:rsid w:val="00764BFC"/>
    <w:rsid w:val="007707F3"/>
    <w:rsid w:val="007709F4"/>
    <w:rsid w:val="00773D2A"/>
    <w:rsid w:val="007747A9"/>
    <w:rsid w:val="00774DFD"/>
    <w:rsid w:val="0077558B"/>
    <w:rsid w:val="00775A34"/>
    <w:rsid w:val="00775EFD"/>
    <w:rsid w:val="00777A1E"/>
    <w:rsid w:val="00780AA8"/>
    <w:rsid w:val="00781948"/>
    <w:rsid w:val="0078275E"/>
    <w:rsid w:val="007845B8"/>
    <w:rsid w:val="00784921"/>
    <w:rsid w:val="00784BF1"/>
    <w:rsid w:val="00784FF7"/>
    <w:rsid w:val="007855DE"/>
    <w:rsid w:val="007858AF"/>
    <w:rsid w:val="00785B1B"/>
    <w:rsid w:val="00787140"/>
    <w:rsid w:val="00790D55"/>
    <w:rsid w:val="007937E6"/>
    <w:rsid w:val="00793F43"/>
    <w:rsid w:val="00794A5E"/>
    <w:rsid w:val="00796596"/>
    <w:rsid w:val="007970A8"/>
    <w:rsid w:val="007A02E5"/>
    <w:rsid w:val="007A3CAE"/>
    <w:rsid w:val="007A4264"/>
    <w:rsid w:val="007A6582"/>
    <w:rsid w:val="007A7857"/>
    <w:rsid w:val="007A7A35"/>
    <w:rsid w:val="007B0924"/>
    <w:rsid w:val="007B1EAA"/>
    <w:rsid w:val="007B2816"/>
    <w:rsid w:val="007B313F"/>
    <w:rsid w:val="007B36D1"/>
    <w:rsid w:val="007B3B71"/>
    <w:rsid w:val="007B44F8"/>
    <w:rsid w:val="007B4FDB"/>
    <w:rsid w:val="007B66E2"/>
    <w:rsid w:val="007B71DE"/>
    <w:rsid w:val="007B7927"/>
    <w:rsid w:val="007C3113"/>
    <w:rsid w:val="007C397D"/>
    <w:rsid w:val="007C469B"/>
    <w:rsid w:val="007C55A5"/>
    <w:rsid w:val="007C55A9"/>
    <w:rsid w:val="007C6640"/>
    <w:rsid w:val="007D22BA"/>
    <w:rsid w:val="007D4B4F"/>
    <w:rsid w:val="007D52D7"/>
    <w:rsid w:val="007D5FE9"/>
    <w:rsid w:val="007D61C7"/>
    <w:rsid w:val="007D65C1"/>
    <w:rsid w:val="007E2D4E"/>
    <w:rsid w:val="007E352F"/>
    <w:rsid w:val="007E4615"/>
    <w:rsid w:val="007E63A3"/>
    <w:rsid w:val="007E6ECF"/>
    <w:rsid w:val="007E785D"/>
    <w:rsid w:val="007F11B0"/>
    <w:rsid w:val="007F1E7A"/>
    <w:rsid w:val="007F2970"/>
    <w:rsid w:val="007F2F97"/>
    <w:rsid w:val="007F33F1"/>
    <w:rsid w:val="007F3B16"/>
    <w:rsid w:val="007F49D7"/>
    <w:rsid w:val="007F52AE"/>
    <w:rsid w:val="007F53B3"/>
    <w:rsid w:val="007F5607"/>
    <w:rsid w:val="007F686D"/>
    <w:rsid w:val="008004C3"/>
    <w:rsid w:val="00800904"/>
    <w:rsid w:val="00801A8D"/>
    <w:rsid w:val="00801E50"/>
    <w:rsid w:val="00803346"/>
    <w:rsid w:val="00803598"/>
    <w:rsid w:val="0080409E"/>
    <w:rsid w:val="00805458"/>
    <w:rsid w:val="00806A23"/>
    <w:rsid w:val="00806EC9"/>
    <w:rsid w:val="0080723F"/>
    <w:rsid w:val="00807C19"/>
    <w:rsid w:val="0081653A"/>
    <w:rsid w:val="008170E4"/>
    <w:rsid w:val="00824174"/>
    <w:rsid w:val="0082508B"/>
    <w:rsid w:val="00825B4D"/>
    <w:rsid w:val="00827936"/>
    <w:rsid w:val="00830A69"/>
    <w:rsid w:val="00831907"/>
    <w:rsid w:val="00831AB4"/>
    <w:rsid w:val="00836FF7"/>
    <w:rsid w:val="00840E70"/>
    <w:rsid w:val="0084117B"/>
    <w:rsid w:val="008423DC"/>
    <w:rsid w:val="00842894"/>
    <w:rsid w:val="00844C54"/>
    <w:rsid w:val="0084503F"/>
    <w:rsid w:val="00852532"/>
    <w:rsid w:val="00852AEF"/>
    <w:rsid w:val="0085354D"/>
    <w:rsid w:val="00853A04"/>
    <w:rsid w:val="00853C3F"/>
    <w:rsid w:val="00857EF0"/>
    <w:rsid w:val="008604BF"/>
    <w:rsid w:val="0086122D"/>
    <w:rsid w:val="00861FF4"/>
    <w:rsid w:val="00862718"/>
    <w:rsid w:val="008638ED"/>
    <w:rsid w:val="00864E35"/>
    <w:rsid w:val="00866139"/>
    <w:rsid w:val="008661EF"/>
    <w:rsid w:val="00866489"/>
    <w:rsid w:val="00866FE2"/>
    <w:rsid w:val="00867510"/>
    <w:rsid w:val="00870665"/>
    <w:rsid w:val="00871B26"/>
    <w:rsid w:val="00874AFC"/>
    <w:rsid w:val="0087578D"/>
    <w:rsid w:val="008771E9"/>
    <w:rsid w:val="00877E78"/>
    <w:rsid w:val="00880C70"/>
    <w:rsid w:val="008820FA"/>
    <w:rsid w:val="00886CFD"/>
    <w:rsid w:val="00890266"/>
    <w:rsid w:val="00890FD8"/>
    <w:rsid w:val="008926B1"/>
    <w:rsid w:val="008927FF"/>
    <w:rsid w:val="00892E17"/>
    <w:rsid w:val="00892FFE"/>
    <w:rsid w:val="00893E24"/>
    <w:rsid w:val="00893FBB"/>
    <w:rsid w:val="00894041"/>
    <w:rsid w:val="00894870"/>
    <w:rsid w:val="00894CAC"/>
    <w:rsid w:val="008A1FB3"/>
    <w:rsid w:val="008A2AD1"/>
    <w:rsid w:val="008A397D"/>
    <w:rsid w:val="008A3B5D"/>
    <w:rsid w:val="008A4B4A"/>
    <w:rsid w:val="008A61B1"/>
    <w:rsid w:val="008B2F53"/>
    <w:rsid w:val="008B3560"/>
    <w:rsid w:val="008B57B1"/>
    <w:rsid w:val="008B65B1"/>
    <w:rsid w:val="008B6765"/>
    <w:rsid w:val="008B7A31"/>
    <w:rsid w:val="008B7D73"/>
    <w:rsid w:val="008C0053"/>
    <w:rsid w:val="008C0158"/>
    <w:rsid w:val="008C04F3"/>
    <w:rsid w:val="008C1AAB"/>
    <w:rsid w:val="008C1E85"/>
    <w:rsid w:val="008C2386"/>
    <w:rsid w:val="008C39F3"/>
    <w:rsid w:val="008C3BF8"/>
    <w:rsid w:val="008C73F0"/>
    <w:rsid w:val="008D0684"/>
    <w:rsid w:val="008D2BB2"/>
    <w:rsid w:val="008D432B"/>
    <w:rsid w:val="008D5922"/>
    <w:rsid w:val="008E1FD9"/>
    <w:rsid w:val="008E5DFE"/>
    <w:rsid w:val="008E6754"/>
    <w:rsid w:val="008E7E2B"/>
    <w:rsid w:val="008F122F"/>
    <w:rsid w:val="008F1936"/>
    <w:rsid w:val="008F19E0"/>
    <w:rsid w:val="008F1FF4"/>
    <w:rsid w:val="008F2181"/>
    <w:rsid w:val="008F2395"/>
    <w:rsid w:val="008F2E68"/>
    <w:rsid w:val="008F7E1A"/>
    <w:rsid w:val="00901007"/>
    <w:rsid w:val="0090163B"/>
    <w:rsid w:val="00901901"/>
    <w:rsid w:val="00901F31"/>
    <w:rsid w:val="00905264"/>
    <w:rsid w:val="0090534F"/>
    <w:rsid w:val="00906518"/>
    <w:rsid w:val="00911F9E"/>
    <w:rsid w:val="0091243B"/>
    <w:rsid w:val="009135D7"/>
    <w:rsid w:val="00915059"/>
    <w:rsid w:val="0091589A"/>
    <w:rsid w:val="009205F5"/>
    <w:rsid w:val="0092078F"/>
    <w:rsid w:val="009239F9"/>
    <w:rsid w:val="00924402"/>
    <w:rsid w:val="00926CCA"/>
    <w:rsid w:val="0093046E"/>
    <w:rsid w:val="00930BE3"/>
    <w:rsid w:val="00930FCB"/>
    <w:rsid w:val="00932EF1"/>
    <w:rsid w:val="0093443E"/>
    <w:rsid w:val="0093461E"/>
    <w:rsid w:val="00935092"/>
    <w:rsid w:val="00935095"/>
    <w:rsid w:val="00936C27"/>
    <w:rsid w:val="00937405"/>
    <w:rsid w:val="00937D9E"/>
    <w:rsid w:val="00940508"/>
    <w:rsid w:val="00941F06"/>
    <w:rsid w:val="00942962"/>
    <w:rsid w:val="00942D9E"/>
    <w:rsid w:val="009434E1"/>
    <w:rsid w:val="00943B43"/>
    <w:rsid w:val="009444DA"/>
    <w:rsid w:val="00944D2B"/>
    <w:rsid w:val="00944D69"/>
    <w:rsid w:val="00945047"/>
    <w:rsid w:val="00945400"/>
    <w:rsid w:val="00946E1F"/>
    <w:rsid w:val="00947B2E"/>
    <w:rsid w:val="0095068A"/>
    <w:rsid w:val="00950A0E"/>
    <w:rsid w:val="0095206A"/>
    <w:rsid w:val="00952934"/>
    <w:rsid w:val="00953CF7"/>
    <w:rsid w:val="00957CE6"/>
    <w:rsid w:val="00961B42"/>
    <w:rsid w:val="00963A5E"/>
    <w:rsid w:val="00963C0E"/>
    <w:rsid w:val="009653FE"/>
    <w:rsid w:val="009657FB"/>
    <w:rsid w:val="0096666A"/>
    <w:rsid w:val="009709D1"/>
    <w:rsid w:val="00970BF2"/>
    <w:rsid w:val="00970C28"/>
    <w:rsid w:val="00971874"/>
    <w:rsid w:val="00972A97"/>
    <w:rsid w:val="00974042"/>
    <w:rsid w:val="00975759"/>
    <w:rsid w:val="009757DC"/>
    <w:rsid w:val="00976C8A"/>
    <w:rsid w:val="00977AFD"/>
    <w:rsid w:val="009809AF"/>
    <w:rsid w:val="00981F09"/>
    <w:rsid w:val="00982393"/>
    <w:rsid w:val="009830F8"/>
    <w:rsid w:val="00984DF6"/>
    <w:rsid w:val="00986310"/>
    <w:rsid w:val="00986ED5"/>
    <w:rsid w:val="009914C4"/>
    <w:rsid w:val="00991928"/>
    <w:rsid w:val="009919B6"/>
    <w:rsid w:val="00992B84"/>
    <w:rsid w:val="009A01DC"/>
    <w:rsid w:val="009A0A49"/>
    <w:rsid w:val="009A0B08"/>
    <w:rsid w:val="009A144B"/>
    <w:rsid w:val="009A148E"/>
    <w:rsid w:val="009A237D"/>
    <w:rsid w:val="009A34F1"/>
    <w:rsid w:val="009A3D9D"/>
    <w:rsid w:val="009A4CE5"/>
    <w:rsid w:val="009A68E7"/>
    <w:rsid w:val="009B0F5D"/>
    <w:rsid w:val="009B18B2"/>
    <w:rsid w:val="009B1E51"/>
    <w:rsid w:val="009B2879"/>
    <w:rsid w:val="009B618D"/>
    <w:rsid w:val="009C2DE9"/>
    <w:rsid w:val="009C3C8C"/>
    <w:rsid w:val="009C465F"/>
    <w:rsid w:val="009C7AAD"/>
    <w:rsid w:val="009D345B"/>
    <w:rsid w:val="009D466A"/>
    <w:rsid w:val="009D5EBA"/>
    <w:rsid w:val="009D7235"/>
    <w:rsid w:val="009E041D"/>
    <w:rsid w:val="009E09F8"/>
    <w:rsid w:val="009E0B8D"/>
    <w:rsid w:val="009E47BF"/>
    <w:rsid w:val="009E4D01"/>
    <w:rsid w:val="009E6BDE"/>
    <w:rsid w:val="009E7EB4"/>
    <w:rsid w:val="009F046E"/>
    <w:rsid w:val="009F11A4"/>
    <w:rsid w:val="009F39F7"/>
    <w:rsid w:val="009F5C20"/>
    <w:rsid w:val="009F5C65"/>
    <w:rsid w:val="00A009F8"/>
    <w:rsid w:val="00A0143A"/>
    <w:rsid w:val="00A015AE"/>
    <w:rsid w:val="00A019AF"/>
    <w:rsid w:val="00A01C93"/>
    <w:rsid w:val="00A01EB4"/>
    <w:rsid w:val="00A0336A"/>
    <w:rsid w:val="00A034F4"/>
    <w:rsid w:val="00A03ED4"/>
    <w:rsid w:val="00A046C2"/>
    <w:rsid w:val="00A047CA"/>
    <w:rsid w:val="00A110DA"/>
    <w:rsid w:val="00A11512"/>
    <w:rsid w:val="00A1241E"/>
    <w:rsid w:val="00A1302F"/>
    <w:rsid w:val="00A1309F"/>
    <w:rsid w:val="00A143AE"/>
    <w:rsid w:val="00A1488B"/>
    <w:rsid w:val="00A15BE6"/>
    <w:rsid w:val="00A166CF"/>
    <w:rsid w:val="00A21610"/>
    <w:rsid w:val="00A21805"/>
    <w:rsid w:val="00A22191"/>
    <w:rsid w:val="00A237EA"/>
    <w:rsid w:val="00A23962"/>
    <w:rsid w:val="00A26AB8"/>
    <w:rsid w:val="00A26FBB"/>
    <w:rsid w:val="00A2724F"/>
    <w:rsid w:val="00A27482"/>
    <w:rsid w:val="00A3029F"/>
    <w:rsid w:val="00A32DB0"/>
    <w:rsid w:val="00A368F7"/>
    <w:rsid w:val="00A4093F"/>
    <w:rsid w:val="00A41AF0"/>
    <w:rsid w:val="00A42651"/>
    <w:rsid w:val="00A431E2"/>
    <w:rsid w:val="00A43B47"/>
    <w:rsid w:val="00A45610"/>
    <w:rsid w:val="00A45B8C"/>
    <w:rsid w:val="00A46168"/>
    <w:rsid w:val="00A46EBE"/>
    <w:rsid w:val="00A52AD8"/>
    <w:rsid w:val="00A5421F"/>
    <w:rsid w:val="00A55342"/>
    <w:rsid w:val="00A56452"/>
    <w:rsid w:val="00A61505"/>
    <w:rsid w:val="00A61AF5"/>
    <w:rsid w:val="00A62C80"/>
    <w:rsid w:val="00A63B71"/>
    <w:rsid w:val="00A64DF1"/>
    <w:rsid w:val="00A65680"/>
    <w:rsid w:val="00A67F8F"/>
    <w:rsid w:val="00A70ADA"/>
    <w:rsid w:val="00A718CB"/>
    <w:rsid w:val="00A766B4"/>
    <w:rsid w:val="00A769F5"/>
    <w:rsid w:val="00A76E1D"/>
    <w:rsid w:val="00A8074F"/>
    <w:rsid w:val="00A811AB"/>
    <w:rsid w:val="00A81B71"/>
    <w:rsid w:val="00A825C1"/>
    <w:rsid w:val="00A861B0"/>
    <w:rsid w:val="00A875BB"/>
    <w:rsid w:val="00A915F4"/>
    <w:rsid w:val="00A924BC"/>
    <w:rsid w:val="00A9300F"/>
    <w:rsid w:val="00A935F0"/>
    <w:rsid w:val="00A9520F"/>
    <w:rsid w:val="00A95430"/>
    <w:rsid w:val="00AA136C"/>
    <w:rsid w:val="00AA1BF8"/>
    <w:rsid w:val="00AA2F2F"/>
    <w:rsid w:val="00AA3AD3"/>
    <w:rsid w:val="00AA5176"/>
    <w:rsid w:val="00AA5362"/>
    <w:rsid w:val="00AA5416"/>
    <w:rsid w:val="00AA546C"/>
    <w:rsid w:val="00AA5D2E"/>
    <w:rsid w:val="00AA6D61"/>
    <w:rsid w:val="00AA6EBB"/>
    <w:rsid w:val="00AB0B01"/>
    <w:rsid w:val="00AB0B6B"/>
    <w:rsid w:val="00AB1CD0"/>
    <w:rsid w:val="00AB259D"/>
    <w:rsid w:val="00AB26B6"/>
    <w:rsid w:val="00AB2876"/>
    <w:rsid w:val="00AB3408"/>
    <w:rsid w:val="00AB51DE"/>
    <w:rsid w:val="00AB54D9"/>
    <w:rsid w:val="00AB7A53"/>
    <w:rsid w:val="00AB7D9C"/>
    <w:rsid w:val="00AC0462"/>
    <w:rsid w:val="00AC106A"/>
    <w:rsid w:val="00AC2034"/>
    <w:rsid w:val="00AC2103"/>
    <w:rsid w:val="00AC5C62"/>
    <w:rsid w:val="00AC72DF"/>
    <w:rsid w:val="00AC7D37"/>
    <w:rsid w:val="00AD4241"/>
    <w:rsid w:val="00AD489D"/>
    <w:rsid w:val="00AD4E7B"/>
    <w:rsid w:val="00AD588F"/>
    <w:rsid w:val="00AD651C"/>
    <w:rsid w:val="00AE498E"/>
    <w:rsid w:val="00AE49ED"/>
    <w:rsid w:val="00AE5D3A"/>
    <w:rsid w:val="00AE7163"/>
    <w:rsid w:val="00AF073B"/>
    <w:rsid w:val="00AF2DBB"/>
    <w:rsid w:val="00AF3265"/>
    <w:rsid w:val="00AF40DD"/>
    <w:rsid w:val="00AF53BF"/>
    <w:rsid w:val="00AF5483"/>
    <w:rsid w:val="00AF7B1F"/>
    <w:rsid w:val="00B018D7"/>
    <w:rsid w:val="00B0260E"/>
    <w:rsid w:val="00B05556"/>
    <w:rsid w:val="00B05DF7"/>
    <w:rsid w:val="00B05F2C"/>
    <w:rsid w:val="00B05FCB"/>
    <w:rsid w:val="00B11563"/>
    <w:rsid w:val="00B11C65"/>
    <w:rsid w:val="00B13605"/>
    <w:rsid w:val="00B14A4E"/>
    <w:rsid w:val="00B15FCD"/>
    <w:rsid w:val="00B16AF9"/>
    <w:rsid w:val="00B204C9"/>
    <w:rsid w:val="00B21B26"/>
    <w:rsid w:val="00B228BE"/>
    <w:rsid w:val="00B23AE2"/>
    <w:rsid w:val="00B249AE"/>
    <w:rsid w:val="00B25235"/>
    <w:rsid w:val="00B261D9"/>
    <w:rsid w:val="00B27626"/>
    <w:rsid w:val="00B27B5C"/>
    <w:rsid w:val="00B33D3C"/>
    <w:rsid w:val="00B33F89"/>
    <w:rsid w:val="00B34EDF"/>
    <w:rsid w:val="00B3594C"/>
    <w:rsid w:val="00B4273E"/>
    <w:rsid w:val="00B42FF9"/>
    <w:rsid w:val="00B44A4A"/>
    <w:rsid w:val="00B51D2A"/>
    <w:rsid w:val="00B52A89"/>
    <w:rsid w:val="00B54E8A"/>
    <w:rsid w:val="00B5695B"/>
    <w:rsid w:val="00B56A60"/>
    <w:rsid w:val="00B6119A"/>
    <w:rsid w:val="00B613C5"/>
    <w:rsid w:val="00B61C55"/>
    <w:rsid w:val="00B61CD4"/>
    <w:rsid w:val="00B64F3A"/>
    <w:rsid w:val="00B6515A"/>
    <w:rsid w:val="00B6530E"/>
    <w:rsid w:val="00B70316"/>
    <w:rsid w:val="00B72002"/>
    <w:rsid w:val="00B82073"/>
    <w:rsid w:val="00B8493E"/>
    <w:rsid w:val="00B85CA6"/>
    <w:rsid w:val="00B85FA4"/>
    <w:rsid w:val="00B86880"/>
    <w:rsid w:val="00B8692A"/>
    <w:rsid w:val="00B86EC9"/>
    <w:rsid w:val="00B8742C"/>
    <w:rsid w:val="00B933D7"/>
    <w:rsid w:val="00B939D8"/>
    <w:rsid w:val="00B94965"/>
    <w:rsid w:val="00B94BA3"/>
    <w:rsid w:val="00B9505B"/>
    <w:rsid w:val="00B969D7"/>
    <w:rsid w:val="00B97561"/>
    <w:rsid w:val="00B97C6B"/>
    <w:rsid w:val="00BA0DF1"/>
    <w:rsid w:val="00BA1D15"/>
    <w:rsid w:val="00BA3501"/>
    <w:rsid w:val="00BA534D"/>
    <w:rsid w:val="00BA5933"/>
    <w:rsid w:val="00BA5FAF"/>
    <w:rsid w:val="00BB12FF"/>
    <w:rsid w:val="00BB29D9"/>
    <w:rsid w:val="00BB3952"/>
    <w:rsid w:val="00BB45C0"/>
    <w:rsid w:val="00BB5346"/>
    <w:rsid w:val="00BB5D70"/>
    <w:rsid w:val="00BC1B6C"/>
    <w:rsid w:val="00BC2AD1"/>
    <w:rsid w:val="00BC3E2D"/>
    <w:rsid w:val="00BC5B23"/>
    <w:rsid w:val="00BC79C5"/>
    <w:rsid w:val="00BC7E5D"/>
    <w:rsid w:val="00BD0DF8"/>
    <w:rsid w:val="00BD2205"/>
    <w:rsid w:val="00BD38D8"/>
    <w:rsid w:val="00BD3F1C"/>
    <w:rsid w:val="00BD40C7"/>
    <w:rsid w:val="00BD50C5"/>
    <w:rsid w:val="00BD724B"/>
    <w:rsid w:val="00BE1F08"/>
    <w:rsid w:val="00BE267B"/>
    <w:rsid w:val="00BE2AF5"/>
    <w:rsid w:val="00BE42DE"/>
    <w:rsid w:val="00BE590B"/>
    <w:rsid w:val="00BF0AC4"/>
    <w:rsid w:val="00BF110F"/>
    <w:rsid w:val="00BF1C05"/>
    <w:rsid w:val="00BF2043"/>
    <w:rsid w:val="00BF22DF"/>
    <w:rsid w:val="00BF38DF"/>
    <w:rsid w:val="00BF3B38"/>
    <w:rsid w:val="00BF3B4D"/>
    <w:rsid w:val="00BF4394"/>
    <w:rsid w:val="00BF5219"/>
    <w:rsid w:val="00BF6BD4"/>
    <w:rsid w:val="00BF72B5"/>
    <w:rsid w:val="00BF72EA"/>
    <w:rsid w:val="00C00F29"/>
    <w:rsid w:val="00C027EB"/>
    <w:rsid w:val="00C04190"/>
    <w:rsid w:val="00C043AC"/>
    <w:rsid w:val="00C07E16"/>
    <w:rsid w:val="00C10942"/>
    <w:rsid w:val="00C11592"/>
    <w:rsid w:val="00C12356"/>
    <w:rsid w:val="00C13A25"/>
    <w:rsid w:val="00C140D6"/>
    <w:rsid w:val="00C1597D"/>
    <w:rsid w:val="00C16371"/>
    <w:rsid w:val="00C168B7"/>
    <w:rsid w:val="00C17B31"/>
    <w:rsid w:val="00C2159E"/>
    <w:rsid w:val="00C22A3E"/>
    <w:rsid w:val="00C22BF9"/>
    <w:rsid w:val="00C23FBB"/>
    <w:rsid w:val="00C24EA3"/>
    <w:rsid w:val="00C256FF"/>
    <w:rsid w:val="00C25BA0"/>
    <w:rsid w:val="00C2672A"/>
    <w:rsid w:val="00C301D5"/>
    <w:rsid w:val="00C3113A"/>
    <w:rsid w:val="00C3158C"/>
    <w:rsid w:val="00C317CC"/>
    <w:rsid w:val="00C320D1"/>
    <w:rsid w:val="00C33873"/>
    <w:rsid w:val="00C353A9"/>
    <w:rsid w:val="00C37738"/>
    <w:rsid w:val="00C4038B"/>
    <w:rsid w:val="00C42346"/>
    <w:rsid w:val="00C43444"/>
    <w:rsid w:val="00C450E1"/>
    <w:rsid w:val="00C503C9"/>
    <w:rsid w:val="00C51575"/>
    <w:rsid w:val="00C5371E"/>
    <w:rsid w:val="00C54060"/>
    <w:rsid w:val="00C576F2"/>
    <w:rsid w:val="00C60036"/>
    <w:rsid w:val="00C60E68"/>
    <w:rsid w:val="00C635FF"/>
    <w:rsid w:val="00C64685"/>
    <w:rsid w:val="00C658C6"/>
    <w:rsid w:val="00C65968"/>
    <w:rsid w:val="00C66B40"/>
    <w:rsid w:val="00C6731B"/>
    <w:rsid w:val="00C7047A"/>
    <w:rsid w:val="00C72CE8"/>
    <w:rsid w:val="00C73B94"/>
    <w:rsid w:val="00C73DDC"/>
    <w:rsid w:val="00C757FB"/>
    <w:rsid w:val="00C75D7D"/>
    <w:rsid w:val="00C75DE3"/>
    <w:rsid w:val="00C80A2A"/>
    <w:rsid w:val="00C813A2"/>
    <w:rsid w:val="00C82313"/>
    <w:rsid w:val="00C82683"/>
    <w:rsid w:val="00C8306C"/>
    <w:rsid w:val="00C85A46"/>
    <w:rsid w:val="00C86297"/>
    <w:rsid w:val="00C8796D"/>
    <w:rsid w:val="00C92EC8"/>
    <w:rsid w:val="00C946A8"/>
    <w:rsid w:val="00C9481C"/>
    <w:rsid w:val="00C95704"/>
    <w:rsid w:val="00C9752E"/>
    <w:rsid w:val="00CA2C19"/>
    <w:rsid w:val="00CA43B8"/>
    <w:rsid w:val="00CB0CA1"/>
    <w:rsid w:val="00CB202C"/>
    <w:rsid w:val="00CB356E"/>
    <w:rsid w:val="00CB44E5"/>
    <w:rsid w:val="00CB4963"/>
    <w:rsid w:val="00CB515A"/>
    <w:rsid w:val="00CB54DF"/>
    <w:rsid w:val="00CB5ECD"/>
    <w:rsid w:val="00CB685D"/>
    <w:rsid w:val="00CC0939"/>
    <w:rsid w:val="00CC0DEB"/>
    <w:rsid w:val="00CC27DF"/>
    <w:rsid w:val="00CC51EC"/>
    <w:rsid w:val="00CD0168"/>
    <w:rsid w:val="00CD219A"/>
    <w:rsid w:val="00CD23F7"/>
    <w:rsid w:val="00CD3397"/>
    <w:rsid w:val="00CD468F"/>
    <w:rsid w:val="00CD516C"/>
    <w:rsid w:val="00CD73C2"/>
    <w:rsid w:val="00CD7744"/>
    <w:rsid w:val="00CE0CD5"/>
    <w:rsid w:val="00CE0E82"/>
    <w:rsid w:val="00CE2318"/>
    <w:rsid w:val="00CE2B5E"/>
    <w:rsid w:val="00CE3705"/>
    <w:rsid w:val="00CE3ABD"/>
    <w:rsid w:val="00CE6DFA"/>
    <w:rsid w:val="00CE701C"/>
    <w:rsid w:val="00CE7E6E"/>
    <w:rsid w:val="00CF03F0"/>
    <w:rsid w:val="00CF0630"/>
    <w:rsid w:val="00CF0DBA"/>
    <w:rsid w:val="00CF0E4B"/>
    <w:rsid w:val="00CF286A"/>
    <w:rsid w:val="00CF3842"/>
    <w:rsid w:val="00CF6871"/>
    <w:rsid w:val="00CF6FDE"/>
    <w:rsid w:val="00CF77E1"/>
    <w:rsid w:val="00D00EBA"/>
    <w:rsid w:val="00D019D2"/>
    <w:rsid w:val="00D01F1B"/>
    <w:rsid w:val="00D02242"/>
    <w:rsid w:val="00D02EC6"/>
    <w:rsid w:val="00D03272"/>
    <w:rsid w:val="00D036C9"/>
    <w:rsid w:val="00D056A8"/>
    <w:rsid w:val="00D103D5"/>
    <w:rsid w:val="00D10DA3"/>
    <w:rsid w:val="00D1196A"/>
    <w:rsid w:val="00D13A8A"/>
    <w:rsid w:val="00D16A81"/>
    <w:rsid w:val="00D178A8"/>
    <w:rsid w:val="00D21D56"/>
    <w:rsid w:val="00D21F46"/>
    <w:rsid w:val="00D23E29"/>
    <w:rsid w:val="00D241EF"/>
    <w:rsid w:val="00D24FD5"/>
    <w:rsid w:val="00D26D99"/>
    <w:rsid w:val="00D27100"/>
    <w:rsid w:val="00D275EA"/>
    <w:rsid w:val="00D27920"/>
    <w:rsid w:val="00D30CA3"/>
    <w:rsid w:val="00D31117"/>
    <w:rsid w:val="00D3316B"/>
    <w:rsid w:val="00D34C1C"/>
    <w:rsid w:val="00D42F42"/>
    <w:rsid w:val="00D438BB"/>
    <w:rsid w:val="00D44085"/>
    <w:rsid w:val="00D44627"/>
    <w:rsid w:val="00D458D2"/>
    <w:rsid w:val="00D45ABD"/>
    <w:rsid w:val="00D45E77"/>
    <w:rsid w:val="00D4626D"/>
    <w:rsid w:val="00D4641D"/>
    <w:rsid w:val="00D4720D"/>
    <w:rsid w:val="00D505FB"/>
    <w:rsid w:val="00D507B4"/>
    <w:rsid w:val="00D507CE"/>
    <w:rsid w:val="00D5214A"/>
    <w:rsid w:val="00D52AE6"/>
    <w:rsid w:val="00D52BBF"/>
    <w:rsid w:val="00D55382"/>
    <w:rsid w:val="00D555FD"/>
    <w:rsid w:val="00D556F1"/>
    <w:rsid w:val="00D570FA"/>
    <w:rsid w:val="00D57282"/>
    <w:rsid w:val="00D604CD"/>
    <w:rsid w:val="00D6099F"/>
    <w:rsid w:val="00D6315B"/>
    <w:rsid w:val="00D63924"/>
    <w:rsid w:val="00D64739"/>
    <w:rsid w:val="00D66B54"/>
    <w:rsid w:val="00D67933"/>
    <w:rsid w:val="00D67A83"/>
    <w:rsid w:val="00D7147F"/>
    <w:rsid w:val="00D717F3"/>
    <w:rsid w:val="00D721DE"/>
    <w:rsid w:val="00D737A5"/>
    <w:rsid w:val="00D73C81"/>
    <w:rsid w:val="00D7620C"/>
    <w:rsid w:val="00D803B1"/>
    <w:rsid w:val="00D82247"/>
    <w:rsid w:val="00D83932"/>
    <w:rsid w:val="00D84526"/>
    <w:rsid w:val="00D918DA"/>
    <w:rsid w:val="00D93434"/>
    <w:rsid w:val="00D9576F"/>
    <w:rsid w:val="00DA0F8B"/>
    <w:rsid w:val="00DA15B5"/>
    <w:rsid w:val="00DA351B"/>
    <w:rsid w:val="00DA610D"/>
    <w:rsid w:val="00DA7447"/>
    <w:rsid w:val="00DB0A7A"/>
    <w:rsid w:val="00DB1E41"/>
    <w:rsid w:val="00DB5E15"/>
    <w:rsid w:val="00DB6D75"/>
    <w:rsid w:val="00DB74CD"/>
    <w:rsid w:val="00DB7DD3"/>
    <w:rsid w:val="00DC010C"/>
    <w:rsid w:val="00DC23CC"/>
    <w:rsid w:val="00DC26F6"/>
    <w:rsid w:val="00DC35BC"/>
    <w:rsid w:val="00DC395E"/>
    <w:rsid w:val="00DC3980"/>
    <w:rsid w:val="00DC5702"/>
    <w:rsid w:val="00DC73F9"/>
    <w:rsid w:val="00DD0086"/>
    <w:rsid w:val="00DD1D4A"/>
    <w:rsid w:val="00DD4AB3"/>
    <w:rsid w:val="00DD5A15"/>
    <w:rsid w:val="00DD5D1C"/>
    <w:rsid w:val="00DD5D91"/>
    <w:rsid w:val="00DE0224"/>
    <w:rsid w:val="00DE143A"/>
    <w:rsid w:val="00DE1F5C"/>
    <w:rsid w:val="00DE34A7"/>
    <w:rsid w:val="00DE35A4"/>
    <w:rsid w:val="00DE3DB6"/>
    <w:rsid w:val="00DE450F"/>
    <w:rsid w:val="00DE475C"/>
    <w:rsid w:val="00DF04A6"/>
    <w:rsid w:val="00DF0698"/>
    <w:rsid w:val="00DF0C8C"/>
    <w:rsid w:val="00DF11E9"/>
    <w:rsid w:val="00DF31A1"/>
    <w:rsid w:val="00DF40D7"/>
    <w:rsid w:val="00DF41BD"/>
    <w:rsid w:val="00DF4E35"/>
    <w:rsid w:val="00DF5853"/>
    <w:rsid w:val="00E00811"/>
    <w:rsid w:val="00E02152"/>
    <w:rsid w:val="00E02928"/>
    <w:rsid w:val="00E03800"/>
    <w:rsid w:val="00E04E74"/>
    <w:rsid w:val="00E05329"/>
    <w:rsid w:val="00E05D84"/>
    <w:rsid w:val="00E07ECB"/>
    <w:rsid w:val="00E11344"/>
    <w:rsid w:val="00E11AA4"/>
    <w:rsid w:val="00E122B4"/>
    <w:rsid w:val="00E1350F"/>
    <w:rsid w:val="00E14146"/>
    <w:rsid w:val="00E1492A"/>
    <w:rsid w:val="00E14E33"/>
    <w:rsid w:val="00E15783"/>
    <w:rsid w:val="00E17042"/>
    <w:rsid w:val="00E17AC4"/>
    <w:rsid w:val="00E21DB5"/>
    <w:rsid w:val="00E23C21"/>
    <w:rsid w:val="00E25A30"/>
    <w:rsid w:val="00E268F8"/>
    <w:rsid w:val="00E26FC5"/>
    <w:rsid w:val="00E30818"/>
    <w:rsid w:val="00E30FF5"/>
    <w:rsid w:val="00E3157F"/>
    <w:rsid w:val="00E32BDD"/>
    <w:rsid w:val="00E36A45"/>
    <w:rsid w:val="00E37BEA"/>
    <w:rsid w:val="00E37D0F"/>
    <w:rsid w:val="00E42B52"/>
    <w:rsid w:val="00E45E4C"/>
    <w:rsid w:val="00E46FAA"/>
    <w:rsid w:val="00E504B0"/>
    <w:rsid w:val="00E50776"/>
    <w:rsid w:val="00E5178D"/>
    <w:rsid w:val="00E51DFB"/>
    <w:rsid w:val="00E52102"/>
    <w:rsid w:val="00E539BD"/>
    <w:rsid w:val="00E56F6B"/>
    <w:rsid w:val="00E57131"/>
    <w:rsid w:val="00E60151"/>
    <w:rsid w:val="00E6104A"/>
    <w:rsid w:val="00E64CDE"/>
    <w:rsid w:val="00E650A4"/>
    <w:rsid w:val="00E659A2"/>
    <w:rsid w:val="00E665CE"/>
    <w:rsid w:val="00E673C0"/>
    <w:rsid w:val="00E71616"/>
    <w:rsid w:val="00E72E00"/>
    <w:rsid w:val="00E758E4"/>
    <w:rsid w:val="00E75A2F"/>
    <w:rsid w:val="00E76903"/>
    <w:rsid w:val="00E76ADC"/>
    <w:rsid w:val="00E772A3"/>
    <w:rsid w:val="00E8048B"/>
    <w:rsid w:val="00E80ED9"/>
    <w:rsid w:val="00E81693"/>
    <w:rsid w:val="00E82ADF"/>
    <w:rsid w:val="00E85D58"/>
    <w:rsid w:val="00E85DBA"/>
    <w:rsid w:val="00E87F95"/>
    <w:rsid w:val="00E90C5E"/>
    <w:rsid w:val="00E91BBC"/>
    <w:rsid w:val="00E91ED5"/>
    <w:rsid w:val="00E92704"/>
    <w:rsid w:val="00E93C3B"/>
    <w:rsid w:val="00E94236"/>
    <w:rsid w:val="00E94817"/>
    <w:rsid w:val="00E952DF"/>
    <w:rsid w:val="00E974FA"/>
    <w:rsid w:val="00E97741"/>
    <w:rsid w:val="00EA28AD"/>
    <w:rsid w:val="00EA328E"/>
    <w:rsid w:val="00EA3471"/>
    <w:rsid w:val="00EA4307"/>
    <w:rsid w:val="00EA45CE"/>
    <w:rsid w:val="00EA4810"/>
    <w:rsid w:val="00EA5AB2"/>
    <w:rsid w:val="00EA66D2"/>
    <w:rsid w:val="00EA79A5"/>
    <w:rsid w:val="00EA7A8F"/>
    <w:rsid w:val="00EB0E87"/>
    <w:rsid w:val="00EB12F2"/>
    <w:rsid w:val="00EB15BB"/>
    <w:rsid w:val="00EB1C3D"/>
    <w:rsid w:val="00EB31E8"/>
    <w:rsid w:val="00EB3663"/>
    <w:rsid w:val="00EB3C38"/>
    <w:rsid w:val="00EB5B73"/>
    <w:rsid w:val="00EB5D4B"/>
    <w:rsid w:val="00EB6C97"/>
    <w:rsid w:val="00EB7E29"/>
    <w:rsid w:val="00EC6A77"/>
    <w:rsid w:val="00ED22A2"/>
    <w:rsid w:val="00ED45A3"/>
    <w:rsid w:val="00ED58B5"/>
    <w:rsid w:val="00ED705A"/>
    <w:rsid w:val="00EE1136"/>
    <w:rsid w:val="00EE3B8D"/>
    <w:rsid w:val="00EE4C5A"/>
    <w:rsid w:val="00EE5615"/>
    <w:rsid w:val="00EE57EF"/>
    <w:rsid w:val="00EE5A4A"/>
    <w:rsid w:val="00EE5C09"/>
    <w:rsid w:val="00EE616B"/>
    <w:rsid w:val="00EE699B"/>
    <w:rsid w:val="00EE6C60"/>
    <w:rsid w:val="00EE707B"/>
    <w:rsid w:val="00EE7BDD"/>
    <w:rsid w:val="00EF03AF"/>
    <w:rsid w:val="00EF06AC"/>
    <w:rsid w:val="00EF0D42"/>
    <w:rsid w:val="00EF105C"/>
    <w:rsid w:val="00EF2F86"/>
    <w:rsid w:val="00EF39B9"/>
    <w:rsid w:val="00EF3F25"/>
    <w:rsid w:val="00EF6EDA"/>
    <w:rsid w:val="00EF71DF"/>
    <w:rsid w:val="00F025CC"/>
    <w:rsid w:val="00F028E9"/>
    <w:rsid w:val="00F03EAE"/>
    <w:rsid w:val="00F04C69"/>
    <w:rsid w:val="00F06020"/>
    <w:rsid w:val="00F067E4"/>
    <w:rsid w:val="00F12371"/>
    <w:rsid w:val="00F13625"/>
    <w:rsid w:val="00F143F1"/>
    <w:rsid w:val="00F161D8"/>
    <w:rsid w:val="00F17331"/>
    <w:rsid w:val="00F21FDE"/>
    <w:rsid w:val="00F22A3F"/>
    <w:rsid w:val="00F24427"/>
    <w:rsid w:val="00F247DC"/>
    <w:rsid w:val="00F25DD2"/>
    <w:rsid w:val="00F27B69"/>
    <w:rsid w:val="00F300CB"/>
    <w:rsid w:val="00F30E15"/>
    <w:rsid w:val="00F317B6"/>
    <w:rsid w:val="00F32481"/>
    <w:rsid w:val="00F33E67"/>
    <w:rsid w:val="00F3524B"/>
    <w:rsid w:val="00F423DC"/>
    <w:rsid w:val="00F42F49"/>
    <w:rsid w:val="00F43B4A"/>
    <w:rsid w:val="00F43C1C"/>
    <w:rsid w:val="00F47A64"/>
    <w:rsid w:val="00F50160"/>
    <w:rsid w:val="00F50E8E"/>
    <w:rsid w:val="00F51ADE"/>
    <w:rsid w:val="00F52856"/>
    <w:rsid w:val="00F533A2"/>
    <w:rsid w:val="00F553D5"/>
    <w:rsid w:val="00F5639B"/>
    <w:rsid w:val="00F56959"/>
    <w:rsid w:val="00F60546"/>
    <w:rsid w:val="00F6062F"/>
    <w:rsid w:val="00F621C6"/>
    <w:rsid w:val="00F62325"/>
    <w:rsid w:val="00F628FC"/>
    <w:rsid w:val="00F65045"/>
    <w:rsid w:val="00F65FA8"/>
    <w:rsid w:val="00F6775B"/>
    <w:rsid w:val="00F71598"/>
    <w:rsid w:val="00F715EF"/>
    <w:rsid w:val="00F7336C"/>
    <w:rsid w:val="00F75DA7"/>
    <w:rsid w:val="00F768EC"/>
    <w:rsid w:val="00F801F8"/>
    <w:rsid w:val="00F802A3"/>
    <w:rsid w:val="00F806BA"/>
    <w:rsid w:val="00F80C40"/>
    <w:rsid w:val="00F81697"/>
    <w:rsid w:val="00F819CE"/>
    <w:rsid w:val="00F829A1"/>
    <w:rsid w:val="00F82A85"/>
    <w:rsid w:val="00F83F7E"/>
    <w:rsid w:val="00F85283"/>
    <w:rsid w:val="00F86488"/>
    <w:rsid w:val="00F86F73"/>
    <w:rsid w:val="00F90BEF"/>
    <w:rsid w:val="00F90ECD"/>
    <w:rsid w:val="00F9294E"/>
    <w:rsid w:val="00F96EF1"/>
    <w:rsid w:val="00FA0204"/>
    <w:rsid w:val="00FA146C"/>
    <w:rsid w:val="00FA15BA"/>
    <w:rsid w:val="00FA39B0"/>
    <w:rsid w:val="00FA4E41"/>
    <w:rsid w:val="00FA5FFA"/>
    <w:rsid w:val="00FA689A"/>
    <w:rsid w:val="00FA7243"/>
    <w:rsid w:val="00FB02D5"/>
    <w:rsid w:val="00FB07F0"/>
    <w:rsid w:val="00FB099C"/>
    <w:rsid w:val="00FB1179"/>
    <w:rsid w:val="00FB2714"/>
    <w:rsid w:val="00FB3262"/>
    <w:rsid w:val="00FB397B"/>
    <w:rsid w:val="00FB4BC9"/>
    <w:rsid w:val="00FB594E"/>
    <w:rsid w:val="00FB6012"/>
    <w:rsid w:val="00FB6150"/>
    <w:rsid w:val="00FB66E3"/>
    <w:rsid w:val="00FB673F"/>
    <w:rsid w:val="00FB70EB"/>
    <w:rsid w:val="00FC10C1"/>
    <w:rsid w:val="00FC2D26"/>
    <w:rsid w:val="00FC5106"/>
    <w:rsid w:val="00FC57ED"/>
    <w:rsid w:val="00FC67D4"/>
    <w:rsid w:val="00FC6813"/>
    <w:rsid w:val="00FC7C4F"/>
    <w:rsid w:val="00FD06CF"/>
    <w:rsid w:val="00FD129E"/>
    <w:rsid w:val="00FD2D36"/>
    <w:rsid w:val="00FD2D52"/>
    <w:rsid w:val="00FD4163"/>
    <w:rsid w:val="00FD7BD2"/>
    <w:rsid w:val="00FE08AE"/>
    <w:rsid w:val="00FE1AB5"/>
    <w:rsid w:val="00FE34D8"/>
    <w:rsid w:val="00FE41C6"/>
    <w:rsid w:val="00FE7CA4"/>
    <w:rsid w:val="00FE7E9B"/>
    <w:rsid w:val="00FF02F4"/>
    <w:rsid w:val="00FF1BCE"/>
    <w:rsid w:val="00FF1DD0"/>
    <w:rsid w:val="00FF3754"/>
    <w:rsid w:val="00FF4DC3"/>
    <w:rsid w:val="00FF5209"/>
    <w:rsid w:val="00FF638C"/>
    <w:rsid w:val="00FF68B0"/>
    <w:rsid w:val="00FF6E79"/>
    <w:rsid w:val="00FF70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35169"/>
    <o:shapelayout v:ext="edit">
      <o:idmap v:ext="edit" data="1"/>
    </o:shapelayout>
  </w:shapeDefaults>
  <w:decimalSymbol w:val="."/>
  <w:listSeparator w:val=","/>
  <w14:docId w14:val="5E7AAA16"/>
  <w15:docId w15:val="{9B4754CF-62CC-4FBE-BD88-17C2B80D4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0" w:qFormat="1"/>
    <w:lsdException w:name="heading 5" w:semiHidden="1" w:uiPriority="0" w:qFormat="1"/>
    <w:lsdException w:name="heading 6" w:semiHidden="1" w:uiPriority="9"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uiPriority="0"/>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0143A"/>
  </w:style>
  <w:style w:type="paragraph" w:styleId="Heading1">
    <w:name w:val="heading 1"/>
    <w:next w:val="Normal"/>
    <w:link w:val="Heading1Char"/>
    <w:uiPriority w:val="9"/>
    <w:qFormat/>
    <w:rsid w:val="00DF5853"/>
    <w:pPr>
      <w:spacing w:after="240" w:line="440" w:lineRule="exact"/>
      <w:outlineLvl w:val="0"/>
    </w:pPr>
    <w:rPr>
      <w:rFonts w:asciiTheme="majorHAnsi" w:hAnsiTheme="majorHAnsi" w:cstheme="majorHAnsi"/>
      <w:color w:val="A17100" w:themeColor="accent4" w:themeShade="80"/>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801A8D"/>
    <w:pPr>
      <w:spacing w:before="200" w:after="40" w:line="260" w:lineRule="exact"/>
      <w:outlineLvl w:val="2"/>
    </w:pPr>
    <w:rPr>
      <w:rFonts w:asciiTheme="majorHAnsi" w:hAnsiTheme="majorHAnsi" w:cstheme="majorHAnsi"/>
      <w:b/>
      <w:color w:val="00737C" w:themeColor="accent1" w:themeShade="BF"/>
      <w:spacing w:val="-5"/>
      <w:sz w:val="28"/>
      <w:szCs w:val="32"/>
    </w:rPr>
  </w:style>
  <w:style w:type="paragraph" w:styleId="Heading4">
    <w:name w:val="heading 4"/>
    <w:basedOn w:val="Normal"/>
    <w:next w:val="Normal"/>
    <w:link w:val="Heading4Char"/>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paragraph" w:styleId="Heading5">
    <w:name w:val="heading 5"/>
    <w:basedOn w:val="Heading4"/>
    <w:next w:val="Normal"/>
    <w:link w:val="Heading5Char"/>
    <w:unhideWhenUsed/>
    <w:qFormat/>
    <w:rsid w:val="004825A0"/>
    <w:pPr>
      <w:spacing w:before="240" w:after="120" w:line="240" w:lineRule="auto"/>
      <w:ind w:left="1008" w:hanging="1008"/>
      <w:outlineLvl w:val="4"/>
    </w:pPr>
    <w:rPr>
      <w:rFonts w:cs="Times New Roman"/>
      <w:bCs w:val="0"/>
      <w:color w:val="auto"/>
      <w:sz w:val="24"/>
      <w:lang w:eastAsia="en-US"/>
    </w:rPr>
  </w:style>
  <w:style w:type="paragraph" w:styleId="Heading6">
    <w:name w:val="heading 6"/>
    <w:basedOn w:val="Heading5"/>
    <w:next w:val="Normal"/>
    <w:link w:val="Heading6Char"/>
    <w:uiPriority w:val="9"/>
    <w:unhideWhenUsed/>
    <w:qFormat/>
    <w:rsid w:val="004825A0"/>
    <w:pPr>
      <w:ind w:left="1152" w:hanging="1152"/>
      <w:outlineLvl w:val="5"/>
    </w:pPr>
    <w:rPr>
      <w:i/>
      <w:iCs w:val="0"/>
    </w:rPr>
  </w:style>
  <w:style w:type="paragraph" w:styleId="Heading7">
    <w:name w:val="heading 7"/>
    <w:basedOn w:val="Heading6"/>
    <w:next w:val="Normal"/>
    <w:link w:val="Heading7Char"/>
    <w:unhideWhenUsed/>
    <w:qFormat/>
    <w:rsid w:val="004825A0"/>
    <w:pPr>
      <w:ind w:left="1296" w:hanging="1296"/>
      <w:outlineLvl w:val="6"/>
    </w:pPr>
    <w:rPr>
      <w:i w:val="0"/>
      <w:iCs/>
    </w:rPr>
  </w:style>
  <w:style w:type="paragraph" w:styleId="Heading8">
    <w:name w:val="heading 8"/>
    <w:basedOn w:val="Heading7"/>
    <w:next w:val="Normal"/>
    <w:link w:val="Heading8Char"/>
    <w:unhideWhenUsed/>
    <w:qFormat/>
    <w:rsid w:val="004825A0"/>
    <w:pPr>
      <w:ind w:left="1440" w:hanging="1440"/>
      <w:outlineLvl w:val="7"/>
    </w:pPr>
    <w:rPr>
      <w:sz w:val="20"/>
      <w:szCs w:val="20"/>
    </w:rPr>
  </w:style>
  <w:style w:type="paragraph" w:styleId="Heading9">
    <w:name w:val="heading 9"/>
    <w:basedOn w:val="Heading8"/>
    <w:next w:val="Normal"/>
    <w:link w:val="Heading9Char"/>
    <w:unhideWhenUsed/>
    <w:qFormat/>
    <w:rsid w:val="004825A0"/>
    <w:pPr>
      <w:ind w:left="1584" w:hanging="1584"/>
      <w:outlineLvl w:val="8"/>
    </w:pPr>
    <w:rPr>
      <w:i/>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F85283"/>
    <w:pPr>
      <w:spacing w:before="1800" w:after="80" w:line="720" w:lineRule="exact"/>
      <w:contextualSpacing/>
    </w:pPr>
    <w:rPr>
      <w:rFonts w:asciiTheme="majorHAnsi" w:hAnsiTheme="majorHAnsi" w:cstheme="majorHAnsi"/>
      <w:b/>
      <w:color w:val="009AA6" w:themeColor="accent1"/>
      <w:spacing w:val="-10"/>
      <w:kern w:val="60"/>
      <w:sz w:val="80"/>
      <w:szCs w:val="80"/>
    </w:rPr>
  </w:style>
  <w:style w:type="character" w:customStyle="1" w:styleId="TitleCoverChar">
    <w:name w:val="Title (Cover) Char"/>
    <w:basedOn w:val="DefaultParagraphFont"/>
    <w:link w:val="TitleCover"/>
    <w:rsid w:val="00F85283"/>
    <w:rPr>
      <w:rFonts w:asciiTheme="majorHAnsi" w:hAnsiTheme="majorHAnsi" w:cstheme="majorHAnsi"/>
      <w:b/>
      <w:color w:val="009AA6" w:themeColor="accent1"/>
      <w:spacing w:val="-10"/>
      <w:kern w:val="60"/>
      <w:sz w:val="80"/>
      <w:szCs w:val="80"/>
    </w:rPr>
  </w:style>
  <w:style w:type="paragraph" w:customStyle="1" w:styleId="SubtitleCover">
    <w:name w:val="Subtitle (Cover)"/>
    <w:basedOn w:val="Normal"/>
    <w:autoRedefine/>
    <w:qFormat/>
    <w:rsid w:val="00152769"/>
    <w:pPr>
      <w:spacing w:before="240" w:after="0" w:line="600" w:lineRule="exact"/>
    </w:pPr>
    <w:rPr>
      <w:rFonts w:asciiTheme="majorHAnsi" w:hAnsiTheme="majorHAnsi" w:cstheme="majorHAnsi"/>
      <w:color w:val="A17100" w:themeColor="accent4" w:themeShade="80"/>
      <w:spacing w:val="-10"/>
      <w:kern w:val="64"/>
      <w:sz w:val="72"/>
      <w:szCs w:val="72"/>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DF5853"/>
    <w:rPr>
      <w:rFonts w:asciiTheme="majorHAnsi" w:hAnsiTheme="majorHAnsi" w:cstheme="majorHAnsi"/>
      <w:color w:val="A17100" w:themeColor="accent4" w:themeShade="80"/>
      <w:spacing w:val="-5"/>
      <w:sz w:val="40"/>
      <w:szCs w:val="40"/>
    </w:rPr>
  </w:style>
  <w:style w:type="paragraph" w:styleId="ListNumber">
    <w:name w:val="List Number"/>
    <w:basedOn w:val="Normal"/>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link w:val="ListParagraphChar"/>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rsid w:val="00D27920"/>
    <w:pPr>
      <w:spacing w:after="140" w:line="300" w:lineRule="exact"/>
    </w:pPr>
    <w:rPr>
      <w:rFonts w:cs="Calibri"/>
      <w:sz w:val="20"/>
      <w:szCs w:val="20"/>
    </w:rPr>
  </w:style>
  <w:style w:type="character" w:customStyle="1" w:styleId="BodyTextChar">
    <w:name w:val="Body Text Char"/>
    <w:link w:val="BodyText"/>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801A8D"/>
    <w:rPr>
      <w:rFonts w:asciiTheme="majorHAnsi" w:hAnsiTheme="majorHAnsi" w:cstheme="majorHAnsi"/>
      <w:b/>
      <w:color w:val="00737C" w:themeColor="accent1" w:themeShade="BF"/>
      <w:spacing w:val="-5"/>
      <w:sz w:val="28"/>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3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uiPriority w:val="20"/>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B51D2A"/>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5BB7B1"/>
      </w:tcPr>
    </w:tblStylePr>
    <w:tblStylePr w:type="firstCol">
      <w:pPr>
        <w:jc w:val="left"/>
      </w:pPr>
      <w:rPr>
        <w:rFonts w:ascii="Calibri" w:hAnsi="Calibri"/>
        <w:b/>
        <w:color w:val="FFFFFF"/>
        <w:sz w:val="18"/>
      </w:rPr>
      <w:tblPr/>
      <w:tcPr>
        <w:shd w:val="clear" w:color="auto" w:fill="5BB7B1"/>
      </w:tcPr>
    </w:tblStylePr>
    <w:tblStylePr w:type="lastCol">
      <w:pPr>
        <w:jc w:val="right"/>
      </w:pPr>
      <w:rPr>
        <w:rFonts w:ascii="Calibri" w:hAnsi="Calibri"/>
        <w:b/>
        <w:color w:val="FFFFFF"/>
        <w:sz w:val="18"/>
      </w:rPr>
      <w:tblPr/>
      <w:tcPr>
        <w:shd w:val="clear" w:color="auto" w:fill="5BB7B1"/>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link w:val="CaptionChar"/>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qFormat/>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customStyle="1" w:styleId="Heading5Char">
    <w:name w:val="Heading 5 Char"/>
    <w:basedOn w:val="DefaultParagraphFont"/>
    <w:link w:val="Heading5"/>
    <w:rsid w:val="004825A0"/>
    <w:rPr>
      <w:rFonts w:asciiTheme="majorHAnsi" w:eastAsiaTheme="majorEastAsia" w:hAnsiTheme="majorHAnsi" w:cs="Times New Roman"/>
      <w:b/>
      <w:iCs/>
      <w:sz w:val="24"/>
      <w:lang w:eastAsia="en-US"/>
    </w:rPr>
  </w:style>
  <w:style w:type="character" w:customStyle="1" w:styleId="Heading6Char">
    <w:name w:val="Heading 6 Char"/>
    <w:basedOn w:val="DefaultParagraphFont"/>
    <w:link w:val="Heading6"/>
    <w:uiPriority w:val="9"/>
    <w:rsid w:val="004825A0"/>
    <w:rPr>
      <w:rFonts w:asciiTheme="majorHAnsi" w:eastAsiaTheme="majorEastAsia" w:hAnsiTheme="majorHAnsi" w:cs="Times New Roman"/>
      <w:b/>
      <w:i/>
      <w:sz w:val="24"/>
      <w:lang w:eastAsia="en-US"/>
    </w:rPr>
  </w:style>
  <w:style w:type="character" w:customStyle="1" w:styleId="Heading7Char">
    <w:name w:val="Heading 7 Char"/>
    <w:basedOn w:val="DefaultParagraphFont"/>
    <w:link w:val="Heading7"/>
    <w:rsid w:val="004825A0"/>
    <w:rPr>
      <w:rFonts w:asciiTheme="majorHAnsi" w:eastAsiaTheme="majorEastAsia" w:hAnsiTheme="majorHAnsi" w:cs="Times New Roman"/>
      <w:b/>
      <w:iCs/>
      <w:sz w:val="24"/>
      <w:lang w:eastAsia="en-US"/>
    </w:rPr>
  </w:style>
  <w:style w:type="character" w:customStyle="1" w:styleId="Heading8Char">
    <w:name w:val="Heading 8 Char"/>
    <w:basedOn w:val="DefaultParagraphFont"/>
    <w:link w:val="Heading8"/>
    <w:rsid w:val="004825A0"/>
    <w:rPr>
      <w:rFonts w:asciiTheme="majorHAnsi" w:eastAsiaTheme="majorEastAsia" w:hAnsiTheme="majorHAnsi" w:cs="Times New Roman"/>
      <w:b/>
      <w:iCs/>
      <w:sz w:val="20"/>
      <w:szCs w:val="20"/>
      <w:lang w:eastAsia="en-US"/>
    </w:rPr>
  </w:style>
  <w:style w:type="character" w:customStyle="1" w:styleId="Heading9Char">
    <w:name w:val="Heading 9 Char"/>
    <w:basedOn w:val="DefaultParagraphFont"/>
    <w:link w:val="Heading9"/>
    <w:rsid w:val="004825A0"/>
    <w:rPr>
      <w:rFonts w:asciiTheme="majorHAnsi" w:eastAsiaTheme="majorEastAsia" w:hAnsiTheme="majorHAnsi" w:cs="Times New Roman"/>
      <w:b/>
      <w:i/>
      <w:sz w:val="20"/>
      <w:szCs w:val="20"/>
      <w:lang w:eastAsia="en-US"/>
    </w:rPr>
  </w:style>
  <w:style w:type="paragraph" w:customStyle="1" w:styleId="PCBodyText">
    <w:name w:val="PC Body Text"/>
    <w:basedOn w:val="Normal"/>
    <w:link w:val="PCBodyTextChar"/>
    <w:rsid w:val="004825A0"/>
    <w:pPr>
      <w:spacing w:before="120" w:after="60" w:line="240" w:lineRule="auto"/>
      <w:jc w:val="both"/>
    </w:pPr>
    <w:rPr>
      <w:rFonts w:ascii="Times New Roman" w:eastAsiaTheme="minorHAnsi" w:hAnsi="Times New Roman"/>
      <w:sz w:val="20"/>
      <w:lang w:eastAsia="en-US"/>
    </w:rPr>
  </w:style>
  <w:style w:type="paragraph" w:customStyle="1" w:styleId="PCTableHeading">
    <w:name w:val="PC Table Heading"/>
    <w:basedOn w:val="Normal"/>
    <w:link w:val="PCTableHeadingChar"/>
    <w:rsid w:val="004825A0"/>
    <w:pPr>
      <w:spacing w:before="30" w:after="30" w:line="240" w:lineRule="auto"/>
      <w:jc w:val="center"/>
    </w:pPr>
    <w:rPr>
      <w:rFonts w:ascii="Times New Roman" w:eastAsiaTheme="minorHAnsi" w:hAnsi="Times New Roman"/>
      <w:b/>
      <w:sz w:val="20"/>
      <w:lang w:eastAsia="en-US"/>
    </w:rPr>
  </w:style>
  <w:style w:type="paragraph" w:customStyle="1" w:styleId="PCTableText">
    <w:name w:val="PC Table Text"/>
    <w:basedOn w:val="Normal"/>
    <w:rsid w:val="004825A0"/>
    <w:pPr>
      <w:spacing w:before="60" w:after="0" w:line="240" w:lineRule="auto"/>
      <w:jc w:val="both"/>
    </w:pPr>
    <w:rPr>
      <w:rFonts w:ascii="Times New Roman" w:eastAsiaTheme="minorHAnsi" w:hAnsi="Times New Roman"/>
      <w:sz w:val="20"/>
      <w:lang w:eastAsia="en-US"/>
    </w:rPr>
  </w:style>
  <w:style w:type="paragraph" w:customStyle="1" w:styleId="PCTitle">
    <w:name w:val="PC Title"/>
    <w:basedOn w:val="Normal"/>
    <w:link w:val="PCTitleChar"/>
    <w:rsid w:val="004825A0"/>
    <w:pPr>
      <w:spacing w:before="240" w:after="240" w:line="240" w:lineRule="auto"/>
      <w:jc w:val="center"/>
    </w:pPr>
    <w:rPr>
      <w:rFonts w:ascii="Arial Black" w:eastAsiaTheme="minorHAnsi" w:hAnsi="Arial Black"/>
      <w:b/>
      <w:sz w:val="32"/>
      <w:lang w:eastAsia="en-US"/>
    </w:rPr>
  </w:style>
  <w:style w:type="paragraph" w:customStyle="1" w:styleId="PCNotesText">
    <w:name w:val="PC Notes Text"/>
    <w:basedOn w:val="Normal"/>
    <w:rsid w:val="004825A0"/>
    <w:pPr>
      <w:spacing w:after="0" w:line="240" w:lineRule="auto"/>
      <w:jc w:val="both"/>
    </w:pPr>
    <w:rPr>
      <w:rFonts w:ascii="Times New Roman" w:eastAsiaTheme="minorHAnsi" w:hAnsi="Times New Roman"/>
      <w:sz w:val="18"/>
      <w:lang w:eastAsia="en-US"/>
    </w:rPr>
  </w:style>
  <w:style w:type="paragraph" w:customStyle="1" w:styleId="Comment">
    <w:name w:val="Comment"/>
    <w:basedOn w:val="Normal"/>
    <w:next w:val="Normal"/>
    <w:link w:val="CommentChar"/>
    <w:qFormat/>
    <w:rsid w:val="004825A0"/>
    <w:pPr>
      <w:spacing w:after="0" w:line="240" w:lineRule="auto"/>
    </w:pPr>
    <w:rPr>
      <w:rFonts w:ascii="Times New Roman" w:eastAsiaTheme="minorHAnsi" w:hAnsi="Times New Roman"/>
      <w:i/>
      <w:color w:val="F1AA00" w:themeColor="accent4" w:themeShade="BF"/>
      <w:sz w:val="20"/>
      <w:szCs w:val="24"/>
      <w:lang w:eastAsia="en-US"/>
    </w:rPr>
  </w:style>
  <w:style w:type="paragraph" w:customStyle="1" w:styleId="Heading">
    <w:name w:val="Heading"/>
    <w:basedOn w:val="PCTitle"/>
    <w:link w:val="HeadingChar"/>
    <w:qFormat/>
    <w:rsid w:val="004825A0"/>
    <w:rPr>
      <w:rFonts w:ascii="Arial" w:hAnsi="Arial" w:cs="Arial"/>
    </w:rPr>
  </w:style>
  <w:style w:type="character" w:customStyle="1" w:styleId="PCBodyTextChar">
    <w:name w:val="PC Body Text Char"/>
    <w:basedOn w:val="DefaultParagraphFont"/>
    <w:link w:val="PCBodyText"/>
    <w:rsid w:val="004825A0"/>
    <w:rPr>
      <w:rFonts w:ascii="Times New Roman" w:eastAsiaTheme="minorHAnsi" w:hAnsi="Times New Roman"/>
      <w:sz w:val="20"/>
      <w:lang w:eastAsia="en-US"/>
    </w:rPr>
  </w:style>
  <w:style w:type="character" w:customStyle="1" w:styleId="CommentChar">
    <w:name w:val="Comment Char"/>
    <w:basedOn w:val="PCBodyTextChar"/>
    <w:link w:val="Comment"/>
    <w:rsid w:val="004825A0"/>
    <w:rPr>
      <w:rFonts w:ascii="Times New Roman" w:eastAsiaTheme="minorHAnsi" w:hAnsi="Times New Roman"/>
      <w:i/>
      <w:color w:val="F1AA00" w:themeColor="accent4" w:themeShade="BF"/>
      <w:sz w:val="20"/>
      <w:szCs w:val="24"/>
      <w:lang w:eastAsia="en-US"/>
    </w:rPr>
  </w:style>
  <w:style w:type="character" w:customStyle="1" w:styleId="PCTitleChar">
    <w:name w:val="PC Title Char"/>
    <w:basedOn w:val="DefaultParagraphFont"/>
    <w:link w:val="PCTitle"/>
    <w:rsid w:val="004825A0"/>
    <w:rPr>
      <w:rFonts w:ascii="Arial Black" w:eastAsiaTheme="minorHAnsi" w:hAnsi="Arial Black"/>
      <w:b/>
      <w:sz w:val="32"/>
      <w:lang w:eastAsia="en-US"/>
    </w:rPr>
  </w:style>
  <w:style w:type="character" w:customStyle="1" w:styleId="HeadingChar">
    <w:name w:val="Heading Char"/>
    <w:basedOn w:val="PCTitleChar"/>
    <w:link w:val="Heading"/>
    <w:rsid w:val="004825A0"/>
    <w:rPr>
      <w:rFonts w:ascii="Arial" w:eastAsiaTheme="minorHAnsi" w:hAnsi="Arial" w:cs="Arial"/>
      <w:b/>
      <w:sz w:val="32"/>
      <w:lang w:eastAsia="en-US"/>
    </w:rPr>
  </w:style>
  <w:style w:type="paragraph" w:customStyle="1" w:styleId="TableHeading">
    <w:name w:val="Table Heading"/>
    <w:basedOn w:val="Normal"/>
    <w:link w:val="TableHeadingChar"/>
    <w:qFormat/>
    <w:rsid w:val="004825A0"/>
    <w:pPr>
      <w:spacing w:after="0" w:line="240" w:lineRule="auto"/>
    </w:pPr>
    <w:rPr>
      <w:rFonts w:ascii="Times New Roman" w:eastAsiaTheme="minorHAnsi" w:hAnsi="Times New Roman"/>
      <w:b/>
      <w:sz w:val="20"/>
      <w:lang w:eastAsia="en-US"/>
    </w:rPr>
  </w:style>
  <w:style w:type="character" w:customStyle="1" w:styleId="PCTableHeadingChar">
    <w:name w:val="PC Table Heading Char"/>
    <w:basedOn w:val="DefaultParagraphFont"/>
    <w:link w:val="PCTableHeading"/>
    <w:rsid w:val="004825A0"/>
    <w:rPr>
      <w:rFonts w:ascii="Times New Roman" w:eastAsiaTheme="minorHAnsi" w:hAnsi="Times New Roman"/>
      <w:b/>
      <w:sz w:val="20"/>
      <w:lang w:eastAsia="en-US"/>
    </w:rPr>
  </w:style>
  <w:style w:type="character" w:customStyle="1" w:styleId="TableHeadingChar">
    <w:name w:val="Table Heading Char"/>
    <w:basedOn w:val="PCTableHeadingChar"/>
    <w:link w:val="TableHeading"/>
    <w:rsid w:val="004825A0"/>
    <w:rPr>
      <w:rFonts w:ascii="Times New Roman" w:eastAsiaTheme="minorHAnsi" w:hAnsi="Times New Roman"/>
      <w:b/>
      <w:sz w:val="20"/>
      <w:lang w:eastAsia="en-US"/>
    </w:rPr>
  </w:style>
  <w:style w:type="paragraph" w:customStyle="1" w:styleId="HeadingNoNumber">
    <w:name w:val="Heading No Number"/>
    <w:basedOn w:val="Heading1"/>
    <w:next w:val="Normal"/>
    <w:qFormat/>
    <w:rsid w:val="004825A0"/>
    <w:pPr>
      <w:keepNext/>
      <w:keepLines/>
      <w:pageBreakBefore/>
      <w:widowControl w:val="0"/>
      <w:spacing w:before="240" w:after="120" w:line="276" w:lineRule="auto"/>
      <w:jc w:val="center"/>
    </w:pPr>
    <w:rPr>
      <w:rFonts w:asciiTheme="minorHAnsi" w:eastAsiaTheme="majorEastAsia" w:hAnsiTheme="minorHAnsi" w:cstheme="majorBidi"/>
      <w:b/>
      <w:bCs/>
      <w:color w:val="auto"/>
      <w:spacing w:val="0"/>
      <w:sz w:val="36"/>
      <w:szCs w:val="28"/>
      <w:lang w:eastAsia="en-US"/>
    </w:rPr>
  </w:style>
  <w:style w:type="paragraph" w:customStyle="1" w:styleId="LetteredAppendixSubsection1">
    <w:name w:val="Lettered Appendix Subsection 1"/>
    <w:basedOn w:val="Heading2"/>
    <w:qFormat/>
    <w:rsid w:val="004825A0"/>
    <w:pPr>
      <w:keepNext/>
      <w:numPr>
        <w:ilvl w:val="1"/>
        <w:numId w:val="16"/>
      </w:numPr>
      <w:spacing w:before="240" w:after="120" w:line="276" w:lineRule="auto"/>
    </w:pPr>
    <w:rPr>
      <w:rFonts w:asciiTheme="minorHAnsi" w:eastAsia="Times New Roman" w:hAnsiTheme="minorHAnsi" w:cs="Times New Roman"/>
      <w:bCs/>
      <w:color w:val="auto"/>
      <w:spacing w:val="0"/>
      <w:szCs w:val="28"/>
      <w:lang w:val="en-US" w:eastAsia="en-US"/>
    </w:rPr>
  </w:style>
  <w:style w:type="paragraph" w:customStyle="1" w:styleId="LetterAppendixSubsection2">
    <w:name w:val="Letter Appendix Subsection 2"/>
    <w:basedOn w:val="LetteredAppendixSubsection1"/>
    <w:next w:val="Normal"/>
    <w:qFormat/>
    <w:rsid w:val="004825A0"/>
    <w:pPr>
      <w:numPr>
        <w:ilvl w:val="2"/>
      </w:numPr>
    </w:pPr>
  </w:style>
  <w:style w:type="paragraph" w:customStyle="1" w:styleId="LetteredAppendix">
    <w:name w:val="Lettered Appendix"/>
    <w:basedOn w:val="Heading1"/>
    <w:next w:val="Normal"/>
    <w:qFormat/>
    <w:rsid w:val="004825A0"/>
    <w:pPr>
      <w:keepNext/>
      <w:keepLines/>
      <w:pageBreakBefore/>
      <w:widowControl w:val="0"/>
      <w:numPr>
        <w:numId w:val="16"/>
      </w:numPr>
      <w:spacing w:before="240" w:after="120" w:line="276" w:lineRule="auto"/>
      <w:jc w:val="center"/>
    </w:pPr>
    <w:rPr>
      <w:rFonts w:asciiTheme="minorHAnsi" w:eastAsiaTheme="majorEastAsia" w:hAnsiTheme="minorHAnsi" w:cstheme="majorBidi"/>
      <w:b/>
      <w:bCs/>
      <w:color w:val="auto"/>
      <w:spacing w:val="0"/>
      <w:sz w:val="36"/>
      <w:szCs w:val="28"/>
      <w:lang w:eastAsia="en-US"/>
    </w:rPr>
  </w:style>
  <w:style w:type="paragraph" w:styleId="Title">
    <w:name w:val="Title"/>
    <w:basedOn w:val="Normal"/>
    <w:next w:val="Normal"/>
    <w:link w:val="TitleChar"/>
    <w:uiPriority w:val="10"/>
    <w:qFormat/>
    <w:rsid w:val="004825A0"/>
    <w:pPr>
      <w:spacing w:after="0" w:line="240" w:lineRule="auto"/>
      <w:jc w:val="center"/>
    </w:pPr>
    <w:rPr>
      <w:rFonts w:ascii="Times New Roman" w:eastAsiaTheme="minorHAnsi" w:hAnsi="Times New Roman"/>
      <w:b/>
      <w:sz w:val="40"/>
      <w:szCs w:val="40"/>
      <w:lang w:eastAsia="en-US"/>
    </w:rPr>
  </w:style>
  <w:style w:type="character" w:customStyle="1" w:styleId="TitleChar">
    <w:name w:val="Title Char"/>
    <w:basedOn w:val="DefaultParagraphFont"/>
    <w:link w:val="Title"/>
    <w:uiPriority w:val="10"/>
    <w:rsid w:val="004825A0"/>
    <w:rPr>
      <w:rFonts w:ascii="Times New Roman" w:eastAsiaTheme="minorHAnsi" w:hAnsi="Times New Roman"/>
      <w:b/>
      <w:sz w:val="40"/>
      <w:szCs w:val="40"/>
      <w:lang w:eastAsia="en-US"/>
    </w:rPr>
  </w:style>
  <w:style w:type="paragraph" w:styleId="TOC5">
    <w:name w:val="toc 5"/>
    <w:basedOn w:val="Normal"/>
    <w:next w:val="Normal"/>
    <w:autoRedefine/>
    <w:uiPriority w:val="39"/>
    <w:unhideWhenUsed/>
    <w:rsid w:val="004825A0"/>
    <w:pPr>
      <w:spacing w:after="100" w:line="240" w:lineRule="auto"/>
      <w:ind w:left="880"/>
    </w:pPr>
    <w:rPr>
      <w:rFonts w:ascii="Times New Roman" w:eastAsiaTheme="minorHAnsi" w:hAnsi="Times New Roman"/>
      <w:sz w:val="20"/>
      <w:lang w:eastAsia="en-US"/>
    </w:rPr>
  </w:style>
  <w:style w:type="paragraph" w:customStyle="1" w:styleId="Checkbox">
    <w:name w:val="Checkbox"/>
    <w:basedOn w:val="Normal"/>
    <w:rsid w:val="004825A0"/>
    <w:pPr>
      <w:tabs>
        <w:tab w:val="num" w:pos="432"/>
      </w:tabs>
      <w:spacing w:before="120" w:after="120" w:line="288" w:lineRule="auto"/>
      <w:ind w:left="567" w:hanging="567"/>
      <w:jc w:val="center"/>
    </w:pPr>
    <w:rPr>
      <w:rFonts w:ascii="Times New (W1)" w:eastAsia="Times New Roman" w:hAnsi="Times New (W1)" w:cs="Times New Roman"/>
      <w:sz w:val="20"/>
      <w:szCs w:val="24"/>
      <w:lang w:val="en-US" w:eastAsia="en-US"/>
    </w:rPr>
  </w:style>
  <w:style w:type="table" w:styleId="MediumGrid2-Accent1">
    <w:name w:val="Medium Grid 2 Accent 1"/>
    <w:basedOn w:val="TableNormal"/>
    <w:uiPriority w:val="68"/>
    <w:rsid w:val="004825A0"/>
    <w:pPr>
      <w:spacing w:after="0" w:line="240" w:lineRule="auto"/>
    </w:pPr>
    <w:rPr>
      <w:rFonts w:asciiTheme="majorHAnsi" w:eastAsiaTheme="majorEastAsia" w:hAnsiTheme="majorHAnsi" w:cstheme="majorBidi"/>
      <w:color w:val="111111" w:themeColor="text1"/>
      <w:sz w:val="20"/>
      <w:szCs w:val="20"/>
      <w:lang w:val="en-US" w:eastAsia="en-US"/>
    </w:rPr>
    <w:tblPr>
      <w:tblStyleRowBandSize w:val="1"/>
      <w:tblStyleColBandSize w:val="1"/>
      <w:tblBorders>
        <w:top w:val="single" w:sz="8" w:space="0" w:color="009AA6" w:themeColor="accent1"/>
        <w:left w:val="single" w:sz="8" w:space="0" w:color="009AA6" w:themeColor="accent1"/>
        <w:bottom w:val="single" w:sz="8" w:space="0" w:color="009AA6" w:themeColor="accent1"/>
        <w:right w:val="single" w:sz="8" w:space="0" w:color="009AA6" w:themeColor="accent1"/>
        <w:insideH w:val="single" w:sz="8" w:space="0" w:color="009AA6" w:themeColor="accent1"/>
        <w:insideV w:val="single" w:sz="8" w:space="0" w:color="009AA6" w:themeColor="accent1"/>
      </w:tblBorders>
    </w:tblPr>
    <w:tcPr>
      <w:shd w:val="clear" w:color="auto" w:fill="AAF8FF" w:themeFill="accent1" w:themeFillTint="3F"/>
    </w:tcPr>
    <w:tblStylePr w:type="firstRow">
      <w:rPr>
        <w:b/>
        <w:bCs/>
        <w:color w:val="111111" w:themeColor="text1"/>
      </w:rPr>
      <w:tblPr/>
      <w:tcPr>
        <w:shd w:val="clear" w:color="auto" w:fill="DDFCFF" w:themeFill="accent1" w:themeFillTint="19"/>
      </w:tcPr>
    </w:tblStylePr>
    <w:tblStylePr w:type="lastRow">
      <w:rPr>
        <w:b/>
        <w:bCs/>
        <w:color w:val="111111" w:themeColor="text1"/>
      </w:rPr>
      <w:tblPr/>
      <w:tcPr>
        <w:tcBorders>
          <w:top w:val="single" w:sz="12" w:space="0" w:color="111111" w:themeColor="text1"/>
          <w:left w:val="nil"/>
          <w:bottom w:val="nil"/>
          <w:right w:val="nil"/>
          <w:insideH w:val="nil"/>
          <w:insideV w:val="nil"/>
        </w:tcBorders>
        <w:shd w:val="clear" w:color="auto" w:fill="FFFFFF" w:themeFill="background1"/>
      </w:tcPr>
    </w:tblStylePr>
    <w:tblStylePr w:type="firstCol">
      <w:rPr>
        <w:b/>
        <w:bCs/>
        <w:color w:val="11111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11111" w:themeColor="text1"/>
      </w:rPr>
      <w:tblPr/>
      <w:tcPr>
        <w:tcBorders>
          <w:top w:val="nil"/>
          <w:left w:val="nil"/>
          <w:bottom w:val="nil"/>
          <w:right w:val="nil"/>
          <w:insideH w:val="nil"/>
          <w:insideV w:val="nil"/>
        </w:tcBorders>
        <w:shd w:val="clear" w:color="auto" w:fill="BAF9FF" w:themeFill="accent1" w:themeFillTint="33"/>
      </w:tcPr>
    </w:tblStylePr>
    <w:tblStylePr w:type="band1Vert">
      <w:tblPr/>
      <w:tcPr>
        <w:shd w:val="clear" w:color="auto" w:fill="53F2FF" w:themeFill="accent1" w:themeFillTint="7F"/>
      </w:tcPr>
    </w:tblStylePr>
    <w:tblStylePr w:type="band1Horz">
      <w:tblPr/>
      <w:tcPr>
        <w:tcBorders>
          <w:insideH w:val="single" w:sz="6" w:space="0" w:color="009AA6" w:themeColor="accent1"/>
          <w:insideV w:val="single" w:sz="6" w:space="0" w:color="009AA6" w:themeColor="accent1"/>
        </w:tcBorders>
        <w:shd w:val="clear" w:color="auto" w:fill="53F2FF" w:themeFill="accent1" w:themeFillTint="7F"/>
      </w:tcPr>
    </w:tblStylePr>
    <w:tblStylePr w:type="nwCell">
      <w:tblPr/>
      <w:tcPr>
        <w:shd w:val="clear" w:color="auto" w:fill="FFFFFF" w:themeFill="background1"/>
      </w:tcPr>
    </w:tblStylePr>
  </w:style>
  <w:style w:type="paragraph" w:customStyle="1" w:styleId="body">
    <w:name w:val="body"/>
    <w:basedOn w:val="Normal"/>
    <w:link w:val="bodyChar"/>
    <w:rsid w:val="004825A0"/>
    <w:pPr>
      <w:keepLines/>
      <w:tabs>
        <w:tab w:val="left" w:pos="-3240"/>
      </w:tabs>
      <w:suppressAutoHyphens/>
      <w:spacing w:before="120" w:after="120" w:line="260" w:lineRule="exact"/>
      <w:ind w:left="1152"/>
    </w:pPr>
    <w:rPr>
      <w:rFonts w:ascii="Arial" w:eastAsia="Times New Roman" w:hAnsi="Arial" w:cs="Times New Roman"/>
      <w:color w:val="000000"/>
      <w:kern w:val="22"/>
      <w:sz w:val="21"/>
      <w:szCs w:val="20"/>
      <w:lang w:val="en-US" w:eastAsia="en-US"/>
    </w:rPr>
  </w:style>
  <w:style w:type="paragraph" w:customStyle="1" w:styleId="TableText">
    <w:name w:val="Table Text"/>
    <w:basedOn w:val="Normal"/>
    <w:autoRedefine/>
    <w:rsid w:val="004825A0"/>
    <w:pPr>
      <w:spacing w:before="40" w:after="80" w:line="240" w:lineRule="auto"/>
    </w:pPr>
    <w:rPr>
      <w:rFonts w:ascii="Verdana" w:eastAsia="Times New Roman" w:hAnsi="Verdana" w:cs="Times New Roman"/>
      <w:sz w:val="16"/>
      <w:szCs w:val="16"/>
      <w:lang w:val="en-US" w:eastAsia="en-US"/>
    </w:rPr>
  </w:style>
  <w:style w:type="paragraph" w:customStyle="1" w:styleId="StyleHeading1Verdana">
    <w:name w:val="Style Heading 1 + Verdana"/>
    <w:basedOn w:val="Heading1"/>
    <w:autoRedefine/>
    <w:rsid w:val="004825A0"/>
    <w:pPr>
      <w:keepNext/>
      <w:pageBreakBefore/>
      <w:widowControl w:val="0"/>
      <w:pBdr>
        <w:top w:val="single" w:sz="6" w:space="2" w:color="auto"/>
      </w:pBdr>
      <w:tabs>
        <w:tab w:val="num" w:pos="630"/>
        <w:tab w:val="num" w:pos="720"/>
      </w:tabs>
      <w:suppressAutoHyphens/>
      <w:spacing w:before="120" w:after="120" w:line="240" w:lineRule="atLeast"/>
      <w:ind w:left="720" w:hanging="720"/>
    </w:pPr>
    <w:rPr>
      <w:rFonts w:ascii="Verdana" w:eastAsia="Times New Roman" w:hAnsi="Verdana" w:cs="Times New Roman"/>
      <w:b/>
      <w:bCs/>
      <w:color w:val="auto"/>
      <w:spacing w:val="0"/>
      <w:kern w:val="24"/>
      <w:sz w:val="16"/>
      <w:szCs w:val="16"/>
      <w:u w:val="single"/>
      <w:lang w:val="en-US" w:eastAsia="en-US"/>
    </w:rPr>
  </w:style>
  <w:style w:type="paragraph" w:customStyle="1" w:styleId="StyleHeading2Verdana">
    <w:name w:val="Style Heading 2 + Verdana"/>
    <w:basedOn w:val="Heading2"/>
    <w:autoRedefine/>
    <w:rsid w:val="004825A0"/>
    <w:pPr>
      <w:keepNext/>
      <w:tabs>
        <w:tab w:val="num" w:pos="630"/>
        <w:tab w:val="num" w:pos="1440"/>
      </w:tabs>
      <w:suppressAutoHyphens/>
      <w:spacing w:before="120" w:after="60" w:line="240" w:lineRule="atLeast"/>
      <w:ind w:left="720" w:hanging="720"/>
    </w:pPr>
    <w:rPr>
      <w:rFonts w:ascii="Verdana" w:eastAsia="Times New Roman" w:hAnsi="Verdana" w:cs="Times New Roman"/>
      <w:bCs/>
      <w:color w:val="auto"/>
      <w:spacing w:val="0"/>
      <w:kern w:val="32"/>
      <w:sz w:val="16"/>
      <w:szCs w:val="16"/>
      <w:u w:val="single"/>
      <w:lang w:val="en-US" w:eastAsia="en-US"/>
    </w:rPr>
  </w:style>
  <w:style w:type="paragraph" w:customStyle="1" w:styleId="InfoBlue">
    <w:name w:val="InfoBlue"/>
    <w:basedOn w:val="body"/>
    <w:link w:val="InfoBlueChar"/>
    <w:autoRedefine/>
    <w:rsid w:val="004825A0"/>
    <w:pPr>
      <w:tabs>
        <w:tab w:val="clear" w:pos="-3240"/>
      </w:tabs>
      <w:spacing w:before="0" w:line="240" w:lineRule="atLeast"/>
      <w:ind w:left="630"/>
    </w:pPr>
    <w:rPr>
      <w:rFonts w:ascii="Verdana" w:hAnsi="Verdana"/>
      <w:i/>
      <w:color w:val="0000FF"/>
      <w:sz w:val="16"/>
      <w:szCs w:val="16"/>
    </w:rPr>
  </w:style>
  <w:style w:type="character" w:customStyle="1" w:styleId="bodyChar">
    <w:name w:val="body Char"/>
    <w:basedOn w:val="DefaultParagraphFont"/>
    <w:link w:val="body"/>
    <w:rsid w:val="004825A0"/>
    <w:rPr>
      <w:rFonts w:ascii="Arial" w:eastAsia="Times New Roman" w:hAnsi="Arial" w:cs="Times New Roman"/>
      <w:color w:val="000000"/>
      <w:kern w:val="22"/>
      <w:sz w:val="21"/>
      <w:szCs w:val="20"/>
      <w:lang w:val="en-US" w:eastAsia="en-US"/>
    </w:rPr>
  </w:style>
  <w:style w:type="character" w:customStyle="1" w:styleId="InfoBlueChar">
    <w:name w:val="InfoBlue Char"/>
    <w:basedOn w:val="bodyChar"/>
    <w:link w:val="InfoBlue"/>
    <w:rsid w:val="004825A0"/>
    <w:rPr>
      <w:rFonts w:ascii="Verdana" w:eastAsia="Times New Roman" w:hAnsi="Verdana" w:cs="Times New Roman"/>
      <w:i/>
      <w:color w:val="0000FF"/>
      <w:kern w:val="22"/>
      <w:sz w:val="16"/>
      <w:szCs w:val="16"/>
      <w:lang w:val="en-US" w:eastAsia="en-US"/>
    </w:rPr>
  </w:style>
  <w:style w:type="paragraph" w:customStyle="1" w:styleId="StyleHeading3Verdana">
    <w:name w:val="Style Heading 3 + Verdana"/>
    <w:basedOn w:val="Heading3"/>
    <w:autoRedefine/>
    <w:rsid w:val="004825A0"/>
    <w:pPr>
      <w:keepNext/>
      <w:tabs>
        <w:tab w:val="left" w:pos="576"/>
        <w:tab w:val="num" w:pos="2160"/>
      </w:tabs>
      <w:suppressAutoHyphens/>
      <w:spacing w:before="120" w:after="120" w:line="240" w:lineRule="atLeast"/>
      <w:ind w:left="2160" w:hanging="720"/>
    </w:pPr>
    <w:rPr>
      <w:rFonts w:ascii="Verdana" w:eastAsia="Times New Roman" w:hAnsi="Verdana" w:cs="Times New Roman"/>
      <w:b w:val="0"/>
      <w:noProof/>
      <w:spacing w:val="0"/>
      <w:kern w:val="28"/>
      <w:sz w:val="16"/>
      <w:szCs w:val="16"/>
      <w:u w:val="single"/>
      <w:lang w:val="en-US" w:eastAsia="en-US"/>
    </w:rPr>
  </w:style>
  <w:style w:type="paragraph" w:customStyle="1" w:styleId="StyleCaptionVerdana">
    <w:name w:val="Style Caption + Verdana"/>
    <w:basedOn w:val="Caption"/>
    <w:link w:val="StyleCaptionVerdanaChar"/>
    <w:autoRedefine/>
    <w:rsid w:val="004825A0"/>
    <w:pPr>
      <w:suppressAutoHyphens/>
      <w:spacing w:before="60" w:after="240" w:line="260" w:lineRule="atLeast"/>
      <w:ind w:left="2304"/>
    </w:pPr>
    <w:rPr>
      <w:rFonts w:ascii="Calibri" w:eastAsia="Times New Roman" w:hAnsi="Calibri" w:cs="Times New Roman"/>
      <w:iCs/>
      <w:lang w:eastAsia="en-US"/>
    </w:rPr>
  </w:style>
  <w:style w:type="character" w:customStyle="1" w:styleId="CaptionChar">
    <w:name w:val="Caption Char"/>
    <w:basedOn w:val="DefaultParagraphFont"/>
    <w:link w:val="Caption"/>
    <w:rsid w:val="004825A0"/>
    <w:rPr>
      <w:b/>
      <w:bCs/>
      <w:color w:val="009AA6" w:themeColor="accent1"/>
      <w:sz w:val="18"/>
      <w:szCs w:val="18"/>
    </w:rPr>
  </w:style>
  <w:style w:type="character" w:customStyle="1" w:styleId="StyleCaptionVerdanaChar">
    <w:name w:val="Style Caption + Verdana Char"/>
    <w:basedOn w:val="CaptionChar"/>
    <w:link w:val="StyleCaptionVerdana"/>
    <w:rsid w:val="004825A0"/>
    <w:rPr>
      <w:rFonts w:ascii="Calibri" w:eastAsia="Times New Roman" w:hAnsi="Calibri" w:cs="Times New Roman"/>
      <w:b/>
      <w:bCs/>
      <w:iCs/>
      <w:color w:val="009AA6" w:themeColor="accent1"/>
      <w:sz w:val="18"/>
      <w:szCs w:val="18"/>
      <w:lang w:eastAsia="en-US"/>
    </w:rPr>
  </w:style>
  <w:style w:type="character" w:styleId="FollowedHyperlink">
    <w:name w:val="FollowedHyperlink"/>
    <w:basedOn w:val="DefaultParagraphFont"/>
    <w:uiPriority w:val="99"/>
    <w:semiHidden/>
    <w:unhideWhenUsed/>
    <w:rsid w:val="004825A0"/>
    <w:rPr>
      <w:color w:val="9BD3D0" w:themeColor="followedHyperlink"/>
      <w:u w:val="single"/>
    </w:rPr>
  </w:style>
  <w:style w:type="paragraph" w:styleId="TOC9">
    <w:name w:val="toc 9"/>
    <w:basedOn w:val="Normal"/>
    <w:next w:val="Normal"/>
    <w:autoRedefine/>
    <w:semiHidden/>
    <w:rsid w:val="004825A0"/>
    <w:pPr>
      <w:numPr>
        <w:numId w:val="17"/>
      </w:numPr>
      <w:spacing w:after="0" w:line="240" w:lineRule="auto"/>
    </w:pPr>
    <w:rPr>
      <w:rFonts w:ascii="Times New Roman" w:eastAsia="Times New Roman" w:hAnsi="Times New Roman" w:cs="Times New Roman"/>
      <w:sz w:val="20"/>
      <w:szCs w:val="21"/>
      <w:lang w:val="en-US" w:eastAsia="en-US"/>
    </w:rPr>
  </w:style>
  <w:style w:type="character" w:styleId="Strong">
    <w:name w:val="Strong"/>
    <w:basedOn w:val="DefaultParagraphFont"/>
    <w:uiPriority w:val="22"/>
    <w:qFormat/>
    <w:rsid w:val="004825A0"/>
    <w:rPr>
      <w:b/>
      <w:bCs/>
    </w:rPr>
  </w:style>
  <w:style w:type="table" w:customStyle="1" w:styleId="Style1">
    <w:name w:val="Style1"/>
    <w:basedOn w:val="TableNormal"/>
    <w:uiPriority w:val="99"/>
    <w:rsid w:val="004825A0"/>
    <w:pPr>
      <w:spacing w:after="0" w:line="240" w:lineRule="auto"/>
    </w:pPr>
    <w:rPr>
      <w:rFonts w:ascii="Calibri" w:eastAsia="Times New Roman" w:hAnsi="Calibri" w:cs="Times New Roman"/>
      <w:sz w:val="20"/>
      <w:szCs w:val="20"/>
    </w:rPr>
    <w:tblPr/>
  </w:style>
  <w:style w:type="paragraph" w:customStyle="1" w:styleId="CWBNormal">
    <w:name w:val="CWB Normal"/>
    <w:basedOn w:val="Normal"/>
    <w:link w:val="CWBNormalChar"/>
    <w:qFormat/>
    <w:rsid w:val="004825A0"/>
    <w:pPr>
      <w:autoSpaceDE w:val="0"/>
      <w:autoSpaceDN w:val="0"/>
      <w:adjustRightInd w:val="0"/>
      <w:spacing w:after="0" w:line="240" w:lineRule="auto"/>
    </w:pPr>
    <w:rPr>
      <w:rFonts w:ascii="Calibri" w:eastAsia="Times New Roman" w:hAnsi="Calibri" w:cs="Calibri"/>
      <w:color w:val="000000"/>
      <w:sz w:val="20"/>
    </w:rPr>
  </w:style>
  <w:style w:type="character" w:customStyle="1" w:styleId="CWBNormalChar">
    <w:name w:val="CWB Normal Char"/>
    <w:basedOn w:val="DefaultParagraphFont"/>
    <w:link w:val="CWBNormal"/>
    <w:rsid w:val="004825A0"/>
    <w:rPr>
      <w:rFonts w:ascii="Calibri" w:eastAsia="Times New Roman" w:hAnsi="Calibri" w:cs="Calibri"/>
      <w:color w:val="000000"/>
      <w:sz w:val="20"/>
    </w:rPr>
  </w:style>
  <w:style w:type="character" w:styleId="CommentReference">
    <w:name w:val="annotation reference"/>
    <w:basedOn w:val="DefaultParagraphFont"/>
    <w:uiPriority w:val="99"/>
    <w:semiHidden/>
    <w:rsid w:val="004825A0"/>
    <w:rPr>
      <w:sz w:val="16"/>
      <w:szCs w:val="16"/>
    </w:rPr>
  </w:style>
  <w:style w:type="paragraph" w:styleId="CommentText">
    <w:name w:val="annotation text"/>
    <w:basedOn w:val="Normal"/>
    <w:link w:val="CommentTextChar"/>
    <w:uiPriority w:val="99"/>
    <w:semiHidden/>
    <w:rsid w:val="004825A0"/>
    <w:pPr>
      <w:spacing w:after="0"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4825A0"/>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rsid w:val="004825A0"/>
    <w:rPr>
      <w:b/>
      <w:bCs/>
    </w:rPr>
  </w:style>
  <w:style w:type="character" w:customStyle="1" w:styleId="CommentSubjectChar">
    <w:name w:val="Comment Subject Char"/>
    <w:basedOn w:val="CommentTextChar"/>
    <w:link w:val="CommentSubject"/>
    <w:uiPriority w:val="99"/>
    <w:semiHidden/>
    <w:rsid w:val="004825A0"/>
    <w:rPr>
      <w:rFonts w:ascii="Calibri" w:eastAsia="Times New Roman" w:hAnsi="Calibri" w:cs="Times New Roman"/>
      <w:b/>
      <w:bCs/>
      <w:sz w:val="20"/>
      <w:szCs w:val="20"/>
    </w:rPr>
  </w:style>
  <w:style w:type="character" w:customStyle="1" w:styleId="hilightyellow1">
    <w:name w:val="hilightyellow1"/>
    <w:basedOn w:val="DefaultParagraphFont"/>
    <w:rsid w:val="004825A0"/>
    <w:rPr>
      <w:rFonts w:ascii="Arial" w:hAnsi="Arial" w:cs="Arial" w:hint="default"/>
      <w:b w:val="0"/>
      <w:bCs w:val="0"/>
      <w:vanish w:val="0"/>
      <w:webHidden w:val="0"/>
      <w:color w:val="333333"/>
      <w:shd w:val="clear" w:color="auto" w:fill="FFFF66"/>
      <w:specVanish w:val="0"/>
    </w:rPr>
  </w:style>
  <w:style w:type="table" w:styleId="LightShading">
    <w:name w:val="Light Shading"/>
    <w:basedOn w:val="TableNormal"/>
    <w:uiPriority w:val="60"/>
    <w:rsid w:val="004825A0"/>
    <w:pPr>
      <w:spacing w:after="0" w:line="240" w:lineRule="auto"/>
    </w:pPr>
    <w:rPr>
      <w:rFonts w:ascii="Calibri" w:eastAsia="Times New Roman" w:hAnsi="Calibri" w:cs="Times New Roman"/>
      <w:color w:val="0C0C0C" w:themeColor="text1" w:themeShade="BF"/>
      <w:sz w:val="20"/>
      <w:szCs w:val="20"/>
    </w:rPr>
    <w:tblPr>
      <w:tblStyleRowBandSize w:val="1"/>
      <w:tblStyleColBandSize w:val="1"/>
      <w:tblBorders>
        <w:top w:val="single" w:sz="8" w:space="0" w:color="111111" w:themeColor="text1"/>
        <w:bottom w:val="single" w:sz="8" w:space="0" w:color="111111" w:themeColor="text1"/>
      </w:tblBorders>
    </w:tblPr>
    <w:tblStylePr w:type="firstRow">
      <w:pPr>
        <w:spacing w:before="0" w:after="0" w:line="240" w:lineRule="auto"/>
      </w:pPr>
      <w:rPr>
        <w:b/>
        <w:bCs/>
      </w:rPr>
      <w:tblPr/>
      <w:tcPr>
        <w:tcBorders>
          <w:top w:val="single" w:sz="8" w:space="0" w:color="111111" w:themeColor="text1"/>
          <w:left w:val="nil"/>
          <w:bottom w:val="single" w:sz="8" w:space="0" w:color="111111" w:themeColor="text1"/>
          <w:right w:val="nil"/>
          <w:insideH w:val="nil"/>
          <w:insideV w:val="nil"/>
        </w:tcBorders>
      </w:tcPr>
    </w:tblStylePr>
    <w:tblStylePr w:type="lastRow">
      <w:pPr>
        <w:spacing w:before="0" w:after="0" w:line="240" w:lineRule="auto"/>
      </w:pPr>
      <w:rPr>
        <w:b/>
        <w:bCs/>
      </w:rPr>
      <w:tblPr/>
      <w:tcPr>
        <w:tcBorders>
          <w:top w:val="single" w:sz="8" w:space="0" w:color="111111" w:themeColor="text1"/>
          <w:left w:val="nil"/>
          <w:bottom w:val="single" w:sz="8" w:space="0" w:color="11111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text1" w:themeFillTint="3F"/>
      </w:tcPr>
    </w:tblStylePr>
    <w:tblStylePr w:type="band1Horz">
      <w:tblPr/>
      <w:tcPr>
        <w:tcBorders>
          <w:left w:val="nil"/>
          <w:right w:val="nil"/>
          <w:insideH w:val="nil"/>
          <w:insideV w:val="nil"/>
        </w:tcBorders>
        <w:shd w:val="clear" w:color="auto" w:fill="C4C4C4" w:themeFill="text1" w:themeFillTint="3F"/>
      </w:tcPr>
    </w:tblStylePr>
  </w:style>
  <w:style w:type="table" w:styleId="LightShading-Accent2">
    <w:name w:val="Light Shading Accent 2"/>
    <w:basedOn w:val="TableNormal"/>
    <w:uiPriority w:val="60"/>
    <w:rsid w:val="004825A0"/>
    <w:pPr>
      <w:spacing w:after="0" w:line="240" w:lineRule="auto"/>
    </w:pPr>
    <w:rPr>
      <w:rFonts w:ascii="Calibri" w:eastAsia="Times New Roman" w:hAnsi="Calibri" w:cs="Times New Roman"/>
      <w:color w:val="6D5B34" w:themeColor="accent2" w:themeShade="BF"/>
      <w:sz w:val="20"/>
      <w:szCs w:val="20"/>
    </w:rPr>
    <w:tblPr>
      <w:tblStyleRowBandSize w:val="1"/>
      <w:tblStyleColBandSize w:val="1"/>
      <w:tblBorders>
        <w:top w:val="single" w:sz="8" w:space="0" w:color="937A46" w:themeColor="accent2"/>
        <w:bottom w:val="single" w:sz="8" w:space="0" w:color="937A46" w:themeColor="accent2"/>
      </w:tblBorders>
    </w:tblPr>
    <w:tblStylePr w:type="firstRow">
      <w:pPr>
        <w:spacing w:before="0" w:after="0" w:line="240" w:lineRule="auto"/>
      </w:pPr>
      <w:rPr>
        <w:b/>
        <w:bCs/>
      </w:rPr>
      <w:tblPr/>
      <w:tcPr>
        <w:tcBorders>
          <w:top w:val="single" w:sz="8" w:space="0" w:color="937A46" w:themeColor="accent2"/>
          <w:left w:val="nil"/>
          <w:bottom w:val="single" w:sz="8" w:space="0" w:color="937A46" w:themeColor="accent2"/>
          <w:right w:val="nil"/>
          <w:insideH w:val="nil"/>
          <w:insideV w:val="nil"/>
        </w:tcBorders>
      </w:tcPr>
    </w:tblStylePr>
    <w:tblStylePr w:type="lastRow">
      <w:pPr>
        <w:spacing w:before="0" w:after="0" w:line="240" w:lineRule="auto"/>
      </w:pPr>
      <w:rPr>
        <w:b/>
        <w:bCs/>
      </w:rPr>
      <w:tblPr/>
      <w:tcPr>
        <w:tcBorders>
          <w:top w:val="single" w:sz="8" w:space="0" w:color="937A46" w:themeColor="accent2"/>
          <w:left w:val="nil"/>
          <w:bottom w:val="single" w:sz="8" w:space="0" w:color="937A4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FCD" w:themeFill="accent2" w:themeFillTint="3F"/>
      </w:tcPr>
    </w:tblStylePr>
    <w:tblStylePr w:type="band1Horz">
      <w:tblPr/>
      <w:tcPr>
        <w:tcBorders>
          <w:left w:val="nil"/>
          <w:right w:val="nil"/>
          <w:insideH w:val="nil"/>
          <w:insideV w:val="nil"/>
        </w:tcBorders>
        <w:shd w:val="clear" w:color="auto" w:fill="E7DFCD" w:themeFill="accent2" w:themeFillTint="3F"/>
      </w:tcPr>
    </w:tblStylePr>
  </w:style>
  <w:style w:type="table" w:styleId="LightShading-Accent6">
    <w:name w:val="Light Shading Accent 6"/>
    <w:basedOn w:val="TableNormal"/>
    <w:uiPriority w:val="60"/>
    <w:rsid w:val="004825A0"/>
    <w:pPr>
      <w:spacing w:after="0" w:line="240" w:lineRule="auto"/>
    </w:pPr>
    <w:rPr>
      <w:rFonts w:ascii="Calibri" w:eastAsia="Times New Roman" w:hAnsi="Calibri" w:cs="Times New Roman"/>
      <w:color w:val="808474" w:themeColor="accent6" w:themeShade="BF"/>
      <w:sz w:val="20"/>
      <w:szCs w:val="20"/>
    </w:rPr>
    <w:tblPr>
      <w:tblStyleRowBandSize w:val="1"/>
      <w:tblStyleColBandSize w:val="1"/>
      <w:tblBorders>
        <w:top w:val="single" w:sz="8" w:space="0" w:color="A9ACA0" w:themeColor="accent6"/>
        <w:bottom w:val="single" w:sz="8" w:space="0" w:color="A9ACA0" w:themeColor="accent6"/>
      </w:tblBorders>
    </w:tblPr>
    <w:tblStylePr w:type="firstRow">
      <w:pPr>
        <w:spacing w:before="0" w:after="0" w:line="240" w:lineRule="auto"/>
      </w:pPr>
      <w:rPr>
        <w:b/>
        <w:bCs/>
      </w:rPr>
      <w:tblPr/>
      <w:tcPr>
        <w:tcBorders>
          <w:top w:val="single" w:sz="8" w:space="0" w:color="A9ACA0" w:themeColor="accent6"/>
          <w:left w:val="nil"/>
          <w:bottom w:val="single" w:sz="8" w:space="0" w:color="A9ACA0" w:themeColor="accent6"/>
          <w:right w:val="nil"/>
          <w:insideH w:val="nil"/>
          <w:insideV w:val="nil"/>
        </w:tcBorders>
      </w:tcPr>
    </w:tblStylePr>
    <w:tblStylePr w:type="lastRow">
      <w:pPr>
        <w:spacing w:before="0" w:after="0" w:line="240" w:lineRule="auto"/>
      </w:pPr>
      <w:rPr>
        <w:b/>
        <w:bCs/>
      </w:rPr>
      <w:tblPr/>
      <w:tcPr>
        <w:tcBorders>
          <w:top w:val="single" w:sz="8" w:space="0" w:color="A9ACA0" w:themeColor="accent6"/>
          <w:left w:val="nil"/>
          <w:bottom w:val="single" w:sz="8" w:space="0" w:color="A9AC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AE7" w:themeFill="accent6" w:themeFillTint="3F"/>
      </w:tcPr>
    </w:tblStylePr>
    <w:tblStylePr w:type="band1Horz">
      <w:tblPr/>
      <w:tcPr>
        <w:tcBorders>
          <w:left w:val="nil"/>
          <w:right w:val="nil"/>
          <w:insideH w:val="nil"/>
          <w:insideV w:val="nil"/>
        </w:tcBorders>
        <w:shd w:val="clear" w:color="auto" w:fill="E9EAE7" w:themeFill="accent6" w:themeFillTint="3F"/>
      </w:tcPr>
    </w:tblStylePr>
  </w:style>
  <w:style w:type="table" w:styleId="MediumList1-Accent1">
    <w:name w:val="Medium List 1 Accent 1"/>
    <w:basedOn w:val="TableNormal"/>
    <w:uiPriority w:val="65"/>
    <w:rsid w:val="004825A0"/>
    <w:pPr>
      <w:spacing w:after="0" w:line="240" w:lineRule="auto"/>
    </w:pPr>
    <w:rPr>
      <w:rFonts w:ascii="Calibri" w:eastAsia="Times New Roman" w:hAnsi="Calibri" w:cs="Times New Roman"/>
      <w:color w:val="111111" w:themeColor="text1"/>
      <w:sz w:val="20"/>
      <w:szCs w:val="20"/>
    </w:rPr>
    <w:tblPr>
      <w:tblStyleRowBandSize w:val="1"/>
      <w:tblStyleColBandSize w:val="1"/>
      <w:tblBorders>
        <w:top w:val="single" w:sz="8" w:space="0" w:color="009AA6" w:themeColor="accent1"/>
        <w:bottom w:val="single" w:sz="8" w:space="0" w:color="009AA6" w:themeColor="accent1"/>
      </w:tblBorders>
    </w:tblPr>
    <w:tcPr>
      <w:shd w:val="clear" w:color="auto" w:fill="D3DFEE"/>
    </w:tcPr>
    <w:tblStylePr w:type="firstRow">
      <w:rPr>
        <w:rFonts w:asciiTheme="majorHAnsi" w:eastAsiaTheme="majorEastAsia" w:hAnsiTheme="majorHAnsi" w:cstheme="majorBidi"/>
      </w:rPr>
      <w:tblPr/>
      <w:tcPr>
        <w:tcBorders>
          <w:top w:val="nil"/>
          <w:bottom w:val="single" w:sz="8" w:space="0" w:color="009AA6" w:themeColor="accent1"/>
        </w:tcBorders>
      </w:tcPr>
    </w:tblStylePr>
    <w:tblStylePr w:type="lastRow">
      <w:rPr>
        <w:b/>
        <w:bCs/>
        <w:color w:val="77777A" w:themeColor="text2"/>
      </w:rPr>
      <w:tblPr/>
      <w:tcPr>
        <w:tcBorders>
          <w:top w:val="single" w:sz="8" w:space="0" w:color="009AA6" w:themeColor="accent1"/>
          <w:bottom w:val="single" w:sz="8" w:space="0" w:color="009AA6" w:themeColor="accent1"/>
        </w:tcBorders>
      </w:tcPr>
    </w:tblStylePr>
    <w:tblStylePr w:type="firstCol">
      <w:rPr>
        <w:b/>
        <w:bCs/>
      </w:rPr>
    </w:tblStylePr>
    <w:tblStylePr w:type="lastCol">
      <w:rPr>
        <w:b/>
        <w:bCs/>
      </w:rPr>
      <w:tblPr/>
      <w:tcPr>
        <w:tcBorders>
          <w:top w:val="single" w:sz="8" w:space="0" w:color="009AA6" w:themeColor="accent1"/>
          <w:bottom w:val="single" w:sz="8" w:space="0" w:color="009AA6" w:themeColor="accent1"/>
        </w:tcBorders>
      </w:tcPr>
    </w:tblStylePr>
    <w:tblStylePr w:type="band2Horz">
      <w:tblPr/>
      <w:tcPr>
        <w:shd w:val="clear" w:color="auto" w:fill="FFFFFF" w:themeFill="background1"/>
      </w:tcPr>
    </w:tblStylePr>
  </w:style>
  <w:style w:type="paragraph" w:styleId="TOC7">
    <w:name w:val="toc 7"/>
    <w:basedOn w:val="Normal"/>
    <w:next w:val="Normal"/>
    <w:autoRedefine/>
    <w:uiPriority w:val="39"/>
    <w:semiHidden/>
    <w:rsid w:val="004825A0"/>
    <w:pPr>
      <w:spacing w:after="100" w:line="240" w:lineRule="auto"/>
      <w:ind w:left="1320"/>
    </w:pPr>
    <w:rPr>
      <w:rFonts w:ascii="Calibri" w:eastAsia="Times New Roman" w:hAnsi="Calibri" w:cs="Times New Roman"/>
      <w:sz w:val="20"/>
    </w:rPr>
  </w:style>
  <w:style w:type="character" w:customStyle="1" w:styleId="pagetitle2">
    <w:name w:val="page_title2"/>
    <w:basedOn w:val="DefaultParagraphFont"/>
    <w:rsid w:val="004825A0"/>
    <w:rPr>
      <w:rFonts w:ascii="Arial" w:hAnsi="Arial" w:cs="Arial" w:hint="default"/>
      <w:b/>
      <w:bCs/>
      <w:color w:val="009999"/>
      <w:sz w:val="27"/>
      <w:szCs w:val="27"/>
    </w:rPr>
  </w:style>
  <w:style w:type="character" w:customStyle="1" w:styleId="sn-widget-textblock-body">
    <w:name w:val="sn-widget-textblock-body"/>
    <w:basedOn w:val="DefaultParagraphFont"/>
    <w:rsid w:val="0019140F"/>
  </w:style>
  <w:style w:type="paragraph" w:customStyle="1" w:styleId="Footnote">
    <w:name w:val="Footnote"/>
    <w:basedOn w:val="Normal"/>
    <w:link w:val="FootnoteChar"/>
    <w:qFormat/>
    <w:rsid w:val="002A2155"/>
    <w:pPr>
      <w:spacing w:after="240" w:line="240" w:lineRule="auto"/>
    </w:pPr>
    <w:rPr>
      <w:rFonts w:ascii="Arial" w:eastAsiaTheme="minorHAnsi" w:hAnsi="Arial"/>
      <w:i/>
      <w:sz w:val="16"/>
      <w:szCs w:val="16"/>
      <w:lang w:eastAsia="en-US"/>
    </w:rPr>
  </w:style>
  <w:style w:type="character" w:customStyle="1" w:styleId="FootnoteChar">
    <w:name w:val="Footnote Char"/>
    <w:basedOn w:val="DefaultParagraphFont"/>
    <w:link w:val="Footnote"/>
    <w:rsid w:val="002A2155"/>
    <w:rPr>
      <w:rFonts w:ascii="Arial" w:eastAsiaTheme="minorHAnsi" w:hAnsi="Arial"/>
      <w:i/>
      <w:sz w:val="16"/>
      <w:szCs w:val="16"/>
      <w:lang w:eastAsia="en-US"/>
    </w:rPr>
  </w:style>
  <w:style w:type="paragraph" w:customStyle="1" w:styleId="Image">
    <w:name w:val="Image"/>
    <w:basedOn w:val="Normal"/>
    <w:qFormat/>
    <w:rsid w:val="002A2155"/>
    <w:pPr>
      <w:keepNext/>
      <w:spacing w:before="240" w:after="60" w:line="240" w:lineRule="auto"/>
    </w:pPr>
    <w:rPr>
      <w:rFonts w:ascii="Arial" w:eastAsiaTheme="minorHAnsi" w:hAnsi="Arial"/>
      <w:noProof/>
      <w:sz w:val="20"/>
      <w:lang w:val="en-US" w:eastAsia="en-US"/>
    </w:rPr>
  </w:style>
  <w:style w:type="paragraph" w:styleId="TableofFigures">
    <w:name w:val="table of figures"/>
    <w:basedOn w:val="Normal"/>
    <w:next w:val="Normal"/>
    <w:uiPriority w:val="99"/>
    <w:unhideWhenUsed/>
    <w:rsid w:val="00D31117"/>
    <w:pPr>
      <w:spacing w:after="0"/>
    </w:pPr>
  </w:style>
  <w:style w:type="table" w:styleId="ListTable3-Accent2">
    <w:name w:val="List Table 3 Accent 2"/>
    <w:basedOn w:val="TableNormal"/>
    <w:uiPriority w:val="48"/>
    <w:rsid w:val="00F24427"/>
    <w:pPr>
      <w:spacing w:after="0" w:line="240" w:lineRule="auto"/>
    </w:pPr>
    <w:tblPr>
      <w:tblStyleRowBandSize w:val="1"/>
      <w:tblStyleColBandSize w:val="1"/>
      <w:tblBorders>
        <w:top w:val="single" w:sz="4" w:space="0" w:color="937A46" w:themeColor="accent2"/>
        <w:left w:val="single" w:sz="4" w:space="0" w:color="937A46" w:themeColor="accent2"/>
        <w:bottom w:val="single" w:sz="4" w:space="0" w:color="937A46" w:themeColor="accent2"/>
        <w:right w:val="single" w:sz="4" w:space="0" w:color="937A46" w:themeColor="accent2"/>
      </w:tblBorders>
    </w:tblPr>
    <w:tblStylePr w:type="firstRow">
      <w:rPr>
        <w:b/>
        <w:bCs/>
        <w:color w:val="FFFFFF" w:themeColor="background1"/>
      </w:rPr>
      <w:tblPr/>
      <w:tcPr>
        <w:shd w:val="clear" w:color="auto" w:fill="937A46" w:themeFill="accent2"/>
      </w:tcPr>
    </w:tblStylePr>
    <w:tblStylePr w:type="lastRow">
      <w:rPr>
        <w:b/>
        <w:bCs/>
      </w:rPr>
      <w:tblPr/>
      <w:tcPr>
        <w:tcBorders>
          <w:top w:val="double" w:sz="4" w:space="0" w:color="937A4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37A46" w:themeColor="accent2"/>
          <w:right w:val="single" w:sz="4" w:space="0" w:color="937A46" w:themeColor="accent2"/>
        </w:tcBorders>
      </w:tcPr>
    </w:tblStylePr>
    <w:tblStylePr w:type="band1Horz">
      <w:tblPr/>
      <w:tcPr>
        <w:tcBorders>
          <w:top w:val="single" w:sz="4" w:space="0" w:color="937A46" w:themeColor="accent2"/>
          <w:bottom w:val="single" w:sz="4" w:space="0" w:color="937A4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37A46" w:themeColor="accent2"/>
          <w:left w:val="nil"/>
        </w:tcBorders>
      </w:tcPr>
    </w:tblStylePr>
    <w:tblStylePr w:type="swCell">
      <w:tblPr/>
      <w:tcPr>
        <w:tcBorders>
          <w:top w:val="double" w:sz="4" w:space="0" w:color="937A46" w:themeColor="accent2"/>
          <w:right w:val="nil"/>
        </w:tcBorders>
      </w:tcPr>
    </w:tblStylePr>
  </w:style>
  <w:style w:type="table" w:customStyle="1" w:styleId="ListTable3-Accent21">
    <w:name w:val="List Table 3 - Accent 21"/>
    <w:basedOn w:val="TableNormal"/>
    <w:next w:val="ListTable3-Accent2"/>
    <w:uiPriority w:val="48"/>
    <w:rsid w:val="00F806BA"/>
    <w:pPr>
      <w:spacing w:after="0" w:line="240" w:lineRule="auto"/>
    </w:pPr>
    <w:tblPr>
      <w:tblStyleRowBandSize w:val="1"/>
      <w:tblStyleColBandSize w:val="1"/>
      <w:tblBorders>
        <w:top w:val="single" w:sz="4" w:space="0" w:color="937A46" w:themeColor="accent2"/>
        <w:left w:val="single" w:sz="4" w:space="0" w:color="937A46" w:themeColor="accent2"/>
        <w:bottom w:val="single" w:sz="4" w:space="0" w:color="937A46" w:themeColor="accent2"/>
        <w:right w:val="single" w:sz="4" w:space="0" w:color="937A46" w:themeColor="accent2"/>
      </w:tblBorders>
    </w:tblPr>
    <w:tblStylePr w:type="firstRow">
      <w:rPr>
        <w:b/>
        <w:bCs/>
        <w:color w:val="FFFFFF" w:themeColor="background1"/>
      </w:rPr>
      <w:tblPr/>
      <w:tcPr>
        <w:shd w:val="clear" w:color="auto" w:fill="937A46" w:themeFill="accent2"/>
      </w:tcPr>
    </w:tblStylePr>
    <w:tblStylePr w:type="lastRow">
      <w:rPr>
        <w:b/>
        <w:bCs/>
      </w:rPr>
      <w:tblPr/>
      <w:tcPr>
        <w:tcBorders>
          <w:top w:val="double" w:sz="4" w:space="0" w:color="937A4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37A46" w:themeColor="accent2"/>
          <w:right w:val="single" w:sz="4" w:space="0" w:color="937A46" w:themeColor="accent2"/>
        </w:tcBorders>
      </w:tcPr>
    </w:tblStylePr>
    <w:tblStylePr w:type="band1Horz">
      <w:tblPr/>
      <w:tcPr>
        <w:tcBorders>
          <w:top w:val="single" w:sz="4" w:space="0" w:color="937A46" w:themeColor="accent2"/>
          <w:bottom w:val="single" w:sz="4" w:space="0" w:color="937A4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37A46" w:themeColor="accent2"/>
          <w:left w:val="nil"/>
        </w:tcBorders>
      </w:tcPr>
    </w:tblStylePr>
    <w:tblStylePr w:type="swCell">
      <w:tblPr/>
      <w:tcPr>
        <w:tcBorders>
          <w:top w:val="double" w:sz="4" w:space="0" w:color="937A46" w:themeColor="accent2"/>
          <w:right w:val="nil"/>
        </w:tcBorders>
      </w:tcPr>
    </w:tblStylePr>
  </w:style>
  <w:style w:type="character" w:customStyle="1" w:styleId="ListParagraphChar">
    <w:name w:val="List Paragraph Char"/>
    <w:basedOn w:val="DefaultParagraphFont"/>
    <w:link w:val="ListParagraph"/>
    <w:uiPriority w:val="34"/>
    <w:locked/>
    <w:rsid w:val="00764BFC"/>
  </w:style>
  <w:style w:type="table" w:styleId="GridTable2-Accent5">
    <w:name w:val="Grid Table 2 Accent 5"/>
    <w:basedOn w:val="TableNormal"/>
    <w:uiPriority w:val="47"/>
    <w:rsid w:val="005B13BC"/>
    <w:pPr>
      <w:spacing w:after="0" w:line="240" w:lineRule="auto"/>
    </w:pPr>
    <w:rPr>
      <w:rFonts w:ascii="Calibri" w:eastAsia="Times New Roman" w:hAnsi="Calibri" w:cs="Times New Roman"/>
      <w:sz w:val="20"/>
      <w:szCs w:val="20"/>
    </w:rPr>
    <w:tblPr>
      <w:tblStyleRowBandSize w:val="1"/>
      <w:tblStyleColBandSize w:val="1"/>
      <w:tblBorders>
        <w:top w:val="single" w:sz="2" w:space="0" w:color="769ECE" w:themeColor="accent5" w:themeTint="99"/>
        <w:bottom w:val="single" w:sz="2" w:space="0" w:color="769ECE" w:themeColor="accent5" w:themeTint="99"/>
        <w:insideH w:val="single" w:sz="2" w:space="0" w:color="769ECE" w:themeColor="accent5" w:themeTint="99"/>
        <w:insideV w:val="single" w:sz="2" w:space="0" w:color="769ECE" w:themeColor="accent5" w:themeTint="99"/>
      </w:tblBorders>
    </w:tblPr>
    <w:tblStylePr w:type="firstRow">
      <w:rPr>
        <w:b/>
        <w:bCs/>
      </w:rPr>
      <w:tblPr/>
      <w:tcPr>
        <w:tcBorders>
          <w:top w:val="nil"/>
          <w:bottom w:val="single" w:sz="12" w:space="0" w:color="769ECE" w:themeColor="accent5" w:themeTint="99"/>
          <w:insideH w:val="nil"/>
          <w:insideV w:val="nil"/>
        </w:tcBorders>
        <w:shd w:val="clear" w:color="auto" w:fill="FFFFFF" w:themeFill="background1"/>
      </w:tcPr>
    </w:tblStylePr>
    <w:tblStylePr w:type="lastRow">
      <w:rPr>
        <w:b/>
        <w:bCs/>
      </w:rPr>
      <w:tblPr/>
      <w:tcPr>
        <w:tcBorders>
          <w:top w:val="double" w:sz="2" w:space="0" w:color="769E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 w:type="paragraph" w:styleId="NoSpacing">
    <w:name w:val="No Spacing"/>
    <w:uiPriority w:val="1"/>
    <w:qFormat/>
    <w:rsid w:val="00160D0F"/>
    <w:pPr>
      <w:spacing w:after="0" w:line="240" w:lineRule="auto"/>
    </w:pPr>
    <w:rPr>
      <w:rFonts w:eastAsiaTheme="minorHAnsi"/>
      <w:lang w:eastAsia="en-US"/>
    </w:rPr>
  </w:style>
  <w:style w:type="paragraph" w:customStyle="1" w:styleId="Default">
    <w:name w:val="Default"/>
    <w:rsid w:val="00C5406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t1">
    <w:name w:val="st1"/>
    <w:basedOn w:val="DefaultParagraphFont"/>
    <w:rsid w:val="00274A37"/>
  </w:style>
  <w:style w:type="character" w:customStyle="1" w:styleId="A3">
    <w:name w:val="A3"/>
    <w:uiPriority w:val="99"/>
    <w:rsid w:val="00D4720D"/>
    <w:rPr>
      <w:rFonts w:cs="Futura PT Book"/>
      <w:color w:val="000000"/>
      <w:sz w:val="28"/>
      <w:szCs w:val="28"/>
    </w:rPr>
  </w:style>
  <w:style w:type="character" w:customStyle="1" w:styleId="bodytext20">
    <w:name w:val="bodytext2"/>
    <w:basedOn w:val="DefaultParagraphFont"/>
    <w:rsid w:val="00CE701C"/>
    <w:rPr>
      <w:rFonts w:ascii="Arial" w:hAnsi="Arial" w:cs="Arial" w:hint="default"/>
      <w:b w:val="0"/>
      <w:bCs w:val="0"/>
      <w:color w:val="333333"/>
      <w:sz w:val="18"/>
      <w:szCs w:val="18"/>
    </w:rPr>
  </w:style>
  <w:style w:type="character" w:customStyle="1" w:styleId="boldteal1">
    <w:name w:val="boldteal1"/>
    <w:basedOn w:val="DefaultParagraphFont"/>
    <w:rsid w:val="00EE5A4A"/>
    <w:rPr>
      <w:rFonts w:ascii="Arial" w:hAnsi="Arial" w:cs="Arial" w:hint="default"/>
      <w:b/>
      <w:bCs/>
      <w:vanish w:val="0"/>
      <w:webHidden w:val="0"/>
      <w:color w:val="009999"/>
      <w:sz w:val="27"/>
      <w:szCs w:val="27"/>
      <w:specVanish w:val="0"/>
    </w:rPr>
  </w:style>
  <w:style w:type="character" w:customStyle="1" w:styleId="citehighlight2">
    <w:name w:val="cite__highlight2"/>
    <w:basedOn w:val="DefaultParagraphFont"/>
    <w:rsid w:val="004B4A09"/>
  </w:style>
  <w:style w:type="character" w:customStyle="1" w:styleId="acopre1">
    <w:name w:val="acopre1"/>
    <w:basedOn w:val="DefaultParagraphFont"/>
    <w:rsid w:val="00B86880"/>
  </w:style>
  <w:style w:type="character" w:customStyle="1" w:styleId="hgkelc">
    <w:name w:val="hgkelc"/>
    <w:basedOn w:val="DefaultParagraphFont"/>
    <w:rsid w:val="00F802A3"/>
  </w:style>
  <w:style w:type="paragraph" w:styleId="Revision">
    <w:name w:val="Revision"/>
    <w:hidden/>
    <w:uiPriority w:val="99"/>
    <w:semiHidden/>
    <w:rsid w:val="00B651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07170">
      <w:bodyDiv w:val="1"/>
      <w:marLeft w:val="0"/>
      <w:marRight w:val="0"/>
      <w:marTop w:val="0"/>
      <w:marBottom w:val="0"/>
      <w:divBdr>
        <w:top w:val="none" w:sz="0" w:space="0" w:color="auto"/>
        <w:left w:val="none" w:sz="0" w:space="0" w:color="auto"/>
        <w:bottom w:val="none" w:sz="0" w:space="0" w:color="auto"/>
        <w:right w:val="none" w:sz="0" w:space="0" w:color="auto"/>
      </w:divBdr>
    </w:div>
    <w:div w:id="66654677">
      <w:bodyDiv w:val="1"/>
      <w:marLeft w:val="0"/>
      <w:marRight w:val="0"/>
      <w:marTop w:val="0"/>
      <w:marBottom w:val="0"/>
      <w:divBdr>
        <w:top w:val="none" w:sz="0" w:space="0" w:color="auto"/>
        <w:left w:val="none" w:sz="0" w:space="0" w:color="auto"/>
        <w:bottom w:val="none" w:sz="0" w:space="0" w:color="auto"/>
        <w:right w:val="none" w:sz="0" w:space="0" w:color="auto"/>
      </w:divBdr>
      <w:divsChild>
        <w:div w:id="1969238149">
          <w:marLeft w:val="0"/>
          <w:marRight w:val="0"/>
          <w:marTop w:val="0"/>
          <w:marBottom w:val="0"/>
          <w:divBdr>
            <w:top w:val="none" w:sz="0" w:space="0" w:color="auto"/>
            <w:left w:val="none" w:sz="0" w:space="0" w:color="auto"/>
            <w:bottom w:val="none" w:sz="0" w:space="0" w:color="auto"/>
            <w:right w:val="none" w:sz="0" w:space="0" w:color="auto"/>
          </w:divBdr>
          <w:divsChild>
            <w:div w:id="159396443">
              <w:marLeft w:val="0"/>
              <w:marRight w:val="0"/>
              <w:marTop w:val="0"/>
              <w:marBottom w:val="0"/>
              <w:divBdr>
                <w:top w:val="none" w:sz="0" w:space="0" w:color="auto"/>
                <w:left w:val="none" w:sz="0" w:space="0" w:color="auto"/>
                <w:bottom w:val="none" w:sz="0" w:space="0" w:color="auto"/>
                <w:right w:val="none" w:sz="0" w:space="0" w:color="auto"/>
              </w:divBdr>
              <w:divsChild>
                <w:div w:id="1271279226">
                  <w:marLeft w:val="0"/>
                  <w:marRight w:val="0"/>
                  <w:marTop w:val="0"/>
                  <w:marBottom w:val="0"/>
                  <w:divBdr>
                    <w:top w:val="none" w:sz="0" w:space="0" w:color="auto"/>
                    <w:left w:val="none" w:sz="0" w:space="0" w:color="auto"/>
                    <w:bottom w:val="none" w:sz="0" w:space="0" w:color="auto"/>
                    <w:right w:val="none" w:sz="0" w:space="0" w:color="auto"/>
                  </w:divBdr>
                  <w:divsChild>
                    <w:div w:id="1064333408">
                      <w:marLeft w:val="0"/>
                      <w:marRight w:val="0"/>
                      <w:marTop w:val="0"/>
                      <w:marBottom w:val="0"/>
                      <w:divBdr>
                        <w:top w:val="none" w:sz="0" w:space="0" w:color="auto"/>
                        <w:left w:val="none" w:sz="0" w:space="0" w:color="auto"/>
                        <w:bottom w:val="none" w:sz="0" w:space="0" w:color="auto"/>
                        <w:right w:val="none" w:sz="0" w:space="0" w:color="auto"/>
                      </w:divBdr>
                      <w:divsChild>
                        <w:div w:id="694616483">
                          <w:marLeft w:val="0"/>
                          <w:marRight w:val="0"/>
                          <w:marTop w:val="0"/>
                          <w:marBottom w:val="0"/>
                          <w:divBdr>
                            <w:top w:val="none" w:sz="0" w:space="0" w:color="auto"/>
                            <w:left w:val="none" w:sz="0" w:space="0" w:color="auto"/>
                            <w:bottom w:val="none" w:sz="0" w:space="0" w:color="auto"/>
                            <w:right w:val="none" w:sz="0" w:space="0" w:color="auto"/>
                          </w:divBdr>
                          <w:divsChild>
                            <w:div w:id="546914149">
                              <w:marLeft w:val="0"/>
                              <w:marRight w:val="315"/>
                              <w:marTop w:val="0"/>
                              <w:marBottom w:val="0"/>
                              <w:divBdr>
                                <w:top w:val="none" w:sz="0" w:space="0" w:color="auto"/>
                                <w:left w:val="none" w:sz="0" w:space="0" w:color="auto"/>
                                <w:bottom w:val="none" w:sz="0" w:space="0" w:color="auto"/>
                                <w:right w:val="none" w:sz="0" w:space="0" w:color="auto"/>
                              </w:divBdr>
                              <w:divsChild>
                                <w:div w:id="1956595491">
                                  <w:marLeft w:val="0"/>
                                  <w:marRight w:val="0"/>
                                  <w:marTop w:val="0"/>
                                  <w:marBottom w:val="0"/>
                                  <w:divBdr>
                                    <w:top w:val="none" w:sz="0" w:space="0" w:color="auto"/>
                                    <w:left w:val="none" w:sz="0" w:space="0" w:color="auto"/>
                                    <w:bottom w:val="none" w:sz="0" w:space="0" w:color="auto"/>
                                    <w:right w:val="none" w:sz="0" w:space="0" w:color="auto"/>
                                  </w:divBdr>
                                  <w:divsChild>
                                    <w:div w:id="1355693754">
                                      <w:marLeft w:val="0"/>
                                      <w:marRight w:val="0"/>
                                      <w:marTop w:val="0"/>
                                      <w:marBottom w:val="0"/>
                                      <w:divBdr>
                                        <w:top w:val="none" w:sz="0" w:space="0" w:color="auto"/>
                                        <w:left w:val="none" w:sz="0" w:space="0" w:color="auto"/>
                                        <w:bottom w:val="none" w:sz="0" w:space="0" w:color="auto"/>
                                        <w:right w:val="none" w:sz="0" w:space="0" w:color="auto"/>
                                      </w:divBdr>
                                      <w:divsChild>
                                        <w:div w:id="1277254027">
                                          <w:marLeft w:val="0"/>
                                          <w:marRight w:val="315"/>
                                          <w:marTop w:val="0"/>
                                          <w:marBottom w:val="600"/>
                                          <w:divBdr>
                                            <w:top w:val="none" w:sz="0" w:space="0" w:color="auto"/>
                                            <w:left w:val="none" w:sz="0" w:space="0" w:color="auto"/>
                                            <w:bottom w:val="none" w:sz="0" w:space="0" w:color="auto"/>
                                            <w:right w:val="none" w:sz="0" w:space="0" w:color="auto"/>
                                          </w:divBdr>
                                          <w:divsChild>
                                            <w:div w:id="3359587">
                                              <w:marLeft w:val="0"/>
                                              <w:marRight w:val="0"/>
                                              <w:marTop w:val="0"/>
                                              <w:marBottom w:val="150"/>
                                              <w:divBdr>
                                                <w:top w:val="none" w:sz="0" w:space="0" w:color="auto"/>
                                                <w:left w:val="none" w:sz="0" w:space="0" w:color="auto"/>
                                                <w:bottom w:val="none" w:sz="0" w:space="0" w:color="auto"/>
                                                <w:right w:val="none" w:sz="0" w:space="0" w:color="auto"/>
                                              </w:divBdr>
                                            </w:div>
                                            <w:div w:id="23497518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89112">
      <w:bodyDiv w:val="1"/>
      <w:marLeft w:val="0"/>
      <w:marRight w:val="0"/>
      <w:marTop w:val="0"/>
      <w:marBottom w:val="0"/>
      <w:divBdr>
        <w:top w:val="none" w:sz="0" w:space="0" w:color="auto"/>
        <w:left w:val="none" w:sz="0" w:space="0" w:color="auto"/>
        <w:bottom w:val="none" w:sz="0" w:space="0" w:color="auto"/>
        <w:right w:val="none" w:sz="0" w:space="0" w:color="auto"/>
      </w:divBdr>
      <w:divsChild>
        <w:div w:id="1926451716">
          <w:marLeft w:val="0"/>
          <w:marRight w:val="0"/>
          <w:marTop w:val="0"/>
          <w:marBottom w:val="0"/>
          <w:divBdr>
            <w:top w:val="none" w:sz="0" w:space="0" w:color="auto"/>
            <w:left w:val="none" w:sz="0" w:space="0" w:color="auto"/>
            <w:bottom w:val="none" w:sz="0" w:space="0" w:color="auto"/>
            <w:right w:val="none" w:sz="0" w:space="0" w:color="auto"/>
          </w:divBdr>
          <w:divsChild>
            <w:div w:id="301814763">
              <w:marLeft w:val="0"/>
              <w:marRight w:val="0"/>
              <w:marTop w:val="0"/>
              <w:marBottom w:val="0"/>
              <w:divBdr>
                <w:top w:val="none" w:sz="0" w:space="0" w:color="auto"/>
                <w:left w:val="none" w:sz="0" w:space="0" w:color="auto"/>
                <w:bottom w:val="none" w:sz="0" w:space="0" w:color="auto"/>
                <w:right w:val="none" w:sz="0" w:space="0" w:color="auto"/>
              </w:divBdr>
              <w:divsChild>
                <w:div w:id="1157915719">
                  <w:marLeft w:val="0"/>
                  <w:marRight w:val="0"/>
                  <w:marTop w:val="0"/>
                  <w:marBottom w:val="0"/>
                  <w:divBdr>
                    <w:top w:val="none" w:sz="0" w:space="0" w:color="auto"/>
                    <w:left w:val="none" w:sz="0" w:space="0" w:color="auto"/>
                    <w:bottom w:val="none" w:sz="0" w:space="0" w:color="auto"/>
                    <w:right w:val="none" w:sz="0" w:space="0" w:color="auto"/>
                  </w:divBdr>
                  <w:divsChild>
                    <w:div w:id="1857691151">
                      <w:marLeft w:val="0"/>
                      <w:marRight w:val="0"/>
                      <w:marTop w:val="0"/>
                      <w:marBottom w:val="0"/>
                      <w:divBdr>
                        <w:top w:val="none" w:sz="0" w:space="0" w:color="auto"/>
                        <w:left w:val="none" w:sz="0" w:space="0" w:color="auto"/>
                        <w:bottom w:val="none" w:sz="0" w:space="0" w:color="auto"/>
                        <w:right w:val="none" w:sz="0" w:space="0" w:color="auto"/>
                      </w:divBdr>
                      <w:divsChild>
                        <w:div w:id="722338072">
                          <w:marLeft w:val="0"/>
                          <w:marRight w:val="0"/>
                          <w:marTop w:val="0"/>
                          <w:marBottom w:val="0"/>
                          <w:divBdr>
                            <w:top w:val="none" w:sz="0" w:space="0" w:color="auto"/>
                            <w:left w:val="none" w:sz="0" w:space="0" w:color="auto"/>
                            <w:bottom w:val="none" w:sz="0" w:space="0" w:color="auto"/>
                            <w:right w:val="none" w:sz="0" w:space="0" w:color="auto"/>
                          </w:divBdr>
                          <w:divsChild>
                            <w:div w:id="443967012">
                              <w:marLeft w:val="0"/>
                              <w:marRight w:val="315"/>
                              <w:marTop w:val="0"/>
                              <w:marBottom w:val="0"/>
                              <w:divBdr>
                                <w:top w:val="none" w:sz="0" w:space="0" w:color="auto"/>
                                <w:left w:val="none" w:sz="0" w:space="0" w:color="auto"/>
                                <w:bottom w:val="none" w:sz="0" w:space="0" w:color="auto"/>
                                <w:right w:val="none" w:sz="0" w:space="0" w:color="auto"/>
                              </w:divBdr>
                              <w:divsChild>
                                <w:div w:id="1460732292">
                                  <w:marLeft w:val="0"/>
                                  <w:marRight w:val="0"/>
                                  <w:marTop w:val="0"/>
                                  <w:marBottom w:val="0"/>
                                  <w:divBdr>
                                    <w:top w:val="none" w:sz="0" w:space="0" w:color="auto"/>
                                    <w:left w:val="none" w:sz="0" w:space="0" w:color="auto"/>
                                    <w:bottom w:val="none" w:sz="0" w:space="0" w:color="auto"/>
                                    <w:right w:val="none" w:sz="0" w:space="0" w:color="auto"/>
                                  </w:divBdr>
                                  <w:divsChild>
                                    <w:div w:id="1417826208">
                                      <w:marLeft w:val="0"/>
                                      <w:marRight w:val="0"/>
                                      <w:marTop w:val="0"/>
                                      <w:marBottom w:val="0"/>
                                      <w:divBdr>
                                        <w:top w:val="none" w:sz="0" w:space="0" w:color="auto"/>
                                        <w:left w:val="none" w:sz="0" w:space="0" w:color="auto"/>
                                        <w:bottom w:val="none" w:sz="0" w:space="0" w:color="auto"/>
                                        <w:right w:val="none" w:sz="0" w:space="0" w:color="auto"/>
                                      </w:divBdr>
                                      <w:divsChild>
                                        <w:div w:id="713505728">
                                          <w:marLeft w:val="0"/>
                                          <w:marRight w:val="315"/>
                                          <w:marTop w:val="0"/>
                                          <w:marBottom w:val="600"/>
                                          <w:divBdr>
                                            <w:top w:val="none" w:sz="0" w:space="0" w:color="auto"/>
                                            <w:left w:val="none" w:sz="0" w:space="0" w:color="auto"/>
                                            <w:bottom w:val="none" w:sz="0" w:space="0" w:color="auto"/>
                                            <w:right w:val="none" w:sz="0" w:space="0" w:color="auto"/>
                                          </w:divBdr>
                                          <w:divsChild>
                                            <w:div w:id="1014841069">
                                              <w:marLeft w:val="0"/>
                                              <w:marRight w:val="0"/>
                                              <w:marTop w:val="0"/>
                                              <w:marBottom w:val="150"/>
                                              <w:divBdr>
                                                <w:top w:val="none" w:sz="0" w:space="0" w:color="auto"/>
                                                <w:left w:val="none" w:sz="0" w:space="0" w:color="auto"/>
                                                <w:bottom w:val="none" w:sz="0" w:space="0" w:color="auto"/>
                                                <w:right w:val="none" w:sz="0" w:space="0" w:color="auto"/>
                                              </w:divBdr>
                                            </w:div>
                                            <w:div w:id="495846317">
                                              <w:marLeft w:val="0"/>
                                              <w:marRight w:val="0"/>
                                              <w:marTop w:val="0"/>
                                              <w:marBottom w:val="150"/>
                                              <w:divBdr>
                                                <w:top w:val="none" w:sz="0" w:space="0" w:color="auto"/>
                                                <w:left w:val="none" w:sz="0" w:space="0" w:color="auto"/>
                                                <w:bottom w:val="none" w:sz="0" w:space="0" w:color="auto"/>
                                                <w:right w:val="none" w:sz="0" w:space="0" w:color="auto"/>
                                              </w:divBdr>
                                            </w:div>
                                            <w:div w:id="190995332">
                                              <w:marLeft w:val="0"/>
                                              <w:marRight w:val="0"/>
                                              <w:marTop w:val="0"/>
                                              <w:marBottom w:val="150"/>
                                              <w:divBdr>
                                                <w:top w:val="none" w:sz="0" w:space="0" w:color="auto"/>
                                                <w:left w:val="none" w:sz="0" w:space="0" w:color="auto"/>
                                                <w:bottom w:val="none" w:sz="0" w:space="0" w:color="auto"/>
                                                <w:right w:val="none" w:sz="0" w:space="0" w:color="auto"/>
                                              </w:divBdr>
                                            </w:div>
                                            <w:div w:id="2077822935">
                                              <w:marLeft w:val="0"/>
                                              <w:marRight w:val="0"/>
                                              <w:marTop w:val="0"/>
                                              <w:marBottom w:val="150"/>
                                              <w:divBdr>
                                                <w:top w:val="none" w:sz="0" w:space="0" w:color="auto"/>
                                                <w:left w:val="none" w:sz="0" w:space="0" w:color="auto"/>
                                                <w:bottom w:val="none" w:sz="0" w:space="0" w:color="auto"/>
                                                <w:right w:val="none" w:sz="0" w:space="0" w:color="auto"/>
                                              </w:divBdr>
                                            </w:div>
                                            <w:div w:id="1761833167">
                                              <w:marLeft w:val="0"/>
                                              <w:marRight w:val="0"/>
                                              <w:marTop w:val="0"/>
                                              <w:marBottom w:val="150"/>
                                              <w:divBdr>
                                                <w:top w:val="none" w:sz="0" w:space="0" w:color="auto"/>
                                                <w:left w:val="none" w:sz="0" w:space="0" w:color="auto"/>
                                                <w:bottom w:val="none" w:sz="0" w:space="0" w:color="auto"/>
                                                <w:right w:val="none" w:sz="0" w:space="0" w:color="auto"/>
                                              </w:divBdr>
                                            </w:div>
                                            <w:div w:id="1757359243">
                                              <w:marLeft w:val="0"/>
                                              <w:marRight w:val="0"/>
                                              <w:marTop w:val="0"/>
                                              <w:marBottom w:val="150"/>
                                              <w:divBdr>
                                                <w:top w:val="none" w:sz="0" w:space="0" w:color="auto"/>
                                                <w:left w:val="none" w:sz="0" w:space="0" w:color="auto"/>
                                                <w:bottom w:val="none" w:sz="0" w:space="0" w:color="auto"/>
                                                <w:right w:val="none" w:sz="0" w:space="0" w:color="auto"/>
                                              </w:divBdr>
                                            </w:div>
                                            <w:div w:id="1805660614">
                                              <w:marLeft w:val="0"/>
                                              <w:marRight w:val="0"/>
                                              <w:marTop w:val="0"/>
                                              <w:marBottom w:val="150"/>
                                              <w:divBdr>
                                                <w:top w:val="none" w:sz="0" w:space="0" w:color="auto"/>
                                                <w:left w:val="none" w:sz="0" w:space="0" w:color="auto"/>
                                                <w:bottom w:val="none" w:sz="0" w:space="0" w:color="auto"/>
                                                <w:right w:val="none" w:sz="0" w:space="0" w:color="auto"/>
                                              </w:divBdr>
                                            </w:div>
                                            <w:div w:id="2126537754">
                                              <w:marLeft w:val="0"/>
                                              <w:marRight w:val="0"/>
                                              <w:marTop w:val="0"/>
                                              <w:marBottom w:val="150"/>
                                              <w:divBdr>
                                                <w:top w:val="none" w:sz="0" w:space="0" w:color="auto"/>
                                                <w:left w:val="none" w:sz="0" w:space="0" w:color="auto"/>
                                                <w:bottom w:val="none" w:sz="0" w:space="0" w:color="auto"/>
                                                <w:right w:val="none" w:sz="0" w:space="0" w:color="auto"/>
                                              </w:divBdr>
                                            </w:div>
                                            <w:div w:id="16681694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948362">
      <w:bodyDiv w:val="1"/>
      <w:marLeft w:val="0"/>
      <w:marRight w:val="0"/>
      <w:marTop w:val="0"/>
      <w:marBottom w:val="0"/>
      <w:divBdr>
        <w:top w:val="none" w:sz="0" w:space="0" w:color="auto"/>
        <w:left w:val="none" w:sz="0" w:space="0" w:color="auto"/>
        <w:bottom w:val="none" w:sz="0" w:space="0" w:color="auto"/>
        <w:right w:val="none" w:sz="0" w:space="0" w:color="auto"/>
      </w:divBdr>
    </w:div>
    <w:div w:id="191304935">
      <w:bodyDiv w:val="1"/>
      <w:marLeft w:val="0"/>
      <w:marRight w:val="0"/>
      <w:marTop w:val="0"/>
      <w:marBottom w:val="0"/>
      <w:divBdr>
        <w:top w:val="none" w:sz="0" w:space="0" w:color="auto"/>
        <w:left w:val="none" w:sz="0" w:space="0" w:color="auto"/>
        <w:bottom w:val="none" w:sz="0" w:space="0" w:color="auto"/>
        <w:right w:val="none" w:sz="0" w:space="0" w:color="auto"/>
      </w:divBdr>
    </w:div>
    <w:div w:id="215746151">
      <w:bodyDiv w:val="1"/>
      <w:marLeft w:val="0"/>
      <w:marRight w:val="0"/>
      <w:marTop w:val="0"/>
      <w:marBottom w:val="0"/>
      <w:divBdr>
        <w:top w:val="none" w:sz="0" w:space="0" w:color="auto"/>
        <w:left w:val="none" w:sz="0" w:space="0" w:color="auto"/>
        <w:bottom w:val="none" w:sz="0" w:space="0" w:color="auto"/>
        <w:right w:val="none" w:sz="0" w:space="0" w:color="auto"/>
      </w:divBdr>
    </w:div>
    <w:div w:id="261496098">
      <w:bodyDiv w:val="1"/>
      <w:marLeft w:val="0"/>
      <w:marRight w:val="0"/>
      <w:marTop w:val="0"/>
      <w:marBottom w:val="0"/>
      <w:divBdr>
        <w:top w:val="none" w:sz="0" w:space="0" w:color="auto"/>
        <w:left w:val="none" w:sz="0" w:space="0" w:color="auto"/>
        <w:bottom w:val="none" w:sz="0" w:space="0" w:color="auto"/>
        <w:right w:val="none" w:sz="0" w:space="0" w:color="auto"/>
      </w:divBdr>
      <w:divsChild>
        <w:div w:id="54283502">
          <w:marLeft w:val="274"/>
          <w:marRight w:val="0"/>
          <w:marTop w:val="0"/>
          <w:marBottom w:val="0"/>
          <w:divBdr>
            <w:top w:val="none" w:sz="0" w:space="0" w:color="auto"/>
            <w:left w:val="none" w:sz="0" w:space="0" w:color="auto"/>
            <w:bottom w:val="none" w:sz="0" w:space="0" w:color="auto"/>
            <w:right w:val="none" w:sz="0" w:space="0" w:color="auto"/>
          </w:divBdr>
        </w:div>
        <w:div w:id="1197625285">
          <w:marLeft w:val="274"/>
          <w:marRight w:val="0"/>
          <w:marTop w:val="0"/>
          <w:marBottom w:val="0"/>
          <w:divBdr>
            <w:top w:val="none" w:sz="0" w:space="0" w:color="auto"/>
            <w:left w:val="none" w:sz="0" w:space="0" w:color="auto"/>
            <w:bottom w:val="none" w:sz="0" w:space="0" w:color="auto"/>
            <w:right w:val="none" w:sz="0" w:space="0" w:color="auto"/>
          </w:divBdr>
        </w:div>
        <w:div w:id="334966477">
          <w:marLeft w:val="274"/>
          <w:marRight w:val="0"/>
          <w:marTop w:val="0"/>
          <w:marBottom w:val="0"/>
          <w:divBdr>
            <w:top w:val="none" w:sz="0" w:space="0" w:color="auto"/>
            <w:left w:val="none" w:sz="0" w:space="0" w:color="auto"/>
            <w:bottom w:val="none" w:sz="0" w:space="0" w:color="auto"/>
            <w:right w:val="none" w:sz="0" w:space="0" w:color="auto"/>
          </w:divBdr>
        </w:div>
        <w:div w:id="1385451726">
          <w:marLeft w:val="274"/>
          <w:marRight w:val="0"/>
          <w:marTop w:val="0"/>
          <w:marBottom w:val="0"/>
          <w:divBdr>
            <w:top w:val="none" w:sz="0" w:space="0" w:color="auto"/>
            <w:left w:val="none" w:sz="0" w:space="0" w:color="auto"/>
            <w:bottom w:val="none" w:sz="0" w:space="0" w:color="auto"/>
            <w:right w:val="none" w:sz="0" w:space="0" w:color="auto"/>
          </w:divBdr>
        </w:div>
      </w:divsChild>
    </w:div>
    <w:div w:id="275218231">
      <w:bodyDiv w:val="1"/>
      <w:marLeft w:val="0"/>
      <w:marRight w:val="0"/>
      <w:marTop w:val="0"/>
      <w:marBottom w:val="0"/>
      <w:divBdr>
        <w:top w:val="none" w:sz="0" w:space="0" w:color="auto"/>
        <w:left w:val="none" w:sz="0" w:space="0" w:color="auto"/>
        <w:bottom w:val="none" w:sz="0" w:space="0" w:color="auto"/>
        <w:right w:val="none" w:sz="0" w:space="0" w:color="auto"/>
      </w:divBdr>
      <w:divsChild>
        <w:div w:id="960263103">
          <w:marLeft w:val="0"/>
          <w:marRight w:val="0"/>
          <w:marTop w:val="0"/>
          <w:marBottom w:val="0"/>
          <w:divBdr>
            <w:top w:val="none" w:sz="0" w:space="0" w:color="auto"/>
            <w:left w:val="none" w:sz="0" w:space="0" w:color="auto"/>
            <w:bottom w:val="none" w:sz="0" w:space="0" w:color="auto"/>
            <w:right w:val="none" w:sz="0" w:space="0" w:color="auto"/>
          </w:divBdr>
          <w:divsChild>
            <w:div w:id="344794997">
              <w:marLeft w:val="0"/>
              <w:marRight w:val="0"/>
              <w:marTop w:val="0"/>
              <w:marBottom w:val="0"/>
              <w:divBdr>
                <w:top w:val="none" w:sz="0" w:space="0" w:color="auto"/>
                <w:left w:val="none" w:sz="0" w:space="0" w:color="auto"/>
                <w:bottom w:val="none" w:sz="0" w:space="0" w:color="auto"/>
                <w:right w:val="none" w:sz="0" w:space="0" w:color="auto"/>
              </w:divBdr>
              <w:divsChild>
                <w:div w:id="1395277689">
                  <w:marLeft w:val="0"/>
                  <w:marRight w:val="0"/>
                  <w:marTop w:val="0"/>
                  <w:marBottom w:val="0"/>
                  <w:divBdr>
                    <w:top w:val="none" w:sz="0" w:space="0" w:color="auto"/>
                    <w:left w:val="none" w:sz="0" w:space="0" w:color="auto"/>
                    <w:bottom w:val="none" w:sz="0" w:space="0" w:color="auto"/>
                    <w:right w:val="none" w:sz="0" w:space="0" w:color="auto"/>
                  </w:divBdr>
                  <w:divsChild>
                    <w:div w:id="1596473697">
                      <w:marLeft w:val="0"/>
                      <w:marRight w:val="0"/>
                      <w:marTop w:val="0"/>
                      <w:marBottom w:val="0"/>
                      <w:divBdr>
                        <w:top w:val="none" w:sz="0" w:space="0" w:color="auto"/>
                        <w:left w:val="none" w:sz="0" w:space="0" w:color="auto"/>
                        <w:bottom w:val="none" w:sz="0" w:space="0" w:color="auto"/>
                        <w:right w:val="none" w:sz="0" w:space="0" w:color="auto"/>
                      </w:divBdr>
                      <w:divsChild>
                        <w:div w:id="1374698789">
                          <w:marLeft w:val="0"/>
                          <w:marRight w:val="0"/>
                          <w:marTop w:val="0"/>
                          <w:marBottom w:val="0"/>
                          <w:divBdr>
                            <w:top w:val="none" w:sz="0" w:space="0" w:color="auto"/>
                            <w:left w:val="none" w:sz="0" w:space="0" w:color="auto"/>
                            <w:bottom w:val="none" w:sz="0" w:space="0" w:color="auto"/>
                            <w:right w:val="none" w:sz="0" w:space="0" w:color="auto"/>
                          </w:divBdr>
                          <w:divsChild>
                            <w:div w:id="1985356975">
                              <w:marLeft w:val="0"/>
                              <w:marRight w:val="315"/>
                              <w:marTop w:val="0"/>
                              <w:marBottom w:val="0"/>
                              <w:divBdr>
                                <w:top w:val="none" w:sz="0" w:space="0" w:color="auto"/>
                                <w:left w:val="none" w:sz="0" w:space="0" w:color="auto"/>
                                <w:bottom w:val="none" w:sz="0" w:space="0" w:color="auto"/>
                                <w:right w:val="none" w:sz="0" w:space="0" w:color="auto"/>
                              </w:divBdr>
                              <w:divsChild>
                                <w:div w:id="433862446">
                                  <w:marLeft w:val="0"/>
                                  <w:marRight w:val="0"/>
                                  <w:marTop w:val="0"/>
                                  <w:marBottom w:val="0"/>
                                  <w:divBdr>
                                    <w:top w:val="none" w:sz="0" w:space="0" w:color="auto"/>
                                    <w:left w:val="none" w:sz="0" w:space="0" w:color="auto"/>
                                    <w:bottom w:val="none" w:sz="0" w:space="0" w:color="auto"/>
                                    <w:right w:val="none" w:sz="0" w:space="0" w:color="auto"/>
                                  </w:divBdr>
                                  <w:divsChild>
                                    <w:div w:id="1694842081">
                                      <w:marLeft w:val="0"/>
                                      <w:marRight w:val="0"/>
                                      <w:marTop w:val="0"/>
                                      <w:marBottom w:val="0"/>
                                      <w:divBdr>
                                        <w:top w:val="none" w:sz="0" w:space="0" w:color="auto"/>
                                        <w:left w:val="none" w:sz="0" w:space="0" w:color="auto"/>
                                        <w:bottom w:val="none" w:sz="0" w:space="0" w:color="auto"/>
                                        <w:right w:val="none" w:sz="0" w:space="0" w:color="auto"/>
                                      </w:divBdr>
                                      <w:divsChild>
                                        <w:div w:id="693846980">
                                          <w:marLeft w:val="0"/>
                                          <w:marRight w:val="315"/>
                                          <w:marTop w:val="0"/>
                                          <w:marBottom w:val="600"/>
                                          <w:divBdr>
                                            <w:top w:val="none" w:sz="0" w:space="0" w:color="auto"/>
                                            <w:left w:val="none" w:sz="0" w:space="0" w:color="auto"/>
                                            <w:bottom w:val="none" w:sz="0" w:space="0" w:color="auto"/>
                                            <w:right w:val="none" w:sz="0" w:space="0" w:color="auto"/>
                                          </w:divBdr>
                                          <w:divsChild>
                                            <w:div w:id="593363174">
                                              <w:marLeft w:val="0"/>
                                              <w:marRight w:val="0"/>
                                              <w:marTop w:val="0"/>
                                              <w:marBottom w:val="150"/>
                                              <w:divBdr>
                                                <w:top w:val="none" w:sz="0" w:space="0" w:color="auto"/>
                                                <w:left w:val="none" w:sz="0" w:space="0" w:color="auto"/>
                                                <w:bottom w:val="none" w:sz="0" w:space="0" w:color="auto"/>
                                                <w:right w:val="none" w:sz="0" w:space="0" w:color="auto"/>
                                              </w:divBdr>
                                            </w:div>
                                            <w:div w:id="2128695860">
                                              <w:marLeft w:val="0"/>
                                              <w:marRight w:val="0"/>
                                              <w:marTop w:val="0"/>
                                              <w:marBottom w:val="150"/>
                                              <w:divBdr>
                                                <w:top w:val="none" w:sz="0" w:space="0" w:color="auto"/>
                                                <w:left w:val="none" w:sz="0" w:space="0" w:color="auto"/>
                                                <w:bottom w:val="none" w:sz="0" w:space="0" w:color="auto"/>
                                                <w:right w:val="none" w:sz="0" w:space="0" w:color="auto"/>
                                              </w:divBdr>
                                            </w:div>
                                            <w:div w:id="506333942">
                                              <w:marLeft w:val="0"/>
                                              <w:marRight w:val="0"/>
                                              <w:marTop w:val="0"/>
                                              <w:marBottom w:val="150"/>
                                              <w:divBdr>
                                                <w:top w:val="none" w:sz="0" w:space="0" w:color="auto"/>
                                                <w:left w:val="none" w:sz="0" w:space="0" w:color="auto"/>
                                                <w:bottom w:val="none" w:sz="0" w:space="0" w:color="auto"/>
                                                <w:right w:val="none" w:sz="0" w:space="0" w:color="auto"/>
                                              </w:divBdr>
                                            </w:div>
                                            <w:div w:id="212734473">
                                              <w:marLeft w:val="0"/>
                                              <w:marRight w:val="0"/>
                                              <w:marTop w:val="0"/>
                                              <w:marBottom w:val="150"/>
                                              <w:divBdr>
                                                <w:top w:val="none" w:sz="0" w:space="0" w:color="auto"/>
                                                <w:left w:val="none" w:sz="0" w:space="0" w:color="auto"/>
                                                <w:bottom w:val="none" w:sz="0" w:space="0" w:color="auto"/>
                                                <w:right w:val="none" w:sz="0" w:space="0" w:color="auto"/>
                                              </w:divBdr>
                                            </w:div>
                                            <w:div w:id="16936506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3003419">
      <w:bodyDiv w:val="1"/>
      <w:marLeft w:val="0"/>
      <w:marRight w:val="0"/>
      <w:marTop w:val="0"/>
      <w:marBottom w:val="0"/>
      <w:divBdr>
        <w:top w:val="none" w:sz="0" w:space="0" w:color="auto"/>
        <w:left w:val="none" w:sz="0" w:space="0" w:color="auto"/>
        <w:bottom w:val="none" w:sz="0" w:space="0" w:color="auto"/>
        <w:right w:val="none" w:sz="0" w:space="0" w:color="auto"/>
      </w:divBdr>
    </w:div>
    <w:div w:id="283931645">
      <w:bodyDiv w:val="1"/>
      <w:marLeft w:val="0"/>
      <w:marRight w:val="0"/>
      <w:marTop w:val="0"/>
      <w:marBottom w:val="0"/>
      <w:divBdr>
        <w:top w:val="none" w:sz="0" w:space="0" w:color="auto"/>
        <w:left w:val="none" w:sz="0" w:space="0" w:color="auto"/>
        <w:bottom w:val="none" w:sz="0" w:space="0" w:color="auto"/>
        <w:right w:val="none" w:sz="0" w:space="0" w:color="auto"/>
      </w:divBdr>
    </w:div>
    <w:div w:id="310213299">
      <w:bodyDiv w:val="1"/>
      <w:marLeft w:val="0"/>
      <w:marRight w:val="0"/>
      <w:marTop w:val="0"/>
      <w:marBottom w:val="0"/>
      <w:divBdr>
        <w:top w:val="none" w:sz="0" w:space="0" w:color="auto"/>
        <w:left w:val="none" w:sz="0" w:space="0" w:color="auto"/>
        <w:bottom w:val="none" w:sz="0" w:space="0" w:color="auto"/>
        <w:right w:val="none" w:sz="0" w:space="0" w:color="auto"/>
      </w:divBdr>
    </w:div>
    <w:div w:id="380250511">
      <w:bodyDiv w:val="1"/>
      <w:marLeft w:val="0"/>
      <w:marRight w:val="0"/>
      <w:marTop w:val="0"/>
      <w:marBottom w:val="0"/>
      <w:divBdr>
        <w:top w:val="none" w:sz="0" w:space="0" w:color="auto"/>
        <w:left w:val="none" w:sz="0" w:space="0" w:color="auto"/>
        <w:bottom w:val="none" w:sz="0" w:space="0" w:color="auto"/>
        <w:right w:val="none" w:sz="0" w:space="0" w:color="auto"/>
      </w:divBdr>
    </w:div>
    <w:div w:id="468935668">
      <w:bodyDiv w:val="1"/>
      <w:marLeft w:val="0"/>
      <w:marRight w:val="0"/>
      <w:marTop w:val="0"/>
      <w:marBottom w:val="0"/>
      <w:divBdr>
        <w:top w:val="none" w:sz="0" w:space="0" w:color="auto"/>
        <w:left w:val="none" w:sz="0" w:space="0" w:color="auto"/>
        <w:bottom w:val="none" w:sz="0" w:space="0" w:color="auto"/>
        <w:right w:val="none" w:sz="0" w:space="0" w:color="auto"/>
      </w:divBdr>
    </w:div>
    <w:div w:id="505676967">
      <w:bodyDiv w:val="1"/>
      <w:marLeft w:val="0"/>
      <w:marRight w:val="0"/>
      <w:marTop w:val="0"/>
      <w:marBottom w:val="0"/>
      <w:divBdr>
        <w:top w:val="none" w:sz="0" w:space="0" w:color="auto"/>
        <w:left w:val="none" w:sz="0" w:space="0" w:color="auto"/>
        <w:bottom w:val="none" w:sz="0" w:space="0" w:color="auto"/>
        <w:right w:val="none" w:sz="0" w:space="0" w:color="auto"/>
      </w:divBdr>
      <w:divsChild>
        <w:div w:id="479880110">
          <w:marLeft w:val="0"/>
          <w:marRight w:val="0"/>
          <w:marTop w:val="0"/>
          <w:marBottom w:val="0"/>
          <w:divBdr>
            <w:top w:val="none" w:sz="0" w:space="0" w:color="auto"/>
            <w:left w:val="none" w:sz="0" w:space="0" w:color="auto"/>
            <w:bottom w:val="none" w:sz="0" w:space="0" w:color="auto"/>
            <w:right w:val="none" w:sz="0" w:space="0" w:color="auto"/>
          </w:divBdr>
        </w:div>
      </w:divsChild>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534582559">
      <w:bodyDiv w:val="1"/>
      <w:marLeft w:val="0"/>
      <w:marRight w:val="0"/>
      <w:marTop w:val="0"/>
      <w:marBottom w:val="0"/>
      <w:divBdr>
        <w:top w:val="none" w:sz="0" w:space="0" w:color="auto"/>
        <w:left w:val="none" w:sz="0" w:space="0" w:color="auto"/>
        <w:bottom w:val="none" w:sz="0" w:space="0" w:color="auto"/>
        <w:right w:val="none" w:sz="0" w:space="0" w:color="auto"/>
      </w:divBdr>
      <w:divsChild>
        <w:div w:id="36127019">
          <w:marLeft w:val="0"/>
          <w:marRight w:val="0"/>
          <w:marTop w:val="0"/>
          <w:marBottom w:val="0"/>
          <w:divBdr>
            <w:top w:val="none" w:sz="0" w:space="0" w:color="auto"/>
            <w:left w:val="none" w:sz="0" w:space="0" w:color="auto"/>
            <w:bottom w:val="none" w:sz="0" w:space="0" w:color="auto"/>
            <w:right w:val="none" w:sz="0" w:space="0" w:color="auto"/>
          </w:divBdr>
        </w:div>
      </w:divsChild>
    </w:div>
    <w:div w:id="544104646">
      <w:bodyDiv w:val="1"/>
      <w:marLeft w:val="0"/>
      <w:marRight w:val="0"/>
      <w:marTop w:val="0"/>
      <w:marBottom w:val="0"/>
      <w:divBdr>
        <w:top w:val="none" w:sz="0" w:space="0" w:color="auto"/>
        <w:left w:val="none" w:sz="0" w:space="0" w:color="auto"/>
        <w:bottom w:val="none" w:sz="0" w:space="0" w:color="auto"/>
        <w:right w:val="none" w:sz="0" w:space="0" w:color="auto"/>
      </w:divBdr>
    </w:div>
    <w:div w:id="564417498">
      <w:bodyDiv w:val="1"/>
      <w:marLeft w:val="0"/>
      <w:marRight w:val="0"/>
      <w:marTop w:val="0"/>
      <w:marBottom w:val="0"/>
      <w:divBdr>
        <w:top w:val="none" w:sz="0" w:space="0" w:color="auto"/>
        <w:left w:val="none" w:sz="0" w:space="0" w:color="auto"/>
        <w:bottom w:val="none" w:sz="0" w:space="0" w:color="auto"/>
        <w:right w:val="none" w:sz="0" w:space="0" w:color="auto"/>
      </w:divBdr>
    </w:div>
    <w:div w:id="602806180">
      <w:bodyDiv w:val="1"/>
      <w:marLeft w:val="0"/>
      <w:marRight w:val="0"/>
      <w:marTop w:val="0"/>
      <w:marBottom w:val="0"/>
      <w:divBdr>
        <w:top w:val="none" w:sz="0" w:space="0" w:color="auto"/>
        <w:left w:val="none" w:sz="0" w:space="0" w:color="auto"/>
        <w:bottom w:val="none" w:sz="0" w:space="0" w:color="auto"/>
        <w:right w:val="none" w:sz="0" w:space="0" w:color="auto"/>
      </w:divBdr>
    </w:div>
    <w:div w:id="615529528">
      <w:bodyDiv w:val="1"/>
      <w:marLeft w:val="0"/>
      <w:marRight w:val="0"/>
      <w:marTop w:val="0"/>
      <w:marBottom w:val="0"/>
      <w:divBdr>
        <w:top w:val="none" w:sz="0" w:space="0" w:color="auto"/>
        <w:left w:val="none" w:sz="0" w:space="0" w:color="auto"/>
        <w:bottom w:val="none" w:sz="0" w:space="0" w:color="auto"/>
        <w:right w:val="none" w:sz="0" w:space="0" w:color="auto"/>
      </w:divBdr>
      <w:divsChild>
        <w:div w:id="371660265">
          <w:marLeft w:val="0"/>
          <w:marRight w:val="0"/>
          <w:marTop w:val="0"/>
          <w:marBottom w:val="0"/>
          <w:divBdr>
            <w:top w:val="none" w:sz="0" w:space="0" w:color="auto"/>
            <w:left w:val="none" w:sz="0" w:space="0" w:color="auto"/>
            <w:bottom w:val="none" w:sz="0" w:space="0" w:color="auto"/>
            <w:right w:val="none" w:sz="0" w:space="0" w:color="auto"/>
          </w:divBdr>
          <w:divsChild>
            <w:div w:id="1183591888">
              <w:marLeft w:val="0"/>
              <w:marRight w:val="0"/>
              <w:marTop w:val="0"/>
              <w:marBottom w:val="0"/>
              <w:divBdr>
                <w:top w:val="none" w:sz="0" w:space="0" w:color="auto"/>
                <w:left w:val="none" w:sz="0" w:space="0" w:color="auto"/>
                <w:bottom w:val="none" w:sz="0" w:space="0" w:color="auto"/>
                <w:right w:val="none" w:sz="0" w:space="0" w:color="auto"/>
              </w:divBdr>
              <w:divsChild>
                <w:div w:id="1683554539">
                  <w:marLeft w:val="0"/>
                  <w:marRight w:val="0"/>
                  <w:marTop w:val="0"/>
                  <w:marBottom w:val="0"/>
                  <w:divBdr>
                    <w:top w:val="none" w:sz="0" w:space="0" w:color="auto"/>
                    <w:left w:val="none" w:sz="0" w:space="0" w:color="auto"/>
                    <w:bottom w:val="none" w:sz="0" w:space="0" w:color="auto"/>
                    <w:right w:val="none" w:sz="0" w:space="0" w:color="auto"/>
                  </w:divBdr>
                  <w:divsChild>
                    <w:div w:id="1461453513">
                      <w:marLeft w:val="0"/>
                      <w:marRight w:val="0"/>
                      <w:marTop w:val="0"/>
                      <w:marBottom w:val="0"/>
                      <w:divBdr>
                        <w:top w:val="none" w:sz="0" w:space="0" w:color="auto"/>
                        <w:left w:val="none" w:sz="0" w:space="0" w:color="auto"/>
                        <w:bottom w:val="none" w:sz="0" w:space="0" w:color="auto"/>
                        <w:right w:val="none" w:sz="0" w:space="0" w:color="auto"/>
                      </w:divBdr>
                      <w:divsChild>
                        <w:div w:id="269315816">
                          <w:marLeft w:val="0"/>
                          <w:marRight w:val="0"/>
                          <w:marTop w:val="0"/>
                          <w:marBottom w:val="0"/>
                          <w:divBdr>
                            <w:top w:val="none" w:sz="0" w:space="0" w:color="auto"/>
                            <w:left w:val="none" w:sz="0" w:space="0" w:color="auto"/>
                            <w:bottom w:val="none" w:sz="0" w:space="0" w:color="auto"/>
                            <w:right w:val="none" w:sz="0" w:space="0" w:color="auto"/>
                          </w:divBdr>
                          <w:divsChild>
                            <w:div w:id="797265465">
                              <w:marLeft w:val="0"/>
                              <w:marRight w:val="315"/>
                              <w:marTop w:val="0"/>
                              <w:marBottom w:val="0"/>
                              <w:divBdr>
                                <w:top w:val="none" w:sz="0" w:space="0" w:color="auto"/>
                                <w:left w:val="none" w:sz="0" w:space="0" w:color="auto"/>
                                <w:bottom w:val="none" w:sz="0" w:space="0" w:color="auto"/>
                                <w:right w:val="none" w:sz="0" w:space="0" w:color="auto"/>
                              </w:divBdr>
                              <w:divsChild>
                                <w:div w:id="1880777319">
                                  <w:marLeft w:val="0"/>
                                  <w:marRight w:val="0"/>
                                  <w:marTop w:val="0"/>
                                  <w:marBottom w:val="0"/>
                                  <w:divBdr>
                                    <w:top w:val="none" w:sz="0" w:space="0" w:color="auto"/>
                                    <w:left w:val="none" w:sz="0" w:space="0" w:color="auto"/>
                                    <w:bottom w:val="none" w:sz="0" w:space="0" w:color="auto"/>
                                    <w:right w:val="none" w:sz="0" w:space="0" w:color="auto"/>
                                  </w:divBdr>
                                  <w:divsChild>
                                    <w:div w:id="101069557">
                                      <w:marLeft w:val="0"/>
                                      <w:marRight w:val="0"/>
                                      <w:marTop w:val="0"/>
                                      <w:marBottom w:val="0"/>
                                      <w:divBdr>
                                        <w:top w:val="none" w:sz="0" w:space="0" w:color="auto"/>
                                        <w:left w:val="none" w:sz="0" w:space="0" w:color="auto"/>
                                        <w:bottom w:val="none" w:sz="0" w:space="0" w:color="auto"/>
                                        <w:right w:val="none" w:sz="0" w:space="0" w:color="auto"/>
                                      </w:divBdr>
                                      <w:divsChild>
                                        <w:div w:id="869563965">
                                          <w:marLeft w:val="0"/>
                                          <w:marRight w:val="315"/>
                                          <w:marTop w:val="0"/>
                                          <w:marBottom w:val="600"/>
                                          <w:divBdr>
                                            <w:top w:val="none" w:sz="0" w:space="0" w:color="auto"/>
                                            <w:left w:val="none" w:sz="0" w:space="0" w:color="auto"/>
                                            <w:bottom w:val="none" w:sz="0" w:space="0" w:color="auto"/>
                                            <w:right w:val="none" w:sz="0" w:space="0" w:color="auto"/>
                                          </w:divBdr>
                                          <w:divsChild>
                                            <w:div w:id="192414230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2319746">
      <w:bodyDiv w:val="1"/>
      <w:marLeft w:val="0"/>
      <w:marRight w:val="0"/>
      <w:marTop w:val="0"/>
      <w:marBottom w:val="0"/>
      <w:divBdr>
        <w:top w:val="none" w:sz="0" w:space="0" w:color="auto"/>
        <w:left w:val="none" w:sz="0" w:space="0" w:color="auto"/>
        <w:bottom w:val="none" w:sz="0" w:space="0" w:color="auto"/>
        <w:right w:val="none" w:sz="0" w:space="0" w:color="auto"/>
      </w:divBdr>
      <w:divsChild>
        <w:div w:id="258487234">
          <w:marLeft w:val="0"/>
          <w:marRight w:val="0"/>
          <w:marTop w:val="0"/>
          <w:marBottom w:val="0"/>
          <w:divBdr>
            <w:top w:val="none" w:sz="0" w:space="0" w:color="auto"/>
            <w:left w:val="none" w:sz="0" w:space="0" w:color="auto"/>
            <w:bottom w:val="none" w:sz="0" w:space="0" w:color="auto"/>
            <w:right w:val="none" w:sz="0" w:space="0" w:color="auto"/>
          </w:divBdr>
          <w:divsChild>
            <w:div w:id="2074228240">
              <w:marLeft w:val="0"/>
              <w:marRight w:val="0"/>
              <w:marTop w:val="0"/>
              <w:marBottom w:val="0"/>
              <w:divBdr>
                <w:top w:val="none" w:sz="0" w:space="0" w:color="auto"/>
                <w:left w:val="none" w:sz="0" w:space="0" w:color="auto"/>
                <w:bottom w:val="none" w:sz="0" w:space="0" w:color="auto"/>
                <w:right w:val="none" w:sz="0" w:space="0" w:color="auto"/>
              </w:divBdr>
              <w:divsChild>
                <w:div w:id="276064079">
                  <w:marLeft w:val="0"/>
                  <w:marRight w:val="0"/>
                  <w:marTop w:val="0"/>
                  <w:marBottom w:val="0"/>
                  <w:divBdr>
                    <w:top w:val="none" w:sz="0" w:space="0" w:color="auto"/>
                    <w:left w:val="none" w:sz="0" w:space="0" w:color="auto"/>
                    <w:bottom w:val="none" w:sz="0" w:space="0" w:color="auto"/>
                    <w:right w:val="none" w:sz="0" w:space="0" w:color="auto"/>
                  </w:divBdr>
                  <w:divsChild>
                    <w:div w:id="944264629">
                      <w:marLeft w:val="2325"/>
                      <w:marRight w:val="0"/>
                      <w:marTop w:val="0"/>
                      <w:marBottom w:val="0"/>
                      <w:divBdr>
                        <w:top w:val="none" w:sz="0" w:space="0" w:color="auto"/>
                        <w:left w:val="none" w:sz="0" w:space="0" w:color="auto"/>
                        <w:bottom w:val="none" w:sz="0" w:space="0" w:color="auto"/>
                        <w:right w:val="none" w:sz="0" w:space="0" w:color="auto"/>
                      </w:divBdr>
                      <w:divsChild>
                        <w:div w:id="746465441">
                          <w:marLeft w:val="0"/>
                          <w:marRight w:val="0"/>
                          <w:marTop w:val="0"/>
                          <w:marBottom w:val="0"/>
                          <w:divBdr>
                            <w:top w:val="none" w:sz="0" w:space="0" w:color="auto"/>
                            <w:left w:val="none" w:sz="0" w:space="0" w:color="auto"/>
                            <w:bottom w:val="none" w:sz="0" w:space="0" w:color="auto"/>
                            <w:right w:val="none" w:sz="0" w:space="0" w:color="auto"/>
                          </w:divBdr>
                          <w:divsChild>
                            <w:div w:id="1556966956">
                              <w:marLeft w:val="0"/>
                              <w:marRight w:val="0"/>
                              <w:marTop w:val="0"/>
                              <w:marBottom w:val="0"/>
                              <w:divBdr>
                                <w:top w:val="none" w:sz="0" w:space="0" w:color="auto"/>
                                <w:left w:val="none" w:sz="0" w:space="0" w:color="auto"/>
                                <w:bottom w:val="none" w:sz="0" w:space="0" w:color="auto"/>
                                <w:right w:val="none" w:sz="0" w:space="0" w:color="auto"/>
                              </w:divBdr>
                              <w:divsChild>
                                <w:div w:id="1948534661">
                                  <w:marLeft w:val="0"/>
                                  <w:marRight w:val="0"/>
                                  <w:marTop w:val="0"/>
                                  <w:marBottom w:val="0"/>
                                  <w:divBdr>
                                    <w:top w:val="none" w:sz="0" w:space="0" w:color="auto"/>
                                    <w:left w:val="none" w:sz="0" w:space="0" w:color="auto"/>
                                    <w:bottom w:val="none" w:sz="0" w:space="0" w:color="auto"/>
                                    <w:right w:val="none" w:sz="0" w:space="0" w:color="auto"/>
                                  </w:divBdr>
                                  <w:divsChild>
                                    <w:div w:id="1212574557">
                                      <w:marLeft w:val="0"/>
                                      <w:marRight w:val="0"/>
                                      <w:marTop w:val="0"/>
                                      <w:marBottom w:val="0"/>
                                      <w:divBdr>
                                        <w:top w:val="none" w:sz="0" w:space="0" w:color="auto"/>
                                        <w:left w:val="none" w:sz="0" w:space="0" w:color="auto"/>
                                        <w:bottom w:val="none" w:sz="0" w:space="0" w:color="auto"/>
                                        <w:right w:val="none" w:sz="0" w:space="0" w:color="auto"/>
                                      </w:divBdr>
                                      <w:divsChild>
                                        <w:div w:id="1339040231">
                                          <w:marLeft w:val="0"/>
                                          <w:marRight w:val="0"/>
                                          <w:marTop w:val="0"/>
                                          <w:marBottom w:val="0"/>
                                          <w:divBdr>
                                            <w:top w:val="none" w:sz="0" w:space="0" w:color="auto"/>
                                            <w:left w:val="none" w:sz="0" w:space="0" w:color="auto"/>
                                            <w:bottom w:val="none" w:sz="0" w:space="0" w:color="auto"/>
                                            <w:right w:val="none" w:sz="0" w:space="0" w:color="auto"/>
                                          </w:divBdr>
                                          <w:divsChild>
                                            <w:div w:id="2118283146">
                                              <w:marLeft w:val="0"/>
                                              <w:marRight w:val="0"/>
                                              <w:marTop w:val="0"/>
                                              <w:marBottom w:val="0"/>
                                              <w:divBdr>
                                                <w:top w:val="none" w:sz="0" w:space="0" w:color="auto"/>
                                                <w:left w:val="none" w:sz="0" w:space="0" w:color="auto"/>
                                                <w:bottom w:val="none" w:sz="0" w:space="0" w:color="auto"/>
                                                <w:right w:val="none" w:sz="0" w:space="0" w:color="auto"/>
                                              </w:divBdr>
                                              <w:divsChild>
                                                <w:div w:id="9274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267418">
      <w:bodyDiv w:val="1"/>
      <w:marLeft w:val="0"/>
      <w:marRight w:val="0"/>
      <w:marTop w:val="0"/>
      <w:marBottom w:val="0"/>
      <w:divBdr>
        <w:top w:val="none" w:sz="0" w:space="0" w:color="auto"/>
        <w:left w:val="none" w:sz="0" w:space="0" w:color="auto"/>
        <w:bottom w:val="none" w:sz="0" w:space="0" w:color="auto"/>
        <w:right w:val="none" w:sz="0" w:space="0" w:color="auto"/>
      </w:divBdr>
    </w:div>
    <w:div w:id="708840706">
      <w:bodyDiv w:val="1"/>
      <w:marLeft w:val="0"/>
      <w:marRight w:val="0"/>
      <w:marTop w:val="0"/>
      <w:marBottom w:val="0"/>
      <w:divBdr>
        <w:top w:val="none" w:sz="0" w:space="0" w:color="auto"/>
        <w:left w:val="none" w:sz="0" w:space="0" w:color="auto"/>
        <w:bottom w:val="none" w:sz="0" w:space="0" w:color="auto"/>
        <w:right w:val="none" w:sz="0" w:space="0" w:color="auto"/>
      </w:divBdr>
    </w:div>
    <w:div w:id="720907224">
      <w:bodyDiv w:val="1"/>
      <w:marLeft w:val="0"/>
      <w:marRight w:val="0"/>
      <w:marTop w:val="0"/>
      <w:marBottom w:val="0"/>
      <w:divBdr>
        <w:top w:val="none" w:sz="0" w:space="0" w:color="auto"/>
        <w:left w:val="none" w:sz="0" w:space="0" w:color="auto"/>
        <w:bottom w:val="none" w:sz="0" w:space="0" w:color="auto"/>
        <w:right w:val="none" w:sz="0" w:space="0" w:color="auto"/>
      </w:divBdr>
    </w:div>
    <w:div w:id="755325971">
      <w:bodyDiv w:val="1"/>
      <w:marLeft w:val="0"/>
      <w:marRight w:val="0"/>
      <w:marTop w:val="0"/>
      <w:marBottom w:val="0"/>
      <w:divBdr>
        <w:top w:val="none" w:sz="0" w:space="0" w:color="auto"/>
        <w:left w:val="none" w:sz="0" w:space="0" w:color="auto"/>
        <w:bottom w:val="none" w:sz="0" w:space="0" w:color="auto"/>
        <w:right w:val="none" w:sz="0" w:space="0" w:color="auto"/>
      </w:divBdr>
    </w:div>
    <w:div w:id="776409541">
      <w:bodyDiv w:val="1"/>
      <w:marLeft w:val="0"/>
      <w:marRight w:val="0"/>
      <w:marTop w:val="0"/>
      <w:marBottom w:val="0"/>
      <w:divBdr>
        <w:top w:val="none" w:sz="0" w:space="0" w:color="auto"/>
        <w:left w:val="none" w:sz="0" w:space="0" w:color="auto"/>
        <w:bottom w:val="none" w:sz="0" w:space="0" w:color="auto"/>
        <w:right w:val="none" w:sz="0" w:space="0" w:color="auto"/>
      </w:divBdr>
    </w:div>
    <w:div w:id="780414889">
      <w:bodyDiv w:val="1"/>
      <w:marLeft w:val="0"/>
      <w:marRight w:val="0"/>
      <w:marTop w:val="0"/>
      <w:marBottom w:val="0"/>
      <w:divBdr>
        <w:top w:val="none" w:sz="0" w:space="0" w:color="auto"/>
        <w:left w:val="none" w:sz="0" w:space="0" w:color="auto"/>
        <w:bottom w:val="none" w:sz="0" w:space="0" w:color="auto"/>
        <w:right w:val="none" w:sz="0" w:space="0" w:color="auto"/>
      </w:divBdr>
    </w:div>
    <w:div w:id="798691334">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14489015">
      <w:bodyDiv w:val="1"/>
      <w:marLeft w:val="0"/>
      <w:marRight w:val="0"/>
      <w:marTop w:val="0"/>
      <w:marBottom w:val="0"/>
      <w:divBdr>
        <w:top w:val="none" w:sz="0" w:space="0" w:color="auto"/>
        <w:left w:val="none" w:sz="0" w:space="0" w:color="auto"/>
        <w:bottom w:val="none" w:sz="0" w:space="0" w:color="auto"/>
        <w:right w:val="none" w:sz="0" w:space="0" w:color="auto"/>
      </w:divBdr>
      <w:divsChild>
        <w:div w:id="2112427604">
          <w:marLeft w:val="0"/>
          <w:marRight w:val="0"/>
          <w:marTop w:val="0"/>
          <w:marBottom w:val="0"/>
          <w:divBdr>
            <w:top w:val="none" w:sz="0" w:space="0" w:color="auto"/>
            <w:left w:val="none" w:sz="0" w:space="0" w:color="auto"/>
            <w:bottom w:val="none" w:sz="0" w:space="0" w:color="auto"/>
            <w:right w:val="none" w:sz="0" w:space="0" w:color="auto"/>
          </w:divBdr>
        </w:div>
      </w:divsChild>
    </w:div>
    <w:div w:id="863713701">
      <w:bodyDiv w:val="1"/>
      <w:marLeft w:val="0"/>
      <w:marRight w:val="0"/>
      <w:marTop w:val="0"/>
      <w:marBottom w:val="0"/>
      <w:divBdr>
        <w:top w:val="none" w:sz="0" w:space="0" w:color="auto"/>
        <w:left w:val="none" w:sz="0" w:space="0" w:color="auto"/>
        <w:bottom w:val="none" w:sz="0" w:space="0" w:color="auto"/>
        <w:right w:val="none" w:sz="0" w:space="0" w:color="auto"/>
      </w:divBdr>
    </w:div>
    <w:div w:id="917640135">
      <w:bodyDiv w:val="1"/>
      <w:marLeft w:val="0"/>
      <w:marRight w:val="0"/>
      <w:marTop w:val="0"/>
      <w:marBottom w:val="0"/>
      <w:divBdr>
        <w:top w:val="none" w:sz="0" w:space="0" w:color="auto"/>
        <w:left w:val="none" w:sz="0" w:space="0" w:color="auto"/>
        <w:bottom w:val="none" w:sz="0" w:space="0" w:color="auto"/>
        <w:right w:val="none" w:sz="0" w:space="0" w:color="auto"/>
      </w:divBdr>
      <w:divsChild>
        <w:div w:id="1694764361">
          <w:marLeft w:val="0"/>
          <w:marRight w:val="0"/>
          <w:marTop w:val="0"/>
          <w:marBottom w:val="0"/>
          <w:divBdr>
            <w:top w:val="none" w:sz="0" w:space="0" w:color="auto"/>
            <w:left w:val="none" w:sz="0" w:space="0" w:color="auto"/>
            <w:bottom w:val="none" w:sz="0" w:space="0" w:color="auto"/>
            <w:right w:val="none" w:sz="0" w:space="0" w:color="auto"/>
          </w:divBdr>
          <w:divsChild>
            <w:div w:id="1015575509">
              <w:marLeft w:val="0"/>
              <w:marRight w:val="0"/>
              <w:marTop w:val="0"/>
              <w:marBottom w:val="0"/>
              <w:divBdr>
                <w:top w:val="none" w:sz="0" w:space="0" w:color="auto"/>
                <w:left w:val="none" w:sz="0" w:space="0" w:color="auto"/>
                <w:bottom w:val="none" w:sz="0" w:space="0" w:color="auto"/>
                <w:right w:val="none" w:sz="0" w:space="0" w:color="auto"/>
              </w:divBdr>
              <w:divsChild>
                <w:div w:id="20591124">
                  <w:marLeft w:val="0"/>
                  <w:marRight w:val="0"/>
                  <w:marTop w:val="0"/>
                  <w:marBottom w:val="0"/>
                  <w:divBdr>
                    <w:top w:val="none" w:sz="0" w:space="0" w:color="auto"/>
                    <w:left w:val="none" w:sz="0" w:space="0" w:color="auto"/>
                    <w:bottom w:val="none" w:sz="0" w:space="0" w:color="auto"/>
                    <w:right w:val="none" w:sz="0" w:space="0" w:color="auto"/>
                  </w:divBdr>
                  <w:divsChild>
                    <w:div w:id="1455712750">
                      <w:marLeft w:val="0"/>
                      <w:marRight w:val="0"/>
                      <w:marTop w:val="0"/>
                      <w:marBottom w:val="0"/>
                      <w:divBdr>
                        <w:top w:val="none" w:sz="0" w:space="0" w:color="auto"/>
                        <w:left w:val="none" w:sz="0" w:space="0" w:color="auto"/>
                        <w:bottom w:val="none" w:sz="0" w:space="0" w:color="auto"/>
                        <w:right w:val="none" w:sz="0" w:space="0" w:color="auto"/>
                      </w:divBdr>
                      <w:divsChild>
                        <w:div w:id="1787307903">
                          <w:marLeft w:val="0"/>
                          <w:marRight w:val="0"/>
                          <w:marTop w:val="0"/>
                          <w:marBottom w:val="0"/>
                          <w:divBdr>
                            <w:top w:val="none" w:sz="0" w:space="0" w:color="auto"/>
                            <w:left w:val="none" w:sz="0" w:space="0" w:color="auto"/>
                            <w:bottom w:val="none" w:sz="0" w:space="0" w:color="auto"/>
                            <w:right w:val="none" w:sz="0" w:space="0" w:color="auto"/>
                          </w:divBdr>
                          <w:divsChild>
                            <w:div w:id="116597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976513">
      <w:bodyDiv w:val="1"/>
      <w:marLeft w:val="0"/>
      <w:marRight w:val="0"/>
      <w:marTop w:val="0"/>
      <w:marBottom w:val="0"/>
      <w:divBdr>
        <w:top w:val="none" w:sz="0" w:space="0" w:color="auto"/>
        <w:left w:val="none" w:sz="0" w:space="0" w:color="auto"/>
        <w:bottom w:val="none" w:sz="0" w:space="0" w:color="auto"/>
        <w:right w:val="none" w:sz="0" w:space="0" w:color="auto"/>
      </w:divBdr>
    </w:div>
    <w:div w:id="1041976811">
      <w:bodyDiv w:val="1"/>
      <w:marLeft w:val="0"/>
      <w:marRight w:val="0"/>
      <w:marTop w:val="0"/>
      <w:marBottom w:val="0"/>
      <w:divBdr>
        <w:top w:val="none" w:sz="0" w:space="0" w:color="auto"/>
        <w:left w:val="none" w:sz="0" w:space="0" w:color="auto"/>
        <w:bottom w:val="none" w:sz="0" w:space="0" w:color="auto"/>
        <w:right w:val="none" w:sz="0" w:space="0" w:color="auto"/>
      </w:divBdr>
    </w:div>
    <w:div w:id="1061254010">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8717636">
      <w:bodyDiv w:val="1"/>
      <w:marLeft w:val="0"/>
      <w:marRight w:val="0"/>
      <w:marTop w:val="0"/>
      <w:marBottom w:val="0"/>
      <w:divBdr>
        <w:top w:val="none" w:sz="0" w:space="0" w:color="auto"/>
        <w:left w:val="none" w:sz="0" w:space="0" w:color="auto"/>
        <w:bottom w:val="none" w:sz="0" w:space="0" w:color="auto"/>
        <w:right w:val="none" w:sz="0" w:space="0" w:color="auto"/>
      </w:divBdr>
    </w:div>
    <w:div w:id="1141456296">
      <w:bodyDiv w:val="1"/>
      <w:marLeft w:val="0"/>
      <w:marRight w:val="0"/>
      <w:marTop w:val="0"/>
      <w:marBottom w:val="0"/>
      <w:divBdr>
        <w:top w:val="none" w:sz="0" w:space="0" w:color="auto"/>
        <w:left w:val="none" w:sz="0" w:space="0" w:color="auto"/>
        <w:bottom w:val="none" w:sz="0" w:space="0" w:color="auto"/>
        <w:right w:val="none" w:sz="0" w:space="0" w:color="auto"/>
      </w:divBdr>
    </w:div>
    <w:div w:id="1180509192">
      <w:bodyDiv w:val="1"/>
      <w:marLeft w:val="0"/>
      <w:marRight w:val="0"/>
      <w:marTop w:val="0"/>
      <w:marBottom w:val="0"/>
      <w:divBdr>
        <w:top w:val="none" w:sz="0" w:space="0" w:color="auto"/>
        <w:left w:val="none" w:sz="0" w:space="0" w:color="auto"/>
        <w:bottom w:val="none" w:sz="0" w:space="0" w:color="auto"/>
        <w:right w:val="none" w:sz="0" w:space="0" w:color="auto"/>
      </w:divBdr>
    </w:div>
    <w:div w:id="1183470627">
      <w:bodyDiv w:val="1"/>
      <w:marLeft w:val="0"/>
      <w:marRight w:val="0"/>
      <w:marTop w:val="0"/>
      <w:marBottom w:val="0"/>
      <w:divBdr>
        <w:top w:val="none" w:sz="0" w:space="0" w:color="auto"/>
        <w:left w:val="none" w:sz="0" w:space="0" w:color="auto"/>
        <w:bottom w:val="none" w:sz="0" w:space="0" w:color="auto"/>
        <w:right w:val="none" w:sz="0" w:space="0" w:color="auto"/>
      </w:divBdr>
    </w:div>
    <w:div w:id="1218199378">
      <w:bodyDiv w:val="1"/>
      <w:marLeft w:val="0"/>
      <w:marRight w:val="0"/>
      <w:marTop w:val="0"/>
      <w:marBottom w:val="0"/>
      <w:divBdr>
        <w:top w:val="none" w:sz="0" w:space="0" w:color="auto"/>
        <w:left w:val="none" w:sz="0" w:space="0" w:color="auto"/>
        <w:bottom w:val="none" w:sz="0" w:space="0" w:color="auto"/>
        <w:right w:val="none" w:sz="0" w:space="0" w:color="auto"/>
      </w:divBdr>
    </w:div>
    <w:div w:id="1248226219">
      <w:bodyDiv w:val="1"/>
      <w:marLeft w:val="0"/>
      <w:marRight w:val="0"/>
      <w:marTop w:val="0"/>
      <w:marBottom w:val="0"/>
      <w:divBdr>
        <w:top w:val="none" w:sz="0" w:space="0" w:color="auto"/>
        <w:left w:val="none" w:sz="0" w:space="0" w:color="auto"/>
        <w:bottom w:val="none" w:sz="0" w:space="0" w:color="auto"/>
        <w:right w:val="none" w:sz="0" w:space="0" w:color="auto"/>
      </w:divBdr>
    </w:div>
    <w:div w:id="1255478061">
      <w:bodyDiv w:val="1"/>
      <w:marLeft w:val="0"/>
      <w:marRight w:val="0"/>
      <w:marTop w:val="0"/>
      <w:marBottom w:val="0"/>
      <w:divBdr>
        <w:top w:val="none" w:sz="0" w:space="0" w:color="auto"/>
        <w:left w:val="none" w:sz="0" w:space="0" w:color="auto"/>
        <w:bottom w:val="none" w:sz="0" w:space="0" w:color="auto"/>
        <w:right w:val="none" w:sz="0" w:space="0" w:color="auto"/>
      </w:divBdr>
    </w:div>
    <w:div w:id="1269966542">
      <w:bodyDiv w:val="1"/>
      <w:marLeft w:val="0"/>
      <w:marRight w:val="0"/>
      <w:marTop w:val="0"/>
      <w:marBottom w:val="0"/>
      <w:divBdr>
        <w:top w:val="none" w:sz="0" w:space="0" w:color="auto"/>
        <w:left w:val="none" w:sz="0" w:space="0" w:color="auto"/>
        <w:bottom w:val="none" w:sz="0" w:space="0" w:color="auto"/>
        <w:right w:val="none" w:sz="0" w:space="0" w:color="auto"/>
      </w:divBdr>
    </w:div>
    <w:div w:id="1297222351">
      <w:bodyDiv w:val="1"/>
      <w:marLeft w:val="0"/>
      <w:marRight w:val="0"/>
      <w:marTop w:val="0"/>
      <w:marBottom w:val="0"/>
      <w:divBdr>
        <w:top w:val="none" w:sz="0" w:space="0" w:color="auto"/>
        <w:left w:val="none" w:sz="0" w:space="0" w:color="auto"/>
        <w:bottom w:val="none" w:sz="0" w:space="0" w:color="auto"/>
        <w:right w:val="none" w:sz="0" w:space="0" w:color="auto"/>
      </w:divBdr>
      <w:divsChild>
        <w:div w:id="438645592">
          <w:marLeft w:val="0"/>
          <w:marRight w:val="0"/>
          <w:marTop w:val="0"/>
          <w:marBottom w:val="0"/>
          <w:divBdr>
            <w:top w:val="none" w:sz="0" w:space="0" w:color="auto"/>
            <w:left w:val="none" w:sz="0" w:space="0" w:color="auto"/>
            <w:bottom w:val="none" w:sz="0" w:space="0" w:color="auto"/>
            <w:right w:val="none" w:sz="0" w:space="0" w:color="auto"/>
          </w:divBdr>
          <w:divsChild>
            <w:div w:id="1621230346">
              <w:marLeft w:val="0"/>
              <w:marRight w:val="0"/>
              <w:marTop w:val="0"/>
              <w:marBottom w:val="0"/>
              <w:divBdr>
                <w:top w:val="none" w:sz="0" w:space="0" w:color="auto"/>
                <w:left w:val="none" w:sz="0" w:space="0" w:color="auto"/>
                <w:bottom w:val="none" w:sz="0" w:space="0" w:color="auto"/>
                <w:right w:val="none" w:sz="0" w:space="0" w:color="auto"/>
              </w:divBdr>
              <w:divsChild>
                <w:div w:id="283460532">
                  <w:marLeft w:val="0"/>
                  <w:marRight w:val="0"/>
                  <w:marTop w:val="0"/>
                  <w:marBottom w:val="0"/>
                  <w:divBdr>
                    <w:top w:val="none" w:sz="0" w:space="0" w:color="auto"/>
                    <w:left w:val="none" w:sz="0" w:space="0" w:color="auto"/>
                    <w:bottom w:val="none" w:sz="0" w:space="0" w:color="auto"/>
                    <w:right w:val="none" w:sz="0" w:space="0" w:color="auto"/>
                  </w:divBdr>
                  <w:divsChild>
                    <w:div w:id="763378189">
                      <w:marLeft w:val="0"/>
                      <w:marRight w:val="0"/>
                      <w:marTop w:val="0"/>
                      <w:marBottom w:val="0"/>
                      <w:divBdr>
                        <w:top w:val="none" w:sz="0" w:space="0" w:color="auto"/>
                        <w:left w:val="none" w:sz="0" w:space="0" w:color="auto"/>
                        <w:bottom w:val="none" w:sz="0" w:space="0" w:color="auto"/>
                        <w:right w:val="none" w:sz="0" w:space="0" w:color="auto"/>
                      </w:divBdr>
                      <w:divsChild>
                        <w:div w:id="911622039">
                          <w:marLeft w:val="0"/>
                          <w:marRight w:val="0"/>
                          <w:marTop w:val="0"/>
                          <w:marBottom w:val="0"/>
                          <w:divBdr>
                            <w:top w:val="none" w:sz="0" w:space="0" w:color="auto"/>
                            <w:left w:val="none" w:sz="0" w:space="0" w:color="auto"/>
                            <w:bottom w:val="none" w:sz="0" w:space="0" w:color="auto"/>
                            <w:right w:val="none" w:sz="0" w:space="0" w:color="auto"/>
                          </w:divBdr>
                          <w:divsChild>
                            <w:div w:id="1735814627">
                              <w:marLeft w:val="2700"/>
                              <w:marRight w:val="3960"/>
                              <w:marTop w:val="0"/>
                              <w:marBottom w:val="0"/>
                              <w:divBdr>
                                <w:top w:val="none" w:sz="0" w:space="0" w:color="auto"/>
                                <w:left w:val="none" w:sz="0" w:space="0" w:color="auto"/>
                                <w:bottom w:val="none" w:sz="0" w:space="0" w:color="auto"/>
                                <w:right w:val="none" w:sz="0" w:space="0" w:color="auto"/>
                              </w:divBdr>
                              <w:divsChild>
                                <w:div w:id="1077747430">
                                  <w:marLeft w:val="0"/>
                                  <w:marRight w:val="0"/>
                                  <w:marTop w:val="0"/>
                                  <w:marBottom w:val="0"/>
                                  <w:divBdr>
                                    <w:top w:val="none" w:sz="0" w:space="0" w:color="auto"/>
                                    <w:left w:val="none" w:sz="0" w:space="0" w:color="auto"/>
                                    <w:bottom w:val="none" w:sz="0" w:space="0" w:color="auto"/>
                                    <w:right w:val="none" w:sz="0" w:space="0" w:color="auto"/>
                                  </w:divBdr>
                                  <w:divsChild>
                                    <w:div w:id="1362243225">
                                      <w:marLeft w:val="0"/>
                                      <w:marRight w:val="0"/>
                                      <w:marTop w:val="0"/>
                                      <w:marBottom w:val="0"/>
                                      <w:divBdr>
                                        <w:top w:val="none" w:sz="0" w:space="0" w:color="auto"/>
                                        <w:left w:val="none" w:sz="0" w:space="0" w:color="auto"/>
                                        <w:bottom w:val="none" w:sz="0" w:space="0" w:color="auto"/>
                                        <w:right w:val="none" w:sz="0" w:space="0" w:color="auto"/>
                                      </w:divBdr>
                                      <w:divsChild>
                                        <w:div w:id="1997683274">
                                          <w:marLeft w:val="0"/>
                                          <w:marRight w:val="0"/>
                                          <w:marTop w:val="0"/>
                                          <w:marBottom w:val="0"/>
                                          <w:divBdr>
                                            <w:top w:val="none" w:sz="0" w:space="0" w:color="auto"/>
                                            <w:left w:val="none" w:sz="0" w:space="0" w:color="auto"/>
                                            <w:bottom w:val="none" w:sz="0" w:space="0" w:color="auto"/>
                                            <w:right w:val="none" w:sz="0" w:space="0" w:color="auto"/>
                                          </w:divBdr>
                                          <w:divsChild>
                                            <w:div w:id="1676876485">
                                              <w:marLeft w:val="0"/>
                                              <w:marRight w:val="0"/>
                                              <w:marTop w:val="90"/>
                                              <w:marBottom w:val="0"/>
                                              <w:divBdr>
                                                <w:top w:val="none" w:sz="0" w:space="0" w:color="auto"/>
                                                <w:left w:val="none" w:sz="0" w:space="0" w:color="auto"/>
                                                <w:bottom w:val="none" w:sz="0" w:space="0" w:color="auto"/>
                                                <w:right w:val="none" w:sz="0" w:space="0" w:color="auto"/>
                                              </w:divBdr>
                                              <w:divsChild>
                                                <w:div w:id="1716588434">
                                                  <w:marLeft w:val="0"/>
                                                  <w:marRight w:val="0"/>
                                                  <w:marTop w:val="0"/>
                                                  <w:marBottom w:val="420"/>
                                                  <w:divBdr>
                                                    <w:top w:val="none" w:sz="0" w:space="0" w:color="auto"/>
                                                    <w:left w:val="none" w:sz="0" w:space="0" w:color="auto"/>
                                                    <w:bottom w:val="none" w:sz="0" w:space="0" w:color="auto"/>
                                                    <w:right w:val="none" w:sz="0" w:space="0" w:color="auto"/>
                                                  </w:divBdr>
                                                  <w:divsChild>
                                                    <w:div w:id="1774857755">
                                                      <w:marLeft w:val="0"/>
                                                      <w:marRight w:val="0"/>
                                                      <w:marTop w:val="0"/>
                                                      <w:marBottom w:val="0"/>
                                                      <w:divBdr>
                                                        <w:top w:val="none" w:sz="0" w:space="0" w:color="auto"/>
                                                        <w:left w:val="none" w:sz="0" w:space="0" w:color="auto"/>
                                                        <w:bottom w:val="none" w:sz="0" w:space="0" w:color="auto"/>
                                                        <w:right w:val="none" w:sz="0" w:space="0" w:color="auto"/>
                                                      </w:divBdr>
                                                      <w:divsChild>
                                                        <w:div w:id="1929921513">
                                                          <w:marLeft w:val="0"/>
                                                          <w:marRight w:val="0"/>
                                                          <w:marTop w:val="0"/>
                                                          <w:marBottom w:val="0"/>
                                                          <w:divBdr>
                                                            <w:top w:val="none" w:sz="0" w:space="0" w:color="auto"/>
                                                            <w:left w:val="none" w:sz="0" w:space="0" w:color="auto"/>
                                                            <w:bottom w:val="none" w:sz="0" w:space="0" w:color="auto"/>
                                                            <w:right w:val="none" w:sz="0" w:space="0" w:color="auto"/>
                                                          </w:divBdr>
                                                          <w:divsChild>
                                                            <w:div w:id="1139571403">
                                                              <w:marLeft w:val="0"/>
                                                              <w:marRight w:val="0"/>
                                                              <w:marTop w:val="0"/>
                                                              <w:marBottom w:val="0"/>
                                                              <w:divBdr>
                                                                <w:top w:val="none" w:sz="0" w:space="0" w:color="auto"/>
                                                                <w:left w:val="none" w:sz="0" w:space="0" w:color="auto"/>
                                                                <w:bottom w:val="none" w:sz="0" w:space="0" w:color="auto"/>
                                                                <w:right w:val="none" w:sz="0" w:space="0" w:color="auto"/>
                                                              </w:divBdr>
                                                              <w:divsChild>
                                                                <w:div w:id="586114824">
                                                                  <w:marLeft w:val="0"/>
                                                                  <w:marRight w:val="0"/>
                                                                  <w:marTop w:val="0"/>
                                                                  <w:marBottom w:val="0"/>
                                                                  <w:divBdr>
                                                                    <w:top w:val="none" w:sz="0" w:space="0" w:color="auto"/>
                                                                    <w:left w:val="none" w:sz="0" w:space="0" w:color="auto"/>
                                                                    <w:bottom w:val="none" w:sz="0" w:space="0" w:color="auto"/>
                                                                    <w:right w:val="none" w:sz="0" w:space="0" w:color="auto"/>
                                                                  </w:divBdr>
                                                                  <w:divsChild>
                                                                    <w:div w:id="6171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02541213">
      <w:bodyDiv w:val="1"/>
      <w:marLeft w:val="0"/>
      <w:marRight w:val="0"/>
      <w:marTop w:val="0"/>
      <w:marBottom w:val="0"/>
      <w:divBdr>
        <w:top w:val="none" w:sz="0" w:space="0" w:color="auto"/>
        <w:left w:val="none" w:sz="0" w:space="0" w:color="auto"/>
        <w:bottom w:val="none" w:sz="0" w:space="0" w:color="auto"/>
        <w:right w:val="none" w:sz="0" w:space="0" w:color="auto"/>
      </w:divBdr>
    </w:div>
    <w:div w:id="1333337098">
      <w:bodyDiv w:val="1"/>
      <w:marLeft w:val="0"/>
      <w:marRight w:val="0"/>
      <w:marTop w:val="0"/>
      <w:marBottom w:val="0"/>
      <w:divBdr>
        <w:top w:val="none" w:sz="0" w:space="0" w:color="auto"/>
        <w:left w:val="none" w:sz="0" w:space="0" w:color="auto"/>
        <w:bottom w:val="none" w:sz="0" w:space="0" w:color="auto"/>
        <w:right w:val="none" w:sz="0" w:space="0" w:color="auto"/>
      </w:divBdr>
    </w:div>
    <w:div w:id="1405949176">
      <w:bodyDiv w:val="1"/>
      <w:marLeft w:val="0"/>
      <w:marRight w:val="0"/>
      <w:marTop w:val="0"/>
      <w:marBottom w:val="0"/>
      <w:divBdr>
        <w:top w:val="none" w:sz="0" w:space="0" w:color="auto"/>
        <w:left w:val="none" w:sz="0" w:space="0" w:color="auto"/>
        <w:bottom w:val="none" w:sz="0" w:space="0" w:color="auto"/>
        <w:right w:val="none" w:sz="0" w:space="0" w:color="auto"/>
      </w:divBdr>
    </w:div>
    <w:div w:id="1423138631">
      <w:bodyDiv w:val="1"/>
      <w:marLeft w:val="0"/>
      <w:marRight w:val="0"/>
      <w:marTop w:val="0"/>
      <w:marBottom w:val="0"/>
      <w:divBdr>
        <w:top w:val="none" w:sz="0" w:space="0" w:color="auto"/>
        <w:left w:val="none" w:sz="0" w:space="0" w:color="auto"/>
        <w:bottom w:val="none" w:sz="0" w:space="0" w:color="auto"/>
        <w:right w:val="none" w:sz="0" w:space="0" w:color="auto"/>
      </w:divBdr>
    </w:div>
    <w:div w:id="1426414093">
      <w:bodyDiv w:val="1"/>
      <w:marLeft w:val="0"/>
      <w:marRight w:val="0"/>
      <w:marTop w:val="0"/>
      <w:marBottom w:val="0"/>
      <w:divBdr>
        <w:top w:val="none" w:sz="0" w:space="0" w:color="auto"/>
        <w:left w:val="none" w:sz="0" w:space="0" w:color="auto"/>
        <w:bottom w:val="none" w:sz="0" w:space="0" w:color="auto"/>
        <w:right w:val="none" w:sz="0" w:space="0" w:color="auto"/>
      </w:divBdr>
    </w:div>
    <w:div w:id="1466852648">
      <w:bodyDiv w:val="1"/>
      <w:marLeft w:val="0"/>
      <w:marRight w:val="0"/>
      <w:marTop w:val="0"/>
      <w:marBottom w:val="0"/>
      <w:divBdr>
        <w:top w:val="none" w:sz="0" w:space="0" w:color="auto"/>
        <w:left w:val="none" w:sz="0" w:space="0" w:color="auto"/>
        <w:bottom w:val="none" w:sz="0" w:space="0" w:color="auto"/>
        <w:right w:val="none" w:sz="0" w:space="0" w:color="auto"/>
      </w:divBdr>
      <w:divsChild>
        <w:div w:id="77291697">
          <w:marLeft w:val="360"/>
          <w:marRight w:val="0"/>
          <w:marTop w:val="0"/>
          <w:marBottom w:val="0"/>
          <w:divBdr>
            <w:top w:val="none" w:sz="0" w:space="0" w:color="auto"/>
            <w:left w:val="none" w:sz="0" w:space="0" w:color="auto"/>
            <w:bottom w:val="none" w:sz="0" w:space="0" w:color="auto"/>
            <w:right w:val="none" w:sz="0" w:space="0" w:color="auto"/>
          </w:divBdr>
        </w:div>
        <w:div w:id="516432821">
          <w:marLeft w:val="360"/>
          <w:marRight w:val="0"/>
          <w:marTop w:val="0"/>
          <w:marBottom w:val="0"/>
          <w:divBdr>
            <w:top w:val="none" w:sz="0" w:space="0" w:color="auto"/>
            <w:left w:val="none" w:sz="0" w:space="0" w:color="auto"/>
            <w:bottom w:val="none" w:sz="0" w:space="0" w:color="auto"/>
            <w:right w:val="none" w:sz="0" w:space="0" w:color="auto"/>
          </w:divBdr>
        </w:div>
        <w:div w:id="532622416">
          <w:marLeft w:val="360"/>
          <w:marRight w:val="0"/>
          <w:marTop w:val="0"/>
          <w:marBottom w:val="0"/>
          <w:divBdr>
            <w:top w:val="none" w:sz="0" w:space="0" w:color="auto"/>
            <w:left w:val="none" w:sz="0" w:space="0" w:color="auto"/>
            <w:bottom w:val="none" w:sz="0" w:space="0" w:color="auto"/>
            <w:right w:val="none" w:sz="0" w:space="0" w:color="auto"/>
          </w:divBdr>
        </w:div>
        <w:div w:id="1352492369">
          <w:marLeft w:val="360"/>
          <w:marRight w:val="0"/>
          <w:marTop w:val="0"/>
          <w:marBottom w:val="0"/>
          <w:divBdr>
            <w:top w:val="none" w:sz="0" w:space="0" w:color="auto"/>
            <w:left w:val="none" w:sz="0" w:space="0" w:color="auto"/>
            <w:bottom w:val="none" w:sz="0" w:space="0" w:color="auto"/>
            <w:right w:val="none" w:sz="0" w:space="0" w:color="auto"/>
          </w:divBdr>
        </w:div>
        <w:div w:id="249192994">
          <w:marLeft w:val="360"/>
          <w:marRight w:val="0"/>
          <w:marTop w:val="0"/>
          <w:marBottom w:val="0"/>
          <w:divBdr>
            <w:top w:val="none" w:sz="0" w:space="0" w:color="auto"/>
            <w:left w:val="none" w:sz="0" w:space="0" w:color="auto"/>
            <w:bottom w:val="none" w:sz="0" w:space="0" w:color="auto"/>
            <w:right w:val="none" w:sz="0" w:space="0" w:color="auto"/>
          </w:divBdr>
        </w:div>
        <w:div w:id="107286252">
          <w:marLeft w:val="360"/>
          <w:marRight w:val="0"/>
          <w:marTop w:val="0"/>
          <w:marBottom w:val="0"/>
          <w:divBdr>
            <w:top w:val="none" w:sz="0" w:space="0" w:color="auto"/>
            <w:left w:val="none" w:sz="0" w:space="0" w:color="auto"/>
            <w:bottom w:val="none" w:sz="0" w:space="0" w:color="auto"/>
            <w:right w:val="none" w:sz="0" w:space="0" w:color="auto"/>
          </w:divBdr>
        </w:div>
        <w:div w:id="2115906318">
          <w:marLeft w:val="360"/>
          <w:marRight w:val="0"/>
          <w:marTop w:val="0"/>
          <w:marBottom w:val="0"/>
          <w:divBdr>
            <w:top w:val="none" w:sz="0" w:space="0" w:color="auto"/>
            <w:left w:val="none" w:sz="0" w:space="0" w:color="auto"/>
            <w:bottom w:val="none" w:sz="0" w:space="0" w:color="auto"/>
            <w:right w:val="none" w:sz="0" w:space="0" w:color="auto"/>
          </w:divBdr>
        </w:div>
      </w:divsChild>
    </w:div>
    <w:div w:id="1473016539">
      <w:bodyDiv w:val="1"/>
      <w:marLeft w:val="0"/>
      <w:marRight w:val="0"/>
      <w:marTop w:val="0"/>
      <w:marBottom w:val="0"/>
      <w:divBdr>
        <w:top w:val="none" w:sz="0" w:space="0" w:color="auto"/>
        <w:left w:val="none" w:sz="0" w:space="0" w:color="auto"/>
        <w:bottom w:val="none" w:sz="0" w:space="0" w:color="auto"/>
        <w:right w:val="none" w:sz="0" w:space="0" w:color="auto"/>
      </w:divBdr>
    </w:div>
    <w:div w:id="1510801469">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59975850">
      <w:bodyDiv w:val="1"/>
      <w:marLeft w:val="0"/>
      <w:marRight w:val="0"/>
      <w:marTop w:val="0"/>
      <w:marBottom w:val="0"/>
      <w:divBdr>
        <w:top w:val="none" w:sz="0" w:space="0" w:color="auto"/>
        <w:left w:val="none" w:sz="0" w:space="0" w:color="auto"/>
        <w:bottom w:val="none" w:sz="0" w:space="0" w:color="auto"/>
        <w:right w:val="none" w:sz="0" w:space="0" w:color="auto"/>
      </w:divBdr>
    </w:div>
    <w:div w:id="1578444720">
      <w:bodyDiv w:val="1"/>
      <w:marLeft w:val="0"/>
      <w:marRight w:val="0"/>
      <w:marTop w:val="0"/>
      <w:marBottom w:val="0"/>
      <w:divBdr>
        <w:top w:val="none" w:sz="0" w:space="0" w:color="auto"/>
        <w:left w:val="none" w:sz="0" w:space="0" w:color="auto"/>
        <w:bottom w:val="none" w:sz="0" w:space="0" w:color="auto"/>
        <w:right w:val="none" w:sz="0" w:space="0" w:color="auto"/>
      </w:divBdr>
    </w:div>
    <w:div w:id="1592198012">
      <w:bodyDiv w:val="1"/>
      <w:marLeft w:val="0"/>
      <w:marRight w:val="0"/>
      <w:marTop w:val="0"/>
      <w:marBottom w:val="0"/>
      <w:divBdr>
        <w:top w:val="none" w:sz="0" w:space="0" w:color="auto"/>
        <w:left w:val="none" w:sz="0" w:space="0" w:color="auto"/>
        <w:bottom w:val="none" w:sz="0" w:space="0" w:color="auto"/>
        <w:right w:val="none" w:sz="0" w:space="0" w:color="auto"/>
      </w:divBdr>
    </w:div>
    <w:div w:id="1619145055">
      <w:bodyDiv w:val="1"/>
      <w:marLeft w:val="0"/>
      <w:marRight w:val="0"/>
      <w:marTop w:val="0"/>
      <w:marBottom w:val="0"/>
      <w:divBdr>
        <w:top w:val="none" w:sz="0" w:space="0" w:color="auto"/>
        <w:left w:val="none" w:sz="0" w:space="0" w:color="auto"/>
        <w:bottom w:val="none" w:sz="0" w:space="0" w:color="auto"/>
        <w:right w:val="none" w:sz="0" w:space="0" w:color="auto"/>
      </w:divBdr>
      <w:divsChild>
        <w:div w:id="372460765">
          <w:marLeft w:val="0"/>
          <w:marRight w:val="0"/>
          <w:marTop w:val="0"/>
          <w:marBottom w:val="0"/>
          <w:divBdr>
            <w:top w:val="none" w:sz="0" w:space="0" w:color="auto"/>
            <w:left w:val="none" w:sz="0" w:space="0" w:color="auto"/>
            <w:bottom w:val="none" w:sz="0" w:space="0" w:color="auto"/>
            <w:right w:val="none" w:sz="0" w:space="0" w:color="auto"/>
          </w:divBdr>
        </w:div>
      </w:divsChild>
    </w:div>
    <w:div w:id="1625848505">
      <w:bodyDiv w:val="1"/>
      <w:marLeft w:val="0"/>
      <w:marRight w:val="0"/>
      <w:marTop w:val="0"/>
      <w:marBottom w:val="0"/>
      <w:divBdr>
        <w:top w:val="none" w:sz="0" w:space="0" w:color="auto"/>
        <w:left w:val="none" w:sz="0" w:space="0" w:color="auto"/>
        <w:bottom w:val="none" w:sz="0" w:space="0" w:color="auto"/>
        <w:right w:val="none" w:sz="0" w:space="0" w:color="auto"/>
      </w:divBdr>
      <w:divsChild>
        <w:div w:id="1105225981">
          <w:marLeft w:val="0"/>
          <w:marRight w:val="0"/>
          <w:marTop w:val="0"/>
          <w:marBottom w:val="0"/>
          <w:divBdr>
            <w:top w:val="none" w:sz="0" w:space="0" w:color="auto"/>
            <w:left w:val="none" w:sz="0" w:space="0" w:color="auto"/>
            <w:bottom w:val="none" w:sz="0" w:space="0" w:color="auto"/>
            <w:right w:val="none" w:sz="0" w:space="0" w:color="auto"/>
          </w:divBdr>
          <w:divsChild>
            <w:div w:id="727455680">
              <w:marLeft w:val="0"/>
              <w:marRight w:val="0"/>
              <w:marTop w:val="0"/>
              <w:marBottom w:val="0"/>
              <w:divBdr>
                <w:top w:val="none" w:sz="0" w:space="0" w:color="auto"/>
                <w:left w:val="none" w:sz="0" w:space="0" w:color="auto"/>
                <w:bottom w:val="none" w:sz="0" w:space="0" w:color="auto"/>
                <w:right w:val="none" w:sz="0" w:space="0" w:color="auto"/>
              </w:divBdr>
              <w:divsChild>
                <w:div w:id="1652561846">
                  <w:marLeft w:val="0"/>
                  <w:marRight w:val="0"/>
                  <w:marTop w:val="0"/>
                  <w:marBottom w:val="0"/>
                  <w:divBdr>
                    <w:top w:val="none" w:sz="0" w:space="0" w:color="auto"/>
                    <w:left w:val="none" w:sz="0" w:space="0" w:color="auto"/>
                    <w:bottom w:val="none" w:sz="0" w:space="0" w:color="auto"/>
                    <w:right w:val="none" w:sz="0" w:space="0" w:color="auto"/>
                  </w:divBdr>
                  <w:divsChild>
                    <w:div w:id="328100120">
                      <w:marLeft w:val="0"/>
                      <w:marRight w:val="0"/>
                      <w:marTop w:val="0"/>
                      <w:marBottom w:val="0"/>
                      <w:divBdr>
                        <w:top w:val="none" w:sz="0" w:space="0" w:color="auto"/>
                        <w:left w:val="none" w:sz="0" w:space="0" w:color="auto"/>
                        <w:bottom w:val="none" w:sz="0" w:space="0" w:color="auto"/>
                        <w:right w:val="none" w:sz="0" w:space="0" w:color="auto"/>
                      </w:divBdr>
                      <w:divsChild>
                        <w:div w:id="2020042997">
                          <w:marLeft w:val="0"/>
                          <w:marRight w:val="0"/>
                          <w:marTop w:val="0"/>
                          <w:marBottom w:val="0"/>
                          <w:divBdr>
                            <w:top w:val="none" w:sz="0" w:space="0" w:color="auto"/>
                            <w:left w:val="none" w:sz="0" w:space="0" w:color="auto"/>
                            <w:bottom w:val="none" w:sz="0" w:space="0" w:color="auto"/>
                            <w:right w:val="none" w:sz="0" w:space="0" w:color="auto"/>
                          </w:divBdr>
                          <w:divsChild>
                            <w:div w:id="1636913941">
                              <w:marLeft w:val="0"/>
                              <w:marRight w:val="315"/>
                              <w:marTop w:val="0"/>
                              <w:marBottom w:val="0"/>
                              <w:divBdr>
                                <w:top w:val="none" w:sz="0" w:space="0" w:color="auto"/>
                                <w:left w:val="none" w:sz="0" w:space="0" w:color="auto"/>
                                <w:bottom w:val="none" w:sz="0" w:space="0" w:color="auto"/>
                                <w:right w:val="none" w:sz="0" w:space="0" w:color="auto"/>
                              </w:divBdr>
                              <w:divsChild>
                                <w:div w:id="542864301">
                                  <w:marLeft w:val="0"/>
                                  <w:marRight w:val="0"/>
                                  <w:marTop w:val="0"/>
                                  <w:marBottom w:val="0"/>
                                  <w:divBdr>
                                    <w:top w:val="none" w:sz="0" w:space="0" w:color="auto"/>
                                    <w:left w:val="none" w:sz="0" w:space="0" w:color="auto"/>
                                    <w:bottom w:val="none" w:sz="0" w:space="0" w:color="auto"/>
                                    <w:right w:val="none" w:sz="0" w:space="0" w:color="auto"/>
                                  </w:divBdr>
                                  <w:divsChild>
                                    <w:div w:id="1777287227">
                                      <w:marLeft w:val="0"/>
                                      <w:marRight w:val="0"/>
                                      <w:marTop w:val="0"/>
                                      <w:marBottom w:val="0"/>
                                      <w:divBdr>
                                        <w:top w:val="none" w:sz="0" w:space="0" w:color="auto"/>
                                        <w:left w:val="none" w:sz="0" w:space="0" w:color="auto"/>
                                        <w:bottom w:val="none" w:sz="0" w:space="0" w:color="auto"/>
                                        <w:right w:val="none" w:sz="0" w:space="0" w:color="auto"/>
                                      </w:divBdr>
                                      <w:divsChild>
                                        <w:div w:id="584147177">
                                          <w:marLeft w:val="0"/>
                                          <w:marRight w:val="315"/>
                                          <w:marTop w:val="0"/>
                                          <w:marBottom w:val="600"/>
                                          <w:divBdr>
                                            <w:top w:val="none" w:sz="0" w:space="0" w:color="auto"/>
                                            <w:left w:val="none" w:sz="0" w:space="0" w:color="auto"/>
                                            <w:bottom w:val="none" w:sz="0" w:space="0" w:color="auto"/>
                                            <w:right w:val="none" w:sz="0" w:space="0" w:color="auto"/>
                                          </w:divBdr>
                                          <w:divsChild>
                                            <w:div w:id="357832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297753">
      <w:bodyDiv w:val="1"/>
      <w:marLeft w:val="0"/>
      <w:marRight w:val="0"/>
      <w:marTop w:val="0"/>
      <w:marBottom w:val="0"/>
      <w:divBdr>
        <w:top w:val="none" w:sz="0" w:space="0" w:color="auto"/>
        <w:left w:val="none" w:sz="0" w:space="0" w:color="auto"/>
        <w:bottom w:val="none" w:sz="0" w:space="0" w:color="auto"/>
        <w:right w:val="none" w:sz="0" w:space="0" w:color="auto"/>
      </w:divBdr>
    </w:div>
    <w:div w:id="1854492025">
      <w:bodyDiv w:val="1"/>
      <w:marLeft w:val="0"/>
      <w:marRight w:val="0"/>
      <w:marTop w:val="0"/>
      <w:marBottom w:val="0"/>
      <w:divBdr>
        <w:top w:val="none" w:sz="0" w:space="0" w:color="auto"/>
        <w:left w:val="none" w:sz="0" w:space="0" w:color="auto"/>
        <w:bottom w:val="none" w:sz="0" w:space="0" w:color="auto"/>
        <w:right w:val="none" w:sz="0" w:space="0" w:color="auto"/>
      </w:divBdr>
    </w:div>
    <w:div w:id="1942058540">
      <w:bodyDiv w:val="1"/>
      <w:marLeft w:val="0"/>
      <w:marRight w:val="0"/>
      <w:marTop w:val="0"/>
      <w:marBottom w:val="0"/>
      <w:divBdr>
        <w:top w:val="none" w:sz="0" w:space="0" w:color="auto"/>
        <w:left w:val="none" w:sz="0" w:space="0" w:color="auto"/>
        <w:bottom w:val="none" w:sz="0" w:space="0" w:color="auto"/>
        <w:right w:val="none" w:sz="0" w:space="0" w:color="auto"/>
      </w:divBdr>
    </w:div>
    <w:div w:id="1959410476">
      <w:bodyDiv w:val="1"/>
      <w:marLeft w:val="0"/>
      <w:marRight w:val="0"/>
      <w:marTop w:val="0"/>
      <w:marBottom w:val="0"/>
      <w:divBdr>
        <w:top w:val="none" w:sz="0" w:space="0" w:color="auto"/>
        <w:left w:val="none" w:sz="0" w:space="0" w:color="auto"/>
        <w:bottom w:val="none" w:sz="0" w:space="0" w:color="auto"/>
        <w:right w:val="none" w:sz="0" w:space="0" w:color="auto"/>
      </w:divBdr>
      <w:divsChild>
        <w:div w:id="1520466494">
          <w:marLeft w:val="547"/>
          <w:marRight w:val="0"/>
          <w:marTop w:val="240"/>
          <w:marBottom w:val="0"/>
          <w:divBdr>
            <w:top w:val="none" w:sz="0" w:space="0" w:color="auto"/>
            <w:left w:val="none" w:sz="0" w:space="0" w:color="auto"/>
            <w:bottom w:val="none" w:sz="0" w:space="0" w:color="auto"/>
            <w:right w:val="none" w:sz="0" w:space="0" w:color="auto"/>
          </w:divBdr>
        </w:div>
        <w:div w:id="991830061">
          <w:marLeft w:val="547"/>
          <w:marRight w:val="0"/>
          <w:marTop w:val="240"/>
          <w:marBottom w:val="0"/>
          <w:divBdr>
            <w:top w:val="none" w:sz="0" w:space="0" w:color="auto"/>
            <w:left w:val="none" w:sz="0" w:space="0" w:color="auto"/>
            <w:bottom w:val="none" w:sz="0" w:space="0" w:color="auto"/>
            <w:right w:val="none" w:sz="0" w:space="0" w:color="auto"/>
          </w:divBdr>
        </w:div>
      </w:divsChild>
    </w:div>
    <w:div w:id="1961296409">
      <w:bodyDiv w:val="1"/>
      <w:marLeft w:val="0"/>
      <w:marRight w:val="0"/>
      <w:marTop w:val="0"/>
      <w:marBottom w:val="0"/>
      <w:divBdr>
        <w:top w:val="none" w:sz="0" w:space="0" w:color="auto"/>
        <w:left w:val="none" w:sz="0" w:space="0" w:color="auto"/>
        <w:bottom w:val="none" w:sz="0" w:space="0" w:color="auto"/>
        <w:right w:val="none" w:sz="0" w:space="0" w:color="auto"/>
      </w:divBdr>
    </w:div>
    <w:div w:id="1967809875">
      <w:bodyDiv w:val="1"/>
      <w:marLeft w:val="0"/>
      <w:marRight w:val="0"/>
      <w:marTop w:val="0"/>
      <w:marBottom w:val="0"/>
      <w:divBdr>
        <w:top w:val="none" w:sz="0" w:space="0" w:color="auto"/>
        <w:left w:val="none" w:sz="0" w:space="0" w:color="auto"/>
        <w:bottom w:val="none" w:sz="0" w:space="0" w:color="auto"/>
        <w:right w:val="none" w:sz="0" w:space="0" w:color="auto"/>
      </w:divBdr>
    </w:div>
    <w:div w:id="1968854318">
      <w:bodyDiv w:val="1"/>
      <w:marLeft w:val="0"/>
      <w:marRight w:val="0"/>
      <w:marTop w:val="0"/>
      <w:marBottom w:val="0"/>
      <w:divBdr>
        <w:top w:val="none" w:sz="0" w:space="0" w:color="auto"/>
        <w:left w:val="none" w:sz="0" w:space="0" w:color="auto"/>
        <w:bottom w:val="none" w:sz="0" w:space="0" w:color="auto"/>
        <w:right w:val="none" w:sz="0" w:space="0" w:color="auto"/>
      </w:divBdr>
    </w:div>
    <w:div w:id="1998066391">
      <w:bodyDiv w:val="1"/>
      <w:marLeft w:val="0"/>
      <w:marRight w:val="0"/>
      <w:marTop w:val="0"/>
      <w:marBottom w:val="0"/>
      <w:divBdr>
        <w:top w:val="none" w:sz="0" w:space="0" w:color="auto"/>
        <w:left w:val="none" w:sz="0" w:space="0" w:color="auto"/>
        <w:bottom w:val="none" w:sz="0" w:space="0" w:color="auto"/>
        <w:right w:val="none" w:sz="0" w:space="0" w:color="auto"/>
      </w:divBdr>
    </w:div>
    <w:div w:id="2009866932">
      <w:bodyDiv w:val="1"/>
      <w:marLeft w:val="0"/>
      <w:marRight w:val="0"/>
      <w:marTop w:val="0"/>
      <w:marBottom w:val="0"/>
      <w:divBdr>
        <w:top w:val="none" w:sz="0" w:space="0" w:color="auto"/>
        <w:left w:val="none" w:sz="0" w:space="0" w:color="auto"/>
        <w:bottom w:val="none" w:sz="0" w:space="0" w:color="auto"/>
        <w:right w:val="none" w:sz="0" w:space="0" w:color="auto"/>
      </w:divBdr>
      <w:divsChild>
        <w:div w:id="1062096688">
          <w:marLeft w:val="0"/>
          <w:marRight w:val="0"/>
          <w:marTop w:val="0"/>
          <w:marBottom w:val="0"/>
          <w:divBdr>
            <w:top w:val="none" w:sz="0" w:space="0" w:color="auto"/>
            <w:left w:val="none" w:sz="0" w:space="0" w:color="auto"/>
            <w:bottom w:val="none" w:sz="0" w:space="0" w:color="auto"/>
            <w:right w:val="none" w:sz="0" w:space="0" w:color="auto"/>
          </w:divBdr>
          <w:divsChild>
            <w:div w:id="831066291">
              <w:marLeft w:val="0"/>
              <w:marRight w:val="0"/>
              <w:marTop w:val="0"/>
              <w:marBottom w:val="0"/>
              <w:divBdr>
                <w:top w:val="none" w:sz="0" w:space="0" w:color="auto"/>
                <w:left w:val="none" w:sz="0" w:space="0" w:color="auto"/>
                <w:bottom w:val="none" w:sz="0" w:space="0" w:color="auto"/>
                <w:right w:val="none" w:sz="0" w:space="0" w:color="auto"/>
              </w:divBdr>
              <w:divsChild>
                <w:div w:id="619995457">
                  <w:marLeft w:val="0"/>
                  <w:marRight w:val="0"/>
                  <w:marTop w:val="0"/>
                  <w:marBottom w:val="0"/>
                  <w:divBdr>
                    <w:top w:val="none" w:sz="0" w:space="0" w:color="auto"/>
                    <w:left w:val="none" w:sz="0" w:space="0" w:color="auto"/>
                    <w:bottom w:val="none" w:sz="0" w:space="0" w:color="auto"/>
                    <w:right w:val="none" w:sz="0" w:space="0" w:color="auto"/>
                  </w:divBdr>
                  <w:divsChild>
                    <w:div w:id="681475482">
                      <w:marLeft w:val="0"/>
                      <w:marRight w:val="0"/>
                      <w:marTop w:val="0"/>
                      <w:marBottom w:val="0"/>
                      <w:divBdr>
                        <w:top w:val="none" w:sz="0" w:space="0" w:color="auto"/>
                        <w:left w:val="none" w:sz="0" w:space="0" w:color="auto"/>
                        <w:bottom w:val="none" w:sz="0" w:space="0" w:color="auto"/>
                        <w:right w:val="none" w:sz="0" w:space="0" w:color="auto"/>
                      </w:divBdr>
                      <w:divsChild>
                        <w:div w:id="2054036910">
                          <w:marLeft w:val="0"/>
                          <w:marRight w:val="0"/>
                          <w:marTop w:val="0"/>
                          <w:marBottom w:val="0"/>
                          <w:divBdr>
                            <w:top w:val="none" w:sz="0" w:space="0" w:color="auto"/>
                            <w:left w:val="none" w:sz="0" w:space="0" w:color="auto"/>
                            <w:bottom w:val="none" w:sz="0" w:space="0" w:color="auto"/>
                            <w:right w:val="none" w:sz="0" w:space="0" w:color="auto"/>
                          </w:divBdr>
                          <w:divsChild>
                            <w:div w:id="823083533">
                              <w:marLeft w:val="0"/>
                              <w:marRight w:val="315"/>
                              <w:marTop w:val="0"/>
                              <w:marBottom w:val="0"/>
                              <w:divBdr>
                                <w:top w:val="none" w:sz="0" w:space="0" w:color="auto"/>
                                <w:left w:val="none" w:sz="0" w:space="0" w:color="auto"/>
                                <w:bottom w:val="none" w:sz="0" w:space="0" w:color="auto"/>
                                <w:right w:val="none" w:sz="0" w:space="0" w:color="auto"/>
                              </w:divBdr>
                              <w:divsChild>
                                <w:div w:id="1213955305">
                                  <w:marLeft w:val="0"/>
                                  <w:marRight w:val="0"/>
                                  <w:marTop w:val="0"/>
                                  <w:marBottom w:val="0"/>
                                  <w:divBdr>
                                    <w:top w:val="none" w:sz="0" w:space="0" w:color="auto"/>
                                    <w:left w:val="none" w:sz="0" w:space="0" w:color="auto"/>
                                    <w:bottom w:val="none" w:sz="0" w:space="0" w:color="auto"/>
                                    <w:right w:val="none" w:sz="0" w:space="0" w:color="auto"/>
                                  </w:divBdr>
                                  <w:divsChild>
                                    <w:div w:id="1395395220">
                                      <w:marLeft w:val="0"/>
                                      <w:marRight w:val="0"/>
                                      <w:marTop w:val="0"/>
                                      <w:marBottom w:val="0"/>
                                      <w:divBdr>
                                        <w:top w:val="none" w:sz="0" w:space="0" w:color="auto"/>
                                        <w:left w:val="none" w:sz="0" w:space="0" w:color="auto"/>
                                        <w:bottom w:val="none" w:sz="0" w:space="0" w:color="auto"/>
                                        <w:right w:val="none" w:sz="0" w:space="0" w:color="auto"/>
                                      </w:divBdr>
                                      <w:divsChild>
                                        <w:div w:id="309796648">
                                          <w:marLeft w:val="0"/>
                                          <w:marRight w:val="315"/>
                                          <w:marTop w:val="0"/>
                                          <w:marBottom w:val="600"/>
                                          <w:divBdr>
                                            <w:top w:val="none" w:sz="0" w:space="0" w:color="auto"/>
                                            <w:left w:val="none" w:sz="0" w:space="0" w:color="auto"/>
                                            <w:bottom w:val="none" w:sz="0" w:space="0" w:color="auto"/>
                                            <w:right w:val="none" w:sz="0" w:space="0" w:color="auto"/>
                                          </w:divBdr>
                                          <w:divsChild>
                                            <w:div w:id="185677029">
                                              <w:marLeft w:val="0"/>
                                              <w:marRight w:val="0"/>
                                              <w:marTop w:val="0"/>
                                              <w:marBottom w:val="150"/>
                                              <w:divBdr>
                                                <w:top w:val="none" w:sz="0" w:space="0" w:color="auto"/>
                                                <w:left w:val="none" w:sz="0" w:space="0" w:color="auto"/>
                                                <w:bottom w:val="none" w:sz="0" w:space="0" w:color="auto"/>
                                                <w:right w:val="none" w:sz="0" w:space="0" w:color="auto"/>
                                              </w:divBdr>
                                            </w:div>
                                            <w:div w:id="1300299991">
                                              <w:marLeft w:val="0"/>
                                              <w:marRight w:val="0"/>
                                              <w:marTop w:val="0"/>
                                              <w:marBottom w:val="150"/>
                                              <w:divBdr>
                                                <w:top w:val="none" w:sz="0" w:space="0" w:color="auto"/>
                                                <w:left w:val="none" w:sz="0" w:space="0" w:color="auto"/>
                                                <w:bottom w:val="none" w:sz="0" w:space="0" w:color="auto"/>
                                                <w:right w:val="none" w:sz="0" w:space="0" w:color="auto"/>
                                              </w:divBdr>
                                            </w:div>
                                            <w:div w:id="805707805">
                                              <w:marLeft w:val="0"/>
                                              <w:marRight w:val="0"/>
                                              <w:marTop w:val="0"/>
                                              <w:marBottom w:val="150"/>
                                              <w:divBdr>
                                                <w:top w:val="none" w:sz="0" w:space="0" w:color="auto"/>
                                                <w:left w:val="none" w:sz="0" w:space="0" w:color="auto"/>
                                                <w:bottom w:val="none" w:sz="0" w:space="0" w:color="auto"/>
                                                <w:right w:val="none" w:sz="0" w:space="0" w:color="auto"/>
                                              </w:divBdr>
                                            </w:div>
                                            <w:div w:id="65147943">
                                              <w:marLeft w:val="0"/>
                                              <w:marRight w:val="0"/>
                                              <w:marTop w:val="0"/>
                                              <w:marBottom w:val="150"/>
                                              <w:divBdr>
                                                <w:top w:val="none" w:sz="0" w:space="0" w:color="auto"/>
                                                <w:left w:val="none" w:sz="0" w:space="0" w:color="auto"/>
                                                <w:bottom w:val="none" w:sz="0" w:space="0" w:color="auto"/>
                                                <w:right w:val="none" w:sz="0" w:space="0" w:color="auto"/>
                                              </w:divBdr>
                                            </w:div>
                                            <w:div w:id="751705516">
                                              <w:marLeft w:val="0"/>
                                              <w:marRight w:val="0"/>
                                              <w:marTop w:val="0"/>
                                              <w:marBottom w:val="150"/>
                                              <w:divBdr>
                                                <w:top w:val="none" w:sz="0" w:space="0" w:color="auto"/>
                                                <w:left w:val="none" w:sz="0" w:space="0" w:color="auto"/>
                                                <w:bottom w:val="none" w:sz="0" w:space="0" w:color="auto"/>
                                                <w:right w:val="none" w:sz="0" w:space="0" w:color="auto"/>
                                              </w:divBdr>
                                            </w:div>
                                            <w:div w:id="1675575593">
                                              <w:marLeft w:val="0"/>
                                              <w:marRight w:val="0"/>
                                              <w:marTop w:val="0"/>
                                              <w:marBottom w:val="150"/>
                                              <w:divBdr>
                                                <w:top w:val="none" w:sz="0" w:space="0" w:color="auto"/>
                                                <w:left w:val="none" w:sz="0" w:space="0" w:color="auto"/>
                                                <w:bottom w:val="none" w:sz="0" w:space="0" w:color="auto"/>
                                                <w:right w:val="none" w:sz="0" w:space="0" w:color="auto"/>
                                              </w:divBdr>
                                            </w:div>
                                            <w:div w:id="1782651015">
                                              <w:marLeft w:val="0"/>
                                              <w:marRight w:val="0"/>
                                              <w:marTop w:val="0"/>
                                              <w:marBottom w:val="150"/>
                                              <w:divBdr>
                                                <w:top w:val="none" w:sz="0" w:space="0" w:color="auto"/>
                                                <w:left w:val="none" w:sz="0" w:space="0" w:color="auto"/>
                                                <w:bottom w:val="none" w:sz="0" w:space="0" w:color="auto"/>
                                                <w:right w:val="none" w:sz="0" w:space="0" w:color="auto"/>
                                              </w:divBdr>
                                            </w:div>
                                            <w:div w:id="1974291448">
                                              <w:marLeft w:val="0"/>
                                              <w:marRight w:val="0"/>
                                              <w:marTop w:val="0"/>
                                              <w:marBottom w:val="150"/>
                                              <w:divBdr>
                                                <w:top w:val="none" w:sz="0" w:space="0" w:color="auto"/>
                                                <w:left w:val="none" w:sz="0" w:space="0" w:color="auto"/>
                                                <w:bottom w:val="none" w:sz="0" w:space="0" w:color="auto"/>
                                                <w:right w:val="none" w:sz="0" w:space="0" w:color="auto"/>
                                              </w:divBdr>
                                            </w:div>
                                            <w:div w:id="418332473">
                                              <w:marLeft w:val="0"/>
                                              <w:marRight w:val="0"/>
                                              <w:marTop w:val="0"/>
                                              <w:marBottom w:val="150"/>
                                              <w:divBdr>
                                                <w:top w:val="none" w:sz="0" w:space="0" w:color="auto"/>
                                                <w:left w:val="none" w:sz="0" w:space="0" w:color="auto"/>
                                                <w:bottom w:val="none" w:sz="0" w:space="0" w:color="auto"/>
                                                <w:right w:val="none" w:sz="0" w:space="0" w:color="auto"/>
                                              </w:divBdr>
                                            </w:div>
                                            <w:div w:id="670791624">
                                              <w:marLeft w:val="0"/>
                                              <w:marRight w:val="0"/>
                                              <w:marTop w:val="0"/>
                                              <w:marBottom w:val="150"/>
                                              <w:divBdr>
                                                <w:top w:val="none" w:sz="0" w:space="0" w:color="auto"/>
                                                <w:left w:val="none" w:sz="0" w:space="0" w:color="auto"/>
                                                <w:bottom w:val="none" w:sz="0" w:space="0" w:color="auto"/>
                                                <w:right w:val="none" w:sz="0" w:space="0" w:color="auto"/>
                                              </w:divBdr>
                                            </w:div>
                                            <w:div w:id="1760828621">
                                              <w:marLeft w:val="0"/>
                                              <w:marRight w:val="0"/>
                                              <w:marTop w:val="0"/>
                                              <w:marBottom w:val="150"/>
                                              <w:divBdr>
                                                <w:top w:val="none" w:sz="0" w:space="0" w:color="auto"/>
                                                <w:left w:val="none" w:sz="0" w:space="0" w:color="auto"/>
                                                <w:bottom w:val="none" w:sz="0" w:space="0" w:color="auto"/>
                                                <w:right w:val="none" w:sz="0" w:space="0" w:color="auto"/>
                                              </w:divBdr>
                                            </w:div>
                                            <w:div w:id="1689676947">
                                              <w:marLeft w:val="0"/>
                                              <w:marRight w:val="0"/>
                                              <w:marTop w:val="0"/>
                                              <w:marBottom w:val="150"/>
                                              <w:divBdr>
                                                <w:top w:val="none" w:sz="0" w:space="0" w:color="auto"/>
                                                <w:left w:val="none" w:sz="0" w:space="0" w:color="auto"/>
                                                <w:bottom w:val="none" w:sz="0" w:space="0" w:color="auto"/>
                                                <w:right w:val="none" w:sz="0" w:space="0" w:color="auto"/>
                                              </w:divBdr>
                                            </w:div>
                                            <w:div w:id="1569800366">
                                              <w:marLeft w:val="0"/>
                                              <w:marRight w:val="0"/>
                                              <w:marTop w:val="0"/>
                                              <w:marBottom w:val="150"/>
                                              <w:divBdr>
                                                <w:top w:val="none" w:sz="0" w:space="0" w:color="auto"/>
                                                <w:left w:val="none" w:sz="0" w:space="0" w:color="auto"/>
                                                <w:bottom w:val="none" w:sz="0" w:space="0" w:color="auto"/>
                                                <w:right w:val="none" w:sz="0" w:space="0" w:color="auto"/>
                                              </w:divBdr>
                                            </w:div>
                                            <w:div w:id="2017921313">
                                              <w:marLeft w:val="0"/>
                                              <w:marRight w:val="0"/>
                                              <w:marTop w:val="0"/>
                                              <w:marBottom w:val="150"/>
                                              <w:divBdr>
                                                <w:top w:val="none" w:sz="0" w:space="0" w:color="auto"/>
                                                <w:left w:val="none" w:sz="0" w:space="0" w:color="auto"/>
                                                <w:bottom w:val="none" w:sz="0" w:space="0" w:color="auto"/>
                                                <w:right w:val="none" w:sz="0" w:space="0" w:color="auto"/>
                                              </w:divBdr>
                                            </w:div>
                                            <w:div w:id="1391461852">
                                              <w:marLeft w:val="0"/>
                                              <w:marRight w:val="0"/>
                                              <w:marTop w:val="0"/>
                                              <w:marBottom w:val="150"/>
                                              <w:divBdr>
                                                <w:top w:val="none" w:sz="0" w:space="0" w:color="auto"/>
                                                <w:left w:val="none" w:sz="0" w:space="0" w:color="auto"/>
                                                <w:bottom w:val="none" w:sz="0" w:space="0" w:color="auto"/>
                                                <w:right w:val="none" w:sz="0" w:space="0" w:color="auto"/>
                                              </w:divBdr>
                                            </w:div>
                                            <w:div w:id="2085561698">
                                              <w:marLeft w:val="0"/>
                                              <w:marRight w:val="0"/>
                                              <w:marTop w:val="0"/>
                                              <w:marBottom w:val="150"/>
                                              <w:divBdr>
                                                <w:top w:val="none" w:sz="0" w:space="0" w:color="auto"/>
                                                <w:left w:val="none" w:sz="0" w:space="0" w:color="auto"/>
                                                <w:bottom w:val="none" w:sz="0" w:space="0" w:color="auto"/>
                                                <w:right w:val="none" w:sz="0" w:space="0" w:color="auto"/>
                                              </w:divBdr>
                                            </w:div>
                                            <w:div w:id="784423357">
                                              <w:marLeft w:val="0"/>
                                              <w:marRight w:val="0"/>
                                              <w:marTop w:val="0"/>
                                              <w:marBottom w:val="150"/>
                                              <w:divBdr>
                                                <w:top w:val="none" w:sz="0" w:space="0" w:color="auto"/>
                                                <w:left w:val="none" w:sz="0" w:space="0" w:color="auto"/>
                                                <w:bottom w:val="none" w:sz="0" w:space="0" w:color="auto"/>
                                                <w:right w:val="none" w:sz="0" w:space="0" w:color="auto"/>
                                              </w:divBdr>
                                            </w:div>
                                            <w:div w:id="1481969066">
                                              <w:marLeft w:val="0"/>
                                              <w:marRight w:val="0"/>
                                              <w:marTop w:val="0"/>
                                              <w:marBottom w:val="150"/>
                                              <w:divBdr>
                                                <w:top w:val="none" w:sz="0" w:space="0" w:color="auto"/>
                                                <w:left w:val="none" w:sz="0" w:space="0" w:color="auto"/>
                                                <w:bottom w:val="none" w:sz="0" w:space="0" w:color="auto"/>
                                                <w:right w:val="none" w:sz="0" w:space="0" w:color="auto"/>
                                              </w:divBdr>
                                            </w:div>
                                            <w:div w:id="791437895">
                                              <w:marLeft w:val="0"/>
                                              <w:marRight w:val="0"/>
                                              <w:marTop w:val="0"/>
                                              <w:marBottom w:val="150"/>
                                              <w:divBdr>
                                                <w:top w:val="none" w:sz="0" w:space="0" w:color="auto"/>
                                                <w:left w:val="none" w:sz="0" w:space="0" w:color="auto"/>
                                                <w:bottom w:val="none" w:sz="0" w:space="0" w:color="auto"/>
                                                <w:right w:val="none" w:sz="0" w:space="0" w:color="auto"/>
                                              </w:divBdr>
                                            </w:div>
                                            <w:div w:id="137692816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7320370">
      <w:bodyDiv w:val="1"/>
      <w:marLeft w:val="0"/>
      <w:marRight w:val="0"/>
      <w:marTop w:val="0"/>
      <w:marBottom w:val="0"/>
      <w:divBdr>
        <w:top w:val="none" w:sz="0" w:space="0" w:color="auto"/>
        <w:left w:val="none" w:sz="0" w:space="0" w:color="auto"/>
        <w:bottom w:val="none" w:sz="0" w:space="0" w:color="auto"/>
        <w:right w:val="none" w:sz="0" w:space="0" w:color="auto"/>
      </w:divBdr>
    </w:div>
    <w:div w:id="2036079381">
      <w:bodyDiv w:val="1"/>
      <w:marLeft w:val="0"/>
      <w:marRight w:val="0"/>
      <w:marTop w:val="0"/>
      <w:marBottom w:val="0"/>
      <w:divBdr>
        <w:top w:val="none" w:sz="0" w:space="0" w:color="auto"/>
        <w:left w:val="none" w:sz="0" w:space="0" w:color="auto"/>
        <w:bottom w:val="none" w:sz="0" w:space="0" w:color="auto"/>
        <w:right w:val="none" w:sz="0" w:space="0" w:color="auto"/>
      </w:divBdr>
    </w:div>
    <w:div w:id="2054960945">
      <w:bodyDiv w:val="1"/>
      <w:marLeft w:val="0"/>
      <w:marRight w:val="0"/>
      <w:marTop w:val="0"/>
      <w:marBottom w:val="0"/>
      <w:divBdr>
        <w:top w:val="none" w:sz="0" w:space="0" w:color="auto"/>
        <w:left w:val="none" w:sz="0" w:space="0" w:color="auto"/>
        <w:bottom w:val="none" w:sz="0" w:space="0" w:color="auto"/>
        <w:right w:val="none" w:sz="0" w:space="0" w:color="auto"/>
      </w:divBdr>
    </w:div>
    <w:div w:id="2102944639">
      <w:bodyDiv w:val="1"/>
      <w:marLeft w:val="0"/>
      <w:marRight w:val="0"/>
      <w:marTop w:val="0"/>
      <w:marBottom w:val="0"/>
      <w:divBdr>
        <w:top w:val="none" w:sz="0" w:space="0" w:color="auto"/>
        <w:left w:val="none" w:sz="0" w:space="0" w:color="auto"/>
        <w:bottom w:val="none" w:sz="0" w:space="0" w:color="auto"/>
        <w:right w:val="none" w:sz="0" w:space="0" w:color="auto"/>
      </w:divBdr>
      <w:divsChild>
        <w:div w:id="1164128142">
          <w:marLeft w:val="0"/>
          <w:marRight w:val="0"/>
          <w:marTop w:val="0"/>
          <w:marBottom w:val="0"/>
          <w:divBdr>
            <w:top w:val="none" w:sz="0" w:space="0" w:color="auto"/>
            <w:left w:val="none" w:sz="0" w:space="0" w:color="auto"/>
            <w:bottom w:val="none" w:sz="0" w:space="0" w:color="auto"/>
            <w:right w:val="none" w:sz="0" w:space="0" w:color="auto"/>
          </w:divBdr>
          <w:divsChild>
            <w:div w:id="1813983727">
              <w:marLeft w:val="0"/>
              <w:marRight w:val="0"/>
              <w:marTop w:val="0"/>
              <w:marBottom w:val="0"/>
              <w:divBdr>
                <w:top w:val="none" w:sz="0" w:space="0" w:color="auto"/>
                <w:left w:val="none" w:sz="0" w:space="0" w:color="auto"/>
                <w:bottom w:val="none" w:sz="0" w:space="0" w:color="auto"/>
                <w:right w:val="none" w:sz="0" w:space="0" w:color="auto"/>
              </w:divBdr>
              <w:divsChild>
                <w:div w:id="435633102">
                  <w:marLeft w:val="0"/>
                  <w:marRight w:val="0"/>
                  <w:marTop w:val="0"/>
                  <w:marBottom w:val="0"/>
                  <w:divBdr>
                    <w:top w:val="none" w:sz="0" w:space="0" w:color="auto"/>
                    <w:left w:val="none" w:sz="0" w:space="0" w:color="auto"/>
                    <w:bottom w:val="none" w:sz="0" w:space="0" w:color="auto"/>
                    <w:right w:val="none" w:sz="0" w:space="0" w:color="auto"/>
                  </w:divBdr>
                  <w:divsChild>
                    <w:div w:id="691758651">
                      <w:marLeft w:val="0"/>
                      <w:marRight w:val="0"/>
                      <w:marTop w:val="0"/>
                      <w:marBottom w:val="0"/>
                      <w:divBdr>
                        <w:top w:val="none" w:sz="0" w:space="0" w:color="auto"/>
                        <w:left w:val="none" w:sz="0" w:space="0" w:color="auto"/>
                        <w:bottom w:val="none" w:sz="0" w:space="0" w:color="auto"/>
                        <w:right w:val="none" w:sz="0" w:space="0" w:color="auto"/>
                      </w:divBdr>
                      <w:divsChild>
                        <w:div w:id="1562400638">
                          <w:marLeft w:val="0"/>
                          <w:marRight w:val="0"/>
                          <w:marTop w:val="0"/>
                          <w:marBottom w:val="0"/>
                          <w:divBdr>
                            <w:top w:val="none" w:sz="0" w:space="0" w:color="auto"/>
                            <w:left w:val="none" w:sz="0" w:space="0" w:color="auto"/>
                            <w:bottom w:val="none" w:sz="0" w:space="0" w:color="auto"/>
                            <w:right w:val="none" w:sz="0" w:space="0" w:color="auto"/>
                          </w:divBdr>
                          <w:divsChild>
                            <w:div w:id="1980065218">
                              <w:marLeft w:val="2700"/>
                              <w:marRight w:val="3960"/>
                              <w:marTop w:val="0"/>
                              <w:marBottom w:val="0"/>
                              <w:divBdr>
                                <w:top w:val="none" w:sz="0" w:space="0" w:color="auto"/>
                                <w:left w:val="none" w:sz="0" w:space="0" w:color="auto"/>
                                <w:bottom w:val="none" w:sz="0" w:space="0" w:color="auto"/>
                                <w:right w:val="none" w:sz="0" w:space="0" w:color="auto"/>
                              </w:divBdr>
                              <w:divsChild>
                                <w:div w:id="322592374">
                                  <w:marLeft w:val="0"/>
                                  <w:marRight w:val="0"/>
                                  <w:marTop w:val="0"/>
                                  <w:marBottom w:val="0"/>
                                  <w:divBdr>
                                    <w:top w:val="none" w:sz="0" w:space="0" w:color="auto"/>
                                    <w:left w:val="none" w:sz="0" w:space="0" w:color="auto"/>
                                    <w:bottom w:val="none" w:sz="0" w:space="0" w:color="auto"/>
                                    <w:right w:val="none" w:sz="0" w:space="0" w:color="auto"/>
                                  </w:divBdr>
                                  <w:divsChild>
                                    <w:div w:id="1674139064">
                                      <w:marLeft w:val="0"/>
                                      <w:marRight w:val="0"/>
                                      <w:marTop w:val="0"/>
                                      <w:marBottom w:val="0"/>
                                      <w:divBdr>
                                        <w:top w:val="none" w:sz="0" w:space="0" w:color="auto"/>
                                        <w:left w:val="none" w:sz="0" w:space="0" w:color="auto"/>
                                        <w:bottom w:val="none" w:sz="0" w:space="0" w:color="auto"/>
                                        <w:right w:val="none" w:sz="0" w:space="0" w:color="auto"/>
                                      </w:divBdr>
                                      <w:divsChild>
                                        <w:div w:id="683283737">
                                          <w:marLeft w:val="0"/>
                                          <w:marRight w:val="0"/>
                                          <w:marTop w:val="0"/>
                                          <w:marBottom w:val="0"/>
                                          <w:divBdr>
                                            <w:top w:val="none" w:sz="0" w:space="0" w:color="auto"/>
                                            <w:left w:val="none" w:sz="0" w:space="0" w:color="auto"/>
                                            <w:bottom w:val="none" w:sz="0" w:space="0" w:color="auto"/>
                                            <w:right w:val="none" w:sz="0" w:space="0" w:color="auto"/>
                                          </w:divBdr>
                                          <w:divsChild>
                                            <w:div w:id="1179152443">
                                              <w:marLeft w:val="0"/>
                                              <w:marRight w:val="0"/>
                                              <w:marTop w:val="90"/>
                                              <w:marBottom w:val="0"/>
                                              <w:divBdr>
                                                <w:top w:val="none" w:sz="0" w:space="0" w:color="auto"/>
                                                <w:left w:val="none" w:sz="0" w:space="0" w:color="auto"/>
                                                <w:bottom w:val="none" w:sz="0" w:space="0" w:color="auto"/>
                                                <w:right w:val="none" w:sz="0" w:space="0" w:color="auto"/>
                                              </w:divBdr>
                                              <w:divsChild>
                                                <w:div w:id="1055391856">
                                                  <w:marLeft w:val="0"/>
                                                  <w:marRight w:val="0"/>
                                                  <w:marTop w:val="0"/>
                                                  <w:marBottom w:val="420"/>
                                                  <w:divBdr>
                                                    <w:top w:val="none" w:sz="0" w:space="0" w:color="auto"/>
                                                    <w:left w:val="none" w:sz="0" w:space="0" w:color="auto"/>
                                                    <w:bottom w:val="none" w:sz="0" w:space="0" w:color="auto"/>
                                                    <w:right w:val="none" w:sz="0" w:space="0" w:color="auto"/>
                                                  </w:divBdr>
                                                  <w:divsChild>
                                                    <w:div w:id="885990704">
                                                      <w:marLeft w:val="0"/>
                                                      <w:marRight w:val="0"/>
                                                      <w:marTop w:val="0"/>
                                                      <w:marBottom w:val="0"/>
                                                      <w:divBdr>
                                                        <w:top w:val="none" w:sz="0" w:space="0" w:color="auto"/>
                                                        <w:left w:val="none" w:sz="0" w:space="0" w:color="auto"/>
                                                        <w:bottom w:val="none" w:sz="0" w:space="0" w:color="auto"/>
                                                        <w:right w:val="none" w:sz="0" w:space="0" w:color="auto"/>
                                                      </w:divBdr>
                                                      <w:divsChild>
                                                        <w:div w:id="1228490314">
                                                          <w:marLeft w:val="0"/>
                                                          <w:marRight w:val="0"/>
                                                          <w:marTop w:val="0"/>
                                                          <w:marBottom w:val="0"/>
                                                          <w:divBdr>
                                                            <w:top w:val="none" w:sz="0" w:space="0" w:color="auto"/>
                                                            <w:left w:val="none" w:sz="0" w:space="0" w:color="auto"/>
                                                            <w:bottom w:val="none" w:sz="0" w:space="0" w:color="auto"/>
                                                            <w:right w:val="none" w:sz="0" w:space="0" w:color="auto"/>
                                                          </w:divBdr>
                                                          <w:divsChild>
                                                            <w:div w:id="17084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0487490">
      <w:bodyDiv w:val="1"/>
      <w:marLeft w:val="0"/>
      <w:marRight w:val="0"/>
      <w:marTop w:val="0"/>
      <w:marBottom w:val="0"/>
      <w:divBdr>
        <w:top w:val="none" w:sz="0" w:space="0" w:color="auto"/>
        <w:left w:val="none" w:sz="0" w:space="0" w:color="auto"/>
        <w:bottom w:val="none" w:sz="0" w:space="0" w:color="auto"/>
        <w:right w:val="none" w:sz="0" w:space="0" w:color="auto"/>
      </w:divBdr>
      <w:divsChild>
        <w:div w:id="2080782119">
          <w:marLeft w:val="0"/>
          <w:marRight w:val="0"/>
          <w:marTop w:val="0"/>
          <w:marBottom w:val="0"/>
          <w:divBdr>
            <w:top w:val="none" w:sz="0" w:space="0" w:color="auto"/>
            <w:left w:val="none" w:sz="0" w:space="0" w:color="auto"/>
            <w:bottom w:val="none" w:sz="0" w:space="0" w:color="auto"/>
            <w:right w:val="none" w:sz="0" w:space="0" w:color="auto"/>
          </w:divBdr>
          <w:divsChild>
            <w:div w:id="1229920117">
              <w:marLeft w:val="0"/>
              <w:marRight w:val="0"/>
              <w:marTop w:val="0"/>
              <w:marBottom w:val="0"/>
              <w:divBdr>
                <w:top w:val="none" w:sz="0" w:space="0" w:color="auto"/>
                <w:left w:val="none" w:sz="0" w:space="0" w:color="auto"/>
                <w:bottom w:val="none" w:sz="0" w:space="0" w:color="auto"/>
                <w:right w:val="none" w:sz="0" w:space="0" w:color="auto"/>
              </w:divBdr>
              <w:divsChild>
                <w:div w:id="1828940009">
                  <w:marLeft w:val="0"/>
                  <w:marRight w:val="0"/>
                  <w:marTop w:val="0"/>
                  <w:marBottom w:val="0"/>
                  <w:divBdr>
                    <w:top w:val="none" w:sz="0" w:space="0" w:color="auto"/>
                    <w:left w:val="none" w:sz="0" w:space="0" w:color="auto"/>
                    <w:bottom w:val="none" w:sz="0" w:space="0" w:color="auto"/>
                    <w:right w:val="none" w:sz="0" w:space="0" w:color="auto"/>
                  </w:divBdr>
                  <w:divsChild>
                    <w:div w:id="1031223700">
                      <w:marLeft w:val="0"/>
                      <w:marRight w:val="0"/>
                      <w:marTop w:val="0"/>
                      <w:marBottom w:val="0"/>
                      <w:divBdr>
                        <w:top w:val="none" w:sz="0" w:space="0" w:color="auto"/>
                        <w:left w:val="none" w:sz="0" w:space="0" w:color="auto"/>
                        <w:bottom w:val="none" w:sz="0" w:space="0" w:color="auto"/>
                        <w:right w:val="none" w:sz="0" w:space="0" w:color="auto"/>
                      </w:divBdr>
                      <w:divsChild>
                        <w:div w:id="1224411945">
                          <w:marLeft w:val="0"/>
                          <w:marRight w:val="0"/>
                          <w:marTop w:val="0"/>
                          <w:marBottom w:val="0"/>
                          <w:divBdr>
                            <w:top w:val="none" w:sz="0" w:space="0" w:color="auto"/>
                            <w:left w:val="none" w:sz="0" w:space="0" w:color="auto"/>
                            <w:bottom w:val="none" w:sz="0" w:space="0" w:color="auto"/>
                            <w:right w:val="none" w:sz="0" w:space="0" w:color="auto"/>
                          </w:divBdr>
                          <w:divsChild>
                            <w:div w:id="2137216825">
                              <w:marLeft w:val="0"/>
                              <w:marRight w:val="315"/>
                              <w:marTop w:val="0"/>
                              <w:marBottom w:val="0"/>
                              <w:divBdr>
                                <w:top w:val="none" w:sz="0" w:space="0" w:color="auto"/>
                                <w:left w:val="none" w:sz="0" w:space="0" w:color="auto"/>
                                <w:bottom w:val="none" w:sz="0" w:space="0" w:color="auto"/>
                                <w:right w:val="none" w:sz="0" w:space="0" w:color="auto"/>
                              </w:divBdr>
                              <w:divsChild>
                                <w:div w:id="209079204">
                                  <w:marLeft w:val="0"/>
                                  <w:marRight w:val="0"/>
                                  <w:marTop w:val="0"/>
                                  <w:marBottom w:val="0"/>
                                  <w:divBdr>
                                    <w:top w:val="none" w:sz="0" w:space="0" w:color="auto"/>
                                    <w:left w:val="none" w:sz="0" w:space="0" w:color="auto"/>
                                    <w:bottom w:val="none" w:sz="0" w:space="0" w:color="auto"/>
                                    <w:right w:val="none" w:sz="0" w:space="0" w:color="auto"/>
                                  </w:divBdr>
                                  <w:divsChild>
                                    <w:div w:id="1192498685">
                                      <w:marLeft w:val="0"/>
                                      <w:marRight w:val="0"/>
                                      <w:marTop w:val="0"/>
                                      <w:marBottom w:val="0"/>
                                      <w:divBdr>
                                        <w:top w:val="none" w:sz="0" w:space="0" w:color="auto"/>
                                        <w:left w:val="none" w:sz="0" w:space="0" w:color="auto"/>
                                        <w:bottom w:val="none" w:sz="0" w:space="0" w:color="auto"/>
                                        <w:right w:val="none" w:sz="0" w:space="0" w:color="auto"/>
                                      </w:divBdr>
                                      <w:divsChild>
                                        <w:div w:id="647322809">
                                          <w:marLeft w:val="0"/>
                                          <w:marRight w:val="315"/>
                                          <w:marTop w:val="0"/>
                                          <w:marBottom w:val="600"/>
                                          <w:divBdr>
                                            <w:top w:val="none" w:sz="0" w:space="0" w:color="auto"/>
                                            <w:left w:val="none" w:sz="0" w:space="0" w:color="auto"/>
                                            <w:bottom w:val="none" w:sz="0" w:space="0" w:color="auto"/>
                                            <w:right w:val="none" w:sz="0" w:space="0" w:color="auto"/>
                                          </w:divBdr>
                                          <w:divsChild>
                                            <w:div w:id="300042181">
                                              <w:marLeft w:val="0"/>
                                              <w:marRight w:val="0"/>
                                              <w:marTop w:val="0"/>
                                              <w:marBottom w:val="150"/>
                                              <w:divBdr>
                                                <w:top w:val="none" w:sz="0" w:space="0" w:color="auto"/>
                                                <w:left w:val="none" w:sz="0" w:space="0" w:color="auto"/>
                                                <w:bottom w:val="none" w:sz="0" w:space="0" w:color="auto"/>
                                                <w:right w:val="none" w:sz="0" w:space="0" w:color="auto"/>
                                              </w:divBdr>
                                            </w:div>
                                            <w:div w:id="1878160687">
                                              <w:marLeft w:val="0"/>
                                              <w:marRight w:val="0"/>
                                              <w:marTop w:val="0"/>
                                              <w:marBottom w:val="150"/>
                                              <w:divBdr>
                                                <w:top w:val="none" w:sz="0" w:space="0" w:color="auto"/>
                                                <w:left w:val="none" w:sz="0" w:space="0" w:color="auto"/>
                                                <w:bottom w:val="none" w:sz="0" w:space="0" w:color="auto"/>
                                                <w:right w:val="none" w:sz="0" w:space="0" w:color="auto"/>
                                              </w:divBdr>
                                            </w:div>
                                            <w:div w:id="695541462">
                                              <w:marLeft w:val="0"/>
                                              <w:marRight w:val="0"/>
                                              <w:marTop w:val="0"/>
                                              <w:marBottom w:val="150"/>
                                              <w:divBdr>
                                                <w:top w:val="none" w:sz="0" w:space="0" w:color="auto"/>
                                                <w:left w:val="none" w:sz="0" w:space="0" w:color="auto"/>
                                                <w:bottom w:val="none" w:sz="0" w:space="0" w:color="auto"/>
                                                <w:right w:val="none" w:sz="0" w:space="0" w:color="auto"/>
                                              </w:divBdr>
                                            </w:div>
                                            <w:div w:id="1188059902">
                                              <w:marLeft w:val="0"/>
                                              <w:marRight w:val="0"/>
                                              <w:marTop w:val="0"/>
                                              <w:marBottom w:val="150"/>
                                              <w:divBdr>
                                                <w:top w:val="none" w:sz="0" w:space="0" w:color="auto"/>
                                                <w:left w:val="none" w:sz="0" w:space="0" w:color="auto"/>
                                                <w:bottom w:val="none" w:sz="0" w:space="0" w:color="auto"/>
                                                <w:right w:val="none" w:sz="0" w:space="0" w:color="auto"/>
                                              </w:divBdr>
                                              <w:divsChild>
                                                <w:div w:id="2064328272">
                                                  <w:marLeft w:val="0"/>
                                                  <w:marRight w:val="0"/>
                                                  <w:marTop w:val="0"/>
                                                  <w:marBottom w:val="150"/>
                                                  <w:divBdr>
                                                    <w:top w:val="none" w:sz="0" w:space="0" w:color="auto"/>
                                                    <w:left w:val="none" w:sz="0" w:space="0" w:color="auto"/>
                                                    <w:bottom w:val="none" w:sz="0" w:space="0" w:color="auto"/>
                                                    <w:right w:val="none" w:sz="0" w:space="0" w:color="auto"/>
                                                  </w:divBdr>
                                                </w:div>
                                                <w:div w:id="1558201257">
                                                  <w:marLeft w:val="0"/>
                                                  <w:marRight w:val="0"/>
                                                  <w:marTop w:val="0"/>
                                                  <w:marBottom w:val="150"/>
                                                  <w:divBdr>
                                                    <w:top w:val="none" w:sz="0" w:space="0" w:color="auto"/>
                                                    <w:left w:val="none" w:sz="0" w:space="0" w:color="auto"/>
                                                    <w:bottom w:val="none" w:sz="0" w:space="0" w:color="auto"/>
                                                    <w:right w:val="none" w:sz="0" w:space="0" w:color="auto"/>
                                                  </w:divBdr>
                                                </w:div>
                                                <w:div w:id="1259410191">
                                                  <w:marLeft w:val="0"/>
                                                  <w:marRight w:val="0"/>
                                                  <w:marTop w:val="0"/>
                                                  <w:marBottom w:val="150"/>
                                                  <w:divBdr>
                                                    <w:top w:val="none" w:sz="0" w:space="0" w:color="auto"/>
                                                    <w:left w:val="none" w:sz="0" w:space="0" w:color="auto"/>
                                                    <w:bottom w:val="none" w:sz="0" w:space="0" w:color="auto"/>
                                                    <w:right w:val="none" w:sz="0" w:space="0" w:color="auto"/>
                                                  </w:divBdr>
                                                </w:div>
                                              </w:divsChild>
                                            </w:div>
                                            <w:div w:id="1908374967">
                                              <w:marLeft w:val="0"/>
                                              <w:marRight w:val="0"/>
                                              <w:marTop w:val="0"/>
                                              <w:marBottom w:val="150"/>
                                              <w:divBdr>
                                                <w:top w:val="none" w:sz="0" w:space="0" w:color="auto"/>
                                                <w:left w:val="none" w:sz="0" w:space="0" w:color="auto"/>
                                                <w:bottom w:val="none" w:sz="0" w:space="0" w:color="auto"/>
                                                <w:right w:val="none" w:sz="0" w:space="0" w:color="auto"/>
                                              </w:divBdr>
                                            </w:div>
                                            <w:div w:id="9068229">
                                              <w:marLeft w:val="0"/>
                                              <w:marRight w:val="0"/>
                                              <w:marTop w:val="0"/>
                                              <w:marBottom w:val="150"/>
                                              <w:divBdr>
                                                <w:top w:val="none" w:sz="0" w:space="0" w:color="auto"/>
                                                <w:left w:val="none" w:sz="0" w:space="0" w:color="auto"/>
                                                <w:bottom w:val="none" w:sz="0" w:space="0" w:color="auto"/>
                                                <w:right w:val="none" w:sz="0" w:space="0" w:color="auto"/>
                                              </w:divBdr>
                                            </w:div>
                                            <w:div w:id="11932241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Y:/Temenos%20XAI/Shared%20Documents/02.%20Planning/BRD%20-%20Business%20Requirements/Digital/%5b17th%20Sept%5d%20TemenosInfinity_CWB_Accounting%20Dashboard.pptx" TargetMode="External"/><Relationship Id="rId18" Type="http://schemas.openxmlformats.org/officeDocument/2006/relationships/hyperlink" Target="file:///Y:/Temenos%20XAI/Shared%20Documents/02.%20Planning/BRD%20-%20Business%20Requirements/Digital/%5b17th%20Sept%5d%20TemenosInfinity_CWB_Accounting%20Dashboard.pptx"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p.cwb.local/projects/pmo2/Temenos%20XAI/Shared%20Documents/00.%20Discovery/Proof%20of%20Concept/Cashflow/XAI%20-%20Cashflow%20SME%20and%20Retail%20-%20BRD.docx"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p.cwb.local/projects/pmo2/Temenos%20XAI/Shared%20Documents/00.%20Discovery/XAI%20Model%20Solution%20Docs/Cashflowprediction_XAI_Solution%20Document%20v1.1.pdf" TargetMode="External"/><Relationship Id="rId17" Type="http://schemas.microsoft.com/office/2011/relationships/commentsExtended" Target="commentsExtended.xm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package" Target="embeddings/Microsoft_Visio_Drawing.vsdx"/><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cwb.local/projects/pmo2/Temenos%20XAI/Shared%20Documents/02.%20Planning/Temenos%20XAI%20Data%20Provisioning%20Process.vsdx" TargetMode="External"/><Relationship Id="rId24" Type="http://schemas.openxmlformats.org/officeDocument/2006/relationships/image" Target="media/image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sp.cwb.local/projects/pmo2/Temenos%20XAI/Shared%20Documents/02.%20Planning/Architecture/CWB%20Architecture%202020-11-04%20(RACI).pdf"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emf"/><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Y:/Temenos%20XAI/Shared%20Documents/02.%20Planning/BRD%20-%20Business%20Requirements/Digital/SME%20Digital%20Platform%20Differentiators_CWB_Sept2020.ppt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glossaryDocument" Target="glossary/document.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80190F3B824429C8C212E1A8D3A4656"/>
        <w:category>
          <w:name w:val="General"/>
          <w:gallery w:val="placeholder"/>
        </w:category>
        <w:types>
          <w:type w:val="bbPlcHdr"/>
        </w:types>
        <w:behaviors>
          <w:behavior w:val="content"/>
        </w:behaviors>
        <w:guid w:val="{FBD173D6-F6E9-47D7-94B6-9169F17E62AE}"/>
      </w:docPartPr>
      <w:docPartBody>
        <w:p w:rsidR="004A5C0C" w:rsidRDefault="004A5C0C">
          <w:pPr>
            <w:pStyle w:val="780190F3B824429C8C212E1A8D3A4656"/>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New (W1)">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utura PT Book">
    <w:altName w:val="Futura PT Book"/>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C0C"/>
    <w:rsid w:val="000174D3"/>
    <w:rsid w:val="00030B27"/>
    <w:rsid w:val="00037807"/>
    <w:rsid w:val="00043E88"/>
    <w:rsid w:val="00061D1A"/>
    <w:rsid w:val="000F3DFC"/>
    <w:rsid w:val="001729CE"/>
    <w:rsid w:val="001930EC"/>
    <w:rsid w:val="00196432"/>
    <w:rsid w:val="00230D87"/>
    <w:rsid w:val="00242E5F"/>
    <w:rsid w:val="00281222"/>
    <w:rsid w:val="00292279"/>
    <w:rsid w:val="003158CE"/>
    <w:rsid w:val="00344E3E"/>
    <w:rsid w:val="00365786"/>
    <w:rsid w:val="003E3B75"/>
    <w:rsid w:val="003E54C5"/>
    <w:rsid w:val="0043253F"/>
    <w:rsid w:val="00445A9B"/>
    <w:rsid w:val="004601B0"/>
    <w:rsid w:val="00493A95"/>
    <w:rsid w:val="004A5C0C"/>
    <w:rsid w:val="004D5EF4"/>
    <w:rsid w:val="004F2C0A"/>
    <w:rsid w:val="005256D5"/>
    <w:rsid w:val="005476D7"/>
    <w:rsid w:val="005E33BF"/>
    <w:rsid w:val="00637269"/>
    <w:rsid w:val="006A7FE8"/>
    <w:rsid w:val="006B5784"/>
    <w:rsid w:val="006D0B63"/>
    <w:rsid w:val="007A1F56"/>
    <w:rsid w:val="00814977"/>
    <w:rsid w:val="008A3744"/>
    <w:rsid w:val="008A4B1A"/>
    <w:rsid w:val="009469F7"/>
    <w:rsid w:val="009D0A42"/>
    <w:rsid w:val="009E318F"/>
    <w:rsid w:val="00A66CE3"/>
    <w:rsid w:val="00B07A61"/>
    <w:rsid w:val="00BA6C07"/>
    <w:rsid w:val="00C27ADA"/>
    <w:rsid w:val="00C66373"/>
    <w:rsid w:val="00CE5F5C"/>
    <w:rsid w:val="00CE6845"/>
    <w:rsid w:val="00D24D1C"/>
    <w:rsid w:val="00D87803"/>
    <w:rsid w:val="00DB5225"/>
    <w:rsid w:val="00DE1410"/>
    <w:rsid w:val="00DF6FE2"/>
    <w:rsid w:val="00E16F99"/>
    <w:rsid w:val="00E30909"/>
    <w:rsid w:val="00E45AA8"/>
    <w:rsid w:val="00E7280F"/>
    <w:rsid w:val="00EB4CC3"/>
    <w:rsid w:val="00EC4A04"/>
    <w:rsid w:val="00EE1C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885FB3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30909"/>
    <w:rPr>
      <w:color w:val="808080"/>
    </w:rPr>
  </w:style>
  <w:style w:type="paragraph" w:customStyle="1" w:styleId="780190F3B824429C8C212E1A8D3A4656">
    <w:name w:val="780190F3B824429C8C212E1A8D3A4656"/>
  </w:style>
  <w:style w:type="paragraph" w:customStyle="1" w:styleId="E5823D3EBF1E4D0D886141408090005F">
    <w:name w:val="E5823D3EBF1E4D0D886141408090005F"/>
  </w:style>
  <w:style w:type="paragraph" w:customStyle="1" w:styleId="408ECE96BD7646EAAF82042D78BDCDBF">
    <w:name w:val="408ECE96BD7646EAAF82042D78BDCDBF"/>
  </w:style>
  <w:style w:type="paragraph" w:customStyle="1" w:styleId="B903A5ECBE9D475CB79CE171C1B35034">
    <w:name w:val="B903A5ECBE9D475CB79CE171C1B35034"/>
  </w:style>
  <w:style w:type="paragraph" w:customStyle="1" w:styleId="460A7C4803AB4CCC80FE960CA6584B32">
    <w:name w:val="460A7C4803AB4CCC80FE960CA6584B32"/>
  </w:style>
  <w:style w:type="paragraph" w:customStyle="1" w:styleId="4DE94624174E48BFBFF870EDBB795EB9">
    <w:name w:val="4DE94624174E48BFBFF870EDBB795EB9"/>
  </w:style>
  <w:style w:type="paragraph" w:customStyle="1" w:styleId="FFADCD538C0442ABA9BA0A4EA33266A0">
    <w:name w:val="FFADCD538C0442ABA9BA0A4EA33266A0"/>
  </w:style>
  <w:style w:type="paragraph" w:customStyle="1" w:styleId="3C53492973364491B64795A559C7EBB5">
    <w:name w:val="3C53492973364491B64795A559C7EBB5"/>
  </w:style>
  <w:style w:type="paragraph" w:customStyle="1" w:styleId="E5F48C1BA1274D309EAC92C269B0AC38">
    <w:name w:val="E5F48C1BA1274D309EAC92C269B0AC38"/>
  </w:style>
  <w:style w:type="paragraph" w:customStyle="1" w:styleId="EA7F87B526FD47FD835E4F8207D1328F">
    <w:name w:val="EA7F87B526FD47FD835E4F8207D1328F"/>
    <w:rsid w:val="00E30909"/>
    <w:pPr>
      <w:spacing w:after="160" w:line="259" w:lineRule="auto"/>
    </w:pPr>
  </w:style>
  <w:style w:type="paragraph" w:customStyle="1" w:styleId="2E4590629B6A4B9EB49C2A0FD4410F00">
    <w:name w:val="2E4590629B6A4B9EB49C2A0FD4410F00"/>
    <w:rsid w:val="00E30909"/>
    <w:pPr>
      <w:spacing w:after="160" w:line="259" w:lineRule="auto"/>
    </w:pPr>
  </w:style>
  <w:style w:type="paragraph" w:customStyle="1" w:styleId="B1CF9A2F453E491A9B9CB14B3AB55A40">
    <w:name w:val="B1CF9A2F453E491A9B9CB14B3AB55A40"/>
    <w:rsid w:val="00E30909"/>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8EAB38-8682-4B13-A7B9-DEF52CACF7EA}"/>
</file>

<file path=customXml/itemProps2.xml><?xml version="1.0" encoding="utf-8"?>
<ds:datastoreItem xmlns:ds="http://schemas.openxmlformats.org/officeDocument/2006/customXml" ds:itemID="{CEEC0419-A389-4045-9557-4059F082ED79}">
  <ds:schemaRefs>
    <ds:schemaRef ds:uri="http://schemas.microsoft.com/sharepoint/v3/contenttype/forms"/>
  </ds:schemaRefs>
</ds:datastoreItem>
</file>

<file path=customXml/itemProps3.xml><?xml version="1.0" encoding="utf-8"?>
<ds:datastoreItem xmlns:ds="http://schemas.openxmlformats.org/officeDocument/2006/customXml" ds:itemID="{430F84C8-FE89-42AA-9122-FC108183E557}">
  <ds:schemaRef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CA6CFCAB-1207-4F1C-A24C-E6DE1608BB82}">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1</TotalTime>
  <Pages>25</Pages>
  <Words>4767</Words>
  <Characters>27173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Temenos XAI Cash Flow Feature in DBX</vt:lpstr>
    </vt:vector>
  </TitlesOfParts>
  <Company>Canadian Western Bank</Company>
  <LinksUpToDate>false</LinksUpToDate>
  <CharactersWithSpaces>31877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Temenos XAI Cash Flow Feature in DBX</dc:title>
  <dc:creator>Tamara Scanlon</dc:creator>
  <dc:description>Branch/Department</dc:description>
  <cp:lastModifiedBy>Faizan Ahmed</cp:lastModifiedBy>
  <cp:revision>2</cp:revision>
  <cp:lastPrinted>2017-08-23T18:48:00Z</cp:lastPrinted>
  <dcterms:created xsi:type="dcterms:W3CDTF">2020-12-17T02:29:00Z</dcterms:created>
  <dcterms:modified xsi:type="dcterms:W3CDTF">2020-12-17T02:29:00Z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9300</vt:r8>
  </property>
  <property fmtid="{D5CDD505-2E9C-101B-9397-08002B2CF9AE}" pid="4" name="URL">
    <vt:lpwstr/>
  </property>
  <property fmtid="{D5CDD505-2E9C-101B-9397-08002B2CF9AE}" pid="5" name="MediaServiceImageTags">
    <vt:lpwstr/>
  </property>
</Properties>
</file>