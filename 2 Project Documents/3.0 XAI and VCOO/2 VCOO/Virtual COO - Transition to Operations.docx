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-1461955582"/>
        <w:placeholder>
          <w:docPart w:val="9AFE2D65820D454CBEBC4A93EE98943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9746678" w14:textId="4E3345E1" w:rsidR="00E5178D" w:rsidRPr="00337680" w:rsidRDefault="00670F58" w:rsidP="00EF4609">
          <w:pPr>
            <w:pStyle w:val="TitleCover"/>
          </w:pPr>
          <w:r>
            <w:t>Transition to Operations</w:t>
          </w:r>
        </w:p>
      </w:sdtContent>
    </w:sdt>
    <w:p w14:paraId="318C03A7" w14:textId="74272FA8" w:rsidR="00793F43" w:rsidRPr="0010415B" w:rsidRDefault="00EB12EF" w:rsidP="0010415B">
      <w:pPr>
        <w:pStyle w:val="Heading1"/>
      </w:pPr>
      <w:r>
        <w:t>Virtual Chief Operating Officer (VCOO)</w:t>
      </w:r>
    </w:p>
    <w:p w14:paraId="18A9EF04" w14:textId="718BBA8A" w:rsidR="00793F43" w:rsidRPr="00CA1329" w:rsidRDefault="00EB12EF" w:rsidP="0010415B">
      <w:pPr>
        <w:pStyle w:val="Sub-subtitlingCover"/>
      </w:pPr>
      <w:r>
        <w:t>Digital Program</w:t>
      </w:r>
    </w:p>
    <w:p w14:paraId="4A431BF5" w14:textId="3BC5CBD4" w:rsidR="00396719" w:rsidRDefault="00396719" w:rsidP="0010415B">
      <w:pPr>
        <w:pStyle w:val="Sub-subtitlingCover"/>
      </w:pPr>
    </w:p>
    <w:p w14:paraId="671F1322" w14:textId="77777777" w:rsidR="008C25D3" w:rsidRDefault="008C25D3" w:rsidP="0010415B">
      <w:pPr>
        <w:pStyle w:val="Sub-subtitlingCover"/>
      </w:pPr>
    </w:p>
    <w:p w14:paraId="30C3D508" w14:textId="77777777" w:rsidR="008C25D3" w:rsidRDefault="008C25D3" w:rsidP="0010415B">
      <w:pPr>
        <w:pStyle w:val="Sub-subtitlingCover"/>
      </w:pPr>
    </w:p>
    <w:p w14:paraId="4EE6A05C" w14:textId="77777777" w:rsidR="008C25D3" w:rsidRDefault="008C25D3" w:rsidP="0010415B">
      <w:pPr>
        <w:pStyle w:val="Sub-subtitlingCover"/>
      </w:pPr>
    </w:p>
    <w:p w14:paraId="7EC51789" w14:textId="77777777" w:rsidR="008C25D3" w:rsidRDefault="008C25D3" w:rsidP="0010415B">
      <w:pPr>
        <w:pStyle w:val="Sub-subtitlingCover"/>
      </w:pPr>
    </w:p>
    <w:p w14:paraId="2E2968CC" w14:textId="3E431F77" w:rsidR="00FE17EB" w:rsidRDefault="000818EB" w:rsidP="0010415B">
      <w:pPr>
        <w:pStyle w:val="Sub-subtitlingCover"/>
      </w:pPr>
      <w:r>
        <w:t>November 15, 2021</w:t>
      </w:r>
    </w:p>
    <w:p w14:paraId="29F7F26C" w14:textId="281BE31E" w:rsidR="006611CE" w:rsidRDefault="006611CE" w:rsidP="0010415B">
      <w:pPr>
        <w:pStyle w:val="Sub-subtitlingCover"/>
      </w:pPr>
    </w:p>
    <w:p w14:paraId="50E4AD1F" w14:textId="6FD25314" w:rsidR="006611CE" w:rsidRDefault="006611CE" w:rsidP="0010415B">
      <w:pPr>
        <w:pStyle w:val="Sub-subtitlingCover"/>
      </w:pPr>
    </w:p>
    <w:p w14:paraId="72CA17C7" w14:textId="4DFF34B0" w:rsidR="006611CE" w:rsidRDefault="006611CE" w:rsidP="0010415B">
      <w:pPr>
        <w:pStyle w:val="Sub-subtitlingCover"/>
      </w:pPr>
    </w:p>
    <w:p w14:paraId="52952678" w14:textId="3EF19DF7" w:rsidR="006611CE" w:rsidRDefault="006611CE" w:rsidP="0010415B">
      <w:pPr>
        <w:pStyle w:val="Sub-subtitlingCover"/>
      </w:pPr>
    </w:p>
    <w:p w14:paraId="5645D470" w14:textId="58C0F68B" w:rsidR="006611CE" w:rsidRDefault="006611CE" w:rsidP="0010415B">
      <w:pPr>
        <w:pStyle w:val="Sub-subtitlingCover"/>
      </w:pPr>
    </w:p>
    <w:p w14:paraId="7DBF2715" w14:textId="294B42BF" w:rsidR="006611CE" w:rsidRDefault="006611CE" w:rsidP="0010415B">
      <w:pPr>
        <w:pStyle w:val="Sub-subtitlingCover"/>
      </w:pPr>
    </w:p>
    <w:p w14:paraId="474C6570" w14:textId="58DC6189" w:rsidR="006611CE" w:rsidRDefault="006611CE" w:rsidP="0010415B">
      <w:pPr>
        <w:pStyle w:val="Sub-subtitlingCover"/>
      </w:pPr>
    </w:p>
    <w:p w14:paraId="1996BB89" w14:textId="46A5266D" w:rsidR="006611CE" w:rsidRDefault="006611CE" w:rsidP="0010415B">
      <w:pPr>
        <w:pStyle w:val="Sub-subtitlingCover"/>
      </w:pPr>
    </w:p>
    <w:p w14:paraId="48BFEB27" w14:textId="05AD22EB" w:rsidR="006611CE" w:rsidRDefault="006611CE" w:rsidP="0010415B">
      <w:pPr>
        <w:pStyle w:val="Sub-subtitlingCover"/>
      </w:pPr>
    </w:p>
    <w:p w14:paraId="5E214C7D" w14:textId="3E803D50" w:rsidR="006611CE" w:rsidRDefault="006611CE" w:rsidP="0010415B">
      <w:pPr>
        <w:pStyle w:val="Sub-subtitlingCover"/>
      </w:pPr>
    </w:p>
    <w:p w14:paraId="58BD0119" w14:textId="65E01085" w:rsidR="006611CE" w:rsidRDefault="006611CE" w:rsidP="0010415B">
      <w:pPr>
        <w:pStyle w:val="Sub-subtitlingCover"/>
      </w:pPr>
    </w:p>
    <w:p w14:paraId="5FE6A27E" w14:textId="2DF4B65C" w:rsidR="006611CE" w:rsidRDefault="006611CE" w:rsidP="0010415B">
      <w:pPr>
        <w:pStyle w:val="Sub-subtitlingCover"/>
      </w:pPr>
    </w:p>
    <w:p w14:paraId="2004A132" w14:textId="77777777" w:rsidR="006611CE" w:rsidRPr="00CA1329" w:rsidRDefault="006611CE" w:rsidP="0010415B">
      <w:pPr>
        <w:pStyle w:val="Sub-subtitlingCover"/>
      </w:pPr>
    </w:p>
    <w:p w14:paraId="0A51E6EF" w14:textId="77777777" w:rsidR="006611CE" w:rsidRDefault="006611CE">
      <w:pPr>
        <w:rPr>
          <w:rFonts w:ascii="Calibri" w:eastAsiaTheme="majorEastAsia" w:hAnsi="Calibri" w:cstheme="majorBidi"/>
          <w:bCs/>
          <w:color w:val="808474" w:themeColor="accent6" w:themeShade="BF"/>
          <w:spacing w:val="10"/>
          <w:kern w:val="64"/>
          <w:sz w:val="40"/>
          <w:szCs w:val="28"/>
          <w:lang w:val="en-US" w:eastAsia="ja-JP"/>
        </w:rPr>
      </w:pPr>
      <w:r>
        <w:br w:type="page"/>
      </w:r>
    </w:p>
    <w:p w14:paraId="04CC3082" w14:textId="4D567EF9" w:rsidR="00EF56B8" w:rsidRPr="00F81697" w:rsidRDefault="00EF56B8" w:rsidP="00EF56B8">
      <w:pPr>
        <w:pStyle w:val="TOCHeading"/>
      </w:pPr>
      <w:r w:rsidRPr="00F81697">
        <w:lastRenderedPageBreak/>
        <w:t>Contents</w:t>
      </w:r>
    </w:p>
    <w:p w14:paraId="52BB4FBD" w14:textId="0F256BA6" w:rsidR="00E1704F" w:rsidRDefault="00EF56B8">
      <w:pPr>
        <w:pStyle w:val="TOC1"/>
        <w:rPr>
          <w:color w:val="auto"/>
          <w:lang w:val="en-CA" w:eastAsia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80781138" w:history="1">
        <w:r w:rsidR="00E1704F" w:rsidRPr="00EE270E">
          <w:rPr>
            <w:rStyle w:val="Hyperlink"/>
          </w:rPr>
          <w:t xml:space="preserve">Digital </w:t>
        </w:r>
        <w:r w:rsidR="00EB12EF">
          <w:rPr>
            <w:rStyle w:val="Hyperlink"/>
          </w:rPr>
          <w:t>Virtual Chief Operating Officer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_Toc80781138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1</w:t>
        </w:r>
        <w:r w:rsidR="00E1704F">
          <w:rPr>
            <w:webHidden/>
          </w:rPr>
          <w:fldChar w:fldCharType="end"/>
        </w:r>
      </w:hyperlink>
    </w:p>
    <w:p w14:paraId="76EEE56A" w14:textId="7DCDA2C1" w:rsidR="00E1704F" w:rsidRDefault="00823D80">
      <w:pPr>
        <w:pStyle w:val="TOC1"/>
        <w:rPr>
          <w:color w:val="auto"/>
          <w:lang w:val="en-CA" w:eastAsia="en-CA"/>
        </w:rPr>
      </w:pPr>
      <w:hyperlink w:anchor="_Toc80781139" w:history="1">
        <w:r w:rsidR="00E1704F" w:rsidRPr="00EE270E">
          <w:rPr>
            <w:rStyle w:val="Hyperlink"/>
          </w:rPr>
          <w:t>Document Information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_Toc80781139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3</w:t>
        </w:r>
        <w:r w:rsidR="00E1704F">
          <w:rPr>
            <w:webHidden/>
          </w:rPr>
          <w:fldChar w:fldCharType="end"/>
        </w:r>
      </w:hyperlink>
    </w:p>
    <w:p w14:paraId="45E418F4" w14:textId="48F6CB0B" w:rsidR="00E1704F" w:rsidRDefault="00823D80">
      <w:pPr>
        <w:pStyle w:val="TOC2"/>
        <w:tabs>
          <w:tab w:val="left" w:pos="432"/>
        </w:tabs>
        <w:rPr>
          <w:b w:val="0"/>
          <w:noProof/>
          <w:color w:val="auto"/>
          <w:sz w:val="22"/>
          <w:lang w:val="en-CA" w:eastAsia="en-CA"/>
        </w:rPr>
      </w:pPr>
      <w:hyperlink w:anchor="_Toc80781140" w:history="1">
        <w:r w:rsidR="00E1704F" w:rsidRPr="00EE270E">
          <w:rPr>
            <w:rStyle w:val="Hyperlink"/>
            <w:noProof/>
          </w:rPr>
          <w:t>1.</w:t>
        </w:r>
        <w:r w:rsidR="00E1704F">
          <w:rPr>
            <w:b w:val="0"/>
            <w:noProof/>
            <w:color w:val="auto"/>
            <w:sz w:val="22"/>
            <w:lang w:val="en-CA" w:eastAsia="en-CA"/>
          </w:rPr>
          <w:tab/>
        </w:r>
        <w:r w:rsidR="00E1704F" w:rsidRPr="00EE270E">
          <w:rPr>
            <w:rStyle w:val="Hyperlink"/>
            <w:noProof/>
          </w:rPr>
          <w:t>Revision History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_Toc80781140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3</w:t>
        </w:r>
        <w:r w:rsidR="00E1704F">
          <w:rPr>
            <w:noProof/>
            <w:webHidden/>
          </w:rPr>
          <w:fldChar w:fldCharType="end"/>
        </w:r>
      </w:hyperlink>
    </w:p>
    <w:p w14:paraId="5A9E35CF" w14:textId="4C888CC7" w:rsidR="00E1704F" w:rsidRDefault="00823D80">
      <w:pPr>
        <w:pStyle w:val="TOC2"/>
        <w:tabs>
          <w:tab w:val="left" w:pos="432"/>
        </w:tabs>
        <w:rPr>
          <w:b w:val="0"/>
          <w:noProof/>
          <w:color w:val="auto"/>
          <w:sz w:val="22"/>
          <w:lang w:val="en-CA" w:eastAsia="en-CA"/>
        </w:rPr>
      </w:pPr>
      <w:hyperlink w:anchor="_Toc80781141" w:history="1">
        <w:r w:rsidR="00E1704F" w:rsidRPr="00EE270E">
          <w:rPr>
            <w:rStyle w:val="Hyperlink"/>
            <w:noProof/>
          </w:rPr>
          <w:t>2.</w:t>
        </w:r>
        <w:r w:rsidR="00E1704F">
          <w:rPr>
            <w:b w:val="0"/>
            <w:noProof/>
            <w:color w:val="auto"/>
            <w:sz w:val="22"/>
            <w:lang w:val="en-CA" w:eastAsia="en-CA"/>
          </w:rPr>
          <w:tab/>
        </w:r>
        <w:r w:rsidR="00E1704F" w:rsidRPr="00EE270E">
          <w:rPr>
            <w:rStyle w:val="Hyperlink"/>
            <w:noProof/>
          </w:rPr>
          <w:t>Related Document References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_Toc80781141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3</w:t>
        </w:r>
        <w:r w:rsidR="00E1704F">
          <w:rPr>
            <w:noProof/>
            <w:webHidden/>
          </w:rPr>
          <w:fldChar w:fldCharType="end"/>
        </w:r>
      </w:hyperlink>
    </w:p>
    <w:p w14:paraId="028338FE" w14:textId="6091DFA4" w:rsidR="00E1704F" w:rsidRDefault="00823D80">
      <w:pPr>
        <w:pStyle w:val="TOC1"/>
        <w:rPr>
          <w:color w:val="auto"/>
          <w:lang w:val="en-CA" w:eastAsia="en-CA"/>
        </w:rPr>
      </w:pPr>
      <w:hyperlink w:anchor="_Toc80781142" w:history="1">
        <w:r w:rsidR="00E1704F" w:rsidRPr="00EE270E">
          <w:rPr>
            <w:rStyle w:val="Hyperlink"/>
          </w:rPr>
          <w:t>Document Purpose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_Toc80781142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4</w:t>
        </w:r>
        <w:r w:rsidR="00E1704F">
          <w:rPr>
            <w:webHidden/>
          </w:rPr>
          <w:fldChar w:fldCharType="end"/>
        </w:r>
      </w:hyperlink>
    </w:p>
    <w:p w14:paraId="7F2E263C" w14:textId="42A98600" w:rsidR="00E1704F" w:rsidRDefault="00823D80">
      <w:pPr>
        <w:pStyle w:val="TOC1"/>
        <w:rPr>
          <w:color w:val="auto"/>
          <w:lang w:val="en-CA" w:eastAsia="en-CA"/>
        </w:rPr>
      </w:pPr>
      <w:hyperlink w:anchor="_Toc80781143" w:history="1">
        <w:r w:rsidR="00E1704F" w:rsidRPr="00EE270E">
          <w:rPr>
            <w:rStyle w:val="Hyperlink"/>
          </w:rPr>
          <w:t>Service Overview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_Toc80781143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4</w:t>
        </w:r>
        <w:r w:rsidR="00E1704F">
          <w:rPr>
            <w:webHidden/>
          </w:rPr>
          <w:fldChar w:fldCharType="end"/>
        </w:r>
      </w:hyperlink>
    </w:p>
    <w:p w14:paraId="287DD452" w14:textId="1261B180" w:rsidR="00E1704F" w:rsidRDefault="00823D80">
      <w:pPr>
        <w:pStyle w:val="TOC1"/>
        <w:rPr>
          <w:color w:val="auto"/>
          <w:lang w:val="en-CA" w:eastAsia="en-CA"/>
        </w:rPr>
      </w:pPr>
      <w:hyperlink w:anchor="_Toc80781144" w:history="1">
        <w:r w:rsidR="00E1704F" w:rsidRPr="00EE270E">
          <w:rPr>
            <w:rStyle w:val="Hyperlink"/>
          </w:rPr>
          <w:t>Stakeholders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_Toc80781144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5</w:t>
        </w:r>
        <w:r w:rsidR="00E1704F">
          <w:rPr>
            <w:webHidden/>
          </w:rPr>
          <w:fldChar w:fldCharType="end"/>
        </w:r>
      </w:hyperlink>
    </w:p>
    <w:p w14:paraId="7E471664" w14:textId="22FD87D7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45" w:history="1">
        <w:r w:rsidR="00E1704F" w:rsidRPr="00EE270E">
          <w:rPr>
            <w:rStyle w:val="Hyperlink"/>
            <w:noProof/>
          </w:rPr>
          <w:t>Internal Stakeholders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_Toc80781145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5</w:t>
        </w:r>
        <w:r w:rsidR="00E1704F">
          <w:rPr>
            <w:noProof/>
            <w:webHidden/>
          </w:rPr>
          <w:fldChar w:fldCharType="end"/>
        </w:r>
      </w:hyperlink>
    </w:p>
    <w:p w14:paraId="0832FAE9" w14:textId="278CF7B1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46" w:history="1">
        <w:r w:rsidR="00E1704F" w:rsidRPr="00EE270E">
          <w:rPr>
            <w:rStyle w:val="Hyperlink"/>
            <w:noProof/>
          </w:rPr>
          <w:t>External Stakeholders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_Toc80781146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6</w:t>
        </w:r>
        <w:r w:rsidR="00E1704F">
          <w:rPr>
            <w:noProof/>
            <w:webHidden/>
          </w:rPr>
          <w:fldChar w:fldCharType="end"/>
        </w:r>
      </w:hyperlink>
    </w:p>
    <w:p w14:paraId="26D0646F" w14:textId="76C7E6DF" w:rsidR="00E1704F" w:rsidRDefault="00823D80">
      <w:pPr>
        <w:pStyle w:val="TOC1"/>
        <w:rPr>
          <w:color w:val="auto"/>
          <w:lang w:val="en-CA" w:eastAsia="en-CA"/>
        </w:rPr>
      </w:pPr>
      <w:hyperlink w:anchor="_Toc80781147" w:history="1">
        <w:r w:rsidR="00E1704F" w:rsidRPr="00EE270E">
          <w:rPr>
            <w:rStyle w:val="Hyperlink"/>
          </w:rPr>
          <w:t>Service Definition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_Toc80781147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8</w:t>
        </w:r>
        <w:r w:rsidR="00E1704F">
          <w:rPr>
            <w:webHidden/>
          </w:rPr>
          <w:fldChar w:fldCharType="end"/>
        </w:r>
      </w:hyperlink>
    </w:p>
    <w:p w14:paraId="23A9BB1C" w14:textId="585F9471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48" w:history="1">
        <w:r w:rsidR="00E1704F" w:rsidRPr="00EE270E">
          <w:rPr>
            <w:rStyle w:val="Hyperlink"/>
            <w:noProof/>
          </w:rPr>
          <w:t>Intake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_Toc80781148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8</w:t>
        </w:r>
        <w:r w:rsidR="00E1704F">
          <w:rPr>
            <w:noProof/>
            <w:webHidden/>
          </w:rPr>
          <w:fldChar w:fldCharType="end"/>
        </w:r>
      </w:hyperlink>
    </w:p>
    <w:p w14:paraId="417BF145" w14:textId="38442984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49" w:history="1">
        <w:r w:rsidR="00E1704F" w:rsidRPr="00EE270E">
          <w:rPr>
            <w:rStyle w:val="Hyperlink"/>
            <w:noProof/>
          </w:rPr>
          <w:t>Service Attributes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_Toc80781149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9</w:t>
        </w:r>
        <w:r w:rsidR="00E1704F">
          <w:rPr>
            <w:noProof/>
            <w:webHidden/>
          </w:rPr>
          <w:fldChar w:fldCharType="end"/>
        </w:r>
      </w:hyperlink>
    </w:p>
    <w:p w14:paraId="4AE3C493" w14:textId="13131667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50" w:history="1">
        <w:r w:rsidR="00E1704F" w:rsidRPr="00EE270E">
          <w:rPr>
            <w:rStyle w:val="Hyperlink"/>
            <w:noProof/>
          </w:rPr>
          <w:t>User Attributes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_Toc80781150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11</w:t>
        </w:r>
        <w:r w:rsidR="00E1704F">
          <w:rPr>
            <w:noProof/>
            <w:webHidden/>
          </w:rPr>
          <w:fldChar w:fldCharType="end"/>
        </w:r>
      </w:hyperlink>
    </w:p>
    <w:p w14:paraId="1EF91372" w14:textId="7FF9893A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51" w:history="1">
        <w:r w:rsidR="00E1704F" w:rsidRPr="00EE270E">
          <w:rPr>
            <w:rStyle w:val="Hyperlink"/>
            <w:noProof/>
          </w:rPr>
          <w:t>Known Defects / Issues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_Toc80781151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11</w:t>
        </w:r>
        <w:r w:rsidR="00E1704F">
          <w:rPr>
            <w:noProof/>
            <w:webHidden/>
          </w:rPr>
          <w:fldChar w:fldCharType="end"/>
        </w:r>
      </w:hyperlink>
    </w:p>
    <w:p w14:paraId="546BC04C" w14:textId="5D0C4F55" w:rsidR="00E1704F" w:rsidRDefault="00823D80">
      <w:pPr>
        <w:pStyle w:val="TOC1"/>
        <w:rPr>
          <w:color w:val="auto"/>
          <w:lang w:val="en-CA" w:eastAsia="en-CA"/>
        </w:rPr>
      </w:pPr>
      <w:hyperlink w:anchor="_Toc80781152" w:history="1">
        <w:r w:rsidR="00E1704F" w:rsidRPr="00EE270E">
          <w:rPr>
            <w:rStyle w:val="Hyperlink"/>
          </w:rPr>
          <w:t>Access Request Details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_Toc80781152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12</w:t>
        </w:r>
        <w:r w:rsidR="00E1704F">
          <w:rPr>
            <w:webHidden/>
          </w:rPr>
          <w:fldChar w:fldCharType="end"/>
        </w:r>
      </w:hyperlink>
    </w:p>
    <w:p w14:paraId="44BD132D" w14:textId="0A6CF867" w:rsidR="00E1704F" w:rsidRDefault="00823D80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80781153" w:history="1">
        <w:r w:rsidR="00E1704F" w:rsidRPr="00EE270E">
          <w:rPr>
            <w:rStyle w:val="Hyperlink"/>
            <w:noProof/>
          </w:rPr>
          <w:t>Operational Support Phase</w:t>
        </w:r>
        <w:r w:rsidR="00E1704F">
          <w:rPr>
            <w:noProof/>
            <w:webHidden/>
          </w:rPr>
          <w:tab/>
        </w:r>
        <w:r w:rsidR="00E1704F">
          <w:rPr>
            <w:noProof/>
            <w:webHidden/>
          </w:rPr>
          <w:fldChar w:fldCharType="begin"/>
        </w:r>
        <w:r w:rsidR="00E1704F">
          <w:rPr>
            <w:noProof/>
            <w:webHidden/>
          </w:rPr>
          <w:instrText xml:space="preserve"> PAGEREF _Toc80781153 \h </w:instrText>
        </w:r>
        <w:r w:rsidR="00E1704F">
          <w:rPr>
            <w:noProof/>
            <w:webHidden/>
          </w:rPr>
        </w:r>
        <w:r w:rsidR="00E1704F">
          <w:rPr>
            <w:noProof/>
            <w:webHidden/>
          </w:rPr>
          <w:fldChar w:fldCharType="separate"/>
        </w:r>
        <w:r w:rsidR="00E1704F">
          <w:rPr>
            <w:noProof/>
            <w:webHidden/>
          </w:rPr>
          <w:t>13</w:t>
        </w:r>
        <w:r w:rsidR="00E1704F">
          <w:rPr>
            <w:noProof/>
            <w:webHidden/>
          </w:rPr>
          <w:fldChar w:fldCharType="end"/>
        </w:r>
      </w:hyperlink>
    </w:p>
    <w:p w14:paraId="249590F2" w14:textId="2DAD6EF8" w:rsidR="00E1704F" w:rsidRDefault="00823D80">
      <w:pPr>
        <w:pStyle w:val="TOC3"/>
        <w:rPr>
          <w:sz w:val="22"/>
          <w:lang w:val="en-CA" w:eastAsia="en-CA"/>
        </w:rPr>
      </w:pPr>
      <w:hyperlink w:anchor="_Toc80781154" w:history="1">
        <w:r w:rsidR="00E1704F" w:rsidRPr="00EE270E">
          <w:rPr>
            <w:rStyle w:val="Hyperlink"/>
          </w:rPr>
          <w:t>Operational Support Process Flow Diagram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_Toc80781154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13</w:t>
        </w:r>
        <w:r w:rsidR="00E1704F">
          <w:rPr>
            <w:webHidden/>
          </w:rPr>
          <w:fldChar w:fldCharType="end"/>
        </w:r>
      </w:hyperlink>
    </w:p>
    <w:p w14:paraId="18E66776" w14:textId="65C94292" w:rsidR="00E1704F" w:rsidRDefault="00823D80">
      <w:pPr>
        <w:pStyle w:val="TOC3"/>
        <w:rPr>
          <w:sz w:val="22"/>
          <w:lang w:val="en-CA" w:eastAsia="en-CA"/>
        </w:rPr>
      </w:pPr>
      <w:hyperlink w:anchor="_Toc80781155" w:history="1">
        <w:r w:rsidR="00E1704F" w:rsidRPr="00EE270E">
          <w:rPr>
            <w:rStyle w:val="Hyperlink"/>
          </w:rPr>
          <w:t>Operational Support Teams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_Toc80781155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14</w:t>
        </w:r>
        <w:r w:rsidR="00E1704F">
          <w:rPr>
            <w:webHidden/>
          </w:rPr>
          <w:fldChar w:fldCharType="end"/>
        </w:r>
      </w:hyperlink>
    </w:p>
    <w:p w14:paraId="5A1BE1A6" w14:textId="6D3FD755" w:rsidR="00E1704F" w:rsidRDefault="00823D80">
      <w:pPr>
        <w:pStyle w:val="TOC1"/>
        <w:rPr>
          <w:color w:val="auto"/>
          <w:lang w:val="en-CA" w:eastAsia="en-CA"/>
        </w:rPr>
      </w:pPr>
      <w:hyperlink w:anchor="_Toc80781156" w:history="1">
        <w:r w:rsidR="00E1704F" w:rsidRPr="00EE270E">
          <w:rPr>
            <w:rStyle w:val="Hyperlink"/>
          </w:rPr>
          <w:t>Sign-off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_Toc80781156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15</w:t>
        </w:r>
        <w:r w:rsidR="00E1704F">
          <w:rPr>
            <w:webHidden/>
          </w:rPr>
          <w:fldChar w:fldCharType="end"/>
        </w:r>
      </w:hyperlink>
    </w:p>
    <w:p w14:paraId="7AAC7797" w14:textId="6FDF6D07" w:rsidR="00E1704F" w:rsidRDefault="00823D80">
      <w:pPr>
        <w:pStyle w:val="TOC1"/>
        <w:rPr>
          <w:color w:val="auto"/>
          <w:lang w:val="en-CA" w:eastAsia="en-CA"/>
        </w:rPr>
      </w:pPr>
      <w:hyperlink w:anchor="_Toc80781157" w:history="1">
        <w:r w:rsidR="00E1704F" w:rsidRPr="00EE270E">
          <w:rPr>
            <w:rStyle w:val="Hyperlink"/>
          </w:rPr>
          <w:t>Appendix A – BCC Support Flow</w:t>
        </w:r>
        <w:r w:rsidR="00E1704F">
          <w:rPr>
            <w:webHidden/>
          </w:rPr>
          <w:tab/>
        </w:r>
        <w:r w:rsidR="00E1704F">
          <w:rPr>
            <w:webHidden/>
          </w:rPr>
          <w:fldChar w:fldCharType="begin"/>
        </w:r>
        <w:r w:rsidR="00E1704F">
          <w:rPr>
            <w:webHidden/>
          </w:rPr>
          <w:instrText xml:space="preserve"> PAGEREF _Toc80781157 \h </w:instrText>
        </w:r>
        <w:r w:rsidR="00E1704F">
          <w:rPr>
            <w:webHidden/>
          </w:rPr>
        </w:r>
        <w:r w:rsidR="00E1704F">
          <w:rPr>
            <w:webHidden/>
          </w:rPr>
          <w:fldChar w:fldCharType="separate"/>
        </w:r>
        <w:r w:rsidR="00E1704F">
          <w:rPr>
            <w:webHidden/>
          </w:rPr>
          <w:t>16</w:t>
        </w:r>
        <w:r w:rsidR="00E1704F">
          <w:rPr>
            <w:webHidden/>
          </w:rPr>
          <w:fldChar w:fldCharType="end"/>
        </w:r>
      </w:hyperlink>
    </w:p>
    <w:p w14:paraId="2EEECC15" w14:textId="4574D756" w:rsidR="00EF56B8" w:rsidRPr="001D4FB6" w:rsidRDefault="00EF56B8" w:rsidP="00EF56B8">
      <w:pPr>
        <w:sectPr w:rsidR="00EF56B8" w:rsidRPr="001D4FB6" w:rsidSect="000F6BDA">
          <w:headerReference w:type="even" r:id="rId11"/>
          <w:headerReference w:type="default" r:id="rId12"/>
          <w:footerReference w:type="default" r:id="rId13"/>
          <w:headerReference w:type="first" r:id="rId14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  <w:r>
        <w:rPr>
          <w:noProof/>
          <w:color w:val="9E7C0C"/>
          <w:lang w:val="en-US" w:eastAsia="ja-JP"/>
        </w:rPr>
        <w:fldChar w:fldCharType="end"/>
      </w:r>
      <w:r>
        <w:rPr>
          <w:noProof/>
          <w:color w:val="9E7C0C"/>
          <w:lang w:val="en-US" w:eastAsia="ja-JP"/>
        </w:rPr>
        <w:tab/>
      </w:r>
    </w:p>
    <w:p w14:paraId="38D88102" w14:textId="77777777" w:rsidR="006B73FE" w:rsidRDefault="006B73FE" w:rsidP="006B73FE">
      <w:pPr>
        <w:pStyle w:val="Heading1"/>
        <w:tabs>
          <w:tab w:val="left" w:pos="5597"/>
        </w:tabs>
      </w:pPr>
      <w:bookmarkStart w:id="0" w:name="_Toc500230395"/>
      <w:bookmarkStart w:id="1" w:name="_Toc23325088"/>
      <w:bookmarkStart w:id="2" w:name="_Toc80781139"/>
      <w:bookmarkStart w:id="3" w:name="_Toc386438313"/>
      <w:bookmarkStart w:id="4" w:name="_Toc379182382"/>
      <w:bookmarkStart w:id="5" w:name="_Toc379183389"/>
      <w:r>
        <w:lastRenderedPageBreak/>
        <w:t>Document Information</w:t>
      </w:r>
      <w:bookmarkEnd w:id="0"/>
      <w:bookmarkEnd w:id="1"/>
      <w:bookmarkEnd w:id="2"/>
    </w:p>
    <w:p w14:paraId="64DA0909" w14:textId="77777777" w:rsidR="006B73FE" w:rsidRDefault="006B73FE" w:rsidP="00C904BD">
      <w:pPr>
        <w:pStyle w:val="Heading2"/>
        <w:numPr>
          <w:ilvl w:val="0"/>
          <w:numId w:val="17"/>
        </w:numPr>
      </w:pPr>
      <w:bookmarkStart w:id="6" w:name="_Toc500230396"/>
      <w:bookmarkStart w:id="7" w:name="_Toc23325089"/>
      <w:bookmarkStart w:id="8" w:name="_Toc80781140"/>
      <w:r>
        <w:t>Revision History</w:t>
      </w:r>
      <w:bookmarkEnd w:id="6"/>
      <w:bookmarkEnd w:id="7"/>
      <w:bookmarkEnd w:id="8"/>
    </w:p>
    <w:tbl>
      <w:tblPr>
        <w:tblStyle w:val="Corporate"/>
        <w:tblW w:w="10513" w:type="dxa"/>
        <w:tblInd w:w="-23" w:type="dxa"/>
        <w:tblLook w:val="0420" w:firstRow="1" w:lastRow="0" w:firstColumn="0" w:lastColumn="0" w:noHBand="0" w:noVBand="1"/>
      </w:tblPr>
      <w:tblGrid>
        <w:gridCol w:w="1965"/>
        <w:gridCol w:w="1602"/>
        <w:gridCol w:w="6946"/>
      </w:tblGrid>
      <w:tr w:rsidR="006B73FE" w:rsidRPr="00B15FCD" w14:paraId="2742FCAF" w14:textId="77777777" w:rsidTr="002A2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tcW w:w="1965" w:type="dxa"/>
          </w:tcPr>
          <w:bookmarkEnd w:id="3"/>
          <w:p w14:paraId="4E7E743C" w14:textId="77777777" w:rsidR="006B73FE" w:rsidRPr="007371A6" w:rsidRDefault="006B73FE" w:rsidP="008F5475">
            <w:pPr>
              <w:rPr>
                <w:rFonts w:asciiTheme="majorHAnsi" w:hAnsiTheme="majorHAnsi" w:cstheme="majorHAnsi"/>
                <w:b w:val="0"/>
              </w:rPr>
            </w:pPr>
            <w:r w:rsidRPr="007371A6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1602" w:type="dxa"/>
          </w:tcPr>
          <w:p w14:paraId="643DF903" w14:textId="77777777" w:rsidR="006B73FE" w:rsidRPr="007371A6" w:rsidRDefault="006B73FE" w:rsidP="008F5475">
            <w:pPr>
              <w:rPr>
                <w:rFonts w:asciiTheme="majorHAnsi" w:hAnsiTheme="majorHAnsi" w:cstheme="majorHAnsi"/>
                <w:b w:val="0"/>
              </w:rPr>
            </w:pPr>
            <w:r w:rsidRPr="007371A6">
              <w:rPr>
                <w:rFonts w:asciiTheme="majorHAnsi" w:hAnsiTheme="majorHAnsi" w:cstheme="majorHAnsi"/>
              </w:rPr>
              <w:t>Authors</w:t>
            </w:r>
          </w:p>
        </w:tc>
        <w:tc>
          <w:tcPr>
            <w:tcW w:w="6946" w:type="dxa"/>
          </w:tcPr>
          <w:p w14:paraId="3886D26A" w14:textId="77777777" w:rsidR="006B73FE" w:rsidRPr="007371A6" w:rsidRDefault="006B73FE" w:rsidP="008F5475">
            <w:pPr>
              <w:rPr>
                <w:rFonts w:asciiTheme="majorHAnsi" w:hAnsiTheme="majorHAnsi" w:cstheme="majorHAnsi"/>
                <w:b w:val="0"/>
              </w:rPr>
            </w:pPr>
            <w:r w:rsidRPr="007371A6">
              <w:rPr>
                <w:rFonts w:asciiTheme="majorHAnsi" w:hAnsiTheme="majorHAnsi" w:cstheme="majorHAnsi"/>
              </w:rPr>
              <w:t>Revision Notes</w:t>
            </w:r>
          </w:p>
        </w:tc>
      </w:tr>
      <w:tr w:rsidR="006B73FE" w:rsidRPr="00B15FCD" w14:paraId="237F55AD" w14:textId="77777777" w:rsidTr="002A2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965" w:type="dxa"/>
          </w:tcPr>
          <w:p w14:paraId="177AC8FA" w14:textId="764A3A30" w:rsidR="006B73FE" w:rsidRPr="007E7E61" w:rsidRDefault="00243B29" w:rsidP="008F5475">
            <w:r>
              <w:t>October 18</w:t>
            </w:r>
            <w:r w:rsidR="00334586">
              <w:t>, 2021</w:t>
            </w:r>
          </w:p>
        </w:tc>
        <w:tc>
          <w:tcPr>
            <w:tcW w:w="1602" w:type="dxa"/>
          </w:tcPr>
          <w:p w14:paraId="3B464329" w14:textId="7F86482D" w:rsidR="006B73FE" w:rsidRPr="007E7E61" w:rsidRDefault="00334586" w:rsidP="008F5475">
            <w:r>
              <w:t>Lovelyn Odeh</w:t>
            </w:r>
          </w:p>
        </w:tc>
        <w:tc>
          <w:tcPr>
            <w:tcW w:w="6946" w:type="dxa"/>
          </w:tcPr>
          <w:p w14:paraId="2A9B5101" w14:textId="686B7799" w:rsidR="006B73FE" w:rsidRPr="007E7E61" w:rsidRDefault="0053043F" w:rsidP="008F5475">
            <w:r>
              <w:t>Initial</w:t>
            </w:r>
            <w:r w:rsidR="00334586">
              <w:t xml:space="preserve"> Draft</w:t>
            </w:r>
          </w:p>
        </w:tc>
      </w:tr>
      <w:tr w:rsidR="006B73FE" w:rsidRPr="00B15FCD" w14:paraId="6E702D98" w14:textId="77777777" w:rsidTr="002A2A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1965" w:type="dxa"/>
          </w:tcPr>
          <w:p w14:paraId="03EECD0A" w14:textId="1E0B0B3D" w:rsidR="006B73FE" w:rsidRPr="007E7E61" w:rsidRDefault="006B73FE" w:rsidP="008F5475"/>
        </w:tc>
        <w:tc>
          <w:tcPr>
            <w:tcW w:w="1602" w:type="dxa"/>
          </w:tcPr>
          <w:p w14:paraId="7B3C9DF2" w14:textId="4D8C64FD" w:rsidR="006B73FE" w:rsidRPr="007E7E61" w:rsidRDefault="006B73FE" w:rsidP="008F5475"/>
        </w:tc>
        <w:tc>
          <w:tcPr>
            <w:tcW w:w="6946" w:type="dxa"/>
          </w:tcPr>
          <w:p w14:paraId="5F843849" w14:textId="74BF0003" w:rsidR="006B73FE" w:rsidRPr="002A5DFA" w:rsidRDefault="006B73FE" w:rsidP="0060681B">
            <w:pPr>
              <w:rPr>
                <w:rFonts w:ascii="DDT" w:hAnsi="DDT"/>
              </w:rPr>
            </w:pPr>
          </w:p>
        </w:tc>
      </w:tr>
    </w:tbl>
    <w:p w14:paraId="00BB6D96" w14:textId="6C4A1458" w:rsidR="006B73FE" w:rsidRDefault="006B73FE" w:rsidP="00C904BD">
      <w:pPr>
        <w:pStyle w:val="Heading2"/>
        <w:numPr>
          <w:ilvl w:val="0"/>
          <w:numId w:val="17"/>
        </w:numPr>
      </w:pPr>
      <w:bookmarkStart w:id="9" w:name="_Toc290991139"/>
      <w:bookmarkStart w:id="10" w:name="_Toc297634873"/>
      <w:bookmarkStart w:id="11" w:name="_Toc301176927"/>
      <w:bookmarkStart w:id="12" w:name="_Toc500230397"/>
      <w:bookmarkStart w:id="13" w:name="_Toc23325090"/>
      <w:bookmarkStart w:id="14" w:name="_Toc80781141"/>
      <w:r>
        <w:t>Related Document References</w:t>
      </w:r>
      <w:bookmarkEnd w:id="9"/>
      <w:bookmarkEnd w:id="10"/>
      <w:bookmarkEnd w:id="11"/>
      <w:bookmarkEnd w:id="12"/>
      <w:bookmarkEnd w:id="13"/>
      <w:bookmarkEnd w:id="14"/>
    </w:p>
    <w:p w14:paraId="3167B9DB" w14:textId="77777777" w:rsidR="006B73FE" w:rsidRDefault="006B73FE" w:rsidP="006B73FE">
      <w:pPr>
        <w:rPr>
          <w:rFonts w:cstheme="minorHAnsi"/>
          <w:i/>
          <w:color w:val="3333FF"/>
          <w:sz w:val="20"/>
          <w:szCs w:val="20"/>
        </w:rPr>
      </w:pPr>
    </w:p>
    <w:tbl>
      <w:tblPr>
        <w:tblStyle w:val="Corporate"/>
        <w:tblW w:w="9556" w:type="dxa"/>
        <w:tblInd w:w="46" w:type="dxa"/>
        <w:tblLayout w:type="fixed"/>
        <w:tblLook w:val="0420" w:firstRow="1" w:lastRow="0" w:firstColumn="0" w:lastColumn="0" w:noHBand="0" w:noVBand="1"/>
      </w:tblPr>
      <w:tblGrid>
        <w:gridCol w:w="663"/>
        <w:gridCol w:w="3260"/>
        <w:gridCol w:w="5633"/>
      </w:tblGrid>
      <w:tr w:rsidR="006B73FE" w:rsidRPr="00F13E18" w14:paraId="69623BBE" w14:textId="77777777" w:rsidTr="00FA5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3" w:type="dxa"/>
          </w:tcPr>
          <w:p w14:paraId="7351E065" w14:textId="77777777" w:rsidR="006B73FE" w:rsidRPr="00F13E18" w:rsidRDefault="006B73FE" w:rsidP="008F5475">
            <w:pPr>
              <w:rPr>
                <w:rFonts w:asciiTheme="minorHAnsi" w:hAnsiTheme="minorHAnsi" w:cstheme="minorHAnsi"/>
              </w:rPr>
            </w:pPr>
            <w:r w:rsidRPr="00F13E18">
              <w:rPr>
                <w:rFonts w:asciiTheme="minorHAnsi" w:hAnsiTheme="minorHAnsi" w:cstheme="minorHAnsi"/>
              </w:rPr>
              <w:t>Ref</w:t>
            </w:r>
          </w:p>
        </w:tc>
        <w:tc>
          <w:tcPr>
            <w:tcW w:w="3260" w:type="dxa"/>
          </w:tcPr>
          <w:p w14:paraId="271A863B" w14:textId="77777777" w:rsidR="006B73FE" w:rsidRPr="00F13E18" w:rsidRDefault="006B73FE" w:rsidP="008F5475">
            <w:pPr>
              <w:rPr>
                <w:rFonts w:asciiTheme="minorHAnsi" w:hAnsiTheme="minorHAnsi" w:cstheme="minorHAnsi"/>
              </w:rPr>
            </w:pPr>
            <w:r w:rsidRPr="00F13E18">
              <w:rPr>
                <w:rFonts w:asciiTheme="minorHAnsi" w:hAnsiTheme="minorHAnsi" w:cstheme="minorHAnsi"/>
              </w:rPr>
              <w:t>Document Name</w:t>
            </w:r>
          </w:p>
        </w:tc>
        <w:tc>
          <w:tcPr>
            <w:tcW w:w="5633" w:type="dxa"/>
          </w:tcPr>
          <w:p w14:paraId="3F9C4725" w14:textId="77777777" w:rsidR="006B73FE" w:rsidRPr="00F13E18" w:rsidRDefault="006B73FE" w:rsidP="008F5475">
            <w:pPr>
              <w:rPr>
                <w:rFonts w:asciiTheme="minorHAnsi" w:hAnsiTheme="minorHAnsi" w:cstheme="minorHAnsi"/>
              </w:rPr>
            </w:pPr>
            <w:r w:rsidRPr="00F13E18">
              <w:rPr>
                <w:rFonts w:asciiTheme="minorHAnsi" w:hAnsiTheme="minorHAnsi" w:cstheme="minorHAnsi"/>
              </w:rPr>
              <w:t>Short Description and URL</w:t>
            </w:r>
          </w:p>
        </w:tc>
      </w:tr>
      <w:tr w:rsidR="006E0692" w:rsidRPr="008A25C5" w14:paraId="76B16885" w14:textId="77777777" w:rsidTr="00FA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3" w:type="dxa"/>
          </w:tcPr>
          <w:p w14:paraId="4FFCBC83" w14:textId="6EBE4BAA" w:rsidR="006E0692" w:rsidRPr="008A25C5" w:rsidRDefault="00FA5597" w:rsidP="006E0692">
            <w:pPr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14:paraId="2DD8C9FA" w14:textId="72AD7C03" w:rsidR="006E0692" w:rsidRPr="009D4747" w:rsidRDefault="00675884" w:rsidP="006E0692">
            <w:pP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 xml:space="preserve">Virtual </w:t>
            </w:r>
            <w:r w:rsidR="00B959AF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COO Playbook</w:t>
            </w:r>
          </w:p>
        </w:tc>
        <w:tc>
          <w:tcPr>
            <w:tcW w:w="5633" w:type="dxa"/>
          </w:tcPr>
          <w:p w14:paraId="70C9543C" w14:textId="7A4F9CAB" w:rsidR="00AB2154" w:rsidRPr="009D4747" w:rsidRDefault="00823D80" w:rsidP="00AB2154">
            <w:pP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hyperlink r:id="rId15" w:history="1">
              <w:r w:rsidR="00AB2154">
                <w:rPr>
                  <w:rStyle w:val="Hyperlink"/>
                </w:rPr>
                <w:t>VCOO Playbook</w:t>
              </w:r>
            </w:hyperlink>
          </w:p>
        </w:tc>
      </w:tr>
      <w:tr w:rsidR="00FA5597" w:rsidRPr="008A25C5" w14:paraId="49C23FE9" w14:textId="77777777" w:rsidTr="00FA55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3" w:type="dxa"/>
          </w:tcPr>
          <w:p w14:paraId="6AB336FD" w14:textId="3C1A999F" w:rsidR="00FA5597" w:rsidRPr="009D4747" w:rsidRDefault="00FA5597" w:rsidP="006E0692">
            <w:pPr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2</w:t>
            </w:r>
          </w:p>
        </w:tc>
        <w:tc>
          <w:tcPr>
            <w:tcW w:w="3260" w:type="dxa"/>
          </w:tcPr>
          <w:p w14:paraId="78517587" w14:textId="79087A85" w:rsidR="00FA5597" w:rsidRPr="009D4747" w:rsidRDefault="00983142" w:rsidP="006E0692">
            <w:pPr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Digital V</w:t>
            </w:r>
            <w:r w:rsidR="00675884">
              <w:rPr>
                <w:rFonts w:cstheme="minorHAnsi"/>
                <w:color w:val="111111" w:themeColor="text1"/>
                <w:sz w:val="20"/>
                <w:szCs w:val="20"/>
              </w:rPr>
              <w:t xml:space="preserve">irtual </w:t>
            </w:r>
            <w:r>
              <w:rPr>
                <w:rFonts w:cstheme="minorHAnsi"/>
                <w:color w:val="111111" w:themeColor="text1"/>
                <w:sz w:val="20"/>
                <w:szCs w:val="20"/>
              </w:rPr>
              <w:t>COO at a Glance</w:t>
            </w:r>
          </w:p>
        </w:tc>
        <w:tc>
          <w:tcPr>
            <w:tcW w:w="5633" w:type="dxa"/>
          </w:tcPr>
          <w:p w14:paraId="6816B247" w14:textId="77777777" w:rsidR="00884DEC" w:rsidRPr="009D4747" w:rsidRDefault="00823D80" w:rsidP="00884DEC">
            <w:pPr>
              <w:rPr>
                <w:rFonts w:cstheme="minorHAnsi"/>
                <w:color w:val="111111" w:themeColor="text1"/>
                <w:sz w:val="20"/>
                <w:szCs w:val="20"/>
              </w:rPr>
            </w:pPr>
            <w:hyperlink r:id="rId16" w:history="1">
              <w:r w:rsidR="00884DEC">
                <w:rPr>
                  <w:rStyle w:val="Hyperlink"/>
                  <w:rFonts w:cstheme="minorHAnsi"/>
                  <w:sz w:val="20"/>
                  <w:szCs w:val="20"/>
                </w:rPr>
                <w:t>VCOO Overview</w:t>
              </w:r>
            </w:hyperlink>
          </w:p>
        </w:tc>
      </w:tr>
      <w:tr w:rsidR="00675884" w:rsidRPr="008A25C5" w14:paraId="737023C2" w14:textId="77777777" w:rsidTr="00FA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3" w:type="dxa"/>
          </w:tcPr>
          <w:p w14:paraId="66F73C96" w14:textId="3018BFA4" w:rsidR="00675884" w:rsidRDefault="00675884" w:rsidP="006E0692">
            <w:pPr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3</w:t>
            </w:r>
          </w:p>
        </w:tc>
        <w:tc>
          <w:tcPr>
            <w:tcW w:w="3260" w:type="dxa"/>
          </w:tcPr>
          <w:p w14:paraId="35DC2FFE" w14:textId="51A6FE8A" w:rsidR="00675884" w:rsidRDefault="00675884" w:rsidP="006E0692">
            <w:pPr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 xml:space="preserve">Virtual COO </w:t>
            </w:r>
            <w:r w:rsidR="00243B29">
              <w:rPr>
                <w:rFonts w:cstheme="minorHAnsi"/>
                <w:color w:val="111111" w:themeColor="text1"/>
                <w:sz w:val="20"/>
                <w:szCs w:val="20"/>
              </w:rPr>
              <w:t>Support Journey</w:t>
            </w:r>
          </w:p>
        </w:tc>
        <w:tc>
          <w:tcPr>
            <w:tcW w:w="5633" w:type="dxa"/>
          </w:tcPr>
          <w:p w14:paraId="5B29F385" w14:textId="07078DCC" w:rsidR="00243B29" w:rsidRDefault="00823D80" w:rsidP="00243B29">
            <w:pPr>
              <w:rPr>
                <w:rFonts w:cstheme="minorHAnsi"/>
                <w:color w:val="111111" w:themeColor="text1"/>
                <w:sz w:val="20"/>
                <w:szCs w:val="20"/>
              </w:rPr>
            </w:pPr>
            <w:hyperlink r:id="rId17" w:history="1">
              <w:r w:rsidR="00243B29">
                <w:rPr>
                  <w:rStyle w:val="Hyperlink"/>
                  <w:rFonts w:cstheme="minorHAnsi"/>
                  <w:sz w:val="20"/>
                  <w:szCs w:val="20"/>
                </w:rPr>
                <w:t>Infinity Support Journey</w:t>
              </w:r>
            </w:hyperlink>
          </w:p>
        </w:tc>
      </w:tr>
    </w:tbl>
    <w:p w14:paraId="61F30B78" w14:textId="77777777" w:rsidR="006B73FE" w:rsidRDefault="006B73FE"/>
    <w:p w14:paraId="66BD5681" w14:textId="080F4D84" w:rsidR="006B73FE" w:rsidRDefault="006B73FE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r>
        <w:br w:type="page"/>
      </w:r>
      <w:r w:rsidR="00E84753">
        <w:lastRenderedPageBreak/>
        <w:t xml:space="preserve"> </w:t>
      </w:r>
    </w:p>
    <w:p w14:paraId="1A17FF39" w14:textId="17DBCFBD" w:rsidR="00EF56B8" w:rsidRDefault="00EF56B8" w:rsidP="00D90DC0">
      <w:pPr>
        <w:pStyle w:val="Heading1"/>
        <w:tabs>
          <w:tab w:val="left" w:pos="5597"/>
        </w:tabs>
        <w:jc w:val="both"/>
      </w:pPr>
      <w:bookmarkStart w:id="15" w:name="_Toc80781142"/>
      <w:r>
        <w:t>Document Purpose</w:t>
      </w:r>
      <w:bookmarkEnd w:id="15"/>
      <w:r>
        <w:t xml:space="preserve"> </w:t>
      </w:r>
    </w:p>
    <w:p w14:paraId="75D0E049" w14:textId="7CFBB179" w:rsidR="00F1715D" w:rsidRPr="00204380" w:rsidRDefault="00EF56B8" w:rsidP="00D90DC0">
      <w:pPr>
        <w:spacing w:line="240" w:lineRule="auto"/>
        <w:jc w:val="both"/>
        <w:rPr>
          <w:lang w:val="en-US"/>
        </w:rPr>
      </w:pPr>
      <w:r w:rsidRPr="00204380">
        <w:rPr>
          <w:lang w:val="en-US"/>
        </w:rPr>
        <w:t xml:space="preserve">The purpose of this document is to ensure the successful transition of new or changed service(s), service offering(s), or service option(s) </w:t>
      </w:r>
      <w:r w:rsidR="00A9672B" w:rsidRPr="00204380">
        <w:rPr>
          <w:lang w:val="en-US"/>
        </w:rPr>
        <w:t xml:space="preserve">from project </w:t>
      </w:r>
      <w:r w:rsidRPr="00204380">
        <w:rPr>
          <w:lang w:val="en-US"/>
        </w:rPr>
        <w:t>to operational support.</w:t>
      </w:r>
      <w:r w:rsidR="00AA27FB" w:rsidRPr="00204380">
        <w:rPr>
          <w:lang w:val="en-US"/>
        </w:rPr>
        <w:t xml:space="preserve"> </w:t>
      </w:r>
      <w:r w:rsidR="001E5416" w:rsidRPr="00204380">
        <w:rPr>
          <w:lang w:val="en-US"/>
        </w:rPr>
        <w:t>T</w:t>
      </w:r>
      <w:r w:rsidRPr="00204380">
        <w:rPr>
          <w:lang w:val="en-US"/>
        </w:rPr>
        <w:t>he content of this document is to equip the operational support teams with the necessary knowledge</w:t>
      </w:r>
      <w:r w:rsidR="003653FF" w:rsidRPr="00204380">
        <w:rPr>
          <w:lang w:val="en-US"/>
        </w:rPr>
        <w:t xml:space="preserve">, </w:t>
      </w:r>
      <w:r w:rsidR="000818EB" w:rsidRPr="00204380">
        <w:rPr>
          <w:lang w:val="en-US"/>
        </w:rPr>
        <w:t>procedures,</w:t>
      </w:r>
      <w:r w:rsidR="003653FF" w:rsidRPr="00204380">
        <w:rPr>
          <w:lang w:val="en-US"/>
        </w:rPr>
        <w:t xml:space="preserve"> </w:t>
      </w:r>
      <w:r w:rsidRPr="00204380">
        <w:rPr>
          <w:lang w:val="en-US"/>
        </w:rPr>
        <w:t>and resources to effectively provide support for the service.</w:t>
      </w:r>
      <w:r w:rsidR="00867E34" w:rsidRPr="00204380">
        <w:rPr>
          <w:lang w:val="en-US"/>
        </w:rPr>
        <w:t xml:space="preserve"> </w:t>
      </w:r>
    </w:p>
    <w:p w14:paraId="16A16881" w14:textId="091AED79" w:rsidR="00EF56B8" w:rsidRDefault="00EF56B8" w:rsidP="00D90DC0">
      <w:pPr>
        <w:pStyle w:val="Heading1"/>
        <w:jc w:val="both"/>
      </w:pPr>
      <w:bookmarkStart w:id="16" w:name="_Toc80781143"/>
      <w:r>
        <w:t>Service Overview</w:t>
      </w:r>
      <w:bookmarkEnd w:id="16"/>
      <w:r w:rsidR="000A237E">
        <w:t xml:space="preserve"> </w:t>
      </w:r>
    </w:p>
    <w:p w14:paraId="2C65B242" w14:textId="48D84E30" w:rsidR="003653FF" w:rsidRDefault="00E029C5" w:rsidP="00D90DC0">
      <w:pPr>
        <w:spacing w:line="240" w:lineRule="auto"/>
        <w:jc w:val="both"/>
        <w:rPr>
          <w:lang w:val="en-US"/>
        </w:rPr>
      </w:pPr>
      <w:r>
        <w:rPr>
          <w:lang w:val="en-US"/>
        </w:rPr>
        <w:t>The</w:t>
      </w:r>
      <w:r w:rsidR="003653FF">
        <w:rPr>
          <w:lang w:val="en-US"/>
        </w:rPr>
        <w:t xml:space="preserve"> V</w:t>
      </w:r>
      <w:r w:rsidR="00675884">
        <w:rPr>
          <w:lang w:val="en-US"/>
        </w:rPr>
        <w:t xml:space="preserve">irtual </w:t>
      </w:r>
      <w:r w:rsidR="003653FF">
        <w:rPr>
          <w:lang w:val="en-US"/>
        </w:rPr>
        <w:t xml:space="preserve">COO </w:t>
      </w:r>
      <w:r w:rsidR="00AB1031">
        <w:rPr>
          <w:lang w:val="en-US"/>
        </w:rPr>
        <w:t xml:space="preserve">will be </w:t>
      </w:r>
      <w:r w:rsidR="00CC304A">
        <w:rPr>
          <w:lang w:val="en-US"/>
        </w:rPr>
        <w:t xml:space="preserve">part </w:t>
      </w:r>
      <w:r w:rsidR="00371F16">
        <w:rPr>
          <w:lang w:val="en-US"/>
        </w:rPr>
        <w:t>of the digital banking program</w:t>
      </w:r>
      <w:r w:rsidR="00AB1031">
        <w:rPr>
          <w:lang w:val="en-US"/>
        </w:rPr>
        <w:t xml:space="preserve"> when it is fully launched in 2022</w:t>
      </w:r>
      <w:r w:rsidR="00CC304A">
        <w:rPr>
          <w:lang w:val="en-US"/>
        </w:rPr>
        <w:t>. It is a first of its kind digital product targeted at small and medium businesses to help provide expert advice on how to grow</w:t>
      </w:r>
      <w:r w:rsidR="00AB1031">
        <w:rPr>
          <w:lang w:val="en-US"/>
        </w:rPr>
        <w:t xml:space="preserve"> their business, provide insights into cash flow and factors impacting it, predict cash flow 3 months out and provide a consolidated view of the health score of the</w:t>
      </w:r>
      <w:r w:rsidR="00675884">
        <w:rPr>
          <w:lang w:val="en-US"/>
        </w:rPr>
        <w:t xml:space="preserve"> </w:t>
      </w:r>
      <w:r w:rsidR="00AB1031">
        <w:rPr>
          <w:lang w:val="en-US"/>
        </w:rPr>
        <w:t>business.</w:t>
      </w:r>
      <w:r w:rsidR="00CC304A">
        <w:rPr>
          <w:lang w:val="en-US"/>
        </w:rPr>
        <w:t xml:space="preserve"> </w:t>
      </w:r>
    </w:p>
    <w:p w14:paraId="2E0CBE3C" w14:textId="546974ED" w:rsidR="00204380" w:rsidRDefault="00AB1031" w:rsidP="00D90DC0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The V</w:t>
      </w:r>
      <w:r w:rsidR="00675884">
        <w:rPr>
          <w:lang w:val="en-US"/>
        </w:rPr>
        <w:t xml:space="preserve">irtual </w:t>
      </w:r>
      <w:r>
        <w:rPr>
          <w:lang w:val="en-US"/>
        </w:rPr>
        <w:t xml:space="preserve">COO will be launched in phases. The first phase will be the beta test where </w:t>
      </w:r>
      <w:r w:rsidR="00675884">
        <w:rPr>
          <w:lang w:val="en-US"/>
        </w:rPr>
        <w:t xml:space="preserve">approximately </w:t>
      </w:r>
      <w:r>
        <w:rPr>
          <w:lang w:val="en-US"/>
        </w:rPr>
        <w:t xml:space="preserve">500 clients will be </w:t>
      </w:r>
      <w:r w:rsidR="00675884">
        <w:rPr>
          <w:lang w:val="en-US"/>
        </w:rPr>
        <w:t xml:space="preserve">recruited </w:t>
      </w:r>
      <w:r>
        <w:rPr>
          <w:lang w:val="en-US"/>
        </w:rPr>
        <w:t>for</w:t>
      </w:r>
      <w:r w:rsidR="00675884">
        <w:rPr>
          <w:lang w:val="en-US"/>
        </w:rPr>
        <w:t xml:space="preserve"> a</w:t>
      </w:r>
      <w:r>
        <w:rPr>
          <w:lang w:val="en-US"/>
        </w:rPr>
        <w:t xml:space="preserve"> beta </w:t>
      </w:r>
      <w:r w:rsidR="00675884">
        <w:rPr>
          <w:lang w:val="en-US"/>
        </w:rPr>
        <w:t xml:space="preserve">exercise </w:t>
      </w:r>
      <w:r w:rsidR="00204380">
        <w:rPr>
          <w:lang w:val="en-US"/>
        </w:rPr>
        <w:t xml:space="preserve">to run </w:t>
      </w:r>
      <w:r>
        <w:rPr>
          <w:lang w:val="en-US"/>
        </w:rPr>
        <w:t>for a</w:t>
      </w:r>
      <w:r w:rsidR="00675884">
        <w:rPr>
          <w:lang w:val="en-US"/>
        </w:rPr>
        <w:t>bout</w:t>
      </w:r>
      <w:r>
        <w:rPr>
          <w:lang w:val="en-US"/>
        </w:rPr>
        <w:t xml:space="preserve"> </w:t>
      </w:r>
      <w:r w:rsidR="00204380">
        <w:rPr>
          <w:lang w:val="en-US"/>
        </w:rPr>
        <w:t xml:space="preserve">6 </w:t>
      </w:r>
      <w:r>
        <w:rPr>
          <w:lang w:val="en-US"/>
        </w:rPr>
        <w:t>months. This will give room</w:t>
      </w:r>
      <w:r w:rsidR="00204380">
        <w:rPr>
          <w:lang w:val="en-US"/>
        </w:rPr>
        <w:t xml:space="preserve"> to </w:t>
      </w:r>
      <w:r w:rsidR="00204380" w:rsidRPr="00204380">
        <w:rPr>
          <w:lang w:val="en-US"/>
        </w:rPr>
        <w:t>Get feedback from our clients around the XAI Models</w:t>
      </w:r>
      <w:r w:rsidR="00204380">
        <w:rPr>
          <w:lang w:val="en-US"/>
        </w:rPr>
        <w:t xml:space="preserve"> </w:t>
      </w:r>
      <w:r w:rsidR="00204380" w:rsidRPr="00204380">
        <w:rPr>
          <w:lang w:val="en-US"/>
        </w:rPr>
        <w:t>(Cash flow and Business Health Score), accuracy of insights,</w:t>
      </w:r>
      <w:r w:rsidR="00204380">
        <w:rPr>
          <w:lang w:val="en-US"/>
        </w:rPr>
        <w:t xml:space="preserve"> </w:t>
      </w:r>
      <w:r w:rsidR="00204380" w:rsidRPr="00204380">
        <w:rPr>
          <w:lang w:val="en-US"/>
        </w:rPr>
        <w:t>simulation experience and action plan suggestions</w:t>
      </w:r>
      <w:r w:rsidR="00204380">
        <w:rPr>
          <w:lang w:val="en-US"/>
        </w:rPr>
        <w:t xml:space="preserve">, </w:t>
      </w:r>
      <w:r w:rsidR="00204380" w:rsidRPr="00204380">
        <w:rPr>
          <w:lang w:val="en-US"/>
        </w:rPr>
        <w:t>refine the features and make it</w:t>
      </w:r>
      <w:r w:rsidR="00204380">
        <w:rPr>
          <w:lang w:val="en-US"/>
        </w:rPr>
        <w:t xml:space="preserve"> </w:t>
      </w:r>
      <w:r w:rsidR="00204380" w:rsidRPr="00204380">
        <w:rPr>
          <w:lang w:val="en-US"/>
        </w:rPr>
        <w:t>better for general release</w:t>
      </w:r>
      <w:r w:rsidR="00204380">
        <w:rPr>
          <w:lang w:val="en-US"/>
        </w:rPr>
        <w:t xml:space="preserve"> in 2022</w:t>
      </w:r>
    </w:p>
    <w:p w14:paraId="78B73BFF" w14:textId="39EAD7A4" w:rsidR="00204380" w:rsidRPr="00204380" w:rsidRDefault="00204380" w:rsidP="00D90DC0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14:paraId="3296D9BB" w14:textId="3E84F454" w:rsidR="00AB62FB" w:rsidRDefault="00AB62FB" w:rsidP="00D90DC0">
      <w:pPr>
        <w:spacing w:line="240" w:lineRule="auto"/>
        <w:jc w:val="both"/>
        <w:rPr>
          <w:lang w:val="en-US"/>
        </w:rPr>
      </w:pPr>
      <w:r>
        <w:rPr>
          <w:lang w:val="en-US"/>
        </w:rPr>
        <w:t>The BCC (Business Contact Center) will be the primary support center for any issues received with V</w:t>
      </w:r>
      <w:r w:rsidR="00675884">
        <w:rPr>
          <w:lang w:val="en-US"/>
        </w:rPr>
        <w:t xml:space="preserve">irtual </w:t>
      </w:r>
      <w:r>
        <w:rPr>
          <w:lang w:val="en-US"/>
        </w:rPr>
        <w:t>COO. Clients will be able to contact BCC by email or phone.</w:t>
      </w:r>
    </w:p>
    <w:p w14:paraId="72039B1F" w14:textId="108FB80E" w:rsidR="007425D7" w:rsidRDefault="00E029C5" w:rsidP="00D90DC0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759DB349" w14:textId="683BE724" w:rsidR="00745760" w:rsidRDefault="00745760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r>
        <w:br w:type="page"/>
      </w:r>
    </w:p>
    <w:p w14:paraId="624AE12F" w14:textId="35ED8F42" w:rsidR="00EF56B8" w:rsidRDefault="00EF56B8" w:rsidP="00EF56B8">
      <w:pPr>
        <w:pStyle w:val="Heading1"/>
        <w:tabs>
          <w:tab w:val="left" w:pos="5597"/>
        </w:tabs>
      </w:pPr>
      <w:bookmarkStart w:id="17" w:name="_Toc80781144"/>
      <w:r>
        <w:lastRenderedPageBreak/>
        <w:t>Stakeholders</w:t>
      </w:r>
      <w:bookmarkEnd w:id="17"/>
      <w:r w:rsidR="000A237E">
        <w:t xml:space="preserve"> </w:t>
      </w:r>
    </w:p>
    <w:p w14:paraId="563756A7" w14:textId="634B72B7" w:rsidR="00C24AC2" w:rsidRDefault="00C24AC2" w:rsidP="00C24AC2">
      <w:r>
        <w:t xml:space="preserve">The following high-level diagram shows all the technical stakeholders of the </w:t>
      </w:r>
      <w:r w:rsidR="00075253" w:rsidRPr="004664CF">
        <w:t>digital banking program</w:t>
      </w:r>
      <w:r w:rsidR="00075253">
        <w:t>.</w:t>
      </w:r>
    </w:p>
    <w:p w14:paraId="5C54F8A6" w14:textId="42480F54" w:rsidR="00C24AC2" w:rsidRDefault="00C24AC2" w:rsidP="00C24AC2">
      <w:r>
        <w:rPr>
          <w:noProof/>
        </w:rPr>
        <w:drawing>
          <wp:inline distT="0" distB="0" distL="0" distR="0" wp14:anchorId="213189EF" wp14:editId="45301493">
            <wp:extent cx="6400800" cy="3329305"/>
            <wp:effectExtent l="0" t="0" r="0" b="4445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BFE6" w14:textId="0B404C72" w:rsidR="00945BAC" w:rsidRDefault="00945BAC" w:rsidP="00C24AC2"/>
    <w:p w14:paraId="3CC16783" w14:textId="7AF446D0" w:rsidR="00075253" w:rsidRDefault="00075253" w:rsidP="00075253">
      <w:pPr>
        <w:pStyle w:val="Heading2"/>
      </w:pPr>
      <w:bookmarkStart w:id="18" w:name="_Toc80781145"/>
      <w:r>
        <w:t>Internal Stakeholders</w:t>
      </w:r>
      <w:bookmarkEnd w:id="18"/>
    </w:p>
    <w:p w14:paraId="6180DE1C" w14:textId="77777777" w:rsidR="00945BAC" w:rsidRPr="00C24AC2" w:rsidRDefault="00945BAC" w:rsidP="00C24AC2">
      <w:r>
        <w:t>The following stakeholder list includes both internal and external (Vendor / Partner) contacts:</w:t>
      </w:r>
    </w:p>
    <w:tbl>
      <w:tblPr>
        <w:tblStyle w:val="Corporate"/>
        <w:tblW w:w="10043" w:type="dxa"/>
        <w:tblInd w:w="22" w:type="dxa"/>
        <w:tblLook w:val="0420" w:firstRow="1" w:lastRow="0" w:firstColumn="0" w:lastColumn="0" w:noHBand="0" w:noVBand="1"/>
      </w:tblPr>
      <w:tblGrid>
        <w:gridCol w:w="2825"/>
        <w:gridCol w:w="2844"/>
        <w:gridCol w:w="4374"/>
      </w:tblGrid>
      <w:tr w:rsidR="00EF56B8" w:rsidRPr="00FB5154" w14:paraId="1CE6A26E" w14:textId="77777777" w:rsidTr="0007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2825" w:type="dxa"/>
          </w:tcPr>
          <w:p w14:paraId="3D81CDA2" w14:textId="77777777" w:rsidR="00EF56B8" w:rsidRPr="00FB5154" w:rsidRDefault="00EF56B8" w:rsidP="00884992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Name &amp; Title</w:t>
            </w:r>
          </w:p>
        </w:tc>
        <w:tc>
          <w:tcPr>
            <w:tcW w:w="2844" w:type="dxa"/>
          </w:tcPr>
          <w:p w14:paraId="37BA835D" w14:textId="77777777" w:rsidR="00EF56B8" w:rsidRPr="00FB5154" w:rsidRDefault="00EF56B8" w:rsidP="007D60F3">
            <w:pPr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Role</w:t>
            </w:r>
          </w:p>
        </w:tc>
        <w:tc>
          <w:tcPr>
            <w:tcW w:w="4374" w:type="dxa"/>
          </w:tcPr>
          <w:p w14:paraId="094E5384" w14:textId="77777777" w:rsidR="00EF56B8" w:rsidRPr="007D60F3" w:rsidRDefault="00EF56B8" w:rsidP="00884992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Areas of Responsibility</w:t>
            </w:r>
          </w:p>
        </w:tc>
      </w:tr>
      <w:tr w:rsidR="00CF31E5" w:rsidRPr="00FB5154" w14:paraId="67C6595A" w14:textId="77777777" w:rsidTr="000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76DB89E0" w14:textId="77777777" w:rsidR="00B8394C" w:rsidRDefault="00B8394C" w:rsidP="00884992">
            <w:pPr>
              <w:spacing w:after="0" w:line="240" w:lineRule="auto"/>
              <w:rPr>
                <w:sz w:val="20"/>
                <w:szCs w:val="20"/>
              </w:rPr>
            </w:pPr>
            <w:r w:rsidRPr="00B8394C">
              <w:rPr>
                <w:sz w:val="20"/>
                <w:szCs w:val="20"/>
              </w:rPr>
              <w:t>Christina Mullin</w:t>
            </w:r>
          </w:p>
          <w:p w14:paraId="0276D5AB" w14:textId="5F616F65" w:rsidR="00B8394C" w:rsidRPr="00884992" w:rsidRDefault="00CF31E5" w:rsidP="00884992">
            <w:pPr>
              <w:spacing w:after="0" w:line="240" w:lineRule="auto"/>
              <w:rPr>
                <w:smallCaps/>
                <w:sz w:val="16"/>
                <w:szCs w:val="20"/>
              </w:rPr>
            </w:pPr>
            <w:r w:rsidRPr="00884992">
              <w:rPr>
                <w:smallCaps/>
                <w:sz w:val="16"/>
                <w:szCs w:val="20"/>
              </w:rPr>
              <w:t>VP, Digital &amp; Alternative Channels</w:t>
            </w:r>
          </w:p>
        </w:tc>
        <w:tc>
          <w:tcPr>
            <w:tcW w:w="2844" w:type="dxa"/>
          </w:tcPr>
          <w:p w14:paraId="23EFB9D8" w14:textId="7DC45646" w:rsidR="00CF31E5" w:rsidRDefault="00CF31E5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Service Business Owner</w:t>
            </w:r>
          </w:p>
        </w:tc>
        <w:tc>
          <w:tcPr>
            <w:tcW w:w="4374" w:type="dxa"/>
          </w:tcPr>
          <w:p w14:paraId="3EB95A34" w14:textId="0A80E52F" w:rsidR="00CF31E5" w:rsidRPr="007D60F3" w:rsidRDefault="00CF31E5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Business owner accountable for the delivery of the service within agreed upon service levels</w:t>
            </w:r>
          </w:p>
        </w:tc>
      </w:tr>
      <w:tr w:rsidR="00CF31E5" w:rsidRPr="00FB5154" w14:paraId="52ED1CD7" w14:textId="77777777" w:rsidTr="000752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4DB215C1" w14:textId="77777777" w:rsidR="00B8394C" w:rsidRDefault="00B8394C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Jason Bond</w:t>
            </w:r>
          </w:p>
          <w:p w14:paraId="22E74B3E" w14:textId="27AAD2B0" w:rsidR="00B8394C" w:rsidRPr="00FB5154" w:rsidRDefault="00CF31E5" w:rsidP="00884992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884992">
              <w:rPr>
                <w:smallCaps/>
                <w:sz w:val="16"/>
                <w:szCs w:val="20"/>
              </w:rPr>
              <w:t>Sr AVP, Application Services</w:t>
            </w:r>
          </w:p>
        </w:tc>
        <w:tc>
          <w:tcPr>
            <w:tcW w:w="2844" w:type="dxa"/>
          </w:tcPr>
          <w:p w14:paraId="1E3E57C0" w14:textId="5615D95D" w:rsidR="00CF31E5" w:rsidRPr="00FB5154" w:rsidRDefault="00CF31E5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 xml:space="preserve">Service </w:t>
            </w:r>
            <w:r>
              <w:rPr>
                <w:sz w:val="20"/>
                <w:szCs w:val="20"/>
              </w:rPr>
              <w:t>Technical Owner</w:t>
            </w:r>
          </w:p>
        </w:tc>
        <w:tc>
          <w:tcPr>
            <w:tcW w:w="4374" w:type="dxa"/>
          </w:tcPr>
          <w:p w14:paraId="58B92C80" w14:textId="6F1139A6" w:rsidR="00CF31E5" w:rsidRPr="007D60F3" w:rsidRDefault="00CF31E5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Sr. Leadership accountable for the cost of delivering the service.</w:t>
            </w:r>
          </w:p>
        </w:tc>
      </w:tr>
      <w:tr w:rsidR="00CF31E5" w:rsidRPr="00FB5154" w14:paraId="71D5B714" w14:textId="77777777" w:rsidTr="000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3AB54208" w14:textId="24BB3D4A" w:rsidR="00B8394C" w:rsidRDefault="00696A51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Edmund Chua</w:t>
            </w:r>
          </w:p>
          <w:p w14:paraId="2124F911" w14:textId="5781D7EE" w:rsidR="00CF31E5" w:rsidRDefault="00696A51" w:rsidP="00884992">
            <w:pPr>
              <w:spacing w:after="0" w:line="240" w:lineRule="auto"/>
              <w:rPr>
                <w:b/>
                <w:color w:val="937A46" w:themeColor="accent2"/>
                <w:sz w:val="20"/>
                <w:szCs w:val="20"/>
              </w:rPr>
            </w:pPr>
            <w:r>
              <w:rPr>
                <w:smallCaps/>
                <w:sz w:val="16"/>
                <w:szCs w:val="20"/>
              </w:rPr>
              <w:t xml:space="preserve">AVP, </w:t>
            </w:r>
            <w:r w:rsidR="00CF31E5" w:rsidRPr="00884992">
              <w:rPr>
                <w:smallCaps/>
                <w:sz w:val="16"/>
                <w:szCs w:val="20"/>
              </w:rPr>
              <w:t xml:space="preserve">Digital </w:t>
            </w:r>
            <w:r>
              <w:rPr>
                <w:smallCaps/>
                <w:sz w:val="16"/>
                <w:szCs w:val="20"/>
              </w:rPr>
              <w:t xml:space="preserve">STRATEGY </w:t>
            </w:r>
            <w:r w:rsidR="00CF31E5" w:rsidRPr="00884992">
              <w:rPr>
                <w:smallCaps/>
                <w:sz w:val="16"/>
                <w:szCs w:val="20"/>
              </w:rPr>
              <w:t xml:space="preserve">&amp; </w:t>
            </w:r>
            <w:r>
              <w:rPr>
                <w:smallCaps/>
                <w:sz w:val="16"/>
                <w:szCs w:val="20"/>
              </w:rPr>
              <w:t>INNOVATION</w:t>
            </w:r>
          </w:p>
        </w:tc>
        <w:tc>
          <w:tcPr>
            <w:tcW w:w="2844" w:type="dxa"/>
          </w:tcPr>
          <w:p w14:paraId="2273C669" w14:textId="0729D226" w:rsidR="00CF31E5" w:rsidRPr="00FB5154" w:rsidRDefault="00CF31E5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Business Partner</w:t>
            </w:r>
          </w:p>
        </w:tc>
        <w:tc>
          <w:tcPr>
            <w:tcW w:w="4374" w:type="dxa"/>
          </w:tcPr>
          <w:p w14:paraId="4E8F7DB0" w14:textId="7F2BA821" w:rsidR="00CF31E5" w:rsidRPr="007D60F3" w:rsidRDefault="00CF31E5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 xml:space="preserve">Primary business department(s) IS </w:t>
            </w:r>
            <w:r w:rsidR="004A3178">
              <w:rPr>
                <w:sz w:val="20"/>
                <w:szCs w:val="20"/>
              </w:rPr>
              <w:t xml:space="preserve">and Temenos </w:t>
            </w:r>
            <w:r w:rsidRPr="007D60F3">
              <w:rPr>
                <w:sz w:val="20"/>
                <w:szCs w:val="20"/>
              </w:rPr>
              <w:t>would work with to deliver the service</w:t>
            </w:r>
          </w:p>
        </w:tc>
      </w:tr>
      <w:tr w:rsidR="00D7288A" w:rsidRPr="00FB5154" w14:paraId="00A1E6B1" w14:textId="77777777" w:rsidTr="000752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1324350D" w14:textId="1D018D28" w:rsidR="00D7288A" w:rsidRDefault="00696A51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VIVIAN ABAZU</w:t>
            </w:r>
          </w:p>
          <w:p w14:paraId="5DC28700" w14:textId="57019797" w:rsidR="00D7288A" w:rsidRDefault="00696A51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mallCaps/>
                <w:sz w:val="16"/>
                <w:szCs w:val="20"/>
              </w:rPr>
              <w:t>DIGITAL INNOVATION SPECIALIST</w:t>
            </w:r>
            <w:r w:rsidR="00D7288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44" w:type="dxa"/>
          </w:tcPr>
          <w:p w14:paraId="0AC1EE6F" w14:textId="260A936B" w:rsidR="00D7288A" w:rsidRDefault="00D7288A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Business Partner</w:t>
            </w:r>
          </w:p>
        </w:tc>
        <w:tc>
          <w:tcPr>
            <w:tcW w:w="4374" w:type="dxa"/>
          </w:tcPr>
          <w:p w14:paraId="4CE4CD39" w14:textId="27894987" w:rsidR="00D7288A" w:rsidRPr="007D60F3" w:rsidRDefault="004A3178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 xml:space="preserve">Primary business department(s) IS </w:t>
            </w:r>
            <w:r>
              <w:rPr>
                <w:sz w:val="20"/>
                <w:szCs w:val="20"/>
              </w:rPr>
              <w:t xml:space="preserve">and Temenos </w:t>
            </w:r>
            <w:r w:rsidRPr="007D60F3">
              <w:rPr>
                <w:sz w:val="20"/>
                <w:szCs w:val="20"/>
              </w:rPr>
              <w:t>would work with to deliver the service</w:t>
            </w:r>
          </w:p>
        </w:tc>
      </w:tr>
      <w:tr w:rsidR="0042076B" w:rsidRPr="00FB5154" w14:paraId="52C1CE4B" w14:textId="77777777" w:rsidTr="000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3611B522" w14:textId="77777777" w:rsidR="0042076B" w:rsidRDefault="0042076B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Dino Noce</w:t>
            </w:r>
          </w:p>
          <w:p w14:paraId="69FD2417" w14:textId="2908760B" w:rsidR="0042076B" w:rsidRPr="00D90DC0" w:rsidRDefault="00D90DC0" w:rsidP="00884992">
            <w:pPr>
              <w:spacing w:after="0" w:line="240" w:lineRule="auto"/>
              <w:rPr>
                <w:sz w:val="16"/>
                <w:szCs w:val="16"/>
              </w:rPr>
            </w:pPr>
            <w:r w:rsidRPr="00D90DC0">
              <w:rPr>
                <w:sz w:val="16"/>
                <w:szCs w:val="16"/>
              </w:rPr>
              <w:t>PROGRAM MANAGER OPERATIONS</w:t>
            </w:r>
          </w:p>
        </w:tc>
        <w:tc>
          <w:tcPr>
            <w:tcW w:w="2844" w:type="dxa"/>
          </w:tcPr>
          <w:p w14:paraId="4E93A114" w14:textId="77777777" w:rsidR="0042076B" w:rsidRDefault="0042076B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Manager</w:t>
            </w:r>
          </w:p>
          <w:p w14:paraId="2F5E87D5" w14:textId="40B31DBC" w:rsidR="0042076B" w:rsidRDefault="0042076B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74" w:type="dxa"/>
          </w:tcPr>
          <w:p w14:paraId="588DCB6C" w14:textId="2572A3D5" w:rsidR="0042076B" w:rsidRPr="007D60F3" w:rsidRDefault="00D90DC0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A62F58">
              <w:rPr>
                <w:sz w:val="20"/>
                <w:szCs w:val="20"/>
              </w:rPr>
              <w:t>roject management processes and operations</w:t>
            </w:r>
          </w:p>
        </w:tc>
      </w:tr>
      <w:tr w:rsidR="00B8394C" w:rsidRPr="00FB5154" w14:paraId="2AC71FF8" w14:textId="77777777" w:rsidTr="000752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53C9AC80" w14:textId="15BFE66D" w:rsidR="00B8394C" w:rsidRDefault="00696A51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Business Contact Center (BCC)</w:t>
            </w:r>
          </w:p>
        </w:tc>
        <w:tc>
          <w:tcPr>
            <w:tcW w:w="2844" w:type="dxa"/>
          </w:tcPr>
          <w:p w14:paraId="1C6128F8" w14:textId="77777777" w:rsidR="00B8394C" w:rsidRDefault="00AD1C2B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Analyst</w:t>
            </w:r>
          </w:p>
          <w:p w14:paraId="7AEB9A84" w14:textId="125F7F73" w:rsidR="00AD1C2B" w:rsidRPr="00FB5154" w:rsidRDefault="00AD1C2B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(Initial Support)</w:t>
            </w:r>
          </w:p>
        </w:tc>
        <w:tc>
          <w:tcPr>
            <w:tcW w:w="4374" w:type="dxa"/>
          </w:tcPr>
          <w:p w14:paraId="1D52B2FB" w14:textId="211088DE" w:rsidR="00B8394C" w:rsidRPr="007D60F3" w:rsidRDefault="00B8394C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 xml:space="preserve">Intake of client support </w:t>
            </w:r>
            <w:r w:rsidR="007D60F3">
              <w:rPr>
                <w:sz w:val="20"/>
                <w:szCs w:val="20"/>
              </w:rPr>
              <w:t>asks</w:t>
            </w:r>
            <w:r w:rsidR="00717E3E">
              <w:rPr>
                <w:sz w:val="20"/>
                <w:szCs w:val="20"/>
              </w:rPr>
              <w:t xml:space="preserve"> through </w:t>
            </w:r>
            <w:r w:rsidR="00A1234B">
              <w:rPr>
                <w:sz w:val="20"/>
                <w:szCs w:val="20"/>
              </w:rPr>
              <w:t xml:space="preserve">the </w:t>
            </w:r>
            <w:r w:rsidR="00696A51">
              <w:rPr>
                <w:sz w:val="20"/>
                <w:szCs w:val="20"/>
              </w:rPr>
              <w:t>VCOO</w:t>
            </w:r>
            <w:r w:rsidR="00717E3E">
              <w:rPr>
                <w:sz w:val="20"/>
                <w:szCs w:val="20"/>
              </w:rPr>
              <w:t xml:space="preserve"> </w:t>
            </w:r>
          </w:p>
          <w:p w14:paraId="485B5979" w14:textId="77777777" w:rsidR="007D60F3" w:rsidRDefault="007D60F3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initial support triage</w:t>
            </w:r>
          </w:p>
          <w:p w14:paraId="0E6021EF" w14:textId="1C46950D" w:rsidR="00B8394C" w:rsidRDefault="007D60F3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Escalate issues, as required, to </w:t>
            </w:r>
            <w:r w:rsidR="00BD66C4">
              <w:rPr>
                <w:sz w:val="20"/>
                <w:szCs w:val="20"/>
              </w:rPr>
              <w:t>Support Desk</w:t>
            </w:r>
            <w:r>
              <w:rPr>
                <w:sz w:val="20"/>
                <w:szCs w:val="20"/>
              </w:rPr>
              <w:t xml:space="preserve"> for additional triage and resolution </w:t>
            </w:r>
          </w:p>
          <w:p w14:paraId="3B93A8FF" w14:textId="0EC8780E" w:rsidR="007D60F3" w:rsidRPr="007D60F3" w:rsidRDefault="00417015" w:rsidP="00C904BD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91718D">
              <w:rPr>
                <w:sz w:val="20"/>
                <w:szCs w:val="20"/>
              </w:rPr>
              <w:t>ranch</w:t>
            </w:r>
            <w:r w:rsidR="007D60F3">
              <w:rPr>
                <w:sz w:val="20"/>
                <w:szCs w:val="20"/>
              </w:rPr>
              <w:t xml:space="preserve"> Team member to create incident or request in Buddy (Online Self-service Portal)</w:t>
            </w:r>
          </w:p>
        </w:tc>
      </w:tr>
      <w:tr w:rsidR="00420145" w:rsidRPr="00FB5154" w14:paraId="1B664A39" w14:textId="77777777" w:rsidTr="000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61D0E438" w14:textId="4C735C31" w:rsidR="00420145" w:rsidRPr="00B8394C" w:rsidRDefault="00696A51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Virtual COO Team</w:t>
            </w:r>
          </w:p>
        </w:tc>
        <w:tc>
          <w:tcPr>
            <w:tcW w:w="2844" w:type="dxa"/>
          </w:tcPr>
          <w:p w14:paraId="25D02045" w14:textId="7C169C82" w:rsidR="00420145" w:rsidRPr="00FB5154" w:rsidRDefault="00420145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 xml:space="preserve">Tier </w:t>
            </w:r>
            <w:r w:rsidR="00F05482">
              <w:rPr>
                <w:sz w:val="20"/>
                <w:szCs w:val="20"/>
              </w:rPr>
              <w:t>I</w:t>
            </w:r>
            <w:r w:rsidRPr="00FB5154"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4374" w:type="dxa"/>
          </w:tcPr>
          <w:p w14:paraId="7E273A7B" w14:textId="77777777" w:rsidR="00420145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received requests, as defined</w:t>
            </w:r>
          </w:p>
          <w:p w14:paraId="3C72CE6F" w14:textId="2CB385F8" w:rsidR="00213F22" w:rsidRPr="007D60F3" w:rsidRDefault="00213F22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A3178" w:rsidRPr="00FB5154" w14:paraId="6A8FBCA3" w14:textId="77777777" w:rsidTr="000752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02AB5C4C" w14:textId="30BADF1B" w:rsidR="004A3178" w:rsidRDefault="004A3178" w:rsidP="008849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Temenos VCOO Support Team</w:t>
            </w:r>
          </w:p>
        </w:tc>
        <w:tc>
          <w:tcPr>
            <w:tcW w:w="2844" w:type="dxa"/>
          </w:tcPr>
          <w:p w14:paraId="03009333" w14:textId="756E9195" w:rsidR="004A3178" w:rsidRPr="00FB5154" w:rsidRDefault="004A3178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I Support</w:t>
            </w:r>
          </w:p>
        </w:tc>
        <w:tc>
          <w:tcPr>
            <w:tcW w:w="4374" w:type="dxa"/>
          </w:tcPr>
          <w:p w14:paraId="44FD6375" w14:textId="77777777" w:rsidR="004A3178" w:rsidRDefault="004A3178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received requests, as defined</w:t>
            </w:r>
          </w:p>
          <w:p w14:paraId="47DD66C1" w14:textId="77777777" w:rsidR="004A3178" w:rsidRDefault="004A3178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escalations </w:t>
            </w:r>
          </w:p>
          <w:p w14:paraId="13BBDF7F" w14:textId="77777777" w:rsidR="004A3178" w:rsidRPr="007D60F3" w:rsidRDefault="004A3178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</w:p>
          <w:p w14:paraId="481BB8DC" w14:textId="2979B566" w:rsidR="004A3178" w:rsidRDefault="004A3178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  <w:tr w:rsidR="00420145" w:rsidRPr="00FB5154" w14:paraId="65C6A5BE" w14:textId="77777777" w:rsidTr="000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4A81C2EB" w14:textId="23429D7D" w:rsidR="00420145" w:rsidRPr="0027021E" w:rsidRDefault="004A3178" w:rsidP="003F0B2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CWB </w:t>
            </w:r>
            <w:r w:rsidR="00420145" w:rsidRPr="0027021E">
              <w:rPr>
                <w:sz w:val="20"/>
                <w:szCs w:val="20"/>
              </w:rPr>
              <w:t xml:space="preserve">Digital </w:t>
            </w:r>
            <w:r w:rsidR="003F0B2D">
              <w:rPr>
                <w:sz w:val="20"/>
                <w:szCs w:val="20"/>
              </w:rPr>
              <w:t>Technology Services (DTS)</w:t>
            </w:r>
          </w:p>
        </w:tc>
        <w:tc>
          <w:tcPr>
            <w:tcW w:w="2844" w:type="dxa"/>
          </w:tcPr>
          <w:p w14:paraId="6F1F9D7D" w14:textId="304A8BC7" w:rsidR="00420145" w:rsidRPr="00FB5154" w:rsidRDefault="00420145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 xml:space="preserve">Tier </w:t>
            </w:r>
            <w:r w:rsidR="00F05482">
              <w:rPr>
                <w:sz w:val="20"/>
                <w:szCs w:val="20"/>
              </w:rPr>
              <w:t>II</w:t>
            </w:r>
            <w:r w:rsidRPr="00FB5154"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4374" w:type="dxa"/>
          </w:tcPr>
          <w:p w14:paraId="692B5BCD" w14:textId="34C5BB0B" w:rsidR="00420145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escalations </w:t>
            </w:r>
          </w:p>
          <w:p w14:paraId="20A5646C" w14:textId="1A13DE67" w:rsidR="0027021E" w:rsidRPr="007D60F3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</w:p>
          <w:p w14:paraId="2AE9C8BC" w14:textId="34B9C149" w:rsidR="00420145" w:rsidRPr="007D60F3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  <w:tr w:rsidR="00420145" w:rsidRPr="00FB5154" w14:paraId="36BA541B" w14:textId="77777777" w:rsidTr="000752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39FB726E" w14:textId="09387A30" w:rsidR="00420145" w:rsidRPr="0027021E" w:rsidRDefault="00420145" w:rsidP="00884992">
            <w:pPr>
              <w:spacing w:after="0" w:line="240" w:lineRule="auto"/>
              <w:rPr>
                <w:sz w:val="20"/>
                <w:szCs w:val="20"/>
              </w:rPr>
            </w:pPr>
            <w:r w:rsidRPr="0027021E">
              <w:rPr>
                <w:sz w:val="20"/>
                <w:szCs w:val="20"/>
              </w:rPr>
              <w:t xml:space="preserve">Core Application Services </w:t>
            </w:r>
            <w:r w:rsidR="00675A1F" w:rsidRPr="0027021E">
              <w:rPr>
                <w:sz w:val="20"/>
                <w:szCs w:val="20"/>
              </w:rPr>
              <w:t>(CAS)</w:t>
            </w:r>
          </w:p>
        </w:tc>
        <w:tc>
          <w:tcPr>
            <w:tcW w:w="2844" w:type="dxa"/>
          </w:tcPr>
          <w:p w14:paraId="7E61BB9A" w14:textId="40E2128A" w:rsidR="00420145" w:rsidRPr="00FB5154" w:rsidRDefault="00420145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 xml:space="preserve">Tier </w:t>
            </w:r>
            <w:r w:rsidR="00F05482">
              <w:rPr>
                <w:sz w:val="20"/>
                <w:szCs w:val="20"/>
              </w:rPr>
              <w:t>II</w:t>
            </w:r>
            <w:r w:rsidRPr="00FB5154"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4374" w:type="dxa"/>
          </w:tcPr>
          <w:p w14:paraId="7900F248" w14:textId="61096A59" w:rsidR="0027021E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</w:t>
            </w:r>
            <w:r w:rsidR="00BE16C0">
              <w:rPr>
                <w:sz w:val="20"/>
                <w:szCs w:val="20"/>
              </w:rPr>
              <w:t>escalations.</w:t>
            </w:r>
            <w:r>
              <w:rPr>
                <w:sz w:val="20"/>
                <w:szCs w:val="20"/>
              </w:rPr>
              <w:t xml:space="preserve"> </w:t>
            </w:r>
          </w:p>
          <w:p w14:paraId="345BAF31" w14:textId="4141C188" w:rsidR="0027021E" w:rsidRPr="007D60F3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  <w:r w:rsidR="00BE16C0">
              <w:rPr>
                <w:sz w:val="20"/>
                <w:szCs w:val="20"/>
              </w:rPr>
              <w:t>.</w:t>
            </w:r>
          </w:p>
          <w:p w14:paraId="0666F464" w14:textId="50FE09FA" w:rsidR="00420145" w:rsidRPr="007D60F3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  <w:tr w:rsidR="00745760" w:rsidRPr="005560D7" w14:paraId="0A1531E9" w14:textId="77777777" w:rsidTr="000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5985F4DB" w14:textId="2439F730" w:rsidR="00745760" w:rsidRPr="00FD5529" w:rsidRDefault="00745760" w:rsidP="00884992">
            <w:pPr>
              <w:spacing w:after="0" w:line="240" w:lineRule="auto"/>
              <w:rPr>
                <w:sz w:val="20"/>
                <w:szCs w:val="20"/>
              </w:rPr>
            </w:pPr>
            <w:r w:rsidRPr="00FD5529">
              <w:rPr>
                <w:sz w:val="20"/>
                <w:szCs w:val="20"/>
              </w:rPr>
              <w:t>Identity Access Management (IAM)</w:t>
            </w:r>
          </w:p>
        </w:tc>
        <w:tc>
          <w:tcPr>
            <w:tcW w:w="2844" w:type="dxa"/>
          </w:tcPr>
          <w:p w14:paraId="030F5FE3" w14:textId="3995C1C4" w:rsidR="00745760" w:rsidRPr="00FD5529" w:rsidRDefault="00BE16C0" w:rsidP="005560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Spotlight / Okta Customer Console</w:t>
            </w:r>
            <w:r w:rsidR="00745760" w:rsidRPr="00FD5529">
              <w:rPr>
                <w:sz w:val="20"/>
                <w:szCs w:val="20"/>
              </w:rPr>
              <w:t xml:space="preserve"> Provisioning</w:t>
            </w:r>
          </w:p>
        </w:tc>
        <w:tc>
          <w:tcPr>
            <w:tcW w:w="4374" w:type="dxa"/>
          </w:tcPr>
          <w:p w14:paraId="3CD6B7FA" w14:textId="7521579D" w:rsidR="00745760" w:rsidRPr="007F4CCB" w:rsidRDefault="00745760" w:rsidP="00C904B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sz w:val="20"/>
                <w:szCs w:val="20"/>
              </w:rPr>
            </w:pPr>
            <w:r w:rsidRPr="007F4CCB">
              <w:rPr>
                <w:sz w:val="20"/>
                <w:szCs w:val="20"/>
              </w:rPr>
              <w:t xml:space="preserve">Receives </w:t>
            </w:r>
            <w:r w:rsidR="00BE16C0">
              <w:rPr>
                <w:sz w:val="20"/>
                <w:szCs w:val="20"/>
              </w:rPr>
              <w:t>Spotlight / Okta Customer Console</w:t>
            </w:r>
            <w:r w:rsidR="00BE16C0" w:rsidRPr="00FD5529">
              <w:rPr>
                <w:sz w:val="20"/>
                <w:szCs w:val="20"/>
              </w:rPr>
              <w:t xml:space="preserve"> </w:t>
            </w:r>
            <w:r w:rsidRPr="007F4CCB">
              <w:rPr>
                <w:sz w:val="20"/>
                <w:szCs w:val="20"/>
              </w:rPr>
              <w:t xml:space="preserve">access </w:t>
            </w:r>
            <w:r w:rsidR="00BE16C0" w:rsidRPr="007F4CCB">
              <w:rPr>
                <w:sz w:val="20"/>
                <w:szCs w:val="20"/>
              </w:rPr>
              <w:t>requests.</w:t>
            </w:r>
          </w:p>
          <w:p w14:paraId="7FDE3145" w14:textId="3CD1AA91" w:rsidR="00745760" w:rsidRPr="007F4CCB" w:rsidRDefault="00745760" w:rsidP="00C904B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sz w:val="20"/>
                <w:szCs w:val="20"/>
              </w:rPr>
            </w:pPr>
            <w:r w:rsidRPr="007F4CCB">
              <w:rPr>
                <w:sz w:val="20"/>
                <w:szCs w:val="20"/>
              </w:rPr>
              <w:t xml:space="preserve">Provisions access to </w:t>
            </w:r>
            <w:r w:rsidR="00BE16C0">
              <w:rPr>
                <w:sz w:val="20"/>
                <w:szCs w:val="20"/>
              </w:rPr>
              <w:t>Spotlight / Okta Customer Console</w:t>
            </w:r>
          </w:p>
        </w:tc>
      </w:tr>
      <w:tr w:rsidR="0004622D" w:rsidRPr="00FB5154" w14:paraId="08D5C206" w14:textId="77777777" w:rsidTr="000752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14:paraId="7B2C5A86" w14:textId="3DC77B72" w:rsidR="0004622D" w:rsidRPr="0027021E" w:rsidRDefault="0004622D" w:rsidP="00884992">
            <w:pPr>
              <w:spacing w:after="0" w:line="240" w:lineRule="auto"/>
              <w:rPr>
                <w:sz w:val="20"/>
                <w:szCs w:val="20"/>
              </w:rPr>
            </w:pPr>
            <w:r w:rsidRPr="0027021E">
              <w:rPr>
                <w:sz w:val="20"/>
                <w:szCs w:val="20"/>
              </w:rPr>
              <w:t>Infrastructure Operations</w:t>
            </w:r>
          </w:p>
        </w:tc>
        <w:tc>
          <w:tcPr>
            <w:tcW w:w="2844" w:type="dxa"/>
          </w:tcPr>
          <w:p w14:paraId="6F99CF45" w14:textId="51AF910E" w:rsidR="0004622D" w:rsidRPr="00FB5154" w:rsidRDefault="0004622D" w:rsidP="007D60F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 xml:space="preserve">Tier </w:t>
            </w:r>
            <w:r w:rsidR="00F05482">
              <w:rPr>
                <w:sz w:val="20"/>
                <w:szCs w:val="20"/>
              </w:rPr>
              <w:t>II</w:t>
            </w:r>
            <w:r w:rsidRPr="00FB5154"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4374" w:type="dxa"/>
          </w:tcPr>
          <w:p w14:paraId="19305431" w14:textId="2C2AB902" w:rsidR="0027021E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Receives escalations</w:t>
            </w:r>
            <w:r w:rsidR="00BE16C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6E1A939F" w14:textId="7E085006" w:rsidR="0027021E" w:rsidRPr="007D60F3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  <w:r w:rsidR="00BE16C0">
              <w:rPr>
                <w:sz w:val="20"/>
                <w:szCs w:val="20"/>
              </w:rPr>
              <w:t>.</w:t>
            </w:r>
          </w:p>
          <w:p w14:paraId="7AB18F5C" w14:textId="528941FC" w:rsidR="0004622D" w:rsidRPr="007D60F3" w:rsidRDefault="0027021E" w:rsidP="00C904B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</w:tbl>
    <w:p w14:paraId="4A106905" w14:textId="77777777" w:rsidR="00075253" w:rsidRDefault="00075253" w:rsidP="00075253"/>
    <w:p w14:paraId="6D1129A1" w14:textId="3BD734C6" w:rsidR="003162AA" w:rsidRDefault="00075253" w:rsidP="00075253">
      <w:pPr>
        <w:pStyle w:val="Heading2"/>
      </w:pPr>
      <w:bookmarkStart w:id="19" w:name="_Toc80781146"/>
      <w:r>
        <w:t>External Stakeholders</w:t>
      </w:r>
      <w:bookmarkEnd w:id="19"/>
    </w:p>
    <w:tbl>
      <w:tblPr>
        <w:tblStyle w:val="Corporate"/>
        <w:tblW w:w="10459" w:type="dxa"/>
        <w:tblInd w:w="-23" w:type="dxa"/>
        <w:tblLook w:val="0420" w:firstRow="1" w:lastRow="0" w:firstColumn="0" w:lastColumn="0" w:noHBand="0" w:noVBand="1"/>
      </w:tblPr>
      <w:tblGrid>
        <w:gridCol w:w="825"/>
        <w:gridCol w:w="2815"/>
        <w:gridCol w:w="2629"/>
        <w:gridCol w:w="2618"/>
        <w:gridCol w:w="1572"/>
      </w:tblGrid>
      <w:tr w:rsidR="00DD7A06" w:rsidRPr="00945BAC" w14:paraId="1E667C2F" w14:textId="77777777" w:rsidTr="00C76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825" w:type="dxa"/>
            <w:tcBorders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808474" w:themeFill="accent6" w:themeFillShade="BF"/>
          </w:tcPr>
          <w:bookmarkEnd w:id="4"/>
          <w:bookmarkEnd w:id="5"/>
          <w:p w14:paraId="19394036" w14:textId="77777777" w:rsidR="00DD7A06" w:rsidRPr="00945BAC" w:rsidRDefault="00DD7A06" w:rsidP="005A5618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 w:rsidRPr="00945BAC">
              <w:rPr>
                <w:color w:val="FFFFFF" w:themeColor="background1"/>
                <w:sz w:val="20"/>
                <w:szCs w:val="20"/>
              </w:rPr>
              <w:t>Vendor Name</w:t>
            </w:r>
          </w:p>
        </w:tc>
        <w:tc>
          <w:tcPr>
            <w:tcW w:w="2815" w:type="dxa"/>
            <w:tcBorders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808474" w:themeFill="accent6" w:themeFillShade="BF"/>
          </w:tcPr>
          <w:p w14:paraId="44611F2C" w14:textId="77777777" w:rsidR="00DD7A06" w:rsidRPr="00945BAC" w:rsidRDefault="00DD7A06" w:rsidP="005A5618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 w:rsidRPr="00945BAC">
              <w:rPr>
                <w:color w:val="FFFFFF" w:themeColor="background1"/>
                <w:sz w:val="20"/>
                <w:szCs w:val="20"/>
              </w:rPr>
              <w:t>Contact information</w:t>
            </w:r>
          </w:p>
        </w:tc>
        <w:tc>
          <w:tcPr>
            <w:tcW w:w="2629" w:type="dxa"/>
            <w:tcBorders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808474" w:themeFill="accent6" w:themeFillShade="BF"/>
          </w:tcPr>
          <w:p w14:paraId="5CF5C6BB" w14:textId="77777777" w:rsidR="00DD7A06" w:rsidRDefault="00DD7A06" w:rsidP="005A5618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Engagement Method</w:t>
            </w:r>
          </w:p>
        </w:tc>
        <w:tc>
          <w:tcPr>
            <w:tcW w:w="2618" w:type="dxa"/>
            <w:tcBorders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808474" w:themeFill="accent6" w:themeFillShade="BF"/>
          </w:tcPr>
          <w:p w14:paraId="5BD5D56A" w14:textId="77777777" w:rsidR="00DD7A06" w:rsidRPr="00945BAC" w:rsidRDefault="00DD7A06" w:rsidP="005A5618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Service Levels &amp; Considerations</w:t>
            </w:r>
          </w:p>
        </w:tc>
        <w:tc>
          <w:tcPr>
            <w:tcW w:w="1572" w:type="dxa"/>
            <w:tcBorders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808474" w:themeFill="accent6" w:themeFillShade="BF"/>
          </w:tcPr>
          <w:p w14:paraId="35692969" w14:textId="77777777" w:rsidR="00DD7A06" w:rsidRPr="00945BAC" w:rsidRDefault="00DD7A06" w:rsidP="005A5618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 w:rsidRPr="00945BAC">
              <w:rPr>
                <w:color w:val="FFFFFF" w:themeColor="background1"/>
                <w:sz w:val="20"/>
                <w:szCs w:val="20"/>
              </w:rPr>
              <w:t>Areas of Responsibility</w:t>
            </w:r>
          </w:p>
        </w:tc>
      </w:tr>
      <w:tr w:rsidR="00DD7A06" w:rsidRPr="009A32E4" w14:paraId="6610F421" w14:textId="77777777" w:rsidTr="00C76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825" w:type="dxa"/>
            <w:tcBorders>
              <w:top w:val="single" w:sz="18" w:space="0" w:color="FFFFFF" w:themeColor="background1"/>
            </w:tcBorders>
            <w:vAlign w:val="top"/>
          </w:tcPr>
          <w:p w14:paraId="5CB6E526" w14:textId="77777777" w:rsidR="00DD7A06" w:rsidRPr="009A32E4" w:rsidRDefault="00DD7A06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Temenos </w:t>
            </w:r>
          </w:p>
        </w:tc>
        <w:tc>
          <w:tcPr>
            <w:tcW w:w="2815" w:type="dxa"/>
            <w:tcBorders>
              <w:top w:val="single" w:sz="18" w:space="0" w:color="FFFFFF" w:themeColor="background1"/>
            </w:tcBorders>
            <w:vAlign w:val="top"/>
          </w:tcPr>
          <w:p w14:paraId="272F86D1" w14:textId="77777777" w:rsidR="005C5CA2" w:rsidRDefault="005C5CA2" w:rsidP="005A5618">
            <w:pPr>
              <w:spacing w:after="0" w:line="240" w:lineRule="auto"/>
            </w:pPr>
            <w:r>
              <w:t xml:space="preserve">Niel Colinares </w:t>
            </w:r>
          </w:p>
          <w:p w14:paraId="6D1F0BF3" w14:textId="77777777" w:rsidR="00C76FCA" w:rsidRDefault="00823D80" w:rsidP="00C76FCA">
            <w:hyperlink r:id="rId19" w:history="1">
              <w:r w:rsidR="00C76FCA">
                <w:rPr>
                  <w:rStyle w:val="Hyperlink"/>
                </w:rPr>
                <w:t>ncolinares@temenos.com</w:t>
              </w:r>
            </w:hyperlink>
          </w:p>
          <w:p w14:paraId="5B1A4909" w14:textId="77777777" w:rsidR="00C76FCA" w:rsidRDefault="00C76FCA" w:rsidP="00C76FCA">
            <w:pPr>
              <w:rPr>
                <w:rFonts w:ascii="Segoe UI" w:hAnsi="Segoe UI" w:cs="Segoe UI"/>
                <w:sz w:val="17"/>
                <w:szCs w:val="17"/>
                <w:lang w:val="en-US"/>
              </w:rPr>
            </w:pPr>
            <w:r>
              <w:rPr>
                <w:rFonts w:ascii="Segoe UI" w:hAnsi="Segoe UI" w:cs="Segoe UI"/>
                <w:sz w:val="17"/>
                <w:szCs w:val="17"/>
                <w:lang w:val="en-US"/>
              </w:rPr>
              <w:t>1-416-799-0798</w:t>
            </w:r>
          </w:p>
          <w:p w14:paraId="15079057" w14:textId="1A70BD82" w:rsidR="00DD7A06" w:rsidRPr="009A32E4" w:rsidRDefault="00823D80" w:rsidP="00C76FCA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hyperlink r:id="rId20" w:history="1">
              <w:r w:rsidR="00C76FCA">
                <w:rPr>
                  <w:rStyle w:val="Hyperlink"/>
                </w:rPr>
                <w:t>Temenos - World-Leading Banking Software Solutions</w:t>
              </w:r>
            </w:hyperlink>
          </w:p>
        </w:tc>
        <w:tc>
          <w:tcPr>
            <w:tcW w:w="2629" w:type="dxa"/>
            <w:tcBorders>
              <w:top w:val="single" w:sz="18" w:space="0" w:color="FFFFFF" w:themeColor="background1"/>
            </w:tcBorders>
            <w:vAlign w:val="top"/>
          </w:tcPr>
          <w:p w14:paraId="5E390ECE" w14:textId="302F43E4" w:rsidR="00DD7A06" w:rsidRPr="009A32E4" w:rsidRDefault="00DD7A06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Enter Incident in Temenos Ticketing system:</w:t>
            </w:r>
            <w:r w:rsidR="00C76FCA">
              <w:rPr>
                <w:rFonts w:cs="Calibri"/>
                <w:color w:val="111111" w:themeColor="text1"/>
                <w:szCs w:val="18"/>
              </w:rPr>
              <w:t xml:space="preserve"> - Jira/BaseCamp (</w:t>
            </w:r>
            <w:hyperlink r:id="rId21" w:history="1">
              <w:r w:rsidR="00A62C23">
                <w:rPr>
                  <w:rStyle w:val="Hyperlink"/>
                  <w:color w:val="4472C4"/>
                  <w:lang w:val="en-US"/>
                </w:rPr>
                <w:t>See Link</w:t>
              </w:r>
            </w:hyperlink>
            <w:r w:rsidR="00C76FCA">
              <w:rPr>
                <w:rFonts w:cs="Calibri"/>
                <w:color w:val="111111" w:themeColor="text1"/>
                <w:szCs w:val="18"/>
              </w:rPr>
              <w:t>)</w:t>
            </w:r>
          </w:p>
          <w:p w14:paraId="4DF9CD53" w14:textId="77777777" w:rsidR="00DD7A06" w:rsidRPr="009A32E4" w:rsidRDefault="00DD7A06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14:paraId="3EBEC955" w14:textId="77777777" w:rsidR="00DD7A06" w:rsidRPr="009A32E4" w:rsidRDefault="00DD7A06" w:rsidP="005A5618">
            <w:pPr>
              <w:spacing w:after="0" w:line="240" w:lineRule="auto"/>
              <w:rPr>
                <w:szCs w:val="18"/>
                <w:u w:val="single"/>
              </w:rPr>
            </w:pPr>
            <w:r w:rsidRPr="009A32E4">
              <w:rPr>
                <w:szCs w:val="18"/>
                <w:u w:val="single"/>
              </w:rPr>
              <w:t>Hours of Operation</w:t>
            </w:r>
          </w:p>
          <w:p w14:paraId="383E974C" w14:textId="42F4F05A" w:rsidR="00DD7A06" w:rsidRPr="009A32E4" w:rsidRDefault="00AA27FB" w:rsidP="005A5618">
            <w:pPr>
              <w:spacing w:after="0" w:line="240" w:lineRule="auto"/>
              <w:rPr>
                <w:szCs w:val="18"/>
              </w:rPr>
            </w:pPr>
            <w:r>
              <w:rPr>
                <w:szCs w:val="18"/>
              </w:rPr>
              <w:t xml:space="preserve">  </w:t>
            </w:r>
            <w:r w:rsidR="00DD7A06" w:rsidRPr="009A32E4">
              <w:rPr>
                <w:szCs w:val="18"/>
              </w:rPr>
              <w:t xml:space="preserve"> Monday to Friday</w:t>
            </w:r>
          </w:p>
          <w:p w14:paraId="140140CC" w14:textId="79A3F51F" w:rsidR="00DD7A06" w:rsidRPr="009A32E4" w:rsidRDefault="00AA27FB" w:rsidP="00915D96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szCs w:val="18"/>
              </w:rPr>
              <w:t xml:space="preserve">  </w:t>
            </w:r>
            <w:r w:rsidR="00DD7A06" w:rsidRPr="009A32E4">
              <w:rPr>
                <w:szCs w:val="18"/>
              </w:rPr>
              <w:t xml:space="preserve"> 9:00 AM – 5</w:t>
            </w:r>
            <w:r w:rsidR="00DD7A06">
              <w:rPr>
                <w:szCs w:val="18"/>
              </w:rPr>
              <w:t>:00</w:t>
            </w:r>
            <w:r w:rsidR="00DD7A06" w:rsidRPr="009A32E4">
              <w:rPr>
                <w:szCs w:val="18"/>
              </w:rPr>
              <w:t xml:space="preserve"> </w:t>
            </w:r>
            <w:r w:rsidR="00855CF1" w:rsidRPr="009A32E4">
              <w:rPr>
                <w:szCs w:val="18"/>
              </w:rPr>
              <w:t>PM</w:t>
            </w:r>
            <w:r w:rsidR="00855CF1">
              <w:rPr>
                <w:szCs w:val="18"/>
              </w:rPr>
              <w:t xml:space="preserve"> (</w:t>
            </w:r>
            <w:r w:rsidR="00DD7A06">
              <w:rPr>
                <w:szCs w:val="18"/>
              </w:rPr>
              <w:t>MST</w:t>
            </w:r>
            <w:r w:rsidR="00055A4F">
              <w:rPr>
                <w:szCs w:val="18"/>
              </w:rPr>
              <w:t>)</w:t>
            </w:r>
            <w:r>
              <w:rPr>
                <w:szCs w:val="18"/>
              </w:rPr>
              <w:t xml:space="preserve"> </w:t>
            </w:r>
            <w:r w:rsidR="00DD7A06" w:rsidRPr="009A32E4">
              <w:rPr>
                <w:szCs w:val="18"/>
              </w:rPr>
              <w:t xml:space="preserve"> </w:t>
            </w:r>
          </w:p>
        </w:tc>
        <w:tc>
          <w:tcPr>
            <w:tcW w:w="2618" w:type="dxa"/>
            <w:tcBorders>
              <w:top w:val="single" w:sz="18" w:space="0" w:color="FFFFFF" w:themeColor="background1"/>
            </w:tcBorders>
            <w:vAlign w:val="top"/>
          </w:tcPr>
          <w:tbl>
            <w:tblPr>
              <w:tblStyle w:val="GridTable2-Accent5"/>
              <w:tblW w:w="0" w:type="auto"/>
              <w:tblLook w:val="04A0" w:firstRow="1" w:lastRow="0" w:firstColumn="1" w:lastColumn="0" w:noHBand="0" w:noVBand="1"/>
            </w:tblPr>
            <w:tblGrid>
              <w:gridCol w:w="786"/>
              <w:gridCol w:w="858"/>
              <w:gridCol w:w="858"/>
            </w:tblGrid>
            <w:tr w:rsidR="00DD7A06" w:rsidRPr="009A32E4" w14:paraId="5083E109" w14:textId="77777777" w:rsidTr="005A56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14:paraId="0F1F8A3C" w14:textId="77777777" w:rsidR="00DD7A06" w:rsidRPr="009A32E4" w:rsidRDefault="00DD7A06" w:rsidP="005A5618">
                  <w:pPr>
                    <w:jc w:val="center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862" w:type="dxa"/>
                </w:tcPr>
                <w:p w14:paraId="4806D525" w14:textId="77777777" w:rsidR="00DD7A06" w:rsidRPr="009A32E4" w:rsidRDefault="00DD7A06" w:rsidP="005A56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Initial</w:t>
                  </w:r>
                </w:p>
                <w:p w14:paraId="492BD2DE" w14:textId="77777777" w:rsidR="00DD7A06" w:rsidRPr="009A32E4" w:rsidRDefault="00DD7A06" w:rsidP="005A56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Response</w:t>
                  </w:r>
                </w:p>
              </w:tc>
              <w:tc>
                <w:tcPr>
                  <w:tcW w:w="865" w:type="dxa"/>
                </w:tcPr>
                <w:p w14:paraId="3145741A" w14:textId="77777777" w:rsidR="00DD7A06" w:rsidRPr="009A32E4" w:rsidRDefault="00DD7A06" w:rsidP="005A56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Updates</w:t>
                  </w:r>
                </w:p>
              </w:tc>
            </w:tr>
            <w:tr w:rsidR="00DD7A06" w:rsidRPr="009A32E4" w14:paraId="0B3CDF1A" w14:textId="77777777" w:rsidTr="005A56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14:paraId="6E5CFD12" w14:textId="77777777" w:rsidR="00DD7A06" w:rsidRPr="009A32E4" w:rsidRDefault="00DD7A06" w:rsidP="005A5618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62" w:type="dxa"/>
                </w:tcPr>
                <w:p w14:paraId="00657D79" w14:textId="77777777" w:rsidR="00DD7A06" w:rsidRPr="009A32E4" w:rsidRDefault="00DD7A06" w:rsidP="005A56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 min</w:t>
                  </w:r>
                </w:p>
              </w:tc>
              <w:tc>
                <w:tcPr>
                  <w:tcW w:w="865" w:type="dxa"/>
                </w:tcPr>
                <w:p w14:paraId="508B4E04" w14:textId="77777777" w:rsidR="00DD7A06" w:rsidRPr="009A32E4" w:rsidRDefault="00DD7A06" w:rsidP="005A56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 xml:space="preserve">Every </w:t>
                  </w:r>
                  <w:r>
                    <w:rPr>
                      <w:sz w:val="18"/>
                      <w:szCs w:val="18"/>
                    </w:rPr>
                    <w:t>30</w:t>
                  </w:r>
                  <w:r w:rsidRPr="009A32E4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min </w:t>
                  </w:r>
                  <w:r w:rsidRPr="009A32E4">
                    <w:rPr>
                      <w:sz w:val="18"/>
                      <w:szCs w:val="18"/>
                    </w:rPr>
                    <w:t>(24/7)</w:t>
                  </w:r>
                </w:p>
              </w:tc>
            </w:tr>
            <w:tr w:rsidR="00DD7A06" w:rsidRPr="009A32E4" w14:paraId="1AE2C93D" w14:textId="77777777" w:rsidTr="005A56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14:paraId="39479CAC" w14:textId="77777777" w:rsidR="00DD7A06" w:rsidRPr="009A32E4" w:rsidRDefault="00DD7A06" w:rsidP="005A5618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62" w:type="dxa"/>
                </w:tcPr>
                <w:p w14:paraId="0B523D1E" w14:textId="77777777" w:rsidR="00DD7A06" w:rsidRPr="009A32E4" w:rsidRDefault="00DD7A06" w:rsidP="005A56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 min</w:t>
                  </w:r>
                </w:p>
              </w:tc>
              <w:tc>
                <w:tcPr>
                  <w:tcW w:w="865" w:type="dxa"/>
                </w:tcPr>
                <w:p w14:paraId="6CFF5813" w14:textId="77777777" w:rsidR="00DD7A06" w:rsidRPr="009A32E4" w:rsidRDefault="00DD7A06" w:rsidP="005A56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hour</w:t>
                  </w:r>
                </w:p>
              </w:tc>
            </w:tr>
            <w:tr w:rsidR="00DD7A06" w:rsidRPr="009A32E4" w14:paraId="5D232D66" w14:textId="77777777" w:rsidTr="005A56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14:paraId="094EF837" w14:textId="77777777" w:rsidR="00DD7A06" w:rsidRPr="009A32E4" w:rsidRDefault="00DD7A06" w:rsidP="005A5618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62" w:type="dxa"/>
                </w:tcPr>
                <w:p w14:paraId="3594FB4C" w14:textId="77777777" w:rsidR="00DD7A06" w:rsidRPr="009A32E4" w:rsidRDefault="00DD7A06" w:rsidP="005A56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 business day</w:t>
                  </w:r>
                </w:p>
              </w:tc>
              <w:tc>
                <w:tcPr>
                  <w:tcW w:w="865" w:type="dxa"/>
                </w:tcPr>
                <w:p w14:paraId="2F79579F" w14:textId="77777777" w:rsidR="00DD7A06" w:rsidRPr="009A32E4" w:rsidRDefault="00DD7A06" w:rsidP="005A56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business day</w:t>
                  </w:r>
                </w:p>
              </w:tc>
            </w:tr>
            <w:tr w:rsidR="00DD7A06" w:rsidRPr="009A32E4" w14:paraId="4687277B" w14:textId="77777777" w:rsidTr="005A56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14:paraId="29919C90" w14:textId="77777777" w:rsidR="00DD7A06" w:rsidRPr="009A32E4" w:rsidRDefault="00DD7A06" w:rsidP="005A5618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62" w:type="dxa"/>
                </w:tcPr>
                <w:p w14:paraId="5230197A" w14:textId="77777777" w:rsidR="00DD7A06" w:rsidRPr="009A32E4" w:rsidRDefault="00DD7A06" w:rsidP="005A56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  <w:r w:rsidRPr="009A32E4">
                    <w:rPr>
                      <w:sz w:val="18"/>
                      <w:szCs w:val="18"/>
                    </w:rPr>
                    <w:t xml:space="preserve"> business day</w:t>
                  </w:r>
                  <w:r>
                    <w:rPr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65" w:type="dxa"/>
                </w:tcPr>
                <w:p w14:paraId="1A4E3D02" w14:textId="77777777" w:rsidR="00DD7A06" w:rsidRPr="009A32E4" w:rsidRDefault="00DD7A06" w:rsidP="005A56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Weekly</w:t>
                  </w:r>
                </w:p>
              </w:tc>
            </w:tr>
          </w:tbl>
          <w:p w14:paraId="4A026489" w14:textId="77777777" w:rsidR="00DD7A06" w:rsidRPr="009A32E4" w:rsidRDefault="00DD7A06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  <w:tc>
          <w:tcPr>
            <w:tcW w:w="1572" w:type="dxa"/>
            <w:tcBorders>
              <w:top w:val="single" w:sz="18" w:space="0" w:color="FFFFFF" w:themeColor="background1"/>
            </w:tcBorders>
            <w:vAlign w:val="top"/>
          </w:tcPr>
          <w:p w14:paraId="690274F3" w14:textId="77777777" w:rsidR="00DD7A06" w:rsidRPr="009A32E4" w:rsidRDefault="00DD7A06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Temenos supports:</w:t>
            </w:r>
          </w:p>
          <w:p w14:paraId="428AE8C7" w14:textId="02A8222D" w:rsidR="00DD7A06" w:rsidRPr="00BE16C0" w:rsidRDefault="00BE16C0" w:rsidP="00C904B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Temenos Infinity Digital Banking</w:t>
            </w:r>
            <w:r w:rsidR="00C76FCA">
              <w:rPr>
                <w:rFonts w:cs="Calibri"/>
                <w:color w:val="111111" w:themeColor="text1"/>
                <w:szCs w:val="18"/>
              </w:rPr>
              <w:t>/VCOO</w:t>
            </w:r>
            <w:r>
              <w:rPr>
                <w:rFonts w:cs="Calibri"/>
                <w:color w:val="111111" w:themeColor="text1"/>
                <w:szCs w:val="18"/>
              </w:rPr>
              <w:t xml:space="preserve"> Platform</w:t>
            </w:r>
          </w:p>
        </w:tc>
      </w:tr>
      <w:tr w:rsidR="00DE0BD5" w:rsidRPr="009A32E4" w14:paraId="66991793" w14:textId="77777777" w:rsidTr="00C76F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825" w:type="dxa"/>
            <w:vAlign w:val="top"/>
          </w:tcPr>
          <w:p w14:paraId="2F20AA4E" w14:textId="08F7A67D" w:rsidR="00DE0BD5" w:rsidRPr="009A32E4" w:rsidRDefault="00DE0BD5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lastRenderedPageBreak/>
              <w:t>C</w:t>
            </w:r>
            <w:r w:rsidR="00E37454">
              <w:rPr>
                <w:rFonts w:cs="Calibri"/>
                <w:color w:val="111111" w:themeColor="text1"/>
                <w:szCs w:val="18"/>
              </w:rPr>
              <w:t>ODAT</w:t>
            </w:r>
          </w:p>
        </w:tc>
        <w:tc>
          <w:tcPr>
            <w:tcW w:w="2815" w:type="dxa"/>
            <w:vAlign w:val="top"/>
          </w:tcPr>
          <w:p w14:paraId="6FC56F08" w14:textId="77777777" w:rsidR="005C5CA2" w:rsidRDefault="005C5CA2" w:rsidP="005A5618">
            <w:pPr>
              <w:spacing w:after="0" w:line="240" w:lineRule="auto"/>
            </w:pPr>
            <w:r>
              <w:t>Ian Colvin</w:t>
            </w:r>
          </w:p>
          <w:p w14:paraId="58626DDD" w14:textId="0D37AF6A" w:rsidR="00093E4C" w:rsidRDefault="00823D80" w:rsidP="00093E4C">
            <w:hyperlink r:id="rId22" w:history="1">
              <w:r w:rsidR="00093E4C">
                <w:rPr>
                  <w:rStyle w:val="Hyperlink"/>
                </w:rPr>
                <w:t>i.colvin@codat.io</w:t>
              </w:r>
            </w:hyperlink>
          </w:p>
          <w:p w14:paraId="13323C5E" w14:textId="6AFE7D69" w:rsidR="00855CF1" w:rsidRDefault="00823D80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hyperlink r:id="rId23" w:history="1">
              <w:r w:rsidR="00093E4C">
                <w:rPr>
                  <w:rStyle w:val="Hyperlink"/>
                </w:rPr>
                <w:t>Codat - Financial integrations made simple</w:t>
              </w:r>
            </w:hyperlink>
          </w:p>
        </w:tc>
        <w:tc>
          <w:tcPr>
            <w:tcW w:w="2629" w:type="dxa"/>
            <w:vAlign w:val="top"/>
          </w:tcPr>
          <w:p w14:paraId="68D86702" w14:textId="77777777" w:rsidR="00DE0BD5" w:rsidRDefault="007861AF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Email or phone for support</w:t>
            </w:r>
          </w:p>
          <w:p w14:paraId="54C5B3B6" w14:textId="77777777" w:rsidR="00855CF1" w:rsidRDefault="00855CF1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14:paraId="1F410579" w14:textId="77777777" w:rsidR="00855CF1" w:rsidRPr="009A32E4" w:rsidRDefault="00855CF1" w:rsidP="00855CF1">
            <w:pPr>
              <w:spacing w:after="0" w:line="240" w:lineRule="auto"/>
              <w:rPr>
                <w:szCs w:val="18"/>
                <w:u w:val="single"/>
              </w:rPr>
            </w:pPr>
            <w:r w:rsidRPr="009A32E4">
              <w:rPr>
                <w:szCs w:val="18"/>
                <w:u w:val="single"/>
              </w:rPr>
              <w:t>Hours of Operation</w:t>
            </w:r>
          </w:p>
          <w:p w14:paraId="1C7BB7E5" w14:textId="77777777" w:rsidR="00855CF1" w:rsidRPr="009A32E4" w:rsidRDefault="00855CF1" w:rsidP="00855CF1">
            <w:pPr>
              <w:spacing w:after="0" w:line="240" w:lineRule="auto"/>
              <w:rPr>
                <w:szCs w:val="18"/>
              </w:rPr>
            </w:pPr>
            <w:r>
              <w:rPr>
                <w:szCs w:val="18"/>
              </w:rPr>
              <w:t xml:space="preserve">  </w:t>
            </w:r>
            <w:r w:rsidRPr="009A32E4">
              <w:rPr>
                <w:szCs w:val="18"/>
              </w:rPr>
              <w:t xml:space="preserve"> Monday to Friday</w:t>
            </w:r>
          </w:p>
          <w:p w14:paraId="0942A750" w14:textId="1701DD4C" w:rsidR="00855CF1" w:rsidRDefault="00855CF1" w:rsidP="00855CF1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szCs w:val="18"/>
              </w:rPr>
              <w:t xml:space="preserve">  </w:t>
            </w:r>
            <w:r w:rsidRPr="009A32E4">
              <w:rPr>
                <w:szCs w:val="18"/>
              </w:rPr>
              <w:t xml:space="preserve"> </w:t>
            </w:r>
            <w:r>
              <w:rPr>
                <w:szCs w:val="18"/>
              </w:rPr>
              <w:t>9</w:t>
            </w:r>
            <w:r w:rsidRPr="009A32E4">
              <w:rPr>
                <w:szCs w:val="18"/>
              </w:rPr>
              <w:t xml:space="preserve">:00 AM – </w:t>
            </w:r>
            <w:r>
              <w:rPr>
                <w:szCs w:val="18"/>
              </w:rPr>
              <w:t>4:00</w:t>
            </w:r>
            <w:r w:rsidRPr="009A32E4">
              <w:rPr>
                <w:szCs w:val="18"/>
              </w:rPr>
              <w:t xml:space="preserve"> PM </w:t>
            </w:r>
            <w:r>
              <w:rPr>
                <w:szCs w:val="18"/>
              </w:rPr>
              <w:t xml:space="preserve">MST   </w:t>
            </w:r>
            <w:r w:rsidRPr="009A32E4">
              <w:rPr>
                <w:szCs w:val="18"/>
              </w:rPr>
              <w:t xml:space="preserve"> </w:t>
            </w:r>
          </w:p>
        </w:tc>
        <w:tc>
          <w:tcPr>
            <w:tcW w:w="2618" w:type="dxa"/>
            <w:vAlign w:val="top"/>
          </w:tcPr>
          <w:p w14:paraId="5D194E46" w14:textId="7409B59F" w:rsidR="00DE0BD5" w:rsidRPr="009A32E4" w:rsidRDefault="008111BA" w:rsidP="008111BA">
            <w:pPr>
              <w:rPr>
                <w:smallCaps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As required</w:t>
            </w:r>
          </w:p>
        </w:tc>
        <w:tc>
          <w:tcPr>
            <w:tcW w:w="1572" w:type="dxa"/>
            <w:vAlign w:val="top"/>
          </w:tcPr>
          <w:p w14:paraId="7E79B77A" w14:textId="77777777" w:rsidR="00DE0BD5" w:rsidRDefault="007861AF" w:rsidP="005A561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Fintech Support</w:t>
            </w:r>
          </w:p>
          <w:p w14:paraId="5E1B6B74" w14:textId="5CE79A5B" w:rsidR="007861AF" w:rsidRDefault="007861AF" w:rsidP="00C904B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Bill Payments</w:t>
            </w:r>
          </w:p>
          <w:p w14:paraId="2EDCC5B2" w14:textId="380DB03A" w:rsidR="007861AF" w:rsidRPr="009A32E4" w:rsidRDefault="007861AF" w:rsidP="00C904B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Email Money Transfers</w:t>
            </w:r>
          </w:p>
        </w:tc>
      </w:tr>
      <w:tr w:rsidR="004D4B6D" w:rsidRPr="009A32E4" w14:paraId="6CDF64D1" w14:textId="77777777" w:rsidTr="00C76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825" w:type="dxa"/>
            <w:vAlign w:val="top"/>
          </w:tcPr>
          <w:p w14:paraId="38F8A991" w14:textId="4B700AB0" w:rsidR="004D4B6D" w:rsidRDefault="00E37454" w:rsidP="004D4B6D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Change up Global</w:t>
            </w:r>
          </w:p>
        </w:tc>
        <w:tc>
          <w:tcPr>
            <w:tcW w:w="2815" w:type="dxa"/>
            <w:vAlign w:val="top"/>
          </w:tcPr>
          <w:p w14:paraId="4F40210D" w14:textId="508A0910" w:rsidR="00E37454" w:rsidRPr="00E37454" w:rsidRDefault="00E37454" w:rsidP="00E37454">
            <w:pPr>
              <w:spacing w:before="100" w:beforeAutospacing="1" w:after="100" w:afterAutospacing="1" w:line="240" w:lineRule="auto"/>
              <w:rPr>
                <w:rFonts w:cs="Calibri"/>
                <w:color w:val="111111" w:themeColor="text1"/>
                <w:szCs w:val="18"/>
              </w:rPr>
            </w:pPr>
            <w:r w:rsidRPr="00E37454">
              <w:rPr>
                <w:rFonts w:cs="Calibri"/>
                <w:color w:val="111111" w:themeColor="text1"/>
                <w:szCs w:val="18"/>
              </w:rPr>
              <w:t>Julia Cichowski julia@changeupglobal.com</w:t>
            </w:r>
          </w:p>
          <w:p w14:paraId="368DF04D" w14:textId="069E13A1" w:rsidR="00382002" w:rsidRPr="001430CA" w:rsidRDefault="00E37454" w:rsidP="004D6442">
            <w:pPr>
              <w:spacing w:before="100" w:beforeAutospacing="1" w:after="100" w:afterAutospacing="1" w:line="240" w:lineRule="auto"/>
              <w:rPr>
                <w:rFonts w:cs="Calibri"/>
                <w:color w:val="111111" w:themeColor="text1"/>
                <w:szCs w:val="18"/>
                <w:u w:val="single"/>
              </w:rPr>
            </w:pPr>
            <w:r w:rsidRPr="00E37454">
              <w:rPr>
                <w:rFonts w:cs="Calibri"/>
                <w:color w:val="111111" w:themeColor="text1"/>
                <w:szCs w:val="18"/>
              </w:rPr>
              <w:t>Christopher Whitlock chris@changeupglobal.com</w:t>
            </w:r>
          </w:p>
        </w:tc>
        <w:tc>
          <w:tcPr>
            <w:tcW w:w="2629" w:type="dxa"/>
            <w:vAlign w:val="top"/>
          </w:tcPr>
          <w:p w14:paraId="3BFDE245" w14:textId="77777777" w:rsidR="004D4B6D" w:rsidRDefault="004D4B6D" w:rsidP="004D4B6D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Email or phone for support</w:t>
            </w:r>
          </w:p>
          <w:p w14:paraId="2E837D75" w14:textId="77777777" w:rsidR="001430CA" w:rsidRDefault="001430CA" w:rsidP="001430CA">
            <w:pPr>
              <w:spacing w:after="0" w:line="240" w:lineRule="auto"/>
              <w:rPr>
                <w:szCs w:val="18"/>
                <w:u w:val="single"/>
              </w:rPr>
            </w:pPr>
          </w:p>
          <w:p w14:paraId="26AB924A" w14:textId="05EB4A06" w:rsidR="001430CA" w:rsidRPr="009A32E4" w:rsidRDefault="001430CA" w:rsidP="001430CA">
            <w:pPr>
              <w:spacing w:after="0" w:line="240" w:lineRule="auto"/>
              <w:rPr>
                <w:szCs w:val="18"/>
                <w:u w:val="single"/>
              </w:rPr>
            </w:pPr>
            <w:r w:rsidRPr="009A32E4">
              <w:rPr>
                <w:szCs w:val="18"/>
                <w:u w:val="single"/>
              </w:rPr>
              <w:t>Hours of Operation</w:t>
            </w:r>
          </w:p>
          <w:p w14:paraId="1F17DEB3" w14:textId="77777777" w:rsidR="001430CA" w:rsidRPr="009A32E4" w:rsidRDefault="001430CA" w:rsidP="001430CA">
            <w:pPr>
              <w:spacing w:after="0" w:line="240" w:lineRule="auto"/>
              <w:rPr>
                <w:szCs w:val="18"/>
              </w:rPr>
            </w:pPr>
            <w:r>
              <w:rPr>
                <w:szCs w:val="18"/>
              </w:rPr>
              <w:t xml:space="preserve">  </w:t>
            </w:r>
            <w:r w:rsidRPr="009A32E4">
              <w:rPr>
                <w:szCs w:val="18"/>
              </w:rPr>
              <w:t xml:space="preserve"> Monday to Friday</w:t>
            </w:r>
          </w:p>
          <w:p w14:paraId="7E487E87" w14:textId="71C74D3E" w:rsidR="004D4B6D" w:rsidRDefault="001430CA" w:rsidP="001430CA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szCs w:val="18"/>
              </w:rPr>
              <w:t xml:space="preserve">  </w:t>
            </w:r>
            <w:r w:rsidRPr="009A32E4">
              <w:rPr>
                <w:szCs w:val="18"/>
              </w:rPr>
              <w:t xml:space="preserve"> </w:t>
            </w:r>
            <w:r>
              <w:rPr>
                <w:szCs w:val="18"/>
              </w:rPr>
              <w:t>9</w:t>
            </w:r>
            <w:r w:rsidRPr="009A32E4">
              <w:rPr>
                <w:szCs w:val="18"/>
              </w:rPr>
              <w:t xml:space="preserve">:00 AM – </w:t>
            </w:r>
            <w:r>
              <w:rPr>
                <w:szCs w:val="18"/>
              </w:rPr>
              <w:t>4:00</w:t>
            </w:r>
            <w:r w:rsidRPr="009A32E4">
              <w:rPr>
                <w:szCs w:val="18"/>
              </w:rPr>
              <w:t xml:space="preserve"> PM </w:t>
            </w:r>
            <w:r>
              <w:rPr>
                <w:szCs w:val="18"/>
              </w:rPr>
              <w:t xml:space="preserve">MST   </w:t>
            </w:r>
            <w:r w:rsidRPr="009A32E4">
              <w:rPr>
                <w:szCs w:val="18"/>
              </w:rPr>
              <w:t xml:space="preserve"> </w:t>
            </w:r>
          </w:p>
        </w:tc>
        <w:tc>
          <w:tcPr>
            <w:tcW w:w="2618" w:type="dxa"/>
            <w:vAlign w:val="top"/>
          </w:tcPr>
          <w:p w14:paraId="3E2B08F7" w14:textId="15DE410E" w:rsidR="004D4B6D" w:rsidRDefault="004D4B6D" w:rsidP="004D4B6D">
            <w:pPr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As required</w:t>
            </w:r>
          </w:p>
        </w:tc>
        <w:tc>
          <w:tcPr>
            <w:tcW w:w="1572" w:type="dxa"/>
            <w:vAlign w:val="top"/>
          </w:tcPr>
          <w:p w14:paraId="1403B264" w14:textId="0637B2E2" w:rsidR="004D4B6D" w:rsidRDefault="004D6442" w:rsidP="004D4B6D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Data analysis on client’s behaviour and platform (VCOO) usage</w:t>
            </w:r>
          </w:p>
        </w:tc>
      </w:tr>
    </w:tbl>
    <w:p w14:paraId="61163B3C" w14:textId="77777777" w:rsidR="00A71EDE" w:rsidRDefault="00A71EDE" w:rsidP="00EF56B8">
      <w:pPr>
        <w:pStyle w:val="Heading1"/>
      </w:pPr>
    </w:p>
    <w:p w14:paraId="58DC4E91" w14:textId="77777777" w:rsidR="00A71EDE" w:rsidRDefault="00A71EDE" w:rsidP="00EF56B8">
      <w:pPr>
        <w:pStyle w:val="Heading1"/>
      </w:pPr>
    </w:p>
    <w:p w14:paraId="376DE226" w14:textId="315E723D" w:rsidR="00A71EDE" w:rsidRDefault="00A71EDE" w:rsidP="00EF56B8">
      <w:pPr>
        <w:pStyle w:val="Heading1"/>
      </w:pPr>
    </w:p>
    <w:p w14:paraId="0F514935" w14:textId="3C722ED3" w:rsidR="004D1805" w:rsidRDefault="004D1805" w:rsidP="004D1805"/>
    <w:p w14:paraId="037B33D1" w14:textId="47EBD275" w:rsidR="004D1805" w:rsidRDefault="004D1805" w:rsidP="004D1805"/>
    <w:p w14:paraId="3CF5B0C4" w14:textId="64BCD548" w:rsidR="004D1805" w:rsidRDefault="004D1805" w:rsidP="004D1805"/>
    <w:p w14:paraId="3B4F0D50" w14:textId="3AE35317" w:rsidR="004D1805" w:rsidRDefault="004D1805" w:rsidP="004D1805"/>
    <w:p w14:paraId="3DF75DD7" w14:textId="7C4241C9" w:rsidR="004D1805" w:rsidRDefault="004D1805" w:rsidP="004D1805"/>
    <w:p w14:paraId="14E2B45B" w14:textId="32E25F35" w:rsidR="004D1805" w:rsidRDefault="004D1805" w:rsidP="004D1805"/>
    <w:p w14:paraId="316B32F8" w14:textId="762718BD" w:rsidR="004D1805" w:rsidRDefault="004D1805" w:rsidP="004D1805"/>
    <w:p w14:paraId="54ED0C96" w14:textId="27DA225D" w:rsidR="004D1805" w:rsidRDefault="004D1805" w:rsidP="004D1805"/>
    <w:p w14:paraId="76651203" w14:textId="7FD12DF1" w:rsidR="004D1805" w:rsidRDefault="004D1805" w:rsidP="004D1805"/>
    <w:p w14:paraId="16DC7AA7" w14:textId="11A5B4A0" w:rsidR="004D1805" w:rsidRDefault="004D1805" w:rsidP="004D1805"/>
    <w:p w14:paraId="1D0F1DE4" w14:textId="67FA7D68" w:rsidR="008E737F" w:rsidRDefault="008E737F" w:rsidP="004D1805"/>
    <w:p w14:paraId="0FA9E6DC" w14:textId="040A44DE" w:rsidR="008E737F" w:rsidRDefault="008E737F" w:rsidP="004D1805"/>
    <w:p w14:paraId="19009BF1" w14:textId="77777777" w:rsidR="008E737F" w:rsidRDefault="008E737F" w:rsidP="004D1805"/>
    <w:p w14:paraId="2AB0F8A8" w14:textId="466F5A65" w:rsidR="004D1805" w:rsidRDefault="004D1805" w:rsidP="004D1805"/>
    <w:p w14:paraId="38EBA637" w14:textId="5F231DBF" w:rsidR="004D1805" w:rsidRDefault="004D1805" w:rsidP="004D1805"/>
    <w:p w14:paraId="74263140" w14:textId="16BEF947" w:rsidR="00EF56B8" w:rsidRDefault="00D428E0" w:rsidP="00EF56B8">
      <w:pPr>
        <w:pStyle w:val="Heading1"/>
      </w:pPr>
      <w:bookmarkStart w:id="20" w:name="_Toc80781147"/>
      <w:r>
        <w:lastRenderedPageBreak/>
        <w:t>Service Definition</w:t>
      </w:r>
      <w:bookmarkEnd w:id="20"/>
    </w:p>
    <w:p w14:paraId="31718A43" w14:textId="0F64AF39" w:rsidR="00AA20D9" w:rsidRDefault="00FA4F40" w:rsidP="00AA20D9">
      <w:pPr>
        <w:pStyle w:val="Heading2"/>
      </w:pPr>
      <w:bookmarkStart w:id="21" w:name="_Toc80781148"/>
      <w:r>
        <w:t>Intake</w:t>
      </w:r>
      <w:bookmarkEnd w:id="21"/>
    </w:p>
    <w:p w14:paraId="44B63086" w14:textId="537DE31D" w:rsidR="00DC0CAD" w:rsidRDefault="00BD66C4" w:rsidP="00BD66C4">
      <w:pPr>
        <w:spacing w:line="240" w:lineRule="auto"/>
      </w:pPr>
      <w:r>
        <w:t xml:space="preserve">A summary of the issue intake process </w:t>
      </w:r>
      <w:r w:rsidR="009E451D">
        <w:t xml:space="preserve">and resolution </w:t>
      </w:r>
      <w:r>
        <w:t xml:space="preserve">is as </w:t>
      </w:r>
      <w:r w:rsidR="001430CA">
        <w:t>follows;</w:t>
      </w:r>
      <w:r w:rsidR="00B34045">
        <w:t xml:space="preserve"> </w:t>
      </w:r>
      <w:r w:rsidR="009E451D">
        <w:t>the VCOO client contacts the BCC (Beta team)</w:t>
      </w:r>
      <w:r w:rsidR="00D77C8D">
        <w:t xml:space="preserve"> who are </w:t>
      </w:r>
      <w:r w:rsidR="00DC0CAD">
        <w:t>the first point of contact for</w:t>
      </w:r>
      <w:r w:rsidR="001430CA">
        <w:t xml:space="preserve"> customers facing challenges with the </w:t>
      </w:r>
      <w:r w:rsidR="00D77C8D">
        <w:t>VCOO</w:t>
      </w:r>
      <w:r w:rsidR="001430CA">
        <w:t xml:space="preserve">. The </w:t>
      </w:r>
      <w:r w:rsidR="00D77C8D">
        <w:t xml:space="preserve">BCC </w:t>
      </w:r>
      <w:r w:rsidR="001430CA">
        <w:t xml:space="preserve">staff will </w:t>
      </w:r>
      <w:r w:rsidR="00D77C8D">
        <w:t>troubleshoot and attempt to resolve clients’ issues. Queries that the BCC team are unable to resolve are escalated to the VCOO team.</w:t>
      </w:r>
    </w:p>
    <w:p w14:paraId="44364AEF" w14:textId="7A2341DC" w:rsidR="00334586" w:rsidRDefault="00334586" w:rsidP="00EF56B8">
      <w:pPr>
        <w:pStyle w:val="Heading2"/>
      </w:pPr>
    </w:p>
    <w:p w14:paraId="35A28670" w14:textId="4C3A8BAE" w:rsidR="0085645F" w:rsidRDefault="00135637" w:rsidP="0085645F">
      <w:r>
        <w:object w:dxaOrig="20746" w:dyaOrig="11633" w14:anchorId="7185B9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15pt;height:313.6pt" o:ole="">
            <v:imagedata r:id="rId24" o:title=""/>
          </v:shape>
          <o:OLEObject Type="Embed" ProgID="Visio.Drawing.15" ShapeID="_x0000_i1025" DrawAspect="Content" ObjectID="_1712048120" r:id="rId25"/>
        </w:object>
      </w:r>
    </w:p>
    <w:p w14:paraId="4AB584CE" w14:textId="29C07821" w:rsidR="009E451D" w:rsidRDefault="009E451D" w:rsidP="0085645F"/>
    <w:p w14:paraId="57CD4BD9" w14:textId="79E3B712" w:rsidR="009E451D" w:rsidRDefault="009E451D" w:rsidP="0085645F"/>
    <w:p w14:paraId="2FF31551" w14:textId="185BD81A" w:rsidR="009E451D" w:rsidRDefault="009E451D" w:rsidP="0085645F"/>
    <w:p w14:paraId="167E26CE" w14:textId="096B6B6C" w:rsidR="009E451D" w:rsidRDefault="009E451D" w:rsidP="0085645F"/>
    <w:p w14:paraId="7904C69D" w14:textId="33A5295F" w:rsidR="009E451D" w:rsidRDefault="009E451D" w:rsidP="0085645F"/>
    <w:p w14:paraId="6230FDE6" w14:textId="58D11B40" w:rsidR="009E451D" w:rsidRDefault="009E451D" w:rsidP="0085645F"/>
    <w:p w14:paraId="690F53B8" w14:textId="77777777" w:rsidR="009E451D" w:rsidRPr="0085645F" w:rsidRDefault="009E451D" w:rsidP="0085645F"/>
    <w:p w14:paraId="783C57F0" w14:textId="16F15AD5" w:rsidR="00EF56B8" w:rsidRDefault="00EF56B8" w:rsidP="00EF56B8">
      <w:pPr>
        <w:pStyle w:val="Heading2"/>
      </w:pPr>
      <w:bookmarkStart w:id="22" w:name="_Toc80781149"/>
      <w:r>
        <w:lastRenderedPageBreak/>
        <w:t>Service Attributes</w:t>
      </w:r>
      <w:bookmarkEnd w:id="22"/>
    </w:p>
    <w:tbl>
      <w:tblPr>
        <w:tblStyle w:val="Corporate"/>
        <w:tblW w:w="10348" w:type="dxa"/>
        <w:tblLook w:val="0420" w:firstRow="1" w:lastRow="0" w:firstColumn="0" w:lastColumn="0" w:noHBand="0" w:noVBand="1"/>
      </w:tblPr>
      <w:tblGrid>
        <w:gridCol w:w="2636"/>
        <w:gridCol w:w="7712"/>
      </w:tblGrid>
      <w:tr w:rsidR="00DD7A06" w:rsidRPr="00E94817" w14:paraId="340438A6" w14:textId="77777777" w:rsidTr="00F45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2636" w:type="dxa"/>
          </w:tcPr>
          <w:p w14:paraId="7AFFF0BD" w14:textId="77777777" w:rsidR="00DD7A06" w:rsidRPr="00E94817" w:rsidRDefault="00DD7A06" w:rsidP="005A5618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Attribute</w:t>
            </w:r>
          </w:p>
        </w:tc>
        <w:tc>
          <w:tcPr>
            <w:tcW w:w="7712" w:type="dxa"/>
          </w:tcPr>
          <w:p w14:paraId="47C38CFA" w14:textId="77777777" w:rsidR="00DD7A06" w:rsidRPr="00E94817" w:rsidRDefault="00DD7A06" w:rsidP="005A5618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DD7A06" w:rsidRPr="00781593" w14:paraId="7149CD76" w14:textId="77777777" w:rsidTr="00F45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20FE0C60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Name</w:t>
            </w:r>
          </w:p>
        </w:tc>
        <w:tc>
          <w:tcPr>
            <w:tcW w:w="7712" w:type="dxa"/>
          </w:tcPr>
          <w:p w14:paraId="6167EB6E" w14:textId="77777777" w:rsidR="00DD7A06" w:rsidRDefault="002C57BD" w:rsidP="00020A1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Virtual Chief Operating Officer</w:t>
            </w:r>
            <w:r w:rsidR="008E500E">
              <w:rPr>
                <w:sz w:val="20"/>
                <w:szCs w:val="20"/>
              </w:rPr>
              <w:t xml:space="preserve"> (VCOO)</w:t>
            </w:r>
          </w:p>
          <w:p w14:paraId="1AB8C215" w14:textId="48DA4D08" w:rsidR="008E500E" w:rsidRDefault="008A4352" w:rsidP="00020A1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Phase 1: Beta test (Approximately 500 clients testing the products for 4-6months)</w:t>
            </w:r>
          </w:p>
          <w:p w14:paraId="19CD3A7F" w14:textId="65B2951D" w:rsidR="008A4352" w:rsidRPr="00781593" w:rsidRDefault="008A4352" w:rsidP="00020A1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Phase 2: </w:t>
            </w:r>
            <w:r w:rsidR="009B51E7">
              <w:rPr>
                <w:sz w:val="20"/>
                <w:szCs w:val="20"/>
              </w:rPr>
              <w:t xml:space="preserve">Integration with digital banking - </w:t>
            </w:r>
            <w:r w:rsidR="00CB4222" w:rsidRPr="00CB4222">
              <w:rPr>
                <w:sz w:val="20"/>
                <w:szCs w:val="20"/>
              </w:rPr>
              <w:t>Alignment with R1.1 in Digital Banking as first step. This includes Cash Flow charts</w:t>
            </w:r>
          </w:p>
        </w:tc>
      </w:tr>
      <w:tr w:rsidR="00DD7A06" w:rsidRPr="00A72B8A" w14:paraId="29A975E8" w14:textId="77777777" w:rsidTr="00F452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375C11F7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Offering(s)</w:t>
            </w:r>
          </w:p>
        </w:tc>
        <w:tc>
          <w:tcPr>
            <w:tcW w:w="7712" w:type="dxa"/>
          </w:tcPr>
          <w:p w14:paraId="622A125C" w14:textId="14B5AE7F" w:rsidR="00DD7A06" w:rsidRPr="00A72B8A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r w:rsidR="004E7018">
              <w:rPr>
                <w:sz w:val="20"/>
                <w:szCs w:val="20"/>
              </w:rPr>
              <w:t xml:space="preserve">Business Contact center </w:t>
            </w:r>
            <w:r w:rsidR="00DD7A06" w:rsidRPr="00A72B8A">
              <w:rPr>
                <w:sz w:val="20"/>
                <w:szCs w:val="20"/>
              </w:rPr>
              <w:t xml:space="preserve">will facilitate the issues brought forward </w:t>
            </w:r>
            <w:r w:rsidR="00AC08C8">
              <w:rPr>
                <w:sz w:val="20"/>
                <w:szCs w:val="20"/>
              </w:rPr>
              <w:t>by clients</w:t>
            </w:r>
            <w:r w:rsidR="00DD7A06" w:rsidRPr="00A72B8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reports on </w:t>
            </w:r>
            <w:r w:rsidR="004E7018">
              <w:rPr>
                <w:sz w:val="20"/>
                <w:szCs w:val="20"/>
              </w:rPr>
              <w:t xml:space="preserve">VCOO </w:t>
            </w:r>
            <w:r>
              <w:rPr>
                <w:sz w:val="20"/>
                <w:szCs w:val="20"/>
              </w:rPr>
              <w:t>issues can be done via email or phone call to the team</w:t>
            </w:r>
            <w:r w:rsidR="00DD7A06" w:rsidRPr="00A72B8A">
              <w:rPr>
                <w:sz w:val="20"/>
                <w:szCs w:val="20"/>
              </w:rPr>
              <w:t>.</w:t>
            </w:r>
            <w:r w:rsidR="00AA27FB">
              <w:rPr>
                <w:sz w:val="20"/>
                <w:szCs w:val="20"/>
              </w:rPr>
              <w:t xml:space="preserve"> </w:t>
            </w:r>
            <w:r w:rsidR="00DD7A06" w:rsidRPr="00A72B8A">
              <w:rPr>
                <w:sz w:val="20"/>
                <w:szCs w:val="20"/>
              </w:rPr>
              <w:t xml:space="preserve">The following requests </w:t>
            </w:r>
            <w:r w:rsidR="00AC08C8">
              <w:rPr>
                <w:sz w:val="20"/>
                <w:szCs w:val="20"/>
              </w:rPr>
              <w:t>will be</w:t>
            </w:r>
            <w:r w:rsidR="00DD7A06" w:rsidRPr="00A72B8A">
              <w:rPr>
                <w:sz w:val="20"/>
                <w:szCs w:val="20"/>
              </w:rPr>
              <w:t xml:space="preserve"> built for </w:t>
            </w:r>
            <w:r w:rsidR="00AC08C8">
              <w:rPr>
                <w:sz w:val="20"/>
                <w:szCs w:val="20"/>
              </w:rPr>
              <w:t xml:space="preserve">the operational support of the </w:t>
            </w:r>
            <w:r w:rsidR="00165F4D">
              <w:rPr>
                <w:sz w:val="20"/>
                <w:szCs w:val="20"/>
              </w:rPr>
              <w:t>VCOO</w:t>
            </w:r>
            <w:r w:rsidR="00AC08C8">
              <w:rPr>
                <w:sz w:val="20"/>
                <w:szCs w:val="20"/>
              </w:rPr>
              <w:t>.</w:t>
            </w:r>
            <w:r w:rsidR="00AA27FB">
              <w:rPr>
                <w:sz w:val="20"/>
                <w:szCs w:val="20"/>
              </w:rPr>
              <w:t xml:space="preserve"> </w:t>
            </w:r>
          </w:p>
          <w:p w14:paraId="48EAD5E2" w14:textId="77777777" w:rsidR="009B51E7" w:rsidRDefault="009B51E7" w:rsidP="009B51E7">
            <w:pPr>
              <w:spacing w:after="0" w:line="240" w:lineRule="auto"/>
              <w:rPr>
                <w:sz w:val="20"/>
                <w:szCs w:val="20"/>
              </w:rPr>
            </w:pPr>
          </w:p>
          <w:p w14:paraId="030F4744" w14:textId="71F962CB" w:rsidR="00DD7A06" w:rsidRPr="009B51E7" w:rsidRDefault="009B51E7" w:rsidP="009B51E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 will be provided by internal </w:t>
            </w:r>
            <w:r w:rsidRPr="009B51E7">
              <w:rPr>
                <w:sz w:val="20"/>
                <w:szCs w:val="20"/>
              </w:rPr>
              <w:t>VCOO team and VCOO support team in Temenos</w:t>
            </w:r>
          </w:p>
          <w:p w14:paraId="7E98158A" w14:textId="4B4478E8" w:rsidR="00DD7A06" w:rsidRDefault="00DD7A06" w:rsidP="005A5618">
            <w:pPr>
              <w:pStyle w:val="ListParagraph"/>
              <w:spacing w:after="0" w:line="240" w:lineRule="auto"/>
              <w:rPr>
                <w:sz w:val="20"/>
                <w:szCs w:val="20"/>
              </w:rPr>
            </w:pPr>
          </w:p>
          <w:p w14:paraId="1CDF33CD" w14:textId="6F3BE2A4" w:rsidR="009B51E7" w:rsidRPr="009B51E7" w:rsidRDefault="009B51E7" w:rsidP="009B51E7">
            <w:pPr>
              <w:spacing w:after="0" w:line="240" w:lineRule="auto"/>
              <w:rPr>
                <w:sz w:val="20"/>
                <w:szCs w:val="20"/>
              </w:rPr>
            </w:pPr>
            <w:r w:rsidRPr="009B51E7">
              <w:rPr>
                <w:sz w:val="20"/>
                <w:szCs w:val="20"/>
              </w:rPr>
              <w:t>As required, escalate to other teams (internal and/or external)</w:t>
            </w:r>
          </w:p>
          <w:p w14:paraId="2B7F4359" w14:textId="6440DCAF" w:rsidR="00DD7A06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Additional </w:t>
            </w:r>
            <w:r w:rsidR="00E55137">
              <w:rPr>
                <w:sz w:val="20"/>
                <w:szCs w:val="20"/>
              </w:rPr>
              <w:t xml:space="preserve">service </w:t>
            </w:r>
            <w:r>
              <w:rPr>
                <w:sz w:val="20"/>
                <w:szCs w:val="20"/>
              </w:rPr>
              <w:t xml:space="preserve">offerings may be identified as part of the Service’s Continual Service Improvements </w:t>
            </w:r>
            <w:r w:rsidR="00E55137">
              <w:rPr>
                <w:sz w:val="20"/>
                <w:szCs w:val="20"/>
              </w:rPr>
              <w:t xml:space="preserve">(CSI) </w:t>
            </w:r>
            <w:r>
              <w:rPr>
                <w:sz w:val="20"/>
                <w:szCs w:val="20"/>
              </w:rPr>
              <w:t>review.</w:t>
            </w:r>
          </w:p>
          <w:p w14:paraId="701B41BA" w14:textId="77777777" w:rsidR="00DD7A06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</w:p>
          <w:p w14:paraId="1229937C" w14:textId="2E2833A8" w:rsidR="002A0AEA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SLA response time of </w:t>
            </w:r>
            <w:r w:rsidR="00AA6A68">
              <w:rPr>
                <w:sz w:val="20"/>
                <w:szCs w:val="20"/>
              </w:rPr>
              <w:t>24 hours</w:t>
            </w:r>
            <w:r>
              <w:rPr>
                <w:sz w:val="20"/>
                <w:szCs w:val="20"/>
              </w:rPr>
              <w:t xml:space="preserve"> to turn the </w:t>
            </w:r>
            <w:r w:rsidR="00022070">
              <w:rPr>
                <w:sz w:val="20"/>
                <w:szCs w:val="20"/>
              </w:rPr>
              <w:t>VCOO</w:t>
            </w:r>
            <w:r>
              <w:rPr>
                <w:sz w:val="20"/>
                <w:szCs w:val="20"/>
              </w:rPr>
              <w:t xml:space="preserve"> request into an incident ticket will apply</w:t>
            </w:r>
            <w:r w:rsidR="00022070">
              <w:rPr>
                <w:sz w:val="20"/>
                <w:szCs w:val="20"/>
              </w:rPr>
              <w:t xml:space="preserve"> in Jira or Base Camp in Temenos. </w:t>
            </w:r>
          </w:p>
          <w:p w14:paraId="60B56325" w14:textId="31C7049C" w:rsidR="002A0AEA" w:rsidRPr="00A72B8A" w:rsidRDefault="002A0AEA" w:rsidP="002A0AEA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D7A06" w:rsidRPr="00492CDE" w14:paraId="683A521F" w14:textId="77777777" w:rsidTr="00F45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651D1B99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Delivery Methods</w:t>
            </w:r>
          </w:p>
        </w:tc>
        <w:tc>
          <w:tcPr>
            <w:tcW w:w="7712" w:type="dxa"/>
          </w:tcPr>
          <w:p w14:paraId="28B8A003" w14:textId="051444DE" w:rsidR="00DD7A06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color w:val="002060"/>
                <w:sz w:val="20"/>
                <w:szCs w:val="20"/>
              </w:rPr>
              <w:t xml:space="preserve">Incidents: </w:t>
            </w:r>
            <w:r w:rsidR="00EE4A20">
              <w:rPr>
                <w:b/>
                <w:color w:val="002060"/>
                <w:sz w:val="20"/>
                <w:szCs w:val="20"/>
              </w:rPr>
              <w:t>Client</w:t>
            </w:r>
            <w:r w:rsidRPr="001C32FB">
              <w:rPr>
                <w:b/>
                <w:color w:val="002060"/>
                <w:sz w:val="20"/>
                <w:szCs w:val="20"/>
              </w:rPr>
              <w:t xml:space="preserve"> </w:t>
            </w:r>
            <w:r w:rsidR="00EE4A20">
              <w:rPr>
                <w:b/>
                <w:color w:val="002060"/>
                <w:sz w:val="20"/>
                <w:szCs w:val="20"/>
              </w:rPr>
              <w:t>or B</w:t>
            </w:r>
            <w:r w:rsidR="00135637">
              <w:rPr>
                <w:b/>
                <w:color w:val="002060"/>
                <w:sz w:val="20"/>
                <w:szCs w:val="20"/>
              </w:rPr>
              <w:t>CC</w:t>
            </w:r>
            <w:r w:rsidR="00EE4A20">
              <w:rPr>
                <w:b/>
                <w:color w:val="002060"/>
                <w:sz w:val="20"/>
                <w:szCs w:val="20"/>
              </w:rPr>
              <w:t xml:space="preserve"> </w:t>
            </w:r>
            <w:r w:rsidRPr="001C32FB">
              <w:rPr>
                <w:b/>
                <w:color w:val="002060"/>
                <w:sz w:val="20"/>
                <w:szCs w:val="20"/>
              </w:rPr>
              <w:t>initiated:</w:t>
            </w:r>
            <w:r w:rsidRPr="00F32D43">
              <w:rPr>
                <w:color w:val="002060"/>
                <w:sz w:val="20"/>
                <w:szCs w:val="20"/>
              </w:rPr>
              <w:t xml:space="preserve"> </w:t>
            </w:r>
            <w:r w:rsidR="00E73887" w:rsidRPr="00E73887">
              <w:rPr>
                <w:sz w:val="20"/>
                <w:szCs w:val="20"/>
              </w:rPr>
              <w:t>B</w:t>
            </w:r>
            <w:r w:rsidR="00E73887">
              <w:rPr>
                <w:sz w:val="20"/>
                <w:szCs w:val="20"/>
              </w:rPr>
              <w:t>C</w:t>
            </w:r>
            <w:r w:rsidR="00E73887" w:rsidRPr="00E73887">
              <w:rPr>
                <w:sz w:val="20"/>
                <w:szCs w:val="20"/>
              </w:rPr>
              <w:t>C</w:t>
            </w:r>
            <w:r w:rsidRPr="00C24AC2">
              <w:rPr>
                <w:sz w:val="20"/>
                <w:szCs w:val="20"/>
              </w:rPr>
              <w:t xml:space="preserve"> will perform initial </w:t>
            </w:r>
            <w:r w:rsidR="00514E3B">
              <w:rPr>
                <w:sz w:val="20"/>
                <w:szCs w:val="20"/>
              </w:rPr>
              <w:t>R</w:t>
            </w:r>
            <w:r w:rsidRPr="00C24AC2">
              <w:rPr>
                <w:sz w:val="20"/>
                <w:szCs w:val="20"/>
              </w:rPr>
              <w:t xml:space="preserve">oot </w:t>
            </w:r>
            <w:r w:rsidR="00514E3B">
              <w:rPr>
                <w:sz w:val="20"/>
                <w:szCs w:val="20"/>
              </w:rPr>
              <w:t>C</w:t>
            </w:r>
            <w:r w:rsidRPr="00C24AC2">
              <w:rPr>
                <w:sz w:val="20"/>
                <w:szCs w:val="20"/>
              </w:rPr>
              <w:t xml:space="preserve">ause </w:t>
            </w:r>
            <w:r w:rsidR="00514E3B">
              <w:rPr>
                <w:sz w:val="20"/>
                <w:szCs w:val="20"/>
              </w:rPr>
              <w:t>A</w:t>
            </w:r>
            <w:r w:rsidRPr="00C24AC2">
              <w:rPr>
                <w:sz w:val="20"/>
                <w:szCs w:val="20"/>
              </w:rPr>
              <w:t>nalysis (RC</w:t>
            </w:r>
            <w:r>
              <w:rPr>
                <w:sz w:val="20"/>
                <w:szCs w:val="20"/>
              </w:rPr>
              <w:t>A)</w:t>
            </w:r>
            <w:r w:rsidRPr="00C24AC2">
              <w:rPr>
                <w:sz w:val="20"/>
                <w:szCs w:val="20"/>
              </w:rPr>
              <w:t xml:space="preserve"> for issues encountered within the </w:t>
            </w:r>
            <w:r w:rsidR="00E73887">
              <w:rPr>
                <w:sz w:val="20"/>
                <w:szCs w:val="20"/>
              </w:rPr>
              <w:t>VCOO</w:t>
            </w:r>
            <w:r w:rsidRPr="00C24AC2">
              <w:rPr>
                <w:sz w:val="20"/>
                <w:szCs w:val="20"/>
              </w:rPr>
              <w:t>.</w:t>
            </w:r>
            <w:r w:rsidR="00AA27FB">
              <w:rPr>
                <w:sz w:val="20"/>
                <w:szCs w:val="20"/>
              </w:rPr>
              <w:t xml:space="preserve"> </w:t>
            </w:r>
            <w:r w:rsidRPr="00C24AC2">
              <w:rPr>
                <w:sz w:val="20"/>
                <w:szCs w:val="20"/>
              </w:rPr>
              <w:t xml:space="preserve">Complex and/or </w:t>
            </w:r>
            <w:r w:rsidR="00DC1150" w:rsidRPr="00C24AC2">
              <w:rPr>
                <w:sz w:val="20"/>
                <w:szCs w:val="20"/>
              </w:rPr>
              <w:t>time-consuming</w:t>
            </w:r>
            <w:r w:rsidRPr="00C24AC2">
              <w:rPr>
                <w:sz w:val="20"/>
                <w:szCs w:val="20"/>
              </w:rPr>
              <w:t xml:space="preserve"> issues are escalated to </w:t>
            </w:r>
            <w:r w:rsidR="00EE4A20">
              <w:rPr>
                <w:sz w:val="20"/>
                <w:szCs w:val="20"/>
              </w:rPr>
              <w:t xml:space="preserve">the </w:t>
            </w:r>
            <w:r w:rsidR="00022070">
              <w:rPr>
                <w:sz w:val="20"/>
                <w:szCs w:val="20"/>
              </w:rPr>
              <w:t>internal VCOO team or Temenos VCOO s</w:t>
            </w:r>
            <w:r w:rsidR="00BD66C4">
              <w:rPr>
                <w:sz w:val="20"/>
                <w:szCs w:val="20"/>
              </w:rPr>
              <w:t xml:space="preserve">upport </w:t>
            </w:r>
            <w:r w:rsidRPr="00C24AC2">
              <w:rPr>
                <w:sz w:val="20"/>
                <w:szCs w:val="20"/>
              </w:rPr>
              <w:t>for further triage and resolution.</w:t>
            </w:r>
            <w:r w:rsidRPr="00C24AC2" w:rsidDel="00431F41">
              <w:rPr>
                <w:sz w:val="20"/>
                <w:szCs w:val="20"/>
              </w:rPr>
              <w:t xml:space="preserve"> </w:t>
            </w:r>
          </w:p>
          <w:p w14:paraId="7B3FFB03" w14:textId="77777777" w:rsidR="00DD7A06" w:rsidRPr="00ED465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</w:p>
          <w:p w14:paraId="6814F71B" w14:textId="364ADD4D" w:rsidR="002B175F" w:rsidRDefault="00956DB2" w:rsidP="002B175F">
            <w:pPr>
              <w:spacing w:after="0" w:line="240" w:lineRule="auto"/>
              <w:rPr>
                <w:sz w:val="20"/>
                <w:szCs w:val="20"/>
              </w:rPr>
            </w:pPr>
            <w:r w:rsidRPr="00956DB2">
              <w:rPr>
                <w:b/>
                <w:color w:val="002060"/>
                <w:sz w:val="20"/>
                <w:szCs w:val="20"/>
              </w:rPr>
              <w:t>Spotlight / Okta Customer Console Access Requests</w:t>
            </w:r>
            <w:r>
              <w:rPr>
                <w:b/>
                <w:color w:val="002060"/>
                <w:sz w:val="20"/>
                <w:szCs w:val="20"/>
              </w:rPr>
              <w:t xml:space="preserve">: </w:t>
            </w:r>
            <w:r w:rsidR="002B175F" w:rsidRPr="00ED4650">
              <w:rPr>
                <w:sz w:val="20"/>
                <w:szCs w:val="20"/>
              </w:rPr>
              <w:t xml:space="preserve"> </w:t>
            </w:r>
            <w:r w:rsidR="00E73887">
              <w:rPr>
                <w:sz w:val="20"/>
                <w:szCs w:val="20"/>
              </w:rPr>
              <w:t xml:space="preserve">BCC staff </w:t>
            </w:r>
            <w:r w:rsidR="002B175F" w:rsidRPr="00ED4650">
              <w:rPr>
                <w:sz w:val="20"/>
                <w:szCs w:val="20"/>
              </w:rPr>
              <w:t xml:space="preserve">who requires access to </w:t>
            </w:r>
            <w:r w:rsidR="002B175F">
              <w:rPr>
                <w:sz w:val="20"/>
                <w:szCs w:val="20"/>
              </w:rPr>
              <w:t>Spotlight</w:t>
            </w:r>
            <w:r w:rsidR="002B175F" w:rsidRPr="00ED4650">
              <w:rPr>
                <w:sz w:val="20"/>
                <w:szCs w:val="20"/>
              </w:rPr>
              <w:t xml:space="preserve"> or </w:t>
            </w:r>
            <w:r w:rsidR="002B175F">
              <w:rPr>
                <w:sz w:val="20"/>
                <w:szCs w:val="20"/>
              </w:rPr>
              <w:t>Okta Customer Console</w:t>
            </w:r>
            <w:r w:rsidR="002B175F" w:rsidRPr="00ED4650">
              <w:rPr>
                <w:sz w:val="20"/>
                <w:szCs w:val="20"/>
              </w:rPr>
              <w:t xml:space="preserve"> will be able to request access using a Buddy request (Service Catalog&gt;&gt;Access Requests&gt;&gt;</w:t>
            </w:r>
            <w:r w:rsidR="002B175F">
              <w:rPr>
                <w:sz w:val="20"/>
                <w:szCs w:val="20"/>
              </w:rPr>
              <w:t>Spotlight</w:t>
            </w:r>
            <w:r w:rsidR="002B175F" w:rsidRPr="00ED4650">
              <w:rPr>
                <w:sz w:val="20"/>
                <w:szCs w:val="20"/>
              </w:rPr>
              <w:t xml:space="preserve"> or </w:t>
            </w:r>
            <w:r w:rsidR="002B175F">
              <w:rPr>
                <w:sz w:val="20"/>
                <w:szCs w:val="20"/>
              </w:rPr>
              <w:t>Okta Customer Console</w:t>
            </w:r>
            <w:r w:rsidR="002B175F" w:rsidRPr="00ED4650">
              <w:rPr>
                <w:sz w:val="20"/>
                <w:szCs w:val="20"/>
              </w:rPr>
              <w:t xml:space="preserve"> Access**).</w:t>
            </w:r>
          </w:p>
          <w:p w14:paraId="2D16C270" w14:textId="77777777" w:rsidR="00EE4A20" w:rsidRPr="00ED4650" w:rsidRDefault="00EE4A20" w:rsidP="005A5618">
            <w:pPr>
              <w:spacing w:after="0" w:line="240" w:lineRule="auto"/>
              <w:rPr>
                <w:sz w:val="20"/>
                <w:szCs w:val="20"/>
              </w:rPr>
            </w:pPr>
          </w:p>
          <w:p w14:paraId="59608E27" w14:textId="03059EBA" w:rsidR="00DD7A06" w:rsidRPr="00492CDE" w:rsidRDefault="00DD7A06" w:rsidP="00EE4A20">
            <w:pPr>
              <w:spacing w:after="0" w:line="240" w:lineRule="auto"/>
              <w:rPr>
                <w:sz w:val="20"/>
                <w:szCs w:val="20"/>
              </w:rPr>
            </w:pPr>
            <w:r w:rsidRPr="00ED4650">
              <w:rPr>
                <w:sz w:val="20"/>
                <w:szCs w:val="20"/>
              </w:rPr>
              <w:t>** If the Buddy request has not yet been implemented, staff will submit a “Report an Issue&gt;&gt;Contact IS” request detailing the access they are requesting.</w:t>
            </w:r>
          </w:p>
        </w:tc>
      </w:tr>
      <w:tr w:rsidR="00DD7A06" w:rsidRPr="005A1620" w14:paraId="4722EC64" w14:textId="77777777" w:rsidTr="00F452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206D54F1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Availability</w:t>
            </w:r>
          </w:p>
        </w:tc>
        <w:tc>
          <w:tcPr>
            <w:tcW w:w="7712" w:type="dxa"/>
          </w:tcPr>
          <w:p w14:paraId="4B34E430" w14:textId="467C387E" w:rsidR="00DD7A06" w:rsidRPr="005A162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5A1620">
              <w:rPr>
                <w:sz w:val="20"/>
                <w:szCs w:val="20"/>
              </w:rPr>
              <w:t xml:space="preserve">The </w:t>
            </w:r>
            <w:r w:rsidR="00FF460A">
              <w:rPr>
                <w:sz w:val="20"/>
                <w:szCs w:val="20"/>
              </w:rPr>
              <w:t xml:space="preserve">VCOO team will be </w:t>
            </w:r>
            <w:r>
              <w:rPr>
                <w:sz w:val="20"/>
                <w:szCs w:val="20"/>
              </w:rPr>
              <w:t xml:space="preserve">available </w:t>
            </w:r>
            <w:r w:rsidR="00FF460A">
              <w:rPr>
                <w:sz w:val="20"/>
                <w:szCs w:val="20"/>
              </w:rPr>
              <w:t>8:00am to 5:00pm MST</w:t>
            </w:r>
            <w:r w:rsidR="005B44DE">
              <w:rPr>
                <w:sz w:val="20"/>
                <w:szCs w:val="20"/>
              </w:rPr>
              <w:t xml:space="preserve"> except for scheduled release outages;</w:t>
            </w:r>
            <w:r>
              <w:rPr>
                <w:sz w:val="20"/>
                <w:szCs w:val="20"/>
              </w:rPr>
              <w:t xml:space="preserve"> </w:t>
            </w:r>
            <w:r w:rsidR="00FF460A">
              <w:rPr>
                <w:sz w:val="20"/>
                <w:szCs w:val="20"/>
              </w:rPr>
              <w:t>however, emails received outside business hours will be collected and actioned the next business day.</w:t>
            </w:r>
          </w:p>
        </w:tc>
      </w:tr>
      <w:tr w:rsidR="00DD7A06" w:rsidRPr="00CC2127" w14:paraId="70370CB6" w14:textId="77777777" w:rsidTr="00F45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21D381D6" w14:textId="77777777" w:rsidR="00DD7A06" w:rsidRPr="00D07530" w:rsidRDefault="00DD7A06" w:rsidP="005A561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sz w:val="20"/>
                <w:szCs w:val="20"/>
              </w:rPr>
              <w:t>Internal Support Availability</w:t>
            </w:r>
          </w:p>
        </w:tc>
        <w:tc>
          <w:tcPr>
            <w:tcW w:w="7712" w:type="dxa"/>
          </w:tcPr>
          <w:p w14:paraId="4A28A97C" w14:textId="7FE9270D" w:rsidR="00DD7A06" w:rsidRPr="00D07530" w:rsidRDefault="00FF460A" w:rsidP="005A5618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VCOO BCC</w:t>
            </w:r>
            <w:r w:rsidR="00DD7A06"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  <w:p w14:paraId="14FAE379" w14:textId="533D7812" w:rsidR="00DD7A06" w:rsidRPr="00D07530" w:rsidRDefault="00DD7A06" w:rsidP="005A5618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  <w:u w:val="single"/>
              </w:rPr>
              <w:t>Hours of Operation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  <w:u w:val="single"/>
              </w:rPr>
              <w:t xml:space="preserve">: 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br/>
              <w:t>Monday to Friday</w:t>
            </w:r>
            <w:r w:rsidR="00B075B7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: </w:t>
            </w:r>
            <w:r w:rsidR="00FF460A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8:00am to 5:00pm</w:t>
            </w:r>
          </w:p>
          <w:p w14:paraId="2AB6E149" w14:textId="4022492A" w:rsidR="00DD7A06" w:rsidRPr="00D07530" w:rsidRDefault="00DD7A06" w:rsidP="005A5618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</w:p>
          <w:p w14:paraId="44ED7CA5" w14:textId="77777777" w:rsidR="00DD7A06" w:rsidRPr="00D07530" w:rsidRDefault="00DD7A06" w:rsidP="005A5618">
            <w:pPr>
              <w:spacing w:after="0" w:line="240" w:lineRule="auto"/>
              <w:ind w:left="720"/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  <w:u w:val="single"/>
              </w:rPr>
            </w:pPr>
            <w:r w:rsidRPr="00D07530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  <w:u w:val="single"/>
              </w:rPr>
              <w:t>Contact Method(s):</w:t>
            </w:r>
          </w:p>
          <w:p w14:paraId="3E5059CE" w14:textId="68539BE1" w:rsidR="00B075B7" w:rsidRDefault="00FF460A" w:rsidP="005A5618">
            <w:pPr>
              <w:spacing w:after="0" w:line="240" w:lineRule="auto"/>
              <w:ind w:left="720"/>
              <w:rPr>
                <w:rFonts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1-833-492-1418</w:t>
            </w:r>
          </w:p>
          <w:p w14:paraId="6A8FFDA6" w14:textId="66B9AF14" w:rsidR="00FF460A" w:rsidRDefault="00696A51" w:rsidP="005A5618">
            <w:pPr>
              <w:spacing w:after="0" w:line="240" w:lineRule="auto"/>
              <w:ind w:left="7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ins w:id="23" w:author="Lovelyn Odeh" w:date="2021-09-28T15:39:00Z">
              <w:r>
                <w:rPr>
                  <w:rFonts w:cstheme="minorHAnsi"/>
                  <w:sz w:val="20"/>
                  <w:szCs w:val="20"/>
                </w:rPr>
                <w:instrText xml:space="preserve"> HYPERLINK "mailto:</w:instrText>
              </w:r>
            </w:ins>
            <w:r w:rsidRPr="00696A51">
              <w:rPr>
                <w:rFonts w:cstheme="minorHAnsi"/>
                <w:sz w:val="20"/>
                <w:szCs w:val="20"/>
              </w:rPr>
              <w:instrText>cwb.digitalbusiness@cw</w:instrText>
            </w:r>
            <w:r>
              <w:rPr>
                <w:rFonts w:cstheme="minorHAnsi"/>
                <w:sz w:val="20"/>
                <w:szCs w:val="20"/>
              </w:rPr>
              <w:instrText>bank.com</w:instrText>
            </w:r>
            <w:ins w:id="24" w:author="Lovelyn Odeh" w:date="2021-09-28T15:39:00Z">
              <w:r>
                <w:rPr>
                  <w:rFonts w:cstheme="minorHAnsi"/>
                  <w:sz w:val="20"/>
                  <w:szCs w:val="20"/>
                </w:rPr>
                <w:instrText xml:space="preserve">" </w:instrText>
              </w:r>
            </w:ins>
            <w:r>
              <w:rPr>
                <w:rFonts w:cstheme="minorHAnsi"/>
                <w:sz w:val="20"/>
                <w:szCs w:val="20"/>
              </w:rPr>
              <w:fldChar w:fldCharType="separate"/>
            </w:r>
            <w:r w:rsidRPr="00854869">
              <w:rPr>
                <w:rStyle w:val="Hyperlink"/>
                <w:rFonts w:cstheme="minorHAnsi"/>
                <w:sz w:val="20"/>
                <w:szCs w:val="20"/>
              </w:rPr>
              <w:t>cwb.digitalbusiness@cwbank.com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01A441C5" w14:textId="77777777" w:rsidR="00696A51" w:rsidRDefault="00696A51" w:rsidP="005A561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  <w:p w14:paraId="7D5D870A" w14:textId="48E12DBB" w:rsidR="00DD7A06" w:rsidRPr="00D07530" w:rsidRDefault="00FF460A" w:rsidP="005A5618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For e</w:t>
            </w:r>
            <w:r w:rsidR="00DD7A06"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>scalation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s:</w:t>
            </w:r>
          </w:p>
          <w:p w14:paraId="0E9BF325" w14:textId="77777777" w:rsidR="00DD7A06" w:rsidRDefault="00FF460A" w:rsidP="00FF460A">
            <w:pPr>
              <w:spacing w:after="0" w:line="240" w:lineRule="auto"/>
              <w:ind w:left="720"/>
              <w:rPr>
                <w:rFonts w:cstheme="minorHAnsi"/>
                <w:sz w:val="20"/>
                <w:szCs w:val="20"/>
              </w:rPr>
            </w:pPr>
            <w:r w:rsidRPr="00FF460A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Email</w:t>
            </w:r>
            <w:r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:</w:t>
            </w:r>
            <w:r w:rsidRPr="00FF460A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</w:t>
            </w:r>
            <w:r w:rsidR="00696A51">
              <w:rPr>
                <w:rFonts w:cstheme="minorHAnsi"/>
                <w:sz w:val="20"/>
                <w:szCs w:val="20"/>
              </w:rPr>
              <w:fldChar w:fldCharType="begin"/>
            </w:r>
            <w:ins w:id="25" w:author="Lovelyn Odeh" w:date="2021-09-28T15:39:00Z">
              <w:r w:rsidR="00696A51">
                <w:rPr>
                  <w:rFonts w:cstheme="minorHAnsi"/>
                  <w:sz w:val="20"/>
                  <w:szCs w:val="20"/>
                </w:rPr>
                <w:instrText xml:space="preserve"> HYPERLINK "mailto:</w:instrText>
              </w:r>
            </w:ins>
            <w:r w:rsidR="00696A51" w:rsidRPr="00696A51">
              <w:rPr>
                <w:rFonts w:cstheme="minorHAnsi"/>
                <w:sz w:val="20"/>
                <w:szCs w:val="20"/>
              </w:rPr>
              <w:instrText>cwb.digitalbusiness@cw</w:instrText>
            </w:r>
            <w:r w:rsidR="00696A51">
              <w:rPr>
                <w:rFonts w:cstheme="minorHAnsi"/>
                <w:sz w:val="20"/>
                <w:szCs w:val="20"/>
              </w:rPr>
              <w:instrText>bank.com</w:instrText>
            </w:r>
            <w:ins w:id="26" w:author="Lovelyn Odeh" w:date="2021-09-28T15:39:00Z">
              <w:r w:rsidR="00696A51">
                <w:rPr>
                  <w:rFonts w:cstheme="minorHAnsi"/>
                  <w:sz w:val="20"/>
                  <w:szCs w:val="20"/>
                </w:rPr>
                <w:instrText xml:space="preserve">" </w:instrText>
              </w:r>
            </w:ins>
            <w:r w:rsidR="00696A51">
              <w:rPr>
                <w:rFonts w:cstheme="minorHAnsi"/>
                <w:sz w:val="20"/>
                <w:szCs w:val="20"/>
              </w:rPr>
              <w:fldChar w:fldCharType="separate"/>
            </w:r>
            <w:r w:rsidR="00696A51" w:rsidRPr="00854869">
              <w:rPr>
                <w:rStyle w:val="Hyperlink"/>
                <w:rFonts w:cstheme="minorHAnsi"/>
                <w:sz w:val="20"/>
                <w:szCs w:val="20"/>
              </w:rPr>
              <w:t>cwb.digitalbusiness@cwbank.com</w:t>
            </w:r>
            <w:r w:rsidR="00696A51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09CBF307" w14:textId="2A11F976" w:rsidR="00696A51" w:rsidRPr="00CC2127" w:rsidRDefault="00696A51" w:rsidP="00FF460A">
            <w:pPr>
              <w:spacing w:after="0" w:line="240" w:lineRule="auto"/>
              <w:ind w:left="720"/>
              <w:rPr>
                <w:rFonts w:asciiTheme="minorHAnsi" w:hAnsiTheme="minorHAnsi" w:cstheme="minorHAnsi"/>
                <w:iCs/>
                <w:color w:val="333333"/>
                <w:sz w:val="20"/>
                <w:szCs w:val="20"/>
              </w:rPr>
            </w:pPr>
          </w:p>
        </w:tc>
      </w:tr>
      <w:tr w:rsidR="00DD7A06" w:rsidRPr="007B2401" w14:paraId="0FEA8237" w14:textId="77777777" w:rsidTr="00F452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1080D09C" w14:textId="77777777" w:rsidR="00DD7A06" w:rsidRPr="007B2401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B2401">
              <w:rPr>
                <w:sz w:val="20"/>
                <w:szCs w:val="20"/>
              </w:rPr>
              <w:t>Service Capacity</w:t>
            </w:r>
          </w:p>
        </w:tc>
        <w:tc>
          <w:tcPr>
            <w:tcW w:w="7712" w:type="dxa"/>
          </w:tcPr>
          <w:p w14:paraId="38CF9DEE" w14:textId="1CFFF0C6" w:rsidR="00DD7A06" w:rsidRPr="007B2401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B2401">
              <w:rPr>
                <w:sz w:val="20"/>
                <w:szCs w:val="20"/>
              </w:rPr>
              <w:t>Thousands</w:t>
            </w:r>
            <w:r>
              <w:rPr>
                <w:sz w:val="20"/>
                <w:szCs w:val="20"/>
              </w:rPr>
              <w:t xml:space="preserve"> of Records generated through the </w:t>
            </w:r>
            <w:r w:rsidR="00022070">
              <w:rPr>
                <w:sz w:val="20"/>
                <w:szCs w:val="20"/>
              </w:rPr>
              <w:t>VCOO</w:t>
            </w:r>
          </w:p>
        </w:tc>
      </w:tr>
      <w:tr w:rsidR="00DD7A06" w:rsidRPr="003162AA" w14:paraId="0E7EC819" w14:textId="77777777" w:rsidTr="00F45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329227C9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Level Agreement</w:t>
            </w:r>
          </w:p>
        </w:tc>
        <w:tc>
          <w:tcPr>
            <w:tcW w:w="7712" w:type="dxa"/>
          </w:tcPr>
          <w:p w14:paraId="2C0D1F84" w14:textId="026D5D5F" w:rsidR="00DD7A06" w:rsidRPr="003162AA" w:rsidRDefault="004B36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</w:t>
            </w:r>
            <w:r w:rsidR="00DD7A06" w:rsidRPr="003162AA">
              <w:rPr>
                <w:sz w:val="20"/>
                <w:szCs w:val="20"/>
              </w:rPr>
              <w:t xml:space="preserve"> Vendor section</w:t>
            </w:r>
            <w:r w:rsidR="00DD7A06">
              <w:rPr>
                <w:sz w:val="20"/>
                <w:szCs w:val="20"/>
              </w:rPr>
              <w:t>.</w:t>
            </w:r>
          </w:p>
        </w:tc>
      </w:tr>
      <w:tr w:rsidR="00DD7A06" w:rsidRPr="0060377D" w14:paraId="698B4DE7" w14:textId="77777777" w:rsidTr="00F452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30CF22F3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Costs</w:t>
            </w:r>
          </w:p>
        </w:tc>
        <w:tc>
          <w:tcPr>
            <w:tcW w:w="7712" w:type="dxa"/>
          </w:tcPr>
          <w:p w14:paraId="157CA324" w14:textId="285DE4F6" w:rsidR="00DD7A06" w:rsidRPr="0060377D" w:rsidRDefault="004B36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</w:t>
            </w:r>
            <w:r w:rsidR="00DD7A06" w:rsidRPr="0060377D">
              <w:rPr>
                <w:sz w:val="20"/>
                <w:szCs w:val="20"/>
              </w:rPr>
              <w:t xml:space="preserve"> Vendor section.</w:t>
            </w:r>
          </w:p>
        </w:tc>
      </w:tr>
      <w:tr w:rsidR="00DD7A06" w:rsidRPr="007E7451" w14:paraId="1191A9C0" w14:textId="77777777" w:rsidTr="00F45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20388F1B" w14:textId="77777777" w:rsidR="00DD7A06" w:rsidRPr="00705040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lastRenderedPageBreak/>
              <w:t>Service Maintenance and Updates</w:t>
            </w:r>
          </w:p>
        </w:tc>
        <w:tc>
          <w:tcPr>
            <w:tcW w:w="7712" w:type="dxa"/>
            <w:vAlign w:val="top"/>
          </w:tcPr>
          <w:p w14:paraId="49EF6262" w14:textId="6A86394F" w:rsidR="001E0E0A" w:rsidRDefault="001E0E0A" w:rsidP="001E0E0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Temenos </w:t>
            </w:r>
            <w:r w:rsidR="004675F9">
              <w:rPr>
                <w:sz w:val="20"/>
                <w:szCs w:val="20"/>
              </w:rPr>
              <w:t>VCOO</w:t>
            </w:r>
            <w:r>
              <w:rPr>
                <w:sz w:val="20"/>
                <w:szCs w:val="20"/>
              </w:rPr>
              <w:t xml:space="preserve"> Platform:</w:t>
            </w:r>
          </w:p>
          <w:p w14:paraId="7F9E1893" w14:textId="747B86FC" w:rsidR="001E0E0A" w:rsidRDefault="004675F9" w:rsidP="00C904B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release October 2021</w:t>
            </w:r>
          </w:p>
          <w:p w14:paraId="6F21AA79" w14:textId="3257A57A" w:rsidR="001E0E0A" w:rsidRDefault="004675F9" w:rsidP="00C904B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Subsequent release to follow based on client feedback during beta period</w:t>
            </w:r>
            <w:r w:rsidR="00A301AB">
              <w:rPr>
                <w:sz w:val="20"/>
                <w:szCs w:val="20"/>
              </w:rPr>
              <w:t>.</w:t>
            </w:r>
          </w:p>
          <w:p w14:paraId="7995D386" w14:textId="77777777" w:rsidR="001E0E0A" w:rsidRPr="00F45290" w:rsidRDefault="001E0E0A" w:rsidP="001E0E0A">
            <w:pPr>
              <w:spacing w:after="0" w:line="240" w:lineRule="auto"/>
              <w:rPr>
                <w:sz w:val="20"/>
                <w:szCs w:val="20"/>
              </w:rPr>
            </w:pPr>
          </w:p>
          <w:p w14:paraId="34D6BFC6" w14:textId="36EFA3C3" w:rsidR="00DD7A06" w:rsidRDefault="007B5E1A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Spotlight</w:t>
            </w:r>
            <w:r w:rsidR="004675F9">
              <w:rPr>
                <w:sz w:val="20"/>
                <w:szCs w:val="20"/>
              </w:rPr>
              <w:t>/User Creation</w:t>
            </w:r>
          </w:p>
          <w:p w14:paraId="4EFFE182" w14:textId="3A51889B" w:rsidR="00DD7A06" w:rsidRDefault="00A301AB" w:rsidP="00C904B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product updates as required.</w:t>
            </w:r>
          </w:p>
          <w:p w14:paraId="13DAB7B6" w14:textId="4748512E" w:rsidR="007B5E1A" w:rsidRDefault="007B5E1A" w:rsidP="007B5E1A">
            <w:pPr>
              <w:spacing w:after="0" w:line="240" w:lineRule="auto"/>
              <w:rPr>
                <w:sz w:val="20"/>
                <w:szCs w:val="20"/>
              </w:rPr>
            </w:pPr>
          </w:p>
          <w:p w14:paraId="3C5F2E3F" w14:textId="665DA9E0" w:rsidR="007B5E1A" w:rsidRDefault="007B5E1A" w:rsidP="007B5E1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Okta Customer Console</w:t>
            </w:r>
          </w:p>
          <w:p w14:paraId="7081B28E" w14:textId="444DD5DD" w:rsidR="00F45290" w:rsidRDefault="00A301AB" w:rsidP="00C904B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sz w:val="20"/>
                <w:szCs w:val="20"/>
              </w:rPr>
            </w:pPr>
            <w:r w:rsidRPr="00A301AB">
              <w:rPr>
                <w:sz w:val="20"/>
                <w:szCs w:val="20"/>
              </w:rPr>
              <w:t>Major and Minor product updates as required.</w:t>
            </w:r>
          </w:p>
          <w:p w14:paraId="7912548D" w14:textId="77777777" w:rsidR="00A301AB" w:rsidRPr="00A301AB" w:rsidRDefault="00A301AB" w:rsidP="00A301AB">
            <w:pPr>
              <w:spacing w:after="0" w:line="240" w:lineRule="auto"/>
              <w:rPr>
                <w:sz w:val="20"/>
                <w:szCs w:val="20"/>
              </w:rPr>
            </w:pPr>
          </w:p>
          <w:p w14:paraId="497B2386" w14:textId="77777777" w:rsidR="00DD7A06" w:rsidRDefault="00DD7A06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Vendor Updates:</w:t>
            </w:r>
          </w:p>
          <w:p w14:paraId="140EA9B8" w14:textId="77777777" w:rsidR="00DD7A06" w:rsidRPr="007E7451" w:rsidRDefault="00DD7A06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will use CWB change management processes to deploy production updates.</w:t>
            </w:r>
          </w:p>
        </w:tc>
      </w:tr>
      <w:tr w:rsidR="00DD7A06" w:rsidRPr="00F45290" w14:paraId="4C3D7FE5" w14:textId="77777777" w:rsidTr="00F452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157"/>
        </w:trPr>
        <w:tc>
          <w:tcPr>
            <w:tcW w:w="2636" w:type="dxa"/>
          </w:tcPr>
          <w:p w14:paraId="0D16EA8E" w14:textId="5A0C9383" w:rsidR="00DD7A06" w:rsidRPr="00705040" w:rsidRDefault="00DD7A06" w:rsidP="00F45290">
            <w:pPr>
              <w:spacing w:after="0" w:line="240" w:lineRule="auto"/>
              <w:rPr>
                <w:sz w:val="20"/>
                <w:szCs w:val="20"/>
              </w:rPr>
            </w:pPr>
            <w:r w:rsidRPr="00801C0A">
              <w:rPr>
                <w:sz w:val="20"/>
                <w:szCs w:val="20"/>
              </w:rPr>
              <w:t>Service Criticality</w:t>
            </w:r>
          </w:p>
        </w:tc>
        <w:tc>
          <w:tcPr>
            <w:tcW w:w="7712" w:type="dxa"/>
            <w:vAlign w:val="top"/>
          </w:tcPr>
          <w:p w14:paraId="43310FF2" w14:textId="394FBF81" w:rsidR="00DD7A06" w:rsidRPr="00114116" w:rsidRDefault="00E720A9" w:rsidP="00F452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  <w:r w:rsidR="00DD7A06">
              <w:rPr>
                <w:sz w:val="20"/>
                <w:szCs w:val="20"/>
              </w:rPr>
              <w:t xml:space="preserve"> Service</w:t>
            </w:r>
            <w:r w:rsidR="001B06EE">
              <w:rPr>
                <w:sz w:val="20"/>
                <w:szCs w:val="20"/>
              </w:rPr>
              <w:t xml:space="preserve"> with uptime required except during scheduled product releases.</w:t>
            </w:r>
          </w:p>
        </w:tc>
      </w:tr>
      <w:tr w:rsidR="00F54BD4" w:rsidRPr="00F45290" w14:paraId="10A1184C" w14:textId="77777777" w:rsidTr="00F45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57"/>
        </w:trPr>
        <w:tc>
          <w:tcPr>
            <w:tcW w:w="2636" w:type="dxa"/>
          </w:tcPr>
          <w:p w14:paraId="2C83BD2D" w14:textId="239DAEF1" w:rsidR="00F54BD4" w:rsidRPr="00801C0A" w:rsidRDefault="00F54BD4" w:rsidP="00F45290">
            <w:pPr>
              <w:spacing w:after="0" w:line="240" w:lineRule="auto"/>
              <w:rPr>
                <w:sz w:val="20"/>
                <w:szCs w:val="20"/>
              </w:rPr>
            </w:pPr>
            <w:r w:rsidRPr="00173920">
              <w:rPr>
                <w:sz w:val="20"/>
                <w:szCs w:val="20"/>
              </w:rPr>
              <w:t>Service dependencies and prerequisites</w:t>
            </w:r>
          </w:p>
        </w:tc>
        <w:tc>
          <w:tcPr>
            <w:tcW w:w="7712" w:type="dxa"/>
            <w:vAlign w:val="top"/>
          </w:tcPr>
          <w:p w14:paraId="3E25677E" w14:textId="77777777" w:rsidR="00F54BD4" w:rsidRPr="00173920" w:rsidRDefault="00F54BD4" w:rsidP="00F54BD4">
            <w:pPr>
              <w:spacing w:after="0" w:line="240" w:lineRule="auto"/>
              <w:rPr>
                <w:sz w:val="20"/>
                <w:szCs w:val="20"/>
              </w:rPr>
            </w:pPr>
            <w:r w:rsidRPr="00173920">
              <w:rPr>
                <w:sz w:val="20"/>
                <w:szCs w:val="20"/>
              </w:rPr>
              <w:t>The following dependencies have been identified as having an integration point with this service:</w:t>
            </w:r>
          </w:p>
          <w:p w14:paraId="5DFE5F76" w14:textId="77777777" w:rsidR="00E43170" w:rsidRDefault="00E43170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TDL</w:t>
            </w:r>
          </w:p>
          <w:p w14:paraId="3AD4EE2D" w14:textId="77777777" w:rsidR="00E43170" w:rsidRDefault="00E43170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CODAT</w:t>
            </w:r>
          </w:p>
          <w:p w14:paraId="55E7E3AF" w14:textId="35CDFFA3" w:rsidR="00F54BD4" w:rsidRPr="007E08F3" w:rsidRDefault="00F54BD4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 w:rsidRPr="007E08F3">
              <w:rPr>
                <w:sz w:val="20"/>
                <w:szCs w:val="20"/>
              </w:rPr>
              <w:t>T24 – Banking system of record</w:t>
            </w:r>
          </w:p>
          <w:p w14:paraId="445509D3" w14:textId="77777777" w:rsidR="00E43170" w:rsidRDefault="00E43170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Spotlight</w:t>
            </w:r>
          </w:p>
          <w:p w14:paraId="2E25F921" w14:textId="77777777" w:rsidR="00E43170" w:rsidRDefault="00E43170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OKTA</w:t>
            </w:r>
          </w:p>
          <w:p w14:paraId="431782EC" w14:textId="333297AF" w:rsidR="00E43170" w:rsidRDefault="00E43170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MuleSoft</w:t>
            </w:r>
          </w:p>
          <w:p w14:paraId="3C168FE2" w14:textId="72D7279C" w:rsidR="00F54BD4" w:rsidRPr="007E08F3" w:rsidRDefault="00F54BD4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 w:rsidRPr="007E08F3">
              <w:rPr>
                <w:sz w:val="20"/>
                <w:szCs w:val="20"/>
              </w:rPr>
              <w:t>Network Service – Communications to/from external services/APIs</w:t>
            </w:r>
          </w:p>
          <w:p w14:paraId="54FD332D" w14:textId="5EA8E829" w:rsidR="00F54BD4" w:rsidRPr="007E08F3" w:rsidRDefault="00F54BD4" w:rsidP="00C904B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 w:rsidRPr="007E08F3">
              <w:rPr>
                <w:sz w:val="20"/>
                <w:szCs w:val="20"/>
              </w:rPr>
              <w:t>Internet Service - Communications to/from external services/APIs</w:t>
            </w:r>
          </w:p>
        </w:tc>
      </w:tr>
      <w:tr w:rsidR="00DD7A06" w:rsidRPr="007E08F3" w14:paraId="0622B2FA" w14:textId="77777777" w:rsidTr="00F452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14:paraId="6EADF0D1" w14:textId="77777777" w:rsidR="00DD7A06" w:rsidRPr="00705040" w:rsidRDefault="00DD7A06" w:rsidP="00F54BD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Intended Audience</w:t>
            </w:r>
          </w:p>
        </w:tc>
        <w:tc>
          <w:tcPr>
            <w:tcW w:w="7712" w:type="dxa"/>
            <w:vAlign w:val="top"/>
          </w:tcPr>
          <w:p w14:paraId="21FC6489" w14:textId="00817C1F" w:rsidR="00DD7A06" w:rsidRDefault="00DD7A06" w:rsidP="007E08F3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The Intended audience of this service is small business CWBFG customers to allow for customers to </w:t>
            </w:r>
            <w:r w:rsidR="004675F9">
              <w:rPr>
                <w:sz w:val="20"/>
                <w:szCs w:val="20"/>
              </w:rPr>
              <w:t>view their cash flow insights, business health score and simulate scenarios</w:t>
            </w:r>
            <w:r w:rsidRPr="00D07530">
              <w:rPr>
                <w:sz w:val="20"/>
                <w:szCs w:val="20"/>
              </w:rPr>
              <w:t>.</w:t>
            </w:r>
            <w:r w:rsidR="00AA27FB">
              <w:rPr>
                <w:sz w:val="20"/>
                <w:szCs w:val="20"/>
              </w:rPr>
              <w:t xml:space="preserve"> </w:t>
            </w:r>
          </w:p>
          <w:p w14:paraId="6AA990BE" w14:textId="0283566E" w:rsidR="00DD7A06" w:rsidRPr="00D07530" w:rsidRDefault="00DD7A06" w:rsidP="007E08F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DB4378B" w14:textId="362FF40E" w:rsidR="00492CDE" w:rsidRPr="00F54BD4" w:rsidRDefault="00492CDE"/>
    <w:p w14:paraId="458E1D6A" w14:textId="77777777" w:rsidR="00A62F58" w:rsidRDefault="00A62F58" w:rsidP="00EF56B8">
      <w:pPr>
        <w:pStyle w:val="Heading2"/>
      </w:pPr>
      <w:bookmarkStart w:id="27" w:name="_Toc80781150"/>
    </w:p>
    <w:p w14:paraId="580CB68A" w14:textId="780B54DB" w:rsidR="00EF56B8" w:rsidRDefault="00EF56B8" w:rsidP="00EF56B8">
      <w:pPr>
        <w:pStyle w:val="Heading2"/>
      </w:pPr>
      <w:r>
        <w:t>User Attributes</w:t>
      </w:r>
      <w:bookmarkEnd w:id="27"/>
    </w:p>
    <w:tbl>
      <w:tblPr>
        <w:tblStyle w:val="Corporate"/>
        <w:tblW w:w="10065" w:type="dxa"/>
        <w:tblInd w:w="23" w:type="dxa"/>
        <w:tblLook w:val="0420" w:firstRow="1" w:lastRow="0" w:firstColumn="0" w:lastColumn="0" w:noHBand="0" w:noVBand="1"/>
      </w:tblPr>
      <w:tblGrid>
        <w:gridCol w:w="2636"/>
        <w:gridCol w:w="7429"/>
      </w:tblGrid>
      <w:tr w:rsidR="0017142B" w:rsidRPr="00E94817" w14:paraId="09B5F976" w14:textId="77777777" w:rsidTr="00171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14:paraId="500E1E44" w14:textId="77777777" w:rsidR="0017142B" w:rsidRPr="00E94817" w:rsidRDefault="0017142B" w:rsidP="0004429C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Attribute</w:t>
            </w:r>
          </w:p>
        </w:tc>
        <w:tc>
          <w:tcPr>
            <w:tcW w:w="7429" w:type="dxa"/>
          </w:tcPr>
          <w:p w14:paraId="48AC012D" w14:textId="77777777" w:rsidR="0017142B" w:rsidRPr="00E94817" w:rsidRDefault="0017142B" w:rsidP="0004429C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17142B" w:rsidRPr="00D07530" w14:paraId="40D66118" w14:textId="77777777" w:rsidTr="00171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14:paraId="252FDCBD" w14:textId="77777777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Business Users</w:t>
            </w:r>
          </w:p>
        </w:tc>
        <w:tc>
          <w:tcPr>
            <w:tcW w:w="7429" w:type="dxa"/>
          </w:tcPr>
          <w:p w14:paraId="38341354" w14:textId="52E49F72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This service is currently available to </w:t>
            </w:r>
            <w:r w:rsidR="002C57BD">
              <w:rPr>
                <w:sz w:val="20"/>
                <w:szCs w:val="20"/>
              </w:rPr>
              <w:t xml:space="preserve">selected </w:t>
            </w:r>
            <w:r w:rsidRPr="00D07530">
              <w:rPr>
                <w:sz w:val="20"/>
                <w:szCs w:val="20"/>
              </w:rPr>
              <w:t>CWBFG Business customers</w:t>
            </w:r>
            <w:r w:rsidR="002C57BD">
              <w:rPr>
                <w:sz w:val="20"/>
                <w:szCs w:val="20"/>
              </w:rPr>
              <w:t xml:space="preserve"> via beta testing.</w:t>
            </w:r>
          </w:p>
        </w:tc>
      </w:tr>
      <w:tr w:rsidR="0017142B" w:rsidRPr="00D07530" w14:paraId="7F5DC2CF" w14:textId="77777777" w:rsidTr="001714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14:paraId="7B57BEEA" w14:textId="77777777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User Prerequisites</w:t>
            </w:r>
          </w:p>
        </w:tc>
        <w:tc>
          <w:tcPr>
            <w:tcW w:w="7429" w:type="dxa"/>
          </w:tcPr>
          <w:p w14:paraId="7044181B" w14:textId="70CEC06A" w:rsidR="0017142B" w:rsidRPr="00D07530" w:rsidRDefault="00E141FC" w:rsidP="0004429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existing</w:t>
            </w:r>
            <w:r w:rsidR="0017142B">
              <w:rPr>
                <w:sz w:val="20"/>
                <w:szCs w:val="20"/>
              </w:rPr>
              <w:t xml:space="preserve"> CWB </w:t>
            </w:r>
            <w:r w:rsidR="0017142B" w:rsidRPr="00D07530">
              <w:rPr>
                <w:sz w:val="20"/>
                <w:szCs w:val="20"/>
              </w:rPr>
              <w:t>customers may use this service.</w:t>
            </w:r>
          </w:p>
        </w:tc>
      </w:tr>
      <w:tr w:rsidR="0017142B" w:rsidRPr="00D07530" w14:paraId="0021AE2E" w14:textId="77777777" w:rsidTr="00171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14:paraId="4B077AE8" w14:textId="77777777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Service Request</w:t>
            </w:r>
          </w:p>
        </w:tc>
        <w:tc>
          <w:tcPr>
            <w:tcW w:w="7429" w:type="dxa"/>
          </w:tcPr>
          <w:p w14:paraId="34092200" w14:textId="30679615" w:rsidR="005C072B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Service will be available through </w:t>
            </w:r>
            <w:r w:rsidR="00E43170">
              <w:rPr>
                <w:sz w:val="20"/>
                <w:szCs w:val="20"/>
              </w:rPr>
              <w:t>a stand-alone platform</w:t>
            </w:r>
            <w:r w:rsidR="005C072B">
              <w:rPr>
                <w:sz w:val="20"/>
                <w:szCs w:val="20"/>
              </w:rPr>
              <w:t>. It will be accessed by selected clients who are invited to participate in the BETA period (4-6months). At full launch (TBD), it will be accessible to more clients.</w:t>
            </w:r>
          </w:p>
          <w:p w14:paraId="7902EBEC" w14:textId="3AE44A81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Any issues encountered will be supported</w:t>
            </w:r>
            <w:r w:rsidR="00E43170">
              <w:rPr>
                <w:sz w:val="20"/>
                <w:szCs w:val="20"/>
              </w:rPr>
              <w:t xml:space="preserve"> first by the</w:t>
            </w:r>
            <w:r w:rsidRPr="00D07530">
              <w:rPr>
                <w:sz w:val="20"/>
                <w:szCs w:val="20"/>
              </w:rPr>
              <w:t xml:space="preserve"> </w:t>
            </w:r>
            <w:r w:rsidR="002C57BD">
              <w:rPr>
                <w:sz w:val="20"/>
                <w:szCs w:val="20"/>
              </w:rPr>
              <w:t xml:space="preserve">BCC </w:t>
            </w:r>
            <w:r w:rsidR="00490D9E">
              <w:rPr>
                <w:sz w:val="20"/>
                <w:szCs w:val="20"/>
              </w:rPr>
              <w:t>team.</w:t>
            </w:r>
            <w:r w:rsidRPr="00D07530">
              <w:rPr>
                <w:sz w:val="20"/>
                <w:szCs w:val="20"/>
              </w:rPr>
              <w:t xml:space="preserve"> </w:t>
            </w:r>
          </w:p>
        </w:tc>
      </w:tr>
      <w:tr w:rsidR="0017142B" w:rsidRPr="00D07530" w14:paraId="7F149682" w14:textId="77777777" w:rsidTr="001714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14:paraId="2723CE7D" w14:textId="77777777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Access Request(s)</w:t>
            </w:r>
          </w:p>
        </w:tc>
        <w:tc>
          <w:tcPr>
            <w:tcW w:w="7429" w:type="dxa"/>
          </w:tcPr>
          <w:p w14:paraId="23B55898" w14:textId="5285EC02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IAM will provision </w:t>
            </w:r>
            <w:r w:rsidR="003F045B">
              <w:rPr>
                <w:sz w:val="20"/>
                <w:szCs w:val="20"/>
              </w:rPr>
              <w:t>Spotlight and Okta Customer Console</w:t>
            </w:r>
            <w:r w:rsidRPr="00D07530">
              <w:rPr>
                <w:sz w:val="20"/>
                <w:szCs w:val="20"/>
              </w:rPr>
              <w:t xml:space="preserve"> access to B</w:t>
            </w:r>
            <w:r w:rsidR="00E141FC">
              <w:rPr>
                <w:sz w:val="20"/>
                <w:szCs w:val="20"/>
              </w:rPr>
              <w:t>CC</w:t>
            </w:r>
            <w:r w:rsidRPr="00D07530">
              <w:rPr>
                <w:sz w:val="20"/>
                <w:szCs w:val="20"/>
              </w:rPr>
              <w:t xml:space="preserve"> </w:t>
            </w:r>
            <w:r w:rsidR="00E141FC">
              <w:rPr>
                <w:sz w:val="20"/>
                <w:szCs w:val="20"/>
              </w:rPr>
              <w:t>vi</w:t>
            </w:r>
            <w:r w:rsidRPr="00D07530">
              <w:rPr>
                <w:sz w:val="20"/>
                <w:szCs w:val="20"/>
              </w:rPr>
              <w:t>a</w:t>
            </w:r>
            <w:r w:rsidR="00E141FC">
              <w:rPr>
                <w:sz w:val="20"/>
                <w:szCs w:val="20"/>
              </w:rPr>
              <w:t xml:space="preserve"> a</w:t>
            </w:r>
            <w:r w:rsidRPr="00D07530">
              <w:rPr>
                <w:sz w:val="20"/>
                <w:szCs w:val="20"/>
              </w:rPr>
              <w:t xml:space="preserve"> Buddy Access request.</w:t>
            </w:r>
          </w:p>
        </w:tc>
      </w:tr>
      <w:tr w:rsidR="0017142B" w:rsidRPr="00D07530" w14:paraId="54624A00" w14:textId="77777777" w:rsidTr="00171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14:paraId="53DEEA84" w14:textId="77777777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Service Support</w:t>
            </w:r>
          </w:p>
        </w:tc>
        <w:tc>
          <w:tcPr>
            <w:tcW w:w="7429" w:type="dxa"/>
          </w:tcPr>
          <w:p w14:paraId="29D7BC5F" w14:textId="3E0E3EA5" w:rsidR="0017142B" w:rsidRPr="00D07530" w:rsidRDefault="0017142B" w:rsidP="0004429C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Should </w:t>
            </w:r>
            <w:r w:rsidR="00972E1D">
              <w:rPr>
                <w:sz w:val="20"/>
                <w:szCs w:val="20"/>
              </w:rPr>
              <w:t>clients</w:t>
            </w:r>
            <w:r w:rsidRPr="00D07530">
              <w:rPr>
                <w:sz w:val="20"/>
                <w:szCs w:val="20"/>
              </w:rPr>
              <w:t xml:space="preserve"> encounter issues with the </w:t>
            </w:r>
            <w:r w:rsidR="002C57BD">
              <w:rPr>
                <w:sz w:val="20"/>
                <w:szCs w:val="20"/>
              </w:rPr>
              <w:t>VCOO</w:t>
            </w:r>
            <w:r w:rsidRPr="00D07530">
              <w:rPr>
                <w:sz w:val="20"/>
                <w:szCs w:val="20"/>
              </w:rPr>
              <w:t>, they can contact B</w:t>
            </w:r>
            <w:r w:rsidR="00E141FC">
              <w:rPr>
                <w:sz w:val="20"/>
                <w:szCs w:val="20"/>
              </w:rPr>
              <w:t>usiness</w:t>
            </w:r>
            <w:r w:rsidR="002C57BD">
              <w:rPr>
                <w:sz w:val="20"/>
                <w:szCs w:val="20"/>
              </w:rPr>
              <w:t xml:space="preserve"> Contact center</w:t>
            </w:r>
            <w:r w:rsidRPr="00D07530">
              <w:rPr>
                <w:sz w:val="20"/>
                <w:szCs w:val="20"/>
              </w:rPr>
              <w:t>, during support hours, for resolution/investigation</w:t>
            </w:r>
            <w:r w:rsidRPr="00D07530">
              <w:rPr>
                <w:b/>
                <w:sz w:val="20"/>
                <w:szCs w:val="20"/>
              </w:rPr>
              <w:t xml:space="preserve">. </w:t>
            </w:r>
            <w:r w:rsidRPr="00D07530">
              <w:rPr>
                <w:b/>
                <w:i/>
                <w:sz w:val="20"/>
                <w:szCs w:val="20"/>
              </w:rPr>
              <w:t xml:space="preserve">No </w:t>
            </w:r>
            <w:r w:rsidR="00F1065B" w:rsidRPr="00D07530">
              <w:rPr>
                <w:b/>
                <w:i/>
                <w:sz w:val="20"/>
                <w:szCs w:val="20"/>
              </w:rPr>
              <w:t>after</w:t>
            </w:r>
            <w:r w:rsidR="002C57BD">
              <w:rPr>
                <w:b/>
                <w:i/>
                <w:sz w:val="20"/>
                <w:szCs w:val="20"/>
              </w:rPr>
              <w:t xml:space="preserve"> working</w:t>
            </w:r>
            <w:r w:rsidR="00F1065B" w:rsidRPr="00D07530">
              <w:rPr>
                <w:b/>
                <w:i/>
                <w:sz w:val="20"/>
                <w:szCs w:val="20"/>
              </w:rPr>
              <w:t>-hours</w:t>
            </w:r>
            <w:r w:rsidRPr="00D07530">
              <w:rPr>
                <w:b/>
                <w:i/>
                <w:sz w:val="20"/>
                <w:szCs w:val="20"/>
              </w:rPr>
              <w:t xml:space="preserve"> support is provided at this time.</w:t>
            </w:r>
          </w:p>
        </w:tc>
      </w:tr>
    </w:tbl>
    <w:p w14:paraId="5BE27739" w14:textId="77777777" w:rsidR="0017142B" w:rsidRPr="004742C6" w:rsidRDefault="0017142B" w:rsidP="00F54BD4"/>
    <w:p w14:paraId="6910E4D0" w14:textId="651CADCF" w:rsidR="00CE2F8A" w:rsidRDefault="00CE2F8A" w:rsidP="00CE2F8A">
      <w:pPr>
        <w:pStyle w:val="Heading2"/>
      </w:pPr>
      <w:bookmarkStart w:id="28" w:name="_Toc80781151"/>
      <w:r>
        <w:lastRenderedPageBreak/>
        <w:t>Known Defects / Issues</w:t>
      </w:r>
      <w:bookmarkEnd w:id="28"/>
      <w:r>
        <w:t xml:space="preserve"> </w:t>
      </w:r>
    </w:p>
    <w:p w14:paraId="7CEA7D6A" w14:textId="426F4720" w:rsidR="009B7677" w:rsidRDefault="009B7677" w:rsidP="009B7677">
      <w:pPr>
        <w:spacing w:line="240" w:lineRule="auto"/>
      </w:pPr>
      <w:r>
        <w:t xml:space="preserve">At </w:t>
      </w:r>
      <w:r w:rsidR="007F5D61">
        <w:t>g</w:t>
      </w:r>
      <w:r>
        <w:t xml:space="preserve">o </w:t>
      </w:r>
      <w:r w:rsidR="007F5D61">
        <w:t>l</w:t>
      </w:r>
      <w:r>
        <w:t xml:space="preserve">ive, a list of the most impactful defects will be </w:t>
      </w:r>
      <w:r w:rsidR="00E141FC">
        <w:t>captured in Jira as a backlog item and addressed accordingly to business priority.</w:t>
      </w:r>
      <w:r>
        <w:t xml:space="preserve"> </w:t>
      </w:r>
    </w:p>
    <w:p w14:paraId="0DC5C1C7" w14:textId="1786B7F7" w:rsidR="00F573A5" w:rsidRDefault="007F5D61" w:rsidP="009B7677">
      <w:pPr>
        <w:spacing w:line="240" w:lineRule="auto"/>
      </w:pPr>
      <w:r>
        <w:t>Reports</w:t>
      </w:r>
      <w:r w:rsidR="009B7677">
        <w:t xml:space="preserve"> from the </w:t>
      </w:r>
      <w:r w:rsidR="005C072B">
        <w:t>VCOO</w:t>
      </w:r>
      <w:r w:rsidR="009B7677">
        <w:t xml:space="preserve"> </w:t>
      </w:r>
      <w:r w:rsidR="00E141FC">
        <w:t>backlog items will be developed giving management insight into the types of in</w:t>
      </w:r>
      <w:r w:rsidR="00F573A5">
        <w:t>c</w:t>
      </w:r>
      <w:r w:rsidR="00E141FC">
        <w:t xml:space="preserve">idents </w:t>
      </w:r>
      <w:r w:rsidR="00F573A5">
        <w:t>being raised for future product enhancements.</w:t>
      </w:r>
    </w:p>
    <w:p w14:paraId="30D51DFB" w14:textId="77777777" w:rsidR="009B7677" w:rsidRDefault="009B7677" w:rsidP="009B7677">
      <w:pPr>
        <w:spacing w:line="240" w:lineRule="auto"/>
      </w:pPr>
    </w:p>
    <w:p w14:paraId="26D44C06" w14:textId="77777777" w:rsidR="00244F51" w:rsidRDefault="00244F51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bookmarkStart w:id="29" w:name="_Toc30076533"/>
      <w:r>
        <w:br w:type="page"/>
      </w:r>
    </w:p>
    <w:p w14:paraId="2D65533E" w14:textId="04B4CACA" w:rsidR="00966F12" w:rsidRDefault="0083312E" w:rsidP="00966F12">
      <w:pPr>
        <w:pStyle w:val="Heading1"/>
      </w:pPr>
      <w:bookmarkStart w:id="30" w:name="_Toc80781152"/>
      <w:r>
        <w:lastRenderedPageBreak/>
        <w:t>Access</w:t>
      </w:r>
      <w:r w:rsidR="00966F12">
        <w:t xml:space="preserve"> Request Details</w:t>
      </w:r>
      <w:bookmarkEnd w:id="29"/>
      <w:bookmarkEnd w:id="30"/>
    </w:p>
    <w:tbl>
      <w:tblPr>
        <w:tblStyle w:val="Corporate"/>
        <w:tblW w:w="9996" w:type="dxa"/>
        <w:tblInd w:w="69" w:type="dxa"/>
        <w:tblLook w:val="0420" w:firstRow="1" w:lastRow="0" w:firstColumn="0" w:lastColumn="0" w:noHBand="0" w:noVBand="1"/>
      </w:tblPr>
      <w:tblGrid>
        <w:gridCol w:w="1015"/>
        <w:gridCol w:w="6163"/>
        <w:gridCol w:w="2818"/>
      </w:tblGrid>
      <w:tr w:rsidR="00643DB9" w:rsidRPr="00E94817" w14:paraId="0C209CC9" w14:textId="77777777" w:rsidTr="00833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1015" w:type="dxa"/>
          </w:tcPr>
          <w:p w14:paraId="2E84B904" w14:textId="77777777" w:rsidR="00966F12" w:rsidRPr="00EB2465" w:rsidRDefault="00966F12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Fulfillment Team</w:t>
            </w:r>
          </w:p>
        </w:tc>
        <w:tc>
          <w:tcPr>
            <w:tcW w:w="6106" w:type="dxa"/>
          </w:tcPr>
          <w:p w14:paraId="34BA9676" w14:textId="77777777" w:rsidR="00966F12" w:rsidRPr="00EB2465" w:rsidRDefault="00966F12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 xml:space="preserve">Scope of </w:t>
            </w:r>
            <w:r>
              <w:rPr>
                <w:sz w:val="20"/>
                <w:szCs w:val="20"/>
              </w:rPr>
              <w:t>Activities</w:t>
            </w:r>
          </w:p>
        </w:tc>
        <w:tc>
          <w:tcPr>
            <w:tcW w:w="2875" w:type="dxa"/>
          </w:tcPr>
          <w:p w14:paraId="752AF5B2" w14:textId="77777777" w:rsidR="00966F12" w:rsidRPr="00EB2465" w:rsidRDefault="00966F12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Channel(s)</w:t>
            </w:r>
          </w:p>
        </w:tc>
      </w:tr>
      <w:tr w:rsidR="00643DB9" w:rsidRPr="00E60BDF" w14:paraId="3A03E5A1" w14:textId="77777777" w:rsidTr="0083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0" w:type="auto"/>
          </w:tcPr>
          <w:p w14:paraId="02FC39F3" w14:textId="77777777" w:rsidR="00340916" w:rsidRPr="00E70E8E" w:rsidRDefault="00340916" w:rsidP="000A3C0B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IAM</w:t>
            </w:r>
          </w:p>
        </w:tc>
        <w:tc>
          <w:tcPr>
            <w:tcW w:w="0" w:type="auto"/>
          </w:tcPr>
          <w:p w14:paraId="5A6D334C" w14:textId="11554DDE" w:rsidR="00340916" w:rsidRDefault="00340916" w:rsidP="000A3C0B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Fulfilling </w:t>
            </w:r>
            <w:r w:rsidR="00643DB9">
              <w:rPr>
                <w:iCs/>
                <w:sz w:val="20"/>
                <w:szCs w:val="20"/>
              </w:rPr>
              <w:t>Spotlight / Okta Customer Console</w:t>
            </w:r>
            <w:r>
              <w:rPr>
                <w:iCs/>
                <w:sz w:val="20"/>
                <w:szCs w:val="20"/>
              </w:rPr>
              <w:t xml:space="preserve"> access requests will be the responsibility of the IAM team.</w:t>
            </w:r>
          </w:p>
          <w:p w14:paraId="72E921DB" w14:textId="6B631B64" w:rsidR="00340916" w:rsidRPr="001951C7" w:rsidRDefault="00340916" w:rsidP="001951C7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 access requests are to have </w:t>
            </w:r>
            <w:r w:rsidR="001951C7">
              <w:rPr>
                <w:iCs/>
                <w:sz w:val="20"/>
                <w:szCs w:val="20"/>
              </w:rPr>
              <w:t xml:space="preserve">the approval of the </w:t>
            </w:r>
            <w:r w:rsidRPr="001951C7">
              <w:rPr>
                <w:iCs/>
                <w:sz w:val="20"/>
                <w:szCs w:val="20"/>
              </w:rPr>
              <w:t>Manager of Alternative Channels (Michael White</w:t>
            </w:r>
            <w:r w:rsidR="00F573A5">
              <w:rPr>
                <w:iCs/>
                <w:sz w:val="20"/>
                <w:szCs w:val="20"/>
              </w:rPr>
              <w:t>/Francis Ho</w:t>
            </w:r>
            <w:r w:rsidRPr="001951C7"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4C4B941" w14:textId="77777777" w:rsidR="00340916" w:rsidRPr="00E70E8E" w:rsidRDefault="00340916" w:rsidP="000A3C0B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ServiceNow application via Buddy or help desk</w:t>
            </w:r>
          </w:p>
        </w:tc>
      </w:tr>
    </w:tbl>
    <w:p w14:paraId="54070C07" w14:textId="77777777" w:rsidR="00966F12" w:rsidRPr="00DD7A06" w:rsidRDefault="00966F12"/>
    <w:p w14:paraId="2DC9DCFE" w14:textId="77777777" w:rsidR="002F3529" w:rsidRPr="00244F51" w:rsidRDefault="002F3529" w:rsidP="00EE0F1D">
      <w:pPr>
        <w:rPr>
          <w:iCs/>
        </w:rPr>
      </w:pPr>
    </w:p>
    <w:p w14:paraId="76162C90" w14:textId="77777777" w:rsidR="0091782C" w:rsidRDefault="0091782C">
      <w:pP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</w:pPr>
      <w:r>
        <w:br w:type="page"/>
      </w:r>
    </w:p>
    <w:p w14:paraId="5F0A718E" w14:textId="51CE656F" w:rsidR="00EE0F1D" w:rsidRDefault="00154D8C" w:rsidP="00154D8C">
      <w:pPr>
        <w:pStyle w:val="Heading2"/>
      </w:pPr>
      <w:bookmarkStart w:id="31" w:name="_Toc80781153"/>
      <w:r>
        <w:lastRenderedPageBreak/>
        <w:t>Operational</w:t>
      </w:r>
      <w:r w:rsidR="00D41072">
        <w:t xml:space="preserve"> Support Phase</w:t>
      </w:r>
      <w:bookmarkEnd w:id="31"/>
    </w:p>
    <w:p w14:paraId="6E9E369B" w14:textId="14689025" w:rsidR="00EE0F1D" w:rsidRDefault="00EE0F1D" w:rsidP="00154D8C">
      <w:pPr>
        <w:pStyle w:val="Heading3"/>
      </w:pPr>
      <w:bookmarkStart w:id="32" w:name="_Toc80781154"/>
      <w:r>
        <w:t xml:space="preserve">Support Process Flow </w:t>
      </w:r>
      <w:bookmarkEnd w:id="32"/>
      <w:r w:rsidR="005D5F35">
        <w:t>– Future State</w:t>
      </w:r>
    </w:p>
    <w:p w14:paraId="1E419401" w14:textId="6494CABB" w:rsidR="00015DFC" w:rsidRPr="00015DFC" w:rsidRDefault="00823D80" w:rsidP="00015DFC">
      <w:r>
        <w:object w:dxaOrig="30226" w:dyaOrig="18473" w14:anchorId="30413428">
          <v:shape id="_x0000_i1031" type="#_x0000_t75" style="width:503.3pt;height:307.45pt" o:ole="">
            <v:imagedata r:id="rId26" o:title=""/>
          </v:shape>
          <o:OLEObject Type="Embed" ProgID="Visio.Drawing.15" ShapeID="_x0000_i1031" DrawAspect="Content" ObjectID="_1712048121" r:id="rId27"/>
        </w:object>
      </w:r>
    </w:p>
    <w:p w14:paraId="18EEA28B" w14:textId="48560F09" w:rsidR="00B00623" w:rsidRPr="0025645E" w:rsidRDefault="0025645E" w:rsidP="0025645E">
      <w:pPr>
        <w:rPr>
          <w:i/>
        </w:rPr>
      </w:pPr>
      <w:r w:rsidRPr="0025645E">
        <w:rPr>
          <w:i/>
        </w:rPr>
        <w:t>See</w:t>
      </w:r>
      <w:r w:rsidRPr="00B52105">
        <w:rPr>
          <w:i/>
        </w:rPr>
        <w:t xml:space="preserve"> appendix </w:t>
      </w:r>
      <w:r w:rsidR="00B52105">
        <w:rPr>
          <w:i/>
        </w:rPr>
        <w:t>A</w:t>
      </w:r>
      <w:r w:rsidRPr="0025645E">
        <w:rPr>
          <w:i/>
        </w:rPr>
        <w:t xml:space="preserve"> for detailed task </w:t>
      </w:r>
      <w:r w:rsidR="003D238E" w:rsidRPr="0025645E">
        <w:rPr>
          <w:i/>
        </w:rPr>
        <w:t>descriptions.</w:t>
      </w:r>
    </w:p>
    <w:p w14:paraId="5504B63D" w14:textId="54E0DEC1" w:rsidR="007D6E39" w:rsidRDefault="007D6E39">
      <w:pPr>
        <w:rPr>
          <w:rFonts w:asciiTheme="majorHAnsi" w:hAnsiTheme="majorHAnsi" w:cstheme="majorHAnsi"/>
          <w:b/>
          <w:spacing w:val="-5"/>
          <w:sz w:val="24"/>
          <w:szCs w:val="32"/>
        </w:rPr>
      </w:pPr>
    </w:p>
    <w:p w14:paraId="03AA5E5E" w14:textId="77777777" w:rsidR="006E173E" w:rsidRDefault="006E173E">
      <w:pPr>
        <w:rPr>
          <w:rFonts w:asciiTheme="majorHAnsi" w:hAnsiTheme="majorHAnsi" w:cstheme="majorHAnsi"/>
          <w:b/>
          <w:spacing w:val="-5"/>
          <w:sz w:val="24"/>
          <w:szCs w:val="32"/>
        </w:rPr>
      </w:pPr>
      <w:r>
        <w:br w:type="page"/>
      </w:r>
    </w:p>
    <w:p w14:paraId="4AB9A2CD" w14:textId="006A28C3" w:rsidR="00EE0F1D" w:rsidRDefault="00EE0F1D" w:rsidP="00154D8C">
      <w:pPr>
        <w:pStyle w:val="Heading3"/>
      </w:pPr>
      <w:bookmarkStart w:id="33" w:name="_Toc80781155"/>
      <w:r>
        <w:lastRenderedPageBreak/>
        <w:t>Operational Support Teams</w:t>
      </w:r>
      <w:bookmarkEnd w:id="33"/>
      <w:r w:rsidR="000A237E">
        <w:t xml:space="preserve"> </w:t>
      </w:r>
    </w:p>
    <w:p w14:paraId="12597490" w14:textId="77B91860" w:rsidR="00EC56DE" w:rsidRPr="00EC56DE" w:rsidRDefault="00EC56DE" w:rsidP="00EC56DE">
      <w:r w:rsidRPr="00EC56DE">
        <w:t xml:space="preserve">The following are areas of support, including escalation triggers, for support of the </w:t>
      </w:r>
      <w:r w:rsidR="005D5F35">
        <w:t>VCOO</w:t>
      </w:r>
      <w:r w:rsidRPr="00EC56DE">
        <w:t xml:space="preserve"> Service during the Operational phase of support.</w:t>
      </w:r>
    </w:p>
    <w:tbl>
      <w:tblPr>
        <w:tblStyle w:val="Corporate"/>
        <w:tblW w:w="9996" w:type="dxa"/>
        <w:tblInd w:w="69" w:type="dxa"/>
        <w:tblLook w:val="0420" w:firstRow="1" w:lastRow="0" w:firstColumn="0" w:lastColumn="0" w:noHBand="0" w:noVBand="1"/>
      </w:tblPr>
      <w:tblGrid>
        <w:gridCol w:w="1165"/>
        <w:gridCol w:w="1339"/>
        <w:gridCol w:w="3966"/>
        <w:gridCol w:w="3526"/>
      </w:tblGrid>
      <w:tr w:rsidR="003D238E" w:rsidRPr="00E94817" w14:paraId="7E3971DF" w14:textId="77777777" w:rsidTr="00E42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1165" w:type="dxa"/>
          </w:tcPr>
          <w:p w14:paraId="566FD9E3" w14:textId="77777777" w:rsidR="003D238E" w:rsidRPr="00EB2465" w:rsidRDefault="003D238E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>Support Level</w:t>
            </w:r>
          </w:p>
        </w:tc>
        <w:tc>
          <w:tcPr>
            <w:tcW w:w="1339" w:type="dxa"/>
          </w:tcPr>
          <w:p w14:paraId="1C06CD15" w14:textId="77777777" w:rsidR="003D238E" w:rsidRPr="00EB2465" w:rsidRDefault="003D238E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>Support Team</w:t>
            </w:r>
          </w:p>
        </w:tc>
        <w:tc>
          <w:tcPr>
            <w:tcW w:w="3966" w:type="dxa"/>
          </w:tcPr>
          <w:p w14:paraId="4BF65C85" w14:textId="77777777" w:rsidR="003D238E" w:rsidRPr="00EB2465" w:rsidRDefault="003D238E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>Scope of Support</w:t>
            </w:r>
          </w:p>
        </w:tc>
        <w:tc>
          <w:tcPr>
            <w:tcW w:w="3526" w:type="dxa"/>
          </w:tcPr>
          <w:p w14:paraId="45483581" w14:textId="77777777" w:rsidR="003D238E" w:rsidRPr="00EB2465" w:rsidRDefault="003D238E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Channel(s)</w:t>
            </w:r>
          </w:p>
        </w:tc>
      </w:tr>
      <w:tr w:rsidR="00E42D73" w:rsidRPr="0061783A" w14:paraId="29B33532" w14:textId="77777777" w:rsidTr="00E42D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1165" w:type="dxa"/>
          </w:tcPr>
          <w:p w14:paraId="7CD27A4F" w14:textId="232FA96D" w:rsidR="00E42D73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>Tier I</w:t>
            </w:r>
          </w:p>
        </w:tc>
        <w:tc>
          <w:tcPr>
            <w:tcW w:w="1339" w:type="dxa"/>
          </w:tcPr>
          <w:p w14:paraId="31AB241B" w14:textId="49193F4B" w:rsidR="00E42D73" w:rsidRPr="006611CE" w:rsidRDefault="005105F8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BCC team</w:t>
            </w:r>
          </w:p>
        </w:tc>
        <w:tc>
          <w:tcPr>
            <w:tcW w:w="3966" w:type="dxa"/>
          </w:tcPr>
          <w:p w14:paraId="6BEC9437" w14:textId="5447B97C" w:rsidR="00E42D73" w:rsidRPr="00616AC9" w:rsidRDefault="00E42D73" w:rsidP="005A5618">
            <w:pPr>
              <w:spacing w:after="0" w:line="240" w:lineRule="auto"/>
              <w:rPr>
                <w:i/>
                <w:sz w:val="20"/>
                <w:szCs w:val="20"/>
                <w:highlight w:val="yellow"/>
              </w:rPr>
            </w:pPr>
            <w:r w:rsidRPr="00E97A85">
              <w:rPr>
                <w:sz w:val="20"/>
                <w:szCs w:val="20"/>
              </w:rPr>
              <w:t>When</w:t>
            </w:r>
            <w:r>
              <w:rPr>
                <w:sz w:val="20"/>
                <w:szCs w:val="20"/>
              </w:rPr>
              <w:t xml:space="preserve"> the </w:t>
            </w:r>
            <w:r w:rsidR="005105F8">
              <w:rPr>
                <w:sz w:val="20"/>
                <w:szCs w:val="20"/>
              </w:rPr>
              <w:t xml:space="preserve">VCOO </w:t>
            </w:r>
            <w:r>
              <w:rPr>
                <w:sz w:val="20"/>
                <w:szCs w:val="20"/>
              </w:rPr>
              <w:t xml:space="preserve">client contacts the </w:t>
            </w:r>
            <w:r w:rsidR="005105F8">
              <w:rPr>
                <w:sz w:val="20"/>
                <w:szCs w:val="20"/>
              </w:rPr>
              <w:t>BCC</w:t>
            </w:r>
            <w:r>
              <w:rPr>
                <w:sz w:val="20"/>
                <w:szCs w:val="20"/>
              </w:rPr>
              <w:t xml:space="preserve"> with an issue, </w:t>
            </w:r>
            <w:r w:rsidR="005105F8">
              <w:rPr>
                <w:sz w:val="20"/>
                <w:szCs w:val="20"/>
              </w:rPr>
              <w:t xml:space="preserve">BCC team </w:t>
            </w:r>
            <w:r>
              <w:rPr>
                <w:sz w:val="20"/>
                <w:szCs w:val="20"/>
              </w:rPr>
              <w:t xml:space="preserve">will </w:t>
            </w:r>
            <w:r w:rsidR="005105F8">
              <w:rPr>
                <w:sz w:val="20"/>
                <w:szCs w:val="20"/>
              </w:rPr>
              <w:t xml:space="preserve">evaluate the request and attempt to resolve the queries </w:t>
            </w:r>
            <w:r>
              <w:rPr>
                <w:sz w:val="20"/>
                <w:szCs w:val="20"/>
              </w:rPr>
              <w:t xml:space="preserve">notify the </w:t>
            </w:r>
            <w:r w:rsidR="005105F8">
              <w:rPr>
                <w:sz w:val="20"/>
                <w:szCs w:val="20"/>
              </w:rPr>
              <w:t>RM/VCOO team in cases of escalation.</w:t>
            </w:r>
          </w:p>
        </w:tc>
        <w:tc>
          <w:tcPr>
            <w:tcW w:w="3526" w:type="dxa"/>
          </w:tcPr>
          <w:p w14:paraId="69B6ED1C" w14:textId="1CADA9A5" w:rsidR="00E42D73" w:rsidRPr="00E42D73" w:rsidRDefault="00E42D73" w:rsidP="00E42D73">
            <w:pPr>
              <w:spacing w:after="0" w:line="240" w:lineRule="auto"/>
              <w:rPr>
                <w:szCs w:val="18"/>
              </w:rPr>
            </w:pPr>
            <w:r w:rsidRPr="00E97A85">
              <w:rPr>
                <w:sz w:val="20"/>
                <w:szCs w:val="20"/>
              </w:rPr>
              <w:t>Submit request by phone, email</w:t>
            </w:r>
            <w:r w:rsidR="00F573A5">
              <w:rPr>
                <w:sz w:val="20"/>
                <w:szCs w:val="20"/>
              </w:rPr>
              <w:t xml:space="preserve">. </w:t>
            </w:r>
            <w:r w:rsidRPr="00E97A85">
              <w:rPr>
                <w:sz w:val="20"/>
                <w:szCs w:val="20"/>
              </w:rPr>
              <w:t xml:space="preserve">Upon receipt, </w:t>
            </w:r>
            <w:r w:rsidR="00F573A5">
              <w:rPr>
                <w:sz w:val="20"/>
                <w:szCs w:val="20"/>
              </w:rPr>
              <w:t>VCOO team</w:t>
            </w:r>
            <w:r w:rsidRPr="00E97A85">
              <w:rPr>
                <w:sz w:val="20"/>
                <w:szCs w:val="20"/>
              </w:rPr>
              <w:t xml:space="preserve"> for further triage and resolve the issue. </w:t>
            </w:r>
            <w:r w:rsidR="00F573A5">
              <w:rPr>
                <w:sz w:val="20"/>
                <w:szCs w:val="20"/>
              </w:rPr>
              <w:t>BCC will contact RMs f</w:t>
            </w:r>
            <w:r w:rsidR="00A56597">
              <w:rPr>
                <w:sz w:val="20"/>
                <w:szCs w:val="20"/>
              </w:rPr>
              <w:t>o</w:t>
            </w:r>
            <w:r w:rsidR="00F573A5">
              <w:rPr>
                <w:sz w:val="20"/>
                <w:szCs w:val="20"/>
              </w:rPr>
              <w:t>r any product opening.</w:t>
            </w:r>
          </w:p>
        </w:tc>
      </w:tr>
      <w:tr w:rsidR="00E42D73" w:rsidRPr="00E97A85" w14:paraId="185C77A5" w14:textId="77777777" w:rsidTr="00E42D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1165" w:type="dxa"/>
          </w:tcPr>
          <w:p w14:paraId="5B0C99D3" w14:textId="0A5029C8" w:rsidR="00E42D73" w:rsidRPr="00E97A85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I</w:t>
            </w:r>
          </w:p>
        </w:tc>
        <w:tc>
          <w:tcPr>
            <w:tcW w:w="1339" w:type="dxa"/>
          </w:tcPr>
          <w:p w14:paraId="0D762B9E" w14:textId="41330CF5" w:rsidR="00E42D73" w:rsidRPr="00E97A85" w:rsidRDefault="005C77F2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RMs</w:t>
            </w:r>
          </w:p>
        </w:tc>
        <w:tc>
          <w:tcPr>
            <w:tcW w:w="3966" w:type="dxa"/>
          </w:tcPr>
          <w:p w14:paraId="4224EC61" w14:textId="09A46114" w:rsidR="00E42D73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Upon receipt </w:t>
            </w:r>
            <w:r w:rsidR="005C77F2">
              <w:rPr>
                <w:sz w:val="20"/>
                <w:szCs w:val="20"/>
              </w:rPr>
              <w:t>from a BCC team member</w:t>
            </w:r>
            <w:r w:rsidR="00E93C36">
              <w:rPr>
                <w:sz w:val="20"/>
                <w:szCs w:val="20"/>
              </w:rPr>
              <w:t xml:space="preserve"> as regards products opening/lending</w:t>
            </w:r>
            <w:r>
              <w:rPr>
                <w:sz w:val="20"/>
                <w:szCs w:val="20"/>
              </w:rPr>
              <w:t xml:space="preserve">, </w:t>
            </w:r>
            <w:r w:rsidR="00EA20E9">
              <w:rPr>
                <w:sz w:val="20"/>
                <w:szCs w:val="20"/>
              </w:rPr>
              <w:t>RMs</w:t>
            </w:r>
            <w:r>
              <w:rPr>
                <w:sz w:val="20"/>
                <w:szCs w:val="20"/>
              </w:rPr>
              <w:t xml:space="preserve"> will evaluate the request to </w:t>
            </w:r>
            <w:r w:rsidR="00A56597">
              <w:rPr>
                <w:sz w:val="20"/>
                <w:szCs w:val="20"/>
              </w:rPr>
              <w:t xml:space="preserve">actioned as required. </w:t>
            </w:r>
          </w:p>
          <w:p w14:paraId="1D8D2633" w14:textId="77777777" w:rsidR="00E42D73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</w:p>
          <w:p w14:paraId="410F72DA" w14:textId="40C0DE82" w:rsidR="00E42D73" w:rsidRPr="00E97A85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26" w:type="dxa"/>
          </w:tcPr>
          <w:p w14:paraId="39A10331" w14:textId="23319B18" w:rsidR="00E42D73" w:rsidRDefault="00E42D73" w:rsidP="005A5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</w:t>
            </w:r>
            <w:r w:rsidR="00EA20E9">
              <w:rPr>
                <w:sz w:val="20"/>
                <w:szCs w:val="20"/>
              </w:rPr>
              <w:t>RM</w:t>
            </w:r>
            <w:r w:rsidR="00E93C36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Resolves:</w:t>
            </w:r>
          </w:p>
          <w:p w14:paraId="79F85F9C" w14:textId="10E9BCC0" w:rsidR="00E42D73" w:rsidRDefault="00A56597" w:rsidP="00C904B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Contact the client as needed and </w:t>
            </w:r>
            <w:r w:rsidRPr="00A56597">
              <w:rPr>
                <w:sz w:val="20"/>
                <w:szCs w:val="20"/>
              </w:rPr>
              <w:t xml:space="preserve">Inform the BCC </w:t>
            </w:r>
            <w:r>
              <w:rPr>
                <w:sz w:val="20"/>
                <w:szCs w:val="20"/>
              </w:rPr>
              <w:t>of decision.</w:t>
            </w:r>
          </w:p>
          <w:p w14:paraId="5FC80B0A" w14:textId="3B7E3577" w:rsidR="00E42D73" w:rsidRPr="00327F0E" w:rsidRDefault="00E42D73" w:rsidP="00327F0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A20E9" w:rsidRPr="00E97A85" w14:paraId="38D2CEB1" w14:textId="77777777" w:rsidTr="00877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1165" w:type="dxa"/>
          </w:tcPr>
          <w:p w14:paraId="05F4E138" w14:textId="18A07C3F" w:rsidR="00EA20E9" w:rsidRPr="00E97A85" w:rsidRDefault="00EA20E9" w:rsidP="008779AF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Tier </w:t>
            </w:r>
            <w:r>
              <w:rPr>
                <w:sz w:val="20"/>
                <w:szCs w:val="20"/>
              </w:rPr>
              <w:t xml:space="preserve">I </w:t>
            </w:r>
          </w:p>
        </w:tc>
        <w:tc>
          <w:tcPr>
            <w:tcW w:w="1339" w:type="dxa"/>
          </w:tcPr>
          <w:p w14:paraId="1E70D98B" w14:textId="13485F14" w:rsidR="00EA20E9" w:rsidRPr="00E97A85" w:rsidRDefault="00EA20E9" w:rsidP="008779A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VCOO</w:t>
            </w:r>
            <w:r w:rsidR="00F573A5">
              <w:rPr>
                <w:sz w:val="20"/>
                <w:szCs w:val="20"/>
              </w:rPr>
              <w:t xml:space="preserve"> Internal and VCOO Temenos</w:t>
            </w:r>
          </w:p>
        </w:tc>
        <w:tc>
          <w:tcPr>
            <w:tcW w:w="3966" w:type="dxa"/>
          </w:tcPr>
          <w:p w14:paraId="6A5665D0" w14:textId="1C98451F" w:rsidR="00EA20E9" w:rsidRPr="003F1A3E" w:rsidRDefault="00EA20E9" w:rsidP="008779AF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Upon receipt of an escalated </w:t>
            </w:r>
            <w:r>
              <w:rPr>
                <w:sz w:val="20"/>
                <w:szCs w:val="20"/>
              </w:rPr>
              <w:t>VCOO</w:t>
            </w:r>
            <w:r w:rsidRPr="003F1A3E">
              <w:rPr>
                <w:sz w:val="20"/>
                <w:szCs w:val="20"/>
              </w:rPr>
              <w:t xml:space="preserve"> request, </w:t>
            </w:r>
            <w:r w:rsidR="00F5077C" w:rsidRPr="003F1A3E">
              <w:rPr>
                <w:sz w:val="20"/>
                <w:szCs w:val="20"/>
              </w:rPr>
              <w:t>the team</w:t>
            </w:r>
            <w:r w:rsidRPr="003F1A3E">
              <w:rPr>
                <w:sz w:val="20"/>
                <w:szCs w:val="20"/>
              </w:rPr>
              <w:t xml:space="preserve"> will:</w:t>
            </w:r>
          </w:p>
          <w:p w14:paraId="0F8CBEDF" w14:textId="77777777" w:rsidR="00EA20E9" w:rsidRPr="003F1A3E" w:rsidRDefault="00EA20E9" w:rsidP="00C904B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Evaluate the issue</w:t>
            </w:r>
          </w:p>
          <w:p w14:paraId="2583307A" w14:textId="77777777" w:rsidR="00EA20E9" w:rsidRPr="003F1A3E" w:rsidRDefault="00EA20E9" w:rsidP="00C904B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Perform Root Cause Analysis to:</w:t>
            </w:r>
          </w:p>
          <w:p w14:paraId="34E78C64" w14:textId="77777777" w:rsidR="00EA20E9" w:rsidRPr="003F1A3E" w:rsidRDefault="00EA20E9" w:rsidP="00C904BD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Resolve the issue &amp; close the request, OR</w:t>
            </w:r>
          </w:p>
          <w:p w14:paraId="3201AA87" w14:textId="77777777" w:rsidR="00EA20E9" w:rsidRPr="00E97A85" w:rsidRDefault="00EA20E9" w:rsidP="008779AF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Engage additional teams/vendors for escalated support. </w:t>
            </w:r>
          </w:p>
        </w:tc>
        <w:tc>
          <w:tcPr>
            <w:tcW w:w="3526" w:type="dxa"/>
          </w:tcPr>
          <w:p w14:paraId="04F7BA7D" w14:textId="34D158A3" w:rsidR="00EA20E9" w:rsidRPr="00CC0C9C" w:rsidRDefault="00EA20E9" w:rsidP="008779AF">
            <w:pPr>
              <w:spacing w:after="0" w:line="240" w:lineRule="auto"/>
              <w:rPr>
                <w:sz w:val="20"/>
                <w:szCs w:val="24"/>
              </w:rPr>
            </w:pPr>
            <w:r w:rsidRPr="00CC0C9C">
              <w:rPr>
                <w:sz w:val="20"/>
                <w:szCs w:val="24"/>
              </w:rPr>
              <w:t xml:space="preserve">Work to resolve the incident, engaging </w:t>
            </w:r>
            <w:r w:rsidR="00271218">
              <w:rPr>
                <w:sz w:val="20"/>
                <w:szCs w:val="24"/>
              </w:rPr>
              <w:t>next level support and external</w:t>
            </w:r>
            <w:r w:rsidRPr="00CC0C9C">
              <w:rPr>
                <w:sz w:val="20"/>
                <w:szCs w:val="24"/>
              </w:rPr>
              <w:t xml:space="preserve"> vendors </w:t>
            </w:r>
            <w:r w:rsidR="00271218">
              <w:rPr>
                <w:sz w:val="20"/>
                <w:szCs w:val="24"/>
              </w:rPr>
              <w:t>if required</w:t>
            </w:r>
            <w:r w:rsidRPr="00CC0C9C">
              <w:rPr>
                <w:sz w:val="20"/>
                <w:szCs w:val="24"/>
              </w:rPr>
              <w:t>. Upon successful resolution:</w:t>
            </w:r>
          </w:p>
          <w:p w14:paraId="2EB9FECA" w14:textId="77777777" w:rsidR="00EA20E9" w:rsidRDefault="00EA20E9" w:rsidP="00C904B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 the Incident, outlining any resolution activities</w:t>
            </w:r>
          </w:p>
          <w:p w14:paraId="307059C2" w14:textId="77777777" w:rsidR="00EA20E9" w:rsidRDefault="00EA20E9" w:rsidP="00C904B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Resolving the Incident will trigger an email to the BCC Support person, who can then follow-up with the VCOO client and perform any resolution activities required.</w:t>
            </w:r>
          </w:p>
          <w:p w14:paraId="6130412A" w14:textId="77777777" w:rsidR="00EA20E9" w:rsidRDefault="00EA20E9" w:rsidP="008779AF">
            <w:pPr>
              <w:pStyle w:val="ListParagraph"/>
              <w:spacing w:after="0" w:line="240" w:lineRule="auto"/>
              <w:rPr>
                <w:sz w:val="20"/>
                <w:szCs w:val="20"/>
              </w:rPr>
            </w:pPr>
          </w:p>
          <w:p w14:paraId="1340D25C" w14:textId="77777777" w:rsidR="00EA20E9" w:rsidRPr="00E97A85" w:rsidRDefault="00EA20E9" w:rsidP="008779AF">
            <w:pPr>
              <w:spacing w:after="0" w:line="240" w:lineRule="auto"/>
              <w:rPr>
                <w:sz w:val="20"/>
                <w:szCs w:val="20"/>
              </w:rPr>
            </w:pPr>
            <w:r w:rsidRPr="00E03A24">
              <w:rPr>
                <w:b/>
                <w:i/>
                <w:sz w:val="20"/>
                <w:szCs w:val="20"/>
              </w:rPr>
              <w:t>!Note:</w:t>
            </w:r>
            <w:r w:rsidRPr="00E03A24">
              <w:rPr>
                <w:i/>
                <w:sz w:val="20"/>
                <w:szCs w:val="20"/>
              </w:rPr>
              <w:t xml:space="preserve"> </w:t>
            </w:r>
            <w:r w:rsidRPr="003F1A3E">
              <w:rPr>
                <w:i/>
                <w:sz w:val="20"/>
                <w:szCs w:val="20"/>
              </w:rPr>
              <w:t xml:space="preserve">Standard </w:t>
            </w:r>
            <w:r>
              <w:rPr>
                <w:i/>
                <w:sz w:val="20"/>
                <w:szCs w:val="20"/>
              </w:rPr>
              <w:t>Information Technology Infrastructure Library (</w:t>
            </w:r>
            <w:r w:rsidRPr="007F3C56">
              <w:rPr>
                <w:i/>
                <w:sz w:val="20"/>
                <w:szCs w:val="20"/>
              </w:rPr>
              <w:t>ITIL</w:t>
            </w:r>
            <w:r>
              <w:rPr>
                <w:i/>
                <w:sz w:val="20"/>
                <w:szCs w:val="20"/>
              </w:rPr>
              <w:t>)</w:t>
            </w:r>
            <w:r w:rsidRPr="003F1A3E">
              <w:rPr>
                <w:i/>
                <w:sz w:val="20"/>
                <w:szCs w:val="20"/>
              </w:rPr>
              <w:t xml:space="preserve"> processes will be used for Incident Escalation and resolution, including production deployments.</w:t>
            </w:r>
          </w:p>
        </w:tc>
      </w:tr>
      <w:tr w:rsidR="00271218" w:rsidRPr="00E97A85" w14:paraId="503D9C8C" w14:textId="77777777" w:rsidTr="008779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1165" w:type="dxa"/>
          </w:tcPr>
          <w:p w14:paraId="22073565" w14:textId="1104F1F1" w:rsidR="00271218" w:rsidRPr="003F1A3E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II</w:t>
            </w:r>
          </w:p>
        </w:tc>
        <w:tc>
          <w:tcPr>
            <w:tcW w:w="1339" w:type="dxa"/>
          </w:tcPr>
          <w:p w14:paraId="099824E2" w14:textId="3CE99DD8" w:rsidR="00271218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DTS/CAS</w:t>
            </w:r>
          </w:p>
        </w:tc>
        <w:tc>
          <w:tcPr>
            <w:tcW w:w="3966" w:type="dxa"/>
          </w:tcPr>
          <w:p w14:paraId="1C85A6A4" w14:textId="163234E0" w:rsidR="00271218" w:rsidRPr="003F1A3E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Upon receipt of an escalated </w:t>
            </w:r>
            <w:r>
              <w:rPr>
                <w:sz w:val="20"/>
                <w:szCs w:val="20"/>
              </w:rPr>
              <w:t xml:space="preserve">VCOO </w:t>
            </w:r>
            <w:r w:rsidRPr="003F1A3E">
              <w:rPr>
                <w:sz w:val="20"/>
                <w:szCs w:val="20"/>
              </w:rPr>
              <w:t>request, the tier I</w:t>
            </w:r>
            <w:r>
              <w:rPr>
                <w:sz w:val="20"/>
                <w:szCs w:val="20"/>
              </w:rPr>
              <w:t>I(DTS)</w:t>
            </w:r>
            <w:r w:rsidRPr="003F1A3E">
              <w:rPr>
                <w:sz w:val="20"/>
                <w:szCs w:val="20"/>
              </w:rPr>
              <w:t>team will:</w:t>
            </w:r>
          </w:p>
          <w:p w14:paraId="4E569E92" w14:textId="77777777" w:rsidR="00271218" w:rsidRPr="00AE017A" w:rsidRDefault="00271218" w:rsidP="00C904B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sz w:val="20"/>
                <w:szCs w:val="20"/>
              </w:rPr>
            </w:pPr>
            <w:r w:rsidRPr="00AE017A">
              <w:rPr>
                <w:sz w:val="20"/>
                <w:szCs w:val="20"/>
              </w:rPr>
              <w:t>Evaluate the issue</w:t>
            </w:r>
          </w:p>
          <w:p w14:paraId="6C0E1B55" w14:textId="77777777" w:rsidR="00271218" w:rsidRPr="00AE017A" w:rsidRDefault="00271218" w:rsidP="00271218">
            <w:pPr>
              <w:spacing w:after="0" w:line="240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    </w:t>
            </w:r>
            <w:r w:rsidRPr="00AE017A">
              <w:rPr>
                <w:sz w:val="20"/>
                <w:szCs w:val="20"/>
              </w:rPr>
              <w:t>Perform Root Cause Analysis to:</w:t>
            </w:r>
          </w:p>
          <w:p w14:paraId="743B72FA" w14:textId="77777777" w:rsidR="00271218" w:rsidRPr="003F1A3E" w:rsidRDefault="00271218" w:rsidP="00C904BD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Resolve the issue &amp; close the request, OR</w:t>
            </w:r>
          </w:p>
          <w:p w14:paraId="2CCBA6A1" w14:textId="27B6DEA0" w:rsidR="00271218" w:rsidRPr="003F1A3E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Engage vendors for escalated support. </w:t>
            </w:r>
          </w:p>
        </w:tc>
        <w:tc>
          <w:tcPr>
            <w:tcW w:w="3526" w:type="dxa"/>
          </w:tcPr>
          <w:p w14:paraId="2D877911" w14:textId="698F5B62" w:rsidR="00271218" w:rsidRPr="00CC0C9C" w:rsidRDefault="00271218" w:rsidP="00271218">
            <w:pPr>
              <w:spacing w:after="0" w:line="240" w:lineRule="auto"/>
              <w:rPr>
                <w:sz w:val="20"/>
                <w:szCs w:val="24"/>
              </w:rPr>
            </w:pPr>
            <w:r w:rsidRPr="00CC0C9C">
              <w:rPr>
                <w:sz w:val="20"/>
                <w:szCs w:val="24"/>
              </w:rPr>
              <w:t>Work to resolve the incident and</w:t>
            </w:r>
            <w:r>
              <w:rPr>
                <w:sz w:val="20"/>
                <w:szCs w:val="24"/>
              </w:rPr>
              <w:t xml:space="preserve"> </w:t>
            </w:r>
            <w:r w:rsidRPr="00CC0C9C">
              <w:rPr>
                <w:sz w:val="20"/>
                <w:szCs w:val="24"/>
              </w:rPr>
              <w:t>engag</w:t>
            </w:r>
            <w:r>
              <w:rPr>
                <w:sz w:val="20"/>
                <w:szCs w:val="24"/>
              </w:rPr>
              <w:t xml:space="preserve">e external </w:t>
            </w:r>
            <w:r w:rsidRPr="00CC0C9C">
              <w:rPr>
                <w:sz w:val="20"/>
                <w:szCs w:val="24"/>
              </w:rPr>
              <w:t xml:space="preserve">vendors </w:t>
            </w:r>
            <w:r>
              <w:rPr>
                <w:sz w:val="20"/>
                <w:szCs w:val="24"/>
              </w:rPr>
              <w:t>if</w:t>
            </w:r>
            <w:r w:rsidRPr="00CC0C9C">
              <w:rPr>
                <w:sz w:val="20"/>
                <w:szCs w:val="24"/>
              </w:rPr>
              <w:t xml:space="preserve"> required. Upon successful resolution:</w:t>
            </w:r>
          </w:p>
          <w:p w14:paraId="413C4BF4" w14:textId="77777777" w:rsidR="00271218" w:rsidRDefault="00271218" w:rsidP="00C904B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 the Incident, outlining any resolution activities</w:t>
            </w:r>
          </w:p>
          <w:p w14:paraId="413AB41F" w14:textId="77777777" w:rsidR="00271218" w:rsidRDefault="00271218" w:rsidP="00C904B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Resolving the Incident will trigger an email to the BCC Support person, who can then follow-up with the customer and perform any resolution activities required.</w:t>
            </w:r>
          </w:p>
          <w:p w14:paraId="041CD2FF" w14:textId="77777777" w:rsidR="00271218" w:rsidRDefault="00271218" w:rsidP="00271218">
            <w:pPr>
              <w:pStyle w:val="ListParagraph"/>
              <w:spacing w:after="0" w:line="240" w:lineRule="auto"/>
              <w:rPr>
                <w:sz w:val="20"/>
                <w:szCs w:val="20"/>
              </w:rPr>
            </w:pPr>
          </w:p>
          <w:p w14:paraId="1BC42EA1" w14:textId="60D729EC" w:rsidR="00271218" w:rsidRPr="00CC0C9C" w:rsidRDefault="00271218" w:rsidP="00271218">
            <w:pPr>
              <w:spacing w:after="0" w:line="240" w:lineRule="auto"/>
              <w:rPr>
                <w:sz w:val="20"/>
                <w:szCs w:val="24"/>
              </w:rPr>
            </w:pPr>
            <w:r w:rsidRPr="00E03A24">
              <w:rPr>
                <w:b/>
                <w:i/>
                <w:sz w:val="20"/>
                <w:szCs w:val="20"/>
              </w:rPr>
              <w:t>!Note:</w:t>
            </w:r>
            <w:r w:rsidRPr="00E03A24">
              <w:rPr>
                <w:i/>
                <w:sz w:val="20"/>
                <w:szCs w:val="20"/>
              </w:rPr>
              <w:t xml:space="preserve"> </w:t>
            </w:r>
            <w:r w:rsidRPr="003F1A3E">
              <w:rPr>
                <w:i/>
                <w:sz w:val="20"/>
                <w:szCs w:val="20"/>
              </w:rPr>
              <w:t xml:space="preserve">Standard </w:t>
            </w:r>
            <w:r>
              <w:rPr>
                <w:i/>
                <w:sz w:val="20"/>
                <w:szCs w:val="20"/>
              </w:rPr>
              <w:t>Information Technology Infrastructure Library (</w:t>
            </w:r>
            <w:r w:rsidRPr="007F3C56">
              <w:rPr>
                <w:i/>
                <w:sz w:val="20"/>
                <w:szCs w:val="20"/>
              </w:rPr>
              <w:t>ITIL</w:t>
            </w:r>
            <w:r>
              <w:rPr>
                <w:i/>
                <w:sz w:val="20"/>
                <w:szCs w:val="20"/>
              </w:rPr>
              <w:t>)</w:t>
            </w:r>
            <w:r w:rsidRPr="003F1A3E">
              <w:rPr>
                <w:i/>
                <w:sz w:val="20"/>
                <w:szCs w:val="20"/>
              </w:rPr>
              <w:t xml:space="preserve"> processes will be used for Incident Escalation and resolution, including production deployments.</w:t>
            </w:r>
          </w:p>
        </w:tc>
      </w:tr>
      <w:tr w:rsidR="00271218" w:rsidRPr="0061783A" w14:paraId="16E957D0" w14:textId="77777777" w:rsidTr="00E42D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1165" w:type="dxa"/>
          </w:tcPr>
          <w:p w14:paraId="2E66B5D5" w14:textId="69B96C4A" w:rsidR="00271218" w:rsidRPr="00E94817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lastRenderedPageBreak/>
              <w:t>Tier I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339" w:type="dxa"/>
          </w:tcPr>
          <w:p w14:paraId="355A6B65" w14:textId="7D15F9A1" w:rsidR="00271218" w:rsidRPr="006611CE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>IAM</w:t>
            </w:r>
          </w:p>
        </w:tc>
        <w:tc>
          <w:tcPr>
            <w:tcW w:w="3966" w:type="dxa"/>
          </w:tcPr>
          <w:p w14:paraId="3D3D721B" w14:textId="0975CEA5" w:rsidR="00271218" w:rsidRPr="00616AC9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Upon receipt of an </w:t>
            </w:r>
            <w:r w:rsidRPr="00E97A85">
              <w:rPr>
                <w:b/>
                <w:sz w:val="20"/>
                <w:szCs w:val="20"/>
              </w:rPr>
              <w:t>APPROVED</w:t>
            </w:r>
            <w:r w:rsidRPr="00E97A8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Spotlight or Okta Customer Console </w:t>
            </w:r>
            <w:r w:rsidRPr="00E97A85">
              <w:rPr>
                <w:sz w:val="20"/>
                <w:szCs w:val="20"/>
              </w:rPr>
              <w:t>access request, IAM will work with the requestor to set up their permissions (including multi-Factor authentication)</w:t>
            </w:r>
          </w:p>
        </w:tc>
        <w:tc>
          <w:tcPr>
            <w:tcW w:w="3526" w:type="dxa"/>
          </w:tcPr>
          <w:p w14:paraId="6EBCD4F5" w14:textId="77777777" w:rsidR="00271218" w:rsidRPr="00E97A85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Users who require </w:t>
            </w:r>
            <w:r>
              <w:rPr>
                <w:sz w:val="20"/>
                <w:szCs w:val="20"/>
              </w:rPr>
              <w:t>Spotlight or Okta Customer Console</w:t>
            </w:r>
            <w:r w:rsidRPr="00E97A85">
              <w:rPr>
                <w:sz w:val="20"/>
                <w:szCs w:val="20"/>
              </w:rPr>
              <w:t xml:space="preserve"> access will use a new Buddy request (Via Buddy:</w:t>
            </w:r>
            <w:r>
              <w:rPr>
                <w:sz w:val="20"/>
                <w:szCs w:val="20"/>
              </w:rPr>
              <w:t xml:space="preserve"> </w:t>
            </w:r>
            <w:r w:rsidRPr="00E97A85">
              <w:rPr>
                <w:sz w:val="20"/>
                <w:szCs w:val="20"/>
              </w:rPr>
              <w:t>Service Catalog&gt;&gt;Access Requests&gt;&gt;</w:t>
            </w:r>
            <w:r>
              <w:rPr>
                <w:sz w:val="20"/>
                <w:szCs w:val="20"/>
              </w:rPr>
              <w:t>Spotlight or Okta Customer Console</w:t>
            </w:r>
            <w:r w:rsidRPr="00E97A85">
              <w:rPr>
                <w:sz w:val="20"/>
                <w:szCs w:val="20"/>
              </w:rPr>
              <w:t>*)</w:t>
            </w:r>
          </w:p>
          <w:p w14:paraId="5D42B642" w14:textId="77777777" w:rsidR="00271218" w:rsidRPr="00E97A85" w:rsidRDefault="00271218" w:rsidP="00271218">
            <w:pPr>
              <w:spacing w:after="0" w:line="240" w:lineRule="auto"/>
              <w:rPr>
                <w:sz w:val="20"/>
                <w:szCs w:val="20"/>
              </w:rPr>
            </w:pPr>
          </w:p>
          <w:p w14:paraId="2A5195B7" w14:textId="6356FA89" w:rsidR="00271218" w:rsidRPr="00616AC9" w:rsidRDefault="00271218" w:rsidP="00C904B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b/>
                <w:i/>
                <w:sz w:val="20"/>
                <w:szCs w:val="20"/>
              </w:rPr>
              <w:t>* If the Buddy request has not yet been implemented, staff will submit a “Report an Issue&gt;&gt;Contact IS”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 w:rsidRPr="00E97A85">
              <w:rPr>
                <w:b/>
                <w:i/>
                <w:sz w:val="20"/>
                <w:szCs w:val="20"/>
              </w:rPr>
              <w:t>request detailing the access they are requesting.</w:t>
            </w:r>
          </w:p>
        </w:tc>
      </w:tr>
    </w:tbl>
    <w:p w14:paraId="0CADA394" w14:textId="7D2BD4B0" w:rsidR="00B075B7" w:rsidRDefault="00B075B7" w:rsidP="006E173E"/>
    <w:p w14:paraId="659A824A" w14:textId="358E856E" w:rsidR="00E97A85" w:rsidRDefault="00E97A85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</w:p>
    <w:p w14:paraId="541D1BA1" w14:textId="7C691012" w:rsidR="00EF56B8" w:rsidRDefault="00EF56B8" w:rsidP="00C24AC2">
      <w:pPr>
        <w:pStyle w:val="Heading1"/>
      </w:pPr>
      <w:bookmarkStart w:id="34" w:name="_Toc80781156"/>
      <w:r>
        <w:t>Sign-off</w:t>
      </w:r>
      <w:bookmarkEnd w:id="34"/>
    </w:p>
    <w:tbl>
      <w:tblPr>
        <w:tblStyle w:val="Corporate"/>
        <w:tblW w:w="9758" w:type="dxa"/>
        <w:tblInd w:w="-23" w:type="dxa"/>
        <w:tblLook w:val="0420" w:firstRow="1" w:lastRow="0" w:firstColumn="0" w:lastColumn="0" w:noHBand="0" w:noVBand="1"/>
      </w:tblPr>
      <w:tblGrid>
        <w:gridCol w:w="3039"/>
        <w:gridCol w:w="1777"/>
        <w:gridCol w:w="3171"/>
        <w:gridCol w:w="1771"/>
      </w:tblGrid>
      <w:tr w:rsidR="009850A3" w:rsidRPr="002A2ACF" w14:paraId="35105C8E" w14:textId="77777777" w:rsidTr="001D4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14:paraId="7BB9D28A" w14:textId="77777777" w:rsidR="004E2076" w:rsidRPr="002A2ACF" w:rsidRDefault="004E2076" w:rsidP="00D00619">
            <w:pPr>
              <w:spacing w:after="0" w:line="240" w:lineRule="auto"/>
              <w:rPr>
                <w:rFonts w:asciiTheme="minorHAnsi" w:hAnsiTheme="minorHAnsi" w:cstheme="minorHAnsi"/>
                <w:b w:val="0"/>
                <w:color w:val="FFFFFF" w:themeColor="background1"/>
                <w:szCs w:val="18"/>
              </w:rPr>
            </w:pPr>
            <w:r w:rsidRPr="002A2ACF">
              <w:rPr>
                <w:rFonts w:asciiTheme="minorHAnsi" w:hAnsiTheme="minorHAnsi" w:cstheme="minorHAnsi"/>
                <w:color w:val="FFFFFF" w:themeColor="background1"/>
                <w:szCs w:val="18"/>
              </w:rPr>
              <w:t>Name &amp; Title</w:t>
            </w:r>
          </w:p>
        </w:tc>
        <w:tc>
          <w:tcPr>
            <w:tcW w:w="1777" w:type="dxa"/>
          </w:tcPr>
          <w:p w14:paraId="79D78473" w14:textId="77777777" w:rsidR="004E2076" w:rsidRPr="002A2ACF" w:rsidRDefault="004E2076" w:rsidP="00D00619">
            <w:pPr>
              <w:spacing w:after="0" w:line="240" w:lineRule="auto"/>
              <w:rPr>
                <w:rFonts w:asciiTheme="minorHAnsi" w:hAnsiTheme="minorHAnsi" w:cstheme="minorHAnsi"/>
                <w:color w:val="FFFFFF" w:themeColor="background1"/>
                <w:szCs w:val="18"/>
              </w:rPr>
            </w:pPr>
            <w:r w:rsidRPr="002A2ACF">
              <w:rPr>
                <w:rFonts w:asciiTheme="minorHAnsi" w:hAnsiTheme="minorHAnsi" w:cstheme="minorHAnsi"/>
                <w:color w:val="FFFFFF" w:themeColor="background1"/>
                <w:szCs w:val="18"/>
              </w:rPr>
              <w:t>Date of Sign-off</w:t>
            </w:r>
          </w:p>
        </w:tc>
        <w:tc>
          <w:tcPr>
            <w:tcW w:w="3171" w:type="dxa"/>
          </w:tcPr>
          <w:p w14:paraId="4E7F6928" w14:textId="489229F5" w:rsidR="004E2076" w:rsidRPr="002A2ACF" w:rsidRDefault="004E2076" w:rsidP="00D00619">
            <w:pPr>
              <w:spacing w:after="0" w:line="240" w:lineRule="auto"/>
              <w:rPr>
                <w:rFonts w:cstheme="minorHAnsi"/>
                <w:color w:val="FFFFFF" w:themeColor="background1"/>
                <w:szCs w:val="18"/>
              </w:rPr>
            </w:pPr>
            <w:r w:rsidRPr="002A2ACF">
              <w:rPr>
                <w:rFonts w:cstheme="minorHAnsi"/>
                <w:color w:val="FFFFFF" w:themeColor="background1"/>
                <w:szCs w:val="18"/>
              </w:rPr>
              <w:t>Approval Email</w:t>
            </w:r>
          </w:p>
        </w:tc>
        <w:tc>
          <w:tcPr>
            <w:tcW w:w="1771" w:type="dxa"/>
          </w:tcPr>
          <w:p w14:paraId="5C01330D" w14:textId="4369D78F" w:rsidR="004E2076" w:rsidRPr="002A2ACF" w:rsidRDefault="004E2076" w:rsidP="00D00619">
            <w:pPr>
              <w:spacing w:after="0" w:line="240" w:lineRule="auto"/>
              <w:rPr>
                <w:rFonts w:asciiTheme="minorHAnsi" w:hAnsiTheme="minorHAnsi" w:cstheme="minorHAnsi"/>
                <w:b w:val="0"/>
                <w:color w:val="FFFFFF" w:themeColor="background1"/>
                <w:szCs w:val="18"/>
              </w:rPr>
            </w:pPr>
            <w:r w:rsidRPr="002A2ACF">
              <w:rPr>
                <w:rFonts w:asciiTheme="minorHAnsi" w:hAnsiTheme="minorHAnsi" w:cstheme="minorHAnsi"/>
                <w:color w:val="FFFFFF" w:themeColor="background1"/>
                <w:szCs w:val="18"/>
              </w:rPr>
              <w:t>Digital Sign-off</w:t>
            </w:r>
          </w:p>
        </w:tc>
      </w:tr>
      <w:tr w:rsidR="005C2AA9" w:rsidRPr="00BF4138" w14:paraId="79DA43D7" w14:textId="77777777" w:rsidTr="001D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14:paraId="21834C12" w14:textId="77777777" w:rsidR="005C2AA9" w:rsidRPr="00CE4DBF" w:rsidRDefault="005C2AA9" w:rsidP="00D00619">
            <w:pPr>
              <w:spacing w:after="0" w:line="240" w:lineRule="auto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 w:rsidRPr="00CE4DBF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Michael White</w:t>
            </w:r>
          </w:p>
          <w:p w14:paraId="66C91BD0" w14:textId="06670FF5" w:rsidR="005C2AA9" w:rsidRPr="00BF4138" w:rsidRDefault="005C2AA9" w:rsidP="00D00619">
            <w:pPr>
              <w:spacing w:after="0" w:line="240" w:lineRule="auto"/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</w:rPr>
            </w:pPr>
            <w:r w:rsidRPr="00BF4138"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AVP &amp; Manager, Alternative Channels</w:t>
            </w:r>
          </w:p>
        </w:tc>
        <w:tc>
          <w:tcPr>
            <w:tcW w:w="1777" w:type="dxa"/>
          </w:tcPr>
          <w:p w14:paraId="59AC6B8A" w14:textId="249EFE06" w:rsidR="005C2AA9" w:rsidRPr="00BF4138" w:rsidRDefault="005C2AA9" w:rsidP="00D006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</w:p>
        </w:tc>
        <w:tc>
          <w:tcPr>
            <w:tcW w:w="3171" w:type="dxa"/>
          </w:tcPr>
          <w:p w14:paraId="47DF682E" w14:textId="615EBDB1" w:rsidR="005C2AA9" w:rsidRDefault="005C2AA9" w:rsidP="00D00619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sdt>
          <w:sdtPr>
            <w:rPr>
              <w:rFonts w:ascii="Wingdings" w:hAnsi="Wingdings" w:cstheme="minorHAnsi"/>
              <w:color w:val="111111" w:themeColor="text1"/>
              <w:szCs w:val="18"/>
            </w:rPr>
            <w:id w:val="-2026623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14:paraId="46A66E17" w14:textId="3ACD185B" w:rsidR="005C2AA9" w:rsidRPr="000509AB" w:rsidRDefault="00CE4DBF" w:rsidP="00D00619">
                <w:pPr>
                  <w:spacing w:after="0" w:line="240" w:lineRule="auto"/>
                  <w:jc w:val="center"/>
                  <w:rPr>
                    <w:rFonts w:ascii="Wingdings" w:hAnsi="Wingdings" w:cstheme="minorHAnsi"/>
                    <w:color w:val="111111" w:themeColor="text1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color w:val="111111" w:themeColor="text1"/>
                    <w:szCs w:val="18"/>
                  </w:rPr>
                  <w:t>☐</w:t>
                </w:r>
              </w:p>
            </w:tc>
          </w:sdtContent>
        </w:sdt>
      </w:tr>
      <w:tr w:rsidR="009850A3" w:rsidRPr="00BF4138" w14:paraId="5A0556C4" w14:textId="77777777" w:rsidTr="001D4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3039" w:type="dxa"/>
          </w:tcPr>
          <w:p w14:paraId="11E60282" w14:textId="77777777" w:rsidR="004E2076" w:rsidRPr="00CE4DBF" w:rsidRDefault="004E2076" w:rsidP="00492CDE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 w:rsidRPr="00CE4DBF">
              <w:rPr>
                <w:rFonts w:cstheme="minorHAnsi"/>
                <w:color w:val="111111" w:themeColor="text1"/>
                <w:sz w:val="20"/>
                <w:szCs w:val="20"/>
              </w:rPr>
              <w:t>Stacy Schmidt</w:t>
            </w:r>
          </w:p>
          <w:p w14:paraId="756C6581" w14:textId="11D90B00" w:rsidR="004E2076" w:rsidRPr="00BF4138" w:rsidRDefault="004E2076" w:rsidP="00492CDE">
            <w:pPr>
              <w:spacing w:after="0" w:line="240" w:lineRule="auto"/>
              <w:rPr>
                <w:rFonts w:cstheme="minorHAnsi"/>
                <w:color w:val="111111" w:themeColor="text1"/>
                <w:szCs w:val="18"/>
              </w:rPr>
            </w:pPr>
            <w:r w:rsidRPr="004E2076"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Head, Digital Delivery &amp; Management</w:t>
            </w:r>
            <w:r>
              <w:rPr>
                <w:rFonts w:cstheme="minorHAnsi"/>
                <w:color w:val="111111" w:themeColor="text1"/>
                <w:szCs w:val="18"/>
              </w:rPr>
              <w:t xml:space="preserve"> </w:t>
            </w:r>
          </w:p>
        </w:tc>
        <w:tc>
          <w:tcPr>
            <w:tcW w:w="1777" w:type="dxa"/>
          </w:tcPr>
          <w:p w14:paraId="5A7EEEFD" w14:textId="06D40011" w:rsidR="004E2076" w:rsidRDefault="004E2076" w:rsidP="00492CDE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tc>
          <w:tcPr>
            <w:tcW w:w="3171" w:type="dxa"/>
          </w:tcPr>
          <w:p w14:paraId="7F5D9B19" w14:textId="7D4623B0" w:rsidR="004E2076" w:rsidRDefault="004E2076" w:rsidP="00492CDE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sdt>
          <w:sdtPr>
            <w:rPr>
              <w:rFonts w:cstheme="minorHAnsi"/>
              <w:color w:val="111111" w:themeColor="text1"/>
              <w:szCs w:val="18"/>
            </w:rPr>
            <w:id w:val="-2106101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14:paraId="52A333C1" w14:textId="6E2BE18D" w:rsidR="004E2076" w:rsidRDefault="00CE4DBF" w:rsidP="00492CDE">
                <w:pPr>
                  <w:spacing w:after="0" w:line="240" w:lineRule="auto"/>
                  <w:jc w:val="center"/>
                  <w:rPr>
                    <w:rFonts w:cstheme="minorHAnsi"/>
                    <w:color w:val="111111" w:themeColor="text1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color w:val="111111" w:themeColor="text1"/>
                    <w:szCs w:val="18"/>
                  </w:rPr>
                  <w:t>☐</w:t>
                </w:r>
              </w:p>
            </w:tc>
          </w:sdtContent>
        </w:sdt>
      </w:tr>
      <w:tr w:rsidR="001B0C27" w:rsidRPr="00BF4138" w14:paraId="6A945AD0" w14:textId="77777777" w:rsidTr="001D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14:paraId="5E787D3F" w14:textId="77777777" w:rsidR="001B0C27" w:rsidRPr="00CE4DBF" w:rsidRDefault="001B0C27" w:rsidP="001B0C27">
            <w:pPr>
              <w:spacing w:after="0" w:line="240" w:lineRule="auto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Edmund Chua</w:t>
            </w:r>
          </w:p>
          <w:p w14:paraId="37982A2D" w14:textId="4F69B9A5" w:rsidR="001B0C27" w:rsidRDefault="001B0C27" w:rsidP="001B0C27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AVP, Digital Strategy &amp; Innovation</w:t>
            </w:r>
          </w:p>
        </w:tc>
        <w:tc>
          <w:tcPr>
            <w:tcW w:w="1777" w:type="dxa"/>
          </w:tcPr>
          <w:p w14:paraId="6396C129" w14:textId="77777777" w:rsidR="001B0C27" w:rsidRDefault="001B0C27" w:rsidP="001B0C27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tc>
          <w:tcPr>
            <w:tcW w:w="3171" w:type="dxa"/>
          </w:tcPr>
          <w:p w14:paraId="297D204E" w14:textId="77777777" w:rsidR="001B0C27" w:rsidRDefault="001B0C27" w:rsidP="001B0C27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sdt>
          <w:sdtPr>
            <w:rPr>
              <w:rFonts w:cstheme="minorHAnsi"/>
              <w:color w:val="111111" w:themeColor="text1"/>
              <w:szCs w:val="18"/>
            </w:rPr>
            <w:id w:val="1549733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14:paraId="404D2515" w14:textId="2603CE07" w:rsidR="001B0C27" w:rsidRDefault="001B0C27" w:rsidP="001B0C27">
                <w:pPr>
                  <w:spacing w:after="0" w:line="240" w:lineRule="auto"/>
                  <w:jc w:val="center"/>
                  <w:rPr>
                    <w:rFonts w:cstheme="minorHAnsi"/>
                    <w:color w:val="111111" w:themeColor="text1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color w:val="111111" w:themeColor="text1"/>
                    <w:szCs w:val="18"/>
                  </w:rPr>
                  <w:t>☐</w:t>
                </w:r>
              </w:p>
            </w:tc>
          </w:sdtContent>
        </w:sdt>
      </w:tr>
      <w:tr w:rsidR="001B0C27" w:rsidRPr="00BF4138" w14:paraId="2FA89314" w14:textId="77777777" w:rsidTr="001D4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3039" w:type="dxa"/>
          </w:tcPr>
          <w:p w14:paraId="384A4E04" w14:textId="77777777" w:rsidR="001B0C27" w:rsidRPr="00CE4DBF" w:rsidRDefault="001B0C27" w:rsidP="001B0C27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Daniel Cook</w:t>
            </w:r>
          </w:p>
          <w:p w14:paraId="4FE4E48D" w14:textId="159FB9DC" w:rsidR="001B0C27" w:rsidRDefault="001B0C27" w:rsidP="001B0C27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AVP, Business technology solutions</w:t>
            </w:r>
          </w:p>
        </w:tc>
        <w:tc>
          <w:tcPr>
            <w:tcW w:w="1777" w:type="dxa"/>
          </w:tcPr>
          <w:p w14:paraId="1B20D38F" w14:textId="77777777" w:rsidR="001B0C27" w:rsidRDefault="001B0C27" w:rsidP="001B0C27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tc>
          <w:tcPr>
            <w:tcW w:w="3171" w:type="dxa"/>
          </w:tcPr>
          <w:p w14:paraId="5560E2B9" w14:textId="77777777" w:rsidR="001B0C27" w:rsidRDefault="001B0C27" w:rsidP="001B0C27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sdt>
          <w:sdtPr>
            <w:rPr>
              <w:rFonts w:cstheme="minorHAnsi"/>
              <w:color w:val="111111" w:themeColor="text1"/>
              <w:szCs w:val="18"/>
            </w:rPr>
            <w:id w:val="-6429669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14:paraId="00E6C1E1" w14:textId="2BA9EE90" w:rsidR="001B0C27" w:rsidRDefault="001B0C27" w:rsidP="001B0C27">
                <w:pPr>
                  <w:spacing w:after="0" w:line="240" w:lineRule="auto"/>
                  <w:jc w:val="center"/>
                  <w:rPr>
                    <w:rFonts w:cstheme="minorHAnsi"/>
                    <w:color w:val="111111" w:themeColor="text1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color w:val="111111" w:themeColor="text1"/>
                    <w:szCs w:val="18"/>
                  </w:rPr>
                  <w:t>☐</w:t>
                </w:r>
              </w:p>
            </w:tc>
          </w:sdtContent>
        </w:sdt>
      </w:tr>
      <w:tr w:rsidR="001B0C27" w:rsidRPr="00BF4138" w14:paraId="1CB0311E" w14:textId="77777777" w:rsidTr="001D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14:paraId="283D5CFE" w14:textId="6A6F8425" w:rsidR="001B0C27" w:rsidRDefault="001B0C27" w:rsidP="001B0C27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>
              <w:rPr>
                <w:rFonts w:cstheme="minorHAnsi"/>
                <w:color w:val="111111" w:themeColor="text1"/>
                <w:sz w:val="20"/>
                <w:szCs w:val="20"/>
              </w:rPr>
              <w:t>Andrew Petesky</w:t>
            </w:r>
          </w:p>
          <w:p w14:paraId="3D7DDED7" w14:textId="0F55AE0C" w:rsidR="001B0C27" w:rsidRPr="00CE4DBF" w:rsidRDefault="001B0C27" w:rsidP="001B0C27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 w:rsidRPr="00D7288A">
              <w:rPr>
                <w:smallCaps/>
                <w:sz w:val="16"/>
                <w:szCs w:val="20"/>
              </w:rPr>
              <w:t xml:space="preserve">Sr </w:t>
            </w:r>
            <w:r>
              <w:rPr>
                <w:smallCaps/>
                <w:sz w:val="16"/>
                <w:szCs w:val="20"/>
              </w:rPr>
              <w:t xml:space="preserve">Project </w:t>
            </w:r>
            <w:r w:rsidRPr="00D7288A">
              <w:rPr>
                <w:smallCaps/>
                <w:sz w:val="16"/>
                <w:szCs w:val="20"/>
              </w:rPr>
              <w:t>Manager,</w:t>
            </w:r>
            <w:r>
              <w:rPr>
                <w:smallCaps/>
                <w:sz w:val="16"/>
                <w:szCs w:val="20"/>
              </w:rPr>
              <w:t xml:space="preserve"> Operations Program Management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77" w:type="dxa"/>
          </w:tcPr>
          <w:p w14:paraId="20DAA55D" w14:textId="77777777" w:rsidR="001B0C27" w:rsidRPr="00BF4138" w:rsidRDefault="001B0C27" w:rsidP="001B0C27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tc>
          <w:tcPr>
            <w:tcW w:w="3171" w:type="dxa"/>
          </w:tcPr>
          <w:p w14:paraId="7F06B0A8" w14:textId="77777777" w:rsidR="001B0C27" w:rsidRDefault="001B0C27" w:rsidP="001B0C27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</w:p>
        </w:tc>
        <w:sdt>
          <w:sdtPr>
            <w:rPr>
              <w:rFonts w:cstheme="minorHAnsi"/>
              <w:color w:val="111111" w:themeColor="text1"/>
              <w:szCs w:val="18"/>
            </w:rPr>
            <w:id w:val="-1886480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14:paraId="3EB40EFF" w14:textId="18B2AF9F" w:rsidR="001B0C27" w:rsidRDefault="001B0C27" w:rsidP="001B0C27">
                <w:pPr>
                  <w:spacing w:after="0" w:line="240" w:lineRule="auto"/>
                  <w:jc w:val="center"/>
                  <w:rPr>
                    <w:rFonts w:cstheme="minorHAnsi"/>
                    <w:color w:val="111111" w:themeColor="text1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color w:val="111111" w:themeColor="text1"/>
                    <w:szCs w:val="18"/>
                  </w:rPr>
                  <w:t>☐</w:t>
                </w:r>
              </w:p>
            </w:tc>
          </w:sdtContent>
        </w:sdt>
      </w:tr>
    </w:tbl>
    <w:p w14:paraId="26236D73" w14:textId="6A696360" w:rsidR="00BF5219" w:rsidRDefault="00BF5219" w:rsidP="001E06D0"/>
    <w:p w14:paraId="107E5889" w14:textId="704153F0" w:rsidR="001F7732" w:rsidRPr="001E06D0" w:rsidRDefault="001F7732" w:rsidP="001E06D0">
      <w:bookmarkStart w:id="35" w:name="_Appendix_B_–"/>
      <w:bookmarkEnd w:id="35"/>
    </w:p>
    <w:p w14:paraId="50663AF4" w14:textId="57AEA5DE" w:rsidR="00D11B07" w:rsidRPr="001F7732" w:rsidRDefault="001F7732" w:rsidP="001F7732">
      <w:pPr>
        <w:tabs>
          <w:tab w:val="left" w:pos="2481"/>
        </w:tabs>
        <w:rPr>
          <w:lang w:val="en-US" w:eastAsia="ja-JP"/>
        </w:rPr>
        <w:sectPr w:rsidR="00D11B07" w:rsidRPr="001F7732" w:rsidSect="009D6E42">
          <w:headerReference w:type="even" r:id="rId28"/>
          <w:headerReference w:type="default" r:id="rId29"/>
          <w:footerReference w:type="default" r:id="rId30"/>
          <w:headerReference w:type="first" r:id="rId31"/>
          <w:pgSz w:w="12240" w:h="15840"/>
          <w:pgMar w:top="1077" w:right="1077" w:bottom="1077" w:left="1077" w:header="720" w:footer="720" w:gutter="0"/>
          <w:cols w:space="720"/>
          <w:docGrid w:linePitch="360"/>
        </w:sectPr>
      </w:pPr>
      <w:r>
        <w:rPr>
          <w:lang w:val="en-US" w:eastAsia="ja-JP"/>
        </w:rPr>
        <w:tab/>
      </w:r>
    </w:p>
    <w:p w14:paraId="76326BF1" w14:textId="705D8599" w:rsidR="003D2D12" w:rsidRDefault="0025645E" w:rsidP="0025645E">
      <w:pPr>
        <w:pStyle w:val="Heading1"/>
        <w:rPr>
          <w:lang w:val="en-US" w:eastAsia="ja-JP"/>
        </w:rPr>
      </w:pPr>
      <w:bookmarkStart w:id="36" w:name="_Toc80781157"/>
      <w:r>
        <w:rPr>
          <w:lang w:val="en-US" w:eastAsia="ja-JP"/>
        </w:rPr>
        <w:lastRenderedPageBreak/>
        <w:t xml:space="preserve">Appendix </w:t>
      </w:r>
      <w:r w:rsidR="00B52105">
        <w:rPr>
          <w:lang w:val="en-US" w:eastAsia="ja-JP"/>
        </w:rPr>
        <w:t>A</w:t>
      </w:r>
      <w:r>
        <w:rPr>
          <w:lang w:val="en-US" w:eastAsia="ja-JP"/>
        </w:rPr>
        <w:t xml:space="preserve"> – </w:t>
      </w:r>
      <w:r w:rsidR="00C441E2">
        <w:rPr>
          <w:lang w:val="en-US" w:eastAsia="ja-JP"/>
        </w:rPr>
        <w:t xml:space="preserve"> </w:t>
      </w:r>
      <w:r>
        <w:rPr>
          <w:lang w:val="en-US" w:eastAsia="ja-JP"/>
        </w:rPr>
        <w:t>Support Flow</w:t>
      </w:r>
      <w:bookmarkEnd w:id="36"/>
    </w:p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3"/>
        <w:gridCol w:w="2746"/>
        <w:gridCol w:w="4728"/>
        <w:gridCol w:w="947"/>
        <w:gridCol w:w="4298"/>
      </w:tblGrid>
      <w:tr w:rsidR="00D11B07" w:rsidRPr="00D11B07" w14:paraId="0840A9AA" w14:textId="77777777" w:rsidTr="001949F4">
        <w:trPr>
          <w:cantSplit/>
          <w:trHeight w:val="576"/>
          <w:tblHeader/>
        </w:trPr>
        <w:tc>
          <w:tcPr>
            <w:tcW w:w="2023" w:type="dxa"/>
            <w:shd w:val="clear" w:color="000000" w:fill="70AD47"/>
            <w:hideMark/>
          </w:tcPr>
          <w:p w14:paraId="154F4A46" w14:textId="77777777" w:rsidR="00D11B07" w:rsidRPr="00D11B07" w:rsidRDefault="00D11B07" w:rsidP="00D11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Process </w:t>
            </w:r>
            <w:r w:rsidRPr="00D11B07">
              <w:rPr>
                <w:rFonts w:ascii="Calibri" w:eastAsia="Times New Roman" w:hAnsi="Calibri" w:cs="Calibri"/>
                <w:color w:val="000000"/>
              </w:rPr>
              <w:br/>
              <w:t>Step</w:t>
            </w:r>
          </w:p>
        </w:tc>
        <w:tc>
          <w:tcPr>
            <w:tcW w:w="2746" w:type="dxa"/>
            <w:shd w:val="clear" w:color="000000" w:fill="70AD47"/>
            <w:hideMark/>
          </w:tcPr>
          <w:p w14:paraId="1DE12B2F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Step Name</w:t>
            </w:r>
          </w:p>
        </w:tc>
        <w:tc>
          <w:tcPr>
            <w:tcW w:w="4728" w:type="dxa"/>
            <w:shd w:val="clear" w:color="000000" w:fill="70AD47"/>
            <w:noWrap/>
            <w:hideMark/>
          </w:tcPr>
          <w:p w14:paraId="6242760D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Step Description</w:t>
            </w:r>
          </w:p>
        </w:tc>
        <w:tc>
          <w:tcPr>
            <w:tcW w:w="947" w:type="dxa"/>
            <w:shd w:val="clear" w:color="000000" w:fill="70AD47"/>
            <w:noWrap/>
            <w:hideMark/>
          </w:tcPr>
          <w:p w14:paraId="2AB7B19B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 Role</w:t>
            </w:r>
          </w:p>
        </w:tc>
        <w:tc>
          <w:tcPr>
            <w:tcW w:w="4298" w:type="dxa"/>
            <w:shd w:val="clear" w:color="000000" w:fill="70AD47"/>
            <w:hideMark/>
          </w:tcPr>
          <w:p w14:paraId="64255BD3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Discussion Points</w:t>
            </w:r>
          </w:p>
        </w:tc>
      </w:tr>
      <w:tr w:rsidR="00D11B07" w:rsidRPr="00D11B07" w14:paraId="71A2E9FB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hideMark/>
          </w:tcPr>
          <w:p w14:paraId="33B98379" w14:textId="0DD00722" w:rsidR="00D11B07" w:rsidRPr="00D11B07" w:rsidRDefault="002C0BF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00AE4B71" wp14:editId="06DAD929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81915</wp:posOffset>
                  </wp:positionV>
                  <wp:extent cx="655320" cy="63246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6EF592F2" w14:textId="4AD1CDA7" w:rsidR="00D11B07" w:rsidRPr="00D11B07" w:rsidRDefault="00244734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BCC</w:t>
            </w:r>
            <w:r w:rsidR="00BA6046">
              <w:rPr>
                <w:rFonts w:ascii="Calibri" w:eastAsia="Times New Roman" w:hAnsi="Calibri" w:cs="Calibri"/>
                <w:color w:val="000000"/>
              </w:rPr>
              <w:t xml:space="preserve"> is contacted, via email or phone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for </w:t>
            </w:r>
            <w:r>
              <w:rPr>
                <w:rFonts w:ascii="Calibri" w:eastAsia="Times New Roman" w:hAnsi="Calibri" w:cs="Calibri"/>
                <w:color w:val="000000"/>
              </w:rPr>
              <w:t>VCOO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support.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356B1620" w14:textId="06393715" w:rsidR="005F2F30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trigger the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support process.</w:t>
            </w:r>
          </w:p>
          <w:p w14:paraId="2592ABE1" w14:textId="77777777" w:rsidR="007B40CB" w:rsidRDefault="007B40CB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5E132D85" w14:textId="2814AC03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the identification of a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issue.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20C63ED4" w14:textId="797ACE96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706519FD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1441F0CD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11F731C1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533C7E6C" w14:textId="5456F812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Triage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75782A84" w14:textId="5CDBF964" w:rsidR="005F2F30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perform initial triage, and potential resolution, of a reported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issue.</w:t>
            </w:r>
          </w:p>
          <w:p w14:paraId="3EFB71F8" w14:textId="77777777" w:rsidR="007B40CB" w:rsidRDefault="007B40CB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52CACFBF" w14:textId="1E040C08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successful identification of a support request.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4990BC69" w14:textId="449C896C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316B9F7E" w14:textId="5FB58036" w:rsidR="005F2F30" w:rsidRDefault="00D11B07" w:rsidP="00C441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use of known issues, workarounds and </w:t>
            </w:r>
            <w:r w:rsidR="00F31D52">
              <w:rPr>
                <w:rFonts w:ascii="Calibri" w:eastAsia="Times New Roman" w:hAnsi="Calibri" w:cs="Calibri"/>
                <w:color w:val="000000"/>
              </w:rPr>
              <w:t>frequently asked questions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documentation will guide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 team</w:t>
            </w:r>
            <w:r w:rsidR="00E42D7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D11B07">
              <w:rPr>
                <w:rFonts w:ascii="Calibri" w:eastAsia="Times New Roman" w:hAnsi="Calibri" w:cs="Calibri"/>
                <w:color w:val="000000"/>
              </w:rPr>
              <w:t>to the support activities required to resolve or escalate the issue.</w:t>
            </w:r>
          </w:p>
          <w:p w14:paraId="5098E2CF" w14:textId="08D26A76" w:rsidR="00D11B07" w:rsidRPr="00D11B07" w:rsidRDefault="00D11B07" w:rsidP="00C441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Applicable customer scripting as/if required.</w:t>
            </w:r>
          </w:p>
        </w:tc>
      </w:tr>
      <w:tr w:rsidR="00D11B07" w:rsidRPr="00D11B07" w14:paraId="37E3E93C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40BF9488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10B1F7C1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Resolve or Escalate?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167A727E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Determine if the request requires further actioning or can be resolved.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72871B45" w14:textId="37C6348B" w:rsidR="00D11B07" w:rsidRPr="00D11B07" w:rsidRDefault="00244734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442E1B8E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71470436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3D7763AF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283815F4" w14:textId="0574EF0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Resolve</w:t>
            </w:r>
            <w:r w:rsidR="00AA27FB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0338658D" w14:textId="4F500445" w:rsidR="005F2F30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resolve the D</w:t>
            </w:r>
            <w:r w:rsidR="007F79BA">
              <w:rPr>
                <w:rFonts w:ascii="Calibri" w:eastAsia="Times New Roman" w:hAnsi="Calibri" w:cs="Calibri"/>
                <w:color w:val="000000"/>
              </w:rPr>
              <w:t>BX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issues, without escalation.</w:t>
            </w:r>
          </w:p>
          <w:p w14:paraId="4BC0A85A" w14:textId="77777777" w:rsidR="007B40CB" w:rsidRDefault="007B40CB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0AAF0244" w14:textId="259C8374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successful resolution of the issue.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76F6AF42" w14:textId="1E204C4C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70AE7EE5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This is also known as "First Call Resolution".</w:t>
            </w:r>
          </w:p>
        </w:tc>
      </w:tr>
      <w:tr w:rsidR="00D11B07" w:rsidRPr="00D11B07" w14:paraId="456FD202" w14:textId="77777777" w:rsidTr="002C0BF6">
        <w:trPr>
          <w:cantSplit/>
          <w:trHeight w:val="1296"/>
        </w:trPr>
        <w:tc>
          <w:tcPr>
            <w:tcW w:w="2023" w:type="dxa"/>
            <w:shd w:val="clear" w:color="auto" w:fill="auto"/>
            <w:noWrap/>
            <w:vAlign w:val="bottom"/>
            <w:hideMark/>
          </w:tcPr>
          <w:p w14:paraId="4C79708C" w14:textId="06A72046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4B3E239D" wp14:editId="0CBE96AD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53340</wp:posOffset>
                  </wp:positionV>
                  <wp:extent cx="388620" cy="701040"/>
                  <wp:effectExtent l="0" t="0" r="0" b="3810"/>
                  <wp:wrapNone/>
                  <wp:docPr id="288" name="Picture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70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D11B07" w:rsidRPr="00D11B07" w14:paraId="3D0FAE6D" w14:textId="77777777">
              <w:trPr>
                <w:trHeight w:val="1296"/>
                <w:tblCellSpacing w:w="0" w:type="dxa"/>
              </w:trPr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9DF781C" w14:textId="77777777" w:rsidR="00D11B07" w:rsidRPr="00D11B07" w:rsidRDefault="00D11B07" w:rsidP="00D11B0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1DA366CA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20AB0909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End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5C8653D8" w14:textId="5E9B7F12" w:rsidR="00D11B07" w:rsidRPr="00D11B07" w:rsidRDefault="00D11B07" w:rsidP="00C441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Once the issue has been resolved, the </w:t>
            </w:r>
            <w:r w:rsidR="00F31D52">
              <w:rPr>
                <w:rFonts w:ascii="Calibri" w:eastAsia="Times New Roman" w:hAnsi="Calibri" w:cs="Calibri"/>
                <w:color w:val="000000"/>
              </w:rPr>
              <w:t xml:space="preserve">support </w:t>
            </w:r>
            <w:r w:rsidRPr="00D11B07">
              <w:rPr>
                <w:rFonts w:ascii="Calibri" w:eastAsia="Times New Roman" w:hAnsi="Calibri" w:cs="Calibri"/>
                <w:color w:val="000000"/>
              </w:rPr>
              <w:t>ticket will be closed.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284B5A70" w14:textId="08284D8E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6DD953C6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685B6465" w14:textId="77777777" w:rsidTr="002C0BF6">
        <w:trPr>
          <w:cantSplit/>
          <w:trHeight w:val="633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6DD872F6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lastRenderedPageBreak/>
              <w:t>30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23BF3836" w14:textId="5D7E1690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Engage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 team (Tier II)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49FBC27A" w14:textId="67BC1EFD" w:rsidR="00BD66C4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engage the </w:t>
            </w:r>
            <w:r w:rsidR="00BD66C4">
              <w:rPr>
                <w:rFonts w:ascii="Calibri" w:eastAsia="Times New Roman" w:hAnsi="Calibri" w:cs="Calibri"/>
                <w:color w:val="000000"/>
              </w:rPr>
              <w:t>Support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Desk team for further triage activities.</w:t>
            </w:r>
          </w:p>
          <w:p w14:paraId="36FDAFBF" w14:textId="77777777" w:rsidR="007B40CB" w:rsidRDefault="007B40CB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9DC385F" w14:textId="35DF73C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successful engagement of the </w:t>
            </w:r>
            <w:r w:rsidR="00BD66C4">
              <w:rPr>
                <w:rFonts w:ascii="Calibri" w:eastAsia="Times New Roman" w:hAnsi="Calibri" w:cs="Calibri"/>
                <w:color w:val="000000"/>
              </w:rPr>
              <w:t>Support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Desk team.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106B7CAA" w14:textId="5CAF286E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069A4BD2" w14:textId="02AB61FB" w:rsidR="00D11B07" w:rsidRPr="00D11B07" w:rsidRDefault="00BA6046" w:rsidP="00BA60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In Service Now,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will have a customized form to track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service issues. Upon verification of the need for Tier II RCA,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will escalate by creating a formal Incident for the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team. This process will be automated by a </w:t>
            </w:r>
            <w:r w:rsidR="002A2ACF" w:rsidRPr="00D11B07">
              <w:rPr>
                <w:rFonts w:ascii="Calibri" w:eastAsia="Times New Roman" w:hAnsi="Calibri" w:cs="Calibri"/>
                <w:color w:val="000000"/>
              </w:rPr>
              <w:t>button and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will: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  <w:t xml:space="preserve">1. Create an Incident, transferring ticket details from the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to the Incident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</w:r>
            <w:r w:rsidR="00AA27F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a.) Requestor will be the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015DFC">
              <w:rPr>
                <w:rFonts w:ascii="Calibri" w:eastAsia="Times New Roman" w:hAnsi="Calibri" w:cs="Calibri"/>
                <w:color w:val="000000"/>
              </w:rPr>
              <w:t>B</w:t>
            </w:r>
            <w:r w:rsidR="00244734">
              <w:rPr>
                <w:rFonts w:ascii="Calibri" w:eastAsia="Times New Roman" w:hAnsi="Calibri" w:cs="Calibri"/>
                <w:color w:val="000000"/>
              </w:rPr>
              <w:t>CC</w:t>
            </w:r>
            <w:r w:rsidR="00015DF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015DFC" w:rsidRPr="00D11B07">
              <w:rPr>
                <w:rFonts w:ascii="Calibri" w:eastAsia="Times New Roman" w:hAnsi="Calibri" w:cs="Calibri"/>
                <w:color w:val="000000"/>
              </w:rPr>
              <w:t>Support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person who created the Incident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</w:r>
            <w:r w:rsidR="00AA27F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b.) Requestor will be able to monitor the progress in Buddy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  <w:t xml:space="preserve">2. Assign the Incident to the </w:t>
            </w:r>
            <w:r w:rsidR="00244734">
              <w:rPr>
                <w:rFonts w:ascii="Calibri" w:eastAsia="Times New Roman" w:hAnsi="Calibri" w:cs="Calibri"/>
                <w:color w:val="000000"/>
              </w:rPr>
              <w:t>VCOO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team for triage, which formally initiates the standard CWB ITIL Incident process(es).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  <w:t xml:space="preserve">3. Upon completion of the Incident, the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person will receive a Service Now notification that their incident has been resolved.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</w:r>
            <w:r w:rsidR="00AA27F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a.)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can test the resolution (if required); if not working can REOPEN the Incident (in Buddy) for the Tier II team(s) to investigate further, or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br/>
            </w:r>
            <w:r w:rsidR="00AA27F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b.) </w:t>
            </w:r>
            <w:r w:rsidR="00244734">
              <w:rPr>
                <w:rFonts w:ascii="Calibri" w:eastAsia="Times New Roman" w:hAnsi="Calibri" w:cs="Calibri"/>
                <w:color w:val="000000"/>
              </w:rPr>
              <w:t>BCC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can then notify the customer of the resolution and close </w:t>
            </w:r>
            <w:r w:rsidR="002A2ACF" w:rsidRPr="00D11B07">
              <w:rPr>
                <w:rFonts w:ascii="Calibri" w:eastAsia="Times New Roman" w:hAnsi="Calibri" w:cs="Calibri"/>
                <w:color w:val="000000"/>
              </w:rPr>
              <w:t>their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request.</w:t>
            </w:r>
          </w:p>
        </w:tc>
      </w:tr>
      <w:tr w:rsidR="00D11B07" w:rsidRPr="00D11B07" w14:paraId="6D6FE842" w14:textId="77777777" w:rsidTr="002C0BF6">
        <w:trPr>
          <w:cantSplit/>
          <w:trHeight w:val="1389"/>
        </w:trPr>
        <w:tc>
          <w:tcPr>
            <w:tcW w:w="4769" w:type="dxa"/>
            <w:gridSpan w:val="2"/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0"/>
            </w:tblGrid>
            <w:tr w:rsidR="00D11B07" w:rsidRPr="00D11B07" w14:paraId="6294D031" w14:textId="77777777">
              <w:trPr>
                <w:trHeight w:val="1389"/>
                <w:tblCellSpacing w:w="0" w:type="dxa"/>
              </w:trPr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48EC0F" w14:textId="14C9A4AE" w:rsidR="00D11B07" w:rsidRPr="00D11B07" w:rsidRDefault="00D11B07" w:rsidP="00D11B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11B07">
                    <w:rPr>
                      <w:rFonts w:ascii="Calibri" w:eastAsia="Times New Roman" w:hAnsi="Calibri" w:cs="Calibri"/>
                      <w:noProof/>
                      <w:color w:val="000000"/>
                    </w:rPr>
                    <w:drawing>
                      <wp:anchor distT="0" distB="0" distL="114300" distR="114300" simplePos="0" relativeHeight="251664384" behindDoc="0" locked="0" layoutInCell="1" allowOverlap="1" wp14:anchorId="29E9121B" wp14:editId="691F499E">
                        <wp:simplePos x="0" y="0"/>
                        <wp:positionH relativeFrom="column">
                          <wp:posOffset>83820</wp:posOffset>
                        </wp:positionH>
                        <wp:positionV relativeFrom="paragraph">
                          <wp:posOffset>-100330</wp:posOffset>
                        </wp:positionV>
                        <wp:extent cx="708660" cy="449580"/>
                        <wp:effectExtent l="0" t="0" r="0" b="0"/>
                        <wp:wrapNone/>
                        <wp:docPr id="31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Object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8660" cy="449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AA27FB">
                    <w:rPr>
                      <w:rFonts w:ascii="Calibri" w:eastAsia="Times New Roman" w:hAnsi="Calibri" w:cs="Calibri"/>
                      <w:color w:val="000000"/>
                    </w:rPr>
                    <w:t xml:space="preserve">  </w:t>
                  </w:r>
                  <w:r w:rsidRPr="00D11B07">
                    <w:rPr>
                      <w:rFonts w:ascii="Calibri" w:eastAsia="Times New Roman" w:hAnsi="Calibri" w:cs="Calibri"/>
                      <w:color w:val="000000"/>
                    </w:rPr>
                    <w:t xml:space="preserve"> Notification</w:t>
                  </w:r>
                </w:p>
              </w:tc>
            </w:tr>
          </w:tbl>
          <w:p w14:paraId="0203D25A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73" w:type="dxa"/>
            <w:gridSpan w:val="3"/>
            <w:shd w:val="clear" w:color="auto" w:fill="auto"/>
            <w:vAlign w:val="bottom"/>
            <w:hideMark/>
          </w:tcPr>
          <w:p w14:paraId="7C4289DA" w14:textId="6BD43CBF" w:rsidR="00592F5D" w:rsidRDefault="00D11B07" w:rsidP="00BA60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Upon successful initiation of the Incident, </w:t>
            </w:r>
            <w:r w:rsidR="007F3C56">
              <w:rPr>
                <w:rFonts w:ascii="Calibri" w:eastAsia="Times New Roman" w:hAnsi="Calibri" w:cs="Calibri"/>
                <w:color w:val="000000"/>
              </w:rPr>
              <w:t>BCC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Support person will receive a notification from Service Now outlining the Incident ID and ticket details. </w:t>
            </w:r>
            <w:r w:rsidR="007F3C56">
              <w:rPr>
                <w:rFonts w:ascii="Calibri" w:eastAsia="Times New Roman" w:hAnsi="Calibri" w:cs="Calibri"/>
                <w:color w:val="000000"/>
              </w:rPr>
              <w:t>BCC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Support can follow the progress of the Incident in Buddy.</w:t>
            </w:r>
          </w:p>
          <w:p w14:paraId="27107B0B" w14:textId="77777777" w:rsidR="00592F5D" w:rsidRDefault="00592F5D" w:rsidP="00BA60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67A98568" w14:textId="1FAF6709" w:rsidR="00D11B07" w:rsidRPr="00D11B07" w:rsidRDefault="00D11B07" w:rsidP="00BA60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Upon successful assignment of </w:t>
            </w:r>
            <w:r w:rsidR="002A2ACF" w:rsidRPr="00D11B07">
              <w:rPr>
                <w:rFonts w:ascii="Calibri" w:eastAsia="Times New Roman" w:hAnsi="Calibri" w:cs="Calibri"/>
                <w:color w:val="000000"/>
              </w:rPr>
              <w:t>the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Incident to the </w:t>
            </w:r>
            <w:r w:rsidR="00BD66C4">
              <w:rPr>
                <w:rFonts w:ascii="Calibri" w:eastAsia="Times New Roman" w:hAnsi="Calibri" w:cs="Calibri"/>
                <w:color w:val="000000"/>
              </w:rPr>
              <w:t>Support Desk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, Service Now will send an email to </w:t>
            </w:r>
            <w:r w:rsidR="00BD66C4">
              <w:rPr>
                <w:rFonts w:ascii="Calibri" w:eastAsia="Times New Roman" w:hAnsi="Calibri" w:cs="Calibri"/>
                <w:color w:val="000000"/>
              </w:rPr>
              <w:t>Support Desk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to notify them of the incoming incident.</w:t>
            </w:r>
          </w:p>
        </w:tc>
      </w:tr>
      <w:tr w:rsidR="00D11B07" w:rsidRPr="00D11B07" w14:paraId="3123EEAB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0975EB0F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0BC75D05" w14:textId="7451DE86" w:rsidR="00D11B07" w:rsidRPr="00D11B07" w:rsidRDefault="00A50CD8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Support Desk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>Triage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3C1C1DF1" w14:textId="77777777" w:rsidR="002C0BF6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determine the root cause of the issue.</w:t>
            </w:r>
          </w:p>
          <w:p w14:paraId="5548194E" w14:textId="77777777" w:rsidR="002C0BF6" w:rsidRDefault="002C0BF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A482FA0" w14:textId="2E992F11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determine next steps </w:t>
            </w:r>
            <w:r w:rsidR="005036CD">
              <w:rPr>
                <w:rFonts w:ascii="Calibri" w:eastAsia="Times New Roman" w:hAnsi="Calibri" w:cs="Calibri"/>
                <w:color w:val="000000"/>
              </w:rPr>
              <w:t>from the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result of the root cause analysis.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3E5810C6" w14:textId="1A135047" w:rsidR="00D11B07" w:rsidRPr="00D11B07" w:rsidRDefault="00BD66C4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Support Desk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53885B50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689EFDE0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4A87F175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5C46FF73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Resolve or Escalate?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2AC2D8D6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Determine if the request requires further actioning or can be resolved.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10055F77" w14:textId="577E73AA" w:rsidR="00D11B07" w:rsidRPr="00D11B07" w:rsidRDefault="00BD66C4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Support Desk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392C03EA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7B4BBE3F" w14:textId="77777777" w:rsidTr="002C0BF6">
        <w:trPr>
          <w:cantSplit/>
          <w:trHeight w:val="1440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367E5A5C" w14:textId="41C47360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285D490D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Engage Tier II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44EF498A" w14:textId="77777777" w:rsidR="005036CD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</w:t>
            </w:r>
            <w:r w:rsidR="005036CD">
              <w:rPr>
                <w:rFonts w:ascii="Calibri" w:eastAsia="Times New Roman" w:hAnsi="Calibri" w:cs="Calibri"/>
                <w:color w:val="000000"/>
              </w:rPr>
              <w:t xml:space="preserve">to 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determine the engagement method of the next Tier. </w:t>
            </w:r>
          </w:p>
          <w:p w14:paraId="3196CDF7" w14:textId="77777777" w:rsidR="005036CD" w:rsidRDefault="005036CD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1DC83218" w14:textId="44607D5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the successful support engagement of the DDT, or other team(s), required to resolve the Incident.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2436894E" w14:textId="049699FB" w:rsidR="00D11B07" w:rsidRPr="00D11B07" w:rsidRDefault="00BD66C4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Support Desk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5B3E2CDB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1B2C" w:rsidRPr="00D11B07" w14:paraId="12F4ACB6" w14:textId="77777777" w:rsidTr="008F2D72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</w:tcPr>
          <w:p w14:paraId="38463F22" w14:textId="40D2FBFF" w:rsidR="00481B2C" w:rsidRPr="00D11B07" w:rsidRDefault="00481B2C" w:rsidP="00481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object w:dxaOrig="613" w:dyaOrig="877" w14:anchorId="679456CE">
                <v:shape id="_x0000_i1027" type="#_x0000_t75" style="width:29.35pt;height:42.65pt" o:ole="">
                  <v:imagedata r:id="rId35" o:title=""/>
                </v:shape>
                <o:OLEObject Type="Embed" ProgID="Visio.Drawing.15" ShapeID="_x0000_i1027" DrawAspect="Content" ObjectID="_1712048122" r:id="rId36"/>
              </w:objec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79F0C8D3" w14:textId="68973B83" w:rsidR="00481B2C" w:rsidRPr="00D11B07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Notification</w:t>
            </w:r>
          </w:p>
        </w:tc>
        <w:tc>
          <w:tcPr>
            <w:tcW w:w="9973" w:type="dxa"/>
            <w:gridSpan w:val="3"/>
            <w:shd w:val="clear" w:color="auto" w:fill="auto"/>
            <w:vAlign w:val="center"/>
          </w:tcPr>
          <w:p w14:paraId="41A5DBF9" w14:textId="4350AB65" w:rsidR="00481B2C" w:rsidRPr="00D11B07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Upon successful assignment of the Incident, the assigned Support Team will be notified, via email, of the Incident.</w:t>
            </w:r>
          </w:p>
        </w:tc>
      </w:tr>
      <w:tr w:rsidR="00D11B07" w:rsidRPr="00D11B07" w14:paraId="09FF2624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0EE0AB3B" w14:textId="3586EC11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5C15A410" w14:textId="5A5E3E04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</w:t>
            </w:r>
            <w:r w:rsidR="00074852">
              <w:rPr>
                <w:rFonts w:ascii="Calibri" w:eastAsia="Times New Roman" w:hAnsi="Calibri" w:cs="Calibri"/>
                <w:color w:val="000000"/>
              </w:rPr>
              <w:t>oot Cause Analysis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3A03DC6C" w14:textId="77777777" w:rsidR="005036CD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determine the root cause of the issue.</w:t>
            </w:r>
          </w:p>
          <w:p w14:paraId="4FB31C92" w14:textId="77777777" w:rsidR="005036CD" w:rsidRDefault="005036CD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543EB67" w14:textId="412BFDC4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determine next steps</w:t>
            </w:r>
            <w:r w:rsidR="005036CD">
              <w:rPr>
                <w:rFonts w:ascii="Calibri" w:eastAsia="Times New Roman" w:hAnsi="Calibri" w:cs="Calibri"/>
                <w:color w:val="000000"/>
              </w:rPr>
              <w:t xml:space="preserve"> from the </w:t>
            </w:r>
            <w:r w:rsidRPr="00D11B07">
              <w:rPr>
                <w:rFonts w:ascii="Calibri" w:eastAsia="Times New Roman" w:hAnsi="Calibri" w:cs="Calibri"/>
                <w:color w:val="000000"/>
              </w:rPr>
              <w:t>result of the root cause analysis.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59AAB658" w14:textId="2DEE19FF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DDT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05222557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3183E7DF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1C66FB03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35B863F4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Resolve or Escalate?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7DDF5483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Determine if the request requires further actioning or can be resolved.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7BBA33BA" w14:textId="226809AE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DDT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315F5671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5CC5E837" w14:textId="77777777" w:rsidTr="002C0BF6">
        <w:trPr>
          <w:cantSplit/>
          <w:trHeight w:val="1440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2C63200B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71D10B27" w14:textId="4DD14875" w:rsidR="00D11B07" w:rsidRPr="00D11B07" w:rsidRDefault="00074852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</w:t>
            </w:r>
            <w:r>
              <w:rPr>
                <w:rFonts w:ascii="Calibri" w:eastAsia="Times New Roman" w:hAnsi="Calibri" w:cs="Calibri"/>
                <w:color w:val="000000"/>
              </w:rPr>
              <w:t>oot Cause Analysis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393711CE" w14:textId="77777777" w:rsidR="002C0BF6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</w:t>
            </w:r>
            <w:r w:rsidR="002C0BF6">
              <w:rPr>
                <w:rFonts w:ascii="Calibri" w:eastAsia="Times New Roman" w:hAnsi="Calibri" w:cs="Calibri"/>
                <w:color w:val="000000"/>
              </w:rPr>
              <w:t xml:space="preserve">to 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determine the engagement method of the next </w:t>
            </w:r>
            <w:r w:rsidR="002C0BF6">
              <w:rPr>
                <w:rFonts w:ascii="Calibri" w:eastAsia="Times New Roman" w:hAnsi="Calibri" w:cs="Calibri"/>
                <w:color w:val="000000"/>
              </w:rPr>
              <w:t>t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ier. </w:t>
            </w:r>
          </w:p>
          <w:p w14:paraId="396CD7AB" w14:textId="77777777" w:rsidR="002C0BF6" w:rsidRDefault="002C0BF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BA5CA1B" w14:textId="10B2E0F5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the successful support engagement of other team(s) required to resolve the Incident.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2247603A" w14:textId="0C481AFA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DDT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74352A2" w14:textId="5879D490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The DDT will own the engagement of other vendors/teams. They will work with the teams to ensure CWB methodology is followed.</w:t>
            </w:r>
          </w:p>
        </w:tc>
      </w:tr>
      <w:tr w:rsidR="00D11B07" w:rsidRPr="00D11B07" w14:paraId="0E16A256" w14:textId="77777777" w:rsidTr="002C0BF6">
        <w:trPr>
          <w:cantSplit/>
          <w:trHeight w:val="891"/>
        </w:trPr>
        <w:tc>
          <w:tcPr>
            <w:tcW w:w="9497" w:type="dxa"/>
            <w:gridSpan w:val="3"/>
            <w:shd w:val="clear" w:color="auto" w:fill="auto"/>
            <w:noWrap/>
            <w:vAlign w:val="bottom"/>
            <w:hideMark/>
          </w:tcPr>
          <w:p w14:paraId="2F6A7E3E" w14:textId="4BC94C59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0"/>
            </w:tblGrid>
            <w:tr w:rsidR="00D11B07" w:rsidRPr="00D11B07" w14:paraId="1471C25E" w14:textId="77777777">
              <w:trPr>
                <w:trHeight w:val="891"/>
                <w:tblCellSpacing w:w="0" w:type="dxa"/>
              </w:trPr>
              <w:tc>
                <w:tcPr>
                  <w:tcW w:w="9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79D875" w14:textId="47FC8D44" w:rsidR="00D11B07" w:rsidRPr="00481B2C" w:rsidRDefault="00074852" w:rsidP="00D11B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81B2C">
                    <w:rPr>
                      <w:rFonts w:ascii="Calibri" w:eastAsia="Times New Roman" w:hAnsi="Calibri" w:cs="Calibri"/>
                      <w:noProof/>
                      <w:color w:val="000000"/>
                    </w:rPr>
                    <w:drawing>
                      <wp:anchor distT="0" distB="0" distL="114300" distR="114300" simplePos="0" relativeHeight="251661312" behindDoc="0" locked="0" layoutInCell="1" allowOverlap="1" wp14:anchorId="0DDB252A" wp14:editId="17EFDF4B">
                        <wp:simplePos x="0" y="0"/>
                        <wp:positionH relativeFrom="column">
                          <wp:posOffset>26670</wp:posOffset>
                        </wp:positionH>
                        <wp:positionV relativeFrom="paragraph">
                          <wp:posOffset>-111760</wp:posOffset>
                        </wp:positionV>
                        <wp:extent cx="381000" cy="381000"/>
                        <wp:effectExtent l="0" t="0" r="0" b="0"/>
                        <wp:wrapNone/>
                        <wp:docPr id="21" name="Picture 21">
                          <a:extLst xmlns:a="http://schemas.openxmlformats.org/drawingml/2006/main">
                            <a:ext uri="{63B3BB69-23CF-44E3-9099-C40C66FF867C}">
                              <a14:compatExt xmlns:a14="http://schemas.microsoft.com/office/drawing/2010/main" spid="_x0000_s1029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Object 5">
                                  <a:extLst>
                                    <a:ext uri="{63B3BB69-23CF-44E3-9099-C40C66FF867C}">
                                      <a14:compatExt xmlns:a14="http://schemas.microsoft.com/office/drawing/2010/main" spid="_x0000_s1029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AA27FB" w:rsidRPr="00481B2C">
                    <w:rPr>
                      <w:rFonts w:ascii="Calibri" w:eastAsia="Times New Roman" w:hAnsi="Calibri" w:cs="Calibri"/>
                      <w:color w:val="000000"/>
                    </w:rPr>
                    <w:t xml:space="preserve">      </w:t>
                  </w:r>
                  <w:r w:rsidR="00D11B07" w:rsidRPr="00481B2C">
                    <w:rPr>
                      <w:rFonts w:ascii="Calibri" w:eastAsia="Times New Roman" w:hAnsi="Calibri" w:cs="Calibri"/>
                      <w:color w:val="000000"/>
                    </w:rPr>
                    <w:t xml:space="preserve"> The formal engagement of other teams, which may be internal or external to CWB. </w:t>
                  </w:r>
                </w:p>
              </w:tc>
            </w:tr>
          </w:tbl>
          <w:p w14:paraId="6B3A5D06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390F96F5" w14:textId="12BE2B16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DT</w:t>
            </w:r>
            <w:r w:rsidR="005D5F35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61EFE83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28B7CBE4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155E804E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656CF99D" w14:textId="56DBC0F3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RCA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7042E657" w14:textId="77777777" w:rsidR="00481B2C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determine the root cause of the issue.</w:t>
            </w:r>
          </w:p>
          <w:p w14:paraId="73123488" w14:textId="77777777" w:rsidR="00481B2C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0B0EE9A" w14:textId="3C756E22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determine next steps</w:t>
            </w:r>
            <w:r w:rsidR="002B24BB">
              <w:rPr>
                <w:rFonts w:ascii="Calibri" w:eastAsia="Times New Roman" w:hAnsi="Calibri" w:cs="Calibri"/>
                <w:color w:val="000000"/>
              </w:rPr>
              <w:t xml:space="preserve"> from the result </w:t>
            </w:r>
            <w:r w:rsidR="002B24BB" w:rsidRPr="00D11B07">
              <w:rPr>
                <w:rFonts w:ascii="Calibri" w:eastAsia="Times New Roman" w:hAnsi="Calibri" w:cs="Calibri"/>
                <w:color w:val="000000"/>
              </w:rPr>
              <w:t>of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the root cause analysis.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3EBE595F" w14:textId="0757C6E1" w:rsidR="00D11B07" w:rsidRPr="00D11B07" w:rsidRDefault="00CB5F53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Tier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>II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77759AB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556957EF" w14:textId="77777777" w:rsidTr="002C0BF6">
        <w:trPr>
          <w:cantSplit/>
          <w:trHeight w:val="864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2E15AA58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1034B482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Resolve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2580C443" w14:textId="42153A6C" w:rsidR="00481B2C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</w:t>
            </w:r>
            <w:r w:rsidR="002B24BB">
              <w:rPr>
                <w:rFonts w:ascii="Calibri" w:eastAsia="Times New Roman" w:hAnsi="Calibri" w:cs="Calibri"/>
                <w:color w:val="000000"/>
              </w:rPr>
              <w:t xml:space="preserve">to </w:t>
            </w:r>
            <w:r w:rsidRPr="00D11B07">
              <w:rPr>
                <w:rFonts w:ascii="Calibri" w:eastAsia="Times New Roman" w:hAnsi="Calibri" w:cs="Calibri"/>
                <w:color w:val="000000"/>
              </w:rPr>
              <w:t>resolve the issue.</w:t>
            </w:r>
          </w:p>
          <w:p w14:paraId="11BDAB6E" w14:textId="77777777" w:rsidR="00481B2C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50FD9E17" w14:textId="57F5F4D0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the resolution required to fix the issue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2CA6C168" w14:textId="4D754D13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Tier II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14567F96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Once the resolution has been found, the DDT will work with Tier III to resolve the issue.</w:t>
            </w:r>
          </w:p>
        </w:tc>
      </w:tr>
      <w:tr w:rsidR="00D11B07" w:rsidRPr="00D11B07" w14:paraId="578E7BCD" w14:textId="77777777" w:rsidTr="002C0BF6">
        <w:trPr>
          <w:cantSplit/>
          <w:trHeight w:val="891"/>
        </w:trPr>
        <w:tc>
          <w:tcPr>
            <w:tcW w:w="9497" w:type="dxa"/>
            <w:gridSpan w:val="3"/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0"/>
            </w:tblGrid>
            <w:tr w:rsidR="00D11B07" w:rsidRPr="00D11B07" w14:paraId="579EB34D" w14:textId="77777777">
              <w:trPr>
                <w:trHeight w:val="891"/>
                <w:tblCellSpacing w:w="0" w:type="dxa"/>
              </w:trPr>
              <w:tc>
                <w:tcPr>
                  <w:tcW w:w="9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E8AF6C" w14:textId="2FA04515" w:rsidR="00D11B07" w:rsidRPr="00481B2C" w:rsidRDefault="00074852" w:rsidP="00D11B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481B2C">
                    <w:rPr>
                      <w:rFonts w:ascii="Calibri" w:eastAsia="Times New Roman" w:hAnsi="Calibri" w:cs="Calibri"/>
                      <w:noProof/>
                      <w:color w:val="000000"/>
                    </w:rPr>
                    <w:drawing>
                      <wp:anchor distT="0" distB="0" distL="114300" distR="114300" simplePos="0" relativeHeight="251662336" behindDoc="0" locked="0" layoutInCell="1" allowOverlap="1" wp14:anchorId="2B2D6FBC" wp14:editId="48DC4F2F">
                        <wp:simplePos x="0" y="0"/>
                        <wp:positionH relativeFrom="column">
                          <wp:posOffset>52070</wp:posOffset>
                        </wp:positionH>
                        <wp:positionV relativeFrom="paragraph">
                          <wp:posOffset>-158115</wp:posOffset>
                        </wp:positionV>
                        <wp:extent cx="381000" cy="381000"/>
                        <wp:effectExtent l="0" t="0" r="0" b="0"/>
                        <wp:wrapNone/>
                        <wp:docPr id="20" name="Picture 20">
                          <a:extLst xmlns:a="http://schemas.openxmlformats.org/drawingml/2006/main">
                            <a:ext uri="{63B3BB69-23CF-44E3-9099-C40C66FF867C}">
                              <a14:compatExt xmlns:a14="http://schemas.microsoft.com/office/drawing/2010/main" spid="_x0000_s1032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Object 8">
                                  <a:extLst>
                                    <a:ext uri="{63B3BB69-23CF-44E3-9099-C40C66FF867C}">
                                      <a14:compatExt xmlns:a14="http://schemas.microsoft.com/office/drawing/2010/main" spid="_x0000_s1032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D11B07" w:rsidRPr="00481B2C">
                    <w:rPr>
                      <w:rFonts w:ascii="Calibri" w:eastAsia="Times New Roman" w:hAnsi="Calibri" w:cs="Calibri"/>
                      <w:color w:val="000000"/>
                    </w:rPr>
                    <w:t>Notification of resolution to the DDT.</w:t>
                  </w:r>
                </w:p>
              </w:tc>
            </w:tr>
          </w:tbl>
          <w:p w14:paraId="7E516E8E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150B38C5" w14:textId="0310852C" w:rsidR="00D517DD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DT</w:t>
            </w:r>
            <w:r w:rsidR="005D5F35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6A8DA8B8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372EABC0" w14:textId="77777777" w:rsidTr="002C0BF6">
        <w:trPr>
          <w:cantSplit/>
          <w:trHeight w:val="1440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103042F7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2685A8E4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Confirm Resolution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282B7817" w14:textId="77777777" w:rsidR="00481B2C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to confirm the resolution provided by Tier III.</w:t>
            </w:r>
          </w:p>
          <w:p w14:paraId="00247BD7" w14:textId="77777777" w:rsidR="00481B2C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0ACFE47" w14:textId="26AAC3C1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that the resolution required to fix the issue is identified and communicated back to the DDT.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37A3E6A0" w14:textId="25073A0D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DT</w:t>
            </w:r>
            <w:r w:rsidR="005D5F35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5D35348" w14:textId="3D654506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Should any resolutions provide by the Tier III team not prove effective, the DDT will work with the Tier III</w:t>
            </w:r>
            <w:r w:rsidR="00F87942">
              <w:rPr>
                <w:rFonts w:ascii="Calibri" w:eastAsia="Times New Roman" w:hAnsi="Calibri" w:cs="Calibri"/>
                <w:color w:val="000000"/>
              </w:rPr>
              <w:t xml:space="preserve"> vendor(s)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to further investigate and resolve the issue.</w:t>
            </w:r>
          </w:p>
        </w:tc>
      </w:tr>
      <w:tr w:rsidR="00D11B07" w:rsidRPr="00D11B07" w14:paraId="42020AD0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147FC03E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03FEB5B0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Change Required?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5D8CC607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Determine if a production change is required.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7C95D102" w14:textId="4BD6BF32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DT</w:t>
            </w:r>
            <w:r w:rsidR="005D5F35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1A802B18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CWB Standard Operating Procedures will be used to introduce changes to the CWB Production environment(s).</w:t>
            </w:r>
          </w:p>
        </w:tc>
      </w:tr>
      <w:tr w:rsidR="00D11B07" w:rsidRPr="00D11B07" w14:paraId="1A4A6150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6365B842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505AAEFE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Resolve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7E66A315" w14:textId="6C99A572" w:rsidR="00481B2C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</w:t>
            </w:r>
            <w:r w:rsidR="00F87942">
              <w:rPr>
                <w:rFonts w:ascii="Calibri" w:eastAsia="Times New Roman" w:hAnsi="Calibri" w:cs="Calibri"/>
                <w:color w:val="000000"/>
              </w:rPr>
              <w:t xml:space="preserve">to </w:t>
            </w:r>
            <w:r w:rsidRPr="00D11B07">
              <w:rPr>
                <w:rFonts w:ascii="Calibri" w:eastAsia="Times New Roman" w:hAnsi="Calibri" w:cs="Calibri"/>
                <w:color w:val="000000"/>
              </w:rPr>
              <w:t>resolve the issue.</w:t>
            </w:r>
          </w:p>
          <w:p w14:paraId="72ED18C7" w14:textId="77777777" w:rsidR="00481B2C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1F81925" w14:textId="1BA0AF02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the issue is fixed.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65E9763B" w14:textId="281AB99B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Tier II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4869B4D0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2CCDA727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0074A82A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1664040A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CWB Change Management SOP</w:t>
            </w:r>
          </w:p>
        </w:tc>
        <w:tc>
          <w:tcPr>
            <w:tcW w:w="4728" w:type="dxa"/>
            <w:vMerge w:val="restart"/>
            <w:shd w:val="clear" w:color="auto" w:fill="auto"/>
            <w:vAlign w:val="center"/>
            <w:hideMark/>
          </w:tcPr>
          <w:p w14:paraId="15FBB0A1" w14:textId="4B197C92" w:rsidR="00D11B07" w:rsidRPr="00D11B07" w:rsidRDefault="00D11B07" w:rsidP="00481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DDT will work with the support teams to implement the fix to resolve the issue using </w:t>
            </w:r>
            <w:r w:rsidRPr="00D11B07">
              <w:rPr>
                <w:rFonts w:ascii="Calibri" w:eastAsia="Times New Roman" w:hAnsi="Calibri" w:cs="Calibri"/>
                <w:color w:val="000000"/>
              </w:rPr>
              <w:lastRenderedPageBreak/>
              <w:t xml:space="preserve">existing </w:t>
            </w:r>
            <w:r w:rsidR="006B2F09">
              <w:rPr>
                <w:rFonts w:ascii="Calibri" w:eastAsia="Times New Roman" w:hAnsi="Calibri" w:cs="Calibri"/>
                <w:color w:val="000000"/>
              </w:rPr>
              <w:t>CWB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Change and Release Management processes. 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  <w:hideMark/>
          </w:tcPr>
          <w:p w14:paraId="73B3C9EB" w14:textId="1128041F" w:rsidR="00D11B07" w:rsidRPr="00D11B07" w:rsidRDefault="00D11B07" w:rsidP="00D11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lastRenderedPageBreak/>
              <w:t>DT</w:t>
            </w:r>
            <w:r w:rsidR="005D5F35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5356321F" w14:textId="77777777" w:rsidR="00D11B07" w:rsidRPr="00D11B07" w:rsidRDefault="00D11B07" w:rsidP="00D11B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37B427C5" w14:textId="77777777" w:rsidTr="002C0BF6">
        <w:trPr>
          <w:cantSplit/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68925F7A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lastRenderedPageBreak/>
              <w:t>130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5265C321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CWB Release Management SOP</w:t>
            </w:r>
          </w:p>
        </w:tc>
        <w:tc>
          <w:tcPr>
            <w:tcW w:w="4728" w:type="dxa"/>
            <w:vMerge/>
            <w:vAlign w:val="center"/>
            <w:hideMark/>
          </w:tcPr>
          <w:p w14:paraId="24FBB3D7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72EF354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0F39CE83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B07" w:rsidRPr="00D11B07" w14:paraId="43AD0642" w14:textId="77777777" w:rsidTr="002C0BF6">
        <w:trPr>
          <w:cantSplit/>
          <w:trHeight w:val="900"/>
        </w:trPr>
        <w:tc>
          <w:tcPr>
            <w:tcW w:w="4769" w:type="dxa"/>
            <w:gridSpan w:val="2"/>
            <w:shd w:val="clear" w:color="auto" w:fill="auto"/>
            <w:noWrap/>
            <w:vAlign w:val="bottom"/>
            <w:hideMark/>
          </w:tcPr>
          <w:p w14:paraId="1566828A" w14:textId="2202070F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8480" behindDoc="0" locked="0" layoutInCell="1" allowOverlap="1" wp14:anchorId="092450F9" wp14:editId="7C24920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99060</wp:posOffset>
                  </wp:positionV>
                  <wp:extent cx="381000" cy="472440"/>
                  <wp:effectExtent l="0" t="0" r="0" b="0"/>
                  <wp:wrapNone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2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3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0"/>
            </w:tblGrid>
            <w:tr w:rsidR="00D11B07" w:rsidRPr="00D11B07" w14:paraId="683C9202" w14:textId="77777777">
              <w:trPr>
                <w:trHeight w:val="900"/>
                <w:tblCellSpacing w:w="0" w:type="dxa"/>
              </w:trPr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8AAB709" w14:textId="77777777" w:rsidR="00D11B07" w:rsidRPr="00D11B07" w:rsidRDefault="00D11B07" w:rsidP="00D11B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11B07">
                    <w:rPr>
                      <w:rFonts w:ascii="Calibri" w:eastAsia="Times New Roman" w:hAnsi="Calibri" w:cs="Calibri"/>
                      <w:color w:val="000000"/>
                    </w:rPr>
                    <w:t>Notification</w:t>
                  </w:r>
                </w:p>
              </w:tc>
            </w:tr>
          </w:tbl>
          <w:p w14:paraId="76BA4A57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73" w:type="dxa"/>
            <w:gridSpan w:val="3"/>
            <w:shd w:val="clear" w:color="auto" w:fill="auto"/>
            <w:vAlign w:val="center"/>
            <w:hideMark/>
          </w:tcPr>
          <w:p w14:paraId="63C2CFDC" w14:textId="31ECD2AE" w:rsidR="00D11B07" w:rsidRPr="00D11B07" w:rsidRDefault="00D11B07" w:rsidP="00C441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Upon successful resolution of the Incident, </w:t>
            </w:r>
            <w:r w:rsidR="002E4FA0">
              <w:rPr>
                <w:rFonts w:ascii="Calibri" w:eastAsia="Times New Roman" w:hAnsi="Calibri" w:cs="Calibri"/>
                <w:color w:val="000000"/>
              </w:rPr>
              <w:t>the</w:t>
            </w:r>
            <w:r w:rsidR="00AD1C75">
              <w:rPr>
                <w:rFonts w:ascii="Calibri" w:eastAsia="Times New Roman" w:hAnsi="Calibri" w:cs="Calibri"/>
                <w:color w:val="000000"/>
              </w:rPr>
              <w:t xml:space="preserve"> BCC/</w:t>
            </w:r>
            <w:r w:rsidR="002E4FA0">
              <w:rPr>
                <w:rFonts w:ascii="Calibri" w:eastAsia="Times New Roman" w:hAnsi="Calibri" w:cs="Calibri"/>
                <w:color w:val="000000"/>
              </w:rPr>
              <w:t xml:space="preserve"> Branch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Support person will receive a notification, from Service Now, outlining the Incident resolution details. </w:t>
            </w:r>
            <w:r w:rsidR="007F3C56">
              <w:rPr>
                <w:rFonts w:ascii="Calibri" w:eastAsia="Times New Roman" w:hAnsi="Calibri" w:cs="Calibri"/>
                <w:color w:val="000000"/>
              </w:rPr>
              <w:t>B</w:t>
            </w:r>
            <w:r w:rsidR="002E4FA0">
              <w:rPr>
                <w:rFonts w:ascii="Calibri" w:eastAsia="Times New Roman" w:hAnsi="Calibri" w:cs="Calibri"/>
                <w:color w:val="000000"/>
              </w:rPr>
              <w:t xml:space="preserve">ranch 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Support can test the proposed solution, if needed. </w:t>
            </w:r>
            <w:r w:rsidR="007F3C56">
              <w:rPr>
                <w:rFonts w:ascii="Calibri" w:eastAsia="Times New Roman" w:hAnsi="Calibri" w:cs="Calibri"/>
                <w:color w:val="000000"/>
              </w:rPr>
              <w:t>B</w:t>
            </w:r>
            <w:r w:rsidR="002E4FA0">
              <w:rPr>
                <w:rFonts w:ascii="Calibri" w:eastAsia="Times New Roman" w:hAnsi="Calibri" w:cs="Calibri"/>
                <w:color w:val="000000"/>
              </w:rPr>
              <w:t>ranch staff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will be able to reopen the Incident, should the resolution provided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NOT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resolve the issue.</w:t>
            </w:r>
          </w:p>
        </w:tc>
      </w:tr>
      <w:tr w:rsidR="00D11B07" w:rsidRPr="00D11B07" w14:paraId="5684F260" w14:textId="77777777" w:rsidTr="002C0BF6">
        <w:trPr>
          <w:cantSplit/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14:paraId="5FD5FBEC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2F2E86CB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Customer resolution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14:paraId="1D0E56A0" w14:textId="77777777" w:rsidR="00481B2C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</w:t>
            </w:r>
            <w:r w:rsidR="002A2ACF" w:rsidRPr="00D11B07">
              <w:rPr>
                <w:rFonts w:ascii="Calibri" w:eastAsia="Times New Roman" w:hAnsi="Calibri" w:cs="Calibri"/>
                <w:color w:val="000000"/>
              </w:rPr>
              <w:t>notifying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the customer and action any resolution activities identified.</w:t>
            </w:r>
          </w:p>
          <w:p w14:paraId="796895AB" w14:textId="77777777" w:rsidR="00481B2C" w:rsidRDefault="00481B2C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6F5EF77" w14:textId="4A1DEF0D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Pr="00D11B07">
              <w:rPr>
                <w:rFonts w:ascii="Calibri" w:eastAsia="Times New Roman" w:hAnsi="Calibri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of this step is the customer has been notified their issue has been resolved.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43F07A47" w14:textId="6325EABB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5D5F35">
              <w:rPr>
                <w:rFonts w:ascii="Calibri" w:eastAsia="Times New Roman" w:hAnsi="Calibri" w:cs="Calibri"/>
                <w:color w:val="000000"/>
              </w:rPr>
              <w:t>CC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7B8FCBA8" w14:textId="214DB5A3" w:rsidR="00D11B07" w:rsidRPr="00D11B07" w:rsidRDefault="007F3C56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5D5F35">
              <w:rPr>
                <w:rFonts w:ascii="Calibri" w:eastAsia="Times New Roman" w:hAnsi="Calibri" w:cs="Calibri"/>
                <w:color w:val="000000"/>
              </w:rPr>
              <w:t xml:space="preserve">usiness contact centre/ branch 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>Support owns the relationship with the customer.</w:t>
            </w:r>
          </w:p>
        </w:tc>
      </w:tr>
      <w:tr w:rsidR="00D11B07" w:rsidRPr="00D11B07" w14:paraId="1DA1B2C2" w14:textId="77777777" w:rsidTr="002C0BF6">
        <w:trPr>
          <w:cantSplit/>
          <w:trHeight w:val="1149"/>
        </w:trPr>
        <w:tc>
          <w:tcPr>
            <w:tcW w:w="2023" w:type="dxa"/>
            <w:shd w:val="clear" w:color="auto" w:fill="auto"/>
            <w:noWrap/>
            <w:vAlign w:val="bottom"/>
            <w:hideMark/>
          </w:tcPr>
          <w:p w14:paraId="455340F0" w14:textId="3F5A7B72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3360" behindDoc="0" locked="0" layoutInCell="1" allowOverlap="1" wp14:anchorId="5143137C" wp14:editId="0883B243">
                  <wp:simplePos x="0" y="0"/>
                  <wp:positionH relativeFrom="column">
                    <wp:posOffset>449580</wp:posOffset>
                  </wp:positionH>
                  <wp:positionV relativeFrom="paragraph">
                    <wp:posOffset>38100</wp:posOffset>
                  </wp:positionV>
                  <wp:extent cx="381000" cy="723900"/>
                  <wp:effectExtent l="0" t="0" r="0" b="0"/>
                  <wp:wrapNone/>
                  <wp:docPr id="18" name="Picture 1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36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2">
                            <a:extLst>
                              <a:ext uri="{63B3BB69-23CF-44E3-9099-C40C66FF867C}">
                                <a14:compatExt xmlns:a14="http://schemas.microsoft.com/office/drawing/2010/main" spid="_x0000_s1036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726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D11B07" w:rsidRPr="00D11B07" w14:paraId="6180D34A" w14:textId="77777777">
              <w:trPr>
                <w:trHeight w:val="1149"/>
                <w:tblCellSpacing w:w="0" w:type="dxa"/>
              </w:trPr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EF1EE4" w14:textId="77777777" w:rsidR="00D11B07" w:rsidRPr="00D11B07" w:rsidRDefault="00D11B07" w:rsidP="00D11B0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26369C25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14:paraId="1810FE40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End</w:t>
            </w:r>
          </w:p>
        </w:tc>
        <w:tc>
          <w:tcPr>
            <w:tcW w:w="4728" w:type="dxa"/>
            <w:shd w:val="clear" w:color="auto" w:fill="auto"/>
            <w:noWrap/>
            <w:vAlign w:val="center"/>
            <w:hideMark/>
          </w:tcPr>
          <w:p w14:paraId="5EF6A9AD" w14:textId="77777777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14:paraId="37D8362D" w14:textId="77777777" w:rsidR="00D11B07" w:rsidRPr="00D11B07" w:rsidRDefault="00D11B07" w:rsidP="00D11B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023D3E65" w14:textId="590B7755" w:rsidR="00481B2C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Service Now Incident is closed by</w:t>
            </w:r>
            <w:r w:rsidR="00AA27F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D11B07">
              <w:rPr>
                <w:rFonts w:ascii="Calibri" w:eastAsia="Times New Roman" w:hAnsi="Calibri" w:cs="Calibri"/>
                <w:color w:val="000000"/>
              </w:rPr>
              <w:t>DT</w:t>
            </w:r>
            <w:r w:rsidR="005D5F35">
              <w:rPr>
                <w:rFonts w:ascii="Calibri" w:eastAsia="Times New Roman" w:hAnsi="Calibri" w:cs="Calibri"/>
                <w:color w:val="000000"/>
              </w:rPr>
              <w:t>S</w:t>
            </w:r>
            <w:r w:rsidRPr="00D11B07">
              <w:rPr>
                <w:rFonts w:ascii="Calibri" w:eastAsia="Times New Roman" w:hAnsi="Calibri" w:cs="Calibri"/>
                <w:color w:val="000000"/>
              </w:rPr>
              <w:t xml:space="preserve"> (including associated vendor tickets)</w:t>
            </w:r>
          </w:p>
          <w:p w14:paraId="450E4EA8" w14:textId="695D2B47" w:rsidR="00481B2C" w:rsidRDefault="005D5F35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BBC</w:t>
            </w:r>
            <w:r w:rsidR="00A43A01">
              <w:rPr>
                <w:rFonts w:ascii="Calibri" w:eastAsia="Times New Roman" w:hAnsi="Calibri" w:cs="Calibri"/>
                <w:color w:val="000000"/>
              </w:rPr>
              <w:t>/branch</w:t>
            </w:r>
            <w:r w:rsidR="00D11B07" w:rsidRPr="00D11B07">
              <w:rPr>
                <w:rFonts w:ascii="Calibri" w:eastAsia="Times New Roman" w:hAnsi="Calibri" w:cs="Calibri"/>
                <w:color w:val="000000"/>
              </w:rPr>
              <w:t xml:space="preserve"> Request is closed</w:t>
            </w:r>
          </w:p>
          <w:p w14:paraId="7CA33E80" w14:textId="4E238E13" w:rsidR="00D11B07" w:rsidRPr="00D11B07" w:rsidRDefault="00D11B07" w:rsidP="00D11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B07">
              <w:rPr>
                <w:rFonts w:ascii="Calibri" w:eastAsia="Times New Roman" w:hAnsi="Calibri" w:cs="Calibri"/>
                <w:color w:val="000000"/>
              </w:rPr>
              <w:t>Customer's issue has been resolved</w:t>
            </w:r>
          </w:p>
        </w:tc>
      </w:tr>
    </w:tbl>
    <w:p w14:paraId="14775193" w14:textId="77777777" w:rsidR="00D11B07" w:rsidRPr="00D11B07" w:rsidRDefault="00D11B07" w:rsidP="00D11B07">
      <w:pPr>
        <w:rPr>
          <w:lang w:val="en-US" w:eastAsia="ja-JP"/>
        </w:rPr>
      </w:pPr>
    </w:p>
    <w:sectPr w:rsidR="00D11B07" w:rsidRPr="00D11B07" w:rsidSect="00D11B07">
      <w:pgSz w:w="15840" w:h="12240" w:orient="landscape"/>
      <w:pgMar w:top="1077" w:right="1077" w:bottom="107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69741" w14:textId="77777777" w:rsidR="00803023" w:rsidRDefault="00803023" w:rsidP="00F621C6">
      <w:pPr>
        <w:spacing w:after="0" w:line="240" w:lineRule="auto"/>
      </w:pPr>
      <w:r>
        <w:separator/>
      </w:r>
    </w:p>
    <w:p w14:paraId="5D653D7A" w14:textId="77777777" w:rsidR="00803023" w:rsidRDefault="00803023"/>
    <w:p w14:paraId="0FF45940" w14:textId="77777777" w:rsidR="00803023" w:rsidRDefault="00803023"/>
  </w:endnote>
  <w:endnote w:type="continuationSeparator" w:id="0">
    <w:p w14:paraId="146D9883" w14:textId="77777777" w:rsidR="00803023" w:rsidRDefault="00803023" w:rsidP="00F621C6">
      <w:pPr>
        <w:spacing w:after="0" w:line="240" w:lineRule="auto"/>
      </w:pPr>
      <w:r>
        <w:continuationSeparator/>
      </w:r>
    </w:p>
    <w:p w14:paraId="4B80A185" w14:textId="77777777" w:rsidR="00803023" w:rsidRDefault="00803023"/>
    <w:p w14:paraId="20C1538B" w14:textId="77777777" w:rsidR="00803023" w:rsidRDefault="00803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D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CE837" w14:textId="77777777" w:rsidR="006852FD" w:rsidRDefault="006852FD" w:rsidP="008771E9">
    <w:pPr>
      <w:tabs>
        <w:tab w:val="left" w:pos="4040"/>
        <w:tab w:val="right" w:pos="13680"/>
      </w:tabs>
    </w:pP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78BE" w14:textId="1E7E282F" w:rsidR="006852FD" w:rsidRPr="00DC3980" w:rsidRDefault="006852FD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7C3170" wp14:editId="29815F45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CDC0FD" w14:textId="77777777" w:rsidR="006852FD" w:rsidRDefault="006852FD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7C317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" filled="f" stroked="f">
              <v:textbox inset="0,0,0,0">
                <w:txbxContent>
                  <w:p w14:paraId="59CDC0FD" w14:textId="77777777" w:rsidR="006852FD" w:rsidRDefault="006852FD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 xml:space="preserve">CWB Financial Group </w:t>
    </w:r>
    <w:r>
      <w:rPr>
        <w:b/>
        <w:i/>
        <w:color w:val="0097A9"/>
        <w:sz w:val="16"/>
        <w:szCs w:val="16"/>
      </w:rPr>
      <w:t xml:space="preserve">- </w:t>
    </w:r>
    <w:sdt>
      <w:sdtPr>
        <w:rPr>
          <w:i/>
          <w:color w:val="009AA6"/>
          <w:sz w:val="16"/>
          <w:szCs w:val="16"/>
        </w:rPr>
        <w:alias w:val="Title"/>
        <w:tag w:val=""/>
        <w:id w:val="-1520239533"/>
        <w:placeholder>
          <w:docPart w:val="7F1A5C092C08473590D2C8BC67E1E4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47450">
          <w:rPr>
            <w:i/>
            <w:color w:val="009AA6"/>
            <w:sz w:val="16"/>
            <w:szCs w:val="16"/>
          </w:rPr>
          <w:t>Transition to Operations</w:t>
        </w:r>
      </w:sdtContent>
    </w:sdt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>
      <w:rPr>
        <w:b/>
        <w:noProof/>
        <w:color w:val="009AA6"/>
        <w:sz w:val="16"/>
        <w:szCs w:val="16"/>
      </w:rPr>
      <w:t>20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42CD5" w14:textId="77777777" w:rsidR="00803023" w:rsidRDefault="00803023" w:rsidP="00F621C6">
      <w:pPr>
        <w:spacing w:after="0" w:line="240" w:lineRule="auto"/>
      </w:pPr>
      <w:r>
        <w:separator/>
      </w:r>
    </w:p>
    <w:p w14:paraId="4F98C5F0" w14:textId="77777777" w:rsidR="00803023" w:rsidRDefault="00803023"/>
    <w:p w14:paraId="32EE6ADF" w14:textId="77777777" w:rsidR="00803023" w:rsidRDefault="00803023"/>
  </w:footnote>
  <w:footnote w:type="continuationSeparator" w:id="0">
    <w:p w14:paraId="6C0C7E77" w14:textId="77777777" w:rsidR="00803023" w:rsidRDefault="00803023" w:rsidP="00F621C6">
      <w:pPr>
        <w:spacing w:after="0" w:line="240" w:lineRule="auto"/>
      </w:pPr>
      <w:r>
        <w:continuationSeparator/>
      </w:r>
    </w:p>
    <w:p w14:paraId="365C95BD" w14:textId="77777777" w:rsidR="00803023" w:rsidRDefault="00803023"/>
    <w:p w14:paraId="18E94CE7" w14:textId="77777777" w:rsidR="00803023" w:rsidRDefault="008030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46D80" w14:textId="77777777" w:rsidR="006852FD" w:rsidRDefault="00823D80">
    <w:pPr>
      <w:pStyle w:val="Header"/>
    </w:pPr>
    <w:r>
      <w:rPr>
        <w:noProof/>
      </w:rPr>
      <w:pict w14:anchorId="253874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o:spid="_x0000_s2062" type="#_x0000_t136" style="position:absolute;margin-left:0;margin-top:0;width:368.25pt;height:44.25pt;rotation:315;z-index:-25155174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867F8" w14:textId="77777777" w:rsidR="006852FD" w:rsidRDefault="00823D80">
    <w:pPr>
      <w:pStyle w:val="Header"/>
    </w:pPr>
    <w:r>
      <w:rPr>
        <w:noProof/>
      </w:rPr>
      <w:pict w14:anchorId="01D63F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o:spid="_x0000_s2063" type="#_x0000_t136" style="position:absolute;margin-left:0;margin-top:0;width:368.25pt;height:44.25pt;rotation:315;z-index:-25155072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48373" w14:textId="77777777" w:rsidR="006852FD" w:rsidRDefault="00823D80">
    <w:pPr>
      <w:pStyle w:val="Header"/>
    </w:pPr>
    <w:r>
      <w:rPr>
        <w:noProof/>
      </w:rPr>
      <w:pict w14:anchorId="1353BD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o:spid="_x0000_s2061" type="#_x0000_t136" style="position:absolute;margin-left:0;margin-top:0;width:368.25pt;height:44.25pt;rotation:315;z-index:-2515527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AD2CC" w14:textId="77777777" w:rsidR="006852FD" w:rsidRDefault="00823D80">
    <w:pPr>
      <w:pStyle w:val="Header"/>
    </w:pPr>
    <w:r>
      <w:rPr>
        <w:noProof/>
      </w:rPr>
      <w:pict w14:anchorId="0E9628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AC3D1" w14:textId="77777777" w:rsidR="006852FD" w:rsidRDefault="006852FD" w:rsidP="000114DA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31943969" wp14:editId="1E6B3029">
              <wp:simplePos x="0" y="0"/>
              <wp:positionH relativeFrom="column">
                <wp:posOffset>5086350</wp:posOffset>
              </wp:positionH>
              <wp:positionV relativeFrom="paragraph">
                <wp:posOffset>-445135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3E7B9E" w14:textId="77777777" w:rsidR="006852FD" w:rsidRPr="00CD62FB" w:rsidRDefault="006852FD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9439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0.5pt;margin-top:-35.0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" fillcolor="#fdde00" stroked="f">
              <v:textbox>
                <w:txbxContent>
                  <w:p w14:paraId="3E3E7B9E" w14:textId="77777777" w:rsidR="006852FD" w:rsidRPr="00CD62FB" w:rsidRDefault="006852FD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11236585" wp14:editId="15FA63E1">
              <wp:simplePos x="0" y="0"/>
              <wp:positionH relativeFrom="column">
                <wp:posOffset>-685800</wp:posOffset>
              </wp:positionH>
              <wp:positionV relativeFrom="paragraph">
                <wp:posOffset>-448945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86421" w14:textId="77777777" w:rsidR="006852FD" w:rsidRPr="00983AB8" w:rsidRDefault="006852FD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236585" id="_x0000_s1027" type="#_x0000_t202" style="position:absolute;margin-left:-54pt;margin-top:-35.35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" fillcolor="#daaa00" stroked="f">
              <v:textbox>
                <w:txbxContent>
                  <w:p w14:paraId="26D86421" w14:textId="77777777" w:rsidR="006852FD" w:rsidRPr="00983AB8" w:rsidRDefault="006852FD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41D669EF" wp14:editId="59AABC55">
              <wp:simplePos x="0" y="0"/>
              <wp:positionH relativeFrom="column">
                <wp:posOffset>6485890</wp:posOffset>
              </wp:positionH>
              <wp:positionV relativeFrom="paragraph">
                <wp:posOffset>-448310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C2793E" w14:textId="77777777" w:rsidR="006852FD" w:rsidRPr="00983AB8" w:rsidRDefault="006852FD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D669EF" id="_x0000_s1028" type="#_x0000_t202" style="position:absolute;margin-left:510.7pt;margin-top:-35.3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" fillcolor="#fdde00" stroked="f">
              <v:fill opacity="26214f"/>
              <v:textbox>
                <w:txbxContent>
                  <w:p w14:paraId="6FC2793E" w14:textId="77777777" w:rsidR="006852FD" w:rsidRPr="00983AB8" w:rsidRDefault="006852FD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0607DFCD" wp14:editId="7721638E">
              <wp:simplePos x="0" y="0"/>
              <wp:positionH relativeFrom="column">
                <wp:posOffset>3124200</wp:posOffset>
              </wp:positionH>
              <wp:positionV relativeFrom="paragraph">
                <wp:posOffset>-450215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A90957" w14:textId="77777777" w:rsidR="006852FD" w:rsidRPr="00983AB8" w:rsidRDefault="006852FD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07DFCD" id="_x0000_s1029" type="#_x0000_t202" style="position:absolute;margin-left:246pt;margin-top:-35.45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" fillcolor="#e3b623" stroked="f">
              <v:fill opacity="55512f"/>
              <v:textbox>
                <w:txbxContent>
                  <w:p w14:paraId="56A90957" w14:textId="77777777" w:rsidR="006852FD" w:rsidRPr="00983AB8" w:rsidRDefault="006852FD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23D80">
      <w:rPr>
        <w:noProof/>
      </w:rPr>
      <w:pict w14:anchorId="56F545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3BB72396" w14:textId="77777777" w:rsidR="006852FD" w:rsidRPr="00552F21" w:rsidRDefault="006852FD" w:rsidP="00646F14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3889" w14:textId="77777777" w:rsidR="006852FD" w:rsidRDefault="00823D80">
    <w:pPr>
      <w:pStyle w:val="Header"/>
    </w:pPr>
    <w:r>
      <w:rPr>
        <w:noProof/>
      </w:rPr>
      <w:pict w14:anchorId="63309B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7CB3"/>
    <w:multiLevelType w:val="hybridMultilevel"/>
    <w:tmpl w:val="87F082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0F0A37"/>
    <w:multiLevelType w:val="hybridMultilevel"/>
    <w:tmpl w:val="3E383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45FF7"/>
    <w:multiLevelType w:val="hybridMultilevel"/>
    <w:tmpl w:val="10AA9A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B51822"/>
    <w:multiLevelType w:val="hybridMultilevel"/>
    <w:tmpl w:val="020E1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7353CF2"/>
    <w:multiLevelType w:val="hybridMultilevel"/>
    <w:tmpl w:val="A09020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5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E044029"/>
    <w:multiLevelType w:val="hybridMultilevel"/>
    <w:tmpl w:val="4226F9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7004A"/>
    <w:multiLevelType w:val="hybridMultilevel"/>
    <w:tmpl w:val="1D688B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E257A"/>
    <w:multiLevelType w:val="hybridMultilevel"/>
    <w:tmpl w:val="38346A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1539F1"/>
    <w:multiLevelType w:val="hybridMultilevel"/>
    <w:tmpl w:val="0DACFFF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9F16C6"/>
    <w:multiLevelType w:val="hybridMultilevel"/>
    <w:tmpl w:val="423C5C9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2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FAF62DB"/>
    <w:multiLevelType w:val="hybridMultilevel"/>
    <w:tmpl w:val="87EE3CA2"/>
    <w:lvl w:ilvl="0" w:tplc="39ACDCA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92950">
    <w:abstractNumId w:val="21"/>
  </w:num>
  <w:num w:numId="2" w16cid:durableId="939919811">
    <w:abstractNumId w:val="0"/>
  </w:num>
  <w:num w:numId="3" w16cid:durableId="1894927484">
    <w:abstractNumId w:val="1"/>
  </w:num>
  <w:num w:numId="4" w16cid:durableId="251087582">
    <w:abstractNumId w:val="3"/>
  </w:num>
  <w:num w:numId="5" w16cid:durableId="46147457">
    <w:abstractNumId w:val="22"/>
  </w:num>
  <w:num w:numId="6" w16cid:durableId="1644584687">
    <w:abstractNumId w:val="11"/>
  </w:num>
  <w:num w:numId="7" w16cid:durableId="1234320580">
    <w:abstractNumId w:val="15"/>
  </w:num>
  <w:num w:numId="8" w16cid:durableId="146556960">
    <w:abstractNumId w:val="9"/>
  </w:num>
  <w:num w:numId="9" w16cid:durableId="111294475">
    <w:abstractNumId w:val="8"/>
  </w:num>
  <w:num w:numId="10" w16cid:durableId="1874460839">
    <w:abstractNumId w:val="14"/>
  </w:num>
  <w:num w:numId="11" w16cid:durableId="17661257">
    <w:abstractNumId w:val="13"/>
  </w:num>
  <w:num w:numId="12" w16cid:durableId="1650135771">
    <w:abstractNumId w:val="4"/>
  </w:num>
  <w:num w:numId="13" w16cid:durableId="569117998">
    <w:abstractNumId w:val="5"/>
  </w:num>
  <w:num w:numId="14" w16cid:durableId="173036033">
    <w:abstractNumId w:val="20"/>
  </w:num>
  <w:num w:numId="15" w16cid:durableId="651254570">
    <w:abstractNumId w:val="7"/>
  </w:num>
  <w:num w:numId="16" w16cid:durableId="315113785">
    <w:abstractNumId w:val="16"/>
  </w:num>
  <w:num w:numId="17" w16cid:durableId="325324742">
    <w:abstractNumId w:val="18"/>
  </w:num>
  <w:num w:numId="18" w16cid:durableId="2061900467">
    <w:abstractNumId w:val="10"/>
  </w:num>
  <w:num w:numId="19" w16cid:durableId="1042633367">
    <w:abstractNumId w:val="6"/>
  </w:num>
  <w:num w:numId="20" w16cid:durableId="1425765076">
    <w:abstractNumId w:val="12"/>
  </w:num>
  <w:num w:numId="21" w16cid:durableId="129907606">
    <w:abstractNumId w:val="23"/>
  </w:num>
  <w:num w:numId="22" w16cid:durableId="1278290693">
    <w:abstractNumId w:val="19"/>
  </w:num>
  <w:num w:numId="23" w16cid:durableId="1308825037">
    <w:abstractNumId w:val="17"/>
  </w:num>
  <w:num w:numId="24" w16cid:durableId="117458979">
    <w:abstractNumId w:val="2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velyn Odeh">
    <w15:presenceInfo w15:providerId="AD" w15:userId="S::Lovelyn.Odeh@cwbank.com::ced42dbf-5892-4906-a597-e00157df56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6B8"/>
    <w:rsid w:val="00001CE1"/>
    <w:rsid w:val="00004714"/>
    <w:rsid w:val="000058FC"/>
    <w:rsid w:val="00005AEB"/>
    <w:rsid w:val="00006631"/>
    <w:rsid w:val="000104B6"/>
    <w:rsid w:val="000114DA"/>
    <w:rsid w:val="00011EE0"/>
    <w:rsid w:val="00012B94"/>
    <w:rsid w:val="00012E2E"/>
    <w:rsid w:val="00012E9D"/>
    <w:rsid w:val="000148E1"/>
    <w:rsid w:val="00014EF6"/>
    <w:rsid w:val="0001588E"/>
    <w:rsid w:val="00015CEB"/>
    <w:rsid w:val="00015DFC"/>
    <w:rsid w:val="00016DCC"/>
    <w:rsid w:val="00020A19"/>
    <w:rsid w:val="00022070"/>
    <w:rsid w:val="000232FD"/>
    <w:rsid w:val="0002681F"/>
    <w:rsid w:val="00030742"/>
    <w:rsid w:val="00031962"/>
    <w:rsid w:val="00034F1B"/>
    <w:rsid w:val="00035E64"/>
    <w:rsid w:val="0004286F"/>
    <w:rsid w:val="00044B84"/>
    <w:rsid w:val="0004622D"/>
    <w:rsid w:val="0005052A"/>
    <w:rsid w:val="000509AB"/>
    <w:rsid w:val="00052192"/>
    <w:rsid w:val="00054D01"/>
    <w:rsid w:val="00055A4F"/>
    <w:rsid w:val="00061432"/>
    <w:rsid w:val="0007015C"/>
    <w:rsid w:val="00073D2C"/>
    <w:rsid w:val="00074852"/>
    <w:rsid w:val="00075253"/>
    <w:rsid w:val="000758DB"/>
    <w:rsid w:val="00077C71"/>
    <w:rsid w:val="000818EB"/>
    <w:rsid w:val="00082E13"/>
    <w:rsid w:val="00083EF9"/>
    <w:rsid w:val="000845D5"/>
    <w:rsid w:val="000855FA"/>
    <w:rsid w:val="00090304"/>
    <w:rsid w:val="00092B35"/>
    <w:rsid w:val="00093E4C"/>
    <w:rsid w:val="0009458E"/>
    <w:rsid w:val="00095102"/>
    <w:rsid w:val="000963E9"/>
    <w:rsid w:val="00096D96"/>
    <w:rsid w:val="00096FFA"/>
    <w:rsid w:val="000A237E"/>
    <w:rsid w:val="000B2676"/>
    <w:rsid w:val="000B5A4B"/>
    <w:rsid w:val="000B6DD0"/>
    <w:rsid w:val="000C1C21"/>
    <w:rsid w:val="000C410E"/>
    <w:rsid w:val="000D3655"/>
    <w:rsid w:val="000D4557"/>
    <w:rsid w:val="000D5046"/>
    <w:rsid w:val="000E386E"/>
    <w:rsid w:val="000E5E51"/>
    <w:rsid w:val="000F0246"/>
    <w:rsid w:val="000F6742"/>
    <w:rsid w:val="000F6BDA"/>
    <w:rsid w:val="00101AC2"/>
    <w:rsid w:val="00101D9A"/>
    <w:rsid w:val="0010415B"/>
    <w:rsid w:val="00106BB4"/>
    <w:rsid w:val="00110126"/>
    <w:rsid w:val="00114116"/>
    <w:rsid w:val="00115559"/>
    <w:rsid w:val="00115F9B"/>
    <w:rsid w:val="00117B3F"/>
    <w:rsid w:val="00120C6E"/>
    <w:rsid w:val="00123CFB"/>
    <w:rsid w:val="00127D6B"/>
    <w:rsid w:val="001301DC"/>
    <w:rsid w:val="00132480"/>
    <w:rsid w:val="0013434F"/>
    <w:rsid w:val="00135637"/>
    <w:rsid w:val="00140CB8"/>
    <w:rsid w:val="00141FE4"/>
    <w:rsid w:val="001430CA"/>
    <w:rsid w:val="00147450"/>
    <w:rsid w:val="00154143"/>
    <w:rsid w:val="00154D8C"/>
    <w:rsid w:val="0016489C"/>
    <w:rsid w:val="00165F4D"/>
    <w:rsid w:val="00170CE0"/>
    <w:rsid w:val="0017142B"/>
    <w:rsid w:val="00171931"/>
    <w:rsid w:val="00173920"/>
    <w:rsid w:val="0017461F"/>
    <w:rsid w:val="0018239C"/>
    <w:rsid w:val="00184B1D"/>
    <w:rsid w:val="001949F4"/>
    <w:rsid w:val="001951C7"/>
    <w:rsid w:val="001A0512"/>
    <w:rsid w:val="001A5E29"/>
    <w:rsid w:val="001B06EE"/>
    <w:rsid w:val="001B0C27"/>
    <w:rsid w:val="001B578E"/>
    <w:rsid w:val="001B62FC"/>
    <w:rsid w:val="001B7F78"/>
    <w:rsid w:val="001C00E9"/>
    <w:rsid w:val="001C08C4"/>
    <w:rsid w:val="001C0CF1"/>
    <w:rsid w:val="001C30AF"/>
    <w:rsid w:val="001C32FB"/>
    <w:rsid w:val="001C53B4"/>
    <w:rsid w:val="001C5611"/>
    <w:rsid w:val="001D197E"/>
    <w:rsid w:val="001D2BB9"/>
    <w:rsid w:val="001D4D51"/>
    <w:rsid w:val="001D4FB6"/>
    <w:rsid w:val="001D5830"/>
    <w:rsid w:val="001E06D0"/>
    <w:rsid w:val="001E0902"/>
    <w:rsid w:val="001E0E0A"/>
    <w:rsid w:val="001E1F0A"/>
    <w:rsid w:val="001E2455"/>
    <w:rsid w:val="001E5416"/>
    <w:rsid w:val="001E5468"/>
    <w:rsid w:val="001E69DB"/>
    <w:rsid w:val="001F0751"/>
    <w:rsid w:val="001F24EC"/>
    <w:rsid w:val="001F3556"/>
    <w:rsid w:val="001F3B49"/>
    <w:rsid w:val="001F4367"/>
    <w:rsid w:val="001F4461"/>
    <w:rsid w:val="001F7379"/>
    <w:rsid w:val="001F7732"/>
    <w:rsid w:val="001F7D75"/>
    <w:rsid w:val="00202AAC"/>
    <w:rsid w:val="00202ABB"/>
    <w:rsid w:val="00204380"/>
    <w:rsid w:val="002043DC"/>
    <w:rsid w:val="00206537"/>
    <w:rsid w:val="0021127C"/>
    <w:rsid w:val="00211945"/>
    <w:rsid w:val="00211B09"/>
    <w:rsid w:val="00213F22"/>
    <w:rsid w:val="00217584"/>
    <w:rsid w:val="00220738"/>
    <w:rsid w:val="0023072A"/>
    <w:rsid w:val="00234234"/>
    <w:rsid w:val="00235F46"/>
    <w:rsid w:val="00240B44"/>
    <w:rsid w:val="002424C3"/>
    <w:rsid w:val="00243B29"/>
    <w:rsid w:val="00244734"/>
    <w:rsid w:val="00244F51"/>
    <w:rsid w:val="00245859"/>
    <w:rsid w:val="00246FD2"/>
    <w:rsid w:val="0024789A"/>
    <w:rsid w:val="00250DC3"/>
    <w:rsid w:val="00251940"/>
    <w:rsid w:val="002542FC"/>
    <w:rsid w:val="00254BB2"/>
    <w:rsid w:val="00254BCC"/>
    <w:rsid w:val="00255500"/>
    <w:rsid w:val="0025645E"/>
    <w:rsid w:val="002574CB"/>
    <w:rsid w:val="00260DB0"/>
    <w:rsid w:val="002612DA"/>
    <w:rsid w:val="00261C3C"/>
    <w:rsid w:val="00262366"/>
    <w:rsid w:val="00264D85"/>
    <w:rsid w:val="00266102"/>
    <w:rsid w:val="0027021E"/>
    <w:rsid w:val="00271218"/>
    <w:rsid w:val="002731F4"/>
    <w:rsid w:val="00284AD9"/>
    <w:rsid w:val="0028786B"/>
    <w:rsid w:val="0029202D"/>
    <w:rsid w:val="0029224A"/>
    <w:rsid w:val="002932FC"/>
    <w:rsid w:val="00293D17"/>
    <w:rsid w:val="002958A3"/>
    <w:rsid w:val="00297FEE"/>
    <w:rsid w:val="002A0AEA"/>
    <w:rsid w:val="002A2ACF"/>
    <w:rsid w:val="002A5DFA"/>
    <w:rsid w:val="002B175F"/>
    <w:rsid w:val="002B2412"/>
    <w:rsid w:val="002B24BB"/>
    <w:rsid w:val="002B3895"/>
    <w:rsid w:val="002B7A18"/>
    <w:rsid w:val="002C04B2"/>
    <w:rsid w:val="002C0BF6"/>
    <w:rsid w:val="002C207E"/>
    <w:rsid w:val="002C3895"/>
    <w:rsid w:val="002C40CF"/>
    <w:rsid w:val="002C57BD"/>
    <w:rsid w:val="002C59A9"/>
    <w:rsid w:val="002C64DF"/>
    <w:rsid w:val="002C777C"/>
    <w:rsid w:val="002D4574"/>
    <w:rsid w:val="002D6089"/>
    <w:rsid w:val="002E099A"/>
    <w:rsid w:val="002E4FA0"/>
    <w:rsid w:val="002E6CBA"/>
    <w:rsid w:val="002F1580"/>
    <w:rsid w:val="002F1EF4"/>
    <w:rsid w:val="002F3529"/>
    <w:rsid w:val="002F5604"/>
    <w:rsid w:val="002F5A13"/>
    <w:rsid w:val="003032DB"/>
    <w:rsid w:val="00303C9D"/>
    <w:rsid w:val="0031018A"/>
    <w:rsid w:val="0031411E"/>
    <w:rsid w:val="003162AA"/>
    <w:rsid w:val="00323DB1"/>
    <w:rsid w:val="003246FE"/>
    <w:rsid w:val="00325574"/>
    <w:rsid w:val="003279DE"/>
    <w:rsid w:val="00327F0E"/>
    <w:rsid w:val="00330385"/>
    <w:rsid w:val="0033102F"/>
    <w:rsid w:val="00332739"/>
    <w:rsid w:val="00332E86"/>
    <w:rsid w:val="00334586"/>
    <w:rsid w:val="00337680"/>
    <w:rsid w:val="0034067C"/>
    <w:rsid w:val="00340916"/>
    <w:rsid w:val="00344E11"/>
    <w:rsid w:val="003472FF"/>
    <w:rsid w:val="0034792B"/>
    <w:rsid w:val="003504C5"/>
    <w:rsid w:val="003522BC"/>
    <w:rsid w:val="00355651"/>
    <w:rsid w:val="00355CEC"/>
    <w:rsid w:val="00356554"/>
    <w:rsid w:val="0036172F"/>
    <w:rsid w:val="003643C6"/>
    <w:rsid w:val="003653FF"/>
    <w:rsid w:val="00367F61"/>
    <w:rsid w:val="00371F16"/>
    <w:rsid w:val="00372513"/>
    <w:rsid w:val="00382002"/>
    <w:rsid w:val="00383351"/>
    <w:rsid w:val="00385B9D"/>
    <w:rsid w:val="003860C5"/>
    <w:rsid w:val="00387405"/>
    <w:rsid w:val="00390862"/>
    <w:rsid w:val="003930DB"/>
    <w:rsid w:val="00393D1B"/>
    <w:rsid w:val="00395AA5"/>
    <w:rsid w:val="00396719"/>
    <w:rsid w:val="003A0D32"/>
    <w:rsid w:val="003A0FE3"/>
    <w:rsid w:val="003A2018"/>
    <w:rsid w:val="003A2111"/>
    <w:rsid w:val="003A40FD"/>
    <w:rsid w:val="003A6077"/>
    <w:rsid w:val="003B6FFE"/>
    <w:rsid w:val="003B7C74"/>
    <w:rsid w:val="003C0ECB"/>
    <w:rsid w:val="003C2198"/>
    <w:rsid w:val="003C2F30"/>
    <w:rsid w:val="003C3DCC"/>
    <w:rsid w:val="003C53CD"/>
    <w:rsid w:val="003C59B5"/>
    <w:rsid w:val="003D075B"/>
    <w:rsid w:val="003D238E"/>
    <w:rsid w:val="003D2D12"/>
    <w:rsid w:val="003D3085"/>
    <w:rsid w:val="003D5984"/>
    <w:rsid w:val="003E065A"/>
    <w:rsid w:val="003E5E8D"/>
    <w:rsid w:val="003F045B"/>
    <w:rsid w:val="003F0B2D"/>
    <w:rsid w:val="003F146C"/>
    <w:rsid w:val="003F1A3E"/>
    <w:rsid w:val="003F64B3"/>
    <w:rsid w:val="003F7D77"/>
    <w:rsid w:val="004002A3"/>
    <w:rsid w:val="00404198"/>
    <w:rsid w:val="00405D2C"/>
    <w:rsid w:val="00405F99"/>
    <w:rsid w:val="00412E07"/>
    <w:rsid w:val="00416FA0"/>
    <w:rsid w:val="00417015"/>
    <w:rsid w:val="00420145"/>
    <w:rsid w:val="0042076B"/>
    <w:rsid w:val="00422FA7"/>
    <w:rsid w:val="00424D10"/>
    <w:rsid w:val="00425642"/>
    <w:rsid w:val="004274F3"/>
    <w:rsid w:val="0043051A"/>
    <w:rsid w:val="00430B98"/>
    <w:rsid w:val="00431185"/>
    <w:rsid w:val="00431F41"/>
    <w:rsid w:val="00434783"/>
    <w:rsid w:val="0044089D"/>
    <w:rsid w:val="004417DE"/>
    <w:rsid w:val="00441A63"/>
    <w:rsid w:val="004436DA"/>
    <w:rsid w:val="00443991"/>
    <w:rsid w:val="004519EC"/>
    <w:rsid w:val="0045366D"/>
    <w:rsid w:val="004619F7"/>
    <w:rsid w:val="00461DE8"/>
    <w:rsid w:val="00462192"/>
    <w:rsid w:val="00463A27"/>
    <w:rsid w:val="004664CF"/>
    <w:rsid w:val="004675F9"/>
    <w:rsid w:val="004742C6"/>
    <w:rsid w:val="00474496"/>
    <w:rsid w:val="00477C41"/>
    <w:rsid w:val="00480D28"/>
    <w:rsid w:val="0048124B"/>
    <w:rsid w:val="00481B2C"/>
    <w:rsid w:val="004823A4"/>
    <w:rsid w:val="00482D34"/>
    <w:rsid w:val="004849E7"/>
    <w:rsid w:val="00490D9E"/>
    <w:rsid w:val="00491FE3"/>
    <w:rsid w:val="004928E3"/>
    <w:rsid w:val="00492CDE"/>
    <w:rsid w:val="004935C1"/>
    <w:rsid w:val="00493FF8"/>
    <w:rsid w:val="00494A30"/>
    <w:rsid w:val="004955E5"/>
    <w:rsid w:val="004A3178"/>
    <w:rsid w:val="004A3B4F"/>
    <w:rsid w:val="004A6374"/>
    <w:rsid w:val="004A77A1"/>
    <w:rsid w:val="004B2C94"/>
    <w:rsid w:val="004B3606"/>
    <w:rsid w:val="004B3B12"/>
    <w:rsid w:val="004B4DD8"/>
    <w:rsid w:val="004B75B2"/>
    <w:rsid w:val="004B7662"/>
    <w:rsid w:val="004C0358"/>
    <w:rsid w:val="004C0E46"/>
    <w:rsid w:val="004C382D"/>
    <w:rsid w:val="004C6296"/>
    <w:rsid w:val="004D0DE8"/>
    <w:rsid w:val="004D1805"/>
    <w:rsid w:val="004D4B6D"/>
    <w:rsid w:val="004D6442"/>
    <w:rsid w:val="004D6CEE"/>
    <w:rsid w:val="004D7100"/>
    <w:rsid w:val="004E1961"/>
    <w:rsid w:val="004E2076"/>
    <w:rsid w:val="004E2636"/>
    <w:rsid w:val="004E31B5"/>
    <w:rsid w:val="004E33AD"/>
    <w:rsid w:val="004E7018"/>
    <w:rsid w:val="004F027B"/>
    <w:rsid w:val="004F081D"/>
    <w:rsid w:val="004F6039"/>
    <w:rsid w:val="005004DE"/>
    <w:rsid w:val="005036CD"/>
    <w:rsid w:val="00504F0F"/>
    <w:rsid w:val="0050694F"/>
    <w:rsid w:val="0050763B"/>
    <w:rsid w:val="00510078"/>
    <w:rsid w:val="005105F8"/>
    <w:rsid w:val="00512272"/>
    <w:rsid w:val="00514E3B"/>
    <w:rsid w:val="00515F21"/>
    <w:rsid w:val="005164DD"/>
    <w:rsid w:val="00522210"/>
    <w:rsid w:val="00523D68"/>
    <w:rsid w:val="0052643B"/>
    <w:rsid w:val="0053043F"/>
    <w:rsid w:val="005320A8"/>
    <w:rsid w:val="005429E6"/>
    <w:rsid w:val="00545AB8"/>
    <w:rsid w:val="00545F8B"/>
    <w:rsid w:val="0055153D"/>
    <w:rsid w:val="00552F21"/>
    <w:rsid w:val="00554490"/>
    <w:rsid w:val="005560D7"/>
    <w:rsid w:val="0055727F"/>
    <w:rsid w:val="00560474"/>
    <w:rsid w:val="005624DD"/>
    <w:rsid w:val="00562855"/>
    <w:rsid w:val="00564D66"/>
    <w:rsid w:val="00565B85"/>
    <w:rsid w:val="005666EB"/>
    <w:rsid w:val="00567D36"/>
    <w:rsid w:val="00567DA9"/>
    <w:rsid w:val="00570394"/>
    <w:rsid w:val="005725A1"/>
    <w:rsid w:val="00575741"/>
    <w:rsid w:val="0058089C"/>
    <w:rsid w:val="0058394B"/>
    <w:rsid w:val="005855A1"/>
    <w:rsid w:val="00585913"/>
    <w:rsid w:val="00590C5E"/>
    <w:rsid w:val="00591FCD"/>
    <w:rsid w:val="0059225C"/>
    <w:rsid w:val="00592F5D"/>
    <w:rsid w:val="0059752D"/>
    <w:rsid w:val="005976E9"/>
    <w:rsid w:val="005A1620"/>
    <w:rsid w:val="005A29FA"/>
    <w:rsid w:val="005A5438"/>
    <w:rsid w:val="005A5618"/>
    <w:rsid w:val="005A6177"/>
    <w:rsid w:val="005A7390"/>
    <w:rsid w:val="005B0C03"/>
    <w:rsid w:val="005B17A1"/>
    <w:rsid w:val="005B44DE"/>
    <w:rsid w:val="005B4AAE"/>
    <w:rsid w:val="005C010A"/>
    <w:rsid w:val="005C072B"/>
    <w:rsid w:val="005C0FC3"/>
    <w:rsid w:val="005C2AA9"/>
    <w:rsid w:val="005C486C"/>
    <w:rsid w:val="005C5CA2"/>
    <w:rsid w:val="005C77F2"/>
    <w:rsid w:val="005D5F35"/>
    <w:rsid w:val="005E3F29"/>
    <w:rsid w:val="005E4934"/>
    <w:rsid w:val="005E4D81"/>
    <w:rsid w:val="005E6831"/>
    <w:rsid w:val="005E7D87"/>
    <w:rsid w:val="005F17FD"/>
    <w:rsid w:val="005F2121"/>
    <w:rsid w:val="005F2894"/>
    <w:rsid w:val="005F2F30"/>
    <w:rsid w:val="005F2F44"/>
    <w:rsid w:val="005F45A2"/>
    <w:rsid w:val="005F5049"/>
    <w:rsid w:val="005F6110"/>
    <w:rsid w:val="005F79CA"/>
    <w:rsid w:val="00601E96"/>
    <w:rsid w:val="0060336E"/>
    <w:rsid w:val="0060377D"/>
    <w:rsid w:val="00606165"/>
    <w:rsid w:val="0060681B"/>
    <w:rsid w:val="00606C29"/>
    <w:rsid w:val="00610BD0"/>
    <w:rsid w:val="006143A0"/>
    <w:rsid w:val="00616AC9"/>
    <w:rsid w:val="00621010"/>
    <w:rsid w:val="00622441"/>
    <w:rsid w:val="00622981"/>
    <w:rsid w:val="0062449B"/>
    <w:rsid w:val="00626060"/>
    <w:rsid w:val="00633081"/>
    <w:rsid w:val="00635003"/>
    <w:rsid w:val="00637A37"/>
    <w:rsid w:val="006404E5"/>
    <w:rsid w:val="00643DB9"/>
    <w:rsid w:val="0064469E"/>
    <w:rsid w:val="00644DAF"/>
    <w:rsid w:val="0064646E"/>
    <w:rsid w:val="006464B5"/>
    <w:rsid w:val="00646F14"/>
    <w:rsid w:val="006473B0"/>
    <w:rsid w:val="00647CED"/>
    <w:rsid w:val="00650D19"/>
    <w:rsid w:val="00651D4D"/>
    <w:rsid w:val="00653526"/>
    <w:rsid w:val="00655376"/>
    <w:rsid w:val="006611CE"/>
    <w:rsid w:val="00670BDB"/>
    <w:rsid w:val="00670F58"/>
    <w:rsid w:val="00672FF2"/>
    <w:rsid w:val="00673089"/>
    <w:rsid w:val="0067401E"/>
    <w:rsid w:val="006745A3"/>
    <w:rsid w:val="00675884"/>
    <w:rsid w:val="00675A1F"/>
    <w:rsid w:val="006771DF"/>
    <w:rsid w:val="00677F11"/>
    <w:rsid w:val="00680BB6"/>
    <w:rsid w:val="006852FD"/>
    <w:rsid w:val="0068758C"/>
    <w:rsid w:val="00687DD6"/>
    <w:rsid w:val="0069189D"/>
    <w:rsid w:val="00691F94"/>
    <w:rsid w:val="006935FA"/>
    <w:rsid w:val="00694689"/>
    <w:rsid w:val="0069555E"/>
    <w:rsid w:val="00696A51"/>
    <w:rsid w:val="00697045"/>
    <w:rsid w:val="00697461"/>
    <w:rsid w:val="006974E6"/>
    <w:rsid w:val="006A09C9"/>
    <w:rsid w:val="006A109F"/>
    <w:rsid w:val="006A22E9"/>
    <w:rsid w:val="006A2C49"/>
    <w:rsid w:val="006A68EA"/>
    <w:rsid w:val="006A6F6F"/>
    <w:rsid w:val="006A7A35"/>
    <w:rsid w:val="006B03F2"/>
    <w:rsid w:val="006B0AA0"/>
    <w:rsid w:val="006B1831"/>
    <w:rsid w:val="006B2F09"/>
    <w:rsid w:val="006B3A11"/>
    <w:rsid w:val="006B556E"/>
    <w:rsid w:val="006B5C9D"/>
    <w:rsid w:val="006B73FE"/>
    <w:rsid w:val="006B7847"/>
    <w:rsid w:val="006C3753"/>
    <w:rsid w:val="006C70E0"/>
    <w:rsid w:val="006C78AD"/>
    <w:rsid w:val="006D0919"/>
    <w:rsid w:val="006D1036"/>
    <w:rsid w:val="006D28FC"/>
    <w:rsid w:val="006E0692"/>
    <w:rsid w:val="006E173E"/>
    <w:rsid w:val="006E21D8"/>
    <w:rsid w:val="006E3DF5"/>
    <w:rsid w:val="006F08E5"/>
    <w:rsid w:val="006F2487"/>
    <w:rsid w:val="006F7B0A"/>
    <w:rsid w:val="006F7F1E"/>
    <w:rsid w:val="00701017"/>
    <w:rsid w:val="00705ED7"/>
    <w:rsid w:val="00706723"/>
    <w:rsid w:val="007116BE"/>
    <w:rsid w:val="007162A3"/>
    <w:rsid w:val="00716550"/>
    <w:rsid w:val="007172D6"/>
    <w:rsid w:val="0071798E"/>
    <w:rsid w:val="00717E3E"/>
    <w:rsid w:val="0072393E"/>
    <w:rsid w:val="007248C4"/>
    <w:rsid w:val="0072522A"/>
    <w:rsid w:val="0072550D"/>
    <w:rsid w:val="00730257"/>
    <w:rsid w:val="0073239F"/>
    <w:rsid w:val="0073343B"/>
    <w:rsid w:val="007425D7"/>
    <w:rsid w:val="007438D9"/>
    <w:rsid w:val="00744007"/>
    <w:rsid w:val="00745760"/>
    <w:rsid w:val="00747066"/>
    <w:rsid w:val="00757361"/>
    <w:rsid w:val="00762A44"/>
    <w:rsid w:val="0076415A"/>
    <w:rsid w:val="00767B1B"/>
    <w:rsid w:val="0077558B"/>
    <w:rsid w:val="007755F7"/>
    <w:rsid w:val="00780AA8"/>
    <w:rsid w:val="00781593"/>
    <w:rsid w:val="007826AF"/>
    <w:rsid w:val="007845B8"/>
    <w:rsid w:val="00785557"/>
    <w:rsid w:val="007855DE"/>
    <w:rsid w:val="007861AF"/>
    <w:rsid w:val="00793F43"/>
    <w:rsid w:val="007970A8"/>
    <w:rsid w:val="007A72B7"/>
    <w:rsid w:val="007A7857"/>
    <w:rsid w:val="007B18F7"/>
    <w:rsid w:val="007B2401"/>
    <w:rsid w:val="007B2816"/>
    <w:rsid w:val="007B40CB"/>
    <w:rsid w:val="007B5E1A"/>
    <w:rsid w:val="007B65E0"/>
    <w:rsid w:val="007B79E5"/>
    <w:rsid w:val="007C023B"/>
    <w:rsid w:val="007C16FD"/>
    <w:rsid w:val="007C6463"/>
    <w:rsid w:val="007D1B40"/>
    <w:rsid w:val="007D36D7"/>
    <w:rsid w:val="007D5FE9"/>
    <w:rsid w:val="007D60F3"/>
    <w:rsid w:val="007D616E"/>
    <w:rsid w:val="007D6E39"/>
    <w:rsid w:val="007E08F3"/>
    <w:rsid w:val="007E0EFE"/>
    <w:rsid w:val="007E4615"/>
    <w:rsid w:val="007E5809"/>
    <w:rsid w:val="007E6ECF"/>
    <w:rsid w:val="007E7451"/>
    <w:rsid w:val="007E785D"/>
    <w:rsid w:val="007F01CB"/>
    <w:rsid w:val="007F0E06"/>
    <w:rsid w:val="007F11B0"/>
    <w:rsid w:val="007F3C56"/>
    <w:rsid w:val="007F4CCB"/>
    <w:rsid w:val="007F52AE"/>
    <w:rsid w:val="007F5607"/>
    <w:rsid w:val="007F5D61"/>
    <w:rsid w:val="007F79BA"/>
    <w:rsid w:val="008006C1"/>
    <w:rsid w:val="00801C0A"/>
    <w:rsid w:val="00803023"/>
    <w:rsid w:val="00806987"/>
    <w:rsid w:val="00806EC9"/>
    <w:rsid w:val="0081088B"/>
    <w:rsid w:val="008111BA"/>
    <w:rsid w:val="008170E4"/>
    <w:rsid w:val="00823D80"/>
    <w:rsid w:val="00827BF6"/>
    <w:rsid w:val="008314E9"/>
    <w:rsid w:val="00831AB4"/>
    <w:rsid w:val="0083312E"/>
    <w:rsid w:val="008376CC"/>
    <w:rsid w:val="00840C41"/>
    <w:rsid w:val="0084117B"/>
    <w:rsid w:val="0085354D"/>
    <w:rsid w:val="00853842"/>
    <w:rsid w:val="00853A04"/>
    <w:rsid w:val="00855CF1"/>
    <w:rsid w:val="0085645F"/>
    <w:rsid w:val="008638ED"/>
    <w:rsid w:val="00864718"/>
    <w:rsid w:val="00864EE3"/>
    <w:rsid w:val="008665BD"/>
    <w:rsid w:val="0086718C"/>
    <w:rsid w:val="00867E34"/>
    <w:rsid w:val="00870665"/>
    <w:rsid w:val="00870ACD"/>
    <w:rsid w:val="00870C2E"/>
    <w:rsid w:val="00874732"/>
    <w:rsid w:val="0087578D"/>
    <w:rsid w:val="008771E9"/>
    <w:rsid w:val="00877E78"/>
    <w:rsid w:val="008820FA"/>
    <w:rsid w:val="00884992"/>
    <w:rsid w:val="00884DEC"/>
    <w:rsid w:val="00887487"/>
    <w:rsid w:val="00890172"/>
    <w:rsid w:val="00890266"/>
    <w:rsid w:val="00890FD8"/>
    <w:rsid w:val="00892E17"/>
    <w:rsid w:val="00893E24"/>
    <w:rsid w:val="008A25C5"/>
    <w:rsid w:val="008A2FD2"/>
    <w:rsid w:val="008A4352"/>
    <w:rsid w:val="008B4C3E"/>
    <w:rsid w:val="008B57B1"/>
    <w:rsid w:val="008C123E"/>
    <w:rsid w:val="008C1E85"/>
    <w:rsid w:val="008C2386"/>
    <w:rsid w:val="008C25D3"/>
    <w:rsid w:val="008C697F"/>
    <w:rsid w:val="008C73F0"/>
    <w:rsid w:val="008D42C3"/>
    <w:rsid w:val="008D6C25"/>
    <w:rsid w:val="008E500E"/>
    <w:rsid w:val="008E6754"/>
    <w:rsid w:val="008E737F"/>
    <w:rsid w:val="008E7E2B"/>
    <w:rsid w:val="008F102B"/>
    <w:rsid w:val="008F2E68"/>
    <w:rsid w:val="008F5024"/>
    <w:rsid w:val="008F5475"/>
    <w:rsid w:val="008F62EB"/>
    <w:rsid w:val="009021D8"/>
    <w:rsid w:val="00902CFD"/>
    <w:rsid w:val="009135D7"/>
    <w:rsid w:val="00915D96"/>
    <w:rsid w:val="0091718D"/>
    <w:rsid w:val="0091782C"/>
    <w:rsid w:val="00923394"/>
    <w:rsid w:val="009239F9"/>
    <w:rsid w:val="0093046E"/>
    <w:rsid w:val="00932EF1"/>
    <w:rsid w:val="00933D12"/>
    <w:rsid w:val="00940508"/>
    <w:rsid w:val="0094452D"/>
    <w:rsid w:val="00944D2B"/>
    <w:rsid w:val="00945400"/>
    <w:rsid w:val="00945BAC"/>
    <w:rsid w:val="00946E1F"/>
    <w:rsid w:val="00951950"/>
    <w:rsid w:val="00951BA8"/>
    <w:rsid w:val="0095206A"/>
    <w:rsid w:val="00953CF7"/>
    <w:rsid w:val="009566EE"/>
    <w:rsid w:val="00956DB2"/>
    <w:rsid w:val="009579AD"/>
    <w:rsid w:val="009653FE"/>
    <w:rsid w:val="00966F12"/>
    <w:rsid w:val="00972E1D"/>
    <w:rsid w:val="00975759"/>
    <w:rsid w:val="00977AFD"/>
    <w:rsid w:val="00977C03"/>
    <w:rsid w:val="00980CD5"/>
    <w:rsid w:val="00981F09"/>
    <w:rsid w:val="00983142"/>
    <w:rsid w:val="009841FD"/>
    <w:rsid w:val="009850A3"/>
    <w:rsid w:val="00985D87"/>
    <w:rsid w:val="00990481"/>
    <w:rsid w:val="009926F4"/>
    <w:rsid w:val="009A148E"/>
    <w:rsid w:val="009A237D"/>
    <w:rsid w:val="009A2931"/>
    <w:rsid w:val="009A32E4"/>
    <w:rsid w:val="009A4CE5"/>
    <w:rsid w:val="009B0922"/>
    <w:rsid w:val="009B0CD8"/>
    <w:rsid w:val="009B2879"/>
    <w:rsid w:val="009B51E7"/>
    <w:rsid w:val="009B7677"/>
    <w:rsid w:val="009C3C8C"/>
    <w:rsid w:val="009C72FA"/>
    <w:rsid w:val="009D268E"/>
    <w:rsid w:val="009D4747"/>
    <w:rsid w:val="009D6852"/>
    <w:rsid w:val="009D6E42"/>
    <w:rsid w:val="009E041D"/>
    <w:rsid w:val="009E451D"/>
    <w:rsid w:val="009E4524"/>
    <w:rsid w:val="009F58DD"/>
    <w:rsid w:val="00A009F8"/>
    <w:rsid w:val="00A034F4"/>
    <w:rsid w:val="00A04CA6"/>
    <w:rsid w:val="00A05EE6"/>
    <w:rsid w:val="00A1234B"/>
    <w:rsid w:val="00A15BE6"/>
    <w:rsid w:val="00A16692"/>
    <w:rsid w:val="00A20D28"/>
    <w:rsid w:val="00A26FBB"/>
    <w:rsid w:val="00A301AB"/>
    <w:rsid w:val="00A302D3"/>
    <w:rsid w:val="00A368F7"/>
    <w:rsid w:val="00A36935"/>
    <w:rsid w:val="00A42651"/>
    <w:rsid w:val="00A431E2"/>
    <w:rsid w:val="00A43A01"/>
    <w:rsid w:val="00A43B47"/>
    <w:rsid w:val="00A50CD8"/>
    <w:rsid w:val="00A56597"/>
    <w:rsid w:val="00A61AF5"/>
    <w:rsid w:val="00A62C23"/>
    <w:rsid w:val="00A62C80"/>
    <w:rsid w:val="00A62F58"/>
    <w:rsid w:val="00A63B9C"/>
    <w:rsid w:val="00A676B4"/>
    <w:rsid w:val="00A71EDE"/>
    <w:rsid w:val="00A7292D"/>
    <w:rsid w:val="00A72B8A"/>
    <w:rsid w:val="00A75513"/>
    <w:rsid w:val="00A76053"/>
    <w:rsid w:val="00A81C72"/>
    <w:rsid w:val="00A831FC"/>
    <w:rsid w:val="00A84DDB"/>
    <w:rsid w:val="00A924BC"/>
    <w:rsid w:val="00A92DDE"/>
    <w:rsid w:val="00A935F0"/>
    <w:rsid w:val="00A9406B"/>
    <w:rsid w:val="00A96555"/>
    <w:rsid w:val="00A9672B"/>
    <w:rsid w:val="00AA01EA"/>
    <w:rsid w:val="00AA20D9"/>
    <w:rsid w:val="00AA27FB"/>
    <w:rsid w:val="00AA6A68"/>
    <w:rsid w:val="00AA6D61"/>
    <w:rsid w:val="00AA6EBB"/>
    <w:rsid w:val="00AA735C"/>
    <w:rsid w:val="00AB1031"/>
    <w:rsid w:val="00AB1CD0"/>
    <w:rsid w:val="00AB2154"/>
    <w:rsid w:val="00AB26B6"/>
    <w:rsid w:val="00AB3408"/>
    <w:rsid w:val="00AB41C7"/>
    <w:rsid w:val="00AB62FB"/>
    <w:rsid w:val="00AB7405"/>
    <w:rsid w:val="00AC08C8"/>
    <w:rsid w:val="00AC1526"/>
    <w:rsid w:val="00AC2034"/>
    <w:rsid w:val="00AC5C62"/>
    <w:rsid w:val="00AD1C2B"/>
    <w:rsid w:val="00AD1C75"/>
    <w:rsid w:val="00AD1DFA"/>
    <w:rsid w:val="00AD548F"/>
    <w:rsid w:val="00AD588F"/>
    <w:rsid w:val="00AD7CA8"/>
    <w:rsid w:val="00AE0C9E"/>
    <w:rsid w:val="00AE2DCF"/>
    <w:rsid w:val="00AF2DBB"/>
    <w:rsid w:val="00AF5483"/>
    <w:rsid w:val="00B00623"/>
    <w:rsid w:val="00B0366D"/>
    <w:rsid w:val="00B049F2"/>
    <w:rsid w:val="00B075B7"/>
    <w:rsid w:val="00B13605"/>
    <w:rsid w:val="00B15FCD"/>
    <w:rsid w:val="00B204C9"/>
    <w:rsid w:val="00B21B26"/>
    <w:rsid w:val="00B23AE2"/>
    <w:rsid w:val="00B249AE"/>
    <w:rsid w:val="00B31A77"/>
    <w:rsid w:val="00B34045"/>
    <w:rsid w:val="00B34586"/>
    <w:rsid w:val="00B34EDF"/>
    <w:rsid w:val="00B3594C"/>
    <w:rsid w:val="00B36ACE"/>
    <w:rsid w:val="00B36F96"/>
    <w:rsid w:val="00B4273E"/>
    <w:rsid w:val="00B44C5D"/>
    <w:rsid w:val="00B454ED"/>
    <w:rsid w:val="00B50B58"/>
    <w:rsid w:val="00B50E0A"/>
    <w:rsid w:val="00B51D2A"/>
    <w:rsid w:val="00B52105"/>
    <w:rsid w:val="00B52A89"/>
    <w:rsid w:val="00B52B00"/>
    <w:rsid w:val="00B611C3"/>
    <w:rsid w:val="00B61980"/>
    <w:rsid w:val="00B61C55"/>
    <w:rsid w:val="00B70316"/>
    <w:rsid w:val="00B744F6"/>
    <w:rsid w:val="00B77C95"/>
    <w:rsid w:val="00B8394C"/>
    <w:rsid w:val="00B8424F"/>
    <w:rsid w:val="00B8493E"/>
    <w:rsid w:val="00B903E1"/>
    <w:rsid w:val="00B933D7"/>
    <w:rsid w:val="00B9505B"/>
    <w:rsid w:val="00B959AF"/>
    <w:rsid w:val="00B97561"/>
    <w:rsid w:val="00BA0DF1"/>
    <w:rsid w:val="00BA3501"/>
    <w:rsid w:val="00BA6046"/>
    <w:rsid w:val="00BB02AE"/>
    <w:rsid w:val="00BB0785"/>
    <w:rsid w:val="00BB29D9"/>
    <w:rsid w:val="00BB3D0B"/>
    <w:rsid w:val="00BB4B40"/>
    <w:rsid w:val="00BB5346"/>
    <w:rsid w:val="00BB551E"/>
    <w:rsid w:val="00BB5C8E"/>
    <w:rsid w:val="00BC1CBF"/>
    <w:rsid w:val="00BC2AD1"/>
    <w:rsid w:val="00BD2205"/>
    <w:rsid w:val="00BD50C5"/>
    <w:rsid w:val="00BD66C4"/>
    <w:rsid w:val="00BE16C0"/>
    <w:rsid w:val="00BE33C5"/>
    <w:rsid w:val="00BE4D2E"/>
    <w:rsid w:val="00BF3B38"/>
    <w:rsid w:val="00BF4138"/>
    <w:rsid w:val="00BF4394"/>
    <w:rsid w:val="00BF5219"/>
    <w:rsid w:val="00BF76C6"/>
    <w:rsid w:val="00C027EB"/>
    <w:rsid w:val="00C028E6"/>
    <w:rsid w:val="00C070C7"/>
    <w:rsid w:val="00C1141D"/>
    <w:rsid w:val="00C12356"/>
    <w:rsid w:val="00C14748"/>
    <w:rsid w:val="00C22BF9"/>
    <w:rsid w:val="00C24AC2"/>
    <w:rsid w:val="00C256FF"/>
    <w:rsid w:val="00C2672A"/>
    <w:rsid w:val="00C3532B"/>
    <w:rsid w:val="00C35540"/>
    <w:rsid w:val="00C441E2"/>
    <w:rsid w:val="00C44ADA"/>
    <w:rsid w:val="00C451B5"/>
    <w:rsid w:val="00C45631"/>
    <w:rsid w:val="00C45A16"/>
    <w:rsid w:val="00C45B3E"/>
    <w:rsid w:val="00C50443"/>
    <w:rsid w:val="00C51575"/>
    <w:rsid w:val="00C555DA"/>
    <w:rsid w:val="00C55C56"/>
    <w:rsid w:val="00C60E68"/>
    <w:rsid w:val="00C62155"/>
    <w:rsid w:val="00C7270B"/>
    <w:rsid w:val="00C72E7B"/>
    <w:rsid w:val="00C73B11"/>
    <w:rsid w:val="00C757FB"/>
    <w:rsid w:val="00C76FCA"/>
    <w:rsid w:val="00C802AC"/>
    <w:rsid w:val="00C904BD"/>
    <w:rsid w:val="00C94728"/>
    <w:rsid w:val="00C94B88"/>
    <w:rsid w:val="00CA1329"/>
    <w:rsid w:val="00CA2568"/>
    <w:rsid w:val="00CA43B8"/>
    <w:rsid w:val="00CA68C0"/>
    <w:rsid w:val="00CA7510"/>
    <w:rsid w:val="00CB0119"/>
    <w:rsid w:val="00CB0692"/>
    <w:rsid w:val="00CB2E53"/>
    <w:rsid w:val="00CB4033"/>
    <w:rsid w:val="00CB4222"/>
    <w:rsid w:val="00CB44E5"/>
    <w:rsid w:val="00CB54DF"/>
    <w:rsid w:val="00CB5F53"/>
    <w:rsid w:val="00CC0C9C"/>
    <w:rsid w:val="00CC27DF"/>
    <w:rsid w:val="00CC304A"/>
    <w:rsid w:val="00CC44DD"/>
    <w:rsid w:val="00CD23F7"/>
    <w:rsid w:val="00CD2D9F"/>
    <w:rsid w:val="00CD3317"/>
    <w:rsid w:val="00CD5A39"/>
    <w:rsid w:val="00CE0CD5"/>
    <w:rsid w:val="00CE11AE"/>
    <w:rsid w:val="00CE2B5E"/>
    <w:rsid w:val="00CE2F8A"/>
    <w:rsid w:val="00CE3043"/>
    <w:rsid w:val="00CE3705"/>
    <w:rsid w:val="00CE436D"/>
    <w:rsid w:val="00CE4DBF"/>
    <w:rsid w:val="00CF0EAE"/>
    <w:rsid w:val="00CF31E5"/>
    <w:rsid w:val="00CF3242"/>
    <w:rsid w:val="00CF7754"/>
    <w:rsid w:val="00CF78A0"/>
    <w:rsid w:val="00D00619"/>
    <w:rsid w:val="00D031E1"/>
    <w:rsid w:val="00D07530"/>
    <w:rsid w:val="00D103D5"/>
    <w:rsid w:val="00D11474"/>
    <w:rsid w:val="00D11B07"/>
    <w:rsid w:val="00D13A8A"/>
    <w:rsid w:val="00D15802"/>
    <w:rsid w:val="00D16A81"/>
    <w:rsid w:val="00D21D56"/>
    <w:rsid w:val="00D24E48"/>
    <w:rsid w:val="00D27100"/>
    <w:rsid w:val="00D27920"/>
    <w:rsid w:val="00D304CB"/>
    <w:rsid w:val="00D30829"/>
    <w:rsid w:val="00D315A5"/>
    <w:rsid w:val="00D41072"/>
    <w:rsid w:val="00D428E0"/>
    <w:rsid w:val="00D458D2"/>
    <w:rsid w:val="00D45963"/>
    <w:rsid w:val="00D4626D"/>
    <w:rsid w:val="00D4641D"/>
    <w:rsid w:val="00D517DD"/>
    <w:rsid w:val="00D52AE6"/>
    <w:rsid w:val="00D5660F"/>
    <w:rsid w:val="00D570FA"/>
    <w:rsid w:val="00D57282"/>
    <w:rsid w:val="00D604CD"/>
    <w:rsid w:val="00D620C7"/>
    <w:rsid w:val="00D6315B"/>
    <w:rsid w:val="00D64739"/>
    <w:rsid w:val="00D66B54"/>
    <w:rsid w:val="00D66B6D"/>
    <w:rsid w:val="00D67A83"/>
    <w:rsid w:val="00D67CBD"/>
    <w:rsid w:val="00D712F4"/>
    <w:rsid w:val="00D71435"/>
    <w:rsid w:val="00D72663"/>
    <w:rsid w:val="00D7288A"/>
    <w:rsid w:val="00D737A5"/>
    <w:rsid w:val="00D73992"/>
    <w:rsid w:val="00D77930"/>
    <w:rsid w:val="00D77C8D"/>
    <w:rsid w:val="00D83932"/>
    <w:rsid w:val="00D84526"/>
    <w:rsid w:val="00D87356"/>
    <w:rsid w:val="00D90DC0"/>
    <w:rsid w:val="00D918DA"/>
    <w:rsid w:val="00D93434"/>
    <w:rsid w:val="00DA03A6"/>
    <w:rsid w:val="00DA0F8B"/>
    <w:rsid w:val="00DA15B5"/>
    <w:rsid w:val="00DA24A1"/>
    <w:rsid w:val="00DA2E11"/>
    <w:rsid w:val="00DA351B"/>
    <w:rsid w:val="00DB0A7A"/>
    <w:rsid w:val="00DB222B"/>
    <w:rsid w:val="00DB6D75"/>
    <w:rsid w:val="00DC011E"/>
    <w:rsid w:val="00DC0932"/>
    <w:rsid w:val="00DC0CAD"/>
    <w:rsid w:val="00DC1150"/>
    <w:rsid w:val="00DC23CC"/>
    <w:rsid w:val="00DC26B6"/>
    <w:rsid w:val="00DC3980"/>
    <w:rsid w:val="00DC502F"/>
    <w:rsid w:val="00DD7A06"/>
    <w:rsid w:val="00DE0BD5"/>
    <w:rsid w:val="00DE1F5C"/>
    <w:rsid w:val="00DE475C"/>
    <w:rsid w:val="00DE480B"/>
    <w:rsid w:val="00DF0698"/>
    <w:rsid w:val="00DF0C8C"/>
    <w:rsid w:val="00DF11E9"/>
    <w:rsid w:val="00DF6E82"/>
    <w:rsid w:val="00DF7DDC"/>
    <w:rsid w:val="00E02005"/>
    <w:rsid w:val="00E029C5"/>
    <w:rsid w:val="00E03A24"/>
    <w:rsid w:val="00E05D84"/>
    <w:rsid w:val="00E14146"/>
    <w:rsid w:val="00E141FC"/>
    <w:rsid w:val="00E1704F"/>
    <w:rsid w:val="00E1708E"/>
    <w:rsid w:val="00E21DB5"/>
    <w:rsid w:val="00E268F8"/>
    <w:rsid w:val="00E26FC5"/>
    <w:rsid w:val="00E3157F"/>
    <w:rsid w:val="00E3288D"/>
    <w:rsid w:val="00E33CB4"/>
    <w:rsid w:val="00E354E2"/>
    <w:rsid w:val="00E37454"/>
    <w:rsid w:val="00E42D73"/>
    <w:rsid w:val="00E43170"/>
    <w:rsid w:val="00E504B0"/>
    <w:rsid w:val="00E50662"/>
    <w:rsid w:val="00E5178D"/>
    <w:rsid w:val="00E51E3A"/>
    <w:rsid w:val="00E5277D"/>
    <w:rsid w:val="00E55137"/>
    <w:rsid w:val="00E62A9C"/>
    <w:rsid w:val="00E63B0E"/>
    <w:rsid w:val="00E642D4"/>
    <w:rsid w:val="00E720A9"/>
    <w:rsid w:val="00E72E00"/>
    <w:rsid w:val="00E73887"/>
    <w:rsid w:val="00E81693"/>
    <w:rsid w:val="00E84753"/>
    <w:rsid w:val="00E85D58"/>
    <w:rsid w:val="00E91ED5"/>
    <w:rsid w:val="00E92D2C"/>
    <w:rsid w:val="00E93C36"/>
    <w:rsid w:val="00E94239"/>
    <w:rsid w:val="00E94817"/>
    <w:rsid w:val="00E957BC"/>
    <w:rsid w:val="00E974FA"/>
    <w:rsid w:val="00E97A85"/>
    <w:rsid w:val="00EA20E9"/>
    <w:rsid w:val="00EA328E"/>
    <w:rsid w:val="00EA6BB0"/>
    <w:rsid w:val="00EA7A8F"/>
    <w:rsid w:val="00EB12EF"/>
    <w:rsid w:val="00EB22C2"/>
    <w:rsid w:val="00EB3452"/>
    <w:rsid w:val="00EB6540"/>
    <w:rsid w:val="00EB6758"/>
    <w:rsid w:val="00EB6B6A"/>
    <w:rsid w:val="00EC0407"/>
    <w:rsid w:val="00EC56DE"/>
    <w:rsid w:val="00EC6A77"/>
    <w:rsid w:val="00ED4650"/>
    <w:rsid w:val="00EE0F1D"/>
    <w:rsid w:val="00EE4A20"/>
    <w:rsid w:val="00EE4C5A"/>
    <w:rsid w:val="00EE5C09"/>
    <w:rsid w:val="00EE707B"/>
    <w:rsid w:val="00EE7BDD"/>
    <w:rsid w:val="00EF09BA"/>
    <w:rsid w:val="00EF3F25"/>
    <w:rsid w:val="00EF4609"/>
    <w:rsid w:val="00EF4EBD"/>
    <w:rsid w:val="00EF5167"/>
    <w:rsid w:val="00EF56B8"/>
    <w:rsid w:val="00EF6FE0"/>
    <w:rsid w:val="00F04241"/>
    <w:rsid w:val="00F04C69"/>
    <w:rsid w:val="00F05482"/>
    <w:rsid w:val="00F06020"/>
    <w:rsid w:val="00F1065B"/>
    <w:rsid w:val="00F164DC"/>
    <w:rsid w:val="00F16E2A"/>
    <w:rsid w:val="00F1715D"/>
    <w:rsid w:val="00F17805"/>
    <w:rsid w:val="00F17F0C"/>
    <w:rsid w:val="00F2607D"/>
    <w:rsid w:val="00F27B69"/>
    <w:rsid w:val="00F27F62"/>
    <w:rsid w:val="00F31D52"/>
    <w:rsid w:val="00F32D43"/>
    <w:rsid w:val="00F33E67"/>
    <w:rsid w:val="00F378BF"/>
    <w:rsid w:val="00F45290"/>
    <w:rsid w:val="00F47E55"/>
    <w:rsid w:val="00F5077C"/>
    <w:rsid w:val="00F511C1"/>
    <w:rsid w:val="00F529FA"/>
    <w:rsid w:val="00F54BD4"/>
    <w:rsid w:val="00F553D5"/>
    <w:rsid w:val="00F5639B"/>
    <w:rsid w:val="00F56959"/>
    <w:rsid w:val="00F573A5"/>
    <w:rsid w:val="00F609DE"/>
    <w:rsid w:val="00F621C6"/>
    <w:rsid w:val="00F628FC"/>
    <w:rsid w:val="00F667F0"/>
    <w:rsid w:val="00F70A64"/>
    <w:rsid w:val="00F71598"/>
    <w:rsid w:val="00F80C40"/>
    <w:rsid w:val="00F81697"/>
    <w:rsid w:val="00F85283"/>
    <w:rsid w:val="00F86F73"/>
    <w:rsid w:val="00F87942"/>
    <w:rsid w:val="00F9294E"/>
    <w:rsid w:val="00F96EF1"/>
    <w:rsid w:val="00FA4F40"/>
    <w:rsid w:val="00FA5597"/>
    <w:rsid w:val="00FA689A"/>
    <w:rsid w:val="00FB07F0"/>
    <w:rsid w:val="00FB099C"/>
    <w:rsid w:val="00FB1179"/>
    <w:rsid w:val="00FB3BF4"/>
    <w:rsid w:val="00FB5154"/>
    <w:rsid w:val="00FB673F"/>
    <w:rsid w:val="00FB7E81"/>
    <w:rsid w:val="00FB7EE3"/>
    <w:rsid w:val="00FC10C1"/>
    <w:rsid w:val="00FC64BF"/>
    <w:rsid w:val="00FC67D4"/>
    <w:rsid w:val="00FC7C4F"/>
    <w:rsid w:val="00FD06CF"/>
    <w:rsid w:val="00FD51A6"/>
    <w:rsid w:val="00FD5529"/>
    <w:rsid w:val="00FE08AE"/>
    <w:rsid w:val="00FE17EB"/>
    <w:rsid w:val="00FE5700"/>
    <w:rsid w:val="00FE7CA4"/>
    <w:rsid w:val="00FF02F4"/>
    <w:rsid w:val="00FF460A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4F339B58"/>
  <w15:docId w15:val="{09D91BBC-42F2-4E95-922A-2F7D9008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4E31B5"/>
  </w:style>
  <w:style w:type="paragraph" w:styleId="Heading1">
    <w:name w:val="heading 1"/>
    <w:basedOn w:val="SubtitleCover"/>
    <w:next w:val="Normal"/>
    <w:link w:val="Heading1Char"/>
    <w:uiPriority w:val="9"/>
    <w:qFormat/>
    <w:rsid w:val="0010415B"/>
    <w:pPr>
      <w:outlineLvl w:val="0"/>
    </w:pPr>
    <w:rPr>
      <w:sz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EF460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EF460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10415B"/>
    <w:pPr>
      <w:spacing w:after="0" w:line="600" w:lineRule="exact"/>
    </w:pPr>
    <w:rPr>
      <w:rFonts w:asciiTheme="majorHAnsi" w:hAnsiTheme="majorHAnsi" w:cstheme="majorHAnsi"/>
      <w:color w:val="808474" w:themeColor="accent6" w:themeShade="BF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10415B"/>
    <w:pPr>
      <w:spacing w:after="0"/>
    </w:pPr>
    <w:rPr>
      <w:rFonts w:asciiTheme="majorHAnsi" w:hAnsiTheme="majorHAnsi" w:cstheme="majorHAnsi"/>
      <w:b/>
      <w:color w:val="808474" w:themeColor="accent6" w:themeShade="BF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0415B"/>
    <w:rPr>
      <w:rFonts w:asciiTheme="majorHAnsi" w:hAnsiTheme="majorHAnsi" w:cstheme="majorHAnsi"/>
      <w:color w:val="808474" w:themeColor="accent6" w:themeShade="BF"/>
      <w:spacing w:val="-10"/>
      <w:kern w:val="64"/>
      <w:sz w:val="40"/>
      <w:szCs w:val="60"/>
    </w:rPr>
  </w:style>
  <w:style w:type="paragraph" w:styleId="ListNumber">
    <w:name w:val="List Number"/>
    <w:basedOn w:val="Normal"/>
    <w:uiPriority w:val="99"/>
    <w:rsid w:val="00D27920"/>
    <w:pPr>
      <w:numPr>
        <w:numId w:val="6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6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10415B"/>
    <w:pPr>
      <w:spacing w:before="200" w:line="440" w:lineRule="exact"/>
    </w:pPr>
    <w:rPr>
      <w:rFonts w:cs="Calibri"/>
      <w:color w:val="808474" w:themeColor="accent6" w:themeShade="BF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10415B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10415B"/>
    <w:pPr>
      <w:tabs>
        <w:tab w:val="left" w:pos="6120"/>
      </w:tabs>
      <w:spacing w:before="280" w:after="120" w:line="240" w:lineRule="auto"/>
      <w:ind w:right="5040"/>
    </w:pPr>
    <w:rPr>
      <w:noProof/>
      <w:color w:val="808474" w:themeColor="accent6" w:themeShade="BF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6404E5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7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10415B"/>
    <w:pPr>
      <w:spacing w:after="140" w:line="340" w:lineRule="exact"/>
    </w:pPr>
    <w:rPr>
      <w:rFonts w:cs="Calibri"/>
      <w:color w:val="808474" w:themeColor="accent6" w:themeShade="BF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1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13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1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1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10415B"/>
    <w:pPr>
      <w:spacing w:before="1200"/>
    </w:pPr>
    <w:rPr>
      <w:rFonts w:asciiTheme="majorHAnsi" w:hAnsiTheme="majorHAnsi" w:cstheme="majorHAnsi"/>
    </w:rPr>
  </w:style>
  <w:style w:type="character" w:customStyle="1" w:styleId="PullQuoteChar">
    <w:name w:val="Pull Quote Char"/>
    <w:basedOn w:val="DefaultParagraphFont"/>
    <w:link w:val="PullQuote"/>
    <w:rsid w:val="0010415B"/>
    <w:rPr>
      <w:rFonts w:asciiTheme="majorHAnsi" w:hAnsiTheme="majorHAnsi" w:cstheme="majorHAnsi"/>
      <w:color w:val="808474" w:themeColor="accent6" w:themeShade="BF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10415B"/>
    <w:rPr>
      <w:rFonts w:cs="Calibri"/>
      <w:color w:val="808474" w:themeColor="accent6" w:themeShade="BF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C355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55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55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55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554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ED"/>
    <w:rPr>
      <w:color w:val="9BD3D0" w:themeColor="followedHyperlink"/>
      <w:u w:val="single"/>
    </w:rPr>
  </w:style>
  <w:style w:type="table" w:styleId="ListTable3-Accent6">
    <w:name w:val="List Table 3 Accent 6"/>
    <w:basedOn w:val="TableNormal"/>
    <w:uiPriority w:val="48"/>
    <w:rsid w:val="007D616E"/>
    <w:pPr>
      <w:spacing w:after="0" w:line="240" w:lineRule="auto"/>
    </w:pPr>
    <w:tblPr>
      <w:tblStyleRowBandSize w:val="1"/>
      <w:tblStyleColBandSize w:val="1"/>
      <w:tblBorders>
        <w:top w:val="single" w:sz="4" w:space="0" w:color="A9ACA0" w:themeColor="accent6"/>
        <w:left w:val="single" w:sz="4" w:space="0" w:color="A9ACA0" w:themeColor="accent6"/>
        <w:bottom w:val="single" w:sz="4" w:space="0" w:color="A9ACA0" w:themeColor="accent6"/>
        <w:right w:val="single" w:sz="4" w:space="0" w:color="A9ACA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sz="4" w:space="0" w:color="A9ACA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9ACA0" w:themeColor="accent6"/>
          <w:right w:val="single" w:sz="4" w:space="0" w:color="A9ACA0" w:themeColor="accent6"/>
        </w:tcBorders>
      </w:tcPr>
    </w:tblStylePr>
    <w:tblStylePr w:type="band1Horz">
      <w:tblPr/>
      <w:tcPr>
        <w:tcBorders>
          <w:top w:val="single" w:sz="4" w:space="0" w:color="A9ACA0" w:themeColor="accent6"/>
          <w:bottom w:val="single" w:sz="4" w:space="0" w:color="A9ACA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9ACA0" w:themeColor="accent6"/>
          <w:left w:val="nil"/>
        </w:tcBorders>
      </w:tcPr>
    </w:tblStylePr>
    <w:tblStylePr w:type="swCell">
      <w:tblPr/>
      <w:tcPr>
        <w:tcBorders>
          <w:top w:val="double" w:sz="4" w:space="0" w:color="A9ACA0" w:themeColor="accent6"/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7D616E"/>
    <w:pPr>
      <w:spacing w:after="0" w:line="240" w:lineRule="auto"/>
    </w:pPr>
    <w:tblPr>
      <w:tblStyleRowBandSize w:val="1"/>
      <w:tblStyleColBandSize w:val="1"/>
      <w:tblBorders>
        <w:top w:val="single" w:sz="4" w:space="0" w:color="CBCDC5" w:themeColor="accent6" w:themeTint="99"/>
        <w:left w:val="single" w:sz="4" w:space="0" w:color="CBCDC5" w:themeColor="accent6" w:themeTint="99"/>
        <w:bottom w:val="single" w:sz="4" w:space="0" w:color="CBCDC5" w:themeColor="accent6" w:themeTint="99"/>
        <w:right w:val="single" w:sz="4" w:space="0" w:color="CBCDC5" w:themeColor="accent6" w:themeTint="99"/>
        <w:insideH w:val="single" w:sz="4" w:space="0" w:color="CBCDC5" w:themeColor="accent6" w:themeTint="99"/>
        <w:insideV w:val="single" w:sz="4" w:space="0" w:color="CBCD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9ACA0" w:themeColor="accent6"/>
          <w:left w:val="single" w:sz="4" w:space="0" w:color="A9ACA0" w:themeColor="accent6"/>
          <w:bottom w:val="single" w:sz="4" w:space="0" w:color="A9ACA0" w:themeColor="accent6"/>
          <w:right w:val="single" w:sz="4" w:space="0" w:color="A9ACA0" w:themeColor="accent6"/>
          <w:insideH w:val="nil"/>
          <w:insideV w:val="nil"/>
        </w:tcBorders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sz="4" w:space="0" w:color="A9AC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B" w:themeFill="accent6" w:themeFillTint="33"/>
      </w:tcPr>
    </w:tblStylePr>
    <w:tblStylePr w:type="band1Horz">
      <w:tblPr/>
      <w:tcPr>
        <w:shd w:val="clear" w:color="auto" w:fill="EDEEEB" w:themeFill="accent6" w:themeFillTint="33"/>
      </w:tcPr>
    </w:tblStylePr>
  </w:style>
  <w:style w:type="paragraph" w:styleId="Revision">
    <w:name w:val="Revision"/>
    <w:hidden/>
    <w:uiPriority w:val="99"/>
    <w:semiHidden/>
    <w:rsid w:val="0023072A"/>
    <w:pPr>
      <w:spacing w:after="0" w:line="240" w:lineRule="auto"/>
    </w:pPr>
  </w:style>
  <w:style w:type="character" w:customStyle="1" w:styleId="baec5a81-e4d6-4674-97f3-e9220f0136c1">
    <w:name w:val="baec5a81-e4d6-4674-97f3-e9220f0136c1"/>
    <w:basedOn w:val="DefaultParagraphFont"/>
    <w:rsid w:val="00B34586"/>
    <w:rPr>
      <w:rFonts w:ascii="Arial" w:hAnsi="Arial" w:cs="Arial" w:hint="default"/>
      <w:b w:val="0"/>
      <w:bCs w:val="0"/>
      <w:color w:val="333333"/>
    </w:rPr>
  </w:style>
  <w:style w:type="paragraph" w:customStyle="1" w:styleId="Default">
    <w:name w:val="Default"/>
    <w:rsid w:val="009D268E"/>
    <w:pPr>
      <w:autoSpaceDE w:val="0"/>
      <w:autoSpaceDN w:val="0"/>
      <w:adjustRightInd w:val="0"/>
      <w:spacing w:after="0" w:line="240" w:lineRule="auto"/>
    </w:pPr>
    <w:rPr>
      <w:rFonts w:ascii="Century Gothic" w:eastAsiaTheme="minorHAnsi" w:hAnsi="Century Gothic" w:cs="Century Gothic"/>
      <w:color w:val="000000"/>
      <w:sz w:val="24"/>
      <w:szCs w:val="24"/>
      <w:lang w:eastAsia="en-US"/>
    </w:rPr>
  </w:style>
  <w:style w:type="table" w:styleId="GridTable2-Accent5">
    <w:name w:val="Grid Table 2 Accent 5"/>
    <w:basedOn w:val="TableNormal"/>
    <w:uiPriority w:val="47"/>
    <w:rsid w:val="00C45631"/>
    <w:pPr>
      <w:spacing w:after="0" w:line="240" w:lineRule="auto"/>
    </w:pPr>
    <w:tblPr>
      <w:tblStyleRowBandSize w:val="1"/>
      <w:tblStyleColBandSize w:val="1"/>
      <w:tblBorders>
        <w:top w:val="single" w:sz="2" w:space="0" w:color="769ECE" w:themeColor="accent5" w:themeTint="99"/>
        <w:bottom w:val="single" w:sz="2" w:space="0" w:color="769ECE" w:themeColor="accent5" w:themeTint="99"/>
        <w:insideH w:val="single" w:sz="2" w:space="0" w:color="769ECE" w:themeColor="accent5" w:themeTint="99"/>
        <w:insideV w:val="single" w:sz="2" w:space="0" w:color="769EC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9EC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9EC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EEE" w:themeFill="accent5" w:themeFillTint="33"/>
      </w:tcPr>
    </w:tblStylePr>
    <w:tblStylePr w:type="band1Horz">
      <w:tblPr/>
      <w:tcPr>
        <w:shd w:val="clear" w:color="auto" w:fill="D1DEEE" w:themeFill="accent5" w:themeFillTint="33"/>
      </w:tcPr>
    </w:tblStylePr>
  </w:style>
  <w:style w:type="paragraph" w:styleId="NoSpacing">
    <w:name w:val="No Spacing"/>
    <w:uiPriority w:val="1"/>
    <w:qFormat/>
    <w:rsid w:val="007425D7"/>
    <w:pPr>
      <w:spacing w:after="0" w:line="240" w:lineRule="auto"/>
    </w:pPr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A5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4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8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2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5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9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8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15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7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4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033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399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.png"/><Relationship Id="rId26" Type="http://schemas.openxmlformats.org/officeDocument/2006/relationships/image" Target="media/image3.emf"/><Relationship Id="rId39" Type="http://schemas.openxmlformats.org/officeDocument/2006/relationships/image" Target="media/image10.png"/><Relationship Id="rId21" Type="http://schemas.openxmlformats.org/officeDocument/2006/relationships/hyperlink" Target="https://kony-appfactory.atlassian.net/issues/?filter=18661" TargetMode="External"/><Relationship Id="rId34" Type="http://schemas.openxmlformats.org/officeDocument/2006/relationships/image" Target="media/image6.png"/><Relationship Id="rId42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p.cwb.local/projects/pmo2/Digital%20Program/Digital%20Program%20SharePoint/2%20Project%20Documents/3.0%20XAI%20and%20VCOO/2%20VCOO/Digital%20Virtual%20Chief%20Operating%20Officer%20VCOO.pptx" TargetMode="External"/><Relationship Id="rId20" Type="http://schemas.openxmlformats.org/officeDocument/2006/relationships/hyperlink" Target="https://www.temenos.com/" TargetMode="External"/><Relationship Id="rId29" Type="http://schemas.openxmlformats.org/officeDocument/2006/relationships/header" Target="header5.xml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2.emf"/><Relationship Id="rId32" Type="http://schemas.openxmlformats.org/officeDocument/2006/relationships/image" Target="media/image4.png"/><Relationship Id="rId37" Type="http://schemas.openxmlformats.org/officeDocument/2006/relationships/image" Target="media/image8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sp.cwb.local/projects/pmo2/Digital%20Program/Digital%20Program%20SharePoint/2%20Project%20Documents/3.0%20XAI%20and%20VCOO/2%20VCOO/CWB%20_%20VCOO%20Playbook.pdf" TargetMode="External"/><Relationship Id="rId23" Type="http://schemas.openxmlformats.org/officeDocument/2006/relationships/hyperlink" Target="https://www.codat.io/us/home/" TargetMode="External"/><Relationship Id="rId28" Type="http://schemas.openxmlformats.org/officeDocument/2006/relationships/header" Target="header4.xml"/><Relationship Id="rId36" Type="http://schemas.openxmlformats.org/officeDocument/2006/relationships/package" Target="embeddings/Microsoft_Visio_Drawing2.vsdx"/><Relationship Id="rId10" Type="http://schemas.openxmlformats.org/officeDocument/2006/relationships/endnotes" Target="endnotes.xml"/><Relationship Id="rId19" Type="http://schemas.openxmlformats.org/officeDocument/2006/relationships/hyperlink" Target="mailto:ncolinares@temenos.com" TargetMode="External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hyperlink" Target="mailto:i.colvin@codat.io" TargetMode="External"/><Relationship Id="rId27" Type="http://schemas.openxmlformats.org/officeDocument/2006/relationships/package" Target="embeddings/Microsoft_Visio_Drawing1.vsdx"/><Relationship Id="rId30" Type="http://schemas.openxmlformats.org/officeDocument/2006/relationships/footer" Target="footer2.xml"/><Relationship Id="rId35" Type="http://schemas.openxmlformats.org/officeDocument/2006/relationships/image" Target="media/image7.emf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hyperlink" Target="https://cwbank-my.sharepoint.com/:p:/p/aaron_tom/Ee9RV_I2oHdAhCJ_aKDR2kEBCaDFOTa37PefcXAgB6gKbg?e=xMjYbP&amp;CID=AFCDD338-46FA-4EA2-B3C3-B0E11A5AA4E0&amp;wdLOR=cC58C4A86-D6E4-48DC-A691-827FDC877814" TargetMode="External"/><Relationship Id="rId25" Type="http://schemas.openxmlformats.org/officeDocument/2006/relationships/package" Target="embeddings/Microsoft_Visio_Drawing.vsdx"/><Relationship Id="rId33" Type="http://schemas.openxmlformats.org/officeDocument/2006/relationships/image" Target="media/image5.png"/><Relationship Id="rId38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FE2D65820D454CBEBC4A93EE989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F9D62-58E8-46E7-B5EF-DAFF13BE78E9}"/>
      </w:docPartPr>
      <w:docPartBody>
        <w:p w:rsidR="00BA0114" w:rsidRDefault="003E4CC1">
          <w:pPr>
            <w:pStyle w:val="9AFE2D65820D454CBEBC4A93EE98943E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7F1A5C092C08473590D2C8BC67E1E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E008C-498A-4698-91E8-4DBFECB35046}"/>
      </w:docPartPr>
      <w:docPartBody>
        <w:p w:rsidR="00BA0114" w:rsidRDefault="00286912" w:rsidP="00286912">
          <w:pPr>
            <w:pStyle w:val="7F1A5C092C08473590D2C8BC67E1E4BA"/>
          </w:pPr>
          <w:r w:rsidRPr="0070455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D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912"/>
    <w:rsid w:val="00005187"/>
    <w:rsid w:val="0002348C"/>
    <w:rsid w:val="00043422"/>
    <w:rsid w:val="000765A8"/>
    <w:rsid w:val="000C7099"/>
    <w:rsid w:val="000E448E"/>
    <w:rsid w:val="000E5595"/>
    <w:rsid w:val="0010458D"/>
    <w:rsid w:val="00116846"/>
    <w:rsid w:val="00130533"/>
    <w:rsid w:val="001665BE"/>
    <w:rsid w:val="00171B4A"/>
    <w:rsid w:val="00182ACB"/>
    <w:rsid w:val="001C1400"/>
    <w:rsid w:val="001E2C85"/>
    <w:rsid w:val="001F4472"/>
    <w:rsid w:val="00205BBE"/>
    <w:rsid w:val="00264C57"/>
    <w:rsid w:val="00285E4B"/>
    <w:rsid w:val="00286912"/>
    <w:rsid w:val="002A051B"/>
    <w:rsid w:val="002B2A10"/>
    <w:rsid w:val="002D2286"/>
    <w:rsid w:val="00337DD3"/>
    <w:rsid w:val="00387804"/>
    <w:rsid w:val="003E4CC1"/>
    <w:rsid w:val="00427294"/>
    <w:rsid w:val="00445E3F"/>
    <w:rsid w:val="004739E1"/>
    <w:rsid w:val="0049512E"/>
    <w:rsid w:val="004C0BBC"/>
    <w:rsid w:val="004D4381"/>
    <w:rsid w:val="004E0765"/>
    <w:rsid w:val="004F6A78"/>
    <w:rsid w:val="00507C38"/>
    <w:rsid w:val="00516327"/>
    <w:rsid w:val="00523C36"/>
    <w:rsid w:val="00560A00"/>
    <w:rsid w:val="005B192C"/>
    <w:rsid w:val="00607C87"/>
    <w:rsid w:val="0061619A"/>
    <w:rsid w:val="0064144A"/>
    <w:rsid w:val="006B38E8"/>
    <w:rsid w:val="006D12FE"/>
    <w:rsid w:val="006D40BE"/>
    <w:rsid w:val="0072301C"/>
    <w:rsid w:val="00766C4C"/>
    <w:rsid w:val="00791ECA"/>
    <w:rsid w:val="007B520B"/>
    <w:rsid w:val="007E0680"/>
    <w:rsid w:val="008334DE"/>
    <w:rsid w:val="00840357"/>
    <w:rsid w:val="00885816"/>
    <w:rsid w:val="008C099E"/>
    <w:rsid w:val="008F3BBA"/>
    <w:rsid w:val="0094063B"/>
    <w:rsid w:val="009E0BF6"/>
    <w:rsid w:val="00A603E4"/>
    <w:rsid w:val="00AA671E"/>
    <w:rsid w:val="00AB0CFA"/>
    <w:rsid w:val="00AC0649"/>
    <w:rsid w:val="00AC1189"/>
    <w:rsid w:val="00AC5349"/>
    <w:rsid w:val="00AE1A91"/>
    <w:rsid w:val="00AF4E99"/>
    <w:rsid w:val="00B027C3"/>
    <w:rsid w:val="00B13383"/>
    <w:rsid w:val="00B635C8"/>
    <w:rsid w:val="00B6603B"/>
    <w:rsid w:val="00B67035"/>
    <w:rsid w:val="00B82448"/>
    <w:rsid w:val="00B92C34"/>
    <w:rsid w:val="00B96660"/>
    <w:rsid w:val="00BA0114"/>
    <w:rsid w:val="00BE664C"/>
    <w:rsid w:val="00C63578"/>
    <w:rsid w:val="00C85488"/>
    <w:rsid w:val="00C944AB"/>
    <w:rsid w:val="00CF377E"/>
    <w:rsid w:val="00D21DD3"/>
    <w:rsid w:val="00D56B95"/>
    <w:rsid w:val="00D56FA0"/>
    <w:rsid w:val="00D72BCA"/>
    <w:rsid w:val="00D735E2"/>
    <w:rsid w:val="00DD1586"/>
    <w:rsid w:val="00E13496"/>
    <w:rsid w:val="00E23DF5"/>
    <w:rsid w:val="00E43C2B"/>
    <w:rsid w:val="00E5544D"/>
    <w:rsid w:val="00E93CB5"/>
    <w:rsid w:val="00EA5764"/>
    <w:rsid w:val="00EC0F52"/>
    <w:rsid w:val="00EC4EE1"/>
    <w:rsid w:val="00EC5679"/>
    <w:rsid w:val="00EC6F48"/>
    <w:rsid w:val="00ED2B23"/>
    <w:rsid w:val="00ED6532"/>
    <w:rsid w:val="00ED7CEE"/>
    <w:rsid w:val="00EE5545"/>
    <w:rsid w:val="00F00DD5"/>
    <w:rsid w:val="00F23A8F"/>
    <w:rsid w:val="00F543C0"/>
    <w:rsid w:val="00F7435B"/>
    <w:rsid w:val="00FD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043422"/>
    <w:rPr>
      <w:color w:val="808080"/>
    </w:rPr>
  </w:style>
  <w:style w:type="paragraph" w:customStyle="1" w:styleId="9AFE2D65820D454CBEBC4A93EE98943E">
    <w:name w:val="9AFE2D65820D454CBEBC4A93EE98943E"/>
  </w:style>
  <w:style w:type="paragraph" w:customStyle="1" w:styleId="7F1A5C092C08473590D2C8BC67E1E4BA">
    <w:name w:val="7F1A5C092C08473590D2C8BC67E1E4BA"/>
    <w:rsid w:val="002869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04653a278c57ed01c5d0ff54082cfac6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df684b34901e9e296bc0697146f16bc5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D3547-71D8-43DA-8256-99ED014E5BF9}"/>
</file>

<file path=customXml/itemProps2.xml><?xml version="1.0" encoding="utf-8"?>
<ds:datastoreItem xmlns:ds="http://schemas.openxmlformats.org/officeDocument/2006/customXml" ds:itemID="{E21ADB03-A8F3-4C91-AB08-05DE1E5B7C49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sharepoint/v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B104996-5CD1-4A5F-B3AA-43EE5B61C1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A846B8-3E15-41AA-B3F6-8BF4B7CE9B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20</Pages>
  <Words>3379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Transition to Operations</vt:lpstr>
    </vt:vector>
  </TitlesOfParts>
  <Company>Canadian Western Bank</Company>
  <LinksUpToDate>false</LinksUpToDate>
  <CharactersWithSpaces>22600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Transition to Operations</dc:title>
  <dc:subject/>
  <dc:creator>Chad.Willsey@cwbank.com</dc:creator>
  <cp:keywords/>
  <dc:description/>
  <cp:lastModifiedBy>Lovelyn Odeh</cp:lastModifiedBy>
  <cp:revision>14</cp:revision>
  <cp:lastPrinted>2017-01-31T23:14:00Z</cp:lastPrinted>
  <dcterms:created xsi:type="dcterms:W3CDTF">2021-09-29T14:35:00Z</dcterms:created>
  <dcterms:modified xsi:type="dcterms:W3CDTF">2022-04-21T18:09:00Z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371300</vt:r8>
  </property>
  <property fmtid="{D5CDD505-2E9C-101B-9397-08002B2CF9AE}" pid="4" name="URL">
    <vt:lpwstr/>
  </property>
  <property fmtid="{D5CDD505-2E9C-101B-9397-08002B2CF9AE}" pid="5" name="xd_ProgID">
    <vt:lpwstr/>
  </property>
  <property fmtid="{D5CDD505-2E9C-101B-9397-08002B2CF9AE}" pid="6" name="_CopySource">
    <vt:lpwstr>http://sp.cwb.local/projects/pmo2/Digital Program/Digital Program SharePoint/2 Digital Client Onboarding/1 Motive DCO/5 Deploy/MVP-MMP Deployment/Transition to OPs/Digital - Personal - DCO Transition to Operations.docx</vt:lpwstr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