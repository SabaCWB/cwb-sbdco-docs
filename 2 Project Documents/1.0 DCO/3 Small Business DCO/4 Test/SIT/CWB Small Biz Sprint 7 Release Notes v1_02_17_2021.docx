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FC42F5" w14:textId="5B3A9971" w:rsidR="00084D6D" w:rsidRPr="00901A5F" w:rsidRDefault="00084D6D" w:rsidP="0080032E">
      <w:pPr>
        <w:rPr>
          <w:rFonts w:ascii="Decline" w:hAnsi="Decline" w:cs="Calibri"/>
          <w:sz w:val="16"/>
          <w:szCs w:val="16"/>
        </w:rPr>
        <w:sectPr w:rsidR="00084D6D" w:rsidRPr="00901A5F" w:rsidSect="006C363C"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code="9"/>
          <w:pgMar w:top="567" w:right="567" w:bottom="567" w:left="567" w:header="567" w:footer="567" w:gutter="0"/>
          <w:cols w:space="708"/>
          <w:titlePg/>
          <w:docGrid w:linePitch="360"/>
        </w:sectPr>
      </w:pPr>
      <w:bookmarkStart w:id="0" w:name="_Toc183344400"/>
      <w:bookmarkStart w:id="1" w:name="_Toc183344864"/>
    </w:p>
    <w:p w14:paraId="29FC42F6" w14:textId="22A7B3C0" w:rsidR="002678C8" w:rsidRPr="007D0E7E" w:rsidRDefault="002678C8" w:rsidP="0080032E">
      <w:pPr>
        <w:pStyle w:val="Heading1"/>
        <w:rPr>
          <w:rFonts w:ascii="Calibri" w:hAnsi="Calibri" w:cs="Calibri"/>
          <w:sz w:val="16"/>
          <w:szCs w:val="16"/>
        </w:rPr>
      </w:pPr>
      <w:bookmarkStart w:id="2" w:name="_Toc183346295"/>
      <w:bookmarkStart w:id="3" w:name="_Toc183346363"/>
      <w:bookmarkStart w:id="4" w:name="_Toc183347211"/>
      <w:bookmarkStart w:id="5" w:name="_Toc183409518"/>
    </w:p>
    <w:p w14:paraId="3E231980" w14:textId="77777777" w:rsidR="002678C8" w:rsidRPr="007D0E7E" w:rsidRDefault="002678C8" w:rsidP="002678C8">
      <w:pPr>
        <w:rPr>
          <w:rFonts w:ascii="Calibri" w:hAnsi="Calibri" w:cs="Calibri"/>
          <w:sz w:val="16"/>
          <w:szCs w:val="16"/>
        </w:rPr>
      </w:pPr>
    </w:p>
    <w:p w14:paraId="0E586228" w14:textId="77777777" w:rsidR="002678C8" w:rsidRPr="007D0E7E" w:rsidRDefault="002678C8" w:rsidP="002678C8">
      <w:pPr>
        <w:rPr>
          <w:rFonts w:ascii="Calibri" w:hAnsi="Calibri" w:cs="Calibri"/>
          <w:sz w:val="16"/>
          <w:szCs w:val="16"/>
        </w:rPr>
      </w:pPr>
    </w:p>
    <w:p w14:paraId="57E06776" w14:textId="77777777" w:rsidR="002678C8" w:rsidRPr="007D0E7E" w:rsidRDefault="002678C8" w:rsidP="002678C8">
      <w:pPr>
        <w:rPr>
          <w:rFonts w:ascii="Calibri" w:hAnsi="Calibri" w:cs="Calibri"/>
          <w:sz w:val="16"/>
          <w:szCs w:val="16"/>
        </w:rPr>
      </w:pPr>
    </w:p>
    <w:p w14:paraId="00BF8309" w14:textId="77777777" w:rsidR="002678C8" w:rsidRPr="007D0E7E" w:rsidRDefault="002678C8" w:rsidP="002678C8">
      <w:pPr>
        <w:rPr>
          <w:rFonts w:ascii="Calibri" w:hAnsi="Calibri" w:cs="Calibri"/>
          <w:sz w:val="16"/>
          <w:szCs w:val="16"/>
        </w:rPr>
      </w:pPr>
    </w:p>
    <w:p w14:paraId="3AF5B583" w14:textId="77777777" w:rsidR="002678C8" w:rsidRPr="007D0E7E" w:rsidRDefault="002678C8" w:rsidP="002678C8">
      <w:pPr>
        <w:rPr>
          <w:rFonts w:ascii="Calibri" w:hAnsi="Calibri" w:cs="Calibri"/>
          <w:sz w:val="16"/>
          <w:szCs w:val="16"/>
        </w:rPr>
      </w:pPr>
    </w:p>
    <w:p w14:paraId="019BDD76" w14:textId="77777777" w:rsidR="002678C8" w:rsidRPr="007D0E7E" w:rsidRDefault="002678C8" w:rsidP="002678C8">
      <w:pPr>
        <w:rPr>
          <w:rFonts w:ascii="Calibri" w:hAnsi="Calibri" w:cs="Calibri"/>
          <w:sz w:val="16"/>
          <w:szCs w:val="16"/>
        </w:rPr>
      </w:pPr>
    </w:p>
    <w:p w14:paraId="2EC37175" w14:textId="77777777" w:rsidR="002678C8" w:rsidRPr="007D0E7E" w:rsidRDefault="002678C8" w:rsidP="002678C8">
      <w:pPr>
        <w:rPr>
          <w:rFonts w:ascii="Calibri" w:hAnsi="Calibri" w:cs="Calibri"/>
          <w:sz w:val="16"/>
          <w:szCs w:val="16"/>
        </w:rPr>
      </w:pPr>
    </w:p>
    <w:p w14:paraId="4443662C" w14:textId="77777777" w:rsidR="002678C8" w:rsidRPr="007D0E7E" w:rsidRDefault="002678C8" w:rsidP="002678C8">
      <w:pPr>
        <w:rPr>
          <w:rFonts w:ascii="Calibri" w:hAnsi="Calibri" w:cs="Calibri"/>
          <w:sz w:val="16"/>
          <w:szCs w:val="16"/>
        </w:rPr>
      </w:pPr>
    </w:p>
    <w:p w14:paraId="49FC2AA9" w14:textId="1E338930" w:rsidR="002678C8" w:rsidRPr="007D0E7E" w:rsidRDefault="002678C8" w:rsidP="002678C8">
      <w:pPr>
        <w:rPr>
          <w:rFonts w:ascii="Calibri" w:hAnsi="Calibri" w:cs="Calibri"/>
          <w:sz w:val="16"/>
          <w:szCs w:val="16"/>
        </w:rPr>
      </w:pPr>
    </w:p>
    <w:p w14:paraId="396D904F" w14:textId="3A22B41B" w:rsidR="002678C8" w:rsidRPr="007D0E7E" w:rsidRDefault="00D676E7" w:rsidP="002678C8">
      <w:pPr>
        <w:rPr>
          <w:rFonts w:ascii="Calibri" w:hAnsi="Calibri" w:cs="Calibri"/>
          <w:sz w:val="16"/>
          <w:szCs w:val="16"/>
        </w:rPr>
      </w:pPr>
      <w:bookmarkStart w:id="6" w:name="_Toc20222124"/>
      <w:bookmarkStart w:id="7" w:name="_Toc30170511"/>
      <w:bookmarkStart w:id="8" w:name="_Toc47466120"/>
      <w:bookmarkStart w:id="9" w:name="_Toc47510631"/>
      <w:r w:rsidRPr="007D0E7E">
        <w:rPr>
          <w:rFonts w:ascii="Calibri" w:hAnsi="Calibri" w:cs="Calibri"/>
          <w:noProof/>
          <w:sz w:val="16"/>
          <w:szCs w:val="16"/>
          <w:lang w:val="en-CA" w:eastAsia="en-C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FC4355" wp14:editId="5C13F2F4">
                <wp:simplePos x="0" y="0"/>
                <wp:positionH relativeFrom="page">
                  <wp:posOffset>1152330</wp:posOffset>
                </wp:positionH>
                <wp:positionV relativeFrom="page">
                  <wp:posOffset>3093098</wp:posOffset>
                </wp:positionV>
                <wp:extent cx="5698205" cy="1440180"/>
                <wp:effectExtent l="0" t="0" r="17145" b="7620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8205" cy="144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bookmarkStart w:id="10" w:name="_Hlk37058167" w:displacedByCustomXml="next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2994BD7" w14:textId="0CAFD186" w:rsidR="007D1B4E" w:rsidRPr="00C66294" w:rsidRDefault="007D1B4E" w:rsidP="00D676E7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595959" w:themeColor="text1" w:themeTint="A6"/>
                                    <w:sz w:val="44"/>
                                    <w:szCs w:val="44"/>
                                  </w:rPr>
                                </w:pP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CWB Small Biz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Sprint 7 </w:t>
                                </w: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Release Notes: Build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1</w:t>
                                </w: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.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5</w:t>
                                </w: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.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0-RC39</w:t>
                                </w:r>
                              </w:p>
                            </w:sdtContent>
                          </w:sdt>
                          <w:bookmarkEnd w:id="10"/>
                          <w:p w14:paraId="79DC8480" w14:textId="0961EA69" w:rsidR="007D1B4E" w:rsidRPr="00951B17" w:rsidRDefault="007D1B4E" w:rsidP="00951B17">
                            <w:pPr>
                              <w:spacing w:before="0" w:after="0"/>
                              <w:rPr>
                                <w:rFonts w:ascii="Segoe UI" w:hAnsi="Segoe UI" w:cs="Segoe UI"/>
                                <w:sz w:val="21"/>
                                <w:szCs w:val="21"/>
                                <w:lang w:val="en-CA" w:eastAsia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Feb</w:t>
                            </w:r>
                            <w:r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17</w:t>
                            </w:r>
                            <w:r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, 2021 v1</w:t>
                            </w:r>
                          </w:p>
                          <w:p w14:paraId="29FC4370" w14:textId="1BD4209B" w:rsidR="007D1B4E" w:rsidRPr="00C66294" w:rsidRDefault="007D1B4E" w:rsidP="007C235C">
                            <w:pP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</w:pPr>
                          </w:p>
                          <w:p w14:paraId="4C36B965" w14:textId="2F7D0976" w:rsidR="007D1B4E" w:rsidRPr="009C3689" w:rsidRDefault="007D1B4E" w:rsidP="007C235C">
                            <w:pP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FC43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0.75pt;margin-top:243.55pt;width:448.7pt;height:113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" filled="f" stroked="f">
                <v:textbox inset="0,0,0,0">
                  <w:txbxContent>
                    <w:bookmarkStart w:id="11" w:name="_Hlk37058167" w:displacedByCustomXml="next"/>
                    <w:sdt>
                      <w:sdtPr>
                        <w:rPr>
                          <w:rFonts w:asciiTheme="majorHAnsi" w:eastAsiaTheme="majorEastAsia" w:hAnsiTheme="majorHAnsi" w:cstheme="majorBidi"/>
                          <w:b/>
                          <w:bCs/>
                          <w:color w:val="003E75" w:themeColor="accent1"/>
                          <w:sz w:val="44"/>
                          <w:szCs w:val="44"/>
                        </w:rPr>
                        <w:alias w:val="Title"/>
                        <w:tag w:val=""/>
                        <w:id w:val="-1476986296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72994BD7" w14:textId="0CAFD186" w:rsidR="007D1B4E" w:rsidRPr="00C66294" w:rsidRDefault="007D1B4E" w:rsidP="00D676E7">
                          <w:pPr>
                            <w:pStyle w:val="NoSpacing"/>
                            <w:pBdr>
                              <w:bottom w:val="single" w:sz="6" w:space="4" w:color="7F7F7F" w:themeColor="text1" w:themeTint="80"/>
                            </w:pBd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595959" w:themeColor="text1" w:themeTint="A6"/>
                              <w:sz w:val="44"/>
                              <w:szCs w:val="44"/>
                            </w:rPr>
                          </w:pP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CWB Small Biz 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Sprint 7 </w:t>
                          </w: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Release Notes: Build 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1</w:t>
                          </w: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.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5</w:t>
                          </w: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.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0-RC39</w:t>
                          </w:r>
                        </w:p>
                      </w:sdtContent>
                    </w:sdt>
                    <w:bookmarkEnd w:id="11"/>
                    <w:p w14:paraId="79DC8480" w14:textId="0961EA69" w:rsidR="007D1B4E" w:rsidRPr="00951B17" w:rsidRDefault="007D1B4E" w:rsidP="00951B17">
                      <w:pPr>
                        <w:spacing w:before="0" w:after="0"/>
                        <w:rPr>
                          <w:rFonts w:ascii="Segoe UI" w:hAnsi="Segoe UI" w:cs="Segoe UI"/>
                          <w:sz w:val="21"/>
                          <w:szCs w:val="21"/>
                          <w:lang w:val="en-CA" w:eastAsia="en-CA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Feb</w:t>
                      </w:r>
                      <w:r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17</w:t>
                      </w:r>
                      <w:r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, 2021 v1</w:t>
                      </w:r>
                    </w:p>
                    <w:p w14:paraId="29FC4370" w14:textId="1BD4209B" w:rsidR="007D1B4E" w:rsidRPr="00C66294" w:rsidRDefault="007D1B4E" w:rsidP="007C235C">
                      <w:pP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</w:pPr>
                    </w:p>
                    <w:p w14:paraId="4C36B965" w14:textId="2F7D0976" w:rsidR="007D1B4E" w:rsidRPr="009C3689" w:rsidRDefault="007D1B4E" w:rsidP="007C235C">
                      <w:pP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End w:id="6"/>
      <w:bookmarkEnd w:id="7"/>
      <w:bookmarkEnd w:id="8"/>
      <w:bookmarkEnd w:id="9"/>
    </w:p>
    <w:p w14:paraId="0495C214" w14:textId="682909D5" w:rsidR="002678C8" w:rsidRPr="007D0E7E" w:rsidRDefault="00C66294" w:rsidP="002678C8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</w:t>
      </w:r>
    </w:p>
    <w:p w14:paraId="2EB60890" w14:textId="77777777" w:rsidR="002678C8" w:rsidRPr="007D0E7E" w:rsidRDefault="002678C8" w:rsidP="002678C8">
      <w:pPr>
        <w:rPr>
          <w:rFonts w:ascii="Calibri" w:hAnsi="Calibri" w:cs="Calibri"/>
          <w:sz w:val="16"/>
          <w:szCs w:val="16"/>
        </w:rPr>
      </w:pPr>
    </w:p>
    <w:p w14:paraId="1B8098F2" w14:textId="77777777" w:rsidR="002678C8" w:rsidRPr="007D0E7E" w:rsidRDefault="002678C8" w:rsidP="002678C8">
      <w:pPr>
        <w:rPr>
          <w:rFonts w:ascii="Calibri" w:hAnsi="Calibri" w:cs="Calibri"/>
          <w:sz w:val="16"/>
          <w:szCs w:val="16"/>
        </w:rPr>
      </w:pPr>
    </w:p>
    <w:p w14:paraId="316E391D" w14:textId="77777777" w:rsidR="002678C8" w:rsidRPr="007D0E7E" w:rsidRDefault="002678C8" w:rsidP="002678C8">
      <w:pPr>
        <w:rPr>
          <w:rFonts w:ascii="Calibri" w:hAnsi="Calibri" w:cs="Calibri"/>
          <w:sz w:val="16"/>
          <w:szCs w:val="16"/>
        </w:rPr>
      </w:pPr>
    </w:p>
    <w:p w14:paraId="312764EC" w14:textId="77777777" w:rsidR="002678C8" w:rsidRPr="007D0E7E" w:rsidRDefault="002678C8" w:rsidP="002678C8">
      <w:pPr>
        <w:rPr>
          <w:rFonts w:ascii="Calibri" w:hAnsi="Calibri" w:cs="Calibri"/>
          <w:sz w:val="16"/>
          <w:szCs w:val="16"/>
        </w:rPr>
      </w:pPr>
    </w:p>
    <w:p w14:paraId="6CC615BE" w14:textId="77777777" w:rsidR="002678C8" w:rsidRPr="007D0E7E" w:rsidRDefault="002678C8" w:rsidP="002678C8">
      <w:pPr>
        <w:rPr>
          <w:rFonts w:ascii="Calibri" w:hAnsi="Calibri" w:cs="Calibri"/>
          <w:sz w:val="16"/>
          <w:szCs w:val="16"/>
        </w:rPr>
      </w:pPr>
    </w:p>
    <w:p w14:paraId="52493E73" w14:textId="288D4354" w:rsidR="002678C8" w:rsidRPr="007D0E7E" w:rsidRDefault="002678C8" w:rsidP="008B068F">
      <w:pPr>
        <w:rPr>
          <w:rFonts w:ascii="Calibri" w:hAnsi="Calibri" w:cs="Calibri"/>
          <w:sz w:val="16"/>
          <w:szCs w:val="16"/>
        </w:rPr>
      </w:pPr>
    </w:p>
    <w:p w14:paraId="568714AE" w14:textId="0518F69F" w:rsidR="00AC0E7C" w:rsidRPr="007D0E7E" w:rsidRDefault="00AC0E7C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6"/>
          <w:szCs w:val="16"/>
        </w:rPr>
      </w:pPr>
    </w:p>
    <w:p w14:paraId="49D7252D" w14:textId="66B08128" w:rsidR="002678C8" w:rsidRPr="007D0E7E" w:rsidRDefault="002678C8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6"/>
          <w:szCs w:val="16"/>
        </w:rPr>
      </w:pPr>
    </w:p>
    <w:p w14:paraId="36C97E3F" w14:textId="15266C2B" w:rsidR="006C4203" w:rsidRPr="006C4203" w:rsidRDefault="00881A76" w:rsidP="006C4203">
      <w:pPr>
        <w:pStyle w:val="Heading1"/>
        <w:rPr>
          <w:rFonts w:ascii="Calibri" w:hAnsi="Calibri" w:cs="Calibri"/>
          <w:noProof/>
          <w:sz w:val="20"/>
          <w:szCs w:val="20"/>
        </w:rPr>
      </w:pPr>
      <w:r w:rsidRPr="00280183">
        <w:rPr>
          <w:rFonts w:ascii="Calibri" w:hAnsi="Calibri" w:cs="Calibri"/>
          <w:sz w:val="18"/>
          <w:szCs w:val="18"/>
        </w:rPr>
        <w:br w:type="page"/>
      </w:r>
      <w:bookmarkStart w:id="12" w:name="_Toc183347212"/>
      <w:bookmarkStart w:id="13" w:name="_Toc183409519"/>
      <w:bookmarkStart w:id="14" w:name="_Toc20222125"/>
      <w:bookmarkStart w:id="15" w:name="_Toc30170512"/>
      <w:bookmarkStart w:id="16" w:name="_Toc47466121"/>
      <w:bookmarkStart w:id="17" w:name="_Toc47510632"/>
      <w:bookmarkStart w:id="18" w:name="_Toc52403078"/>
      <w:bookmarkStart w:id="19" w:name="_Toc53407175"/>
      <w:bookmarkStart w:id="20" w:name="_Toc53407850"/>
      <w:bookmarkStart w:id="21" w:name="_Toc53686493"/>
      <w:bookmarkStart w:id="22" w:name="_Toc53687081"/>
      <w:bookmarkStart w:id="23" w:name="_Toc54708256"/>
      <w:bookmarkStart w:id="24" w:name="_Toc56106633"/>
      <w:bookmarkStart w:id="25" w:name="_Toc57746596"/>
      <w:bookmarkStart w:id="26" w:name="_Toc61904006"/>
      <w:bookmarkStart w:id="27" w:name="_Toc61904128"/>
      <w:bookmarkStart w:id="28" w:name="_Toc61953866"/>
      <w:bookmarkStart w:id="29" w:name="_Toc63152207"/>
      <w:bookmarkStart w:id="30" w:name="_Toc63232502"/>
      <w:bookmarkStart w:id="31" w:name="_Toc64416748"/>
      <w:bookmarkEnd w:id="0"/>
      <w:bookmarkEnd w:id="1"/>
      <w:bookmarkEnd w:id="2"/>
      <w:bookmarkEnd w:id="3"/>
      <w:r w:rsidRPr="00280183">
        <w:rPr>
          <w:rFonts w:ascii="Calibri" w:hAnsi="Calibri" w:cs="Calibri"/>
          <w:sz w:val="18"/>
          <w:szCs w:val="18"/>
        </w:rPr>
        <w:lastRenderedPageBreak/>
        <w:t>Table of Contents</w:t>
      </w:r>
      <w:bookmarkEnd w:id="4"/>
      <w:bookmarkEnd w:id="5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r w:rsidR="0009565F" w:rsidRPr="006C4203">
        <w:rPr>
          <w:rFonts w:ascii="Calibri" w:hAnsi="Calibri" w:cs="Calibri"/>
          <w:sz w:val="20"/>
          <w:szCs w:val="20"/>
        </w:rPr>
        <w:fldChar w:fldCharType="begin"/>
      </w:r>
      <w:r w:rsidRPr="006C4203">
        <w:rPr>
          <w:rFonts w:ascii="Calibri" w:hAnsi="Calibri" w:cs="Calibri"/>
          <w:sz w:val="20"/>
          <w:szCs w:val="20"/>
        </w:rPr>
        <w:instrText xml:space="preserve"> TOC \o "1-5" \h \z \u </w:instrText>
      </w:r>
      <w:r w:rsidR="0009565F" w:rsidRPr="006C4203">
        <w:rPr>
          <w:rFonts w:ascii="Calibri" w:hAnsi="Calibri" w:cs="Calibri"/>
          <w:sz w:val="20"/>
          <w:szCs w:val="20"/>
        </w:rPr>
        <w:fldChar w:fldCharType="separate"/>
      </w:r>
    </w:p>
    <w:p w14:paraId="6AFD0329" w14:textId="14FA57B3" w:rsidR="006C4203" w:rsidRPr="006C4203" w:rsidRDefault="007D1B4E">
      <w:pPr>
        <w:pStyle w:val="TOC1"/>
        <w:tabs>
          <w:tab w:val="left" w:pos="400"/>
        </w:tabs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64416749" w:history="1">
        <w:r w:rsidR="006C4203" w:rsidRPr="006C4203">
          <w:rPr>
            <w:rStyle w:val="Hyperlink"/>
            <w:rFonts w:ascii="Calibri" w:hAnsi="Calibri" w:cs="Calibri"/>
            <w:noProof/>
            <w:szCs w:val="20"/>
          </w:rPr>
          <w:t>2</w:t>
        </w:r>
        <w:r w:rsidR="006C4203" w:rsidRPr="006C4203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6C4203" w:rsidRPr="006C4203">
          <w:rPr>
            <w:rStyle w:val="Hyperlink"/>
            <w:rFonts w:ascii="Calibri" w:hAnsi="Calibri" w:cs="Calibri"/>
            <w:noProof/>
            <w:szCs w:val="20"/>
          </w:rPr>
          <w:t>Links to Forms, Workspace, TM and Jira UAT boards</w:t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tab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instrText xml:space="preserve"> PAGEREF _Toc64416749 \h </w:instrText>
        </w:r>
        <w:r w:rsidR="006C4203" w:rsidRPr="006C4203">
          <w:rPr>
            <w:rFonts w:ascii="Calibri" w:hAnsi="Calibri" w:cs="Calibri"/>
            <w:noProof/>
            <w:webHidden/>
            <w:szCs w:val="20"/>
          </w:rPr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t>3</w:t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076F38A7" w14:textId="227E1F95" w:rsidR="006C4203" w:rsidRPr="006C4203" w:rsidRDefault="007D1B4E">
      <w:pPr>
        <w:pStyle w:val="TOC1"/>
        <w:tabs>
          <w:tab w:val="left" w:pos="400"/>
        </w:tabs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64416750" w:history="1">
        <w:r w:rsidR="006C4203" w:rsidRPr="006C4203">
          <w:rPr>
            <w:rStyle w:val="Hyperlink"/>
            <w:rFonts w:ascii="Calibri" w:hAnsi="Calibri" w:cs="Calibri"/>
            <w:noProof/>
            <w:szCs w:val="20"/>
          </w:rPr>
          <w:t>3</w:t>
        </w:r>
        <w:r w:rsidR="006C4203" w:rsidRPr="006C4203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6C4203" w:rsidRPr="006C4203">
          <w:rPr>
            <w:rStyle w:val="Hyperlink"/>
            <w:rFonts w:ascii="Calibri" w:hAnsi="Calibri" w:cs="Calibri"/>
            <w:noProof/>
            <w:szCs w:val="20"/>
          </w:rPr>
          <w:t>Prepared for this Release</w:t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tab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instrText xml:space="preserve"> PAGEREF _Toc64416750 \h </w:instrText>
        </w:r>
        <w:r w:rsidR="006C4203" w:rsidRPr="006C4203">
          <w:rPr>
            <w:rFonts w:ascii="Calibri" w:hAnsi="Calibri" w:cs="Calibri"/>
            <w:noProof/>
            <w:webHidden/>
            <w:szCs w:val="20"/>
          </w:rPr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t>3</w:t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50DD22C7" w14:textId="38571FAD" w:rsidR="006C4203" w:rsidRPr="006C4203" w:rsidRDefault="007D1B4E">
      <w:pPr>
        <w:pStyle w:val="TOC2"/>
        <w:tabs>
          <w:tab w:val="left" w:pos="1000"/>
          <w:tab w:val="right" w:leader="dot" w:pos="9345"/>
        </w:tabs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64416751" w:history="1">
        <w:r w:rsidR="006C4203" w:rsidRPr="006C4203">
          <w:rPr>
            <w:rStyle w:val="Hyperlink"/>
            <w:rFonts w:ascii="Calibri" w:hAnsi="Calibri" w:cs="Calibri"/>
            <w:noProof/>
            <w:szCs w:val="20"/>
          </w:rPr>
          <w:t>3.1</w:t>
        </w:r>
        <w:r w:rsidR="006C4203" w:rsidRPr="006C4203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6C4203" w:rsidRPr="006C4203">
          <w:rPr>
            <w:rStyle w:val="Hyperlink"/>
            <w:rFonts w:ascii="Calibri" w:hAnsi="Calibri" w:cs="Calibri"/>
            <w:noProof/>
            <w:szCs w:val="20"/>
          </w:rPr>
          <w:t>Known Issues that Have Been Fixed</w:t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tab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instrText xml:space="preserve"> PAGEREF _Toc64416751 \h </w:instrText>
        </w:r>
        <w:r w:rsidR="006C4203" w:rsidRPr="006C4203">
          <w:rPr>
            <w:rFonts w:ascii="Calibri" w:hAnsi="Calibri" w:cs="Calibri"/>
            <w:noProof/>
            <w:webHidden/>
            <w:szCs w:val="20"/>
          </w:rPr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t>4</w:t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4E8C0A67" w14:textId="3A4E5579" w:rsidR="006C4203" w:rsidRPr="006C4203" w:rsidRDefault="007D1B4E">
      <w:pPr>
        <w:pStyle w:val="TOC2"/>
        <w:tabs>
          <w:tab w:val="left" w:pos="1000"/>
          <w:tab w:val="right" w:leader="dot" w:pos="9345"/>
        </w:tabs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64416752" w:history="1">
        <w:r w:rsidR="006C4203" w:rsidRPr="006C4203">
          <w:rPr>
            <w:rStyle w:val="Hyperlink"/>
            <w:rFonts w:ascii="Calibri" w:hAnsi="Calibri" w:cs="Calibri"/>
            <w:noProof/>
            <w:szCs w:val="20"/>
          </w:rPr>
          <w:t>3.2</w:t>
        </w:r>
        <w:r w:rsidR="006C4203" w:rsidRPr="006C4203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6C4203" w:rsidRPr="006C4203">
          <w:rPr>
            <w:rStyle w:val="Hyperlink"/>
            <w:rFonts w:ascii="Calibri" w:hAnsi="Calibri" w:cs="Calibri"/>
            <w:noProof/>
            <w:szCs w:val="20"/>
          </w:rPr>
          <w:t>Known Issues that Have Been Closed</w:t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tab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instrText xml:space="preserve"> PAGEREF _Toc64416752 \h </w:instrText>
        </w:r>
        <w:r w:rsidR="006C4203" w:rsidRPr="006C4203">
          <w:rPr>
            <w:rFonts w:ascii="Calibri" w:hAnsi="Calibri" w:cs="Calibri"/>
            <w:noProof/>
            <w:webHidden/>
            <w:szCs w:val="20"/>
          </w:rPr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t>4</w:t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6D77F0A6" w14:textId="2DD3EE30" w:rsidR="006C4203" w:rsidRPr="006C4203" w:rsidRDefault="007D1B4E">
      <w:pPr>
        <w:pStyle w:val="TOC2"/>
        <w:tabs>
          <w:tab w:val="left" w:pos="1000"/>
          <w:tab w:val="right" w:leader="dot" w:pos="9345"/>
        </w:tabs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64416753" w:history="1">
        <w:r w:rsidR="006C4203" w:rsidRPr="006C4203">
          <w:rPr>
            <w:rStyle w:val="Hyperlink"/>
            <w:rFonts w:ascii="Calibri" w:hAnsi="Calibri" w:cs="Calibri"/>
            <w:noProof/>
            <w:szCs w:val="20"/>
          </w:rPr>
          <w:t>3.3</w:t>
        </w:r>
        <w:r w:rsidR="006C4203" w:rsidRPr="006C4203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6C4203" w:rsidRPr="006C4203">
          <w:rPr>
            <w:rStyle w:val="Hyperlink"/>
            <w:rFonts w:ascii="Calibri" w:hAnsi="Calibri" w:cs="Calibri"/>
            <w:noProof/>
            <w:szCs w:val="20"/>
          </w:rPr>
          <w:t>General Known Issues</w:t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tab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instrText xml:space="preserve"> PAGEREF _Toc64416753 \h </w:instrText>
        </w:r>
        <w:r w:rsidR="006C4203" w:rsidRPr="006C4203">
          <w:rPr>
            <w:rFonts w:ascii="Calibri" w:hAnsi="Calibri" w:cs="Calibri"/>
            <w:noProof/>
            <w:webHidden/>
            <w:szCs w:val="20"/>
          </w:rPr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t>4</w:t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2D580B57" w14:textId="69C1B2AF" w:rsidR="006C4203" w:rsidRPr="006C4203" w:rsidRDefault="007D1B4E">
      <w:pPr>
        <w:pStyle w:val="TOC2"/>
        <w:tabs>
          <w:tab w:val="left" w:pos="1000"/>
          <w:tab w:val="right" w:leader="dot" w:pos="9345"/>
        </w:tabs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64416754" w:history="1">
        <w:r w:rsidR="006C4203" w:rsidRPr="006C4203">
          <w:rPr>
            <w:rStyle w:val="Hyperlink"/>
            <w:rFonts w:ascii="Calibri" w:hAnsi="Calibri" w:cs="Calibri"/>
            <w:noProof/>
            <w:szCs w:val="20"/>
          </w:rPr>
          <w:t>3.4</w:t>
        </w:r>
        <w:r w:rsidR="006C4203" w:rsidRPr="006C4203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6C4203" w:rsidRPr="006C4203">
          <w:rPr>
            <w:rStyle w:val="Hyperlink"/>
            <w:rFonts w:ascii="Calibri" w:hAnsi="Calibri" w:cs="Calibri"/>
            <w:noProof/>
            <w:szCs w:val="20"/>
          </w:rPr>
          <w:t xml:space="preserve">Pages or Components in Application that are Still Under Development (PLEASE READ as contain </w:t>
        </w:r>
        <w:r w:rsidR="006C4203">
          <w:rPr>
            <w:rStyle w:val="Hyperlink"/>
            <w:rFonts w:ascii="Calibri" w:hAnsi="Calibri" w:cs="Calibri"/>
            <w:noProof/>
            <w:szCs w:val="20"/>
          </w:rPr>
          <w:br/>
          <w:t xml:space="preserve">                  </w:t>
        </w:r>
        <w:r w:rsidR="006C4203" w:rsidRPr="006C4203">
          <w:rPr>
            <w:rStyle w:val="Hyperlink"/>
            <w:rFonts w:ascii="Calibri" w:hAnsi="Calibri" w:cs="Calibri"/>
            <w:noProof/>
            <w:szCs w:val="20"/>
          </w:rPr>
          <w:t>information that assist with Testing &amp; Navigation)</w:t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tab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instrText xml:space="preserve"> PAGEREF _Toc64416754 \h </w:instrText>
        </w:r>
        <w:r w:rsidR="006C4203" w:rsidRPr="006C4203">
          <w:rPr>
            <w:rFonts w:ascii="Calibri" w:hAnsi="Calibri" w:cs="Calibri"/>
            <w:noProof/>
            <w:webHidden/>
            <w:szCs w:val="20"/>
          </w:rPr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t>5</w:t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25B7C5F9" w14:textId="20657022" w:rsidR="006C4203" w:rsidRPr="006C4203" w:rsidRDefault="007D1B4E">
      <w:pPr>
        <w:pStyle w:val="TOC2"/>
        <w:tabs>
          <w:tab w:val="left" w:pos="1000"/>
          <w:tab w:val="right" w:leader="dot" w:pos="9345"/>
        </w:tabs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64416755" w:history="1">
        <w:r w:rsidR="006C4203" w:rsidRPr="006C4203">
          <w:rPr>
            <w:rStyle w:val="Hyperlink"/>
            <w:rFonts w:ascii="Calibri" w:hAnsi="Calibri" w:cs="Calibri"/>
            <w:noProof/>
            <w:szCs w:val="20"/>
          </w:rPr>
          <w:t>3.5</w:t>
        </w:r>
        <w:r w:rsidR="006C4203" w:rsidRPr="006C4203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6C4203" w:rsidRPr="006C4203">
          <w:rPr>
            <w:rStyle w:val="Hyperlink"/>
            <w:rFonts w:ascii="Calibri" w:hAnsi="Calibri" w:cs="Calibri"/>
            <w:noProof/>
            <w:szCs w:val="20"/>
          </w:rPr>
          <w:t>Included Testable Stories: Total – 25</w:t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tab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instrText xml:space="preserve"> PAGEREF _Toc64416755 \h </w:instrText>
        </w:r>
        <w:r w:rsidR="006C4203" w:rsidRPr="006C4203">
          <w:rPr>
            <w:rFonts w:ascii="Calibri" w:hAnsi="Calibri" w:cs="Calibri"/>
            <w:noProof/>
            <w:webHidden/>
            <w:szCs w:val="20"/>
          </w:rPr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t>6</w:t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1632B23C" w14:textId="661915B4" w:rsidR="006C4203" w:rsidRPr="006C4203" w:rsidRDefault="007D1B4E">
      <w:pPr>
        <w:pStyle w:val="TOC2"/>
        <w:tabs>
          <w:tab w:val="left" w:pos="1000"/>
          <w:tab w:val="right" w:leader="dot" w:pos="9345"/>
        </w:tabs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64416756" w:history="1">
        <w:r w:rsidR="006C4203" w:rsidRPr="006C4203">
          <w:rPr>
            <w:rStyle w:val="Hyperlink"/>
            <w:rFonts w:ascii="Calibri" w:hAnsi="Calibri" w:cs="Calibri"/>
            <w:noProof/>
            <w:szCs w:val="20"/>
          </w:rPr>
          <w:t>3.6</w:t>
        </w:r>
        <w:r w:rsidR="006C4203" w:rsidRPr="006C4203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6C4203" w:rsidRPr="006C4203">
          <w:rPr>
            <w:rStyle w:val="Hyperlink"/>
            <w:rFonts w:ascii="Calibri" w:hAnsi="Calibri" w:cs="Calibri"/>
            <w:noProof/>
            <w:szCs w:val="20"/>
          </w:rPr>
          <w:t>Included Testable Changes: Total – 5</w:t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tab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instrText xml:space="preserve"> PAGEREF _Toc64416756 \h </w:instrText>
        </w:r>
        <w:r w:rsidR="006C4203" w:rsidRPr="006C4203">
          <w:rPr>
            <w:rFonts w:ascii="Calibri" w:hAnsi="Calibri" w:cs="Calibri"/>
            <w:noProof/>
            <w:webHidden/>
            <w:szCs w:val="20"/>
          </w:rPr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t>11</w:t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31EC53EE" w14:textId="4C93A3D3" w:rsidR="006C4203" w:rsidRPr="006C4203" w:rsidRDefault="007D1B4E">
      <w:pPr>
        <w:pStyle w:val="TOC2"/>
        <w:tabs>
          <w:tab w:val="left" w:pos="1000"/>
          <w:tab w:val="right" w:leader="dot" w:pos="9345"/>
        </w:tabs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64416757" w:history="1">
        <w:r w:rsidR="006C4203" w:rsidRPr="006C4203">
          <w:rPr>
            <w:rStyle w:val="Hyperlink"/>
            <w:rFonts w:ascii="Calibri" w:hAnsi="Calibri" w:cs="Calibri"/>
            <w:noProof/>
            <w:szCs w:val="20"/>
          </w:rPr>
          <w:t>3.7</w:t>
        </w:r>
        <w:r w:rsidR="006C4203" w:rsidRPr="006C4203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6C4203" w:rsidRPr="006C4203">
          <w:rPr>
            <w:rStyle w:val="Hyperlink"/>
            <w:rFonts w:ascii="Calibri" w:hAnsi="Calibri" w:cs="Calibri"/>
            <w:noProof/>
            <w:szCs w:val="20"/>
          </w:rPr>
          <w:t>Included Un-Testable Stories/Bugs/Change– Total – 5</w:t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tab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instrText xml:space="preserve"> PAGEREF _Toc64416757 \h </w:instrText>
        </w:r>
        <w:r w:rsidR="006C4203" w:rsidRPr="006C4203">
          <w:rPr>
            <w:rFonts w:ascii="Calibri" w:hAnsi="Calibri" w:cs="Calibri"/>
            <w:noProof/>
            <w:webHidden/>
            <w:szCs w:val="20"/>
          </w:rPr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t>12</w:t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525CAAC6" w14:textId="1DD9233C" w:rsidR="006C4203" w:rsidRPr="006C4203" w:rsidRDefault="007D1B4E">
      <w:pPr>
        <w:pStyle w:val="TOC2"/>
        <w:tabs>
          <w:tab w:val="left" w:pos="1000"/>
          <w:tab w:val="right" w:leader="dot" w:pos="9345"/>
        </w:tabs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64416758" w:history="1">
        <w:r w:rsidR="006C4203" w:rsidRPr="006C4203">
          <w:rPr>
            <w:rStyle w:val="Hyperlink"/>
            <w:rFonts w:ascii="Calibri" w:hAnsi="Calibri" w:cs="Calibri"/>
            <w:noProof/>
            <w:szCs w:val="20"/>
          </w:rPr>
          <w:t>3.8</w:t>
        </w:r>
        <w:r w:rsidR="006C4203" w:rsidRPr="006C4203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6C4203" w:rsidRPr="006C4203">
          <w:rPr>
            <w:rStyle w:val="Hyperlink"/>
            <w:rFonts w:ascii="Calibri" w:hAnsi="Calibri" w:cs="Calibri"/>
            <w:noProof/>
            <w:szCs w:val="20"/>
          </w:rPr>
          <w:t>Not Included Stories/Bugs/Change – Total – 46</w:t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tab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instrText xml:space="preserve"> PAGEREF _Toc64416758 \h </w:instrText>
        </w:r>
        <w:r w:rsidR="006C4203" w:rsidRPr="006C4203">
          <w:rPr>
            <w:rFonts w:ascii="Calibri" w:hAnsi="Calibri" w:cs="Calibri"/>
            <w:noProof/>
            <w:webHidden/>
            <w:szCs w:val="20"/>
          </w:rPr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t>13</w:t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48105B8D" w14:textId="2F754FB2" w:rsidR="006C4203" w:rsidRPr="006C4203" w:rsidRDefault="007D1B4E">
      <w:pPr>
        <w:pStyle w:val="TOC1"/>
        <w:tabs>
          <w:tab w:val="left" w:pos="400"/>
        </w:tabs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64416759" w:history="1">
        <w:r w:rsidR="006C4203" w:rsidRPr="006C4203">
          <w:rPr>
            <w:rStyle w:val="Hyperlink"/>
            <w:rFonts w:ascii="Calibri" w:hAnsi="Calibri" w:cs="Calibri"/>
            <w:noProof/>
            <w:szCs w:val="20"/>
          </w:rPr>
          <w:t>4</w:t>
        </w:r>
        <w:r w:rsidR="006C4203" w:rsidRPr="006C4203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6C4203" w:rsidRPr="006C4203">
          <w:rPr>
            <w:rStyle w:val="Hyperlink"/>
            <w:rFonts w:ascii="Calibri" w:hAnsi="Calibri" w:cs="Calibri"/>
            <w:noProof/>
            <w:szCs w:val="20"/>
          </w:rPr>
          <w:t>Temenos Dev/QA Defects Fixed within this Sprint – Total – 1</w:t>
        </w:r>
        <w:r w:rsidR="006C4203">
          <w:rPr>
            <w:rStyle w:val="Hyperlink"/>
            <w:rFonts w:ascii="Calibri" w:hAnsi="Calibri" w:cs="Calibri"/>
            <w:noProof/>
            <w:szCs w:val="20"/>
          </w:rPr>
          <w:t>4</w:t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tab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instrText xml:space="preserve"> PAGEREF _Toc64416759 \h </w:instrText>
        </w:r>
        <w:r w:rsidR="006C4203" w:rsidRPr="006C4203">
          <w:rPr>
            <w:rFonts w:ascii="Calibri" w:hAnsi="Calibri" w:cs="Calibri"/>
            <w:noProof/>
            <w:webHidden/>
            <w:szCs w:val="20"/>
          </w:rPr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t>15</w:t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36950019" w14:textId="25FAD025" w:rsidR="006C4203" w:rsidRPr="006C4203" w:rsidRDefault="007D1B4E">
      <w:pPr>
        <w:pStyle w:val="TOC1"/>
        <w:tabs>
          <w:tab w:val="left" w:pos="400"/>
        </w:tabs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64416760" w:history="1">
        <w:r w:rsidR="006C4203" w:rsidRPr="006C4203">
          <w:rPr>
            <w:rStyle w:val="Hyperlink"/>
            <w:rFonts w:ascii="Calibri" w:hAnsi="Calibri" w:cs="Calibri"/>
            <w:noProof/>
            <w:szCs w:val="20"/>
          </w:rPr>
          <w:t>5</w:t>
        </w:r>
        <w:r w:rsidR="006C4203" w:rsidRPr="006C4203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6C4203" w:rsidRPr="006C4203">
          <w:rPr>
            <w:rStyle w:val="Hyperlink"/>
            <w:rFonts w:ascii="Calibri" w:hAnsi="Calibri" w:cs="Calibri"/>
            <w:noProof/>
            <w:szCs w:val="20"/>
          </w:rPr>
          <w:t>Partner QA Defects Fixed with this Release – Total – 6</w:t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tab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instrText xml:space="preserve"> PAGEREF _Toc64416760 \h </w:instrText>
        </w:r>
        <w:r w:rsidR="006C4203" w:rsidRPr="006C4203">
          <w:rPr>
            <w:rFonts w:ascii="Calibri" w:hAnsi="Calibri" w:cs="Calibri"/>
            <w:noProof/>
            <w:webHidden/>
            <w:szCs w:val="20"/>
          </w:rPr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t>16</w:t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0D318AB0" w14:textId="53476992" w:rsidR="006C4203" w:rsidRPr="006C4203" w:rsidRDefault="007D1B4E">
      <w:pPr>
        <w:pStyle w:val="TOC1"/>
        <w:tabs>
          <w:tab w:val="left" w:pos="400"/>
        </w:tabs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64416761" w:history="1">
        <w:r w:rsidR="006C4203" w:rsidRPr="006C4203">
          <w:rPr>
            <w:rStyle w:val="Hyperlink"/>
            <w:rFonts w:ascii="Calibri" w:hAnsi="Calibri" w:cs="Calibri"/>
            <w:noProof/>
            <w:szCs w:val="20"/>
          </w:rPr>
          <w:t>6</w:t>
        </w:r>
        <w:r w:rsidR="006C4203" w:rsidRPr="006C4203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6C4203" w:rsidRPr="006C4203">
          <w:rPr>
            <w:rStyle w:val="Hyperlink"/>
            <w:rFonts w:ascii="Calibri" w:hAnsi="Calibri" w:cs="Calibri"/>
            <w:noProof/>
            <w:szCs w:val="20"/>
          </w:rPr>
          <w:t>Accessibility Items</w:t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tab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instrText xml:space="preserve"> PAGEREF _Toc64416761 \h </w:instrText>
        </w:r>
        <w:r w:rsidR="006C4203" w:rsidRPr="006C4203">
          <w:rPr>
            <w:rFonts w:ascii="Calibri" w:hAnsi="Calibri" w:cs="Calibri"/>
            <w:noProof/>
            <w:webHidden/>
            <w:szCs w:val="20"/>
          </w:rPr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t>17</w:t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40A23FFA" w14:textId="7C87BDB0" w:rsidR="006C4203" w:rsidRPr="006C4203" w:rsidRDefault="007D1B4E">
      <w:pPr>
        <w:pStyle w:val="TOC1"/>
        <w:tabs>
          <w:tab w:val="left" w:pos="400"/>
        </w:tabs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64416762" w:history="1">
        <w:r w:rsidR="006C4203" w:rsidRPr="006C4203">
          <w:rPr>
            <w:rStyle w:val="Hyperlink"/>
            <w:rFonts w:ascii="Calibri" w:hAnsi="Calibri" w:cs="Calibri"/>
            <w:noProof/>
            <w:szCs w:val="20"/>
          </w:rPr>
          <w:t>7</w:t>
        </w:r>
        <w:r w:rsidR="006C4203" w:rsidRPr="006C4203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6C4203" w:rsidRPr="006C4203">
          <w:rPr>
            <w:rStyle w:val="Hyperlink"/>
            <w:rFonts w:ascii="Calibri" w:hAnsi="Calibri" w:cs="Calibri"/>
            <w:noProof/>
            <w:szCs w:val="20"/>
          </w:rPr>
          <w:t>Reporting Defects</w:t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tab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instrText xml:space="preserve"> PAGEREF _Toc64416762 \h </w:instrText>
        </w:r>
        <w:r w:rsidR="006C4203" w:rsidRPr="006C4203">
          <w:rPr>
            <w:rFonts w:ascii="Calibri" w:hAnsi="Calibri" w:cs="Calibri"/>
            <w:noProof/>
            <w:webHidden/>
            <w:szCs w:val="20"/>
          </w:rPr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t>17</w:t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2B7D42F2" w14:textId="626C0EE1" w:rsidR="006C4203" w:rsidRPr="006C4203" w:rsidRDefault="007D1B4E">
      <w:pPr>
        <w:pStyle w:val="TOC1"/>
        <w:tabs>
          <w:tab w:val="left" w:pos="400"/>
        </w:tabs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64416763" w:history="1">
        <w:r w:rsidR="006C4203" w:rsidRPr="006C4203">
          <w:rPr>
            <w:rStyle w:val="Hyperlink"/>
            <w:rFonts w:ascii="Calibri" w:hAnsi="Calibri" w:cs="Calibri"/>
            <w:noProof/>
            <w:szCs w:val="20"/>
          </w:rPr>
          <w:t>8</w:t>
        </w:r>
        <w:r w:rsidR="006C4203" w:rsidRPr="006C4203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6C4203" w:rsidRPr="006C4203">
          <w:rPr>
            <w:rStyle w:val="Hyperlink"/>
            <w:rFonts w:ascii="Calibri" w:hAnsi="Calibri" w:cs="Calibri"/>
            <w:noProof/>
            <w:szCs w:val="20"/>
          </w:rPr>
          <w:t>Defect Severity Levels</w:t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tab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instrText xml:space="preserve"> PAGEREF _Toc64416763 \h </w:instrText>
        </w:r>
        <w:r w:rsidR="006C4203" w:rsidRPr="006C4203">
          <w:rPr>
            <w:rFonts w:ascii="Calibri" w:hAnsi="Calibri" w:cs="Calibri"/>
            <w:noProof/>
            <w:webHidden/>
            <w:szCs w:val="20"/>
          </w:rPr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t>17</w:t>
        </w:r>
        <w:r w:rsidR="006C4203" w:rsidRPr="006C4203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29FC4316" w14:textId="590C861E" w:rsidR="00084D6D" w:rsidRPr="004F346C" w:rsidRDefault="0009565F" w:rsidP="004F346C">
      <w:pPr>
        <w:rPr>
          <w:rFonts w:ascii="Calibri" w:hAnsi="Calibri" w:cs="Calibri"/>
          <w:color w:val="003E75" w:themeColor="accent1"/>
          <w:sz w:val="18"/>
          <w:szCs w:val="18"/>
        </w:rPr>
      </w:pPr>
      <w:r w:rsidRPr="006C4203">
        <w:rPr>
          <w:rFonts w:ascii="Calibri" w:hAnsi="Calibri" w:cs="Calibri"/>
          <w:color w:val="003E75" w:themeColor="accent1"/>
          <w:szCs w:val="20"/>
        </w:rPr>
        <w:fldChar w:fldCharType="end"/>
      </w:r>
      <w:r w:rsidR="00881A76" w:rsidRPr="007D0E7E">
        <w:rPr>
          <w:rFonts w:ascii="Calibri" w:hAnsi="Calibri" w:cs="Calibri"/>
          <w:sz w:val="16"/>
          <w:szCs w:val="16"/>
        </w:rPr>
        <w:br w:type="page"/>
      </w:r>
    </w:p>
    <w:p w14:paraId="3404BDA7" w14:textId="1E572965" w:rsidR="00C66294" w:rsidRDefault="00C66294" w:rsidP="006C4203">
      <w:pPr>
        <w:pStyle w:val="Heading1"/>
        <w:rPr>
          <w:rFonts w:ascii="Calibri" w:hAnsi="Calibri" w:cs="Calibri"/>
          <w:sz w:val="16"/>
          <w:szCs w:val="16"/>
        </w:rPr>
      </w:pPr>
      <w:bookmarkStart w:id="32" w:name="_Toc54708258"/>
      <w:bookmarkStart w:id="33" w:name="_Toc64416749"/>
      <w:r w:rsidRPr="007D0E7E">
        <w:rPr>
          <w:rFonts w:ascii="Calibri" w:hAnsi="Calibri" w:cs="Calibri"/>
          <w:sz w:val="16"/>
          <w:szCs w:val="16"/>
        </w:rPr>
        <w:lastRenderedPageBreak/>
        <w:t>2</w:t>
      </w:r>
      <w:bookmarkStart w:id="34" w:name="_Toc9001890"/>
      <w:r w:rsidRPr="007D0E7E">
        <w:rPr>
          <w:rFonts w:ascii="Calibri" w:hAnsi="Calibri" w:cs="Calibri"/>
          <w:sz w:val="16"/>
          <w:szCs w:val="16"/>
        </w:rPr>
        <w:tab/>
        <w:t xml:space="preserve">Links to Forms, Workspace, </w:t>
      </w:r>
      <w:proofErr w:type="gramStart"/>
      <w:r w:rsidRPr="007D0E7E">
        <w:rPr>
          <w:rFonts w:ascii="Calibri" w:hAnsi="Calibri" w:cs="Calibri"/>
          <w:sz w:val="16"/>
          <w:szCs w:val="16"/>
        </w:rPr>
        <w:t>TM</w:t>
      </w:r>
      <w:proofErr w:type="gramEnd"/>
      <w:r w:rsidRPr="007D0E7E">
        <w:rPr>
          <w:rFonts w:ascii="Calibri" w:hAnsi="Calibri" w:cs="Calibri"/>
          <w:sz w:val="16"/>
          <w:szCs w:val="16"/>
        </w:rPr>
        <w:t xml:space="preserve"> and Jira UAT board</w:t>
      </w:r>
      <w:bookmarkEnd w:id="34"/>
      <w:r w:rsidRPr="007D0E7E">
        <w:rPr>
          <w:rFonts w:ascii="Calibri" w:hAnsi="Calibri" w:cs="Calibri"/>
          <w:sz w:val="16"/>
          <w:szCs w:val="16"/>
        </w:rPr>
        <w:t>s</w:t>
      </w:r>
      <w:bookmarkEnd w:id="32"/>
      <w:bookmarkEnd w:id="33"/>
    </w:p>
    <w:p w14:paraId="10DBD060" w14:textId="77777777" w:rsidR="006C4203" w:rsidRPr="006C4203" w:rsidRDefault="006C4203" w:rsidP="006C4203"/>
    <w:p w14:paraId="34EC8E9A" w14:textId="77777777" w:rsidR="00C66294" w:rsidRPr="00812677" w:rsidRDefault="00C66294" w:rsidP="00C66294">
      <w:pPr>
        <w:ind w:left="360"/>
        <w:rPr>
          <w:rFonts w:ascii="Calibri" w:hAnsi="Calibri" w:cs="Calibri"/>
          <w:sz w:val="16"/>
          <w:szCs w:val="16"/>
        </w:rPr>
      </w:pPr>
      <w:r w:rsidRPr="00812677">
        <w:rPr>
          <w:rFonts w:ascii="Calibri" w:hAnsi="Calibri" w:cs="Calibri"/>
          <w:sz w:val="16"/>
          <w:szCs w:val="16"/>
        </w:rPr>
        <w:t xml:space="preserve">Here are the links for UAT Workspace, Journey Manager and Temenos Jira boards, please note that CWB team will </w:t>
      </w:r>
      <w:r w:rsidRPr="00812677">
        <w:rPr>
          <w:rFonts w:ascii="Calibri" w:hAnsi="Calibri" w:cs="Calibri"/>
          <w:b/>
          <w:bCs/>
          <w:sz w:val="16"/>
          <w:szCs w:val="16"/>
        </w:rPr>
        <w:t>not</w:t>
      </w:r>
      <w:r w:rsidRPr="00812677">
        <w:rPr>
          <w:rFonts w:ascii="Calibri" w:hAnsi="Calibri" w:cs="Calibri"/>
          <w:sz w:val="16"/>
          <w:szCs w:val="16"/>
        </w:rPr>
        <w:t xml:space="preserve"> have access to the JM environment:</w:t>
      </w:r>
    </w:p>
    <w:p w14:paraId="7227891A" w14:textId="77777777" w:rsidR="00C66294" w:rsidRPr="00812677" w:rsidRDefault="00C66294" w:rsidP="00C66294">
      <w:pPr>
        <w:ind w:left="360"/>
        <w:rPr>
          <w:rFonts w:ascii="Calibri" w:hAnsi="Calibri" w:cs="Calibri"/>
          <w:sz w:val="16"/>
          <w:szCs w:val="16"/>
        </w:rPr>
      </w:pPr>
      <w:r w:rsidRPr="00812677">
        <w:rPr>
          <w:rFonts w:ascii="Calibri" w:hAnsi="Calibri" w:cs="Calibri"/>
          <w:sz w:val="16"/>
          <w:szCs w:val="16"/>
        </w:rPr>
        <w:t>Dev</w:t>
      </w:r>
    </w:p>
    <w:p w14:paraId="71C39E82" w14:textId="77777777" w:rsidR="00C66294" w:rsidRPr="00812677" w:rsidRDefault="00C66294" w:rsidP="00E93EEB">
      <w:pPr>
        <w:pStyle w:val="ListParagraph"/>
        <w:numPr>
          <w:ilvl w:val="0"/>
          <w:numId w:val="7"/>
        </w:numPr>
        <w:spacing w:before="0" w:after="0"/>
        <w:rPr>
          <w:rFonts w:cs="Calibri"/>
          <w:sz w:val="16"/>
          <w:szCs w:val="16"/>
          <w:lang w:val="en-CA" w:eastAsia="en-CA"/>
        </w:rPr>
      </w:pPr>
      <w:r w:rsidRPr="00812677">
        <w:rPr>
          <w:rFonts w:cs="Calibri"/>
          <w:sz w:val="16"/>
          <w:szCs w:val="16"/>
        </w:rPr>
        <w:t xml:space="preserve">Dev JM - </w:t>
      </w:r>
      <w:hyperlink r:id="rId18" w:tgtFrame="_blank" w:tooltip="https://dev.cwb.avoka-transact.com/manager/login.htm" w:history="1">
        <w:r w:rsidRPr="00812677">
          <w:rPr>
            <w:rStyle w:val="Hyperlink"/>
            <w:rFonts w:cs="Calibri"/>
            <w:sz w:val="16"/>
            <w:szCs w:val="16"/>
          </w:rPr>
          <w:t>https://dev.cwb.avoka-transact.com/manager/login.htm</w:t>
        </w:r>
      </w:hyperlink>
    </w:p>
    <w:p w14:paraId="78A4C900" w14:textId="77777777" w:rsidR="00C66294" w:rsidRPr="00812677" w:rsidRDefault="00C66294" w:rsidP="00E93EEB">
      <w:pPr>
        <w:pStyle w:val="ListParagraph"/>
        <w:numPr>
          <w:ilvl w:val="0"/>
          <w:numId w:val="7"/>
        </w:numPr>
        <w:rPr>
          <w:rFonts w:cs="Calibri"/>
          <w:sz w:val="16"/>
          <w:szCs w:val="16"/>
        </w:rPr>
      </w:pPr>
      <w:r w:rsidRPr="00812677">
        <w:rPr>
          <w:rFonts w:cs="Calibri"/>
          <w:sz w:val="16"/>
          <w:szCs w:val="16"/>
        </w:rPr>
        <w:t xml:space="preserve">Dev Form - </w:t>
      </w:r>
      <w:hyperlink r:id="rId19" w:history="1">
        <w:r w:rsidRPr="0045500D">
          <w:rPr>
            <w:rStyle w:val="Hyperlink"/>
            <w:sz w:val="16"/>
            <w:szCs w:val="16"/>
          </w:rPr>
          <w:t>https://dev.cwb.avoka-transact.com/cwbank/servlet/SmartForm.html?formCode=</w:t>
        </w:r>
        <w:r w:rsidRPr="00830ECE">
          <w:rPr>
            <w:lang w:val="en-CA" w:eastAsia="en-CA"/>
          </w:rPr>
          <w:t xml:space="preserve"> </w:t>
        </w:r>
        <w:proofErr w:type="spellStart"/>
        <w:r w:rsidRPr="00830ECE">
          <w:rPr>
            <w:rStyle w:val="Hyperlink"/>
            <w:sz w:val="16"/>
            <w:szCs w:val="16"/>
          </w:rPr>
          <w:t>dcompcwb</w:t>
        </w:r>
        <w:proofErr w:type="spellEnd"/>
        <w:r w:rsidRPr="00830ECE">
          <w:rPr>
            <w:rStyle w:val="Hyperlink"/>
            <w:sz w:val="16"/>
            <w:szCs w:val="16"/>
          </w:rPr>
          <w:t xml:space="preserve">-business </w:t>
        </w:r>
      </w:hyperlink>
    </w:p>
    <w:p w14:paraId="64BFF4DE" w14:textId="77777777" w:rsidR="00C66294" w:rsidRPr="00812677" w:rsidRDefault="00C66294" w:rsidP="00E93EEB">
      <w:pPr>
        <w:pStyle w:val="ListParagraph"/>
        <w:numPr>
          <w:ilvl w:val="0"/>
          <w:numId w:val="7"/>
        </w:numPr>
        <w:rPr>
          <w:rFonts w:cs="Calibri"/>
          <w:sz w:val="16"/>
          <w:szCs w:val="16"/>
        </w:rPr>
      </w:pPr>
      <w:r w:rsidRPr="00812677">
        <w:rPr>
          <w:rFonts w:cs="Calibri"/>
          <w:sz w:val="16"/>
          <w:szCs w:val="16"/>
        </w:rPr>
        <w:t xml:space="preserve">Dev Workspace - </w:t>
      </w:r>
      <w:hyperlink r:id="rId20" w:anchor="/" w:history="1">
        <w:r w:rsidRPr="0045500D">
          <w:rPr>
            <w:rStyle w:val="Hyperlink"/>
            <w:sz w:val="16"/>
            <w:szCs w:val="16"/>
          </w:rPr>
          <w:t>https://dev.cwb.avoka-transact.com/workspaces-cwb/login.htm#/</w:t>
        </w:r>
      </w:hyperlink>
    </w:p>
    <w:p w14:paraId="3321C9D5" w14:textId="77777777" w:rsidR="00C66294" w:rsidRPr="00812677" w:rsidRDefault="00C66294" w:rsidP="00E93EEB">
      <w:pPr>
        <w:pStyle w:val="ListParagraph"/>
        <w:numPr>
          <w:ilvl w:val="0"/>
          <w:numId w:val="7"/>
        </w:numPr>
        <w:rPr>
          <w:rFonts w:cs="Calibri"/>
          <w:sz w:val="16"/>
          <w:szCs w:val="16"/>
        </w:rPr>
      </w:pPr>
      <w:r w:rsidRPr="00812677">
        <w:rPr>
          <w:rFonts w:cs="Calibri"/>
          <w:sz w:val="16"/>
          <w:szCs w:val="16"/>
        </w:rPr>
        <w:t xml:space="preserve">Dev Analytics - </w:t>
      </w:r>
      <w:hyperlink r:id="rId21" w:history="1">
        <w:r w:rsidRPr="0045500D">
          <w:rPr>
            <w:rStyle w:val="Hyperlink"/>
            <w:sz w:val="16"/>
            <w:szCs w:val="16"/>
          </w:rPr>
          <w:t>https://dev.cwb.avoka-transact.com/insights/login.htm</w:t>
        </w:r>
      </w:hyperlink>
    </w:p>
    <w:p w14:paraId="3248BA69" w14:textId="77777777" w:rsidR="00C66294" w:rsidRPr="00812677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6"/>
          <w:szCs w:val="16"/>
        </w:rPr>
      </w:pPr>
    </w:p>
    <w:p w14:paraId="2B24134E" w14:textId="77777777" w:rsidR="00C66294" w:rsidRPr="00812677" w:rsidRDefault="00C66294" w:rsidP="00C66294">
      <w:pPr>
        <w:ind w:left="360"/>
        <w:rPr>
          <w:rFonts w:ascii="Calibri" w:hAnsi="Calibri" w:cs="Calibri"/>
          <w:sz w:val="16"/>
          <w:szCs w:val="16"/>
        </w:rPr>
      </w:pPr>
      <w:r w:rsidRPr="00812677">
        <w:rPr>
          <w:rFonts w:ascii="Calibri" w:hAnsi="Calibri" w:cs="Calibri"/>
          <w:sz w:val="16"/>
          <w:szCs w:val="16"/>
        </w:rPr>
        <w:t>SIT</w:t>
      </w:r>
    </w:p>
    <w:p w14:paraId="220563EA" w14:textId="77777777" w:rsidR="00C66294" w:rsidRPr="00812677" w:rsidRDefault="00C66294" w:rsidP="00E93EEB">
      <w:pPr>
        <w:pStyle w:val="ListParagraph"/>
        <w:numPr>
          <w:ilvl w:val="0"/>
          <w:numId w:val="8"/>
        </w:numPr>
        <w:spacing w:before="0" w:after="0"/>
        <w:rPr>
          <w:rStyle w:val="Hyperlink"/>
          <w:rFonts w:cs="Calibri"/>
          <w:color w:val="353C3E"/>
          <w:sz w:val="16"/>
          <w:szCs w:val="16"/>
          <w:u w:val="none"/>
          <w:lang w:val="en-CA" w:eastAsia="en-CA"/>
        </w:rPr>
      </w:pPr>
      <w:r w:rsidRPr="00812677">
        <w:rPr>
          <w:rFonts w:cs="Calibri"/>
          <w:sz w:val="16"/>
          <w:szCs w:val="16"/>
        </w:rPr>
        <w:t xml:space="preserve">SIT JM - </w:t>
      </w:r>
      <w:hyperlink r:id="rId22" w:history="1">
        <w:r w:rsidRPr="00812677">
          <w:rPr>
            <w:rStyle w:val="Hyperlink"/>
            <w:rFonts w:cs="Calibri"/>
            <w:sz w:val="16"/>
            <w:szCs w:val="16"/>
          </w:rPr>
          <w:t>https://test.cwb.avoka-transact.com/manager/login.htm</w:t>
        </w:r>
      </w:hyperlink>
    </w:p>
    <w:p w14:paraId="43D6D3E9" w14:textId="77777777" w:rsidR="00C66294" w:rsidRDefault="00C66294" w:rsidP="00E93EEB">
      <w:pPr>
        <w:pStyle w:val="ListParagraph"/>
        <w:numPr>
          <w:ilvl w:val="0"/>
          <w:numId w:val="8"/>
        </w:numPr>
        <w:rPr>
          <w:rFonts w:cs="Calibri"/>
          <w:sz w:val="16"/>
          <w:szCs w:val="16"/>
          <w:lang w:val="en-CA" w:eastAsia="en-CA"/>
        </w:rPr>
      </w:pPr>
      <w:r>
        <w:rPr>
          <w:rStyle w:val="Hyperlink"/>
          <w:rFonts w:cs="Calibri"/>
          <w:color w:val="353C3E"/>
          <w:sz w:val="16"/>
          <w:szCs w:val="16"/>
          <w:u w:val="none"/>
          <w:lang w:val="en-CA" w:eastAsia="en-CA"/>
        </w:rPr>
        <w:t>SIT form -</w:t>
      </w:r>
      <w:r w:rsidRPr="00812677">
        <w:t xml:space="preserve"> </w:t>
      </w:r>
      <w:hyperlink r:id="rId23" w:history="1">
        <w:r w:rsidRPr="001A6B53">
          <w:rPr>
            <w:rStyle w:val="Hyperlink"/>
            <w:rFonts w:cs="Calibri"/>
            <w:sz w:val="16"/>
            <w:szCs w:val="16"/>
            <w:lang w:val="en-CA" w:eastAsia="en-CA"/>
          </w:rPr>
          <w:t>https://test.cwb.avoka-transact.com/cwbank/servlet/SmartForm.html?formCode=dcompcwb-business</w:t>
        </w:r>
      </w:hyperlink>
    </w:p>
    <w:p w14:paraId="238C6B8F" w14:textId="77777777" w:rsidR="00C66294" w:rsidRPr="00830ECE" w:rsidRDefault="00C66294" w:rsidP="00E93EEB">
      <w:pPr>
        <w:pStyle w:val="ListParagraph"/>
        <w:numPr>
          <w:ilvl w:val="0"/>
          <w:numId w:val="8"/>
        </w:numPr>
        <w:rPr>
          <w:rFonts w:cs="Calibri"/>
          <w:sz w:val="16"/>
          <w:szCs w:val="16"/>
          <w:lang w:val="en-CA" w:eastAsia="en-CA"/>
        </w:rPr>
      </w:pPr>
      <w:r w:rsidRPr="00830ECE">
        <w:rPr>
          <w:rFonts w:cs="Calibri"/>
          <w:sz w:val="16"/>
          <w:szCs w:val="16"/>
        </w:rPr>
        <w:t>SIT Workspace -</w:t>
      </w:r>
      <w:r w:rsidRPr="00830ECE">
        <w:rPr>
          <w:sz w:val="16"/>
          <w:szCs w:val="16"/>
        </w:rPr>
        <w:t xml:space="preserve"> </w:t>
      </w:r>
      <w:hyperlink r:id="rId24" w:anchor="/" w:history="1">
        <w:r w:rsidRPr="00830ECE">
          <w:rPr>
            <w:rStyle w:val="Hyperlink"/>
            <w:sz w:val="16"/>
            <w:szCs w:val="16"/>
          </w:rPr>
          <w:t>https://test.cwb.avoka-transact.com/workspaces-cwb/login.htm#/</w:t>
        </w:r>
      </w:hyperlink>
    </w:p>
    <w:p w14:paraId="5D072597" w14:textId="77777777" w:rsidR="00C66294" w:rsidRPr="00812677" w:rsidRDefault="00C66294" w:rsidP="00E93EEB">
      <w:pPr>
        <w:pStyle w:val="ListParagraph"/>
        <w:numPr>
          <w:ilvl w:val="0"/>
          <w:numId w:val="8"/>
        </w:numPr>
        <w:rPr>
          <w:rFonts w:cs="Calibri"/>
          <w:sz w:val="16"/>
          <w:szCs w:val="16"/>
        </w:rPr>
      </w:pPr>
      <w:r w:rsidRPr="00812677">
        <w:rPr>
          <w:rFonts w:cs="Calibri"/>
          <w:sz w:val="16"/>
          <w:szCs w:val="16"/>
        </w:rPr>
        <w:t xml:space="preserve">SIT Analytics - </w:t>
      </w:r>
      <w:hyperlink r:id="rId25" w:history="1">
        <w:r w:rsidRPr="0045500D">
          <w:rPr>
            <w:rStyle w:val="Hyperlink"/>
            <w:sz w:val="16"/>
            <w:szCs w:val="16"/>
          </w:rPr>
          <w:t>https://test.cwb.avoka-transact.com/insights/login.htm</w:t>
        </w:r>
      </w:hyperlink>
    </w:p>
    <w:p w14:paraId="7639E71F" w14:textId="77777777" w:rsidR="00C66294" w:rsidRPr="00812677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6"/>
          <w:szCs w:val="16"/>
        </w:rPr>
      </w:pPr>
    </w:p>
    <w:p w14:paraId="2664853A" w14:textId="77777777" w:rsidR="00C66294" w:rsidRPr="00BA47C8" w:rsidRDefault="00C66294" w:rsidP="00C66294">
      <w:pPr>
        <w:ind w:left="36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CWB-</w:t>
      </w:r>
      <w:r w:rsidRPr="00BA47C8">
        <w:rPr>
          <w:rFonts w:ascii="Calibri" w:hAnsi="Calibri" w:cs="Calibri"/>
          <w:sz w:val="16"/>
          <w:szCs w:val="16"/>
        </w:rPr>
        <w:t>SIT</w:t>
      </w:r>
    </w:p>
    <w:p w14:paraId="7957CA5F" w14:textId="77777777" w:rsidR="00C66294" w:rsidRPr="00BA47C8" w:rsidRDefault="00C66294" w:rsidP="00E93EEB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6"/>
          <w:szCs w:val="16"/>
          <w:lang w:val="en-CA" w:eastAsia="en-CA"/>
        </w:rPr>
      </w:pPr>
      <w:r>
        <w:rPr>
          <w:rFonts w:cs="Calibri"/>
          <w:sz w:val="16"/>
          <w:szCs w:val="16"/>
        </w:rPr>
        <w:t>CWB-</w:t>
      </w:r>
      <w:r w:rsidRPr="00BA47C8">
        <w:rPr>
          <w:rFonts w:cs="Calibri"/>
          <w:sz w:val="16"/>
          <w:szCs w:val="16"/>
        </w:rPr>
        <w:t xml:space="preserve">SIT JM - </w:t>
      </w:r>
      <w:hyperlink r:id="rId26" w:history="1">
        <w:r w:rsidRPr="00693BD0">
          <w:rPr>
            <w:rStyle w:val="Hyperlink"/>
            <w:rFonts w:cs="Calibri"/>
            <w:sz w:val="16"/>
            <w:szCs w:val="16"/>
          </w:rPr>
          <w:t>https://admin.staging.cwb.avoka-transact.com/manager/login.htm</w:t>
        </w:r>
      </w:hyperlink>
    </w:p>
    <w:p w14:paraId="37FBA994" w14:textId="77777777" w:rsidR="00C66294" w:rsidRPr="00812677" w:rsidRDefault="00C66294" w:rsidP="00E93EE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6"/>
          <w:szCs w:val="16"/>
          <w:u w:val="none"/>
        </w:rPr>
      </w:pPr>
      <w:r w:rsidRPr="00812677">
        <w:rPr>
          <w:rFonts w:cs="Calibri"/>
          <w:sz w:val="16"/>
          <w:szCs w:val="16"/>
        </w:rPr>
        <w:t xml:space="preserve">CWB-SIT Form - </w:t>
      </w:r>
      <w:hyperlink r:id="rId27" w:history="1">
        <w:r w:rsidRPr="00812677">
          <w:rPr>
            <w:rStyle w:val="Hyperlink"/>
            <w:rFonts w:cs="Calibri"/>
            <w:sz w:val="16"/>
            <w:szCs w:val="16"/>
            <w:lang w:val="en-CA" w:eastAsia="en-CA"/>
          </w:rPr>
          <w:t>https://staging.cwb.avoka-transact.com/cwbank/servlet/SmartForm.html?formCode=</w:t>
        </w:r>
      </w:hyperlink>
      <w:r w:rsidRPr="00830ECE">
        <w:rPr>
          <w:rStyle w:val="Hyperlink"/>
          <w:rFonts w:cs="Calibri"/>
          <w:sz w:val="16"/>
          <w:szCs w:val="16"/>
          <w:lang w:val="en-CA" w:eastAsia="en-CA"/>
        </w:rPr>
        <w:t>dcompcwb-business</w:t>
      </w:r>
      <w:r w:rsidRPr="00812677">
        <w:rPr>
          <w:rStyle w:val="Hyperlink"/>
          <w:rFonts w:cs="Calibri"/>
          <w:color w:val="353C3E"/>
          <w:sz w:val="16"/>
          <w:szCs w:val="16"/>
          <w:u w:val="none"/>
        </w:rPr>
        <w:t xml:space="preserve"> </w:t>
      </w:r>
    </w:p>
    <w:p w14:paraId="4CA57166" w14:textId="77777777" w:rsidR="00C66294" w:rsidRPr="00812677" w:rsidRDefault="00C66294" w:rsidP="00E93EEB">
      <w:pPr>
        <w:pStyle w:val="ListParagraph"/>
        <w:numPr>
          <w:ilvl w:val="0"/>
          <w:numId w:val="7"/>
        </w:numPr>
        <w:rPr>
          <w:rFonts w:cs="Calibri"/>
          <w:sz w:val="16"/>
          <w:szCs w:val="16"/>
        </w:rPr>
      </w:pPr>
      <w:r w:rsidRPr="00812677">
        <w:rPr>
          <w:rFonts w:cs="Calibri"/>
          <w:sz w:val="16"/>
          <w:szCs w:val="16"/>
        </w:rPr>
        <w:t xml:space="preserve">CWB-SIT Workspace - </w:t>
      </w:r>
      <w:hyperlink r:id="rId28" w:anchor="/" w:history="1">
        <w:r w:rsidRPr="00812677">
          <w:rPr>
            <w:rStyle w:val="Hyperlink"/>
            <w:rFonts w:cs="Calibri"/>
            <w:sz w:val="16"/>
            <w:szCs w:val="16"/>
          </w:rPr>
          <w:t>https://staging.cwb.avoka-transact.com/workspaces-cwb/login.htm#/</w:t>
        </w:r>
      </w:hyperlink>
    </w:p>
    <w:p w14:paraId="01FC3FB5" w14:textId="77777777" w:rsidR="00C66294" w:rsidRPr="00812677" w:rsidRDefault="00C66294" w:rsidP="00E93EEB">
      <w:pPr>
        <w:pStyle w:val="ListParagraph"/>
        <w:numPr>
          <w:ilvl w:val="0"/>
          <w:numId w:val="8"/>
        </w:numPr>
        <w:rPr>
          <w:rFonts w:cs="Calibri"/>
          <w:sz w:val="16"/>
          <w:szCs w:val="16"/>
        </w:rPr>
      </w:pPr>
      <w:r w:rsidRPr="00812677">
        <w:rPr>
          <w:rFonts w:cs="Calibri"/>
          <w:sz w:val="16"/>
          <w:szCs w:val="16"/>
        </w:rPr>
        <w:t xml:space="preserve">CWB-SIT Analytics - </w:t>
      </w:r>
      <w:hyperlink r:id="rId29" w:history="1">
        <w:r w:rsidRPr="00812677">
          <w:rPr>
            <w:rStyle w:val="Hyperlink"/>
            <w:rFonts w:cs="Calibri"/>
            <w:sz w:val="16"/>
            <w:szCs w:val="16"/>
          </w:rPr>
          <w:t>https://staging.cwb.avoka-transact.com/insights/login.htm</w:t>
        </w:r>
      </w:hyperlink>
    </w:p>
    <w:p w14:paraId="4524BA93" w14:textId="4167039A" w:rsidR="00C66294" w:rsidRPr="00D70C81" w:rsidRDefault="00C66294" w:rsidP="00E93EEB">
      <w:pPr>
        <w:pStyle w:val="ListParagraph"/>
        <w:numPr>
          <w:ilvl w:val="0"/>
          <w:numId w:val="8"/>
        </w:numPr>
        <w:rPr>
          <w:rFonts w:cs="Calibri"/>
          <w:b/>
          <w:bCs/>
          <w:i/>
          <w:iCs/>
          <w:sz w:val="16"/>
          <w:szCs w:val="16"/>
        </w:rPr>
      </w:pPr>
      <w:r w:rsidRPr="00812677">
        <w:rPr>
          <w:rFonts w:cs="Calibri"/>
          <w:sz w:val="16"/>
          <w:szCs w:val="16"/>
          <w:lang w:eastAsia="en-US"/>
        </w:rPr>
        <w:t xml:space="preserve">CWB UAT Launcher: </w:t>
      </w:r>
      <w:hyperlink r:id="rId30" w:tgtFrame="_blank" w:tooltip="https://staging.cwb.avoka-transact.com/cwbank/servlet/smartform.html?formcode=launchform-cwb" w:history="1">
        <w:r w:rsidRPr="00812677">
          <w:rPr>
            <w:rStyle w:val="Hyperlink"/>
            <w:rFonts w:cs="Calibri"/>
            <w:sz w:val="16"/>
            <w:szCs w:val="16"/>
          </w:rPr>
          <w:t>https://staging.cwb.avoka-transact.com/cwbank/servlet/SmartForm.html?formCode=launchform-cwb</w:t>
        </w:r>
      </w:hyperlink>
      <w:r w:rsidR="00713DBA">
        <w:rPr>
          <w:rStyle w:val="Hyperlink"/>
          <w:rFonts w:cs="Calibri"/>
          <w:sz w:val="16"/>
          <w:szCs w:val="16"/>
        </w:rPr>
        <w:t xml:space="preserve"> </w:t>
      </w:r>
      <w:r w:rsidR="00713DBA">
        <w:rPr>
          <w:rStyle w:val="Hyperlink"/>
          <w:rFonts w:cs="Calibri"/>
          <w:sz w:val="16"/>
          <w:szCs w:val="16"/>
          <w:u w:val="none"/>
        </w:rPr>
        <w:t xml:space="preserve"> </w:t>
      </w:r>
      <w:r w:rsidR="00D70C81" w:rsidRPr="002D71A7">
        <w:rPr>
          <w:rStyle w:val="Hyperlink"/>
          <w:rFonts w:cs="Calibri"/>
          <w:b/>
          <w:bCs/>
          <w:i/>
          <w:iCs/>
          <w:color w:val="auto"/>
          <w:sz w:val="16"/>
          <w:szCs w:val="16"/>
          <w:u w:val="none"/>
        </w:rPr>
        <w:t>(</w:t>
      </w:r>
      <w:r w:rsidR="00713DBA" w:rsidRPr="002D71A7">
        <w:rPr>
          <w:rFonts w:cs="Calibri"/>
          <w:b/>
          <w:bCs/>
          <w:i/>
          <w:iCs/>
          <w:color w:val="auto"/>
          <w:sz w:val="16"/>
          <w:szCs w:val="16"/>
          <w:lang w:eastAsia="en-US"/>
        </w:rPr>
        <w:t xml:space="preserve">Not </w:t>
      </w:r>
      <w:r w:rsidR="00713DBA" w:rsidRPr="00D70C81">
        <w:rPr>
          <w:rFonts w:cs="Calibri"/>
          <w:b/>
          <w:bCs/>
          <w:i/>
          <w:iCs/>
          <w:sz w:val="16"/>
          <w:szCs w:val="16"/>
          <w:lang w:eastAsia="en-US"/>
        </w:rPr>
        <w:t>Set-up with Small Biz</w:t>
      </w:r>
      <w:r w:rsidR="002D71A7">
        <w:rPr>
          <w:rFonts w:cs="Calibri"/>
          <w:b/>
          <w:bCs/>
          <w:i/>
          <w:iCs/>
          <w:sz w:val="16"/>
          <w:szCs w:val="16"/>
          <w:lang w:eastAsia="en-US"/>
        </w:rPr>
        <w:t xml:space="preserve"> application yet</w:t>
      </w:r>
      <w:r w:rsidR="00D70C81" w:rsidRPr="00D70C81">
        <w:rPr>
          <w:rFonts w:cs="Calibri"/>
          <w:b/>
          <w:bCs/>
          <w:i/>
          <w:iCs/>
          <w:sz w:val="16"/>
          <w:szCs w:val="16"/>
          <w:lang w:eastAsia="en-US"/>
        </w:rPr>
        <w:t>)</w:t>
      </w:r>
    </w:p>
    <w:p w14:paraId="2D167F9C" w14:textId="77777777" w:rsidR="00C66294" w:rsidRPr="00812677" w:rsidRDefault="00C66294" w:rsidP="00C66294">
      <w:pPr>
        <w:pStyle w:val="ListParagraph"/>
        <w:numPr>
          <w:ilvl w:val="0"/>
          <w:numId w:val="0"/>
        </w:numPr>
        <w:ind w:left="360"/>
        <w:rPr>
          <w:rFonts w:cs="Calibri"/>
          <w:sz w:val="16"/>
          <w:szCs w:val="16"/>
        </w:rPr>
      </w:pPr>
    </w:p>
    <w:p w14:paraId="532A44DC" w14:textId="77777777" w:rsidR="00C66294" w:rsidRPr="00BA47C8" w:rsidRDefault="00C66294" w:rsidP="00C66294">
      <w:pPr>
        <w:ind w:left="36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CWB-UAT</w:t>
      </w:r>
    </w:p>
    <w:p w14:paraId="17A086D0" w14:textId="77777777" w:rsidR="00C66294" w:rsidRPr="00BA47C8" w:rsidRDefault="00C66294" w:rsidP="00E93EEB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6"/>
          <w:szCs w:val="16"/>
          <w:lang w:val="en-CA" w:eastAsia="en-CA"/>
        </w:rPr>
      </w:pPr>
      <w:r>
        <w:rPr>
          <w:rFonts w:cs="Calibri"/>
          <w:sz w:val="16"/>
          <w:szCs w:val="16"/>
        </w:rPr>
        <w:t>CWB-UAT</w:t>
      </w:r>
      <w:r w:rsidRPr="00BA47C8">
        <w:rPr>
          <w:rFonts w:cs="Calibri"/>
          <w:sz w:val="16"/>
          <w:szCs w:val="16"/>
        </w:rPr>
        <w:t xml:space="preserve"> JM - </w:t>
      </w:r>
      <w:hyperlink r:id="rId31" w:history="1">
        <w:r w:rsidRPr="00693BD0">
          <w:rPr>
            <w:rStyle w:val="Hyperlink"/>
            <w:rFonts w:cs="Calibri"/>
            <w:sz w:val="16"/>
            <w:szCs w:val="16"/>
          </w:rPr>
          <w:t>https://admin.preprod.cwb.avoka-transact.com/manager/login.htm</w:t>
        </w:r>
      </w:hyperlink>
    </w:p>
    <w:p w14:paraId="046099B5" w14:textId="77777777" w:rsidR="00C66294" w:rsidRPr="00070311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6"/>
          <w:szCs w:val="16"/>
        </w:rPr>
      </w:pPr>
      <w:r w:rsidRPr="00070311">
        <w:rPr>
          <w:rFonts w:cs="Calibri"/>
          <w:sz w:val="16"/>
          <w:szCs w:val="16"/>
        </w:rPr>
        <w:t xml:space="preserve"> </w:t>
      </w:r>
    </w:p>
    <w:p w14:paraId="08F55474" w14:textId="77777777" w:rsidR="00C66294" w:rsidRPr="007D0E7E" w:rsidRDefault="00C66294" w:rsidP="00C66294">
      <w:pPr>
        <w:ind w:left="36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JIRA</w:t>
      </w:r>
    </w:p>
    <w:p w14:paraId="46B5933F" w14:textId="77777777" w:rsidR="00C66294" w:rsidRPr="00830ECE" w:rsidRDefault="00C66294" w:rsidP="00E93EEB">
      <w:pPr>
        <w:pStyle w:val="ListParagraph"/>
        <w:numPr>
          <w:ilvl w:val="0"/>
          <w:numId w:val="5"/>
        </w:numPr>
        <w:rPr>
          <w:rStyle w:val="Hyperlink"/>
          <w:rFonts w:cs="Calibri"/>
          <w:bCs/>
          <w:color w:val="353C3E"/>
          <w:sz w:val="16"/>
          <w:szCs w:val="16"/>
          <w:u w:val="none"/>
        </w:rPr>
      </w:pPr>
      <w:r w:rsidRPr="007D0E7E">
        <w:rPr>
          <w:rFonts w:cs="Calibri"/>
          <w:bCs/>
          <w:sz w:val="16"/>
          <w:szCs w:val="16"/>
        </w:rPr>
        <w:t xml:space="preserve">Temenos Jira board CWB </w:t>
      </w:r>
      <w:r>
        <w:rPr>
          <w:rFonts w:cs="Calibri"/>
          <w:bCs/>
          <w:sz w:val="16"/>
          <w:szCs w:val="16"/>
        </w:rPr>
        <w:t xml:space="preserve">Small Biz </w:t>
      </w:r>
      <w:r w:rsidRPr="007D0E7E">
        <w:rPr>
          <w:rFonts w:cs="Calibri"/>
          <w:bCs/>
          <w:sz w:val="16"/>
          <w:szCs w:val="16"/>
        </w:rPr>
        <w:t>DCO:</w:t>
      </w:r>
      <w:r>
        <w:rPr>
          <w:rFonts w:cs="Calibri"/>
          <w:bCs/>
          <w:sz w:val="16"/>
          <w:szCs w:val="16"/>
        </w:rPr>
        <w:t xml:space="preserve"> </w:t>
      </w:r>
    </w:p>
    <w:p w14:paraId="3EDEBF10" w14:textId="77777777" w:rsidR="00C66294" w:rsidRDefault="007D1B4E" w:rsidP="00C66294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bCs/>
          <w:color w:val="353C3E"/>
          <w:sz w:val="16"/>
          <w:szCs w:val="16"/>
          <w:u w:val="none"/>
        </w:rPr>
      </w:pPr>
      <w:hyperlink r:id="rId32" w:history="1">
        <w:r w:rsidR="00C66294" w:rsidRPr="001A6B53">
          <w:rPr>
            <w:rStyle w:val="Hyperlink"/>
            <w:rFonts w:cs="Calibri"/>
            <w:bCs/>
            <w:sz w:val="16"/>
            <w:szCs w:val="16"/>
          </w:rPr>
          <w:t>https://servicedesk.temenos.com/tickets/secure/RapidBoard.jspa?rapidView=630&amp;projectKey=CWBSB</w:t>
        </w:r>
      </w:hyperlink>
    </w:p>
    <w:p w14:paraId="04A00A74" w14:textId="77777777" w:rsidR="00C66294" w:rsidRPr="00C66294" w:rsidRDefault="00C66294" w:rsidP="00C66294">
      <w:pPr>
        <w:rPr>
          <w:rStyle w:val="Hyperlink"/>
          <w:rFonts w:cs="Calibri"/>
          <w:bCs/>
          <w:color w:val="353C3E"/>
          <w:sz w:val="16"/>
          <w:szCs w:val="16"/>
          <w:u w:val="none"/>
        </w:rPr>
      </w:pPr>
    </w:p>
    <w:p w14:paraId="0ABDC855" w14:textId="77777777" w:rsidR="00C66294" w:rsidRPr="007D0E7E" w:rsidRDefault="00C66294" w:rsidP="00C66294">
      <w:pPr>
        <w:pStyle w:val="Heading1"/>
        <w:rPr>
          <w:rFonts w:ascii="Calibri" w:hAnsi="Calibri" w:cs="Calibri"/>
          <w:sz w:val="16"/>
          <w:szCs w:val="16"/>
        </w:rPr>
      </w:pPr>
      <w:bookmarkStart w:id="35" w:name="_Toc9001891"/>
      <w:bookmarkStart w:id="36" w:name="_Toc54708259"/>
      <w:bookmarkStart w:id="37" w:name="_Toc64416750"/>
      <w:r w:rsidRPr="007D0E7E">
        <w:rPr>
          <w:rFonts w:ascii="Calibri" w:hAnsi="Calibri" w:cs="Calibri"/>
          <w:sz w:val="16"/>
          <w:szCs w:val="16"/>
        </w:rPr>
        <w:t>3</w:t>
      </w:r>
      <w:r w:rsidRPr="007D0E7E">
        <w:rPr>
          <w:rFonts w:ascii="Calibri" w:hAnsi="Calibri" w:cs="Calibri"/>
          <w:sz w:val="16"/>
          <w:szCs w:val="16"/>
        </w:rPr>
        <w:tab/>
        <w:t>Prepared for this Release</w:t>
      </w:r>
      <w:bookmarkEnd w:id="35"/>
      <w:bookmarkEnd w:id="36"/>
      <w:bookmarkEnd w:id="37"/>
    </w:p>
    <w:p w14:paraId="2DBB143A" w14:textId="77777777" w:rsidR="00C66294" w:rsidRPr="007D0E7E" w:rsidRDefault="00C66294" w:rsidP="00C66294">
      <w:pPr>
        <w:ind w:left="432" w:hanging="432"/>
        <w:rPr>
          <w:rFonts w:ascii="Calibri" w:hAnsi="Calibri" w:cs="Calibri"/>
          <w:sz w:val="16"/>
          <w:szCs w:val="16"/>
        </w:rPr>
      </w:pPr>
    </w:p>
    <w:p w14:paraId="7D03B7DB" w14:textId="13CF6A90" w:rsidR="00C66294" w:rsidRPr="007D0E7E" w:rsidRDefault="00C66294" w:rsidP="00C66294">
      <w:pPr>
        <w:ind w:left="432"/>
        <w:rPr>
          <w:rFonts w:ascii="Calibri" w:hAnsi="Calibri" w:cs="Calibri"/>
          <w:sz w:val="16"/>
          <w:szCs w:val="16"/>
        </w:rPr>
      </w:pPr>
      <w:r w:rsidRPr="007D0E7E">
        <w:rPr>
          <w:rFonts w:ascii="Calibri" w:hAnsi="Calibri" w:cs="Calibri"/>
          <w:sz w:val="16"/>
          <w:szCs w:val="16"/>
        </w:rPr>
        <w:t xml:space="preserve">The following stories were tested on the below devices using a combination of physical devices and virtual devices using the tool </w:t>
      </w:r>
      <w:proofErr w:type="spellStart"/>
      <w:r w:rsidRPr="007D0E7E">
        <w:rPr>
          <w:rFonts w:ascii="Calibri" w:hAnsi="Calibri" w:cs="Calibri"/>
          <w:sz w:val="16"/>
          <w:szCs w:val="16"/>
        </w:rPr>
        <w:t>Browserstack</w:t>
      </w:r>
      <w:proofErr w:type="spellEnd"/>
      <w:r w:rsidR="007907A6">
        <w:rPr>
          <w:rFonts w:ascii="Calibri" w:hAnsi="Calibri" w:cs="Calibri"/>
          <w:sz w:val="16"/>
          <w:szCs w:val="16"/>
        </w:rPr>
        <w:t>.</w:t>
      </w:r>
    </w:p>
    <w:p w14:paraId="12B14E1D" w14:textId="77777777" w:rsidR="00C66294" w:rsidRPr="007D0E7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6"/>
          <w:szCs w:val="16"/>
        </w:rPr>
      </w:pPr>
      <w:r w:rsidRPr="007D0E7E">
        <w:rPr>
          <w:rFonts w:cs="Calibri"/>
          <w:bCs/>
          <w:sz w:val="16"/>
          <w:szCs w:val="16"/>
        </w:rPr>
        <w:t>Desktop</w:t>
      </w:r>
    </w:p>
    <w:p w14:paraId="370E6442" w14:textId="77777777" w:rsidR="00C66294" w:rsidRPr="007D0E7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6"/>
          <w:szCs w:val="16"/>
        </w:rPr>
      </w:pPr>
      <w:r w:rsidRPr="007D0E7E">
        <w:rPr>
          <w:rFonts w:cs="Calibri"/>
          <w:bCs/>
          <w:sz w:val="16"/>
          <w:szCs w:val="16"/>
        </w:rPr>
        <w:t>Apple Safari - current version – virtual device</w:t>
      </w:r>
    </w:p>
    <w:p w14:paraId="3E291AE2" w14:textId="77777777" w:rsidR="00C66294" w:rsidRPr="007D0E7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6"/>
          <w:szCs w:val="16"/>
        </w:rPr>
      </w:pPr>
      <w:r w:rsidRPr="007D0E7E">
        <w:rPr>
          <w:rFonts w:cs="Calibri"/>
          <w:bCs/>
          <w:sz w:val="16"/>
          <w:szCs w:val="16"/>
        </w:rPr>
        <w:t>Google Chrome - current version – physical device</w:t>
      </w:r>
    </w:p>
    <w:p w14:paraId="49F920F3" w14:textId="77777777" w:rsidR="00C66294" w:rsidRPr="007D0E7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6"/>
          <w:szCs w:val="16"/>
        </w:rPr>
      </w:pPr>
      <w:r w:rsidRPr="007D0E7E">
        <w:rPr>
          <w:rFonts w:cs="Calibri"/>
          <w:bCs/>
          <w:sz w:val="16"/>
          <w:szCs w:val="16"/>
        </w:rPr>
        <w:t>Microsoft Edge - current version – physical device</w:t>
      </w:r>
    </w:p>
    <w:p w14:paraId="7571E3BD" w14:textId="77777777" w:rsidR="00C66294" w:rsidRPr="007D0E7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6"/>
          <w:szCs w:val="16"/>
        </w:rPr>
      </w:pPr>
      <w:r w:rsidRPr="007D0E7E">
        <w:rPr>
          <w:rFonts w:cs="Calibri"/>
          <w:bCs/>
          <w:sz w:val="16"/>
          <w:szCs w:val="16"/>
        </w:rPr>
        <w:t>Microsoft Internet Explorer - 11.0 – physical device</w:t>
      </w:r>
    </w:p>
    <w:p w14:paraId="2D3AC538" w14:textId="15B6C5AB" w:rsidR="00C66294" w:rsidRPr="007E5628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6"/>
          <w:szCs w:val="16"/>
          <w:lang w:val="fr-CA"/>
        </w:rPr>
      </w:pPr>
      <w:r w:rsidRPr="007E5628">
        <w:rPr>
          <w:rFonts w:cs="Calibri"/>
          <w:bCs/>
          <w:sz w:val="16"/>
          <w:szCs w:val="16"/>
          <w:lang w:val="fr-CA"/>
        </w:rPr>
        <w:lastRenderedPageBreak/>
        <w:t xml:space="preserve">Mozilla Firefox - </w:t>
      </w:r>
      <w:r w:rsidR="00B156A5" w:rsidRPr="007E5628">
        <w:rPr>
          <w:rFonts w:cs="Calibri"/>
          <w:bCs/>
          <w:sz w:val="16"/>
          <w:szCs w:val="16"/>
          <w:lang w:val="fr-CA"/>
        </w:rPr>
        <w:t>curent</w:t>
      </w:r>
      <w:r w:rsidRPr="007E5628">
        <w:rPr>
          <w:rFonts w:cs="Calibri"/>
          <w:bCs/>
          <w:sz w:val="16"/>
          <w:szCs w:val="16"/>
          <w:lang w:val="fr-CA"/>
        </w:rPr>
        <w:t xml:space="preserve"> version – </w:t>
      </w:r>
      <w:r w:rsidR="00B156A5" w:rsidRPr="007D0E7E">
        <w:rPr>
          <w:rFonts w:cs="Calibri"/>
          <w:bCs/>
          <w:sz w:val="16"/>
          <w:szCs w:val="16"/>
        </w:rPr>
        <w:t>physical device</w:t>
      </w:r>
    </w:p>
    <w:p w14:paraId="42ACBD0D" w14:textId="77777777" w:rsidR="00C66294" w:rsidRPr="007D0E7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6"/>
          <w:szCs w:val="16"/>
        </w:rPr>
      </w:pPr>
      <w:r w:rsidRPr="007D0E7E">
        <w:rPr>
          <w:rFonts w:cs="Calibri"/>
          <w:bCs/>
          <w:sz w:val="16"/>
          <w:szCs w:val="16"/>
        </w:rPr>
        <w:t>Mobile</w:t>
      </w:r>
    </w:p>
    <w:p w14:paraId="77DD6F0A" w14:textId="77777777" w:rsidR="00C66294" w:rsidRPr="007D0E7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6"/>
          <w:szCs w:val="16"/>
        </w:rPr>
      </w:pPr>
      <w:r w:rsidRPr="007D0E7E">
        <w:rPr>
          <w:rFonts w:cs="Calibri"/>
          <w:bCs/>
          <w:sz w:val="16"/>
          <w:szCs w:val="16"/>
        </w:rPr>
        <w:t>Apple Safari on Apple iOS 7 or later devices – virtual device</w:t>
      </w:r>
    </w:p>
    <w:p w14:paraId="034FE016" w14:textId="0DE5CD95" w:rsidR="001C242E" w:rsidRPr="00283DEF" w:rsidRDefault="00C66294" w:rsidP="00283DEF">
      <w:pPr>
        <w:pStyle w:val="ListParagraph"/>
        <w:numPr>
          <w:ilvl w:val="1"/>
          <w:numId w:val="5"/>
        </w:numPr>
        <w:rPr>
          <w:rFonts w:cs="Calibri"/>
          <w:bCs/>
          <w:sz w:val="16"/>
          <w:szCs w:val="16"/>
        </w:rPr>
      </w:pPr>
      <w:r w:rsidRPr="007D0E7E">
        <w:rPr>
          <w:rFonts w:cs="Calibri"/>
          <w:bCs/>
          <w:sz w:val="16"/>
          <w:szCs w:val="16"/>
        </w:rPr>
        <w:t>Google Chrome on Android version 4 or later devices – virtual device</w:t>
      </w:r>
      <w:bookmarkStart w:id="38" w:name="_Toc54708260"/>
    </w:p>
    <w:p w14:paraId="381CA5A5" w14:textId="5BEDE32A" w:rsidR="00C66294" w:rsidRPr="00C66294" w:rsidRDefault="00C66294" w:rsidP="00C66294">
      <w:pPr>
        <w:pStyle w:val="Heading2"/>
      </w:pPr>
      <w:bookmarkStart w:id="39" w:name="_Toc64416751"/>
      <w:r w:rsidRPr="00C66294">
        <w:t>Known Issues</w:t>
      </w:r>
      <w:bookmarkEnd w:id="38"/>
      <w:r w:rsidRPr="00C66294">
        <w:t xml:space="preserve"> </w:t>
      </w:r>
      <w:r w:rsidR="001C242E">
        <w:t>t</w:t>
      </w:r>
      <w:r w:rsidR="00DE5A52">
        <w:t>hat Have Been Fixed</w:t>
      </w:r>
      <w:bookmarkEnd w:id="39"/>
      <w:r w:rsidR="005F2871">
        <w:br/>
      </w:r>
    </w:p>
    <w:p w14:paraId="152F8452" w14:textId="1C41F384" w:rsidR="0028164D" w:rsidRPr="002C5A91" w:rsidRDefault="0028164D" w:rsidP="0028164D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6"/>
          <w:szCs w:val="16"/>
        </w:rPr>
      </w:pPr>
      <w:r w:rsidRPr="002C5A91">
        <w:rPr>
          <w:rFonts w:cs="Calibri"/>
          <w:color w:val="172B4D"/>
          <w:sz w:val="16"/>
          <w:szCs w:val="16"/>
        </w:rPr>
        <w:t xml:space="preserve">CWBSB-370- </w:t>
      </w:r>
      <w:r w:rsidRPr="002C5A91">
        <w:rPr>
          <w:rFonts w:cs="Calibri"/>
          <w:color w:val="172B4D"/>
          <w:sz w:val="16"/>
          <w:szCs w:val="16"/>
          <w:shd w:val="clear" w:color="auto" w:fill="FFFFFF"/>
        </w:rPr>
        <w:t xml:space="preserve">Get Oops Error Page with HTTP Post Error for a Few Applicant Small Biz Application Tracking 9QS8WM7 &amp; </w:t>
      </w:r>
      <w:proofErr w:type="gramStart"/>
      <w:r w:rsidRPr="002C5A91">
        <w:rPr>
          <w:rFonts w:cs="Calibri"/>
          <w:color w:val="172B4D"/>
          <w:sz w:val="16"/>
          <w:szCs w:val="16"/>
          <w:shd w:val="clear" w:color="auto" w:fill="FFFFFF"/>
        </w:rPr>
        <w:t>BWMMXSV</w:t>
      </w:r>
      <w:proofErr w:type="gramEnd"/>
    </w:p>
    <w:p w14:paraId="55A7BFFF" w14:textId="678C874D" w:rsidR="0028164D" w:rsidRPr="002C5A91" w:rsidRDefault="0028164D" w:rsidP="00DE5A52">
      <w:pPr>
        <w:pStyle w:val="ListParagraph"/>
        <w:numPr>
          <w:ilvl w:val="0"/>
          <w:numId w:val="13"/>
        </w:numPr>
        <w:spacing w:before="0" w:after="0"/>
        <w:ind w:hanging="357"/>
        <w:rPr>
          <w:rFonts w:cs="Calibri"/>
          <w:sz w:val="16"/>
          <w:szCs w:val="16"/>
        </w:rPr>
      </w:pPr>
      <w:r w:rsidRPr="002C5A91">
        <w:rPr>
          <w:rFonts w:cs="Calibri"/>
          <w:color w:val="auto"/>
          <w:sz w:val="16"/>
          <w:szCs w:val="16"/>
        </w:rPr>
        <w:t>CWBSB-444 -Home address and Previous Home address returning- 2 PO boxes results when NO PO box address should be returned.</w:t>
      </w:r>
    </w:p>
    <w:p w14:paraId="0298C45D" w14:textId="63C7937E" w:rsidR="00711882" w:rsidRPr="0028164D" w:rsidRDefault="0028164D" w:rsidP="0028164D">
      <w:pPr>
        <w:pStyle w:val="ListParagraph"/>
        <w:numPr>
          <w:ilvl w:val="0"/>
          <w:numId w:val="13"/>
        </w:numPr>
        <w:spacing w:before="0" w:after="0"/>
        <w:ind w:hanging="357"/>
        <w:rPr>
          <w:rFonts w:cs="Calibri"/>
          <w:sz w:val="16"/>
          <w:szCs w:val="16"/>
        </w:rPr>
      </w:pPr>
      <w:r w:rsidRPr="002C5A91">
        <w:rPr>
          <w:rFonts w:cs="Calibri"/>
          <w:color w:val="auto"/>
          <w:sz w:val="16"/>
          <w:szCs w:val="16"/>
        </w:rPr>
        <w:t>CWBSB-447 – Inline Help Icons needs to be Dark Teal per Figma</w:t>
      </w:r>
      <w:r w:rsidRPr="002C5A91">
        <w:rPr>
          <w:rFonts w:cs="Calibri"/>
          <w:color w:val="auto"/>
          <w:sz w:val="16"/>
          <w:szCs w:val="16"/>
        </w:rPr>
        <w:br/>
      </w:r>
      <w:r w:rsidR="00F62DB5" w:rsidRPr="0028164D">
        <w:rPr>
          <w:rFonts w:cs="Calibri"/>
          <w:sz w:val="16"/>
          <w:szCs w:val="16"/>
        </w:rPr>
        <w:t>.</w:t>
      </w:r>
    </w:p>
    <w:p w14:paraId="1BC40BFD" w14:textId="77777777" w:rsidR="0058149E" w:rsidRPr="00706CE4" w:rsidRDefault="0058149E" w:rsidP="0058149E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color w:val="auto"/>
          <w:sz w:val="16"/>
          <w:szCs w:val="16"/>
        </w:rPr>
      </w:pPr>
    </w:p>
    <w:p w14:paraId="63EE3877" w14:textId="362F9EDA" w:rsidR="005F2871" w:rsidRPr="005F2871" w:rsidRDefault="002631B0" w:rsidP="005F2871">
      <w:pPr>
        <w:pStyle w:val="Heading2"/>
        <w:spacing w:before="0" w:after="0"/>
        <w:ind w:hanging="357"/>
      </w:pPr>
      <w:bookmarkStart w:id="40" w:name="_Toc64416752"/>
      <w:r w:rsidRPr="00C66294">
        <w:t xml:space="preserve">Known Issues </w:t>
      </w:r>
      <w:r w:rsidR="001C242E">
        <w:t>t</w:t>
      </w:r>
      <w:r>
        <w:t>hat Have Been Closed</w:t>
      </w:r>
      <w:bookmarkEnd w:id="40"/>
      <w:r w:rsidR="005F2871">
        <w:br/>
      </w:r>
    </w:p>
    <w:p w14:paraId="27F95EF6" w14:textId="1D98F46C" w:rsidR="00280C4B" w:rsidRDefault="00F21548" w:rsidP="00E37D8D">
      <w:pPr>
        <w:pStyle w:val="ListParagraph"/>
        <w:numPr>
          <w:ilvl w:val="0"/>
          <w:numId w:val="22"/>
        </w:numPr>
        <w:spacing w:before="0" w:after="0"/>
        <w:ind w:hanging="357"/>
        <w:rPr>
          <w:rFonts w:cs="Calibri"/>
          <w:color w:val="000000"/>
          <w:sz w:val="16"/>
          <w:szCs w:val="16"/>
          <w:lang w:val="en-CA" w:eastAsia="en-CA"/>
        </w:rPr>
      </w:pPr>
      <w:r w:rsidRPr="0058149E">
        <w:rPr>
          <w:rFonts w:cs="Calibri"/>
          <w:color w:val="000000"/>
          <w:sz w:val="16"/>
          <w:szCs w:val="16"/>
          <w:lang w:val="en-CA" w:eastAsia="en-CA"/>
        </w:rPr>
        <w:t>CWBSB-</w:t>
      </w:r>
      <w:r w:rsidR="0028164D">
        <w:rPr>
          <w:rFonts w:cs="Calibri"/>
          <w:color w:val="000000"/>
          <w:sz w:val="16"/>
          <w:szCs w:val="16"/>
          <w:lang w:val="en-CA" w:eastAsia="en-CA"/>
        </w:rPr>
        <w:t>371</w:t>
      </w:r>
      <w:r w:rsidRPr="0058149E">
        <w:rPr>
          <w:rFonts w:cs="Calibri"/>
          <w:color w:val="000000"/>
          <w:sz w:val="16"/>
          <w:szCs w:val="16"/>
          <w:lang w:val="en-CA" w:eastAsia="en-CA"/>
        </w:rPr>
        <w:t xml:space="preserve"> </w:t>
      </w:r>
      <w:proofErr w:type="spellStart"/>
      <w:r w:rsidR="0028164D" w:rsidRPr="0028164D">
        <w:rPr>
          <w:rFonts w:cs="Calibri"/>
          <w:color w:val="000000"/>
          <w:sz w:val="16"/>
          <w:szCs w:val="16"/>
          <w:lang w:val="en-CA" w:eastAsia="en-CA"/>
        </w:rPr>
        <w:t>Flinks</w:t>
      </w:r>
      <w:proofErr w:type="spellEnd"/>
      <w:r w:rsidR="0028164D" w:rsidRPr="0028164D">
        <w:rPr>
          <w:rFonts w:cs="Calibri"/>
          <w:color w:val="000000"/>
          <w:sz w:val="16"/>
          <w:szCs w:val="16"/>
          <w:lang w:val="en-CA" w:eastAsia="en-CA"/>
        </w:rPr>
        <w:t xml:space="preserve"> Failure - Tracking 9QS8WM7</w:t>
      </w:r>
      <w:r w:rsidR="005F2871">
        <w:rPr>
          <w:rFonts w:cs="Calibri"/>
          <w:color w:val="000000"/>
          <w:sz w:val="16"/>
          <w:szCs w:val="16"/>
          <w:lang w:val="en-CA" w:eastAsia="en-CA"/>
        </w:rPr>
        <w:t>.</w:t>
      </w:r>
    </w:p>
    <w:p w14:paraId="7458D24F" w14:textId="23059387" w:rsidR="00F21548" w:rsidRPr="0058149E" w:rsidRDefault="00F21548" w:rsidP="00E37D8D">
      <w:pPr>
        <w:pStyle w:val="ListParagraph"/>
        <w:numPr>
          <w:ilvl w:val="1"/>
          <w:numId w:val="22"/>
        </w:numPr>
        <w:spacing w:before="0" w:after="0"/>
        <w:rPr>
          <w:rFonts w:cs="Calibri"/>
          <w:color w:val="000000"/>
          <w:sz w:val="16"/>
          <w:szCs w:val="16"/>
          <w:lang w:val="en-CA" w:eastAsia="en-CA"/>
        </w:rPr>
      </w:pPr>
      <w:r w:rsidRPr="0058149E">
        <w:rPr>
          <w:rFonts w:cs="Calibri"/>
          <w:color w:val="000000"/>
          <w:sz w:val="16"/>
          <w:szCs w:val="16"/>
          <w:lang w:val="en-CA" w:eastAsia="en-CA"/>
        </w:rPr>
        <w:t>Cannot Reproduced</w:t>
      </w:r>
    </w:p>
    <w:p w14:paraId="3FCE6DE6" w14:textId="653E6441" w:rsidR="00DE5A52" w:rsidRPr="00C66294" w:rsidRDefault="00DE5A52" w:rsidP="00DE5A52">
      <w:pPr>
        <w:pStyle w:val="Heading2"/>
      </w:pPr>
      <w:bookmarkStart w:id="41" w:name="_Toc64416753"/>
      <w:r>
        <w:t xml:space="preserve">General </w:t>
      </w:r>
      <w:r w:rsidRPr="00C66294">
        <w:t>Known Issues</w:t>
      </w:r>
      <w:bookmarkEnd w:id="41"/>
      <w:r w:rsidRPr="00C66294">
        <w:t xml:space="preserve"> </w:t>
      </w:r>
    </w:p>
    <w:p w14:paraId="72C16A81" w14:textId="77777777" w:rsidR="00F121CB" w:rsidRPr="0028164D" w:rsidRDefault="00F121CB" w:rsidP="0028164D">
      <w:pPr>
        <w:spacing w:before="0" w:after="0"/>
        <w:rPr>
          <w:rFonts w:cs="Calibri"/>
          <w:sz w:val="16"/>
          <w:szCs w:val="16"/>
        </w:rPr>
      </w:pPr>
    </w:p>
    <w:p w14:paraId="5FDFA8C2" w14:textId="2AD7FB94" w:rsidR="00441DC0" w:rsidRPr="003161E8" w:rsidRDefault="00441DC0" w:rsidP="007D1B4E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6"/>
          <w:szCs w:val="16"/>
        </w:rPr>
      </w:pPr>
      <w:r w:rsidRPr="003161E8">
        <w:rPr>
          <w:rFonts w:cs="Calibri"/>
          <w:sz w:val="16"/>
          <w:szCs w:val="16"/>
        </w:rPr>
        <w:t>CWBSB-488</w:t>
      </w:r>
      <w:r w:rsidR="003161E8" w:rsidRPr="003161E8">
        <w:rPr>
          <w:rFonts w:cs="Calibri"/>
          <w:sz w:val="16"/>
          <w:szCs w:val="16"/>
        </w:rPr>
        <w:t xml:space="preserve"> Sending Manual IDV Email twice- Once from business onboarding and once from Journey Manager.</w:t>
      </w:r>
    </w:p>
    <w:p w14:paraId="4A6A2B10" w14:textId="0E5BDD8D" w:rsidR="003161E8" w:rsidRPr="003161E8" w:rsidRDefault="003161E8" w:rsidP="003161E8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sz w:val="16"/>
          <w:szCs w:val="16"/>
        </w:rPr>
      </w:pPr>
      <w:r w:rsidRPr="003161E8">
        <w:rPr>
          <w:rFonts w:cs="Calibri"/>
          <w:b/>
          <w:bCs/>
          <w:color w:val="auto"/>
          <w:sz w:val="16"/>
          <w:szCs w:val="16"/>
          <w:u w:val="single"/>
        </w:rPr>
        <w:t>Impact:</w:t>
      </w:r>
      <w:r w:rsidRPr="003161E8">
        <w:rPr>
          <w:rFonts w:cs="Calibri"/>
          <w:color w:val="auto"/>
          <w:sz w:val="16"/>
          <w:szCs w:val="16"/>
        </w:rPr>
        <w:t xml:space="preserve"> None – see 2 Manual IDV email for an application</w:t>
      </w:r>
    </w:p>
    <w:p w14:paraId="151FE6ED" w14:textId="77777777" w:rsidR="002C5A91" w:rsidRPr="003161E8" w:rsidRDefault="002C5A91" w:rsidP="003161E8">
      <w:pPr>
        <w:pStyle w:val="ListParagraph"/>
        <w:numPr>
          <w:ilvl w:val="0"/>
          <w:numId w:val="0"/>
        </w:numPr>
        <w:spacing w:before="0" w:after="0"/>
        <w:ind w:left="1584"/>
        <w:rPr>
          <w:rFonts w:cs="Calibri"/>
          <w:sz w:val="16"/>
          <w:szCs w:val="16"/>
        </w:rPr>
      </w:pPr>
    </w:p>
    <w:p w14:paraId="5C45BDCE" w14:textId="3C9A06AA" w:rsidR="00441DC0" w:rsidRPr="003161E8" w:rsidRDefault="00441DC0" w:rsidP="007D1B4E">
      <w:pPr>
        <w:pStyle w:val="ListParagraph"/>
        <w:numPr>
          <w:ilvl w:val="0"/>
          <w:numId w:val="13"/>
        </w:numPr>
        <w:spacing w:before="0" w:after="0"/>
        <w:rPr>
          <w:rFonts w:cs="Calibri"/>
          <w:color w:val="auto"/>
          <w:sz w:val="16"/>
          <w:szCs w:val="16"/>
        </w:rPr>
      </w:pPr>
      <w:r w:rsidRPr="003161E8">
        <w:rPr>
          <w:rFonts w:cs="Calibri"/>
          <w:sz w:val="16"/>
          <w:szCs w:val="16"/>
        </w:rPr>
        <w:t>CWBSB-501</w:t>
      </w:r>
      <w:r w:rsidR="003161E8" w:rsidRPr="003161E8">
        <w:rPr>
          <w:rFonts w:ascii="Segoe UI" w:hAnsi="Segoe UI" w:cs="Segoe UI"/>
          <w:color w:val="003E75"/>
          <w:spacing w:val="-4"/>
          <w:sz w:val="16"/>
          <w:szCs w:val="16"/>
          <w:shd w:val="clear" w:color="auto" w:fill="FFFFFF"/>
        </w:rPr>
        <w:t xml:space="preserve"> </w:t>
      </w:r>
      <w:r w:rsidR="003161E8" w:rsidRPr="003161E8">
        <w:rPr>
          <w:rFonts w:cs="Calibri"/>
          <w:color w:val="auto"/>
          <w:spacing w:val="-4"/>
          <w:sz w:val="16"/>
          <w:szCs w:val="16"/>
          <w:shd w:val="clear" w:color="auto" w:fill="FFFFFF"/>
        </w:rPr>
        <w:t>- Birthday, SIN &amp; Occupation Page Desktop- Calendar is cut-</w:t>
      </w:r>
      <w:proofErr w:type="gramStart"/>
      <w:r w:rsidR="003161E8" w:rsidRPr="003161E8">
        <w:rPr>
          <w:rFonts w:cs="Calibri"/>
          <w:color w:val="auto"/>
          <w:spacing w:val="-4"/>
          <w:sz w:val="16"/>
          <w:szCs w:val="16"/>
          <w:shd w:val="clear" w:color="auto" w:fill="FFFFFF"/>
        </w:rPr>
        <w:t xml:space="preserve">off </w:t>
      </w:r>
      <w:r w:rsidR="00D8285A">
        <w:rPr>
          <w:rFonts w:cs="Calibri"/>
          <w:color w:val="auto"/>
          <w:spacing w:val="-4"/>
          <w:sz w:val="16"/>
          <w:szCs w:val="16"/>
          <w:shd w:val="clear" w:color="auto" w:fill="FFFFFF"/>
        </w:rPr>
        <w:t xml:space="preserve"> </w:t>
      </w:r>
      <w:r w:rsidR="003161E8">
        <w:rPr>
          <w:rFonts w:cs="Calibri"/>
          <w:color w:val="auto"/>
          <w:spacing w:val="-4"/>
          <w:sz w:val="16"/>
          <w:szCs w:val="16"/>
          <w:shd w:val="clear" w:color="auto" w:fill="FFFFFF"/>
        </w:rPr>
        <w:t>(</w:t>
      </w:r>
      <w:proofErr w:type="gramEnd"/>
      <w:r w:rsidR="003161E8">
        <w:rPr>
          <w:rFonts w:cs="Calibri"/>
          <w:color w:val="auto"/>
          <w:spacing w:val="-4"/>
          <w:sz w:val="16"/>
          <w:szCs w:val="16"/>
          <w:shd w:val="clear" w:color="auto" w:fill="FFFFFF"/>
        </w:rPr>
        <w:t>Authorized Signer and Small Biz application)</w:t>
      </w:r>
    </w:p>
    <w:p w14:paraId="771293D8" w14:textId="3227B096" w:rsidR="002C5A91" w:rsidRPr="003161E8" w:rsidRDefault="003161E8" w:rsidP="003161E8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sz w:val="16"/>
          <w:szCs w:val="16"/>
        </w:rPr>
      </w:pPr>
      <w:r w:rsidRPr="003161E8">
        <w:rPr>
          <w:rFonts w:cs="Calibri"/>
          <w:b/>
          <w:bCs/>
          <w:color w:val="auto"/>
          <w:sz w:val="16"/>
          <w:szCs w:val="16"/>
          <w:u w:val="single"/>
        </w:rPr>
        <w:t>Impact:</w:t>
      </w:r>
      <w:r w:rsidRPr="003161E8">
        <w:rPr>
          <w:rFonts w:cs="Calibri"/>
          <w:color w:val="auto"/>
          <w:sz w:val="16"/>
          <w:szCs w:val="16"/>
        </w:rPr>
        <w:t xml:space="preserve"> None – </w:t>
      </w:r>
      <w:r>
        <w:rPr>
          <w:rFonts w:cs="Calibri"/>
          <w:color w:val="auto"/>
          <w:sz w:val="16"/>
          <w:szCs w:val="16"/>
        </w:rPr>
        <w:t xml:space="preserve">Still </w:t>
      </w:r>
      <w:r w:rsidR="006C4203">
        <w:rPr>
          <w:rFonts w:cs="Calibri"/>
          <w:color w:val="auto"/>
          <w:sz w:val="16"/>
          <w:szCs w:val="16"/>
        </w:rPr>
        <w:t xml:space="preserve">can </w:t>
      </w:r>
      <w:r>
        <w:rPr>
          <w:rFonts w:cs="Calibri"/>
          <w:color w:val="auto"/>
          <w:sz w:val="16"/>
          <w:szCs w:val="16"/>
        </w:rPr>
        <w:t>select date from calendar (U/X issue)</w:t>
      </w:r>
    </w:p>
    <w:p w14:paraId="129FFFBE" w14:textId="77777777" w:rsidR="002C5A91" w:rsidRPr="003161E8" w:rsidRDefault="002C5A91" w:rsidP="002C5A91">
      <w:pPr>
        <w:spacing w:before="0" w:after="0"/>
        <w:rPr>
          <w:rFonts w:cs="Calibri"/>
          <w:sz w:val="16"/>
          <w:szCs w:val="16"/>
        </w:rPr>
      </w:pPr>
    </w:p>
    <w:p w14:paraId="5B91839D" w14:textId="5A04B795" w:rsidR="003161E8" w:rsidRPr="003161E8" w:rsidRDefault="003161E8" w:rsidP="007D1B4E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6"/>
          <w:szCs w:val="16"/>
        </w:rPr>
      </w:pPr>
      <w:r w:rsidRPr="003161E8">
        <w:rPr>
          <w:rFonts w:cs="Calibri"/>
          <w:sz w:val="16"/>
          <w:szCs w:val="16"/>
        </w:rPr>
        <w:t>CWBSB-526</w:t>
      </w:r>
      <w:r w:rsidRPr="003161E8">
        <w:rPr>
          <w:sz w:val="16"/>
          <w:szCs w:val="16"/>
        </w:rPr>
        <w:t xml:space="preserve"> </w:t>
      </w:r>
      <w:r w:rsidRPr="003161E8">
        <w:rPr>
          <w:rFonts w:cs="Calibri"/>
          <w:sz w:val="16"/>
          <w:szCs w:val="16"/>
        </w:rPr>
        <w:t>Owner &amp; Director Page: When Ownership= 100%, but still see - Please enter a valid percentage of the business your associate owns.</w:t>
      </w:r>
    </w:p>
    <w:p w14:paraId="70897AFC" w14:textId="513DFD55" w:rsidR="003161E8" w:rsidRPr="003161E8" w:rsidRDefault="003161E8" w:rsidP="003161E8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sz w:val="16"/>
          <w:szCs w:val="16"/>
        </w:rPr>
      </w:pPr>
      <w:r w:rsidRPr="003161E8">
        <w:rPr>
          <w:rFonts w:cs="Calibri"/>
          <w:b/>
          <w:bCs/>
          <w:color w:val="auto"/>
          <w:sz w:val="16"/>
          <w:szCs w:val="16"/>
          <w:u w:val="single"/>
        </w:rPr>
        <w:t>Impact:</w:t>
      </w:r>
      <w:r w:rsidRPr="003161E8">
        <w:rPr>
          <w:rFonts w:cs="Calibri"/>
          <w:color w:val="auto"/>
          <w:sz w:val="16"/>
          <w:szCs w:val="16"/>
        </w:rPr>
        <w:t xml:space="preserve"> Stuck on this page and cannot advance.  To avoid this, please ensure in the Your Role page- do not select No, if select No and advance to the </w:t>
      </w:r>
      <w:r w:rsidRPr="003161E8">
        <w:rPr>
          <w:rFonts w:cs="Calibri"/>
          <w:sz w:val="16"/>
          <w:szCs w:val="16"/>
        </w:rPr>
        <w:t xml:space="preserve">Owner &amp; Director Page </w:t>
      </w:r>
      <w:proofErr w:type="gramStart"/>
      <w:r w:rsidRPr="003161E8">
        <w:rPr>
          <w:rFonts w:cs="Calibri"/>
          <w:sz w:val="16"/>
          <w:szCs w:val="16"/>
        </w:rPr>
        <w:t>that’s</w:t>
      </w:r>
      <w:proofErr w:type="gramEnd"/>
      <w:r w:rsidRPr="003161E8">
        <w:rPr>
          <w:rFonts w:cs="Calibri"/>
          <w:sz w:val="16"/>
          <w:szCs w:val="16"/>
        </w:rPr>
        <w:t xml:space="preserve"> when this issue will occur</w:t>
      </w:r>
      <w:r w:rsidR="007D1B4E">
        <w:rPr>
          <w:rFonts w:cs="Calibri"/>
          <w:sz w:val="16"/>
          <w:szCs w:val="16"/>
        </w:rPr>
        <w:t>.</w:t>
      </w:r>
    </w:p>
    <w:p w14:paraId="0DC1352D" w14:textId="77777777" w:rsidR="003161E8" w:rsidRPr="003161E8" w:rsidRDefault="003161E8" w:rsidP="003161E8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sz w:val="16"/>
          <w:szCs w:val="16"/>
        </w:rPr>
      </w:pPr>
    </w:p>
    <w:p w14:paraId="1F9554DB" w14:textId="476728B5" w:rsidR="00441DC0" w:rsidRPr="003161E8" w:rsidRDefault="00441DC0" w:rsidP="007D1B4E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6"/>
          <w:szCs w:val="16"/>
        </w:rPr>
      </w:pPr>
      <w:r w:rsidRPr="003161E8">
        <w:rPr>
          <w:rFonts w:cs="Calibri"/>
          <w:sz w:val="16"/>
          <w:szCs w:val="16"/>
        </w:rPr>
        <w:t>CWBSB-535 Fraud Error on few applications</w:t>
      </w:r>
    </w:p>
    <w:p w14:paraId="692CF80A" w14:textId="46374424" w:rsidR="00441DC0" w:rsidRPr="003161E8" w:rsidRDefault="00441DC0" w:rsidP="00441DC0">
      <w:pPr>
        <w:pStyle w:val="ListParagraph"/>
        <w:numPr>
          <w:ilvl w:val="1"/>
          <w:numId w:val="13"/>
        </w:numPr>
        <w:spacing w:before="0" w:after="0"/>
        <w:rPr>
          <w:rFonts w:cs="Calibri"/>
          <w:sz w:val="16"/>
          <w:szCs w:val="16"/>
        </w:rPr>
      </w:pPr>
      <w:r w:rsidRPr="003161E8">
        <w:rPr>
          <w:rFonts w:cs="Calibri"/>
          <w:sz w:val="16"/>
          <w:szCs w:val="16"/>
        </w:rPr>
        <w:t>Monitoring and Dev adding logging so if it happens again more info for trouble shooting</w:t>
      </w:r>
      <w:r w:rsidR="007D1B4E">
        <w:rPr>
          <w:rFonts w:cs="Calibri"/>
          <w:sz w:val="16"/>
          <w:szCs w:val="16"/>
        </w:rPr>
        <w:t>.</w:t>
      </w:r>
    </w:p>
    <w:p w14:paraId="0D1ADF5E" w14:textId="7AC1C566" w:rsidR="007D1B4E" w:rsidRPr="00D8285A" w:rsidRDefault="00441DC0" w:rsidP="00D8285A">
      <w:pPr>
        <w:pStyle w:val="ListParagraph"/>
        <w:numPr>
          <w:ilvl w:val="0"/>
          <w:numId w:val="0"/>
        </w:numPr>
        <w:spacing w:before="0" w:after="0"/>
        <w:ind w:left="1584"/>
        <w:rPr>
          <w:rFonts w:cs="Calibri"/>
          <w:sz w:val="16"/>
          <w:szCs w:val="16"/>
        </w:rPr>
      </w:pPr>
      <w:r w:rsidRPr="003161E8">
        <w:rPr>
          <w:rFonts w:cs="Calibri"/>
          <w:b/>
          <w:bCs/>
          <w:sz w:val="16"/>
          <w:szCs w:val="16"/>
          <w:u w:val="single"/>
        </w:rPr>
        <w:t>Impact:</w:t>
      </w:r>
      <w:r w:rsidRPr="003161E8">
        <w:rPr>
          <w:rFonts w:cs="Calibri"/>
          <w:sz w:val="16"/>
          <w:szCs w:val="16"/>
        </w:rPr>
        <w:t xml:space="preserve"> </w:t>
      </w:r>
      <w:r w:rsidR="00D8285A">
        <w:rPr>
          <w:rFonts w:cs="Calibri"/>
          <w:sz w:val="16"/>
          <w:szCs w:val="16"/>
        </w:rPr>
        <w:t>When</w:t>
      </w:r>
      <w:r w:rsidRPr="003161E8">
        <w:rPr>
          <w:rFonts w:cs="Calibri"/>
          <w:sz w:val="16"/>
          <w:szCs w:val="16"/>
        </w:rPr>
        <w:t xml:space="preserve"> Fraud error out the </w:t>
      </w:r>
      <w:r w:rsidR="00D8285A">
        <w:rPr>
          <w:rFonts w:cs="Calibri"/>
          <w:sz w:val="16"/>
          <w:szCs w:val="16"/>
        </w:rPr>
        <w:t>Credit Checks</w:t>
      </w:r>
      <w:r w:rsidRPr="003161E8">
        <w:rPr>
          <w:rFonts w:cs="Calibri"/>
          <w:sz w:val="16"/>
          <w:szCs w:val="16"/>
        </w:rPr>
        <w:t xml:space="preserve">, Primary IDV and Secondary IDV </w:t>
      </w:r>
      <w:r w:rsidR="00D8285A">
        <w:rPr>
          <w:rFonts w:cs="Calibri"/>
          <w:sz w:val="16"/>
          <w:szCs w:val="16"/>
        </w:rPr>
        <w:t xml:space="preserve"> and </w:t>
      </w:r>
      <w:r w:rsidR="00D8285A" w:rsidRPr="003161E8">
        <w:rPr>
          <w:rFonts w:cs="Calibri"/>
          <w:sz w:val="16"/>
          <w:szCs w:val="16"/>
        </w:rPr>
        <w:t>Duplicate CIF Search</w:t>
      </w:r>
      <w:r w:rsidR="00D8285A" w:rsidRPr="003161E8">
        <w:rPr>
          <w:rFonts w:cs="Calibri"/>
          <w:sz w:val="16"/>
          <w:szCs w:val="16"/>
        </w:rPr>
        <w:t xml:space="preserve"> </w:t>
      </w:r>
      <w:r w:rsidRPr="003161E8">
        <w:rPr>
          <w:rFonts w:cs="Calibri"/>
          <w:sz w:val="16"/>
          <w:szCs w:val="16"/>
        </w:rPr>
        <w:t>will not be executed.</w:t>
      </w:r>
    </w:p>
    <w:p w14:paraId="2DB1F7E6" w14:textId="77777777" w:rsidR="007D1B4E" w:rsidRPr="007D1B4E" w:rsidRDefault="007D1B4E" w:rsidP="007D1B4E">
      <w:pPr>
        <w:spacing w:before="0" w:after="0"/>
        <w:ind w:left="432" w:hanging="432"/>
        <w:rPr>
          <w:rFonts w:cs="Calibri"/>
          <w:sz w:val="16"/>
          <w:szCs w:val="16"/>
        </w:rPr>
      </w:pPr>
    </w:p>
    <w:p w14:paraId="5E9A53DF" w14:textId="32BA1DEC" w:rsidR="00D8285A" w:rsidRDefault="00D8285A" w:rsidP="004B3153">
      <w:pPr>
        <w:pStyle w:val="ListParagraph"/>
        <w:numPr>
          <w:ilvl w:val="0"/>
          <w:numId w:val="13"/>
        </w:numPr>
        <w:spacing w:before="0" w:after="0"/>
        <w:rPr>
          <w:rFonts w:cs="Calibri"/>
          <w:color w:val="auto"/>
          <w:sz w:val="16"/>
          <w:szCs w:val="16"/>
        </w:rPr>
      </w:pPr>
      <w:r w:rsidRPr="00D8285A">
        <w:rPr>
          <w:rFonts w:cs="Calibri"/>
          <w:color w:val="auto"/>
          <w:sz w:val="16"/>
          <w:szCs w:val="16"/>
        </w:rPr>
        <w:t>CWBSB-536 -</w:t>
      </w:r>
      <w:r w:rsidRPr="00D8285A">
        <w:rPr>
          <w:rFonts w:cs="Calibri"/>
          <w:color w:val="000000"/>
          <w:sz w:val="16"/>
          <w:szCs w:val="16"/>
        </w:rPr>
        <w:t xml:space="preserve">See Oops page and Fatal error with Action: Create Auth Signers: </w:t>
      </w:r>
      <w:proofErr w:type="spellStart"/>
      <w:proofErr w:type="gramStart"/>
      <w:r w:rsidRPr="00D8285A">
        <w:rPr>
          <w:rFonts w:cs="Calibri"/>
          <w:color w:val="000000"/>
          <w:sz w:val="16"/>
          <w:szCs w:val="16"/>
        </w:rPr>
        <w:t>com.avoka.taf.narrate</w:t>
      </w:r>
      <w:proofErr w:type="gramEnd"/>
      <w:r w:rsidRPr="00D8285A">
        <w:rPr>
          <w:rFonts w:cs="Calibri"/>
          <w:color w:val="000000"/>
          <w:sz w:val="16"/>
          <w:szCs w:val="16"/>
        </w:rPr>
        <w:t>.NarratorException</w:t>
      </w:r>
      <w:proofErr w:type="spellEnd"/>
      <w:r w:rsidRPr="00D8285A">
        <w:rPr>
          <w:rFonts w:cs="Calibri"/>
          <w:color w:val="000000"/>
          <w:sz w:val="16"/>
          <w:szCs w:val="16"/>
        </w:rPr>
        <w:t>: Fatal error with Action</w:t>
      </w:r>
      <w:r w:rsidRPr="00D8285A">
        <w:rPr>
          <w:rFonts w:cs="Calibri"/>
          <w:color w:val="auto"/>
          <w:sz w:val="16"/>
          <w:szCs w:val="16"/>
        </w:rPr>
        <w:br/>
      </w:r>
      <w:r w:rsidRPr="00D8285A">
        <w:rPr>
          <w:rFonts w:cs="Calibri"/>
          <w:b/>
          <w:bCs/>
          <w:color w:val="auto"/>
          <w:sz w:val="16"/>
          <w:szCs w:val="16"/>
          <w:u w:val="single"/>
        </w:rPr>
        <w:t>Impact:</w:t>
      </w:r>
      <w:r w:rsidRPr="00D8285A">
        <w:rPr>
          <w:rFonts w:cs="Calibri"/>
          <w:color w:val="auto"/>
          <w:sz w:val="16"/>
          <w:szCs w:val="16"/>
        </w:rPr>
        <w:t xml:space="preserve"> Authorized Signer form will not be generated, and user cannot test the pages in</w:t>
      </w:r>
      <w:r>
        <w:rPr>
          <w:rFonts w:cs="Calibri"/>
          <w:color w:val="auto"/>
          <w:sz w:val="16"/>
          <w:szCs w:val="16"/>
        </w:rPr>
        <w:t xml:space="preserve"> Authorized Signer </w:t>
      </w:r>
      <w:r w:rsidRPr="00D8285A">
        <w:rPr>
          <w:rFonts w:cs="Calibri"/>
          <w:color w:val="auto"/>
          <w:sz w:val="16"/>
          <w:szCs w:val="16"/>
        </w:rPr>
        <w:t xml:space="preserve">form.  To avoid this, please ensure in </w:t>
      </w:r>
      <w:r w:rsidRPr="00D8285A">
        <w:rPr>
          <w:rFonts w:cs="Calibri"/>
          <w:sz w:val="16"/>
          <w:szCs w:val="16"/>
        </w:rPr>
        <w:t>Owner &amp; Director Page</w:t>
      </w:r>
      <w:r w:rsidRPr="00D8285A">
        <w:rPr>
          <w:rFonts w:cs="Calibri"/>
          <w:color w:val="auto"/>
          <w:sz w:val="16"/>
          <w:szCs w:val="16"/>
        </w:rPr>
        <w:t xml:space="preserve"> - do not delete any signers once you add</w:t>
      </w:r>
      <w:r>
        <w:rPr>
          <w:rFonts w:cs="Calibri"/>
          <w:color w:val="auto"/>
          <w:sz w:val="16"/>
          <w:szCs w:val="16"/>
        </w:rPr>
        <w:t>ed</w:t>
      </w:r>
      <w:r w:rsidRPr="00D8285A">
        <w:rPr>
          <w:rFonts w:cs="Calibri"/>
          <w:color w:val="auto"/>
          <w:sz w:val="16"/>
          <w:szCs w:val="16"/>
        </w:rPr>
        <w:t xml:space="preserve"> </w:t>
      </w:r>
      <w:r w:rsidRPr="00D8285A">
        <w:rPr>
          <w:rFonts w:cs="Calibri"/>
          <w:color w:val="auto"/>
          <w:sz w:val="16"/>
          <w:szCs w:val="16"/>
        </w:rPr>
        <w:t>them.</w:t>
      </w:r>
    </w:p>
    <w:p w14:paraId="3CFDCEB1" w14:textId="77777777" w:rsidR="00D8285A" w:rsidRDefault="00D8285A" w:rsidP="00D8285A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color w:val="auto"/>
          <w:sz w:val="16"/>
          <w:szCs w:val="16"/>
        </w:rPr>
      </w:pPr>
    </w:p>
    <w:p w14:paraId="2A2427BE" w14:textId="4A168FE0" w:rsidR="004B3153" w:rsidRPr="00706CE4" w:rsidRDefault="004B3153" w:rsidP="004B3153">
      <w:pPr>
        <w:pStyle w:val="ListParagraph"/>
        <w:numPr>
          <w:ilvl w:val="0"/>
          <w:numId w:val="13"/>
        </w:numPr>
        <w:spacing w:before="0" w:after="0"/>
        <w:rPr>
          <w:rFonts w:cs="Calibri"/>
          <w:color w:val="auto"/>
          <w:sz w:val="16"/>
          <w:szCs w:val="16"/>
        </w:rPr>
      </w:pPr>
      <w:r w:rsidRPr="00706CE4">
        <w:rPr>
          <w:rFonts w:cs="Calibri"/>
          <w:color w:val="auto"/>
          <w:sz w:val="16"/>
          <w:szCs w:val="16"/>
        </w:rPr>
        <w:t>CWBSB-</w:t>
      </w:r>
      <w:r w:rsidR="007D1B4E">
        <w:rPr>
          <w:rFonts w:cs="Calibri"/>
          <w:color w:val="auto"/>
          <w:sz w:val="16"/>
          <w:szCs w:val="16"/>
        </w:rPr>
        <w:t>545</w:t>
      </w:r>
      <w:r w:rsidRPr="00706CE4">
        <w:rPr>
          <w:rFonts w:cs="Calibri"/>
          <w:color w:val="auto"/>
          <w:sz w:val="16"/>
          <w:szCs w:val="16"/>
        </w:rPr>
        <w:t xml:space="preserve"> -</w:t>
      </w:r>
      <w:r>
        <w:rPr>
          <w:rFonts w:cs="Calibri"/>
          <w:color w:val="auto"/>
          <w:sz w:val="16"/>
          <w:szCs w:val="16"/>
        </w:rPr>
        <w:t>Animated GIF is not moving in Firefox Browser</w:t>
      </w:r>
      <w:r>
        <w:rPr>
          <w:rFonts w:cs="Calibri"/>
          <w:color w:val="auto"/>
          <w:sz w:val="16"/>
          <w:szCs w:val="16"/>
        </w:rPr>
        <w:br/>
      </w:r>
      <w:r w:rsidRPr="00706CE4">
        <w:rPr>
          <w:rFonts w:cs="Calibri"/>
          <w:b/>
          <w:bCs/>
          <w:color w:val="auto"/>
          <w:sz w:val="16"/>
          <w:szCs w:val="16"/>
          <w:u w:val="single"/>
        </w:rPr>
        <w:t>Impact:</w:t>
      </w:r>
      <w:r w:rsidRPr="00706CE4">
        <w:rPr>
          <w:rFonts w:cs="Calibri"/>
          <w:color w:val="auto"/>
          <w:sz w:val="16"/>
          <w:szCs w:val="16"/>
        </w:rPr>
        <w:t xml:space="preserve"> </w:t>
      </w:r>
      <w:r w:rsidR="006C4203">
        <w:rPr>
          <w:rFonts w:cs="Calibri"/>
          <w:color w:val="auto"/>
          <w:sz w:val="16"/>
          <w:szCs w:val="16"/>
        </w:rPr>
        <w:t xml:space="preserve">None (U/X issue) </w:t>
      </w:r>
    </w:p>
    <w:p w14:paraId="4DD9732B" w14:textId="77777777" w:rsidR="004B3153" w:rsidRDefault="004B3153" w:rsidP="004B3153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sz w:val="16"/>
          <w:szCs w:val="16"/>
        </w:rPr>
      </w:pPr>
    </w:p>
    <w:p w14:paraId="132A1C7E" w14:textId="720F3E64" w:rsidR="005632A2" w:rsidRPr="002631B0" w:rsidRDefault="005632A2" w:rsidP="00E93EEB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6"/>
          <w:szCs w:val="16"/>
        </w:rPr>
      </w:pPr>
      <w:r w:rsidRPr="002631B0">
        <w:rPr>
          <w:rFonts w:cs="Calibri"/>
          <w:sz w:val="16"/>
          <w:szCs w:val="16"/>
        </w:rPr>
        <w:t>Browser Specific Issue in IE 11 (Existing Issue found in Motive and Personal DCO)</w:t>
      </w:r>
    </w:p>
    <w:p w14:paraId="59B6288E" w14:textId="26B70032" w:rsidR="005632A2" w:rsidRPr="002631B0" w:rsidRDefault="005632A2" w:rsidP="00E93EEB">
      <w:pPr>
        <w:pStyle w:val="ListParagraph"/>
        <w:numPr>
          <w:ilvl w:val="1"/>
          <w:numId w:val="13"/>
        </w:numPr>
        <w:spacing w:before="0" w:after="0"/>
        <w:rPr>
          <w:rFonts w:cs="Calibri"/>
          <w:sz w:val="16"/>
          <w:szCs w:val="16"/>
        </w:rPr>
      </w:pPr>
      <w:proofErr w:type="spellStart"/>
      <w:r w:rsidRPr="002631B0">
        <w:rPr>
          <w:rFonts w:cs="Calibri"/>
          <w:sz w:val="16"/>
          <w:szCs w:val="16"/>
        </w:rPr>
        <w:t>Flinks</w:t>
      </w:r>
      <w:proofErr w:type="spellEnd"/>
      <w:r w:rsidRPr="002631B0">
        <w:rPr>
          <w:rFonts w:cs="Calibri"/>
          <w:sz w:val="16"/>
          <w:szCs w:val="16"/>
        </w:rPr>
        <w:t xml:space="preserve"> Page- </w:t>
      </w:r>
      <w:r w:rsidR="002D71A7" w:rsidRPr="002631B0">
        <w:rPr>
          <w:rFonts w:cs="Calibri"/>
          <w:sz w:val="16"/>
          <w:szCs w:val="16"/>
        </w:rPr>
        <w:t xml:space="preserve">More </w:t>
      </w:r>
      <w:r w:rsidR="00004F3D" w:rsidRPr="002631B0">
        <w:rPr>
          <w:rFonts w:cs="Calibri"/>
          <w:sz w:val="16"/>
          <w:szCs w:val="16"/>
        </w:rPr>
        <w:t>Option</w:t>
      </w:r>
      <w:r w:rsidR="002D71A7" w:rsidRPr="002631B0">
        <w:rPr>
          <w:rFonts w:cs="Calibri"/>
          <w:sz w:val="16"/>
          <w:szCs w:val="16"/>
        </w:rPr>
        <w:t xml:space="preserve">s </w:t>
      </w:r>
      <w:r w:rsidR="00004F3D" w:rsidRPr="002631B0">
        <w:rPr>
          <w:rFonts w:cs="Calibri"/>
          <w:sz w:val="16"/>
          <w:szCs w:val="16"/>
        </w:rPr>
        <w:t>Menu load</w:t>
      </w:r>
      <w:r w:rsidR="002D71A7" w:rsidRPr="002631B0">
        <w:rPr>
          <w:rFonts w:cs="Calibri"/>
          <w:sz w:val="16"/>
          <w:szCs w:val="16"/>
        </w:rPr>
        <w:t>s</w:t>
      </w:r>
      <w:r w:rsidR="00004F3D" w:rsidRPr="002631B0">
        <w:rPr>
          <w:rFonts w:cs="Calibri"/>
          <w:sz w:val="16"/>
          <w:szCs w:val="16"/>
        </w:rPr>
        <w:t xml:space="preserve"> behind the page (Workaround is to resize the browser. Once resized the Option menus pop to the front)</w:t>
      </w:r>
    </w:p>
    <w:p w14:paraId="09BD408C" w14:textId="77777777" w:rsidR="00706CE4" w:rsidRDefault="005632A2" w:rsidP="00706CE4">
      <w:pPr>
        <w:pStyle w:val="ListParagraph"/>
        <w:numPr>
          <w:ilvl w:val="1"/>
          <w:numId w:val="13"/>
        </w:numPr>
        <w:spacing w:before="0" w:after="0"/>
        <w:rPr>
          <w:rFonts w:cs="Calibri"/>
          <w:sz w:val="16"/>
          <w:szCs w:val="16"/>
        </w:rPr>
      </w:pPr>
      <w:r w:rsidRPr="002631B0">
        <w:rPr>
          <w:rFonts w:cs="Calibri"/>
          <w:sz w:val="16"/>
          <w:szCs w:val="16"/>
        </w:rPr>
        <w:t xml:space="preserve">Phone number on Desktop is clickable (In other supported Browser Desktop Phone </w:t>
      </w:r>
      <w:r w:rsidR="00E411E5" w:rsidRPr="002631B0">
        <w:rPr>
          <w:rFonts w:cs="Calibri"/>
          <w:sz w:val="16"/>
          <w:szCs w:val="16"/>
        </w:rPr>
        <w:t>n</w:t>
      </w:r>
      <w:r w:rsidRPr="002631B0">
        <w:rPr>
          <w:rFonts w:cs="Calibri"/>
          <w:sz w:val="16"/>
          <w:szCs w:val="16"/>
        </w:rPr>
        <w:t>umber is Not clickable.  Phone Number is clickable on mobile only)</w:t>
      </w:r>
    </w:p>
    <w:p w14:paraId="3E3EEF4E" w14:textId="4712B148" w:rsidR="00706CE4" w:rsidRPr="00706CE4" w:rsidRDefault="00706CE4" w:rsidP="00706CE4">
      <w:pPr>
        <w:pStyle w:val="ListParagraph"/>
        <w:numPr>
          <w:ilvl w:val="1"/>
          <w:numId w:val="13"/>
        </w:numPr>
        <w:spacing w:before="0" w:after="0"/>
        <w:rPr>
          <w:rFonts w:cs="Calibri"/>
          <w:sz w:val="16"/>
          <w:szCs w:val="16"/>
        </w:rPr>
      </w:pPr>
      <w:r w:rsidRPr="00706CE4">
        <w:rPr>
          <w:rFonts w:cs="Calibri"/>
          <w:color w:val="172B4D"/>
          <w:sz w:val="16"/>
          <w:szCs w:val="16"/>
        </w:rPr>
        <w:t xml:space="preserve">Rendering Step Title style of H5 as </w:t>
      </w:r>
      <w:proofErr w:type="spellStart"/>
      <w:r w:rsidRPr="00706CE4">
        <w:rPr>
          <w:rFonts w:cs="Calibri"/>
          <w:color w:val="172B4D"/>
          <w:sz w:val="16"/>
          <w:szCs w:val="16"/>
        </w:rPr>
        <w:t>unbold</w:t>
      </w:r>
      <w:proofErr w:type="spellEnd"/>
      <w:r w:rsidRPr="00706CE4">
        <w:rPr>
          <w:rFonts w:cs="Calibri"/>
          <w:color w:val="172B4D"/>
          <w:sz w:val="16"/>
          <w:szCs w:val="16"/>
        </w:rPr>
        <w:t>.  (Other bowers render H5 as bold). It is a Browser specific issue that Dev team has no control over</w:t>
      </w:r>
      <w:r w:rsidR="00283DEF">
        <w:rPr>
          <w:rFonts w:cs="Calibri"/>
          <w:color w:val="172B4D"/>
          <w:sz w:val="16"/>
          <w:szCs w:val="16"/>
        </w:rPr>
        <w:t xml:space="preserve">. Step title in IE 11 will look different than other </w:t>
      </w:r>
      <w:r w:rsidR="00D411E1">
        <w:rPr>
          <w:rFonts w:cs="Calibri"/>
          <w:color w:val="172B4D"/>
          <w:sz w:val="16"/>
          <w:szCs w:val="16"/>
        </w:rPr>
        <w:t>browsers.</w:t>
      </w:r>
    </w:p>
    <w:p w14:paraId="094B5C2C" w14:textId="44626027" w:rsidR="005632A2" w:rsidRPr="002631B0" w:rsidRDefault="005632A2" w:rsidP="00C701CB">
      <w:pPr>
        <w:spacing w:before="0" w:after="0"/>
        <w:ind w:left="1224"/>
        <w:rPr>
          <w:rFonts w:ascii="Calibri" w:hAnsi="Calibri" w:cs="Calibri"/>
          <w:sz w:val="16"/>
          <w:szCs w:val="16"/>
        </w:rPr>
      </w:pPr>
      <w:r w:rsidRPr="002631B0">
        <w:rPr>
          <w:rFonts w:ascii="Calibri" w:hAnsi="Calibri" w:cs="Calibri"/>
          <w:b/>
          <w:bCs/>
          <w:sz w:val="16"/>
          <w:szCs w:val="16"/>
          <w:u w:val="single"/>
        </w:rPr>
        <w:t>Impact:</w:t>
      </w:r>
      <w:r w:rsidRPr="002631B0">
        <w:rPr>
          <w:rFonts w:ascii="Calibri" w:hAnsi="Calibri" w:cs="Calibri"/>
          <w:sz w:val="16"/>
          <w:szCs w:val="16"/>
        </w:rPr>
        <w:t xml:space="preserve"> </w:t>
      </w:r>
      <w:r w:rsidR="00D70C81" w:rsidRPr="002631B0">
        <w:rPr>
          <w:rFonts w:ascii="Calibri" w:hAnsi="Calibri" w:cs="Calibri"/>
          <w:sz w:val="16"/>
          <w:szCs w:val="16"/>
        </w:rPr>
        <w:t>Testing in</w:t>
      </w:r>
      <w:r w:rsidRPr="002631B0">
        <w:rPr>
          <w:rFonts w:ascii="Calibri" w:hAnsi="Calibri" w:cs="Calibri"/>
          <w:sz w:val="16"/>
          <w:szCs w:val="16"/>
        </w:rPr>
        <w:t xml:space="preserve"> IE 11 Browser</w:t>
      </w:r>
    </w:p>
    <w:p w14:paraId="43E2FD5B" w14:textId="2714E2C3" w:rsidR="00E411E5" w:rsidRPr="001C242E" w:rsidRDefault="005632A2" w:rsidP="00E411E5">
      <w:pPr>
        <w:spacing w:before="0" w:after="0"/>
        <w:ind w:left="1224"/>
        <w:rPr>
          <w:rFonts w:ascii="Calibri" w:hAnsi="Calibri" w:cs="Calibri"/>
          <w:sz w:val="16"/>
          <w:szCs w:val="16"/>
        </w:rPr>
      </w:pPr>
      <w:r w:rsidRPr="001C242E">
        <w:rPr>
          <w:rFonts w:ascii="Calibri" w:hAnsi="Calibri" w:cs="Calibri"/>
          <w:sz w:val="16"/>
          <w:szCs w:val="16"/>
        </w:rPr>
        <w:t xml:space="preserve">Note: </w:t>
      </w:r>
      <w:r w:rsidR="00E411E5" w:rsidRPr="001C242E">
        <w:rPr>
          <w:rFonts w:ascii="Calibri" w:hAnsi="Calibri" w:cs="Calibri"/>
          <w:sz w:val="16"/>
          <w:szCs w:val="16"/>
        </w:rPr>
        <w:tab/>
        <w:t>November 30, 2020, the Microsoft Teams web app will no longer support IE 11. From</w:t>
      </w:r>
    </w:p>
    <w:p w14:paraId="7A34A356" w14:textId="69540AE7" w:rsidR="00147B10" w:rsidRPr="001C242E" w:rsidRDefault="00E411E5" w:rsidP="00C62471">
      <w:pPr>
        <w:spacing w:before="0" w:after="0"/>
        <w:ind w:left="1224" w:firstLine="477"/>
        <w:rPr>
          <w:rFonts w:ascii="Calibri" w:hAnsi="Calibri" w:cs="Calibri"/>
          <w:sz w:val="16"/>
          <w:szCs w:val="16"/>
        </w:rPr>
      </w:pPr>
      <w:r w:rsidRPr="001C242E">
        <w:rPr>
          <w:rFonts w:ascii="Calibri" w:hAnsi="Calibri" w:cs="Calibri"/>
          <w:sz w:val="16"/>
          <w:szCs w:val="16"/>
        </w:rPr>
        <w:t xml:space="preserve">August 17, 2021, the remaining Microsoft 365 </w:t>
      </w:r>
      <w:proofErr w:type="gramStart"/>
      <w:r w:rsidRPr="001C242E">
        <w:rPr>
          <w:rFonts w:ascii="Calibri" w:hAnsi="Calibri" w:cs="Calibri"/>
          <w:sz w:val="16"/>
          <w:szCs w:val="16"/>
        </w:rPr>
        <w:t>apps</w:t>
      </w:r>
      <w:proofErr w:type="gramEnd"/>
      <w:r w:rsidRPr="001C242E">
        <w:rPr>
          <w:rFonts w:ascii="Calibri" w:hAnsi="Calibri" w:cs="Calibri"/>
          <w:sz w:val="16"/>
          <w:szCs w:val="16"/>
        </w:rPr>
        <w:t xml:space="preserve"> and services will no longer support the browser.</w:t>
      </w:r>
    </w:p>
    <w:p w14:paraId="583320A6" w14:textId="3C786D40" w:rsidR="00C701CB" w:rsidRPr="001C242E" w:rsidRDefault="00C701CB" w:rsidP="00C62471">
      <w:pPr>
        <w:spacing w:before="0" w:after="0"/>
        <w:ind w:left="1224" w:firstLine="477"/>
        <w:rPr>
          <w:rFonts w:ascii="Calibri" w:hAnsi="Calibri" w:cs="Calibri"/>
          <w:sz w:val="16"/>
          <w:szCs w:val="16"/>
        </w:rPr>
      </w:pPr>
    </w:p>
    <w:p w14:paraId="3982FEEF" w14:textId="6B5FCD78" w:rsidR="001C242E" w:rsidRPr="001C242E" w:rsidRDefault="001C242E" w:rsidP="00E37D8D">
      <w:pPr>
        <w:pStyle w:val="ListParagraph"/>
        <w:numPr>
          <w:ilvl w:val="0"/>
          <w:numId w:val="19"/>
        </w:numPr>
        <w:spacing w:before="0" w:after="0"/>
        <w:rPr>
          <w:rFonts w:cs="Calibri"/>
          <w:color w:val="auto"/>
          <w:sz w:val="16"/>
          <w:szCs w:val="16"/>
        </w:rPr>
      </w:pPr>
      <w:r w:rsidRPr="001C242E">
        <w:rPr>
          <w:rFonts w:cs="Calibri"/>
          <w:color w:val="000000"/>
          <w:sz w:val="16"/>
          <w:szCs w:val="16"/>
        </w:rPr>
        <w:t>CWBSB-431 - Prepare Standard File Upload Component Demo</w:t>
      </w:r>
    </w:p>
    <w:p w14:paraId="7B4C71A7" w14:textId="65003D4E" w:rsidR="001C242E" w:rsidRPr="001C242E" w:rsidRDefault="001C242E" w:rsidP="00E37D8D">
      <w:pPr>
        <w:pStyle w:val="ListParagraph"/>
        <w:numPr>
          <w:ilvl w:val="1"/>
          <w:numId w:val="19"/>
        </w:numPr>
        <w:spacing w:before="0" w:after="0"/>
        <w:rPr>
          <w:rFonts w:cs="Calibri"/>
          <w:color w:val="auto"/>
          <w:sz w:val="16"/>
          <w:szCs w:val="16"/>
        </w:rPr>
      </w:pPr>
      <w:r w:rsidRPr="001C242E">
        <w:rPr>
          <w:rFonts w:cs="Calibri"/>
          <w:color w:val="auto"/>
          <w:sz w:val="16"/>
          <w:szCs w:val="16"/>
        </w:rPr>
        <w:t>Dev remov</w:t>
      </w:r>
      <w:r w:rsidR="0028164D">
        <w:rPr>
          <w:rFonts w:cs="Calibri"/>
          <w:color w:val="auto"/>
          <w:sz w:val="16"/>
          <w:szCs w:val="16"/>
        </w:rPr>
        <w:t xml:space="preserve">ed </w:t>
      </w:r>
      <w:r w:rsidRPr="001C242E">
        <w:rPr>
          <w:rFonts w:cs="Calibri"/>
          <w:color w:val="auto"/>
          <w:sz w:val="16"/>
          <w:szCs w:val="16"/>
        </w:rPr>
        <w:t xml:space="preserve">customization that was </w:t>
      </w:r>
      <w:r w:rsidR="003F67DC" w:rsidRPr="001C242E">
        <w:rPr>
          <w:rFonts w:cs="Calibri"/>
          <w:color w:val="auto"/>
          <w:sz w:val="16"/>
          <w:szCs w:val="16"/>
        </w:rPr>
        <w:t>implemented</w:t>
      </w:r>
      <w:r w:rsidRPr="001C242E">
        <w:rPr>
          <w:rFonts w:cs="Calibri"/>
          <w:color w:val="auto"/>
          <w:sz w:val="16"/>
          <w:szCs w:val="16"/>
        </w:rPr>
        <w:t xml:space="preserve"> for file upload </w:t>
      </w:r>
      <w:r w:rsidR="003F67DC" w:rsidRPr="001C242E">
        <w:rPr>
          <w:rFonts w:cs="Calibri"/>
          <w:color w:val="auto"/>
          <w:sz w:val="16"/>
          <w:szCs w:val="16"/>
        </w:rPr>
        <w:t>component</w:t>
      </w:r>
      <w:r w:rsidRPr="001C242E">
        <w:rPr>
          <w:rFonts w:cs="Calibri"/>
          <w:color w:val="auto"/>
          <w:sz w:val="16"/>
          <w:szCs w:val="16"/>
        </w:rPr>
        <w:t xml:space="preserve">, so the team can demo </w:t>
      </w:r>
      <w:r w:rsidR="000301DC">
        <w:rPr>
          <w:rFonts w:cs="Calibri"/>
          <w:color w:val="auto"/>
          <w:sz w:val="16"/>
          <w:szCs w:val="16"/>
        </w:rPr>
        <w:t xml:space="preserve">the out-of-the box (OOB) </w:t>
      </w:r>
      <w:r w:rsidRPr="001C242E">
        <w:rPr>
          <w:rFonts w:cs="Calibri"/>
          <w:color w:val="auto"/>
          <w:sz w:val="16"/>
          <w:szCs w:val="16"/>
        </w:rPr>
        <w:t>functionality to CWB</w:t>
      </w:r>
      <w:r w:rsidR="007907A6">
        <w:rPr>
          <w:rFonts w:cs="Calibri"/>
          <w:color w:val="auto"/>
          <w:sz w:val="16"/>
          <w:szCs w:val="16"/>
        </w:rPr>
        <w:t>.</w:t>
      </w:r>
    </w:p>
    <w:p w14:paraId="0D794FEC" w14:textId="65E84084" w:rsidR="001C242E" w:rsidRPr="001C242E" w:rsidRDefault="001C242E" w:rsidP="001C242E">
      <w:pPr>
        <w:spacing w:before="0" w:after="0"/>
        <w:ind w:left="1224"/>
        <w:rPr>
          <w:rFonts w:ascii="Calibri" w:hAnsi="Calibri" w:cs="Calibri"/>
          <w:sz w:val="16"/>
          <w:szCs w:val="16"/>
        </w:rPr>
      </w:pPr>
      <w:r w:rsidRPr="001C242E">
        <w:rPr>
          <w:rFonts w:ascii="Calibri" w:hAnsi="Calibri" w:cs="Calibri"/>
          <w:b/>
          <w:bCs/>
          <w:sz w:val="16"/>
          <w:szCs w:val="16"/>
          <w:u w:val="single"/>
        </w:rPr>
        <w:lastRenderedPageBreak/>
        <w:t>Impact:</w:t>
      </w:r>
      <w:r w:rsidRPr="001C242E">
        <w:rPr>
          <w:rFonts w:ascii="Calibri" w:hAnsi="Calibri" w:cs="Calibri"/>
          <w:sz w:val="16"/>
          <w:szCs w:val="16"/>
        </w:rPr>
        <w:t xml:space="preserve"> Testing of file upload in ID Scan page</w:t>
      </w:r>
      <w:r w:rsidR="0028164D">
        <w:rPr>
          <w:rFonts w:ascii="Calibri" w:hAnsi="Calibri" w:cs="Calibri"/>
          <w:sz w:val="16"/>
          <w:szCs w:val="16"/>
        </w:rPr>
        <w:t xml:space="preserve"> will have a d</w:t>
      </w:r>
      <w:r w:rsidR="00283DEF">
        <w:rPr>
          <w:rFonts w:ascii="Calibri" w:hAnsi="Calibri" w:cs="Calibri"/>
          <w:sz w:val="16"/>
          <w:szCs w:val="16"/>
        </w:rPr>
        <w:t>ifferent experience than seen</w:t>
      </w:r>
      <w:r w:rsidR="006C4203">
        <w:rPr>
          <w:rFonts w:ascii="Calibri" w:hAnsi="Calibri" w:cs="Calibri"/>
          <w:sz w:val="16"/>
          <w:szCs w:val="16"/>
        </w:rPr>
        <w:t xml:space="preserve"> in</w:t>
      </w:r>
      <w:r w:rsidR="00283DEF">
        <w:rPr>
          <w:rFonts w:ascii="Calibri" w:hAnsi="Calibri" w:cs="Calibri"/>
          <w:sz w:val="16"/>
          <w:szCs w:val="16"/>
        </w:rPr>
        <w:t xml:space="preserve"> Personal DCO</w:t>
      </w:r>
      <w:r w:rsidR="0028164D">
        <w:rPr>
          <w:rFonts w:ascii="Calibri" w:hAnsi="Calibri" w:cs="Calibri"/>
          <w:sz w:val="16"/>
          <w:szCs w:val="16"/>
        </w:rPr>
        <w:t xml:space="preserve"> &amp; Motive.</w:t>
      </w:r>
    </w:p>
    <w:p w14:paraId="73040E22" w14:textId="77777777" w:rsidR="00C701CB" w:rsidRPr="00706CE4" w:rsidRDefault="00C701CB" w:rsidP="00706CE4">
      <w:pPr>
        <w:spacing w:before="0" w:after="0"/>
        <w:rPr>
          <w:rFonts w:cs="Calibri"/>
          <w:sz w:val="16"/>
          <w:szCs w:val="16"/>
        </w:rPr>
      </w:pPr>
    </w:p>
    <w:p w14:paraId="061528C5" w14:textId="77777777" w:rsidR="005632A2" w:rsidRPr="005632A2" w:rsidRDefault="005632A2" w:rsidP="005632A2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b/>
          <w:bCs/>
          <w:sz w:val="16"/>
          <w:szCs w:val="16"/>
        </w:rPr>
      </w:pPr>
    </w:p>
    <w:p w14:paraId="1DFF6F02" w14:textId="5E2F21F6" w:rsidR="002A6C40" w:rsidRPr="002A6C40" w:rsidRDefault="002A6C40" w:rsidP="00E93EEB">
      <w:pPr>
        <w:pStyle w:val="ListParagraph"/>
        <w:numPr>
          <w:ilvl w:val="0"/>
          <w:numId w:val="13"/>
        </w:numPr>
        <w:spacing w:before="0" w:after="0"/>
        <w:rPr>
          <w:rFonts w:cs="Calibri"/>
          <w:b/>
          <w:bCs/>
          <w:sz w:val="16"/>
          <w:szCs w:val="16"/>
        </w:rPr>
      </w:pPr>
      <w:r w:rsidRPr="00554257">
        <w:rPr>
          <w:rFonts w:cs="Calibri"/>
          <w:sz w:val="16"/>
          <w:szCs w:val="16"/>
        </w:rPr>
        <w:t>Please see</w:t>
      </w:r>
      <w:r w:rsidRPr="00554257">
        <w:rPr>
          <w:rFonts w:cs="Calibri"/>
          <w:sz w:val="16"/>
          <w:szCs w:val="16"/>
          <w:u w:val="single"/>
        </w:rPr>
        <w:t xml:space="preserve"> </w:t>
      </w:r>
      <w:r w:rsidRPr="00554257">
        <w:rPr>
          <w:rStyle w:val="BoldBlueLight"/>
          <w:rFonts w:ascii="Calibri" w:hAnsi="Calibri" w:cs="Calibri"/>
          <w:color w:val="auto"/>
          <w:sz w:val="16"/>
          <w:szCs w:val="16"/>
          <w:u w:val="single"/>
        </w:rPr>
        <w:t>Outstanding/Known Issues, Comments, Notes column in 3.</w:t>
      </w:r>
      <w:r w:rsidR="0058149E">
        <w:rPr>
          <w:rStyle w:val="BoldBlueLight"/>
          <w:rFonts w:ascii="Calibri" w:hAnsi="Calibri" w:cs="Calibri"/>
          <w:color w:val="auto"/>
          <w:sz w:val="16"/>
          <w:szCs w:val="16"/>
          <w:u w:val="single"/>
        </w:rPr>
        <w:t>5</w:t>
      </w:r>
      <w:r w:rsidRPr="002A6C40">
        <w:rPr>
          <w:rStyle w:val="BoldBlueLight"/>
          <w:rFonts w:ascii="Calibri" w:hAnsi="Calibri" w:cs="Calibri"/>
          <w:b w:val="0"/>
          <w:bCs w:val="0"/>
          <w:color w:val="auto"/>
          <w:sz w:val="16"/>
          <w:szCs w:val="16"/>
        </w:rPr>
        <w:t xml:space="preserve"> for specific Known Issues/Notes associated to each Testable Story.</w:t>
      </w:r>
    </w:p>
    <w:p w14:paraId="61FE0C8E" w14:textId="713DC042" w:rsidR="00C66294" w:rsidRDefault="00C66294" w:rsidP="00C66294">
      <w:pPr>
        <w:pStyle w:val="Heading2"/>
      </w:pPr>
      <w:bookmarkStart w:id="42" w:name="_Toc64416754"/>
      <w:r w:rsidRPr="00C66294">
        <w:t>Pages or Components in Application that are Still Under</w:t>
      </w:r>
      <w:r w:rsidR="00C540A5">
        <w:t xml:space="preserve"> Development</w:t>
      </w:r>
      <w:r w:rsidR="00002787">
        <w:t xml:space="preserve"> (PLEASE READ as contain information that assist with Testing &amp; Navigation)</w:t>
      </w:r>
      <w:bookmarkEnd w:id="42"/>
    </w:p>
    <w:p w14:paraId="65C18CF8" w14:textId="7F13D98A" w:rsidR="003D7411" w:rsidRPr="004B3153" w:rsidRDefault="003D7411" w:rsidP="004B3153">
      <w:pPr>
        <w:spacing w:before="0" w:after="0"/>
        <w:rPr>
          <w:rFonts w:cs="Calibri"/>
          <w:sz w:val="16"/>
          <w:szCs w:val="16"/>
        </w:rPr>
      </w:pPr>
    </w:p>
    <w:p w14:paraId="50D22808" w14:textId="1824EE49" w:rsidR="00BB5D2E" w:rsidRPr="00BB5D2E" w:rsidRDefault="00BB5D2E" w:rsidP="00E93EEB">
      <w:pPr>
        <w:pStyle w:val="ListParagraph"/>
        <w:numPr>
          <w:ilvl w:val="0"/>
          <w:numId w:val="13"/>
        </w:numPr>
        <w:spacing w:before="0" w:after="0"/>
        <w:ind w:hanging="357"/>
        <w:rPr>
          <w:rFonts w:cs="Calibri"/>
          <w:sz w:val="16"/>
          <w:szCs w:val="16"/>
        </w:rPr>
      </w:pPr>
      <w:r w:rsidRPr="009B4561">
        <w:rPr>
          <w:rFonts w:cs="Calibri"/>
          <w:b/>
          <w:bCs/>
          <w:sz w:val="16"/>
          <w:szCs w:val="16"/>
        </w:rPr>
        <w:t>Step Title &amp; Progress Bar</w:t>
      </w:r>
      <w:r w:rsidR="00DE5A52">
        <w:rPr>
          <w:rFonts w:cs="Calibri"/>
          <w:b/>
          <w:bCs/>
          <w:sz w:val="16"/>
          <w:szCs w:val="16"/>
        </w:rPr>
        <w:t xml:space="preserve"> for </w:t>
      </w:r>
      <w:r w:rsidR="00C45344">
        <w:rPr>
          <w:rFonts w:cs="Calibri"/>
          <w:b/>
          <w:bCs/>
          <w:sz w:val="16"/>
          <w:szCs w:val="16"/>
          <w:u w:val="single"/>
        </w:rPr>
        <w:t>BOTH</w:t>
      </w:r>
      <w:r w:rsidR="00DE5A52">
        <w:rPr>
          <w:rFonts w:cs="Calibri"/>
          <w:b/>
          <w:bCs/>
          <w:sz w:val="16"/>
          <w:szCs w:val="16"/>
        </w:rPr>
        <w:t xml:space="preserve"> Applicant &amp; Authorized Signer</w:t>
      </w:r>
      <w:r w:rsidR="00C45344">
        <w:rPr>
          <w:rFonts w:cs="Calibri"/>
          <w:b/>
          <w:bCs/>
          <w:sz w:val="16"/>
          <w:szCs w:val="16"/>
        </w:rPr>
        <w:t xml:space="preserve"> pages</w:t>
      </w:r>
      <w:r w:rsidRPr="009B4561">
        <w:rPr>
          <w:rFonts w:cs="Calibri"/>
          <w:b/>
          <w:bCs/>
          <w:sz w:val="16"/>
          <w:szCs w:val="16"/>
        </w:rPr>
        <w:t xml:space="preserve"> - is NOT ready</w:t>
      </w:r>
      <w:r>
        <w:rPr>
          <w:rFonts w:cs="Calibri"/>
          <w:sz w:val="16"/>
          <w:szCs w:val="16"/>
        </w:rPr>
        <w:t xml:space="preserve"> </w:t>
      </w:r>
      <w:r w:rsidRPr="00BB5D2E">
        <w:rPr>
          <w:rFonts w:cs="Calibri"/>
          <w:b/>
          <w:bCs/>
          <w:sz w:val="16"/>
          <w:szCs w:val="16"/>
        </w:rPr>
        <w:t>and</w:t>
      </w:r>
      <w:r>
        <w:rPr>
          <w:rFonts w:cs="Calibri"/>
          <w:sz w:val="16"/>
          <w:szCs w:val="16"/>
        </w:rPr>
        <w:t xml:space="preserve"> </w:t>
      </w:r>
      <w:r w:rsidRPr="009B4561">
        <w:rPr>
          <w:rFonts w:cs="Calibri"/>
          <w:b/>
          <w:bCs/>
          <w:sz w:val="16"/>
          <w:szCs w:val="16"/>
        </w:rPr>
        <w:t>have not been fully tested by Temenos</w:t>
      </w:r>
      <w:r>
        <w:rPr>
          <w:rFonts w:cs="Calibri"/>
          <w:b/>
          <w:bCs/>
          <w:sz w:val="16"/>
          <w:szCs w:val="16"/>
        </w:rPr>
        <w:t xml:space="preserve"> </w:t>
      </w:r>
      <w:r w:rsidR="00554257">
        <w:rPr>
          <w:rFonts w:cs="Calibri"/>
          <w:b/>
          <w:bCs/>
          <w:sz w:val="16"/>
          <w:szCs w:val="16"/>
        </w:rPr>
        <w:t>QA.</w:t>
      </w:r>
    </w:p>
    <w:p w14:paraId="71C55741" w14:textId="77777777" w:rsidR="00BB5D2E" w:rsidRDefault="009B4561" w:rsidP="00E93EEB">
      <w:pPr>
        <w:pStyle w:val="ListParagraph"/>
        <w:numPr>
          <w:ilvl w:val="1"/>
          <w:numId w:val="13"/>
        </w:numPr>
        <w:spacing w:before="0" w:after="0"/>
        <w:rPr>
          <w:rFonts w:cs="Calibri"/>
          <w:sz w:val="16"/>
          <w:szCs w:val="16"/>
        </w:rPr>
      </w:pPr>
      <w:r w:rsidRPr="00BB5D2E">
        <w:rPr>
          <w:rFonts w:cs="Calibri"/>
          <w:sz w:val="16"/>
          <w:szCs w:val="16"/>
        </w:rPr>
        <w:t xml:space="preserve">Step# Title of each page might not have the correct numbering and sequencing as this component is still being finalized.  </w:t>
      </w:r>
    </w:p>
    <w:p w14:paraId="07312FEB" w14:textId="1CBE29DF" w:rsidR="009B4561" w:rsidRDefault="009B4561" w:rsidP="00E93EEB">
      <w:pPr>
        <w:pStyle w:val="ListParagraph"/>
        <w:numPr>
          <w:ilvl w:val="1"/>
          <w:numId w:val="13"/>
        </w:numPr>
        <w:spacing w:before="0" w:after="0"/>
        <w:rPr>
          <w:rFonts w:cs="Calibri"/>
          <w:sz w:val="16"/>
          <w:szCs w:val="16"/>
        </w:rPr>
      </w:pPr>
      <w:r w:rsidRPr="00BB5D2E">
        <w:rPr>
          <w:rFonts w:cs="Calibri"/>
          <w:sz w:val="16"/>
          <w:szCs w:val="16"/>
        </w:rPr>
        <w:t xml:space="preserve">The incrementation of the progress bar at the top might not function per expected as this component is still being finalized.  </w:t>
      </w:r>
      <w:r w:rsidR="00BB5D2E">
        <w:rPr>
          <w:rFonts w:cs="Calibri"/>
          <w:sz w:val="16"/>
          <w:szCs w:val="16"/>
        </w:rPr>
        <w:br/>
      </w:r>
    </w:p>
    <w:p w14:paraId="11FF4FAE" w14:textId="7C57C4CB" w:rsidR="00382564" w:rsidRPr="00382564" w:rsidRDefault="00DE5A52" w:rsidP="00E93EEB">
      <w:pPr>
        <w:pStyle w:val="ListParagraph"/>
        <w:numPr>
          <w:ilvl w:val="0"/>
          <w:numId w:val="13"/>
        </w:numPr>
        <w:spacing w:before="0" w:after="160" w:line="259" w:lineRule="auto"/>
        <w:contextualSpacing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Applicant </w:t>
      </w:r>
      <w:r w:rsidR="00382564" w:rsidRPr="00382564">
        <w:rPr>
          <w:b/>
          <w:bCs/>
          <w:sz w:val="16"/>
          <w:szCs w:val="16"/>
        </w:rPr>
        <w:t xml:space="preserve">Existing Customer Check Page </w:t>
      </w:r>
    </w:p>
    <w:p w14:paraId="165BC919" w14:textId="75A03AE9" w:rsidR="00DE5A52" w:rsidRDefault="00382564" w:rsidP="00E93EEB">
      <w:pPr>
        <w:pStyle w:val="ListParagraph"/>
        <w:numPr>
          <w:ilvl w:val="1"/>
          <w:numId w:val="13"/>
        </w:numPr>
        <w:spacing w:before="0" w:after="160" w:line="259" w:lineRule="auto"/>
        <w:contextualSpacing/>
        <w:rPr>
          <w:sz w:val="16"/>
          <w:szCs w:val="16"/>
        </w:rPr>
      </w:pPr>
      <w:r w:rsidRPr="00BB5D2E">
        <w:rPr>
          <w:sz w:val="16"/>
          <w:szCs w:val="16"/>
        </w:rPr>
        <w:t>User will need to progress through this page to access other pages that are ready for CWB to test in this sprint</w:t>
      </w:r>
      <w:r w:rsidR="00F21548">
        <w:rPr>
          <w:sz w:val="16"/>
          <w:szCs w:val="16"/>
        </w:rPr>
        <w:t>.</w:t>
      </w:r>
    </w:p>
    <w:p w14:paraId="47A0AC8C" w14:textId="14E6C22F" w:rsidR="00382564" w:rsidRPr="00D43652" w:rsidRDefault="00DE5A52" w:rsidP="00E93EEB">
      <w:pPr>
        <w:pStyle w:val="ListParagraph"/>
        <w:numPr>
          <w:ilvl w:val="1"/>
          <w:numId w:val="13"/>
        </w:numPr>
        <w:spacing w:before="0" w:after="160" w:line="259" w:lineRule="auto"/>
        <w:contextualSpacing/>
        <w:rPr>
          <w:rFonts w:cs="Calibri"/>
          <w:sz w:val="16"/>
          <w:szCs w:val="16"/>
        </w:rPr>
      </w:pPr>
      <w:r w:rsidRPr="00D43652">
        <w:rPr>
          <w:rFonts w:cs="Calibri"/>
          <w:sz w:val="16"/>
          <w:szCs w:val="16"/>
        </w:rPr>
        <w:t xml:space="preserve">The details </w:t>
      </w:r>
      <w:r w:rsidR="00C45344" w:rsidRPr="00D43652">
        <w:rPr>
          <w:rFonts w:cs="Calibri"/>
          <w:sz w:val="16"/>
          <w:szCs w:val="16"/>
        </w:rPr>
        <w:t xml:space="preserve">for </w:t>
      </w:r>
      <w:r w:rsidRPr="00D43652">
        <w:rPr>
          <w:rFonts w:cs="Calibri"/>
          <w:sz w:val="16"/>
          <w:szCs w:val="16"/>
        </w:rPr>
        <w:t xml:space="preserve">this page </w:t>
      </w:r>
      <w:r w:rsidR="00A5358E">
        <w:rPr>
          <w:rFonts w:cs="Calibri"/>
          <w:sz w:val="16"/>
          <w:szCs w:val="16"/>
        </w:rPr>
        <w:t>are</w:t>
      </w:r>
      <w:r w:rsidRPr="00D43652">
        <w:rPr>
          <w:rFonts w:cs="Calibri"/>
          <w:sz w:val="16"/>
          <w:szCs w:val="16"/>
        </w:rPr>
        <w:t xml:space="preserve"> still being finalized – will be address</w:t>
      </w:r>
      <w:r w:rsidR="009258AF">
        <w:rPr>
          <w:rFonts w:cs="Calibri"/>
          <w:sz w:val="16"/>
          <w:szCs w:val="16"/>
        </w:rPr>
        <w:t xml:space="preserve">ed </w:t>
      </w:r>
      <w:r w:rsidR="00D43652" w:rsidRPr="00D43652">
        <w:rPr>
          <w:rFonts w:cs="Calibri"/>
          <w:sz w:val="16"/>
          <w:szCs w:val="16"/>
        </w:rPr>
        <w:t xml:space="preserve">in </w:t>
      </w:r>
      <w:r w:rsidR="00D43652" w:rsidRPr="00D43652">
        <w:rPr>
          <w:rFonts w:cs="Calibri"/>
          <w:color w:val="172B4D"/>
          <w:sz w:val="16"/>
          <w:szCs w:val="16"/>
          <w:shd w:val="clear" w:color="auto" w:fill="FFFFFF"/>
        </w:rPr>
        <w:t>of</w:t>
      </w:r>
      <w:r w:rsidR="009258AF">
        <w:rPr>
          <w:rFonts w:cs="Calibri"/>
          <w:color w:val="172B4D"/>
          <w:sz w:val="16"/>
          <w:szCs w:val="16"/>
          <w:shd w:val="clear" w:color="auto" w:fill="FFFFFF"/>
        </w:rPr>
        <w:t xml:space="preserve"> CWBSB-233</w:t>
      </w:r>
      <w:r w:rsidR="007F54E3">
        <w:rPr>
          <w:rFonts w:cs="Calibri"/>
          <w:color w:val="172B4D"/>
          <w:sz w:val="16"/>
          <w:szCs w:val="16"/>
          <w:shd w:val="clear" w:color="auto" w:fill="FFFFFF"/>
        </w:rPr>
        <w:t>.</w:t>
      </w:r>
      <w:r w:rsidR="009258AF">
        <w:rPr>
          <w:rFonts w:cs="Calibri"/>
          <w:color w:val="172B4D"/>
          <w:sz w:val="16"/>
          <w:szCs w:val="16"/>
          <w:shd w:val="clear" w:color="auto" w:fill="FFFFFF"/>
        </w:rPr>
        <w:t xml:space="preserve"> </w:t>
      </w:r>
      <w:r w:rsidR="009258AF" w:rsidRPr="00D43652">
        <w:rPr>
          <w:rFonts w:cs="Calibri"/>
          <w:sz w:val="16"/>
          <w:szCs w:val="16"/>
        </w:rPr>
        <w:t xml:space="preserve"> </w:t>
      </w:r>
    </w:p>
    <w:p w14:paraId="2C88A223" w14:textId="73B453E5" w:rsidR="001C242E" w:rsidRDefault="00382564" w:rsidP="005943E5">
      <w:pPr>
        <w:pStyle w:val="ListParagraph"/>
        <w:numPr>
          <w:ilvl w:val="1"/>
          <w:numId w:val="13"/>
        </w:numPr>
        <w:spacing w:before="0" w:after="160" w:line="259" w:lineRule="auto"/>
        <w:contextualSpacing/>
        <w:rPr>
          <w:sz w:val="16"/>
          <w:szCs w:val="16"/>
        </w:rPr>
      </w:pPr>
      <w:r w:rsidRPr="00BB5D2E">
        <w:rPr>
          <w:sz w:val="16"/>
          <w:szCs w:val="16"/>
        </w:rPr>
        <w:t xml:space="preserve">To pass this page, please </w:t>
      </w:r>
      <w:r>
        <w:rPr>
          <w:sz w:val="16"/>
          <w:szCs w:val="16"/>
        </w:rPr>
        <w:t>Select No and click Next</w:t>
      </w:r>
      <w:r w:rsidR="007F54E3">
        <w:rPr>
          <w:sz w:val="16"/>
          <w:szCs w:val="16"/>
        </w:rPr>
        <w:t>.</w:t>
      </w:r>
    </w:p>
    <w:p w14:paraId="2834F0DC" w14:textId="77777777" w:rsidR="001C242E" w:rsidRDefault="001C242E" w:rsidP="001C242E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sz w:val="16"/>
          <w:szCs w:val="16"/>
        </w:rPr>
      </w:pPr>
    </w:p>
    <w:p w14:paraId="3C251868" w14:textId="13822971" w:rsidR="00554257" w:rsidRPr="00BB5D2E" w:rsidRDefault="005943E5" w:rsidP="003F67DC">
      <w:pPr>
        <w:pStyle w:val="ListParagraph"/>
        <w:numPr>
          <w:ilvl w:val="0"/>
          <w:numId w:val="13"/>
        </w:numPr>
        <w:spacing w:before="0" w:after="160" w:line="259" w:lineRule="auto"/>
        <w:contextualSpacing/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Applicant </w:t>
      </w:r>
      <w:r w:rsidR="00554257">
        <w:rPr>
          <w:b/>
          <w:bCs/>
          <w:sz w:val="16"/>
          <w:szCs w:val="16"/>
        </w:rPr>
        <w:t>Product Selector</w:t>
      </w:r>
      <w:r w:rsidR="00554257" w:rsidRPr="00BB5D2E">
        <w:rPr>
          <w:b/>
          <w:bCs/>
          <w:sz w:val="16"/>
          <w:szCs w:val="16"/>
        </w:rPr>
        <w:t xml:space="preserve"> Page – is NOT ready and have not been fully tested by Temenos:</w:t>
      </w:r>
    </w:p>
    <w:p w14:paraId="3E54B1B5" w14:textId="7F0A7976" w:rsidR="00554257" w:rsidRPr="00554257" w:rsidRDefault="00554257" w:rsidP="00E93EEB">
      <w:pPr>
        <w:pStyle w:val="ListParagraph"/>
        <w:numPr>
          <w:ilvl w:val="1"/>
          <w:numId w:val="13"/>
        </w:numPr>
        <w:spacing w:before="0" w:after="160" w:line="259" w:lineRule="auto"/>
        <w:contextualSpacing/>
        <w:rPr>
          <w:sz w:val="16"/>
          <w:szCs w:val="16"/>
        </w:rPr>
      </w:pPr>
      <w:r w:rsidRPr="00BB5D2E">
        <w:rPr>
          <w:sz w:val="16"/>
          <w:szCs w:val="16"/>
        </w:rPr>
        <w:t>User will need to progress through this page to access other pages that are ready for CWB to test in this sprint.</w:t>
      </w:r>
    </w:p>
    <w:p w14:paraId="00ABA407" w14:textId="4AA435ED" w:rsidR="00554257" w:rsidRDefault="00554257" w:rsidP="00E93EEB">
      <w:pPr>
        <w:pStyle w:val="ListParagraph"/>
        <w:numPr>
          <w:ilvl w:val="1"/>
          <w:numId w:val="13"/>
        </w:numPr>
        <w:spacing w:before="0" w:after="160" w:line="259" w:lineRule="auto"/>
        <w:contextualSpacing/>
        <w:rPr>
          <w:sz w:val="16"/>
          <w:szCs w:val="16"/>
        </w:rPr>
      </w:pPr>
      <w:r>
        <w:rPr>
          <w:sz w:val="16"/>
          <w:szCs w:val="16"/>
        </w:rPr>
        <w:t xml:space="preserve">Placeholder page – only has 1 </w:t>
      </w:r>
      <w:r w:rsidR="00A325EB">
        <w:rPr>
          <w:sz w:val="16"/>
          <w:szCs w:val="16"/>
        </w:rPr>
        <w:t>product.</w:t>
      </w:r>
      <w:r>
        <w:rPr>
          <w:sz w:val="16"/>
          <w:szCs w:val="16"/>
        </w:rPr>
        <w:t xml:space="preserve"> </w:t>
      </w:r>
    </w:p>
    <w:p w14:paraId="6D70C061" w14:textId="36836DA3" w:rsidR="00554257" w:rsidRPr="0028164D" w:rsidRDefault="00554257" w:rsidP="007D1B4E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sz w:val="16"/>
          <w:szCs w:val="16"/>
        </w:rPr>
      </w:pPr>
      <w:r w:rsidRPr="0028164D">
        <w:rPr>
          <w:sz w:val="16"/>
          <w:szCs w:val="16"/>
        </w:rPr>
        <w:t>To pass this page, please select product Modal page not in correct</w:t>
      </w:r>
      <w:r w:rsidR="002D71A7" w:rsidRPr="0028164D">
        <w:rPr>
          <w:sz w:val="16"/>
          <w:szCs w:val="16"/>
        </w:rPr>
        <w:t xml:space="preserve"> s</w:t>
      </w:r>
      <w:r w:rsidRPr="0028164D">
        <w:rPr>
          <w:sz w:val="16"/>
          <w:szCs w:val="16"/>
        </w:rPr>
        <w:t>tyle, pleas</w:t>
      </w:r>
      <w:r w:rsidR="001F7552" w:rsidRPr="0028164D">
        <w:rPr>
          <w:sz w:val="16"/>
          <w:szCs w:val="16"/>
        </w:rPr>
        <w:t>e</w:t>
      </w:r>
      <w:r w:rsidRPr="0028164D">
        <w:rPr>
          <w:sz w:val="16"/>
          <w:szCs w:val="16"/>
        </w:rPr>
        <w:t xml:space="preserve"> click Yes to continue.</w:t>
      </w:r>
    </w:p>
    <w:p w14:paraId="132592AB" w14:textId="23786996" w:rsidR="00946CEC" w:rsidRDefault="00946CEC" w:rsidP="001C2C7F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sz w:val="16"/>
          <w:szCs w:val="16"/>
        </w:rPr>
      </w:pPr>
    </w:p>
    <w:p w14:paraId="75F56068" w14:textId="38A2538D" w:rsidR="00C77AF9" w:rsidRPr="00BB5D2E" w:rsidRDefault="00C77AF9" w:rsidP="00C77AF9">
      <w:pPr>
        <w:pStyle w:val="ListParagraph"/>
        <w:numPr>
          <w:ilvl w:val="0"/>
          <w:numId w:val="13"/>
        </w:numPr>
        <w:spacing w:before="0" w:after="160" w:line="259" w:lineRule="auto"/>
        <w:contextualSpacing/>
        <w:rPr>
          <w:sz w:val="16"/>
          <w:szCs w:val="16"/>
        </w:rPr>
      </w:pPr>
      <w:r w:rsidRPr="00946CEC">
        <w:rPr>
          <w:b/>
          <w:bCs/>
          <w:sz w:val="16"/>
          <w:szCs w:val="16"/>
        </w:rPr>
        <w:t xml:space="preserve">Applicant </w:t>
      </w:r>
      <w:r w:rsidRPr="00C77AF9">
        <w:rPr>
          <w:b/>
          <w:bCs/>
          <w:sz w:val="16"/>
          <w:szCs w:val="16"/>
        </w:rPr>
        <w:t>Owners, Directors and Signers</w:t>
      </w:r>
      <w:r w:rsidRPr="00BB5D2E">
        <w:rPr>
          <w:b/>
          <w:bCs/>
          <w:sz w:val="16"/>
          <w:szCs w:val="16"/>
        </w:rPr>
        <w:t xml:space="preserve"> – is NOT ready and have not been fully tested by Temenos:</w:t>
      </w:r>
    </w:p>
    <w:p w14:paraId="61807861" w14:textId="1CDD6CB6" w:rsidR="00C77AF9" w:rsidRDefault="00C77AF9" w:rsidP="00C77AF9">
      <w:pPr>
        <w:pStyle w:val="ListParagraph"/>
        <w:numPr>
          <w:ilvl w:val="1"/>
          <w:numId w:val="13"/>
        </w:numPr>
        <w:spacing w:before="0" w:after="160" w:line="259" w:lineRule="auto"/>
        <w:contextualSpacing/>
        <w:rPr>
          <w:sz w:val="16"/>
          <w:szCs w:val="16"/>
        </w:rPr>
      </w:pPr>
      <w:r w:rsidRPr="00BB5D2E">
        <w:rPr>
          <w:sz w:val="16"/>
          <w:szCs w:val="16"/>
        </w:rPr>
        <w:t>User will need to progress through this page to access other pages that are ready for CWB to test in this sprint</w:t>
      </w:r>
      <w:r w:rsidR="00F21548">
        <w:rPr>
          <w:sz w:val="16"/>
          <w:szCs w:val="16"/>
        </w:rPr>
        <w:t>.</w:t>
      </w:r>
    </w:p>
    <w:p w14:paraId="4C5185D5" w14:textId="51DA0AE8" w:rsidR="00C77AF9" w:rsidRDefault="00C77AF9" w:rsidP="00C77AF9">
      <w:pPr>
        <w:pStyle w:val="ListParagraph"/>
        <w:numPr>
          <w:ilvl w:val="1"/>
          <w:numId w:val="13"/>
        </w:numPr>
        <w:spacing w:before="0" w:after="160" w:line="259" w:lineRule="auto"/>
        <w:contextualSpacing/>
        <w:rPr>
          <w:sz w:val="16"/>
          <w:szCs w:val="16"/>
        </w:rPr>
      </w:pPr>
      <w:r w:rsidRPr="00D43652">
        <w:rPr>
          <w:rFonts w:cs="Calibri"/>
          <w:sz w:val="16"/>
          <w:szCs w:val="16"/>
        </w:rPr>
        <w:t xml:space="preserve">The details for this page </w:t>
      </w:r>
      <w:r w:rsidR="00A5358E">
        <w:rPr>
          <w:rFonts w:cs="Calibri"/>
          <w:sz w:val="16"/>
          <w:szCs w:val="16"/>
        </w:rPr>
        <w:t>are</w:t>
      </w:r>
      <w:r w:rsidRPr="00D43652">
        <w:rPr>
          <w:rFonts w:cs="Calibri"/>
          <w:sz w:val="16"/>
          <w:szCs w:val="16"/>
        </w:rPr>
        <w:t xml:space="preserve"> still being finalized</w:t>
      </w:r>
      <w:r w:rsidR="00A5358E">
        <w:rPr>
          <w:rFonts w:cs="Calibri"/>
          <w:sz w:val="16"/>
          <w:szCs w:val="16"/>
        </w:rPr>
        <w:t>.</w:t>
      </w:r>
      <w:r w:rsidRPr="00D43652">
        <w:rPr>
          <w:rFonts w:cs="Calibri"/>
          <w:sz w:val="16"/>
          <w:szCs w:val="16"/>
        </w:rPr>
        <w:t xml:space="preserve"> </w:t>
      </w:r>
    </w:p>
    <w:p w14:paraId="25EA607D" w14:textId="77777777" w:rsidR="009B15B3" w:rsidRPr="009B15B3" w:rsidRDefault="00C77AF9" w:rsidP="00C77AF9">
      <w:pPr>
        <w:pStyle w:val="ListParagraph"/>
        <w:numPr>
          <w:ilvl w:val="1"/>
          <w:numId w:val="13"/>
        </w:numPr>
        <w:spacing w:before="0" w:after="160" w:line="259" w:lineRule="auto"/>
        <w:contextualSpacing/>
        <w:rPr>
          <w:sz w:val="16"/>
          <w:szCs w:val="16"/>
        </w:rPr>
      </w:pPr>
      <w:r>
        <w:rPr>
          <w:b/>
          <w:bCs/>
          <w:sz w:val="16"/>
          <w:szCs w:val="16"/>
          <w:u w:val="single"/>
        </w:rPr>
        <w:t>PLEASE</w:t>
      </w:r>
      <w:r w:rsidRPr="00554257">
        <w:rPr>
          <w:b/>
          <w:bCs/>
          <w:sz w:val="16"/>
          <w:szCs w:val="16"/>
          <w:u w:val="single"/>
        </w:rPr>
        <w:t xml:space="preserve"> READ:</w:t>
      </w:r>
      <w:r w:rsidRPr="00C77AF9">
        <w:rPr>
          <w:b/>
          <w:bCs/>
          <w:sz w:val="16"/>
          <w:szCs w:val="16"/>
        </w:rPr>
        <w:t xml:space="preserve">  </w:t>
      </w:r>
    </w:p>
    <w:p w14:paraId="27E7ABD8" w14:textId="77777777" w:rsidR="009B15B3" w:rsidRDefault="00C77AF9" w:rsidP="009B15B3">
      <w:pPr>
        <w:pStyle w:val="ListParagraph"/>
        <w:numPr>
          <w:ilvl w:val="2"/>
          <w:numId w:val="13"/>
        </w:numPr>
        <w:spacing w:before="0" w:after="160" w:line="259" w:lineRule="auto"/>
        <w:contextualSpacing/>
        <w:rPr>
          <w:sz w:val="16"/>
          <w:szCs w:val="16"/>
        </w:rPr>
      </w:pPr>
      <w:r w:rsidRPr="00C77AF9">
        <w:rPr>
          <w:sz w:val="16"/>
          <w:szCs w:val="16"/>
        </w:rPr>
        <w:t>Conditional Page based</w:t>
      </w:r>
      <w:r w:rsidRPr="00C77AF9">
        <w:rPr>
          <w:b/>
          <w:bCs/>
          <w:sz w:val="16"/>
          <w:szCs w:val="16"/>
        </w:rPr>
        <w:t xml:space="preserve"> </w:t>
      </w:r>
      <w:r w:rsidRPr="00C77AF9">
        <w:rPr>
          <w:sz w:val="16"/>
          <w:szCs w:val="16"/>
        </w:rPr>
        <w:t>business type: always show if Corporation or General Partnership; skip if Sole Proprietorship.</w:t>
      </w:r>
    </w:p>
    <w:p w14:paraId="70E4BB19" w14:textId="7DB85641" w:rsidR="00C77AF9" w:rsidRPr="009B15B3" w:rsidRDefault="00C77AF9" w:rsidP="009B15B3">
      <w:pPr>
        <w:pStyle w:val="ListParagraph"/>
        <w:numPr>
          <w:ilvl w:val="2"/>
          <w:numId w:val="13"/>
        </w:numPr>
        <w:spacing w:before="0" w:after="160" w:line="259" w:lineRule="auto"/>
        <w:contextualSpacing/>
        <w:rPr>
          <w:sz w:val="16"/>
          <w:szCs w:val="16"/>
        </w:rPr>
      </w:pPr>
      <w:r w:rsidRPr="009B15B3">
        <w:rPr>
          <w:sz w:val="16"/>
          <w:szCs w:val="16"/>
        </w:rPr>
        <w:t xml:space="preserve">Need </w:t>
      </w:r>
      <w:r w:rsidR="00A5358E" w:rsidRPr="009B15B3">
        <w:rPr>
          <w:sz w:val="16"/>
          <w:szCs w:val="16"/>
        </w:rPr>
        <w:t>to ensure “</w:t>
      </w:r>
      <w:r w:rsidR="002516CE" w:rsidRPr="009B15B3">
        <w:rPr>
          <w:sz w:val="16"/>
          <w:szCs w:val="16"/>
        </w:rPr>
        <w:t xml:space="preserve">Is a </w:t>
      </w:r>
      <w:r w:rsidRPr="009B15B3">
        <w:rPr>
          <w:sz w:val="16"/>
          <w:szCs w:val="16"/>
        </w:rPr>
        <w:t>Signer</w:t>
      </w:r>
      <w:r w:rsidR="002516CE" w:rsidRPr="009B15B3">
        <w:rPr>
          <w:sz w:val="16"/>
          <w:szCs w:val="16"/>
        </w:rPr>
        <w:t xml:space="preserve"> checkbox</w:t>
      </w:r>
      <w:r w:rsidR="00A5358E" w:rsidRPr="009B15B3">
        <w:rPr>
          <w:sz w:val="16"/>
          <w:szCs w:val="16"/>
        </w:rPr>
        <w:t>”</w:t>
      </w:r>
      <w:r w:rsidRPr="009B15B3">
        <w:rPr>
          <w:sz w:val="16"/>
          <w:szCs w:val="16"/>
        </w:rPr>
        <w:t xml:space="preserve"> = </w:t>
      </w:r>
      <w:r w:rsidR="002516CE" w:rsidRPr="009B15B3">
        <w:rPr>
          <w:sz w:val="16"/>
          <w:szCs w:val="16"/>
        </w:rPr>
        <w:t xml:space="preserve">checked, </w:t>
      </w:r>
      <w:r w:rsidR="00A5358E" w:rsidRPr="009B15B3">
        <w:rPr>
          <w:sz w:val="16"/>
          <w:szCs w:val="16"/>
        </w:rPr>
        <w:t>to</w:t>
      </w:r>
      <w:r w:rsidRPr="009B15B3">
        <w:rPr>
          <w:sz w:val="16"/>
          <w:szCs w:val="16"/>
        </w:rPr>
        <w:t xml:space="preserve"> see</w:t>
      </w:r>
      <w:r w:rsidRPr="009B15B3">
        <w:rPr>
          <w:b/>
          <w:bCs/>
          <w:sz w:val="16"/>
          <w:szCs w:val="16"/>
          <w:u w:val="single"/>
        </w:rPr>
        <w:t xml:space="preserve"> </w:t>
      </w:r>
      <w:r w:rsidR="002516CE" w:rsidRPr="009B15B3">
        <w:rPr>
          <w:rFonts w:cs="Calibri"/>
          <w:sz w:val="16"/>
          <w:szCs w:val="16"/>
        </w:rPr>
        <w:t xml:space="preserve">Await Authorize Signer page if you have completed Owners, Directors and Signers page </w:t>
      </w:r>
    </w:p>
    <w:p w14:paraId="70CCA57B" w14:textId="77777777" w:rsidR="00C77AF9" w:rsidRPr="00C77AF9" w:rsidRDefault="00C77AF9" w:rsidP="00C77AF9">
      <w:pPr>
        <w:pStyle w:val="ListParagraph"/>
        <w:numPr>
          <w:ilvl w:val="0"/>
          <w:numId w:val="0"/>
        </w:numPr>
        <w:spacing w:before="0" w:after="160" w:line="259" w:lineRule="auto"/>
        <w:ind w:left="1152"/>
        <w:contextualSpacing/>
        <w:rPr>
          <w:sz w:val="16"/>
          <w:szCs w:val="16"/>
        </w:rPr>
      </w:pPr>
    </w:p>
    <w:p w14:paraId="64AD3741" w14:textId="755AB040" w:rsidR="009B15B3" w:rsidRPr="00BB5D2E" w:rsidRDefault="002C5A91" w:rsidP="009B15B3">
      <w:pPr>
        <w:pStyle w:val="ListParagraph"/>
        <w:numPr>
          <w:ilvl w:val="0"/>
          <w:numId w:val="13"/>
        </w:numPr>
        <w:spacing w:before="0" w:after="160" w:line="259" w:lineRule="auto"/>
        <w:contextualSpacing/>
        <w:rPr>
          <w:sz w:val="16"/>
          <w:szCs w:val="16"/>
        </w:rPr>
      </w:pPr>
      <w:r w:rsidRPr="002C5A91">
        <w:rPr>
          <w:b/>
          <w:bCs/>
          <w:color w:val="00B050"/>
          <w:sz w:val="16"/>
          <w:szCs w:val="16"/>
        </w:rPr>
        <w:t>Newly added</w:t>
      </w:r>
      <w:r>
        <w:rPr>
          <w:b/>
          <w:bCs/>
          <w:sz w:val="16"/>
          <w:szCs w:val="16"/>
        </w:rPr>
        <w:t xml:space="preserve">: </w:t>
      </w:r>
      <w:r w:rsidR="009B15B3" w:rsidRPr="009B15B3">
        <w:rPr>
          <w:b/>
          <w:bCs/>
          <w:sz w:val="16"/>
          <w:szCs w:val="16"/>
        </w:rPr>
        <w:t xml:space="preserve">Non-signing Owners </w:t>
      </w:r>
      <w:r w:rsidR="009B15B3" w:rsidRPr="00C77AF9">
        <w:rPr>
          <w:b/>
          <w:bCs/>
          <w:sz w:val="16"/>
          <w:szCs w:val="16"/>
        </w:rPr>
        <w:t>Signers</w:t>
      </w:r>
      <w:r w:rsidR="009B15B3" w:rsidRPr="00BB5D2E">
        <w:rPr>
          <w:b/>
          <w:bCs/>
          <w:sz w:val="16"/>
          <w:szCs w:val="16"/>
        </w:rPr>
        <w:t xml:space="preserve"> – is NOT ready and have not been fully tested by Temenos:</w:t>
      </w:r>
    </w:p>
    <w:p w14:paraId="202B8125" w14:textId="77777777" w:rsidR="009B15B3" w:rsidRDefault="009B15B3" w:rsidP="009B15B3">
      <w:pPr>
        <w:pStyle w:val="ListParagraph"/>
        <w:numPr>
          <w:ilvl w:val="1"/>
          <w:numId w:val="13"/>
        </w:numPr>
        <w:spacing w:before="0" w:after="160" w:line="259" w:lineRule="auto"/>
        <w:contextualSpacing/>
        <w:rPr>
          <w:sz w:val="16"/>
          <w:szCs w:val="16"/>
        </w:rPr>
      </w:pPr>
      <w:r w:rsidRPr="00BB5D2E">
        <w:rPr>
          <w:sz w:val="16"/>
          <w:szCs w:val="16"/>
        </w:rPr>
        <w:t>User will need to progress through this page to access other pages that are ready for CWB to test in this sprint</w:t>
      </w:r>
      <w:r>
        <w:rPr>
          <w:sz w:val="16"/>
          <w:szCs w:val="16"/>
        </w:rPr>
        <w:t>.</w:t>
      </w:r>
    </w:p>
    <w:p w14:paraId="47FCBCD1" w14:textId="729F880C" w:rsidR="009B15B3" w:rsidRPr="009B15B3" w:rsidRDefault="009B15B3" w:rsidP="009B15B3">
      <w:pPr>
        <w:pStyle w:val="ListParagraph"/>
        <w:numPr>
          <w:ilvl w:val="1"/>
          <w:numId w:val="13"/>
        </w:numPr>
        <w:spacing w:before="0" w:after="160" w:line="259" w:lineRule="auto"/>
        <w:contextualSpacing/>
        <w:rPr>
          <w:sz w:val="16"/>
          <w:szCs w:val="16"/>
        </w:rPr>
      </w:pPr>
      <w:r w:rsidRPr="009B15B3">
        <w:rPr>
          <w:rFonts w:cs="Calibri"/>
          <w:sz w:val="16"/>
          <w:szCs w:val="16"/>
        </w:rPr>
        <w:t>The details for this page are still being finalize</w:t>
      </w:r>
      <w:r>
        <w:rPr>
          <w:rFonts w:cs="Calibri"/>
          <w:sz w:val="16"/>
          <w:szCs w:val="16"/>
        </w:rPr>
        <w:t>.</w:t>
      </w:r>
    </w:p>
    <w:p w14:paraId="5C9496C0" w14:textId="77777777" w:rsidR="009B15B3" w:rsidRPr="009B15B3" w:rsidRDefault="009B15B3" w:rsidP="009B15B3">
      <w:pPr>
        <w:pStyle w:val="ListParagraph"/>
        <w:numPr>
          <w:ilvl w:val="1"/>
          <w:numId w:val="13"/>
        </w:numPr>
        <w:spacing w:before="0" w:after="160" w:line="259" w:lineRule="auto"/>
        <w:contextualSpacing/>
        <w:rPr>
          <w:sz w:val="16"/>
          <w:szCs w:val="16"/>
        </w:rPr>
      </w:pPr>
      <w:r>
        <w:rPr>
          <w:b/>
          <w:bCs/>
          <w:sz w:val="16"/>
          <w:szCs w:val="16"/>
          <w:u w:val="single"/>
        </w:rPr>
        <w:t>PLEASE</w:t>
      </w:r>
      <w:r w:rsidRPr="00554257">
        <w:rPr>
          <w:b/>
          <w:bCs/>
          <w:sz w:val="16"/>
          <w:szCs w:val="16"/>
          <w:u w:val="single"/>
        </w:rPr>
        <w:t xml:space="preserve"> READ:</w:t>
      </w:r>
      <w:r w:rsidRPr="00C77AF9">
        <w:rPr>
          <w:b/>
          <w:bCs/>
          <w:sz w:val="16"/>
          <w:szCs w:val="16"/>
        </w:rPr>
        <w:t xml:space="preserve">  </w:t>
      </w:r>
    </w:p>
    <w:p w14:paraId="76A5601B" w14:textId="5682ADEF" w:rsidR="009B15B3" w:rsidRDefault="009B15B3" w:rsidP="009B15B3">
      <w:pPr>
        <w:pStyle w:val="ListParagraph"/>
        <w:numPr>
          <w:ilvl w:val="2"/>
          <w:numId w:val="13"/>
        </w:numPr>
        <w:spacing w:before="0" w:after="160" w:line="259" w:lineRule="auto"/>
        <w:contextualSpacing/>
        <w:rPr>
          <w:sz w:val="16"/>
          <w:szCs w:val="16"/>
        </w:rPr>
      </w:pPr>
      <w:r w:rsidRPr="00C77AF9">
        <w:rPr>
          <w:sz w:val="16"/>
          <w:szCs w:val="16"/>
        </w:rPr>
        <w:t>Conditional Page based</w:t>
      </w:r>
      <w:r w:rsidRPr="00C77AF9">
        <w:rPr>
          <w:b/>
          <w:bCs/>
          <w:sz w:val="16"/>
          <w:szCs w:val="16"/>
        </w:rPr>
        <w:t xml:space="preserve"> </w:t>
      </w:r>
      <w:r w:rsidRPr="00C77AF9">
        <w:rPr>
          <w:sz w:val="16"/>
          <w:szCs w:val="16"/>
        </w:rPr>
        <w:t>business type: always show if Corporation or General Partnership; skip if Sole Proprietorship</w:t>
      </w:r>
      <w:r>
        <w:rPr>
          <w:sz w:val="16"/>
          <w:szCs w:val="16"/>
        </w:rPr>
        <w:t xml:space="preserve"> AND </w:t>
      </w:r>
      <w:r w:rsidRPr="009B15B3">
        <w:rPr>
          <w:sz w:val="16"/>
          <w:szCs w:val="16"/>
        </w:rPr>
        <w:t xml:space="preserve">It should only show if owners added </w:t>
      </w:r>
      <w:r w:rsidR="007D1B4E">
        <w:rPr>
          <w:sz w:val="16"/>
          <w:szCs w:val="16"/>
        </w:rPr>
        <w:t xml:space="preserve">are </w:t>
      </w:r>
      <w:r w:rsidRPr="009B15B3">
        <w:rPr>
          <w:sz w:val="16"/>
          <w:szCs w:val="16"/>
        </w:rPr>
        <w:t>not a Signer</w:t>
      </w:r>
      <w:r>
        <w:rPr>
          <w:sz w:val="16"/>
          <w:szCs w:val="16"/>
        </w:rPr>
        <w:t xml:space="preserve"> </w:t>
      </w:r>
      <w:r w:rsidR="007D1B4E">
        <w:rPr>
          <w:sz w:val="16"/>
          <w:szCs w:val="16"/>
        </w:rPr>
        <w:t xml:space="preserve">meaning </w:t>
      </w:r>
      <w:r w:rsidR="007D1B4E" w:rsidRPr="009B15B3">
        <w:rPr>
          <w:sz w:val="16"/>
          <w:szCs w:val="16"/>
        </w:rPr>
        <w:t>“</w:t>
      </w:r>
      <w:r w:rsidRPr="009B15B3">
        <w:rPr>
          <w:sz w:val="16"/>
          <w:szCs w:val="16"/>
        </w:rPr>
        <w:t xml:space="preserve">Is a Signer checkbox” = </w:t>
      </w:r>
      <w:r>
        <w:rPr>
          <w:sz w:val="16"/>
          <w:szCs w:val="16"/>
        </w:rPr>
        <w:t>un</w:t>
      </w:r>
      <w:r w:rsidRPr="009B15B3">
        <w:rPr>
          <w:sz w:val="16"/>
          <w:szCs w:val="16"/>
        </w:rPr>
        <w:t>checked</w:t>
      </w:r>
    </w:p>
    <w:p w14:paraId="1F4ECC5C" w14:textId="5CD10443" w:rsidR="007D1B4E" w:rsidRPr="007D1B4E" w:rsidRDefault="009B15B3" w:rsidP="007D1B4E">
      <w:pPr>
        <w:pStyle w:val="ListParagraph"/>
        <w:numPr>
          <w:ilvl w:val="2"/>
          <w:numId w:val="13"/>
        </w:numPr>
        <w:spacing w:before="0" w:after="160" w:line="259" w:lineRule="auto"/>
        <w:contextualSpacing/>
        <w:rPr>
          <w:sz w:val="16"/>
          <w:szCs w:val="16"/>
        </w:rPr>
      </w:pPr>
      <w:r>
        <w:rPr>
          <w:sz w:val="16"/>
          <w:szCs w:val="16"/>
        </w:rPr>
        <w:t xml:space="preserve">Currently this page is being shown all the time </w:t>
      </w:r>
      <w:r w:rsidR="007D1B4E">
        <w:rPr>
          <w:sz w:val="16"/>
          <w:szCs w:val="16"/>
        </w:rPr>
        <w:t xml:space="preserve">for </w:t>
      </w:r>
      <w:r w:rsidRPr="00C77AF9">
        <w:rPr>
          <w:sz w:val="16"/>
          <w:szCs w:val="16"/>
        </w:rPr>
        <w:t>business type</w:t>
      </w:r>
      <w:r w:rsidR="007D1B4E">
        <w:rPr>
          <w:sz w:val="16"/>
          <w:szCs w:val="16"/>
        </w:rPr>
        <w:t xml:space="preserve">: </w:t>
      </w:r>
      <w:r w:rsidRPr="00C77AF9">
        <w:rPr>
          <w:sz w:val="16"/>
          <w:szCs w:val="16"/>
        </w:rPr>
        <w:t>Corporation or General Partnership</w:t>
      </w:r>
      <w:r w:rsidR="007D1B4E">
        <w:rPr>
          <w:sz w:val="16"/>
          <w:szCs w:val="16"/>
        </w:rPr>
        <w:t>, even when there are no non-signers.</w:t>
      </w:r>
    </w:p>
    <w:p w14:paraId="6D331AB6" w14:textId="1CBC9F95" w:rsidR="009B15B3" w:rsidRDefault="009B15B3" w:rsidP="009B15B3">
      <w:pPr>
        <w:pStyle w:val="ListParagraph"/>
        <w:numPr>
          <w:ilvl w:val="1"/>
          <w:numId w:val="13"/>
        </w:numPr>
        <w:spacing w:before="0" w:after="160" w:line="259" w:lineRule="auto"/>
        <w:contextualSpacing/>
        <w:rPr>
          <w:sz w:val="16"/>
          <w:szCs w:val="16"/>
        </w:rPr>
      </w:pPr>
      <w:r>
        <w:rPr>
          <w:sz w:val="16"/>
          <w:szCs w:val="16"/>
        </w:rPr>
        <w:t>To Pass this page please enter an address</w:t>
      </w:r>
      <w:r w:rsidR="00441DC0">
        <w:rPr>
          <w:sz w:val="16"/>
          <w:szCs w:val="16"/>
        </w:rPr>
        <w:t xml:space="preserve"> and click Next</w:t>
      </w:r>
      <w:r w:rsidR="007D1B4E">
        <w:rPr>
          <w:sz w:val="16"/>
          <w:szCs w:val="16"/>
        </w:rPr>
        <w:t>.</w:t>
      </w:r>
    </w:p>
    <w:p w14:paraId="615ECDD2" w14:textId="77777777" w:rsidR="00D8637F" w:rsidRPr="009B15B3" w:rsidRDefault="00D8637F" w:rsidP="00D8637F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sz w:val="16"/>
          <w:szCs w:val="16"/>
        </w:rPr>
      </w:pPr>
    </w:p>
    <w:p w14:paraId="2E75D4E8" w14:textId="5270AF2A" w:rsidR="00946CEC" w:rsidRPr="00BB5D2E" w:rsidRDefault="00946CEC" w:rsidP="00946CEC">
      <w:pPr>
        <w:pStyle w:val="ListParagraph"/>
        <w:numPr>
          <w:ilvl w:val="0"/>
          <w:numId w:val="13"/>
        </w:numPr>
        <w:spacing w:before="0" w:after="160" w:line="259" w:lineRule="auto"/>
        <w:contextualSpacing/>
        <w:rPr>
          <w:sz w:val="16"/>
          <w:szCs w:val="16"/>
        </w:rPr>
      </w:pPr>
      <w:r w:rsidRPr="00946CEC">
        <w:rPr>
          <w:b/>
          <w:bCs/>
          <w:sz w:val="16"/>
          <w:szCs w:val="16"/>
        </w:rPr>
        <w:t>Applicant Disclosures - Tax Residency Page</w:t>
      </w:r>
      <w:r w:rsidRPr="00BB5D2E">
        <w:rPr>
          <w:b/>
          <w:bCs/>
          <w:sz w:val="16"/>
          <w:szCs w:val="16"/>
        </w:rPr>
        <w:t xml:space="preserve"> – is NOT ready and have not been fully tested by Temenos:</w:t>
      </w:r>
    </w:p>
    <w:p w14:paraId="5D77738F" w14:textId="14019C7F" w:rsidR="00946CEC" w:rsidRDefault="00946CEC" w:rsidP="00946CEC">
      <w:pPr>
        <w:pStyle w:val="ListParagraph"/>
        <w:numPr>
          <w:ilvl w:val="1"/>
          <w:numId w:val="13"/>
        </w:numPr>
        <w:spacing w:before="0" w:after="160" w:line="259" w:lineRule="auto"/>
        <w:contextualSpacing/>
        <w:rPr>
          <w:sz w:val="16"/>
          <w:szCs w:val="16"/>
        </w:rPr>
      </w:pPr>
      <w:r w:rsidRPr="00BB5D2E">
        <w:rPr>
          <w:sz w:val="16"/>
          <w:szCs w:val="16"/>
        </w:rPr>
        <w:t>User will need to progress through this page to access other pages that are ready for CWB to test in this sprint</w:t>
      </w:r>
      <w:r w:rsidR="00F21548">
        <w:rPr>
          <w:sz w:val="16"/>
          <w:szCs w:val="16"/>
        </w:rPr>
        <w:t>.</w:t>
      </w:r>
    </w:p>
    <w:p w14:paraId="7EEB7D8A" w14:textId="56F5741F" w:rsidR="00946CEC" w:rsidRDefault="00946CEC" w:rsidP="00946CEC">
      <w:pPr>
        <w:pStyle w:val="ListParagraph"/>
        <w:numPr>
          <w:ilvl w:val="1"/>
          <w:numId w:val="13"/>
        </w:numPr>
        <w:spacing w:before="0" w:after="160" w:line="259" w:lineRule="auto"/>
        <w:contextualSpacing/>
        <w:rPr>
          <w:sz w:val="16"/>
          <w:szCs w:val="16"/>
        </w:rPr>
      </w:pPr>
      <w:r>
        <w:rPr>
          <w:b/>
          <w:bCs/>
          <w:sz w:val="16"/>
          <w:szCs w:val="16"/>
          <w:u w:val="single"/>
        </w:rPr>
        <w:t>PLEASE</w:t>
      </w:r>
      <w:r w:rsidRPr="00554257">
        <w:rPr>
          <w:b/>
          <w:bCs/>
          <w:sz w:val="16"/>
          <w:szCs w:val="16"/>
          <w:u w:val="single"/>
        </w:rPr>
        <w:t xml:space="preserve"> READ:</w:t>
      </w:r>
      <w:r>
        <w:rPr>
          <w:b/>
          <w:bCs/>
          <w:sz w:val="16"/>
          <w:szCs w:val="16"/>
          <w:u w:val="single"/>
        </w:rPr>
        <w:t xml:space="preserve">  </w:t>
      </w:r>
      <w:r w:rsidRPr="00946CEC">
        <w:rPr>
          <w:sz w:val="16"/>
          <w:szCs w:val="16"/>
        </w:rPr>
        <w:t>See this Page if Busines</w:t>
      </w:r>
      <w:r w:rsidR="002516CE">
        <w:rPr>
          <w:sz w:val="16"/>
          <w:szCs w:val="16"/>
        </w:rPr>
        <w:t>s</w:t>
      </w:r>
      <w:r w:rsidRPr="00946CEC">
        <w:rPr>
          <w:sz w:val="16"/>
          <w:szCs w:val="16"/>
        </w:rPr>
        <w:t xml:space="preserve"> is Corporation or General Partnership</w:t>
      </w:r>
    </w:p>
    <w:p w14:paraId="6662D47E" w14:textId="180F0A0F" w:rsidR="00946CEC" w:rsidRPr="00946CEC" w:rsidRDefault="00946CEC" w:rsidP="00946CEC">
      <w:pPr>
        <w:pStyle w:val="ListParagraph"/>
        <w:numPr>
          <w:ilvl w:val="2"/>
          <w:numId w:val="13"/>
        </w:numPr>
        <w:spacing w:before="0" w:after="160" w:line="259" w:lineRule="auto"/>
        <w:contextualSpacing/>
        <w:rPr>
          <w:rFonts w:cs="Calibri"/>
          <w:sz w:val="16"/>
          <w:szCs w:val="16"/>
        </w:rPr>
      </w:pPr>
      <w:r w:rsidRPr="00946CEC">
        <w:rPr>
          <w:rFonts w:cs="Calibri"/>
          <w:color w:val="172B4D"/>
          <w:sz w:val="16"/>
          <w:szCs w:val="16"/>
        </w:rPr>
        <w:t>Mobile View: Space between text and Progress bar is still too far compare to other pages</w:t>
      </w:r>
      <w:r w:rsidR="00F21548">
        <w:rPr>
          <w:rFonts w:cs="Calibri"/>
          <w:color w:val="172B4D"/>
          <w:sz w:val="16"/>
          <w:szCs w:val="16"/>
        </w:rPr>
        <w:t>.</w:t>
      </w:r>
    </w:p>
    <w:p w14:paraId="6C39BBBE" w14:textId="52863A9D" w:rsidR="00946CEC" w:rsidRPr="00946CEC" w:rsidRDefault="00946CEC" w:rsidP="00946CEC">
      <w:pPr>
        <w:pStyle w:val="ListParagraph"/>
        <w:numPr>
          <w:ilvl w:val="2"/>
          <w:numId w:val="13"/>
        </w:numPr>
        <w:spacing w:before="0" w:after="160" w:line="259" w:lineRule="auto"/>
        <w:contextualSpacing/>
        <w:rPr>
          <w:rFonts w:cs="Calibri"/>
          <w:sz w:val="16"/>
          <w:szCs w:val="16"/>
        </w:rPr>
      </w:pPr>
      <w:r w:rsidRPr="00946CEC">
        <w:rPr>
          <w:rFonts w:cs="Calibri"/>
          <w:color w:val="172B4D"/>
          <w:sz w:val="16"/>
          <w:szCs w:val="16"/>
        </w:rPr>
        <w:t>Mobile View: Tool Tip icon too far from text (Samsung S9 Android and iPhone)</w:t>
      </w:r>
    </w:p>
    <w:p w14:paraId="19B2B409" w14:textId="77777777" w:rsidR="00B52F3E" w:rsidRPr="00B52F3E" w:rsidRDefault="00B52F3E" w:rsidP="00B52F3E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sz w:val="16"/>
          <w:szCs w:val="16"/>
        </w:rPr>
      </w:pPr>
    </w:p>
    <w:p w14:paraId="2E181AFF" w14:textId="40E83A73" w:rsidR="00A50FA1" w:rsidRPr="00B52F3E" w:rsidRDefault="005943E5" w:rsidP="00E93EEB">
      <w:pPr>
        <w:pStyle w:val="ListParagraph"/>
        <w:numPr>
          <w:ilvl w:val="0"/>
          <w:numId w:val="13"/>
        </w:numPr>
        <w:spacing w:before="0" w:after="160" w:line="259" w:lineRule="auto"/>
        <w:contextualSpacing/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Applicant </w:t>
      </w:r>
      <w:r w:rsidR="00A50FA1">
        <w:rPr>
          <w:b/>
          <w:bCs/>
          <w:sz w:val="16"/>
          <w:szCs w:val="16"/>
        </w:rPr>
        <w:t>Business Disclosure</w:t>
      </w:r>
      <w:r w:rsidR="00A50FA1" w:rsidRPr="00BB5D2E">
        <w:rPr>
          <w:b/>
          <w:bCs/>
          <w:sz w:val="16"/>
          <w:szCs w:val="16"/>
        </w:rPr>
        <w:t xml:space="preserve"> – is NOT ready and have not been fully tested by Temenos:</w:t>
      </w:r>
    </w:p>
    <w:p w14:paraId="1CDCC6C9" w14:textId="203ADA7C" w:rsidR="00B52F3E" w:rsidRPr="00554257" w:rsidRDefault="00B52F3E" w:rsidP="00E93EEB">
      <w:pPr>
        <w:pStyle w:val="ListParagraph"/>
        <w:numPr>
          <w:ilvl w:val="1"/>
          <w:numId w:val="13"/>
        </w:numPr>
        <w:spacing w:before="0" w:after="160" w:line="259" w:lineRule="auto"/>
        <w:contextualSpacing/>
        <w:rPr>
          <w:sz w:val="16"/>
          <w:szCs w:val="16"/>
        </w:rPr>
      </w:pPr>
      <w:r w:rsidRPr="00BB5D2E">
        <w:rPr>
          <w:sz w:val="16"/>
          <w:szCs w:val="16"/>
        </w:rPr>
        <w:t xml:space="preserve">User will need to progress through this page to </w:t>
      </w:r>
      <w:r w:rsidR="00B12052">
        <w:rPr>
          <w:sz w:val="16"/>
          <w:szCs w:val="16"/>
        </w:rPr>
        <w:t>trigger</w:t>
      </w:r>
      <w:r w:rsidRPr="00BB5D2E">
        <w:rPr>
          <w:sz w:val="16"/>
          <w:szCs w:val="16"/>
        </w:rPr>
        <w:t xml:space="preserve"> </w:t>
      </w:r>
      <w:r w:rsidR="00B12052">
        <w:rPr>
          <w:sz w:val="16"/>
          <w:szCs w:val="16"/>
        </w:rPr>
        <w:t>emails</w:t>
      </w:r>
      <w:r w:rsidRPr="00BB5D2E">
        <w:rPr>
          <w:sz w:val="16"/>
          <w:szCs w:val="16"/>
        </w:rPr>
        <w:t xml:space="preserve"> that are ready for CWB to test in this sprint.</w:t>
      </w:r>
    </w:p>
    <w:p w14:paraId="12D25BF8" w14:textId="2B1EE7B3" w:rsidR="00C62471" w:rsidRPr="00C62471" w:rsidRDefault="00B52F3E" w:rsidP="00E93EEB">
      <w:pPr>
        <w:pStyle w:val="ListParagraph"/>
        <w:numPr>
          <w:ilvl w:val="1"/>
          <w:numId w:val="13"/>
        </w:numPr>
        <w:spacing w:before="0" w:after="160" w:line="259" w:lineRule="auto"/>
        <w:contextualSpacing/>
        <w:rPr>
          <w:sz w:val="16"/>
          <w:szCs w:val="16"/>
        </w:rPr>
      </w:pPr>
      <w:r w:rsidRPr="00532D66">
        <w:rPr>
          <w:rFonts w:cs="Calibri"/>
          <w:b/>
          <w:bCs/>
          <w:sz w:val="16"/>
          <w:szCs w:val="16"/>
          <w:u w:val="single"/>
        </w:rPr>
        <w:t>PLEASE READ:</w:t>
      </w:r>
      <w:r w:rsidRPr="00532D66">
        <w:rPr>
          <w:rFonts w:cs="Calibri"/>
          <w:color w:val="172B4D"/>
          <w:sz w:val="16"/>
          <w:szCs w:val="16"/>
        </w:rPr>
        <w:t xml:space="preserve"> </w:t>
      </w:r>
      <w:r w:rsidR="00C62471">
        <w:rPr>
          <w:rFonts w:cs="Calibri"/>
          <w:color w:val="172B4D"/>
          <w:sz w:val="16"/>
          <w:szCs w:val="16"/>
        </w:rPr>
        <w:br/>
      </w:r>
      <w:r>
        <w:rPr>
          <w:rFonts w:cs="Calibri"/>
          <w:sz w:val="16"/>
          <w:szCs w:val="16"/>
        </w:rPr>
        <w:t xml:space="preserve">Check the checkbox and click Next to continue. </w:t>
      </w:r>
    </w:p>
    <w:p w14:paraId="05040DF0" w14:textId="77777777" w:rsidR="00B12052" w:rsidRDefault="00B52F3E" w:rsidP="00C62471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rFonts w:cs="Calibri"/>
          <w:sz w:val="16"/>
          <w:szCs w:val="16"/>
        </w:rPr>
      </w:pPr>
      <w:r w:rsidRPr="00C62471">
        <w:rPr>
          <w:rFonts w:cs="Calibri"/>
          <w:sz w:val="16"/>
          <w:szCs w:val="16"/>
        </w:rPr>
        <w:t xml:space="preserve">Need pass this page to trigger the </w:t>
      </w:r>
    </w:p>
    <w:p w14:paraId="457E645B" w14:textId="0D46FB29" w:rsidR="00B52F3E" w:rsidRPr="00B12052" w:rsidRDefault="00B52F3E" w:rsidP="00B12052">
      <w:pPr>
        <w:pStyle w:val="ListParagraph"/>
        <w:numPr>
          <w:ilvl w:val="2"/>
          <w:numId w:val="13"/>
        </w:numPr>
        <w:spacing w:before="0" w:after="160" w:line="259" w:lineRule="auto"/>
        <w:contextualSpacing/>
        <w:rPr>
          <w:sz w:val="16"/>
          <w:szCs w:val="16"/>
        </w:rPr>
      </w:pPr>
      <w:r w:rsidRPr="00C62471">
        <w:rPr>
          <w:rFonts w:cs="Calibri"/>
          <w:sz w:val="16"/>
          <w:szCs w:val="16"/>
        </w:rPr>
        <w:t>Await Authorized Signer Email generation</w:t>
      </w:r>
    </w:p>
    <w:p w14:paraId="771E0F16" w14:textId="742B5E7B" w:rsidR="00B12052" w:rsidRPr="004B3153" w:rsidRDefault="00B12052" w:rsidP="00B12052">
      <w:pPr>
        <w:pStyle w:val="ListParagraph"/>
        <w:numPr>
          <w:ilvl w:val="2"/>
          <w:numId w:val="13"/>
        </w:numPr>
        <w:spacing w:before="0" w:after="160" w:line="259" w:lineRule="auto"/>
        <w:contextualSpacing/>
        <w:rPr>
          <w:rFonts w:cs="Calibri"/>
          <w:sz w:val="16"/>
          <w:szCs w:val="16"/>
        </w:rPr>
      </w:pPr>
      <w:r>
        <w:rPr>
          <w:rFonts w:cs="Calibri"/>
          <w:sz w:val="16"/>
          <w:szCs w:val="16"/>
        </w:rPr>
        <w:lastRenderedPageBreak/>
        <w:t xml:space="preserve">Authorized Signe Invitation Email - This will provide access to start the Authorized Signer pages that </w:t>
      </w:r>
      <w:r w:rsidRPr="00BB5D2E">
        <w:rPr>
          <w:sz w:val="16"/>
          <w:szCs w:val="16"/>
        </w:rPr>
        <w:t xml:space="preserve">are ready </w:t>
      </w:r>
      <w:r w:rsidRPr="004B3153">
        <w:rPr>
          <w:rFonts w:cs="Calibri"/>
          <w:sz w:val="16"/>
          <w:szCs w:val="16"/>
        </w:rPr>
        <w:t>for CWB to test in this sprint.</w:t>
      </w:r>
    </w:p>
    <w:p w14:paraId="16AF42A3" w14:textId="77777777" w:rsidR="004B3153" w:rsidRPr="004B3153" w:rsidRDefault="00B12052" w:rsidP="004B3153">
      <w:pPr>
        <w:pStyle w:val="ListParagraph"/>
        <w:numPr>
          <w:ilvl w:val="2"/>
          <w:numId w:val="13"/>
        </w:numPr>
        <w:spacing w:before="0" w:after="160" w:line="259" w:lineRule="auto"/>
        <w:contextualSpacing/>
        <w:rPr>
          <w:rFonts w:cs="Calibri"/>
          <w:sz w:val="16"/>
          <w:szCs w:val="16"/>
        </w:rPr>
      </w:pPr>
      <w:r w:rsidRPr="004B3153">
        <w:rPr>
          <w:rFonts w:cs="Calibri"/>
          <w:sz w:val="16"/>
          <w:szCs w:val="16"/>
        </w:rPr>
        <w:t xml:space="preserve">Manual IDV email </w:t>
      </w:r>
    </w:p>
    <w:p w14:paraId="642CABC4" w14:textId="14081F8E" w:rsidR="004B3153" w:rsidRPr="004B3153" w:rsidRDefault="00B12052" w:rsidP="004B3153">
      <w:pPr>
        <w:spacing w:before="0" w:after="160" w:line="259" w:lineRule="auto"/>
        <w:ind w:left="1656"/>
        <w:contextualSpacing/>
        <w:rPr>
          <w:rFonts w:ascii="Calibri" w:hAnsi="Calibri" w:cs="Calibri"/>
          <w:sz w:val="16"/>
          <w:szCs w:val="16"/>
        </w:rPr>
      </w:pPr>
      <w:r w:rsidRPr="004B3153">
        <w:rPr>
          <w:rFonts w:ascii="Calibri" w:hAnsi="Calibri" w:cs="Calibri"/>
          <w:sz w:val="16"/>
          <w:szCs w:val="16"/>
        </w:rPr>
        <w:t>C</w:t>
      </w:r>
      <w:r w:rsidR="00B52F3E" w:rsidRPr="004B3153">
        <w:rPr>
          <w:rFonts w:ascii="Calibri" w:hAnsi="Calibri" w:cs="Calibri"/>
          <w:sz w:val="16"/>
          <w:szCs w:val="16"/>
        </w:rPr>
        <w:t>lick Next</w:t>
      </w:r>
      <w:r w:rsidRPr="004B3153">
        <w:rPr>
          <w:rFonts w:ascii="Calibri" w:hAnsi="Calibri" w:cs="Calibri"/>
          <w:sz w:val="16"/>
          <w:szCs w:val="16"/>
        </w:rPr>
        <w:t>:</w:t>
      </w:r>
    </w:p>
    <w:p w14:paraId="443ED4D6" w14:textId="42DE0C1C" w:rsidR="00FC11D1" w:rsidRDefault="004B3153" w:rsidP="004B3153">
      <w:pPr>
        <w:pStyle w:val="ListParagraph"/>
        <w:numPr>
          <w:ilvl w:val="2"/>
          <w:numId w:val="13"/>
        </w:numPr>
        <w:spacing w:before="0" w:after="160" w:line="259" w:lineRule="auto"/>
        <w:contextualSpacing/>
        <w:rPr>
          <w:rFonts w:cs="Calibri"/>
          <w:sz w:val="16"/>
          <w:szCs w:val="16"/>
        </w:rPr>
      </w:pPr>
      <w:r>
        <w:rPr>
          <w:rFonts w:cs="Calibri"/>
          <w:sz w:val="16"/>
          <w:szCs w:val="16"/>
        </w:rPr>
        <w:t xml:space="preserve">Go </w:t>
      </w:r>
      <w:r w:rsidR="00B12052" w:rsidRPr="00B12052">
        <w:rPr>
          <w:rFonts w:cs="Calibri"/>
          <w:sz w:val="16"/>
          <w:szCs w:val="16"/>
        </w:rPr>
        <w:t xml:space="preserve">to </w:t>
      </w:r>
      <w:r w:rsidR="00FC11D1">
        <w:rPr>
          <w:rFonts w:cs="Calibri"/>
          <w:sz w:val="16"/>
          <w:szCs w:val="16"/>
        </w:rPr>
        <w:t xml:space="preserve">Await Authorize Signer page </w:t>
      </w:r>
      <w:r w:rsidR="00FC11D1" w:rsidRPr="00B12052">
        <w:rPr>
          <w:rFonts w:cs="Calibri"/>
          <w:sz w:val="16"/>
          <w:szCs w:val="16"/>
        </w:rPr>
        <w:t>if you have completed Owners, Directors and Signers page and indicated the</w:t>
      </w:r>
      <w:r w:rsidR="009B15B3">
        <w:rPr>
          <w:rFonts w:cs="Calibri"/>
          <w:sz w:val="16"/>
          <w:szCs w:val="16"/>
        </w:rPr>
        <w:t>r</w:t>
      </w:r>
      <w:r w:rsidR="00FC11D1" w:rsidRPr="00B12052">
        <w:rPr>
          <w:rFonts w:cs="Calibri"/>
          <w:sz w:val="16"/>
          <w:szCs w:val="16"/>
        </w:rPr>
        <w:t>e are signers</w:t>
      </w:r>
      <w:r w:rsidR="00AE5588">
        <w:rPr>
          <w:rFonts w:cs="Calibri"/>
          <w:sz w:val="16"/>
          <w:szCs w:val="16"/>
        </w:rPr>
        <w:t xml:space="preserve"> </w:t>
      </w:r>
      <w:r w:rsidR="00AE5588">
        <w:rPr>
          <w:rFonts w:cs="Calibri"/>
          <w:sz w:val="16"/>
          <w:szCs w:val="16"/>
        </w:rPr>
        <w:br/>
        <w:t>-OR-</w:t>
      </w:r>
    </w:p>
    <w:p w14:paraId="68FF1E65" w14:textId="276E0481" w:rsidR="004B3153" w:rsidRPr="00AE5588" w:rsidRDefault="002C5A91" w:rsidP="00AE5588">
      <w:pPr>
        <w:pStyle w:val="ListParagraph"/>
        <w:numPr>
          <w:ilvl w:val="2"/>
          <w:numId w:val="13"/>
        </w:numPr>
        <w:spacing w:before="0" w:after="160" w:line="259" w:lineRule="auto"/>
        <w:contextualSpacing/>
        <w:rPr>
          <w:rFonts w:cs="Calibri"/>
          <w:sz w:val="16"/>
          <w:szCs w:val="16"/>
        </w:rPr>
      </w:pPr>
      <w:r w:rsidRPr="002C5A91">
        <w:rPr>
          <w:rFonts w:cs="Calibri"/>
          <w:b/>
          <w:bCs/>
          <w:color w:val="00B050"/>
          <w:sz w:val="16"/>
          <w:szCs w:val="16"/>
        </w:rPr>
        <w:t>New</w:t>
      </w:r>
      <w:r>
        <w:rPr>
          <w:rFonts w:cs="Calibri"/>
          <w:b/>
          <w:bCs/>
          <w:color w:val="00B050"/>
          <w:sz w:val="16"/>
          <w:szCs w:val="16"/>
        </w:rPr>
        <w:t>ly added</w:t>
      </w:r>
      <w:r w:rsidRPr="002C5A91">
        <w:rPr>
          <w:rFonts w:cs="Calibri"/>
          <w:b/>
          <w:bCs/>
          <w:color w:val="00B050"/>
          <w:sz w:val="16"/>
          <w:szCs w:val="16"/>
        </w:rPr>
        <w:t xml:space="preserve">: </w:t>
      </w:r>
      <w:r w:rsidR="00AE5588">
        <w:rPr>
          <w:rFonts w:cs="Calibri"/>
          <w:sz w:val="16"/>
          <w:szCs w:val="16"/>
        </w:rPr>
        <w:t xml:space="preserve">Go to </w:t>
      </w:r>
      <w:r w:rsidR="004B3153">
        <w:rPr>
          <w:rFonts w:cs="Calibri"/>
          <w:sz w:val="16"/>
          <w:szCs w:val="16"/>
        </w:rPr>
        <w:t xml:space="preserve">Accounts Option page if Sole Proprietor or </w:t>
      </w:r>
      <w:r w:rsidR="004B3153" w:rsidRPr="00B12052">
        <w:rPr>
          <w:rFonts w:cs="Calibri"/>
          <w:sz w:val="16"/>
          <w:szCs w:val="16"/>
        </w:rPr>
        <w:t xml:space="preserve">if you have completed Owners, Directors and Signers page and indicated </w:t>
      </w:r>
      <w:r w:rsidR="004B3153">
        <w:rPr>
          <w:rFonts w:cs="Calibri"/>
          <w:sz w:val="16"/>
          <w:szCs w:val="16"/>
        </w:rPr>
        <w:t>no</w:t>
      </w:r>
      <w:r w:rsidR="004B3153" w:rsidRPr="00B12052">
        <w:rPr>
          <w:rFonts w:cs="Calibri"/>
          <w:sz w:val="16"/>
          <w:szCs w:val="16"/>
        </w:rPr>
        <w:t xml:space="preserve"> signers</w:t>
      </w:r>
      <w:r w:rsidR="004B3153">
        <w:rPr>
          <w:rFonts w:cs="Calibri"/>
          <w:sz w:val="16"/>
          <w:szCs w:val="16"/>
        </w:rPr>
        <w:t>.</w:t>
      </w:r>
    </w:p>
    <w:p w14:paraId="1AFE8DFE" w14:textId="77777777" w:rsidR="00FC11D1" w:rsidRPr="00FC11D1" w:rsidRDefault="00FC11D1" w:rsidP="00FC11D1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rFonts w:cs="Calibri"/>
          <w:sz w:val="16"/>
          <w:szCs w:val="16"/>
        </w:rPr>
      </w:pPr>
    </w:p>
    <w:p w14:paraId="08921DD5" w14:textId="7F60C5A4" w:rsidR="00FC11D1" w:rsidRPr="00B52F3E" w:rsidRDefault="00FC11D1" w:rsidP="00FC11D1">
      <w:pPr>
        <w:pStyle w:val="ListParagraph"/>
        <w:numPr>
          <w:ilvl w:val="0"/>
          <w:numId w:val="13"/>
        </w:numPr>
        <w:spacing w:before="0" w:after="160" w:line="259" w:lineRule="auto"/>
        <w:contextualSpacing/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Applicant Await Authorized Signer </w:t>
      </w:r>
      <w:r w:rsidRPr="00BB5D2E">
        <w:rPr>
          <w:b/>
          <w:bCs/>
          <w:sz w:val="16"/>
          <w:szCs w:val="16"/>
        </w:rPr>
        <w:t>– is NOT ready and have not been fully tested by Temenos:</w:t>
      </w:r>
    </w:p>
    <w:p w14:paraId="2FA96612" w14:textId="50D3CDD0" w:rsidR="00FC11D1" w:rsidRDefault="00FC11D1" w:rsidP="00FC11D1">
      <w:pPr>
        <w:pStyle w:val="ListParagraph"/>
        <w:numPr>
          <w:ilvl w:val="1"/>
          <w:numId w:val="13"/>
        </w:numPr>
        <w:spacing w:before="0" w:after="160" w:line="259" w:lineRule="auto"/>
        <w:contextualSpacing/>
        <w:rPr>
          <w:rFonts w:cs="Calibri"/>
          <w:sz w:val="16"/>
          <w:szCs w:val="16"/>
        </w:rPr>
      </w:pPr>
      <w:r w:rsidRPr="00D43652">
        <w:rPr>
          <w:rFonts w:cs="Calibri"/>
          <w:sz w:val="16"/>
          <w:szCs w:val="16"/>
        </w:rPr>
        <w:t xml:space="preserve">The details for this page </w:t>
      </w:r>
      <w:r w:rsidR="00AE5588" w:rsidRPr="00D43652">
        <w:rPr>
          <w:rFonts w:cs="Calibri"/>
          <w:sz w:val="16"/>
          <w:szCs w:val="16"/>
        </w:rPr>
        <w:t>are</w:t>
      </w:r>
      <w:r w:rsidRPr="00D43652">
        <w:rPr>
          <w:rFonts w:cs="Calibri"/>
          <w:sz w:val="16"/>
          <w:szCs w:val="16"/>
        </w:rPr>
        <w:t xml:space="preserve"> still being </w:t>
      </w:r>
      <w:r w:rsidR="00AE5588" w:rsidRPr="00D43652">
        <w:rPr>
          <w:rFonts w:cs="Calibri"/>
          <w:sz w:val="16"/>
          <w:szCs w:val="16"/>
        </w:rPr>
        <w:t>finalized.</w:t>
      </w:r>
      <w:r w:rsidRPr="00D43652">
        <w:rPr>
          <w:rFonts w:cs="Calibri"/>
          <w:sz w:val="16"/>
          <w:szCs w:val="16"/>
        </w:rPr>
        <w:t xml:space="preserve"> </w:t>
      </w:r>
    </w:p>
    <w:p w14:paraId="53F22E6B" w14:textId="5AB7545E" w:rsidR="00EA09CE" w:rsidRPr="00EA09CE" w:rsidRDefault="00EA09CE" w:rsidP="00FC11D1">
      <w:pPr>
        <w:pStyle w:val="ListParagraph"/>
        <w:numPr>
          <w:ilvl w:val="1"/>
          <w:numId w:val="13"/>
        </w:numPr>
        <w:spacing w:before="0" w:after="160" w:line="259" w:lineRule="auto"/>
        <w:contextualSpacing/>
        <w:rPr>
          <w:rFonts w:cs="Calibri"/>
          <w:b/>
          <w:bCs/>
          <w:sz w:val="16"/>
          <w:szCs w:val="16"/>
          <w:u w:val="single"/>
        </w:rPr>
      </w:pPr>
      <w:r w:rsidRPr="00EA09CE">
        <w:rPr>
          <w:rFonts w:cs="Calibri"/>
          <w:b/>
          <w:bCs/>
          <w:sz w:val="16"/>
          <w:szCs w:val="16"/>
          <w:u w:val="single"/>
        </w:rPr>
        <w:t>PLEASE READ</w:t>
      </w:r>
      <w:r>
        <w:rPr>
          <w:rFonts w:cs="Calibri"/>
          <w:b/>
          <w:bCs/>
          <w:sz w:val="16"/>
          <w:szCs w:val="16"/>
          <w:u w:val="single"/>
        </w:rPr>
        <w:br/>
      </w:r>
      <w:r>
        <w:rPr>
          <w:rFonts w:cs="Calibri"/>
          <w:sz w:val="16"/>
          <w:szCs w:val="16"/>
        </w:rPr>
        <w:t xml:space="preserve">See Await Authorize Signer page </w:t>
      </w:r>
      <w:r w:rsidRPr="00B12052">
        <w:rPr>
          <w:rFonts w:cs="Calibri"/>
          <w:sz w:val="16"/>
          <w:szCs w:val="16"/>
        </w:rPr>
        <w:t xml:space="preserve">if you have completed Owners, Directors and Signers page and indicated these are </w:t>
      </w:r>
      <w:r w:rsidR="000003D0" w:rsidRPr="00B12052">
        <w:rPr>
          <w:rFonts w:cs="Calibri"/>
          <w:sz w:val="16"/>
          <w:szCs w:val="16"/>
        </w:rPr>
        <w:t>signers.</w:t>
      </w:r>
    </w:p>
    <w:p w14:paraId="05B5E8F9" w14:textId="559F1CC1" w:rsidR="00996D52" w:rsidRDefault="00FC11D1" w:rsidP="00FC11D1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sz w:val="16"/>
          <w:szCs w:val="16"/>
        </w:rPr>
      </w:pPr>
      <w:r w:rsidRPr="00BB5D2E">
        <w:rPr>
          <w:sz w:val="16"/>
          <w:szCs w:val="16"/>
        </w:rPr>
        <w:t xml:space="preserve">To pass this page, </w:t>
      </w:r>
      <w:r>
        <w:rPr>
          <w:sz w:val="16"/>
          <w:szCs w:val="16"/>
        </w:rPr>
        <w:t xml:space="preserve">please click </w:t>
      </w:r>
      <w:r w:rsidR="000003D0">
        <w:rPr>
          <w:sz w:val="16"/>
          <w:szCs w:val="16"/>
        </w:rPr>
        <w:t>Next.</w:t>
      </w:r>
    </w:p>
    <w:p w14:paraId="155F4E91" w14:textId="3E4B471C" w:rsidR="002516CE" w:rsidRPr="00D8637F" w:rsidRDefault="002C5A91" w:rsidP="00D8637F">
      <w:pPr>
        <w:pStyle w:val="ListParagraph"/>
        <w:numPr>
          <w:ilvl w:val="2"/>
          <w:numId w:val="13"/>
        </w:numPr>
        <w:spacing w:before="0" w:after="160" w:line="259" w:lineRule="auto"/>
        <w:contextualSpacing/>
        <w:rPr>
          <w:sz w:val="16"/>
          <w:szCs w:val="16"/>
        </w:rPr>
      </w:pPr>
      <w:r w:rsidRPr="002C5A91">
        <w:rPr>
          <w:rFonts w:cs="Calibri"/>
          <w:b/>
          <w:bCs/>
          <w:color w:val="00B050"/>
          <w:sz w:val="16"/>
          <w:szCs w:val="16"/>
        </w:rPr>
        <w:t>New</w:t>
      </w:r>
      <w:r>
        <w:rPr>
          <w:rFonts w:cs="Calibri"/>
          <w:b/>
          <w:bCs/>
          <w:color w:val="00B050"/>
          <w:sz w:val="16"/>
          <w:szCs w:val="16"/>
        </w:rPr>
        <w:t>ly added</w:t>
      </w:r>
      <w:r w:rsidRPr="002C5A91">
        <w:rPr>
          <w:rFonts w:cs="Calibri"/>
          <w:b/>
          <w:bCs/>
          <w:color w:val="00B050"/>
          <w:sz w:val="16"/>
          <w:szCs w:val="16"/>
        </w:rPr>
        <w:t xml:space="preserve">: </w:t>
      </w:r>
      <w:r w:rsidR="00AE5588">
        <w:rPr>
          <w:sz w:val="16"/>
          <w:szCs w:val="16"/>
        </w:rPr>
        <w:t xml:space="preserve">Go to </w:t>
      </w:r>
      <w:r w:rsidR="00AE5588" w:rsidRPr="00AE5588">
        <w:rPr>
          <w:sz w:val="16"/>
          <w:szCs w:val="16"/>
        </w:rPr>
        <w:t xml:space="preserve">Unable to Resume Page </w:t>
      </w:r>
      <w:r w:rsidR="00AE5588" w:rsidRPr="00B12052">
        <w:rPr>
          <w:rFonts w:cs="Calibri"/>
          <w:sz w:val="16"/>
          <w:szCs w:val="16"/>
        </w:rPr>
        <w:t>if you have completed Owners, Directors and Signers page and indicated the</w:t>
      </w:r>
      <w:r w:rsidR="00AE5588">
        <w:rPr>
          <w:rFonts w:cs="Calibri"/>
          <w:sz w:val="16"/>
          <w:szCs w:val="16"/>
        </w:rPr>
        <w:t>r</w:t>
      </w:r>
      <w:r w:rsidR="00AE5588" w:rsidRPr="00B12052">
        <w:rPr>
          <w:rFonts w:cs="Calibri"/>
          <w:sz w:val="16"/>
          <w:szCs w:val="16"/>
        </w:rPr>
        <w:t>e are signers.</w:t>
      </w:r>
    </w:p>
    <w:p w14:paraId="711A4B6F" w14:textId="77777777" w:rsidR="00B12052" w:rsidRPr="00B12052" w:rsidRDefault="00B12052" w:rsidP="00C10EC7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rFonts w:cs="Calibri"/>
          <w:sz w:val="16"/>
          <w:szCs w:val="16"/>
        </w:rPr>
      </w:pPr>
    </w:p>
    <w:p w14:paraId="10821FC1" w14:textId="0AD220EB" w:rsidR="005943E5" w:rsidRPr="00B52F3E" w:rsidRDefault="005943E5" w:rsidP="005943E5">
      <w:pPr>
        <w:pStyle w:val="ListParagraph"/>
        <w:numPr>
          <w:ilvl w:val="0"/>
          <w:numId w:val="13"/>
        </w:numPr>
        <w:spacing w:before="0" w:after="160" w:line="259" w:lineRule="auto"/>
        <w:contextualSpacing/>
        <w:rPr>
          <w:sz w:val="16"/>
          <w:szCs w:val="16"/>
        </w:rPr>
      </w:pPr>
      <w:r>
        <w:rPr>
          <w:b/>
          <w:bCs/>
          <w:sz w:val="16"/>
          <w:szCs w:val="16"/>
        </w:rPr>
        <w:t>Applicant Account Options page</w:t>
      </w:r>
      <w:r w:rsidRPr="00BB5D2E">
        <w:rPr>
          <w:b/>
          <w:bCs/>
          <w:sz w:val="16"/>
          <w:szCs w:val="16"/>
        </w:rPr>
        <w:t xml:space="preserve"> – is NOT ready and have not been fully tested by Temenos:</w:t>
      </w:r>
    </w:p>
    <w:p w14:paraId="10A7F416" w14:textId="77777777" w:rsidR="00AE5588" w:rsidRDefault="00B12052" w:rsidP="00AE5588">
      <w:pPr>
        <w:pStyle w:val="ListParagraph"/>
        <w:numPr>
          <w:ilvl w:val="1"/>
          <w:numId w:val="13"/>
        </w:numPr>
        <w:spacing w:before="0" w:after="160" w:line="259" w:lineRule="auto"/>
        <w:contextualSpacing/>
        <w:rPr>
          <w:sz w:val="16"/>
          <w:szCs w:val="16"/>
        </w:rPr>
      </w:pPr>
      <w:r>
        <w:rPr>
          <w:sz w:val="16"/>
          <w:szCs w:val="16"/>
        </w:rPr>
        <w:t xml:space="preserve">See </w:t>
      </w:r>
      <w:r w:rsidR="005943E5">
        <w:rPr>
          <w:sz w:val="16"/>
          <w:szCs w:val="16"/>
        </w:rPr>
        <w:t xml:space="preserve">U/X issues </w:t>
      </w:r>
      <w:r w:rsidR="00AE5588">
        <w:rPr>
          <w:sz w:val="16"/>
          <w:szCs w:val="16"/>
        </w:rPr>
        <w:t xml:space="preserve"> </w:t>
      </w:r>
    </w:p>
    <w:p w14:paraId="1D73A380" w14:textId="1989949F" w:rsidR="00B12052" w:rsidRDefault="005943E5" w:rsidP="00AE5588">
      <w:pPr>
        <w:pStyle w:val="ListParagraph"/>
        <w:numPr>
          <w:ilvl w:val="1"/>
          <w:numId w:val="13"/>
        </w:numPr>
        <w:spacing w:before="0" w:after="160" w:line="259" w:lineRule="auto"/>
        <w:contextualSpacing/>
        <w:rPr>
          <w:sz w:val="16"/>
          <w:szCs w:val="16"/>
        </w:rPr>
      </w:pPr>
      <w:r w:rsidRPr="00AE5588">
        <w:rPr>
          <w:rFonts w:cs="Calibri"/>
          <w:b/>
          <w:bCs/>
          <w:sz w:val="16"/>
          <w:szCs w:val="16"/>
          <w:u w:val="single"/>
        </w:rPr>
        <w:t>PLEASE READ:</w:t>
      </w:r>
      <w:r w:rsidRPr="00AE5588">
        <w:rPr>
          <w:rFonts w:cs="Calibri"/>
          <w:color w:val="172B4D"/>
          <w:sz w:val="16"/>
          <w:szCs w:val="16"/>
        </w:rPr>
        <w:t xml:space="preserve"> </w:t>
      </w:r>
      <w:r w:rsidR="00AE5588">
        <w:rPr>
          <w:rFonts w:cs="Calibri"/>
          <w:color w:val="172B4D"/>
          <w:sz w:val="16"/>
          <w:szCs w:val="16"/>
        </w:rPr>
        <w:br/>
      </w:r>
      <w:r w:rsidR="002C5A91" w:rsidRPr="002C5A91">
        <w:rPr>
          <w:rFonts w:cs="Calibri"/>
          <w:b/>
          <w:bCs/>
          <w:color w:val="00B050"/>
          <w:sz w:val="16"/>
          <w:szCs w:val="16"/>
        </w:rPr>
        <w:t>New</w:t>
      </w:r>
      <w:r w:rsidR="002C5A91">
        <w:rPr>
          <w:rFonts w:cs="Calibri"/>
          <w:b/>
          <w:bCs/>
          <w:color w:val="00B050"/>
          <w:sz w:val="16"/>
          <w:szCs w:val="16"/>
        </w:rPr>
        <w:t>ly added</w:t>
      </w:r>
      <w:r w:rsidR="002C5A91" w:rsidRPr="002C5A91">
        <w:rPr>
          <w:rFonts w:cs="Calibri"/>
          <w:b/>
          <w:bCs/>
          <w:color w:val="00B050"/>
          <w:sz w:val="16"/>
          <w:szCs w:val="16"/>
        </w:rPr>
        <w:t xml:space="preserve">: </w:t>
      </w:r>
      <w:r w:rsidR="00AE5588">
        <w:rPr>
          <w:rFonts w:cs="Calibri"/>
          <w:color w:val="172B4D"/>
          <w:sz w:val="16"/>
          <w:szCs w:val="16"/>
        </w:rPr>
        <w:t xml:space="preserve">Fill in each set of radio buttons and click Next to advance to the </w:t>
      </w:r>
      <w:r w:rsidR="00AE5588" w:rsidRPr="00AE5588">
        <w:rPr>
          <w:rFonts w:cs="Calibri"/>
          <w:color w:val="172B4D"/>
          <w:sz w:val="16"/>
          <w:szCs w:val="16"/>
        </w:rPr>
        <w:t>Complementary Services</w:t>
      </w:r>
      <w:r w:rsidR="00AE5588">
        <w:rPr>
          <w:rFonts w:cs="Calibri"/>
          <w:color w:val="172B4D"/>
          <w:sz w:val="16"/>
          <w:szCs w:val="16"/>
        </w:rPr>
        <w:t xml:space="preserve"> page</w:t>
      </w:r>
      <w:r w:rsidRPr="00AE5588">
        <w:rPr>
          <w:rFonts w:cs="Calibri"/>
          <w:color w:val="172B4D"/>
          <w:sz w:val="16"/>
          <w:szCs w:val="16"/>
        </w:rPr>
        <w:br/>
      </w:r>
    </w:p>
    <w:p w14:paraId="48928ECA" w14:textId="6CDA514F" w:rsidR="00D8637F" w:rsidRPr="00D8637F" w:rsidRDefault="002C5A91" w:rsidP="00D8637F">
      <w:pPr>
        <w:pStyle w:val="ListParagraph"/>
        <w:numPr>
          <w:ilvl w:val="0"/>
          <w:numId w:val="13"/>
        </w:numPr>
        <w:spacing w:before="0" w:after="160" w:line="259" w:lineRule="auto"/>
        <w:contextualSpacing/>
        <w:rPr>
          <w:sz w:val="16"/>
          <w:szCs w:val="16"/>
        </w:rPr>
      </w:pPr>
      <w:r w:rsidRPr="002C5A91">
        <w:rPr>
          <w:rFonts w:cs="Calibri"/>
          <w:b/>
          <w:bCs/>
          <w:color w:val="00B050"/>
          <w:sz w:val="16"/>
          <w:szCs w:val="16"/>
        </w:rPr>
        <w:t>New</w:t>
      </w:r>
      <w:r>
        <w:rPr>
          <w:rFonts w:cs="Calibri"/>
          <w:b/>
          <w:bCs/>
          <w:color w:val="00B050"/>
          <w:sz w:val="16"/>
          <w:szCs w:val="16"/>
        </w:rPr>
        <w:t>ly added</w:t>
      </w:r>
      <w:r w:rsidRPr="002C5A91">
        <w:rPr>
          <w:rFonts w:cs="Calibri"/>
          <w:b/>
          <w:bCs/>
          <w:color w:val="00B050"/>
          <w:sz w:val="16"/>
          <w:szCs w:val="16"/>
        </w:rPr>
        <w:t xml:space="preserve">: </w:t>
      </w:r>
      <w:r w:rsidR="00D8637F" w:rsidRPr="00D8637F">
        <w:rPr>
          <w:b/>
          <w:bCs/>
          <w:sz w:val="16"/>
          <w:szCs w:val="16"/>
        </w:rPr>
        <w:t>Applicant Online Banking &amp; Delegates– is NOT ready and have not been fully tested by Temenos:</w:t>
      </w:r>
    </w:p>
    <w:p w14:paraId="524A19DD" w14:textId="110AD653" w:rsidR="00D8637F" w:rsidRPr="00D8637F" w:rsidRDefault="00D8637F" w:rsidP="00D8637F">
      <w:pPr>
        <w:pStyle w:val="ListParagraph"/>
        <w:numPr>
          <w:ilvl w:val="1"/>
          <w:numId w:val="13"/>
        </w:numPr>
        <w:spacing w:before="0" w:after="160" w:line="259" w:lineRule="auto"/>
        <w:contextualSpacing/>
        <w:rPr>
          <w:sz w:val="16"/>
          <w:szCs w:val="16"/>
        </w:rPr>
      </w:pPr>
      <w:r w:rsidRPr="00D8637F">
        <w:rPr>
          <w:sz w:val="16"/>
          <w:szCs w:val="16"/>
        </w:rPr>
        <w:t>Placeholder page</w:t>
      </w:r>
    </w:p>
    <w:p w14:paraId="3DEAAAE5" w14:textId="599D6644" w:rsidR="00D8637F" w:rsidRDefault="00D8637F" w:rsidP="00D8637F">
      <w:pPr>
        <w:pStyle w:val="ListParagraph"/>
        <w:numPr>
          <w:ilvl w:val="1"/>
          <w:numId w:val="13"/>
        </w:numPr>
        <w:spacing w:before="0" w:after="160" w:line="259" w:lineRule="auto"/>
        <w:contextualSpacing/>
        <w:rPr>
          <w:sz w:val="16"/>
          <w:szCs w:val="16"/>
        </w:rPr>
      </w:pPr>
      <w:r w:rsidRPr="00D8637F">
        <w:rPr>
          <w:sz w:val="16"/>
          <w:szCs w:val="16"/>
        </w:rPr>
        <w:t>Click Next – evoke Create Customer in T24</w:t>
      </w:r>
    </w:p>
    <w:p w14:paraId="06691613" w14:textId="77777777" w:rsidR="007D1B4E" w:rsidRDefault="007D1B4E" w:rsidP="007D1B4E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sz w:val="16"/>
          <w:szCs w:val="16"/>
        </w:rPr>
      </w:pPr>
    </w:p>
    <w:p w14:paraId="10DDBF64" w14:textId="5013A230" w:rsidR="002C5A91" w:rsidRPr="003D7411" w:rsidRDefault="002C5A91" w:rsidP="002C5A91">
      <w:pPr>
        <w:pStyle w:val="ListParagraph"/>
        <w:numPr>
          <w:ilvl w:val="0"/>
          <w:numId w:val="13"/>
        </w:numPr>
        <w:spacing w:before="0" w:after="0"/>
        <w:ind w:hanging="357"/>
        <w:rPr>
          <w:rFonts w:cs="Calibri"/>
          <w:b/>
          <w:bCs/>
          <w:sz w:val="16"/>
          <w:szCs w:val="16"/>
        </w:rPr>
      </w:pPr>
      <w:r w:rsidRPr="002C5A91">
        <w:rPr>
          <w:rFonts w:cs="Calibri"/>
          <w:b/>
          <w:bCs/>
          <w:color w:val="00B050"/>
          <w:sz w:val="16"/>
          <w:szCs w:val="16"/>
        </w:rPr>
        <w:t>New</w:t>
      </w:r>
      <w:r>
        <w:rPr>
          <w:rFonts w:cs="Calibri"/>
          <w:b/>
          <w:bCs/>
          <w:color w:val="00B050"/>
          <w:sz w:val="16"/>
          <w:szCs w:val="16"/>
        </w:rPr>
        <w:t>ly added:</w:t>
      </w:r>
      <w:r w:rsidRPr="002C5A91">
        <w:rPr>
          <w:rFonts w:cs="Calibri"/>
          <w:b/>
          <w:bCs/>
          <w:color w:val="00B050"/>
          <w:sz w:val="16"/>
          <w:szCs w:val="16"/>
        </w:rPr>
        <w:t xml:space="preserve"> </w:t>
      </w:r>
      <w:r w:rsidRPr="003D7411">
        <w:rPr>
          <w:rFonts w:cs="Calibri"/>
          <w:b/>
          <w:bCs/>
          <w:sz w:val="16"/>
          <w:szCs w:val="16"/>
        </w:rPr>
        <w:t>Review Email - is NOT ready and have not been fully tested by Temenos QA.</w:t>
      </w:r>
    </w:p>
    <w:p w14:paraId="260422FE" w14:textId="2A9CCB59" w:rsidR="002C5A91" w:rsidRDefault="002C5A91" w:rsidP="002C5A91">
      <w:pPr>
        <w:pStyle w:val="ListParagraph"/>
        <w:numPr>
          <w:ilvl w:val="1"/>
          <w:numId w:val="13"/>
        </w:numPr>
        <w:spacing w:before="0" w:after="0"/>
        <w:rPr>
          <w:rFonts w:cs="Calibri"/>
          <w:sz w:val="16"/>
          <w:szCs w:val="16"/>
        </w:rPr>
      </w:pPr>
      <w:r>
        <w:rPr>
          <w:rFonts w:cs="Calibri"/>
          <w:sz w:val="16"/>
          <w:szCs w:val="16"/>
        </w:rPr>
        <w:t>When Small</w:t>
      </w:r>
      <w:r w:rsidR="007D1B4E">
        <w:rPr>
          <w:rFonts w:cs="Calibri"/>
          <w:sz w:val="16"/>
          <w:szCs w:val="16"/>
        </w:rPr>
        <w:t xml:space="preserve"> Biz</w:t>
      </w:r>
      <w:r>
        <w:rPr>
          <w:rFonts w:cs="Calibri"/>
          <w:sz w:val="16"/>
          <w:szCs w:val="16"/>
        </w:rPr>
        <w:t xml:space="preserve"> or Authorized Signer application goes to Review page, a Review Email is generated and sent to applicant.</w:t>
      </w:r>
    </w:p>
    <w:p w14:paraId="07BF1E94" w14:textId="77777777" w:rsidR="002C5A91" w:rsidRDefault="002C5A91" w:rsidP="002C5A91">
      <w:pPr>
        <w:pStyle w:val="ListParagraph"/>
        <w:numPr>
          <w:ilvl w:val="1"/>
          <w:numId w:val="13"/>
        </w:numPr>
        <w:spacing w:before="0" w:after="0"/>
        <w:rPr>
          <w:rFonts w:cs="Calibri"/>
          <w:sz w:val="16"/>
          <w:szCs w:val="16"/>
        </w:rPr>
      </w:pPr>
      <w:r>
        <w:rPr>
          <w:rFonts w:cs="Calibri"/>
          <w:sz w:val="16"/>
          <w:szCs w:val="16"/>
        </w:rPr>
        <w:t>The content of this email is incorrect and not using the correct styling and not being sent from the correct sender.</w:t>
      </w:r>
    </w:p>
    <w:p w14:paraId="4A04BF00" w14:textId="77777777" w:rsidR="002C5A91" w:rsidRDefault="002C5A91" w:rsidP="002C5A91">
      <w:pPr>
        <w:pStyle w:val="ListParagraph"/>
        <w:numPr>
          <w:ilvl w:val="0"/>
          <w:numId w:val="0"/>
        </w:numPr>
        <w:spacing w:before="0" w:after="0"/>
        <w:ind w:left="1584"/>
        <w:rPr>
          <w:rFonts w:cs="Calibri"/>
          <w:sz w:val="16"/>
          <w:szCs w:val="16"/>
        </w:rPr>
      </w:pPr>
    </w:p>
    <w:p w14:paraId="3320356C" w14:textId="33D02B19" w:rsidR="002C5A91" w:rsidRPr="003D7411" w:rsidRDefault="002C5A91" w:rsidP="002C5A91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6"/>
          <w:szCs w:val="16"/>
        </w:rPr>
      </w:pPr>
      <w:r w:rsidRPr="002C5A91">
        <w:rPr>
          <w:rFonts w:cs="Calibri"/>
          <w:b/>
          <w:bCs/>
          <w:color w:val="00B050"/>
          <w:sz w:val="16"/>
          <w:szCs w:val="16"/>
        </w:rPr>
        <w:t>New</w:t>
      </w:r>
      <w:r>
        <w:rPr>
          <w:rFonts w:cs="Calibri"/>
          <w:b/>
          <w:bCs/>
          <w:color w:val="00B050"/>
          <w:sz w:val="16"/>
          <w:szCs w:val="16"/>
        </w:rPr>
        <w:t>ly added</w:t>
      </w:r>
      <w:r w:rsidRPr="002C5A91">
        <w:rPr>
          <w:rFonts w:cs="Calibri"/>
          <w:b/>
          <w:bCs/>
          <w:color w:val="00B050"/>
          <w:sz w:val="16"/>
          <w:szCs w:val="16"/>
        </w:rPr>
        <w:t xml:space="preserve">: </w:t>
      </w:r>
      <w:r w:rsidRPr="003D7411">
        <w:rPr>
          <w:rFonts w:cs="Calibri"/>
          <w:b/>
          <w:bCs/>
          <w:sz w:val="16"/>
          <w:szCs w:val="16"/>
        </w:rPr>
        <w:t>Create Customer in T24</w:t>
      </w:r>
      <w:r>
        <w:rPr>
          <w:rFonts w:cs="Calibri"/>
          <w:sz w:val="16"/>
          <w:szCs w:val="16"/>
        </w:rPr>
        <w:t xml:space="preserve"> </w:t>
      </w:r>
      <w:r w:rsidRPr="003D7411">
        <w:rPr>
          <w:rFonts w:cs="Calibri"/>
          <w:b/>
          <w:bCs/>
          <w:sz w:val="16"/>
          <w:szCs w:val="16"/>
        </w:rPr>
        <w:t>- is NOT ready and have not been fully tested by Temenos QA</w:t>
      </w:r>
      <w:r>
        <w:rPr>
          <w:rFonts w:cs="Calibri"/>
          <w:b/>
          <w:bCs/>
          <w:sz w:val="16"/>
          <w:szCs w:val="16"/>
        </w:rPr>
        <w:t>.</w:t>
      </w:r>
    </w:p>
    <w:p w14:paraId="75AE4294" w14:textId="462264A4" w:rsidR="002C5A91" w:rsidRDefault="002C5A91" w:rsidP="002C5A91">
      <w:pPr>
        <w:pStyle w:val="ListParagraph"/>
        <w:numPr>
          <w:ilvl w:val="1"/>
          <w:numId w:val="13"/>
        </w:numPr>
        <w:spacing w:before="0" w:after="0"/>
        <w:rPr>
          <w:rFonts w:cs="Calibri"/>
          <w:sz w:val="16"/>
          <w:szCs w:val="16"/>
        </w:rPr>
      </w:pPr>
      <w:r w:rsidRPr="003D7411">
        <w:rPr>
          <w:rFonts w:cs="Calibri"/>
          <w:sz w:val="16"/>
          <w:szCs w:val="16"/>
        </w:rPr>
        <w:t>Create customer is available</w:t>
      </w:r>
      <w:r w:rsidR="007D1B4E">
        <w:rPr>
          <w:rFonts w:cs="Calibri"/>
          <w:sz w:val="16"/>
          <w:szCs w:val="16"/>
        </w:rPr>
        <w:t xml:space="preserve"> but has</w:t>
      </w:r>
      <w:r w:rsidRPr="003D7411">
        <w:rPr>
          <w:rFonts w:cs="Calibri"/>
          <w:sz w:val="16"/>
          <w:szCs w:val="16"/>
        </w:rPr>
        <w:t xml:space="preserve"> </w:t>
      </w:r>
      <w:r>
        <w:rPr>
          <w:rFonts w:cs="Calibri"/>
          <w:sz w:val="16"/>
          <w:szCs w:val="16"/>
        </w:rPr>
        <w:t xml:space="preserve">not been fully tested by Temenos QA – based on initial testing below are some observations: </w:t>
      </w:r>
    </w:p>
    <w:p w14:paraId="393D1982" w14:textId="522F005B" w:rsidR="002C5A91" w:rsidRDefault="002C5A91" w:rsidP="002C5A91">
      <w:pPr>
        <w:pStyle w:val="ListParagraph"/>
        <w:numPr>
          <w:ilvl w:val="2"/>
          <w:numId w:val="13"/>
        </w:numPr>
        <w:spacing w:before="0" w:after="0"/>
        <w:rPr>
          <w:rFonts w:cs="Calibri"/>
          <w:sz w:val="16"/>
          <w:szCs w:val="16"/>
        </w:rPr>
      </w:pPr>
      <w:r w:rsidRPr="004B3153">
        <w:rPr>
          <w:rFonts w:cs="Calibri"/>
          <w:sz w:val="16"/>
          <w:szCs w:val="16"/>
        </w:rPr>
        <w:t xml:space="preserve">Create customer will evoked if Fraud, AML, Primary IDV Secondary IDV all </w:t>
      </w:r>
      <w:r w:rsidR="007D1B4E" w:rsidRPr="004B3153">
        <w:rPr>
          <w:rFonts w:cs="Calibri"/>
          <w:sz w:val="16"/>
          <w:szCs w:val="16"/>
        </w:rPr>
        <w:t>PASS,</w:t>
      </w:r>
      <w:r w:rsidRPr="004B3153">
        <w:rPr>
          <w:rFonts w:cs="Calibri"/>
          <w:sz w:val="16"/>
          <w:szCs w:val="16"/>
        </w:rPr>
        <w:t xml:space="preserve"> and no Duplicate CIF is found for an applicant of Sole </w:t>
      </w:r>
      <w:r w:rsidR="007D1B4E" w:rsidRPr="004B3153">
        <w:rPr>
          <w:rFonts w:cs="Calibri"/>
          <w:sz w:val="16"/>
          <w:szCs w:val="16"/>
        </w:rPr>
        <w:t>Proprietor.</w:t>
      </w:r>
    </w:p>
    <w:p w14:paraId="78085FDF" w14:textId="1095A344" w:rsidR="002C5A91" w:rsidRPr="004B3153" w:rsidRDefault="002C5A91" w:rsidP="002C5A91">
      <w:pPr>
        <w:pStyle w:val="ListParagraph"/>
        <w:numPr>
          <w:ilvl w:val="2"/>
          <w:numId w:val="13"/>
        </w:numPr>
        <w:spacing w:before="0" w:after="0"/>
        <w:rPr>
          <w:rFonts w:cs="Calibri"/>
          <w:sz w:val="16"/>
          <w:szCs w:val="16"/>
        </w:rPr>
      </w:pPr>
      <w:r w:rsidRPr="004B3153">
        <w:rPr>
          <w:rFonts w:cs="Calibri"/>
          <w:sz w:val="16"/>
          <w:szCs w:val="16"/>
        </w:rPr>
        <w:t xml:space="preserve">Create customer will evoked if Fraud, AML, Primary IDV Secondary IDV all </w:t>
      </w:r>
      <w:r w:rsidR="007D1B4E" w:rsidRPr="004B3153">
        <w:rPr>
          <w:rFonts w:cs="Calibri"/>
          <w:sz w:val="16"/>
          <w:szCs w:val="16"/>
        </w:rPr>
        <w:t>PASS,</w:t>
      </w:r>
      <w:r w:rsidRPr="004B3153">
        <w:rPr>
          <w:rFonts w:cs="Calibri"/>
          <w:sz w:val="16"/>
          <w:szCs w:val="16"/>
        </w:rPr>
        <w:t xml:space="preserve"> and no Duplicate CIF is found for applicant of a Corporation or General Partner if Authorized Signers entered in the</w:t>
      </w:r>
      <w:r w:rsidRPr="004B3153">
        <w:rPr>
          <w:sz w:val="16"/>
          <w:szCs w:val="16"/>
        </w:rPr>
        <w:t xml:space="preserve"> Owners, Directors and Signers have </w:t>
      </w:r>
      <w:r w:rsidRPr="004B3153">
        <w:rPr>
          <w:rFonts w:cs="Calibri"/>
          <w:sz w:val="16"/>
          <w:szCs w:val="16"/>
        </w:rPr>
        <w:t>“</w:t>
      </w:r>
      <w:r w:rsidRPr="004B3153">
        <w:rPr>
          <w:sz w:val="16"/>
          <w:szCs w:val="16"/>
        </w:rPr>
        <w:t xml:space="preserve">Is a Signer checkbox” = unchecked (If you check it will not create the customer in T24 until the authorized signer have completed their application and authorized signer flow is still being finialed </w:t>
      </w:r>
    </w:p>
    <w:p w14:paraId="7452F16F" w14:textId="77777777" w:rsidR="002C5A91" w:rsidRPr="002C5A91" w:rsidRDefault="002C5A91" w:rsidP="002C5A91">
      <w:pPr>
        <w:pStyle w:val="ListParagraph"/>
        <w:numPr>
          <w:ilvl w:val="2"/>
          <w:numId w:val="13"/>
        </w:numPr>
        <w:spacing w:before="0" w:after="0"/>
        <w:rPr>
          <w:rFonts w:cs="Calibri"/>
          <w:sz w:val="16"/>
          <w:szCs w:val="16"/>
        </w:rPr>
      </w:pPr>
      <w:r>
        <w:rPr>
          <w:sz w:val="16"/>
          <w:szCs w:val="16"/>
        </w:rPr>
        <w:t>Only create CIF for applicant and not the business- Create Business CIF will be in a later sprint.</w:t>
      </w:r>
    </w:p>
    <w:p w14:paraId="2D05203E" w14:textId="77777777" w:rsidR="002C5A91" w:rsidRPr="002C5A91" w:rsidRDefault="002C5A91" w:rsidP="002C5A91">
      <w:pPr>
        <w:pStyle w:val="ListParagraph"/>
        <w:numPr>
          <w:ilvl w:val="0"/>
          <w:numId w:val="0"/>
        </w:numPr>
        <w:spacing w:before="0" w:after="0"/>
        <w:ind w:left="2016"/>
        <w:rPr>
          <w:rFonts w:cs="Calibri"/>
          <w:sz w:val="16"/>
          <w:szCs w:val="16"/>
        </w:rPr>
      </w:pPr>
    </w:p>
    <w:p w14:paraId="38B2BA2C" w14:textId="27C07728" w:rsidR="002C5A91" w:rsidRPr="002C5A91" w:rsidRDefault="002C5A91" w:rsidP="002C5A91">
      <w:pPr>
        <w:pStyle w:val="ListParagraph"/>
        <w:numPr>
          <w:ilvl w:val="0"/>
          <w:numId w:val="13"/>
        </w:numPr>
        <w:spacing w:before="0" w:after="160" w:line="259" w:lineRule="auto"/>
        <w:contextualSpacing/>
        <w:rPr>
          <w:b/>
          <w:bCs/>
          <w:sz w:val="16"/>
          <w:szCs w:val="16"/>
        </w:rPr>
      </w:pPr>
      <w:r w:rsidRPr="002C5A91">
        <w:rPr>
          <w:rFonts w:cs="Calibri"/>
          <w:b/>
          <w:bCs/>
          <w:color w:val="00B050"/>
          <w:sz w:val="16"/>
          <w:szCs w:val="16"/>
        </w:rPr>
        <w:t>New</w:t>
      </w:r>
      <w:r>
        <w:rPr>
          <w:rFonts w:cs="Calibri"/>
          <w:b/>
          <w:bCs/>
          <w:color w:val="00B050"/>
          <w:sz w:val="16"/>
          <w:szCs w:val="16"/>
        </w:rPr>
        <w:t>ly added</w:t>
      </w:r>
      <w:r w:rsidRPr="002C5A91">
        <w:rPr>
          <w:rFonts w:cs="Calibri"/>
          <w:b/>
          <w:bCs/>
          <w:color w:val="00B050"/>
          <w:sz w:val="16"/>
          <w:szCs w:val="16"/>
        </w:rPr>
        <w:t xml:space="preserve">: </w:t>
      </w:r>
      <w:r w:rsidRPr="002C5A91">
        <w:rPr>
          <w:b/>
          <w:bCs/>
          <w:sz w:val="16"/>
          <w:szCs w:val="16"/>
        </w:rPr>
        <w:t>Workspace for Small</w:t>
      </w:r>
      <w:r>
        <w:rPr>
          <w:b/>
          <w:bCs/>
          <w:sz w:val="16"/>
          <w:szCs w:val="16"/>
        </w:rPr>
        <w:t xml:space="preserve"> </w:t>
      </w:r>
      <w:r w:rsidRPr="002C5A91">
        <w:rPr>
          <w:b/>
          <w:bCs/>
          <w:sz w:val="16"/>
          <w:szCs w:val="16"/>
        </w:rPr>
        <w:t>B</w:t>
      </w:r>
      <w:r>
        <w:rPr>
          <w:b/>
          <w:bCs/>
          <w:sz w:val="16"/>
          <w:szCs w:val="16"/>
        </w:rPr>
        <w:t>i</w:t>
      </w:r>
      <w:r w:rsidRPr="002C5A91">
        <w:rPr>
          <w:b/>
          <w:bCs/>
          <w:sz w:val="16"/>
          <w:szCs w:val="16"/>
        </w:rPr>
        <w:t>z &amp; Authorized Signer have not been fully tested by Temenos</w:t>
      </w:r>
      <w:r>
        <w:rPr>
          <w:b/>
          <w:bCs/>
        </w:rPr>
        <w:t>:</w:t>
      </w:r>
    </w:p>
    <w:p w14:paraId="3B9D070C" w14:textId="77777777" w:rsidR="002C5A91" w:rsidRPr="002C5A91" w:rsidRDefault="002C5A91" w:rsidP="002C5A91">
      <w:pPr>
        <w:pStyle w:val="ListParagraph"/>
        <w:numPr>
          <w:ilvl w:val="1"/>
          <w:numId w:val="13"/>
        </w:numPr>
        <w:spacing w:before="0" w:after="160" w:line="259" w:lineRule="auto"/>
        <w:contextualSpacing/>
        <w:rPr>
          <w:sz w:val="16"/>
          <w:szCs w:val="16"/>
        </w:rPr>
      </w:pPr>
      <w:r w:rsidRPr="002C5A91">
        <w:rPr>
          <w:sz w:val="16"/>
          <w:szCs w:val="16"/>
        </w:rPr>
        <w:t>Available and user can see application routed there</w:t>
      </w:r>
      <w:r>
        <w:rPr>
          <w:sz w:val="16"/>
          <w:szCs w:val="16"/>
        </w:rPr>
        <w:t>.</w:t>
      </w:r>
    </w:p>
    <w:p w14:paraId="122421C4" w14:textId="77777777" w:rsidR="002C5A91" w:rsidRDefault="002C5A91" w:rsidP="002C5A91">
      <w:pPr>
        <w:pStyle w:val="ListParagraph"/>
        <w:numPr>
          <w:ilvl w:val="1"/>
          <w:numId w:val="13"/>
        </w:numPr>
        <w:spacing w:before="0" w:after="160" w:line="259" w:lineRule="auto"/>
        <w:contextualSpacing/>
        <w:rPr>
          <w:sz w:val="16"/>
          <w:szCs w:val="16"/>
        </w:rPr>
      </w:pPr>
      <w:r>
        <w:rPr>
          <w:sz w:val="16"/>
          <w:szCs w:val="16"/>
        </w:rPr>
        <w:t>The application might not be in correct queue.</w:t>
      </w:r>
    </w:p>
    <w:p w14:paraId="0F301DD8" w14:textId="77777777" w:rsidR="002C5A91" w:rsidRPr="002C5A91" w:rsidRDefault="002C5A91" w:rsidP="002C5A91">
      <w:pPr>
        <w:pStyle w:val="ListParagraph"/>
        <w:numPr>
          <w:ilvl w:val="1"/>
          <w:numId w:val="13"/>
        </w:numPr>
        <w:spacing w:before="0" w:after="160" w:line="259" w:lineRule="auto"/>
        <w:contextualSpacing/>
        <w:rPr>
          <w:sz w:val="16"/>
          <w:szCs w:val="16"/>
        </w:rPr>
      </w:pPr>
      <w:r w:rsidRPr="002C5A91">
        <w:rPr>
          <w:sz w:val="16"/>
          <w:szCs w:val="16"/>
        </w:rPr>
        <w:t>Cannot claim and decision any of the application as error will occu</w:t>
      </w:r>
      <w:r>
        <w:rPr>
          <w:sz w:val="16"/>
          <w:szCs w:val="16"/>
        </w:rPr>
        <w:t>r.</w:t>
      </w:r>
    </w:p>
    <w:p w14:paraId="20275FAD" w14:textId="22A0D3CC" w:rsidR="002C5A91" w:rsidRPr="006C4203" w:rsidRDefault="002C5A91" w:rsidP="002C5A91">
      <w:pPr>
        <w:pStyle w:val="ListParagraph"/>
        <w:numPr>
          <w:ilvl w:val="1"/>
          <w:numId w:val="13"/>
        </w:numPr>
        <w:spacing w:before="0" w:after="160" w:line="259" w:lineRule="auto"/>
        <w:contextualSpacing/>
        <w:rPr>
          <w:sz w:val="16"/>
          <w:szCs w:val="16"/>
        </w:rPr>
      </w:pPr>
      <w:r w:rsidRPr="002C5A91">
        <w:rPr>
          <w:sz w:val="16"/>
          <w:szCs w:val="16"/>
        </w:rPr>
        <w:t>This will be tested in later sprint</w:t>
      </w:r>
      <w:r>
        <w:rPr>
          <w:sz w:val="16"/>
          <w:szCs w:val="16"/>
        </w:rPr>
        <w:t>.</w:t>
      </w:r>
    </w:p>
    <w:p w14:paraId="6F69B7E0" w14:textId="77777777" w:rsidR="002C5A91" w:rsidRDefault="002C5A91" w:rsidP="002C5A91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sz w:val="16"/>
          <w:szCs w:val="16"/>
        </w:rPr>
      </w:pPr>
    </w:p>
    <w:p w14:paraId="2867F15E" w14:textId="3737FABC" w:rsidR="00C66294" w:rsidRPr="002C5A91" w:rsidRDefault="00C66294" w:rsidP="002C5A91">
      <w:pPr>
        <w:pStyle w:val="Heading2"/>
        <w:rPr>
          <w:sz w:val="16"/>
          <w:szCs w:val="16"/>
        </w:rPr>
      </w:pPr>
      <w:bookmarkStart w:id="43" w:name="_Toc54708261"/>
      <w:bookmarkStart w:id="44" w:name="_Toc64416755"/>
      <w:r w:rsidRPr="00830ECE">
        <w:t xml:space="preserve">Included Testable Stories: Total – </w:t>
      </w:r>
      <w:bookmarkEnd w:id="43"/>
      <w:r w:rsidR="00951B17">
        <w:t>25</w:t>
      </w:r>
      <w:bookmarkEnd w:id="44"/>
    </w:p>
    <w:p w14:paraId="36A35979" w14:textId="77777777" w:rsidR="00C66294" w:rsidRPr="007D0E7E" w:rsidRDefault="00C66294" w:rsidP="00C66294">
      <w:pPr>
        <w:rPr>
          <w:rFonts w:ascii="Calibri" w:hAnsi="Calibri" w:cs="Calibri"/>
          <w:sz w:val="16"/>
          <w:szCs w:val="16"/>
        </w:rPr>
      </w:pPr>
      <w:r w:rsidRPr="007D0E7E">
        <w:rPr>
          <w:rFonts w:ascii="Calibri" w:hAnsi="Calibri" w:cs="Calibri"/>
          <w:sz w:val="16"/>
          <w:szCs w:val="16"/>
        </w:rPr>
        <w:t xml:space="preserve">High level Notes/Comments are documented in this table, however, </w:t>
      </w:r>
      <w:r w:rsidRPr="00242745">
        <w:rPr>
          <w:rFonts w:ascii="Calibri" w:hAnsi="Calibri" w:cs="Calibri"/>
          <w:b/>
          <w:bCs/>
          <w:sz w:val="16"/>
          <w:szCs w:val="16"/>
          <w:u w:val="single"/>
        </w:rPr>
        <w:t>please see the Jira number Comments for more details</w:t>
      </w:r>
      <w:r w:rsidRPr="007D0E7E">
        <w:rPr>
          <w:rFonts w:ascii="Calibri" w:hAnsi="Calibri" w:cs="Calibri"/>
          <w:sz w:val="16"/>
          <w:szCs w:val="16"/>
        </w:rPr>
        <w:t xml:space="preserve">. </w:t>
      </w:r>
    </w:p>
    <w:tbl>
      <w:tblPr>
        <w:tblStyle w:val="PlainTable1"/>
        <w:tblW w:w="10795" w:type="dxa"/>
        <w:tblLayout w:type="fixed"/>
        <w:tblLook w:val="04A0" w:firstRow="1" w:lastRow="0" w:firstColumn="1" w:lastColumn="0" w:noHBand="0" w:noVBand="1"/>
      </w:tblPr>
      <w:tblGrid>
        <w:gridCol w:w="1129"/>
        <w:gridCol w:w="5076"/>
        <w:gridCol w:w="3690"/>
        <w:gridCol w:w="900"/>
      </w:tblGrid>
      <w:tr w:rsidR="00C66294" w:rsidRPr="007D0E7E" w14:paraId="26245551" w14:textId="77777777" w:rsidTr="009B45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33AC44E2" w14:textId="77777777" w:rsidR="00C66294" w:rsidRPr="007D0E7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6"/>
                <w:szCs w:val="16"/>
              </w:rPr>
            </w:pPr>
            <w:bookmarkStart w:id="45" w:name="_Hlk25223395"/>
            <w:r w:rsidRPr="007D0E7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6"/>
                <w:szCs w:val="16"/>
              </w:rPr>
              <w:lastRenderedPageBreak/>
              <w:t>Jira #</w:t>
            </w:r>
          </w:p>
        </w:tc>
        <w:tc>
          <w:tcPr>
            <w:tcW w:w="5076" w:type="dxa"/>
            <w:shd w:val="clear" w:color="auto" w:fill="D6EDF9" w:themeFill="accent2" w:themeFillTint="33"/>
          </w:tcPr>
          <w:p w14:paraId="72DB6857" w14:textId="77777777" w:rsidR="00C66294" w:rsidRPr="007D0E7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6"/>
                <w:szCs w:val="16"/>
              </w:rPr>
            </w:pPr>
            <w:r w:rsidRPr="007D0E7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6"/>
                <w:szCs w:val="16"/>
              </w:rPr>
              <w:t>Description</w:t>
            </w:r>
          </w:p>
        </w:tc>
        <w:tc>
          <w:tcPr>
            <w:tcW w:w="3690" w:type="dxa"/>
            <w:shd w:val="clear" w:color="auto" w:fill="D6EDF9" w:themeFill="accent2" w:themeFillTint="33"/>
          </w:tcPr>
          <w:p w14:paraId="663ED46E" w14:textId="77777777" w:rsidR="00C66294" w:rsidRPr="007D0E7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6"/>
                <w:szCs w:val="16"/>
              </w:rPr>
            </w:pPr>
            <w:r w:rsidRPr="007D0E7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6"/>
                <w:szCs w:val="16"/>
              </w:rPr>
              <w:t>Outstanding/Known Issues, Comments, Notes</w:t>
            </w:r>
          </w:p>
        </w:tc>
        <w:tc>
          <w:tcPr>
            <w:tcW w:w="900" w:type="dxa"/>
            <w:shd w:val="clear" w:color="auto" w:fill="D6EDF9" w:themeFill="accent2" w:themeFillTint="33"/>
          </w:tcPr>
          <w:p w14:paraId="13685F7F" w14:textId="77777777" w:rsidR="00C66294" w:rsidRPr="007D0E7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6"/>
                <w:szCs w:val="16"/>
              </w:rPr>
            </w:pPr>
            <w:r w:rsidRPr="007D0E7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6"/>
                <w:szCs w:val="16"/>
              </w:rPr>
              <w:t>Number</w:t>
            </w:r>
          </w:p>
        </w:tc>
      </w:tr>
      <w:bookmarkEnd w:id="45"/>
      <w:tr w:rsidR="00951B17" w:rsidRPr="007D0E7E" w14:paraId="67A46900" w14:textId="77777777" w:rsidTr="00D56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AE9D785" w14:textId="5D2DA625" w:rsidR="00951B17" w:rsidRPr="00A62838" w:rsidRDefault="00951B17" w:rsidP="00951B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CWBSB-61</w:t>
            </w:r>
          </w:p>
        </w:tc>
        <w:tc>
          <w:tcPr>
            <w:tcW w:w="5076" w:type="dxa"/>
          </w:tcPr>
          <w:p w14:paraId="57FDF403" w14:textId="65A79A9B" w:rsidR="00951B17" w:rsidRPr="00A62838" w:rsidRDefault="00951B17" w:rsidP="00951B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FORM: Build 'Authorised Signer Landing' Page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399B022" w14:textId="14DBDC31" w:rsidR="00951B17" w:rsidRPr="00A62838" w:rsidRDefault="00A62838" w:rsidP="00A62838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A62838">
              <w:rPr>
                <w:rFonts w:ascii="Calibri" w:hAnsi="Calibri" w:cs="Calibri"/>
                <w:sz w:val="16"/>
                <w:szCs w:val="16"/>
              </w:rPr>
              <w:t>Tested content against Spec 1.3 as this was the spec Dev used to create this page.</w:t>
            </w:r>
          </w:p>
          <w:p w14:paraId="496096C8" w14:textId="77777777" w:rsidR="00A62838" w:rsidRDefault="00A62838" w:rsidP="00A62838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</w:p>
          <w:p w14:paraId="6D8E1074" w14:textId="040EDDD3" w:rsidR="00951B17" w:rsidRPr="00A62838" w:rsidRDefault="00951B17" w:rsidP="00A62838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A62838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Known Issues:</w:t>
            </w:r>
          </w:p>
          <w:p w14:paraId="22643775" w14:textId="77777777" w:rsidR="00A62838" w:rsidRPr="00A62838" w:rsidRDefault="00A62838" w:rsidP="00E37D8D">
            <w:pPr>
              <w:numPr>
                <w:ilvl w:val="0"/>
                <w:numId w:val="18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  <w:lang w:val="en-CA" w:eastAsia="en-CA"/>
              </w:rPr>
            </w:pPr>
            <w:r w:rsidRPr="00A62838">
              <w:rPr>
                <w:rFonts w:ascii="Calibri" w:hAnsi="Calibri" w:cs="Calibri"/>
                <w:sz w:val="16"/>
                <w:szCs w:val="16"/>
              </w:rPr>
              <w:t xml:space="preserve"> Mobile View - button is too small - Logged as </w:t>
            </w:r>
            <w:hyperlink r:id="rId33" w:tooltip="Mobile View:  Authorized Signer Landing page - Next button look too small" w:history="1">
              <w:r w:rsidRPr="00A62838">
                <w:rPr>
                  <w:rStyle w:val="Hyperlink"/>
                  <w:rFonts w:ascii="Calibri" w:hAnsi="Calibri" w:cs="Calibri"/>
                  <w:sz w:val="16"/>
                  <w:szCs w:val="16"/>
                </w:rPr>
                <w:t>CWBSB-499</w:t>
              </w:r>
            </w:hyperlink>
          </w:p>
          <w:p w14:paraId="2098A00B" w14:textId="77777777" w:rsidR="00951B17" w:rsidRPr="00A62838" w:rsidRDefault="00951B17" w:rsidP="00A6283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A62838">
              <w:rPr>
                <w:rStyle w:val="Strong"/>
                <w:rFonts w:ascii="Calibri" w:hAnsi="Calibri" w:cs="Calibri"/>
                <w:sz w:val="16"/>
                <w:szCs w:val="16"/>
              </w:rPr>
              <w:t>Notes:</w:t>
            </w:r>
          </w:p>
          <w:p w14:paraId="73128DFF" w14:textId="77777777" w:rsidR="00A62838" w:rsidRPr="00A62838" w:rsidRDefault="00A62838" w:rsidP="00E37D8D">
            <w:pPr>
              <w:numPr>
                <w:ilvl w:val="0"/>
                <w:numId w:val="24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  <w:lang w:val="en-CA" w:eastAsia="en-CA"/>
              </w:rPr>
            </w:pPr>
            <w:r w:rsidRPr="00A62838">
              <w:rPr>
                <w:rFonts w:ascii="Calibri" w:hAnsi="Calibri" w:cs="Calibri"/>
                <w:sz w:val="16"/>
                <w:szCs w:val="16"/>
                <w:lang w:val="en-CA" w:eastAsia="en-CA"/>
              </w:rPr>
              <w:t>No mock-up in Figma</w:t>
            </w:r>
          </w:p>
          <w:p w14:paraId="29DE5F0F" w14:textId="7176E955" w:rsidR="00A62838" w:rsidRPr="00A62838" w:rsidRDefault="00A62838" w:rsidP="00E37D8D">
            <w:pPr>
              <w:numPr>
                <w:ilvl w:val="0"/>
                <w:numId w:val="25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  <w:lang w:val="en-CA" w:eastAsia="en-CA"/>
              </w:rPr>
            </w:pPr>
            <w:r w:rsidRPr="00A62838">
              <w:rPr>
                <w:rFonts w:ascii="Calibri" w:hAnsi="Calibri" w:cs="Calibri"/>
                <w:sz w:val="16"/>
                <w:szCs w:val="16"/>
                <w:lang w:val="en-CA" w:eastAsia="en-CA"/>
              </w:rPr>
              <w:t>Match page layout and Look &amp; feel - Using attach wireframe as guideline</w:t>
            </w:r>
            <w:r w:rsidR="00411E79">
              <w:rPr>
                <w:rFonts w:ascii="Calibri" w:hAnsi="Calibri" w:cs="Calibri"/>
                <w:sz w:val="16"/>
                <w:szCs w:val="16"/>
                <w:lang w:val="en-CA" w:eastAsia="en-CA"/>
              </w:rPr>
              <w:t>.</w:t>
            </w:r>
          </w:p>
          <w:p w14:paraId="52F1855C" w14:textId="5FA437C7" w:rsidR="00A62838" w:rsidRPr="00A62838" w:rsidRDefault="00A62838" w:rsidP="00E37D8D">
            <w:pPr>
              <w:numPr>
                <w:ilvl w:val="0"/>
                <w:numId w:val="26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  <w:lang w:val="en-CA" w:eastAsia="en-CA"/>
              </w:rPr>
            </w:pPr>
            <w:r w:rsidRPr="00A62838">
              <w:rPr>
                <w:rFonts w:ascii="Calibri" w:hAnsi="Calibri" w:cs="Calibri"/>
                <w:sz w:val="16"/>
                <w:szCs w:val="16"/>
                <w:lang w:val="en-CA" w:eastAsia="en-CA"/>
              </w:rPr>
              <w:t>Products not available as requirements still being finalized.</w:t>
            </w:r>
          </w:p>
          <w:p w14:paraId="44870A1B" w14:textId="55BE7582" w:rsidR="00951B17" w:rsidRPr="00A62838" w:rsidRDefault="00A62838" w:rsidP="00E37D8D">
            <w:pPr>
              <w:numPr>
                <w:ilvl w:val="0"/>
                <w:numId w:val="26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  <w:lang w:val="en-CA" w:eastAsia="en-CA"/>
              </w:rPr>
            </w:pPr>
            <w:r w:rsidRPr="00A62838">
              <w:rPr>
                <w:rFonts w:ascii="Calibri" w:hAnsi="Calibri" w:cs="Calibri"/>
                <w:sz w:val="16"/>
                <w:szCs w:val="16"/>
                <w:lang w:val="en-CA" w:eastAsia="en-CA"/>
              </w:rPr>
              <w:t>Image shown in attached wireframe not available as being finalized.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B9B80AF" w14:textId="77777777" w:rsidR="00951B17" w:rsidRPr="00483386" w:rsidRDefault="00951B17" w:rsidP="00951B17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951B17" w:rsidRPr="007D0E7E" w14:paraId="36F418D6" w14:textId="77777777" w:rsidTr="00D568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95D2461" w14:textId="48C56B11" w:rsidR="00951B17" w:rsidRPr="00A62838" w:rsidRDefault="00951B17" w:rsidP="00951B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CWBSB-63</w:t>
            </w:r>
          </w:p>
        </w:tc>
        <w:tc>
          <w:tcPr>
            <w:tcW w:w="5076" w:type="dxa"/>
          </w:tcPr>
          <w:p w14:paraId="75496EFB" w14:textId="71451690" w:rsidR="00951B17" w:rsidRPr="00A62838" w:rsidRDefault="00951B17" w:rsidP="00951B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FORM: Build 'Authorised Signer Qualifying Questions' Page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22080A60" w14:textId="4547E05B" w:rsidR="00411E79" w:rsidRPr="00411E79" w:rsidRDefault="00951B17" w:rsidP="00411E7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  <w:r w:rsidRPr="00411E79">
              <w:rPr>
                <w:rFonts w:ascii="Calibri" w:hAnsi="Calibri" w:cs="Calibri"/>
                <w:color w:val="172B4D"/>
                <w:sz w:val="16"/>
                <w:szCs w:val="16"/>
              </w:rPr>
              <w:t xml:space="preserve">Tested Content against Spec </w:t>
            </w:r>
            <w:r w:rsidR="00A62838" w:rsidRPr="00411E79">
              <w:rPr>
                <w:rFonts w:ascii="Calibri" w:hAnsi="Calibri" w:cs="Calibri"/>
                <w:color w:val="172B4D"/>
                <w:sz w:val="16"/>
                <w:szCs w:val="16"/>
              </w:rPr>
              <w:t>1.3</w:t>
            </w:r>
            <w:r w:rsidRPr="00411E79">
              <w:rPr>
                <w:rFonts w:ascii="Calibri" w:hAnsi="Calibri" w:cs="Calibri"/>
                <w:color w:val="172B4D"/>
                <w:sz w:val="16"/>
                <w:szCs w:val="16"/>
              </w:rPr>
              <w:t xml:space="preserve"> per AC as this was the version Dev used to build this</w:t>
            </w:r>
            <w:r w:rsidR="00411E79">
              <w:rPr>
                <w:rFonts w:ascii="Calibri" w:hAnsi="Calibri" w:cs="Calibri"/>
                <w:color w:val="172B4D"/>
                <w:sz w:val="16"/>
                <w:szCs w:val="16"/>
              </w:rPr>
              <w:t>.</w:t>
            </w:r>
          </w:p>
          <w:p w14:paraId="1A457F92" w14:textId="77777777" w:rsidR="00411E79" w:rsidRPr="00411E79" w:rsidRDefault="00411E79" w:rsidP="00411E7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</w:p>
          <w:p w14:paraId="5D8250F1" w14:textId="7F003069" w:rsidR="00411E79" w:rsidRPr="00411E79" w:rsidRDefault="00951B17" w:rsidP="00411E79">
            <w:pPr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411E79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Known Issues:</w:t>
            </w:r>
          </w:p>
          <w:p w14:paraId="6B6806F0" w14:textId="77777777" w:rsidR="00411E79" w:rsidRPr="00411E79" w:rsidRDefault="00411E79" w:rsidP="00E37D8D">
            <w:pPr>
              <w:numPr>
                <w:ilvl w:val="0"/>
                <w:numId w:val="27"/>
              </w:numPr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  <w:r w:rsidRPr="00411E79">
              <w:rPr>
                <w:rFonts w:ascii="Calibri" w:hAnsi="Calibri" w:cs="Calibri"/>
                <w:color w:val="172B4D"/>
                <w:sz w:val="16"/>
                <w:szCs w:val="16"/>
              </w:rPr>
              <w:t>Step# Title of each page might not have the correct numbering and sequencing as this component is still being finalized.</w:t>
            </w:r>
          </w:p>
          <w:p w14:paraId="10DF19C7" w14:textId="77777777" w:rsidR="00411E79" w:rsidRPr="00411E79" w:rsidRDefault="00411E79" w:rsidP="00E37D8D">
            <w:pPr>
              <w:numPr>
                <w:ilvl w:val="0"/>
                <w:numId w:val="27"/>
              </w:numPr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  <w:r w:rsidRPr="00411E79">
              <w:rPr>
                <w:rFonts w:ascii="Calibri" w:hAnsi="Calibri" w:cs="Calibri"/>
                <w:color w:val="172B4D"/>
                <w:sz w:val="16"/>
                <w:szCs w:val="16"/>
              </w:rPr>
              <w:t>The incrementation of the progress bar at the top might not function per expected as this component is still being finalized.</w:t>
            </w:r>
          </w:p>
          <w:p w14:paraId="59ECB30B" w14:textId="014DB7AD" w:rsidR="00411E79" w:rsidRPr="00411E79" w:rsidRDefault="00411E79" w:rsidP="00E37D8D">
            <w:pPr>
              <w:numPr>
                <w:ilvl w:val="0"/>
                <w:numId w:val="27"/>
              </w:numPr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  <w:r w:rsidRPr="00411E79">
              <w:rPr>
                <w:rFonts w:ascii="Calibri" w:hAnsi="Calibri" w:cs="Calibri"/>
                <w:color w:val="172B4D"/>
                <w:sz w:val="16"/>
                <w:szCs w:val="16"/>
              </w:rPr>
              <w:t>Phone number need to be bolded. as that is how it is in Motive- </w:t>
            </w:r>
            <w:hyperlink r:id="rId34" w:history="1">
              <w:r w:rsidRPr="00411E79">
                <w:rPr>
                  <w:rStyle w:val="Hyperlink"/>
                  <w:rFonts w:ascii="Calibri" w:hAnsi="Calibri" w:cs="Calibri"/>
                  <w:color w:val="03899C"/>
                  <w:sz w:val="16"/>
                  <w:szCs w:val="16"/>
                </w:rPr>
                <w:t>CWBSB-542</w:t>
              </w:r>
            </w:hyperlink>
          </w:p>
          <w:p w14:paraId="01F68721" w14:textId="637829CA" w:rsidR="00411E79" w:rsidRPr="00411E79" w:rsidRDefault="00411E79" w:rsidP="00E37D8D">
            <w:pPr>
              <w:numPr>
                <w:ilvl w:val="0"/>
                <w:numId w:val="27"/>
              </w:numPr>
              <w:shd w:val="clear" w:color="auto" w:fill="FFFFFF"/>
              <w:spacing w:before="0" w:after="0"/>
              <w:ind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  <w:r w:rsidRPr="00411E79">
              <w:rPr>
                <w:rFonts w:ascii="Calibri" w:hAnsi="Calibri" w:cs="Calibri"/>
                <w:color w:val="172B4D"/>
                <w:sz w:val="16"/>
                <w:szCs w:val="16"/>
              </w:rPr>
              <w:t>Browser Specific Issue in IE 11 (Existing Issue found in Motive and Personal DCO)</w:t>
            </w:r>
          </w:p>
          <w:p w14:paraId="69AAAB24" w14:textId="67213DD3" w:rsidR="00411E79" w:rsidRPr="00411E79" w:rsidRDefault="00411E79" w:rsidP="00E37D8D">
            <w:pPr>
              <w:numPr>
                <w:ilvl w:val="1"/>
                <w:numId w:val="28"/>
              </w:numPr>
              <w:shd w:val="clear" w:color="auto" w:fill="FFFFFF"/>
              <w:spacing w:before="0" w:after="0"/>
              <w:ind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  <w:r w:rsidRPr="00411E79">
              <w:rPr>
                <w:rFonts w:ascii="Calibri" w:hAnsi="Calibri" w:cs="Calibri"/>
                <w:color w:val="172B4D"/>
                <w:sz w:val="16"/>
                <w:szCs w:val="16"/>
              </w:rPr>
              <w:t xml:space="preserve">IE 11 - Rendering Title style of H5 as </w:t>
            </w:r>
            <w:proofErr w:type="spellStart"/>
            <w:r w:rsidRPr="00411E79">
              <w:rPr>
                <w:rFonts w:ascii="Calibri" w:hAnsi="Calibri" w:cs="Calibri"/>
                <w:color w:val="172B4D"/>
                <w:sz w:val="16"/>
                <w:szCs w:val="16"/>
              </w:rPr>
              <w:t>unbold</w:t>
            </w:r>
            <w:proofErr w:type="spellEnd"/>
            <w:r w:rsidRPr="00411E79">
              <w:rPr>
                <w:rFonts w:ascii="Calibri" w:hAnsi="Calibri" w:cs="Calibri"/>
                <w:color w:val="172B4D"/>
                <w:sz w:val="16"/>
                <w:szCs w:val="16"/>
              </w:rPr>
              <w:t>.  (Other bowers render H5 as bold). It is a Browser specific issue that Dev team has no control over </w:t>
            </w:r>
          </w:p>
          <w:p w14:paraId="53748016" w14:textId="77777777" w:rsidR="00411E79" w:rsidRPr="00411E79" w:rsidRDefault="00411E79" w:rsidP="00411E79">
            <w:pPr>
              <w:pStyle w:val="NormalWeb"/>
              <w:shd w:val="clear" w:color="auto" w:fill="FFFFFF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  <w:r w:rsidRPr="00411E79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</w:rPr>
              <w:t>Note:</w:t>
            </w:r>
          </w:p>
          <w:p w14:paraId="3762AE13" w14:textId="77777777" w:rsidR="00411E79" w:rsidRPr="00411E79" w:rsidRDefault="00411E79" w:rsidP="00E37D8D">
            <w:pPr>
              <w:numPr>
                <w:ilvl w:val="0"/>
                <w:numId w:val="29"/>
              </w:numPr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  <w:r w:rsidRPr="00411E79">
              <w:rPr>
                <w:rFonts w:ascii="Calibri" w:hAnsi="Calibri" w:cs="Calibri"/>
                <w:color w:val="172B4D"/>
                <w:sz w:val="16"/>
                <w:szCs w:val="16"/>
              </w:rPr>
              <w:t>None</w:t>
            </w:r>
          </w:p>
          <w:p w14:paraId="1D3399E8" w14:textId="1071DA0E" w:rsidR="00951B17" w:rsidRPr="00416D17" w:rsidRDefault="00951B17" w:rsidP="00411E79">
            <w:pPr>
              <w:shd w:val="clear" w:color="auto" w:fill="FFFFFF"/>
              <w:spacing w:before="0" w:after="0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5FA42389" w14:textId="77777777" w:rsidR="00951B17" w:rsidRPr="00483386" w:rsidRDefault="00951B17" w:rsidP="00951B17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4A20CB" w:rsidRPr="007D0E7E" w14:paraId="2EA41626" w14:textId="77777777" w:rsidTr="00D56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D6989F5" w14:textId="6F842D65" w:rsidR="004A20CB" w:rsidRPr="00A62838" w:rsidRDefault="004A20CB" w:rsidP="004A20C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CWBSB-72</w:t>
            </w:r>
          </w:p>
        </w:tc>
        <w:tc>
          <w:tcPr>
            <w:tcW w:w="5076" w:type="dxa"/>
          </w:tcPr>
          <w:p w14:paraId="64DE4907" w14:textId="56A51DC3" w:rsidR="004A20CB" w:rsidRPr="00A62838" w:rsidRDefault="004A20CB" w:rsidP="004A2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FORM: Build 'Authorised Signer </w:t>
            </w:r>
            <w:proofErr w:type="spellStart"/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eConsent</w:t>
            </w:r>
            <w:proofErr w:type="spellEnd"/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' Page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64A47D2F" w14:textId="77777777" w:rsidR="004A20CB" w:rsidRPr="00411E79" w:rsidRDefault="004A20CB" w:rsidP="004A20C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  <w:r w:rsidRPr="00411E79">
              <w:rPr>
                <w:rFonts w:ascii="Calibri" w:hAnsi="Calibri" w:cs="Calibri"/>
                <w:color w:val="172B4D"/>
                <w:sz w:val="16"/>
                <w:szCs w:val="16"/>
              </w:rPr>
              <w:t>Tested Content against Spec 1.3 per AC as this was the version Dev used to build this</w:t>
            </w:r>
            <w:r>
              <w:rPr>
                <w:rFonts w:ascii="Calibri" w:hAnsi="Calibri" w:cs="Calibri"/>
                <w:color w:val="172B4D"/>
                <w:sz w:val="16"/>
                <w:szCs w:val="16"/>
              </w:rPr>
              <w:t>.</w:t>
            </w:r>
          </w:p>
          <w:p w14:paraId="15635B2E" w14:textId="77777777" w:rsidR="004A20CB" w:rsidRPr="00411E79" w:rsidRDefault="004A20CB" w:rsidP="004A20C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</w:p>
          <w:p w14:paraId="1FADA4CB" w14:textId="77777777" w:rsidR="004A20CB" w:rsidRPr="00411E79" w:rsidRDefault="004A20CB" w:rsidP="004A20CB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411E79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Known Issues:</w:t>
            </w:r>
          </w:p>
          <w:p w14:paraId="6397B23F" w14:textId="77777777" w:rsidR="004A20CB" w:rsidRPr="00411E79" w:rsidRDefault="004A20CB" w:rsidP="00E37D8D">
            <w:pPr>
              <w:numPr>
                <w:ilvl w:val="0"/>
                <w:numId w:val="27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  <w:r w:rsidRPr="00411E79">
              <w:rPr>
                <w:rFonts w:ascii="Calibri" w:hAnsi="Calibri" w:cs="Calibri"/>
                <w:color w:val="172B4D"/>
                <w:sz w:val="16"/>
                <w:szCs w:val="16"/>
              </w:rPr>
              <w:t>Step# Title of each page might not have the correct numbering and sequencing as this component is still being finalized.</w:t>
            </w:r>
          </w:p>
          <w:p w14:paraId="4D9E050F" w14:textId="77777777" w:rsidR="004A20CB" w:rsidRPr="00411E79" w:rsidRDefault="004A20CB" w:rsidP="00E37D8D">
            <w:pPr>
              <w:numPr>
                <w:ilvl w:val="0"/>
                <w:numId w:val="27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  <w:r w:rsidRPr="00411E79">
              <w:rPr>
                <w:rFonts w:ascii="Calibri" w:hAnsi="Calibri" w:cs="Calibri"/>
                <w:color w:val="172B4D"/>
                <w:sz w:val="16"/>
                <w:szCs w:val="16"/>
              </w:rPr>
              <w:t>The incrementation of the progress bar at the top might not function per expected as this component is still being finalized.</w:t>
            </w:r>
          </w:p>
          <w:p w14:paraId="05433115" w14:textId="77777777" w:rsidR="004A20CB" w:rsidRPr="00411E79" w:rsidRDefault="004A20CB" w:rsidP="00E37D8D">
            <w:pPr>
              <w:numPr>
                <w:ilvl w:val="0"/>
                <w:numId w:val="27"/>
              </w:numPr>
              <w:spacing w:before="0" w:after="0"/>
              <w:ind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  <w:r w:rsidRPr="00411E79">
              <w:rPr>
                <w:rFonts w:ascii="Calibri" w:hAnsi="Calibri" w:cs="Calibri"/>
                <w:color w:val="172B4D"/>
                <w:sz w:val="16"/>
                <w:szCs w:val="16"/>
              </w:rPr>
              <w:t>Browser Specific Issue in IE 11 (Existing Issue found in Motive and Personal DCO)</w:t>
            </w:r>
          </w:p>
          <w:p w14:paraId="7DBE9F6F" w14:textId="77777777" w:rsidR="004A20CB" w:rsidRPr="00411E79" w:rsidRDefault="004A20CB" w:rsidP="00E37D8D">
            <w:pPr>
              <w:numPr>
                <w:ilvl w:val="1"/>
                <w:numId w:val="28"/>
              </w:numPr>
              <w:spacing w:before="0" w:after="0"/>
              <w:ind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  <w:r w:rsidRPr="00411E79">
              <w:rPr>
                <w:rFonts w:ascii="Calibri" w:hAnsi="Calibri" w:cs="Calibri"/>
                <w:color w:val="172B4D"/>
                <w:sz w:val="16"/>
                <w:szCs w:val="16"/>
              </w:rPr>
              <w:t xml:space="preserve">IE 11 - Rendering Title style of H5 as </w:t>
            </w:r>
            <w:proofErr w:type="spellStart"/>
            <w:r w:rsidRPr="00411E79">
              <w:rPr>
                <w:rFonts w:ascii="Calibri" w:hAnsi="Calibri" w:cs="Calibri"/>
                <w:color w:val="172B4D"/>
                <w:sz w:val="16"/>
                <w:szCs w:val="16"/>
              </w:rPr>
              <w:t>unbold</w:t>
            </w:r>
            <w:proofErr w:type="spellEnd"/>
            <w:r w:rsidRPr="00411E79">
              <w:rPr>
                <w:rFonts w:ascii="Calibri" w:hAnsi="Calibri" w:cs="Calibri"/>
                <w:color w:val="172B4D"/>
                <w:sz w:val="16"/>
                <w:szCs w:val="16"/>
              </w:rPr>
              <w:t>.  (Other bowers render H5 as bold). It is a Browser specific issue that Dev team has no control over </w:t>
            </w:r>
          </w:p>
          <w:p w14:paraId="14F756FE" w14:textId="77777777" w:rsidR="004A20CB" w:rsidRPr="00411E79" w:rsidRDefault="004A20CB" w:rsidP="004A20C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  <w:r w:rsidRPr="00411E79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</w:rPr>
              <w:t>Note:</w:t>
            </w:r>
          </w:p>
          <w:p w14:paraId="3EA48741" w14:textId="49DD417A" w:rsidR="004A20CB" w:rsidRPr="004A20CB" w:rsidRDefault="004A20CB" w:rsidP="004A20CB">
            <w:pPr>
              <w:pStyle w:val="ListParagraph"/>
              <w:numPr>
                <w:ilvl w:val="0"/>
                <w:numId w:val="8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172B4D"/>
                <w:sz w:val="16"/>
                <w:szCs w:val="16"/>
              </w:rPr>
            </w:pPr>
            <w:r w:rsidRPr="004A20CB">
              <w:rPr>
                <w:rFonts w:cs="Calibri"/>
                <w:color w:val="172B4D"/>
                <w:sz w:val="16"/>
                <w:szCs w:val="16"/>
              </w:rPr>
              <w:t xml:space="preserve">When you click Back and see Accounts Option page - all info that was previously filled out in security question, security </w:t>
            </w:r>
            <w:r w:rsidRPr="004A20CB">
              <w:rPr>
                <w:rFonts w:cs="Calibri"/>
                <w:color w:val="172B4D"/>
                <w:sz w:val="16"/>
                <w:szCs w:val="16"/>
              </w:rPr>
              <w:lastRenderedPageBreak/>
              <w:t xml:space="preserve">answer and debit card will </w:t>
            </w:r>
            <w:proofErr w:type="gramStart"/>
            <w:r w:rsidRPr="004A20CB">
              <w:rPr>
                <w:rFonts w:cs="Calibri"/>
                <w:color w:val="172B4D"/>
                <w:sz w:val="16"/>
                <w:szCs w:val="16"/>
              </w:rPr>
              <w:t>no</w:t>
            </w:r>
            <w:proofErr w:type="gramEnd"/>
            <w:r w:rsidRPr="004A20CB">
              <w:rPr>
                <w:rFonts w:cs="Calibri"/>
                <w:color w:val="172B4D"/>
                <w:sz w:val="16"/>
                <w:szCs w:val="16"/>
              </w:rPr>
              <w:t xml:space="preserve"> show (This is how Personal PCO is currently functioning and we model Small Biz to be the same.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8E5B02A" w14:textId="77777777" w:rsidR="004A20CB" w:rsidRPr="00483386" w:rsidRDefault="004A20CB" w:rsidP="004A20CB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4A20CB" w:rsidRPr="007D0E7E" w14:paraId="48A06B0C" w14:textId="77777777" w:rsidTr="00D568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81CE9DA" w14:textId="4A7884C0" w:rsidR="004A20CB" w:rsidRPr="00A62838" w:rsidRDefault="004A20CB" w:rsidP="004A20C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CWBSB-166</w:t>
            </w:r>
          </w:p>
        </w:tc>
        <w:tc>
          <w:tcPr>
            <w:tcW w:w="5076" w:type="dxa"/>
          </w:tcPr>
          <w:p w14:paraId="78441460" w14:textId="1759DDBA" w:rsidR="004A20CB" w:rsidRPr="00A62838" w:rsidRDefault="004A20CB" w:rsidP="004A20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FORM: Build 'Authorized Signer Contact Info' Page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218575A3" w14:textId="28AFA341" w:rsidR="004A20CB" w:rsidRPr="004A20CB" w:rsidRDefault="004A20CB" w:rsidP="004A20C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4A20CB">
              <w:rPr>
                <w:rFonts w:ascii="Calibri" w:hAnsi="Calibri" w:cs="Calibri"/>
                <w:color w:val="172B4D"/>
                <w:sz w:val="16"/>
                <w:szCs w:val="16"/>
              </w:rPr>
              <w:t xml:space="preserve">Tested Content against Spec 1.1 per AC as this was the version Dev used to build this </w:t>
            </w:r>
            <w:proofErr w:type="gramStart"/>
            <w:r w:rsidRPr="004A20CB">
              <w:rPr>
                <w:rFonts w:ascii="Calibri" w:hAnsi="Calibri" w:cs="Calibri"/>
                <w:color w:val="172B4D"/>
                <w:sz w:val="16"/>
                <w:szCs w:val="16"/>
              </w:rPr>
              <w:t>page</w:t>
            </w:r>
            <w:proofErr w:type="gramEnd"/>
            <w:r w:rsidRPr="004A20CB">
              <w:rPr>
                <w:rFonts w:ascii="Calibri" w:hAnsi="Calibri" w:cs="Calibri"/>
                <w:color w:val="172B4D"/>
                <w:sz w:val="16"/>
                <w:szCs w:val="16"/>
              </w:rPr>
              <w:t xml:space="preserve"> </w:t>
            </w:r>
          </w:p>
          <w:p w14:paraId="264541EB" w14:textId="77777777" w:rsidR="004A20CB" w:rsidRDefault="004A20CB" w:rsidP="004A20CB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</w:p>
          <w:p w14:paraId="2A3861BD" w14:textId="4CD1C37C" w:rsidR="004A20CB" w:rsidRPr="004A20CB" w:rsidRDefault="004A20CB" w:rsidP="004A20CB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4A20CB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Known Issue</w:t>
            </w:r>
          </w:p>
          <w:p w14:paraId="500A48D4" w14:textId="77777777" w:rsidR="004A20CB" w:rsidRPr="004A20CB" w:rsidRDefault="004A20CB" w:rsidP="00E37D8D">
            <w:pPr>
              <w:numPr>
                <w:ilvl w:val="0"/>
                <w:numId w:val="17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4A20CB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Step# Title of each page might not have the correct numbering and sequencing as this component is still being finalized.</w:t>
            </w:r>
          </w:p>
          <w:p w14:paraId="3598DD8F" w14:textId="77777777" w:rsidR="004A20CB" w:rsidRPr="004A20CB" w:rsidRDefault="004A20CB" w:rsidP="00E37D8D">
            <w:pPr>
              <w:numPr>
                <w:ilvl w:val="0"/>
                <w:numId w:val="17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4A20CB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The incrementation of the progress bar at the top might not function per expected as this component is still being finalized.</w:t>
            </w:r>
          </w:p>
          <w:p w14:paraId="5CB505D9" w14:textId="7B6E02EC" w:rsidR="00AE1318" w:rsidRPr="00AE1318" w:rsidRDefault="004A20CB" w:rsidP="00E37D8D">
            <w:pPr>
              <w:numPr>
                <w:ilvl w:val="0"/>
                <w:numId w:val="17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4A20CB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IE 11 - Rendering Step Title style of H</w:t>
            </w:r>
            <w:proofErr w:type="gramStart"/>
            <w:r w:rsidRPr="004A20CB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5  as</w:t>
            </w:r>
            <w:proofErr w:type="gramEnd"/>
            <w:r w:rsidRPr="004A20CB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 xml:space="preserve"> </w:t>
            </w:r>
            <w:proofErr w:type="spellStart"/>
            <w:r w:rsidRPr="004A20CB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unbold</w:t>
            </w:r>
            <w:proofErr w:type="spellEnd"/>
            <w:r w:rsidRPr="004A20CB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.  (Other bowers render H5 as bold). It is a Browser specific issue that Dev team has no control over </w:t>
            </w:r>
          </w:p>
          <w:p w14:paraId="27AE2C00" w14:textId="77777777" w:rsidR="00AE1318" w:rsidRPr="00411E79" w:rsidRDefault="00AE1318" w:rsidP="00AE1318">
            <w:pPr>
              <w:pStyle w:val="NormalWeb"/>
              <w:shd w:val="clear" w:color="auto" w:fill="FFFFFF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  <w:r w:rsidRPr="00411E79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</w:rPr>
              <w:t>Note:</w:t>
            </w:r>
          </w:p>
          <w:p w14:paraId="5FDAD17E" w14:textId="77777777" w:rsidR="00AE1318" w:rsidRPr="00411E79" w:rsidRDefault="00AE1318" w:rsidP="00E37D8D">
            <w:pPr>
              <w:numPr>
                <w:ilvl w:val="0"/>
                <w:numId w:val="29"/>
              </w:numPr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  <w:r w:rsidRPr="00411E79">
              <w:rPr>
                <w:rFonts w:ascii="Calibri" w:hAnsi="Calibri" w:cs="Calibri"/>
                <w:color w:val="172B4D"/>
                <w:sz w:val="16"/>
                <w:szCs w:val="16"/>
              </w:rPr>
              <w:t>None</w:t>
            </w:r>
          </w:p>
          <w:p w14:paraId="66CEB251" w14:textId="15864FED" w:rsidR="00AE1318" w:rsidRPr="004A20CB" w:rsidRDefault="00AE1318" w:rsidP="004A20CB">
            <w:pPr>
              <w:spacing w:before="0" w:after="0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229BA89E" w14:textId="77777777" w:rsidR="004A20CB" w:rsidRPr="00483386" w:rsidRDefault="004A20CB" w:rsidP="004A20CB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4A20CB" w:rsidRPr="007D0E7E" w14:paraId="42B720AB" w14:textId="77777777" w:rsidTr="00D56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D37874C" w14:textId="0EB77126" w:rsidR="004A20CB" w:rsidRPr="00A62838" w:rsidRDefault="004A20CB" w:rsidP="004A20C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CWBSB-167</w:t>
            </w:r>
          </w:p>
        </w:tc>
        <w:tc>
          <w:tcPr>
            <w:tcW w:w="5076" w:type="dxa"/>
          </w:tcPr>
          <w:p w14:paraId="664E4393" w14:textId="76A38C8D" w:rsidR="004A20CB" w:rsidRPr="00A62838" w:rsidRDefault="004A20CB" w:rsidP="004A2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FORM: Build 'Authorized Signer Verify Mobile' Page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64BD5DB5" w14:textId="0C48571D" w:rsidR="004A20CB" w:rsidRDefault="004A20CB" w:rsidP="004A20C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  <w:r w:rsidRPr="00C701CB">
              <w:rPr>
                <w:rFonts w:ascii="Calibri" w:hAnsi="Calibri" w:cs="Calibri"/>
                <w:color w:val="172B4D"/>
                <w:sz w:val="16"/>
                <w:szCs w:val="16"/>
              </w:rPr>
              <w:t>Tested Content against Spec 1.1 per AC as this was the version Dev used to build this page</w:t>
            </w:r>
            <w:r w:rsidR="00D57A18">
              <w:rPr>
                <w:rFonts w:ascii="Calibri" w:hAnsi="Calibri" w:cs="Calibri"/>
                <w:color w:val="172B4D"/>
                <w:sz w:val="16"/>
                <w:szCs w:val="16"/>
              </w:rPr>
              <w:t>.</w:t>
            </w:r>
          </w:p>
          <w:p w14:paraId="4E42A630" w14:textId="6DEE512F" w:rsidR="00D57A18" w:rsidRDefault="00D57A18" w:rsidP="004A20C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</w:p>
          <w:p w14:paraId="6AAD586E" w14:textId="60746516" w:rsidR="00D57A18" w:rsidRPr="00C701CB" w:rsidRDefault="00D57A18" w:rsidP="004A20C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>
              <w:rPr>
                <w:rFonts w:ascii="Calibri" w:hAnsi="Calibri" w:cs="Calibri"/>
                <w:color w:val="172B4D"/>
                <w:sz w:val="16"/>
                <w:szCs w:val="16"/>
              </w:rPr>
              <w:t>Tested by Temenos QA</w:t>
            </w:r>
          </w:p>
          <w:p w14:paraId="63835DDB" w14:textId="5A6B4BA2" w:rsidR="004A20CB" w:rsidRPr="00C701CB" w:rsidRDefault="004A20CB" w:rsidP="00D57A18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172B4D"/>
                <w:sz w:val="21"/>
                <w:szCs w:val="21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1B47346" w14:textId="77777777" w:rsidR="004A20CB" w:rsidRPr="00483386" w:rsidRDefault="004A20CB" w:rsidP="004A20CB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4A20CB" w:rsidRPr="007D0E7E" w14:paraId="3FCC03E4" w14:textId="77777777" w:rsidTr="00D568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66D0A9B" w14:textId="5DBB6C89" w:rsidR="004A20CB" w:rsidRPr="00A62838" w:rsidRDefault="004A20CB" w:rsidP="004A20C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CWBSB-207</w:t>
            </w:r>
          </w:p>
        </w:tc>
        <w:tc>
          <w:tcPr>
            <w:tcW w:w="5076" w:type="dxa"/>
          </w:tcPr>
          <w:p w14:paraId="203C7E8E" w14:textId="78F25449" w:rsidR="004A20CB" w:rsidRPr="00A62838" w:rsidRDefault="004A20CB" w:rsidP="004A20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FORM: Secondary IDV Authorized Signer Form &amp; Narrative Integration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BCFC170" w14:textId="6841BD4A" w:rsidR="004A20CB" w:rsidRPr="00D57A18" w:rsidRDefault="00D57A18" w:rsidP="00D57A1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>
              <w:rPr>
                <w:rFonts w:ascii="Calibri" w:hAnsi="Calibri" w:cs="Calibri"/>
                <w:color w:val="172B4D"/>
                <w:sz w:val="16"/>
                <w:szCs w:val="16"/>
              </w:rPr>
              <w:t>Tested by Temenos QA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7C3CB3D6" w14:textId="77777777" w:rsidR="004A20CB" w:rsidRPr="00483386" w:rsidRDefault="004A20CB" w:rsidP="004A20CB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D57A18" w:rsidRPr="007D0E7E" w14:paraId="4B1F0312" w14:textId="77777777" w:rsidTr="00D56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0BE1214" w14:textId="0827CCF6" w:rsidR="00D57A18" w:rsidRPr="00A62838" w:rsidRDefault="00D57A18" w:rsidP="00D57A18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CWBSB-215</w:t>
            </w:r>
          </w:p>
        </w:tc>
        <w:tc>
          <w:tcPr>
            <w:tcW w:w="5076" w:type="dxa"/>
          </w:tcPr>
          <w:p w14:paraId="66C85158" w14:textId="54F0C610" w:rsidR="00D57A18" w:rsidRPr="00A62838" w:rsidRDefault="00D57A18" w:rsidP="00D57A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FORM: Credit Check Authorized Signer Form &amp; Narrative Integration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2DE59322" w14:textId="3ADDD600" w:rsidR="00D57A18" w:rsidRPr="00670090" w:rsidRDefault="00D57A18" w:rsidP="00D57A18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  <w:r>
              <w:rPr>
                <w:rFonts w:ascii="Calibri" w:hAnsi="Calibri" w:cs="Calibri"/>
                <w:color w:val="172B4D"/>
                <w:sz w:val="16"/>
                <w:szCs w:val="16"/>
              </w:rPr>
              <w:t>Tested by Temenos QA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5B4A43FC" w14:textId="77777777" w:rsidR="00D57A18" w:rsidRPr="00483386" w:rsidRDefault="00D57A18" w:rsidP="00D57A18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D57A18" w:rsidRPr="007D0E7E" w14:paraId="3F588C36" w14:textId="77777777" w:rsidTr="00D568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FC5B249" w14:textId="5FECF538" w:rsidR="00D57A18" w:rsidRPr="00A62838" w:rsidRDefault="00D57A18" w:rsidP="00D57A18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CWBSB-217</w:t>
            </w:r>
          </w:p>
        </w:tc>
        <w:tc>
          <w:tcPr>
            <w:tcW w:w="5076" w:type="dxa"/>
          </w:tcPr>
          <w:p w14:paraId="5E55982C" w14:textId="272331C8" w:rsidR="00D57A18" w:rsidRPr="00A62838" w:rsidRDefault="00D57A18" w:rsidP="00D57A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FORM: Fraud Check Authorized Signer Form &amp; Narrative Integration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4BBC15B" w14:textId="0322C823" w:rsidR="00D57A18" w:rsidRPr="00670090" w:rsidRDefault="00D57A18" w:rsidP="00D57A18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  <w:r>
              <w:rPr>
                <w:rFonts w:ascii="Calibri" w:hAnsi="Calibri" w:cs="Calibri"/>
                <w:color w:val="172B4D"/>
                <w:sz w:val="16"/>
                <w:szCs w:val="16"/>
              </w:rPr>
              <w:t>Tested by Temenos QA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1F56CB8" w14:textId="77777777" w:rsidR="00D57A18" w:rsidRPr="00483386" w:rsidRDefault="00D57A18" w:rsidP="00D57A18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D57A18" w:rsidRPr="007D0E7E" w14:paraId="30FB80D2" w14:textId="77777777" w:rsidTr="00D56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307C464" w14:textId="1622056B" w:rsidR="00D57A18" w:rsidRPr="00A62838" w:rsidRDefault="00D57A18" w:rsidP="00D57A18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CWBSB-225</w:t>
            </w:r>
          </w:p>
        </w:tc>
        <w:tc>
          <w:tcPr>
            <w:tcW w:w="5076" w:type="dxa"/>
          </w:tcPr>
          <w:p w14:paraId="1C0619D4" w14:textId="75FB3169" w:rsidR="00D57A18" w:rsidRPr="00A62838" w:rsidRDefault="00D57A18" w:rsidP="00D57A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FORM: Default IDV Authorized Signer Form &amp; Narrative Integration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3119AA44" w14:textId="38CD98C4" w:rsidR="00D57A18" w:rsidRPr="00810432" w:rsidRDefault="00D57A18" w:rsidP="00D57A18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  <w:r>
              <w:rPr>
                <w:rFonts w:ascii="Calibri" w:hAnsi="Calibri" w:cs="Calibri"/>
                <w:color w:val="172B4D"/>
                <w:sz w:val="16"/>
                <w:szCs w:val="16"/>
              </w:rPr>
              <w:t>Tested by Temenos QA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0A5BAC9" w14:textId="77777777" w:rsidR="00D57A18" w:rsidRPr="00483386" w:rsidRDefault="00D57A18" w:rsidP="00D57A18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D57A18" w:rsidRPr="007D0E7E" w14:paraId="48360D37" w14:textId="77777777" w:rsidTr="00D568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B89BCED" w14:textId="59B9D108" w:rsidR="00D57A18" w:rsidRPr="00A62838" w:rsidRDefault="00D57A18" w:rsidP="00D57A18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CWBSB-228</w:t>
            </w:r>
          </w:p>
        </w:tc>
        <w:tc>
          <w:tcPr>
            <w:tcW w:w="5076" w:type="dxa"/>
          </w:tcPr>
          <w:p w14:paraId="2E219243" w14:textId="166EC3DD" w:rsidR="00D57A18" w:rsidRPr="00A62838" w:rsidRDefault="00D57A18" w:rsidP="00D57A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FORM: Build 'Auth Signer - Alternate IDV' Page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563B1B4" w14:textId="4E7CC08E" w:rsidR="00D57A18" w:rsidRPr="004A20CB" w:rsidRDefault="00D57A18" w:rsidP="00D57A1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4A20CB">
              <w:rPr>
                <w:rFonts w:ascii="Calibri" w:hAnsi="Calibri" w:cs="Calibri"/>
                <w:color w:val="172B4D"/>
                <w:sz w:val="16"/>
                <w:szCs w:val="16"/>
              </w:rPr>
              <w:t>Tested Content against Spec 1.</w:t>
            </w:r>
            <w:r>
              <w:rPr>
                <w:rFonts w:ascii="Calibri" w:hAnsi="Calibri" w:cs="Calibri"/>
                <w:color w:val="172B4D"/>
                <w:sz w:val="16"/>
                <w:szCs w:val="16"/>
              </w:rPr>
              <w:t>2</w:t>
            </w:r>
            <w:r w:rsidRPr="004A20CB">
              <w:rPr>
                <w:rFonts w:ascii="Calibri" w:hAnsi="Calibri" w:cs="Calibri"/>
                <w:color w:val="172B4D"/>
                <w:sz w:val="16"/>
                <w:szCs w:val="16"/>
              </w:rPr>
              <w:t xml:space="preserve"> per AC as this was the version Dev used to build this </w:t>
            </w:r>
            <w:proofErr w:type="gramStart"/>
            <w:r w:rsidRPr="004A20CB">
              <w:rPr>
                <w:rFonts w:ascii="Calibri" w:hAnsi="Calibri" w:cs="Calibri"/>
                <w:color w:val="172B4D"/>
                <w:sz w:val="16"/>
                <w:szCs w:val="16"/>
              </w:rPr>
              <w:t>page</w:t>
            </w:r>
            <w:proofErr w:type="gramEnd"/>
            <w:r w:rsidRPr="004A20CB">
              <w:rPr>
                <w:rFonts w:ascii="Calibri" w:hAnsi="Calibri" w:cs="Calibri"/>
                <w:color w:val="172B4D"/>
                <w:sz w:val="16"/>
                <w:szCs w:val="16"/>
              </w:rPr>
              <w:t xml:space="preserve"> </w:t>
            </w:r>
          </w:p>
          <w:p w14:paraId="5CA4ED94" w14:textId="77777777" w:rsidR="00D57A18" w:rsidRDefault="00D57A18" w:rsidP="00D57A18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</w:p>
          <w:p w14:paraId="3E3B2088" w14:textId="77777777" w:rsidR="00D57A18" w:rsidRPr="004A20CB" w:rsidRDefault="00D57A18" w:rsidP="00D57A18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4A20CB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Known Issue</w:t>
            </w:r>
          </w:p>
          <w:p w14:paraId="7D5BCC1B" w14:textId="77777777" w:rsidR="00D57A18" w:rsidRPr="004A20CB" w:rsidRDefault="00D57A18" w:rsidP="00E37D8D">
            <w:pPr>
              <w:numPr>
                <w:ilvl w:val="0"/>
                <w:numId w:val="17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4A20CB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Step# Title of each page might not have the correct numbering and sequencing as this component is still being finalized.</w:t>
            </w:r>
          </w:p>
          <w:p w14:paraId="45B22BAF" w14:textId="77777777" w:rsidR="00D57A18" w:rsidRPr="004A20CB" w:rsidRDefault="00D57A18" w:rsidP="00E37D8D">
            <w:pPr>
              <w:numPr>
                <w:ilvl w:val="0"/>
                <w:numId w:val="17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4A20CB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The incrementation of the progress bar at the top might not function per expected as this component is still being finalized.</w:t>
            </w:r>
          </w:p>
          <w:p w14:paraId="5F42A66C" w14:textId="77777777" w:rsidR="00D57A18" w:rsidRPr="00AE1318" w:rsidRDefault="00D57A18" w:rsidP="00E37D8D">
            <w:pPr>
              <w:numPr>
                <w:ilvl w:val="0"/>
                <w:numId w:val="17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4A20CB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IE 11 - Rendering Step Title style of H</w:t>
            </w:r>
            <w:proofErr w:type="gramStart"/>
            <w:r w:rsidRPr="004A20CB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5  as</w:t>
            </w:r>
            <w:proofErr w:type="gramEnd"/>
            <w:r w:rsidRPr="004A20CB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 xml:space="preserve"> </w:t>
            </w:r>
            <w:proofErr w:type="spellStart"/>
            <w:r w:rsidRPr="004A20CB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unbold</w:t>
            </w:r>
            <w:proofErr w:type="spellEnd"/>
            <w:r w:rsidRPr="004A20CB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.  (Other bowers render H5 as bold). It is a Browser specific issue that Dev team has no control over </w:t>
            </w:r>
          </w:p>
          <w:p w14:paraId="1AF772E0" w14:textId="77777777" w:rsidR="00D57A18" w:rsidRPr="00411E79" w:rsidRDefault="00D57A18" w:rsidP="00D57A18">
            <w:pPr>
              <w:pStyle w:val="NormalWeb"/>
              <w:shd w:val="clear" w:color="auto" w:fill="FFFFFF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  <w:r w:rsidRPr="00411E79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</w:rPr>
              <w:t>Note:</w:t>
            </w:r>
          </w:p>
          <w:p w14:paraId="58F4D6BA" w14:textId="17BE72A0" w:rsidR="00D57A18" w:rsidRPr="00D57A18" w:rsidRDefault="00D57A18" w:rsidP="00D57A18">
            <w:pPr>
              <w:pStyle w:val="ListParagraph"/>
              <w:numPr>
                <w:ilvl w:val="0"/>
                <w:numId w:val="8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172B4D"/>
                <w:sz w:val="16"/>
                <w:szCs w:val="16"/>
              </w:rPr>
            </w:pPr>
            <w:r w:rsidRPr="00D57A18">
              <w:rPr>
                <w:rFonts w:cs="Calibri"/>
                <w:color w:val="172B4D"/>
                <w:sz w:val="16"/>
                <w:szCs w:val="16"/>
              </w:rPr>
              <w:t xml:space="preserve">Spec needs to be to be updated in section 11.7 and 11.8 so that on click of Next </w:t>
            </w:r>
            <w:r w:rsidRPr="00D57A18">
              <w:rPr>
                <w:rFonts w:cs="Calibri"/>
                <w:color w:val="172B4D"/>
                <w:sz w:val="16"/>
                <w:szCs w:val="16"/>
              </w:rPr>
              <w:lastRenderedPageBreak/>
              <w:t>when second option (</w:t>
            </w:r>
            <w:proofErr w:type="gramStart"/>
            <w:r w:rsidRPr="00D57A18">
              <w:rPr>
                <w:rFonts w:cs="Calibri"/>
                <w:color w:val="172B4D"/>
                <w:sz w:val="16"/>
                <w:szCs w:val="16"/>
              </w:rPr>
              <w:t>I'd</w:t>
            </w:r>
            <w:proofErr w:type="gramEnd"/>
            <w:r w:rsidRPr="00D57A18">
              <w:rPr>
                <w:rFonts w:cs="Calibri"/>
                <w:color w:val="172B4D"/>
                <w:sz w:val="16"/>
                <w:szCs w:val="16"/>
              </w:rPr>
              <w:t xml:space="preserve"> like to provide CWB with additional info…)  is selected, it should navigates to 'Dynamic Disclosures' page and not the Manual IDV page</w:t>
            </w:r>
            <w:proofErr w:type="gramStart"/>
            <w:r w:rsidRPr="00D57A18">
              <w:rPr>
                <w:rFonts w:cs="Calibri"/>
                <w:color w:val="172B4D"/>
                <w:sz w:val="16"/>
                <w:szCs w:val="16"/>
              </w:rPr>
              <w:t xml:space="preserve">   (</w:t>
            </w:r>
            <w:proofErr w:type="gramEnd"/>
            <w:r w:rsidRPr="00D57A18">
              <w:rPr>
                <w:rFonts w:cs="Calibri"/>
                <w:color w:val="172B4D"/>
                <w:sz w:val="16"/>
                <w:szCs w:val="16"/>
              </w:rPr>
              <w:t>This way it is consistent with how CWB Personal DCO and Motive forms)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3DE74DD" w14:textId="77777777" w:rsidR="00D57A18" w:rsidRPr="00483386" w:rsidRDefault="00D57A18" w:rsidP="00D57A18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D57A18" w:rsidRPr="007D0E7E" w14:paraId="6A5D7C3F" w14:textId="77777777" w:rsidTr="00D56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CA5C308" w14:textId="28B1A7C8" w:rsidR="00D57A18" w:rsidRPr="00A62838" w:rsidRDefault="00D57A18" w:rsidP="00D57A18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CWBSB-229</w:t>
            </w:r>
          </w:p>
        </w:tc>
        <w:tc>
          <w:tcPr>
            <w:tcW w:w="5076" w:type="dxa"/>
          </w:tcPr>
          <w:p w14:paraId="5E37F1C1" w14:textId="044BE03E" w:rsidR="00D57A18" w:rsidRPr="00A62838" w:rsidRDefault="00D57A18" w:rsidP="00D57A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FORM: Build 'Auth Signer - </w:t>
            </w:r>
            <w:proofErr w:type="spellStart"/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Flinks</w:t>
            </w:r>
            <w:proofErr w:type="spellEnd"/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' Page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31A0D2A3" w14:textId="77777777" w:rsidR="00D57A18" w:rsidRDefault="00D57A18" w:rsidP="00D57A1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  <w:r w:rsidRPr="00810432">
              <w:rPr>
                <w:rFonts w:ascii="Calibri" w:hAnsi="Calibri" w:cs="Calibri"/>
                <w:color w:val="172B4D"/>
                <w:sz w:val="16"/>
                <w:szCs w:val="16"/>
              </w:rPr>
              <w:t xml:space="preserve">Tested Content against </w:t>
            </w:r>
            <w:r>
              <w:rPr>
                <w:rFonts w:ascii="Calibri" w:hAnsi="Calibri" w:cs="Calibri"/>
                <w:color w:val="172B4D"/>
                <w:sz w:val="16"/>
                <w:szCs w:val="16"/>
              </w:rPr>
              <w:t xml:space="preserve">Email </w:t>
            </w:r>
            <w:r w:rsidRPr="00810432">
              <w:rPr>
                <w:rFonts w:ascii="Calibri" w:hAnsi="Calibri" w:cs="Calibri"/>
                <w:color w:val="172B4D"/>
                <w:sz w:val="16"/>
                <w:szCs w:val="16"/>
              </w:rPr>
              <w:t xml:space="preserve">Spec </w:t>
            </w:r>
            <w:r>
              <w:rPr>
                <w:rFonts w:ascii="Calibri" w:hAnsi="Calibri" w:cs="Calibri"/>
                <w:color w:val="172B4D"/>
                <w:sz w:val="16"/>
                <w:szCs w:val="16"/>
              </w:rPr>
              <w:t>1</w:t>
            </w:r>
            <w:r w:rsidRPr="00810432">
              <w:rPr>
                <w:rFonts w:ascii="Calibri" w:hAnsi="Calibri" w:cs="Calibri"/>
                <w:color w:val="172B4D"/>
                <w:sz w:val="16"/>
                <w:szCs w:val="16"/>
              </w:rPr>
              <w:t>.</w:t>
            </w:r>
            <w:r w:rsidR="005051A3">
              <w:rPr>
                <w:rFonts w:ascii="Calibri" w:hAnsi="Calibri" w:cs="Calibri"/>
                <w:color w:val="172B4D"/>
                <w:sz w:val="16"/>
                <w:szCs w:val="16"/>
              </w:rPr>
              <w:t>2</w:t>
            </w:r>
            <w:r w:rsidRPr="00810432">
              <w:rPr>
                <w:rFonts w:ascii="Calibri" w:hAnsi="Calibri" w:cs="Calibri"/>
                <w:color w:val="172B4D"/>
                <w:sz w:val="16"/>
                <w:szCs w:val="16"/>
              </w:rPr>
              <w:t xml:space="preserve"> per AC as this was the version Dev used to build this </w:t>
            </w:r>
            <w:proofErr w:type="gramStart"/>
            <w:r w:rsidRPr="00810432">
              <w:rPr>
                <w:rFonts w:ascii="Calibri" w:hAnsi="Calibri" w:cs="Calibri"/>
                <w:color w:val="172B4D"/>
                <w:sz w:val="16"/>
                <w:szCs w:val="16"/>
              </w:rPr>
              <w:t>page</w:t>
            </w:r>
            <w:proofErr w:type="gramEnd"/>
            <w:r w:rsidRPr="00810432">
              <w:rPr>
                <w:rFonts w:ascii="Calibri" w:hAnsi="Calibri" w:cs="Calibri"/>
                <w:color w:val="172B4D"/>
                <w:sz w:val="16"/>
                <w:szCs w:val="16"/>
              </w:rPr>
              <w:t xml:space="preserve"> </w:t>
            </w:r>
          </w:p>
          <w:p w14:paraId="5CD7E145" w14:textId="77777777" w:rsidR="005051A3" w:rsidRDefault="005051A3" w:rsidP="00D57A1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</w:p>
          <w:p w14:paraId="1A45C159" w14:textId="77777777" w:rsidR="005051A3" w:rsidRPr="005051A3" w:rsidRDefault="005051A3" w:rsidP="005051A3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5051A3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Known Issue:</w:t>
            </w:r>
          </w:p>
          <w:p w14:paraId="01173B44" w14:textId="77777777" w:rsidR="005051A3" w:rsidRPr="005051A3" w:rsidRDefault="005051A3" w:rsidP="00E37D8D">
            <w:pPr>
              <w:numPr>
                <w:ilvl w:val="0"/>
                <w:numId w:val="30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5051A3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Browser Specific Issue in IE 11 (Existing Issue found in Motive and Personal DCO)</w:t>
            </w:r>
          </w:p>
          <w:p w14:paraId="73496190" w14:textId="77777777" w:rsidR="005051A3" w:rsidRPr="005051A3" w:rsidRDefault="005051A3" w:rsidP="00E37D8D">
            <w:pPr>
              <w:numPr>
                <w:ilvl w:val="1"/>
                <w:numId w:val="30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proofErr w:type="spellStart"/>
            <w:r w:rsidRPr="005051A3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Flinks</w:t>
            </w:r>
            <w:proofErr w:type="spellEnd"/>
            <w:r w:rsidRPr="005051A3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 xml:space="preserve"> Page- More Options Menu loads behind the page (Workaround is to resize the browser. Once resized the Option menus pop to the front)</w:t>
            </w:r>
          </w:p>
          <w:p w14:paraId="6130C48D" w14:textId="2A9CD33A" w:rsidR="005051A3" w:rsidRPr="005051A3" w:rsidRDefault="005051A3" w:rsidP="00E37D8D">
            <w:pPr>
              <w:numPr>
                <w:ilvl w:val="1"/>
                <w:numId w:val="30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5051A3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 xml:space="preserve">IE 11 </w:t>
            </w:r>
            <w:r w:rsidR="00736A65" w:rsidRPr="005051A3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- Rendering</w:t>
            </w:r>
            <w:r w:rsidRPr="005051A3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 xml:space="preserve"> </w:t>
            </w:r>
            <w:proofErr w:type="gramStart"/>
            <w:r w:rsidRPr="005051A3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Title  style</w:t>
            </w:r>
            <w:proofErr w:type="gramEnd"/>
            <w:r w:rsidRPr="005051A3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 xml:space="preserve"> of H5  as </w:t>
            </w:r>
            <w:proofErr w:type="spellStart"/>
            <w:r w:rsidRPr="005051A3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unbold</w:t>
            </w:r>
            <w:proofErr w:type="spellEnd"/>
            <w:r w:rsidRPr="005051A3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.  (Other bowers render H5 as bold). It is a Browser specific issue that Dev team has no control over </w:t>
            </w:r>
          </w:p>
          <w:p w14:paraId="26F1488A" w14:textId="77777777" w:rsidR="005051A3" w:rsidRPr="005051A3" w:rsidRDefault="005051A3" w:rsidP="005051A3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5051A3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Note:</w:t>
            </w:r>
          </w:p>
          <w:p w14:paraId="11789E84" w14:textId="6F9A537E" w:rsidR="005051A3" w:rsidRPr="005051A3" w:rsidRDefault="005051A3" w:rsidP="00E37D8D">
            <w:pPr>
              <w:numPr>
                <w:ilvl w:val="0"/>
                <w:numId w:val="31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5051A3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 xml:space="preserve">Spec needs to </w:t>
            </w:r>
            <w:proofErr w:type="gramStart"/>
            <w:r w:rsidRPr="005051A3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updated</w:t>
            </w:r>
            <w:proofErr w:type="gramEnd"/>
            <w:r w:rsidRPr="005051A3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 xml:space="preserve"> as the Back button is actually disabled when successfully logged in to </w:t>
            </w:r>
            <w:proofErr w:type="spellStart"/>
            <w:r w:rsidRPr="005051A3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Flinks</w:t>
            </w:r>
            <w:proofErr w:type="spellEnd"/>
            <w:r w:rsidRPr="005051A3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 xml:space="preserve"> - not </w:t>
            </w:r>
            <w:r w:rsidR="00736A65" w:rsidRPr="005051A3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hidden (</w:t>
            </w:r>
            <w:r w:rsidRPr="005051A3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Model after Personal DCO)</w:t>
            </w:r>
          </w:p>
          <w:p w14:paraId="23426FE0" w14:textId="01BD7902" w:rsidR="005051A3" w:rsidRPr="007D13E3" w:rsidRDefault="005051A3" w:rsidP="00D57A1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6CABA65" w14:textId="77777777" w:rsidR="00D57A18" w:rsidRPr="00483386" w:rsidRDefault="00D57A18" w:rsidP="00D57A18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D57A18" w:rsidRPr="007D0E7E" w14:paraId="719D03BD" w14:textId="77777777" w:rsidTr="00D568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F7468A3" w14:textId="39C516C4" w:rsidR="00D57A18" w:rsidRPr="00A62838" w:rsidRDefault="00D57A18" w:rsidP="00D57A18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CWBSB-230</w:t>
            </w:r>
          </w:p>
        </w:tc>
        <w:tc>
          <w:tcPr>
            <w:tcW w:w="5076" w:type="dxa"/>
          </w:tcPr>
          <w:p w14:paraId="4FDEF055" w14:textId="063622E5" w:rsidR="00D57A18" w:rsidRPr="00A62838" w:rsidRDefault="00D57A18" w:rsidP="00D57A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FORM: Build 'Auth Signer-Manual IDV' Modal Page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7DB37878" w14:textId="76C1078E" w:rsidR="0082749D" w:rsidRDefault="0082749D" w:rsidP="0082749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  <w:r w:rsidRPr="00810432">
              <w:rPr>
                <w:rFonts w:ascii="Calibri" w:hAnsi="Calibri" w:cs="Calibri"/>
                <w:color w:val="172B4D"/>
                <w:sz w:val="16"/>
                <w:szCs w:val="16"/>
              </w:rPr>
              <w:t xml:space="preserve">Tested Content against </w:t>
            </w:r>
            <w:r>
              <w:rPr>
                <w:rFonts w:ascii="Calibri" w:hAnsi="Calibri" w:cs="Calibri"/>
                <w:color w:val="172B4D"/>
                <w:sz w:val="16"/>
                <w:szCs w:val="16"/>
              </w:rPr>
              <w:t xml:space="preserve">Email </w:t>
            </w:r>
            <w:r w:rsidRPr="00810432">
              <w:rPr>
                <w:rFonts w:ascii="Calibri" w:hAnsi="Calibri" w:cs="Calibri"/>
                <w:color w:val="172B4D"/>
                <w:sz w:val="16"/>
                <w:szCs w:val="16"/>
              </w:rPr>
              <w:t xml:space="preserve">Spec </w:t>
            </w:r>
            <w:r>
              <w:rPr>
                <w:rFonts w:ascii="Calibri" w:hAnsi="Calibri" w:cs="Calibri"/>
                <w:color w:val="172B4D"/>
                <w:sz w:val="16"/>
                <w:szCs w:val="16"/>
              </w:rPr>
              <w:t>1</w:t>
            </w:r>
            <w:r w:rsidRPr="00810432">
              <w:rPr>
                <w:rFonts w:ascii="Calibri" w:hAnsi="Calibri" w:cs="Calibri"/>
                <w:color w:val="172B4D"/>
                <w:sz w:val="16"/>
                <w:szCs w:val="16"/>
              </w:rPr>
              <w:t>.</w:t>
            </w:r>
            <w:r>
              <w:rPr>
                <w:rFonts w:ascii="Calibri" w:hAnsi="Calibri" w:cs="Calibri"/>
                <w:color w:val="172B4D"/>
                <w:sz w:val="16"/>
                <w:szCs w:val="16"/>
              </w:rPr>
              <w:t>2</w:t>
            </w:r>
            <w:r w:rsidRPr="00810432">
              <w:rPr>
                <w:rFonts w:ascii="Calibri" w:hAnsi="Calibri" w:cs="Calibri"/>
                <w:color w:val="172B4D"/>
                <w:sz w:val="16"/>
                <w:szCs w:val="16"/>
              </w:rPr>
              <w:t xml:space="preserve"> per AC as this was the version Dev used to build this </w:t>
            </w:r>
            <w:r w:rsidR="00736A65" w:rsidRPr="00810432">
              <w:rPr>
                <w:rFonts w:ascii="Calibri" w:hAnsi="Calibri" w:cs="Calibri"/>
                <w:color w:val="172B4D"/>
                <w:sz w:val="16"/>
                <w:szCs w:val="16"/>
              </w:rPr>
              <w:t>page.</w:t>
            </w:r>
            <w:r w:rsidRPr="00810432">
              <w:rPr>
                <w:rFonts w:ascii="Calibri" w:hAnsi="Calibri" w:cs="Calibri"/>
                <w:color w:val="172B4D"/>
                <w:sz w:val="16"/>
                <w:szCs w:val="16"/>
              </w:rPr>
              <w:t xml:space="preserve"> </w:t>
            </w:r>
          </w:p>
          <w:p w14:paraId="33F04854" w14:textId="77777777" w:rsidR="00D57A18" w:rsidRDefault="00D57A18" w:rsidP="00D57A1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</w:p>
          <w:p w14:paraId="120D02D0" w14:textId="4DA9CE72" w:rsidR="00D57A18" w:rsidRPr="0082749D" w:rsidRDefault="0082749D" w:rsidP="00D57A1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</w:rPr>
            </w:pPr>
            <w:r w:rsidRPr="0082749D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</w:rPr>
              <w:t>Known Issue</w:t>
            </w:r>
            <w:r w:rsidR="00D57A18" w:rsidRPr="0082749D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</w:rPr>
              <w:t>:</w:t>
            </w:r>
          </w:p>
          <w:p w14:paraId="48A59437" w14:textId="6955E5F2" w:rsidR="0082749D" w:rsidRDefault="0082749D" w:rsidP="00E37D8D">
            <w:pPr>
              <w:numPr>
                <w:ilvl w:val="0"/>
                <w:numId w:val="20"/>
              </w:numPr>
              <w:spacing w:before="0" w:after="0"/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82749D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 xml:space="preserve">Browser-specific issue: Phone number </w:t>
            </w:r>
            <w:proofErr w:type="gramStart"/>
            <w:r w:rsidRPr="0082749D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on  Desktop</w:t>
            </w:r>
            <w:proofErr w:type="gramEnd"/>
            <w:r w:rsidRPr="0082749D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 xml:space="preserve"> in IE 11 only is clickable.  (Other supported Browsers, it is not clickable, as it should only be clickable in Mobile View)</w:t>
            </w:r>
          </w:p>
          <w:p w14:paraId="4579D29B" w14:textId="77777777" w:rsidR="0082749D" w:rsidRPr="00411E79" w:rsidRDefault="0082749D" w:rsidP="0082749D">
            <w:pPr>
              <w:pStyle w:val="NormalWeb"/>
              <w:shd w:val="clear" w:color="auto" w:fill="FFFFFF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  <w:r w:rsidRPr="00411E79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</w:rPr>
              <w:t>Note:</w:t>
            </w:r>
          </w:p>
          <w:p w14:paraId="36B6D2C8" w14:textId="2F6E431C" w:rsidR="00D57A18" w:rsidRPr="0082749D" w:rsidRDefault="0082749D" w:rsidP="00E37D8D">
            <w:pPr>
              <w:numPr>
                <w:ilvl w:val="0"/>
                <w:numId w:val="29"/>
              </w:numPr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  <w:r w:rsidRPr="00411E79">
              <w:rPr>
                <w:rFonts w:ascii="Calibri" w:hAnsi="Calibri" w:cs="Calibri"/>
                <w:color w:val="172B4D"/>
                <w:sz w:val="16"/>
                <w:szCs w:val="16"/>
              </w:rPr>
              <w:t>None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EC11DB2" w14:textId="77777777" w:rsidR="00D57A18" w:rsidRPr="00483386" w:rsidRDefault="00D57A18" w:rsidP="00D57A18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D57A18" w:rsidRPr="007D0E7E" w14:paraId="4A695352" w14:textId="77777777" w:rsidTr="00D56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FA54DD7" w14:textId="2AC11F8E" w:rsidR="00D57A18" w:rsidRPr="00A62838" w:rsidRDefault="00D57A18" w:rsidP="00D57A18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CWBSB-241</w:t>
            </w:r>
          </w:p>
        </w:tc>
        <w:tc>
          <w:tcPr>
            <w:tcW w:w="5076" w:type="dxa"/>
          </w:tcPr>
          <w:p w14:paraId="73A80566" w14:textId="4AABE0C6" w:rsidR="00D57A18" w:rsidRPr="00A62838" w:rsidRDefault="00D57A18" w:rsidP="00D57A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FORM: Build Authorized Signer 'Business Application Time Out' Page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B1D83BF" w14:textId="6E1F9F5B" w:rsidR="00736A65" w:rsidRDefault="00736A65" w:rsidP="00736A6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  <w:r w:rsidRPr="00810432">
              <w:rPr>
                <w:rFonts w:ascii="Calibri" w:hAnsi="Calibri" w:cs="Calibri"/>
                <w:color w:val="172B4D"/>
                <w:sz w:val="16"/>
                <w:szCs w:val="16"/>
              </w:rPr>
              <w:t xml:space="preserve">Tested Content against </w:t>
            </w:r>
            <w:r>
              <w:rPr>
                <w:rFonts w:ascii="Calibri" w:hAnsi="Calibri" w:cs="Calibri"/>
                <w:color w:val="172B4D"/>
                <w:sz w:val="16"/>
                <w:szCs w:val="16"/>
              </w:rPr>
              <w:t xml:space="preserve">Email </w:t>
            </w:r>
            <w:r w:rsidRPr="00810432">
              <w:rPr>
                <w:rFonts w:ascii="Calibri" w:hAnsi="Calibri" w:cs="Calibri"/>
                <w:color w:val="172B4D"/>
                <w:sz w:val="16"/>
                <w:szCs w:val="16"/>
              </w:rPr>
              <w:t xml:space="preserve">Spec </w:t>
            </w:r>
            <w:r>
              <w:rPr>
                <w:rFonts w:ascii="Calibri" w:hAnsi="Calibri" w:cs="Calibri"/>
                <w:color w:val="172B4D"/>
                <w:sz w:val="16"/>
                <w:szCs w:val="16"/>
              </w:rPr>
              <w:t>1</w:t>
            </w:r>
            <w:r w:rsidRPr="00810432">
              <w:rPr>
                <w:rFonts w:ascii="Calibri" w:hAnsi="Calibri" w:cs="Calibri"/>
                <w:color w:val="172B4D"/>
                <w:sz w:val="16"/>
                <w:szCs w:val="16"/>
              </w:rPr>
              <w:t>.</w:t>
            </w:r>
            <w:r>
              <w:rPr>
                <w:rFonts w:ascii="Calibri" w:hAnsi="Calibri" w:cs="Calibri"/>
                <w:color w:val="172B4D"/>
                <w:sz w:val="16"/>
                <w:szCs w:val="16"/>
              </w:rPr>
              <w:t>3</w:t>
            </w:r>
            <w:r w:rsidRPr="00810432">
              <w:rPr>
                <w:rFonts w:ascii="Calibri" w:hAnsi="Calibri" w:cs="Calibri"/>
                <w:color w:val="172B4D"/>
                <w:sz w:val="16"/>
                <w:szCs w:val="16"/>
              </w:rPr>
              <w:t xml:space="preserve"> per AC as this was the version Dev used to build this page. </w:t>
            </w:r>
          </w:p>
          <w:p w14:paraId="2E62C8A0" w14:textId="77777777" w:rsidR="00736A65" w:rsidRDefault="00736A65" w:rsidP="00736A6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</w:rPr>
            </w:pPr>
          </w:p>
          <w:p w14:paraId="0E00EEC9" w14:textId="34B567FB" w:rsidR="00736A65" w:rsidRPr="00736A65" w:rsidRDefault="00736A65" w:rsidP="00736A6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</w:rPr>
            </w:pPr>
            <w:r w:rsidRPr="0082749D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</w:rPr>
              <w:t>Known Issue:</w:t>
            </w:r>
          </w:p>
          <w:p w14:paraId="0E60222D" w14:textId="051EE9ED" w:rsidR="00736A65" w:rsidRPr="00646C98" w:rsidRDefault="00736A65" w:rsidP="00E37D8D">
            <w:pPr>
              <w:numPr>
                <w:ilvl w:val="0"/>
                <w:numId w:val="32"/>
              </w:numPr>
              <w:spacing w:before="0" w:after="0"/>
              <w:ind w:left="714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646C98">
              <w:rPr>
                <w:rFonts w:ascii="Calibri" w:hAnsi="Calibri" w:cs="Calibri"/>
                <w:color w:val="172B4D"/>
                <w:sz w:val="16"/>
                <w:szCs w:val="16"/>
              </w:rPr>
              <w:t>Re-size Browser on Session Time Out page - Button is Off-Centred - logged as separate Jira </w:t>
            </w:r>
            <w:hyperlink r:id="rId35" w:history="1">
              <w:r w:rsidRPr="00646C98">
                <w:rPr>
                  <w:rStyle w:val="Hyperlink"/>
                  <w:rFonts w:ascii="Calibri" w:hAnsi="Calibri" w:cs="Calibri"/>
                  <w:color w:val="03899C"/>
                  <w:sz w:val="16"/>
                  <w:szCs w:val="16"/>
                </w:rPr>
                <w:t>https://servicedesk.temenos.com/tickets/browse/CWBSB-334</w:t>
              </w:r>
            </w:hyperlink>
          </w:p>
          <w:p w14:paraId="190BC8AE" w14:textId="77777777" w:rsidR="00736A65" w:rsidRPr="00646C98" w:rsidRDefault="00736A65" w:rsidP="00E37D8D">
            <w:pPr>
              <w:numPr>
                <w:ilvl w:val="0"/>
                <w:numId w:val="32"/>
              </w:numPr>
              <w:spacing w:before="0" w:after="0"/>
              <w:ind w:left="714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  <w:r w:rsidRPr="00646C98">
              <w:rPr>
                <w:rFonts w:ascii="Calibri" w:hAnsi="Calibri" w:cs="Calibri"/>
                <w:color w:val="172B4D"/>
                <w:sz w:val="16"/>
                <w:szCs w:val="16"/>
              </w:rPr>
              <w:t>Time Out Session not showing after 9 minutes in Safari Browser on Desktop &amp; Mobile  </w:t>
            </w:r>
            <w:hyperlink r:id="rId36" w:history="1">
              <w:r w:rsidRPr="00646C98">
                <w:rPr>
                  <w:rStyle w:val="Hyperlink"/>
                  <w:rFonts w:ascii="Calibri" w:hAnsi="Calibri" w:cs="Calibri"/>
                  <w:color w:val="03899C"/>
                  <w:sz w:val="16"/>
                  <w:szCs w:val="16"/>
                </w:rPr>
                <w:t>https://servicedesk.temenos.com/tickets/browse/CWBSB-340</w:t>
              </w:r>
            </w:hyperlink>
          </w:p>
          <w:p w14:paraId="0FE40129" w14:textId="7EDFD101" w:rsidR="00D57A18" w:rsidRPr="006B3D2D" w:rsidRDefault="00D57A18" w:rsidP="00D57A1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390D32F9" w14:textId="77777777" w:rsidR="00D57A18" w:rsidRPr="00483386" w:rsidRDefault="00D57A18" w:rsidP="00D57A18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D57A18" w:rsidRPr="007D0E7E" w14:paraId="053D69BC" w14:textId="77777777" w:rsidTr="00D568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5AE5AF6" w14:textId="6F7C7EED" w:rsidR="00D57A18" w:rsidRPr="00A62838" w:rsidRDefault="00D57A18" w:rsidP="00D57A18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CWBSB-245</w:t>
            </w:r>
          </w:p>
        </w:tc>
        <w:tc>
          <w:tcPr>
            <w:tcW w:w="5076" w:type="dxa"/>
          </w:tcPr>
          <w:p w14:paraId="4CE477F7" w14:textId="1ECB2F20" w:rsidR="00D57A18" w:rsidRPr="00A62838" w:rsidRDefault="00D57A18" w:rsidP="00D57A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FORM: Build Authorized Signer 'Existing Customer Check' Page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AA2841B" w14:textId="3A3FCE96" w:rsidR="00736A65" w:rsidRDefault="00D57A18" w:rsidP="00736A65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  <w:r w:rsidRPr="006B3D2D">
              <w:rPr>
                <w:rFonts w:ascii="Calibri" w:hAnsi="Calibri" w:cs="Calibri"/>
                <w:color w:val="172B4D"/>
                <w:sz w:val="16"/>
                <w:szCs w:val="16"/>
              </w:rPr>
              <w:t>Tested Content against Spec 1.</w:t>
            </w:r>
            <w:r w:rsidR="00736A65">
              <w:rPr>
                <w:rFonts w:ascii="Calibri" w:hAnsi="Calibri" w:cs="Calibri"/>
                <w:color w:val="172B4D"/>
                <w:sz w:val="16"/>
                <w:szCs w:val="16"/>
              </w:rPr>
              <w:t>4</w:t>
            </w:r>
            <w:r w:rsidRPr="006B3D2D">
              <w:rPr>
                <w:rFonts w:ascii="Calibri" w:hAnsi="Calibri" w:cs="Calibri"/>
                <w:color w:val="172B4D"/>
                <w:sz w:val="16"/>
                <w:szCs w:val="16"/>
              </w:rPr>
              <w:t xml:space="preserve"> per AC as this was the version Dev used to build this page</w:t>
            </w:r>
            <w:r w:rsidR="00736A65">
              <w:rPr>
                <w:rFonts w:ascii="Calibri" w:hAnsi="Calibri" w:cs="Calibri"/>
                <w:color w:val="172B4D"/>
                <w:sz w:val="16"/>
                <w:szCs w:val="16"/>
              </w:rPr>
              <w:t>.</w:t>
            </w:r>
          </w:p>
          <w:p w14:paraId="0B482A04" w14:textId="77777777" w:rsidR="00736A65" w:rsidRDefault="00736A65" w:rsidP="00736A6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</w:rPr>
            </w:pPr>
          </w:p>
          <w:p w14:paraId="4F63945F" w14:textId="6A80A2C8" w:rsidR="00736A65" w:rsidRPr="00736A65" w:rsidRDefault="00736A65" w:rsidP="00736A6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</w:rPr>
            </w:pPr>
            <w:r w:rsidRPr="0082749D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</w:rPr>
              <w:t>Known Issue:</w:t>
            </w:r>
          </w:p>
          <w:p w14:paraId="11C4B0F5" w14:textId="67B2BF58" w:rsidR="00D57A18" w:rsidRPr="00736A65" w:rsidRDefault="00D57A18" w:rsidP="00736A65">
            <w:pPr>
              <w:pStyle w:val="ListParagraph"/>
              <w:numPr>
                <w:ilvl w:val="0"/>
                <w:numId w:val="8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172B4D"/>
                <w:sz w:val="16"/>
                <w:szCs w:val="16"/>
              </w:rPr>
            </w:pPr>
            <w:r w:rsidRPr="00736A65">
              <w:rPr>
                <w:rFonts w:cs="Calibri"/>
                <w:color w:val="172B4D"/>
                <w:sz w:val="16"/>
                <w:szCs w:val="16"/>
              </w:rPr>
              <w:lastRenderedPageBreak/>
              <w:t>Step Title #:  The Step Title # of each page might not have the correct numbering and sequencing as this is still being finalized. </w:t>
            </w:r>
          </w:p>
          <w:p w14:paraId="57B7359C" w14:textId="77777777" w:rsidR="00D57A18" w:rsidRDefault="00D57A18" w:rsidP="00736A65">
            <w:pPr>
              <w:numPr>
                <w:ilvl w:val="0"/>
                <w:numId w:val="8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  <w:r w:rsidRPr="00810432">
              <w:rPr>
                <w:rFonts w:ascii="Calibri" w:hAnsi="Calibri" w:cs="Calibri"/>
                <w:color w:val="172B4D"/>
                <w:sz w:val="16"/>
                <w:szCs w:val="16"/>
              </w:rPr>
              <w:t>Progress Bar: The incrementation of the progress bar at the top might not function per expected as this component is still being finalized. </w:t>
            </w:r>
          </w:p>
          <w:p w14:paraId="5A99ADAE" w14:textId="41B7DD8F" w:rsidR="00D57A18" w:rsidRDefault="00D57A18" w:rsidP="00736A65">
            <w:pPr>
              <w:numPr>
                <w:ilvl w:val="0"/>
                <w:numId w:val="8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  <w:r w:rsidRPr="002631B0">
              <w:rPr>
                <w:rFonts w:ascii="Calibri" w:hAnsi="Calibri" w:cs="Calibri"/>
                <w:color w:val="172B4D"/>
                <w:sz w:val="16"/>
                <w:szCs w:val="16"/>
              </w:rPr>
              <w:t xml:space="preserve">IE 11 - Rendering Step Title style of H5 as </w:t>
            </w:r>
            <w:proofErr w:type="spellStart"/>
            <w:r w:rsidRPr="002631B0">
              <w:rPr>
                <w:rFonts w:ascii="Calibri" w:hAnsi="Calibri" w:cs="Calibri"/>
                <w:color w:val="172B4D"/>
                <w:sz w:val="16"/>
                <w:szCs w:val="16"/>
              </w:rPr>
              <w:t>unbold</w:t>
            </w:r>
            <w:proofErr w:type="spellEnd"/>
            <w:r w:rsidRPr="002631B0">
              <w:rPr>
                <w:rFonts w:ascii="Calibri" w:hAnsi="Calibri" w:cs="Calibri"/>
                <w:color w:val="172B4D"/>
                <w:sz w:val="16"/>
                <w:szCs w:val="16"/>
              </w:rPr>
              <w:t>.  (Other bowers render H5 as bold). It is a Browser specific issue that Dev team has no control over </w:t>
            </w:r>
          </w:p>
          <w:p w14:paraId="3D25A367" w14:textId="77777777" w:rsidR="00736A65" w:rsidRPr="00411E79" w:rsidRDefault="00736A65" w:rsidP="00736A65">
            <w:pPr>
              <w:pStyle w:val="NormalWeb"/>
              <w:shd w:val="clear" w:color="auto" w:fill="FFFFFF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  <w:r w:rsidRPr="00411E79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</w:rPr>
              <w:t>Note:</w:t>
            </w:r>
          </w:p>
          <w:p w14:paraId="73DB2E72" w14:textId="46FA6C1A" w:rsidR="00736A65" w:rsidRPr="00736A65" w:rsidRDefault="00736A65" w:rsidP="00E37D8D">
            <w:pPr>
              <w:pStyle w:val="ListParagraph"/>
              <w:numPr>
                <w:ilvl w:val="0"/>
                <w:numId w:val="33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172B4D"/>
                <w:sz w:val="16"/>
                <w:szCs w:val="16"/>
                <w:lang w:val="en-US" w:eastAsia="en-US"/>
              </w:rPr>
            </w:pPr>
            <w:r w:rsidRPr="00736A65">
              <w:rPr>
                <w:rFonts w:cs="Calibri"/>
                <w:color w:val="172B4D"/>
                <w:sz w:val="16"/>
                <w:szCs w:val="16"/>
              </w:rPr>
              <w:t>None</w:t>
            </w:r>
            <w:r>
              <w:rPr>
                <w:rFonts w:cs="Calibri"/>
                <w:color w:val="172B4D"/>
                <w:sz w:val="16"/>
                <w:szCs w:val="16"/>
              </w:rPr>
              <w:br/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3A91C4F3" w14:textId="77777777" w:rsidR="00D57A18" w:rsidRPr="00483386" w:rsidRDefault="00D57A18" w:rsidP="00D57A18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D57A18" w:rsidRPr="007D0E7E" w14:paraId="512C02BE" w14:textId="77777777" w:rsidTr="00D56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00E0167" w14:textId="4AAE938A" w:rsidR="00D57A18" w:rsidRPr="00A62838" w:rsidRDefault="00D57A18" w:rsidP="00D57A18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CWBSB-247</w:t>
            </w:r>
          </w:p>
        </w:tc>
        <w:tc>
          <w:tcPr>
            <w:tcW w:w="5076" w:type="dxa"/>
          </w:tcPr>
          <w:p w14:paraId="5458976C" w14:textId="21592B45" w:rsidR="00D57A18" w:rsidRPr="00A62838" w:rsidRDefault="00D57A18" w:rsidP="00D57A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INTEGRATION: Populate new T24 DCO CHANNEL field in create CIF service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64E9383C" w14:textId="77777777" w:rsidR="00C11991" w:rsidRPr="00C11991" w:rsidRDefault="00736A65" w:rsidP="00C11991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C11991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Tested by Temenos QA</w:t>
            </w:r>
          </w:p>
          <w:p w14:paraId="13BA3201" w14:textId="77777777" w:rsidR="00C11991" w:rsidRDefault="00C11991" w:rsidP="00C11991">
            <w:pPr>
              <w:spacing w:before="0" w:after="0"/>
              <w:ind w:left="432" w:hanging="4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</w:p>
          <w:p w14:paraId="02E406FD" w14:textId="77777777" w:rsidR="00C11991" w:rsidRDefault="00736A65" w:rsidP="00C11991">
            <w:pPr>
              <w:spacing w:before="0" w:after="0"/>
              <w:ind w:left="432" w:hanging="4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C11991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 xml:space="preserve">With help from CWB - Verified the data in </w:t>
            </w:r>
            <w:r w:rsidR="00C11991" w:rsidRPr="00C11991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T24QADIG</w:t>
            </w:r>
          </w:p>
          <w:p w14:paraId="65B5DD41" w14:textId="1B14AAAA" w:rsidR="00736A65" w:rsidRPr="00C11991" w:rsidRDefault="00C11991" w:rsidP="00C11991">
            <w:pPr>
              <w:spacing w:before="0" w:after="0"/>
              <w:ind w:left="432" w:hanging="4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172B4D"/>
                <w:sz w:val="16"/>
                <w:szCs w:val="16"/>
                <w:lang w:val="en-CA" w:eastAsia="en-CA"/>
              </w:rPr>
            </w:pPr>
            <w:r w:rsidRPr="00C11991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DCO Channel is showing as - Busines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CF5EA59" w14:textId="77777777" w:rsidR="00D57A18" w:rsidRPr="00483386" w:rsidRDefault="00D57A18" w:rsidP="00D57A18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D57A18" w:rsidRPr="007D0E7E" w14:paraId="392B47F6" w14:textId="77777777" w:rsidTr="00D568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0720586" w14:textId="7BD71073" w:rsidR="00D57A18" w:rsidRPr="00A62838" w:rsidRDefault="00D57A18" w:rsidP="00D57A18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CWBSB-255</w:t>
            </w:r>
          </w:p>
        </w:tc>
        <w:tc>
          <w:tcPr>
            <w:tcW w:w="5076" w:type="dxa"/>
          </w:tcPr>
          <w:p w14:paraId="514A98A1" w14:textId="65DD5F72" w:rsidR="00D57A18" w:rsidRPr="00A62838" w:rsidRDefault="00D57A18" w:rsidP="00D57A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FORM: Build 'Unable to Resume' Page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1AD981C" w14:textId="6AB11CDB" w:rsidR="007B429E" w:rsidRPr="00DF50EF" w:rsidRDefault="007B429E" w:rsidP="00DF50E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  <w:r w:rsidRPr="00DF50EF">
              <w:rPr>
                <w:rFonts w:ascii="Calibri" w:hAnsi="Calibri" w:cs="Calibri"/>
                <w:color w:val="172B4D"/>
                <w:sz w:val="16"/>
                <w:szCs w:val="16"/>
              </w:rPr>
              <w:t>Tested Content against Spec 2.2 per AC as this was the version Dev used to build this page.</w:t>
            </w:r>
          </w:p>
          <w:p w14:paraId="31B85D36" w14:textId="77777777" w:rsidR="007B429E" w:rsidRPr="00DF50EF" w:rsidRDefault="007B429E" w:rsidP="00DF50EF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</w:rPr>
            </w:pPr>
            <w:r w:rsidRPr="00DF50EF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</w:rPr>
              <w:t>Known Issue:</w:t>
            </w:r>
          </w:p>
          <w:p w14:paraId="77A8D107" w14:textId="08DCBC2F" w:rsidR="007B429E" w:rsidRPr="00DF50EF" w:rsidRDefault="007B429E" w:rsidP="00E37D8D">
            <w:pPr>
              <w:numPr>
                <w:ilvl w:val="0"/>
                <w:numId w:val="34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  <w:lang w:val="en-CA" w:eastAsia="en-CA"/>
              </w:rPr>
            </w:pPr>
            <w:r w:rsidRPr="00DF50EF">
              <w:rPr>
                <w:rFonts w:ascii="Calibri" w:hAnsi="Calibri" w:cs="Calibri"/>
                <w:sz w:val="16"/>
                <w:szCs w:val="16"/>
              </w:rPr>
              <w:t xml:space="preserve">In Mobile View Footer missing links - </w:t>
            </w:r>
            <w:hyperlink r:id="rId37" w:tooltip="Mobile View:  Missing all the Links Footer for Unable to Resume and Decline Page )" w:history="1">
              <w:r w:rsidRPr="00DF50EF">
                <w:rPr>
                  <w:rStyle w:val="Hyperlink"/>
                  <w:rFonts w:ascii="Calibri" w:hAnsi="Calibri" w:cs="Calibri"/>
                  <w:sz w:val="16"/>
                  <w:szCs w:val="16"/>
                </w:rPr>
                <w:t>CWBSB-478</w:t>
              </w:r>
            </w:hyperlink>
          </w:p>
          <w:p w14:paraId="7C322F6A" w14:textId="77777777" w:rsidR="00DF50EF" w:rsidRPr="00DF50EF" w:rsidRDefault="007B429E" w:rsidP="00DF50E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  <w:lang w:val="en-CA" w:eastAsia="en-CA"/>
              </w:rPr>
            </w:pPr>
            <w:r w:rsidRPr="00DF50EF">
              <w:rPr>
                <w:rFonts w:ascii="Calibri" w:hAnsi="Calibri" w:cs="Calibri"/>
                <w:b/>
                <w:bCs/>
                <w:sz w:val="16"/>
                <w:szCs w:val="16"/>
                <w:lang w:val="en-CA" w:eastAsia="en-CA"/>
              </w:rPr>
              <w:t>Note</w:t>
            </w:r>
            <w:r w:rsidRPr="00DF50EF">
              <w:rPr>
                <w:rFonts w:ascii="Calibri" w:hAnsi="Calibri" w:cs="Calibri"/>
                <w:sz w:val="16"/>
                <w:szCs w:val="16"/>
                <w:lang w:val="en-CA" w:eastAsia="en-CA"/>
              </w:rPr>
              <w:t xml:space="preserve">: </w:t>
            </w:r>
          </w:p>
          <w:p w14:paraId="5B074218" w14:textId="083ABA29" w:rsidR="00DF50EF" w:rsidRPr="00DF50EF" w:rsidRDefault="00DF50EF" w:rsidP="00E37D8D">
            <w:pPr>
              <w:pStyle w:val="ListParagraph"/>
              <w:numPr>
                <w:ilvl w:val="0"/>
                <w:numId w:val="33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6"/>
                <w:szCs w:val="16"/>
                <w:lang w:val="en-CA" w:eastAsia="en-CA"/>
              </w:rPr>
            </w:pPr>
            <w:r w:rsidRPr="00DF50EF">
              <w:rPr>
                <w:rFonts w:cs="Calibri"/>
                <w:sz w:val="16"/>
                <w:szCs w:val="16"/>
                <w:lang w:val="en-CA" w:eastAsia="en-CA"/>
              </w:rPr>
              <w:t>See this page after the Wait Authorized Signer page</w:t>
            </w:r>
          </w:p>
          <w:p w14:paraId="35CE461C" w14:textId="39F69628" w:rsidR="007B429E" w:rsidRPr="004202D0" w:rsidRDefault="007B429E" w:rsidP="007B429E">
            <w:pPr>
              <w:pStyle w:val="ListParagraph"/>
              <w:numPr>
                <w:ilvl w:val="0"/>
                <w:numId w:val="0"/>
              </w:numPr>
              <w:spacing w:before="0" w:after="0"/>
              <w:ind w:left="115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172B4D"/>
                <w:sz w:val="16"/>
                <w:szCs w:val="16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564700C" w14:textId="77777777" w:rsidR="00D57A18" w:rsidRPr="00483386" w:rsidRDefault="00D57A18" w:rsidP="00D57A18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D57A18" w:rsidRPr="007D0E7E" w14:paraId="6B8C8DFE" w14:textId="77777777" w:rsidTr="00D56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C748CC5" w14:textId="322F101B" w:rsidR="00D57A18" w:rsidRPr="00A62838" w:rsidRDefault="00D57A18" w:rsidP="00D57A18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CWBSB-258</w:t>
            </w:r>
          </w:p>
        </w:tc>
        <w:tc>
          <w:tcPr>
            <w:tcW w:w="5076" w:type="dxa"/>
          </w:tcPr>
          <w:p w14:paraId="2E494AB1" w14:textId="04615D24" w:rsidR="00D57A18" w:rsidRPr="00A62838" w:rsidRDefault="00D57A18" w:rsidP="00D57A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EMAIL: Build 'Manual IDV Instructions' Email Notification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5E263CD5" w14:textId="3E46EA3F" w:rsidR="00D57A18" w:rsidRPr="00BD7D21" w:rsidRDefault="00D57A18" w:rsidP="00D57A18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  <w:r w:rsidRPr="00BD7D21">
              <w:rPr>
                <w:rFonts w:ascii="Calibri" w:hAnsi="Calibri" w:cs="Calibri"/>
                <w:color w:val="172B4D"/>
                <w:sz w:val="16"/>
                <w:szCs w:val="16"/>
              </w:rPr>
              <w:t>Tested Content against</w:t>
            </w:r>
            <w:r w:rsidR="00BD7D21" w:rsidRPr="00BD7D21">
              <w:rPr>
                <w:rFonts w:ascii="Calibri" w:hAnsi="Calibri" w:cs="Calibri"/>
                <w:color w:val="172B4D"/>
                <w:sz w:val="16"/>
                <w:szCs w:val="16"/>
              </w:rPr>
              <w:t xml:space="preserve"> Email </w:t>
            </w:r>
            <w:r w:rsidRPr="00BD7D21">
              <w:rPr>
                <w:rFonts w:ascii="Calibri" w:hAnsi="Calibri" w:cs="Calibri"/>
                <w:color w:val="172B4D"/>
                <w:sz w:val="16"/>
                <w:szCs w:val="16"/>
              </w:rPr>
              <w:t>Spec 1.1 per AC as this was the version Dev used to build this</w:t>
            </w:r>
            <w:r w:rsidR="00404963">
              <w:rPr>
                <w:rFonts w:ascii="Calibri" w:hAnsi="Calibri" w:cs="Calibri"/>
                <w:color w:val="172B4D"/>
                <w:sz w:val="16"/>
                <w:szCs w:val="16"/>
              </w:rPr>
              <w:t xml:space="preserve"> </w:t>
            </w:r>
            <w:r w:rsidR="00BD7D21" w:rsidRPr="00BD7D21">
              <w:rPr>
                <w:rFonts w:ascii="Calibri" w:hAnsi="Calibri" w:cs="Calibri"/>
                <w:color w:val="172B4D"/>
                <w:sz w:val="16"/>
                <w:szCs w:val="16"/>
              </w:rPr>
              <w:t>email</w:t>
            </w:r>
            <w:r w:rsidR="00404963">
              <w:rPr>
                <w:rFonts w:ascii="Calibri" w:hAnsi="Calibri" w:cs="Calibri"/>
                <w:color w:val="172B4D"/>
                <w:sz w:val="16"/>
                <w:szCs w:val="16"/>
              </w:rPr>
              <w:t>.</w:t>
            </w:r>
            <w:r w:rsidRPr="00BD7D21">
              <w:rPr>
                <w:rFonts w:ascii="Calibri" w:hAnsi="Calibri" w:cs="Calibri"/>
                <w:color w:val="172B4D"/>
                <w:sz w:val="16"/>
                <w:szCs w:val="16"/>
              </w:rPr>
              <w:t xml:space="preserve"> </w:t>
            </w:r>
          </w:p>
          <w:p w14:paraId="71299BD6" w14:textId="77777777" w:rsidR="00BD7D21" w:rsidRPr="00BD7D21" w:rsidRDefault="00D57A18" w:rsidP="00BD7D2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BD7D21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</w:rPr>
              <w:t>Known Issue:</w:t>
            </w:r>
          </w:p>
          <w:p w14:paraId="4CC33C12" w14:textId="5CA117E7" w:rsidR="00D57A18" w:rsidRPr="00BD7D21" w:rsidRDefault="00BD7D21" w:rsidP="00E37D8D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BD7D21">
              <w:rPr>
                <w:rFonts w:ascii="Calibri" w:hAnsi="Calibri" w:cs="Calibri"/>
                <w:color w:val="172B4D"/>
                <w:sz w:val="16"/>
                <w:szCs w:val="16"/>
              </w:rPr>
              <w:t>Sending Manual IDV email twice- Once from business onboarding and once from Journey Manager- </w:t>
            </w:r>
            <w:hyperlink r:id="rId38" w:tooltip="VLPQJ76 - Note sending out Proper Manual IDV email and Sending Manual IDV email twice- Once from business onboarding and once from Journey Manager" w:history="1">
              <w:r w:rsidRPr="00BD7D21">
                <w:rPr>
                  <w:rStyle w:val="Hyperlink"/>
                  <w:rFonts w:ascii="Calibri" w:hAnsi="Calibri" w:cs="Calibri"/>
                  <w:color w:val="03899C"/>
                  <w:sz w:val="16"/>
                  <w:szCs w:val="16"/>
                </w:rPr>
                <w:t>CWBSB-488</w:t>
              </w:r>
            </w:hyperlink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78E45B39" w14:textId="77777777" w:rsidR="00D57A18" w:rsidRPr="00483386" w:rsidRDefault="00D57A18" w:rsidP="00D57A18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D57A18" w:rsidRPr="007D0E7E" w14:paraId="00BA0F8A" w14:textId="77777777" w:rsidTr="00D568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A3045E2" w14:textId="556B55BD" w:rsidR="00D57A18" w:rsidRPr="00A62838" w:rsidRDefault="00D57A18" w:rsidP="00D57A18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CWBSB-283</w:t>
            </w:r>
          </w:p>
        </w:tc>
        <w:tc>
          <w:tcPr>
            <w:tcW w:w="5076" w:type="dxa"/>
          </w:tcPr>
          <w:p w14:paraId="78F5A546" w14:textId="52D9D42F" w:rsidR="00D57A18" w:rsidRPr="00A62838" w:rsidRDefault="00D57A18" w:rsidP="00D57A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SERVICE: Check for Applicant Duplicate CIF </w:t>
            </w:r>
            <w:proofErr w:type="gramStart"/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Full Service</w:t>
            </w:r>
            <w:proofErr w:type="gramEnd"/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Integration Testing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7CA0DBD9" w14:textId="77777777" w:rsidR="00D57A18" w:rsidRPr="004202D0" w:rsidRDefault="00D57A18" w:rsidP="00404963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4202D0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</w:rPr>
              <w:t>Known Issue:</w:t>
            </w:r>
          </w:p>
          <w:p w14:paraId="141BA80E" w14:textId="6F2941B8" w:rsidR="00404963" w:rsidRPr="00404963" w:rsidRDefault="00404963" w:rsidP="00E37D8D">
            <w:pPr>
              <w:numPr>
                <w:ilvl w:val="0"/>
                <w:numId w:val="35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  <w:lang w:val="en-CA" w:eastAsia="en-CA"/>
              </w:rPr>
            </w:pPr>
            <w:r w:rsidRPr="00404963">
              <w:rPr>
                <w:rFonts w:ascii="Calibri" w:hAnsi="Calibri" w:cs="Calibri"/>
                <w:b/>
                <w:bCs/>
                <w:sz w:val="16"/>
                <w:szCs w:val="16"/>
                <w:lang w:val="en-CA" w:eastAsia="en-CA"/>
              </w:rPr>
              <w:t>For AC 04 - T24 down -</w:t>
            </w:r>
            <w:r w:rsidRPr="00404963">
              <w:rPr>
                <w:rFonts w:ascii="Calibri" w:hAnsi="Calibri" w:cs="Calibri"/>
                <w:sz w:val="16"/>
                <w:szCs w:val="16"/>
                <w:lang w:val="en-CA" w:eastAsia="en-CA"/>
              </w:rPr>
              <w:t xml:space="preserve"> See application </w:t>
            </w:r>
            <w:r>
              <w:rPr>
                <w:rFonts w:ascii="Calibri" w:hAnsi="Calibri" w:cs="Calibri"/>
                <w:sz w:val="16"/>
                <w:szCs w:val="16"/>
                <w:lang w:val="en-CA" w:eastAsia="en-CA"/>
              </w:rPr>
              <w:t xml:space="preserve">is routed to </w:t>
            </w:r>
            <w:r w:rsidRPr="00404963">
              <w:rPr>
                <w:rFonts w:ascii="Calibri" w:hAnsi="Calibri" w:cs="Calibri"/>
                <w:sz w:val="16"/>
                <w:szCs w:val="16"/>
                <w:lang w:val="en-CA" w:eastAsia="en-CA"/>
              </w:rPr>
              <w:t>Workspace, but the application in incorrect queue and do not see Review page, instead see Oops page (Workspace and decisioning are still being finalized - cannot complete full AC 04 and will be tested in later Sprint)</w:t>
            </w:r>
          </w:p>
          <w:p w14:paraId="68F489CE" w14:textId="77777777" w:rsidR="00D57A18" w:rsidRDefault="00D57A18" w:rsidP="00404963">
            <w:pPr>
              <w:spacing w:before="0" w:after="0"/>
              <w:ind w:left="432" w:hanging="4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202D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Note:</w:t>
            </w:r>
          </w:p>
          <w:p w14:paraId="02D254C9" w14:textId="2CE49DC6" w:rsidR="00404963" w:rsidRPr="00404963" w:rsidRDefault="00404963" w:rsidP="00E37D8D">
            <w:pPr>
              <w:pStyle w:val="ListParagraph"/>
              <w:numPr>
                <w:ilvl w:val="0"/>
                <w:numId w:val="33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16"/>
                <w:szCs w:val="16"/>
              </w:rPr>
            </w:pPr>
            <w:r w:rsidRPr="00404963">
              <w:rPr>
                <w:rFonts w:cs="Calibri"/>
                <w:color w:val="000000"/>
                <w:sz w:val="16"/>
                <w:szCs w:val="16"/>
              </w:rPr>
              <w:t>None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5A0B5B4A" w14:textId="77777777" w:rsidR="00D57A18" w:rsidRPr="00483386" w:rsidRDefault="00D57A18" w:rsidP="00D57A18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D57A18" w:rsidRPr="007D0E7E" w14:paraId="4DE517DE" w14:textId="77777777" w:rsidTr="00D56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CF2C997" w14:textId="71541917" w:rsidR="00D57A18" w:rsidRPr="00A62838" w:rsidRDefault="00D57A18" w:rsidP="00D57A18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CWBSB-293</w:t>
            </w:r>
          </w:p>
        </w:tc>
        <w:tc>
          <w:tcPr>
            <w:tcW w:w="5076" w:type="dxa"/>
          </w:tcPr>
          <w:p w14:paraId="092CA95C" w14:textId="7581BC89" w:rsidR="00D57A18" w:rsidRPr="00A62838" w:rsidRDefault="00D57A18" w:rsidP="00D57A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SERVICE: Check for Duplicate Authorized Signer CIF </w:t>
            </w:r>
            <w:r w:rsidR="00F375AC"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Full-Service</w:t>
            </w: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Integration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169E50C" w14:textId="3C82B429" w:rsidR="00D57A18" w:rsidRPr="00BC3D68" w:rsidRDefault="00D57A18" w:rsidP="00D57A18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>
              <w:rPr>
                <w:rFonts w:ascii="Calibri" w:hAnsi="Calibri" w:cs="Calibri"/>
                <w:color w:val="172B4D"/>
                <w:sz w:val="16"/>
                <w:szCs w:val="16"/>
              </w:rPr>
              <w:t>Tested by Temenos QA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2684C0CC" w14:textId="77777777" w:rsidR="00D57A18" w:rsidRPr="00483386" w:rsidRDefault="00D57A18" w:rsidP="00D57A18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D57A18" w:rsidRPr="007D0E7E" w14:paraId="1BE0CD03" w14:textId="77777777" w:rsidTr="00D568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A6F9996" w14:textId="280E62CE" w:rsidR="00D57A18" w:rsidRPr="00A62838" w:rsidRDefault="00D57A18" w:rsidP="00D57A18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CWBSB-391</w:t>
            </w:r>
          </w:p>
        </w:tc>
        <w:tc>
          <w:tcPr>
            <w:tcW w:w="5076" w:type="dxa"/>
          </w:tcPr>
          <w:p w14:paraId="4663BDF3" w14:textId="26093384" w:rsidR="00D57A18" w:rsidRPr="00A62838" w:rsidRDefault="00D57A18" w:rsidP="00D57A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FORM: Update Quebec Validation for Business Registration 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2C654CEE" w14:textId="0E48A0CF" w:rsidR="00D57A18" w:rsidRDefault="00D57A18" w:rsidP="00F375AC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  <w:r w:rsidRPr="006B3D2D">
              <w:rPr>
                <w:rFonts w:ascii="Calibri" w:hAnsi="Calibri" w:cs="Calibri"/>
                <w:color w:val="172B4D"/>
                <w:sz w:val="16"/>
                <w:szCs w:val="16"/>
              </w:rPr>
              <w:t xml:space="preserve">Tested Content against Spec </w:t>
            </w:r>
            <w:r w:rsidR="00F375AC">
              <w:rPr>
                <w:rFonts w:ascii="Calibri" w:hAnsi="Calibri" w:cs="Calibri"/>
                <w:color w:val="172B4D"/>
                <w:sz w:val="16"/>
                <w:szCs w:val="16"/>
              </w:rPr>
              <w:t>2</w:t>
            </w:r>
            <w:r w:rsidRPr="006B3D2D">
              <w:rPr>
                <w:rFonts w:ascii="Calibri" w:hAnsi="Calibri" w:cs="Calibri"/>
                <w:color w:val="172B4D"/>
                <w:sz w:val="16"/>
                <w:szCs w:val="16"/>
              </w:rPr>
              <w:t>.</w:t>
            </w:r>
            <w:r w:rsidR="00F375AC">
              <w:rPr>
                <w:rFonts w:ascii="Calibri" w:hAnsi="Calibri" w:cs="Calibri"/>
                <w:color w:val="172B4D"/>
                <w:sz w:val="16"/>
                <w:szCs w:val="16"/>
              </w:rPr>
              <w:t>4</w:t>
            </w:r>
            <w:r w:rsidRPr="006B3D2D">
              <w:rPr>
                <w:rFonts w:ascii="Calibri" w:hAnsi="Calibri" w:cs="Calibri"/>
                <w:color w:val="172B4D"/>
                <w:sz w:val="16"/>
                <w:szCs w:val="16"/>
              </w:rPr>
              <w:t xml:space="preserve"> per AC as this was the version Dev used to build </w:t>
            </w:r>
            <w:r w:rsidR="00127636">
              <w:rPr>
                <w:rFonts w:ascii="Calibri" w:hAnsi="Calibri" w:cs="Calibri"/>
                <w:color w:val="172B4D"/>
                <w:sz w:val="16"/>
                <w:szCs w:val="16"/>
              </w:rPr>
              <w:t>this.</w:t>
            </w:r>
          </w:p>
          <w:p w14:paraId="69D238F8" w14:textId="77777777" w:rsidR="00127636" w:rsidRDefault="00127636" w:rsidP="0012763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</w:p>
          <w:p w14:paraId="2EBE7442" w14:textId="40E06A78" w:rsidR="00D57A18" w:rsidRPr="00127636" w:rsidRDefault="00127636" w:rsidP="00D57A18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C11991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Tested by Temenos QA</w:t>
            </w:r>
          </w:p>
          <w:p w14:paraId="7B7ADE6D" w14:textId="6D490E3C" w:rsidR="00D57A18" w:rsidRPr="00BC3D68" w:rsidRDefault="00D57A18" w:rsidP="00D57A18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33B402EB" w14:textId="77777777" w:rsidR="00D57A18" w:rsidRPr="00483386" w:rsidRDefault="00D57A18" w:rsidP="00D57A18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D57A18" w:rsidRPr="007D0E7E" w14:paraId="0799A5F8" w14:textId="77777777" w:rsidTr="00D56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AB9A6A3" w14:textId="4A0A0700" w:rsidR="00D57A18" w:rsidRPr="00A62838" w:rsidRDefault="00D57A18" w:rsidP="00D57A18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CWBSB-401</w:t>
            </w:r>
          </w:p>
        </w:tc>
        <w:tc>
          <w:tcPr>
            <w:tcW w:w="5076" w:type="dxa"/>
          </w:tcPr>
          <w:p w14:paraId="2F3A7DC1" w14:textId="7DBB5FBE" w:rsidR="00D57A18" w:rsidRPr="00A62838" w:rsidRDefault="00D57A18" w:rsidP="00D57A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NARRATOR: Create Business Duplicate CIF Check Form &amp; Narrative Integration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770CA91" w14:textId="77777777" w:rsidR="00127636" w:rsidRPr="00127636" w:rsidRDefault="00127636" w:rsidP="00127636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12763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Known Issue:</w:t>
            </w:r>
          </w:p>
          <w:p w14:paraId="4D18037A" w14:textId="5C2756E7" w:rsidR="00127636" w:rsidRPr="00127636" w:rsidRDefault="00127636" w:rsidP="00E37D8D">
            <w:pPr>
              <w:numPr>
                <w:ilvl w:val="0"/>
                <w:numId w:val="36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127636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 xml:space="preserve"> New story to cover the scenario where the applicant enters two registration provinces and numbers for their </w:t>
            </w:r>
            <w:proofErr w:type="gramStart"/>
            <w:r w:rsidRPr="00127636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business</w:t>
            </w:r>
            <w:proofErr w:type="gramEnd"/>
          </w:p>
          <w:p w14:paraId="2D4A4141" w14:textId="168F63DC" w:rsidR="00127636" w:rsidRPr="00127636" w:rsidRDefault="00127636" w:rsidP="00E37D8D">
            <w:pPr>
              <w:numPr>
                <w:ilvl w:val="0"/>
                <w:numId w:val="37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127636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The Duplicate of Business CIF is </w:t>
            </w:r>
            <w:r w:rsidRPr="0012763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ONLY</w:t>
            </w:r>
            <w:r w:rsidRPr="00127636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 xml:space="preserve"> executed for Registration Number </w:t>
            </w:r>
            <w:r w:rsidRPr="00127636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lastRenderedPageBreak/>
              <w:t>associated with Province / Territory of Registration</w:t>
            </w:r>
          </w:p>
          <w:p w14:paraId="14B61D9A" w14:textId="5E5F29C5" w:rsidR="00127636" w:rsidRPr="00127636" w:rsidRDefault="00127636" w:rsidP="00E37D8D">
            <w:pPr>
              <w:numPr>
                <w:ilvl w:val="0"/>
                <w:numId w:val="37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127636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The Duplicate of Business CIF is </w:t>
            </w:r>
            <w:r w:rsidRPr="0012763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NOT</w:t>
            </w:r>
            <w:r w:rsidRPr="00127636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 executed for Registration Number associated with Additional Province / Territory of Registration</w:t>
            </w:r>
          </w:p>
          <w:p w14:paraId="299A5F42" w14:textId="2DA5B56F" w:rsidR="00127636" w:rsidRDefault="00127636" w:rsidP="00E37D8D">
            <w:pPr>
              <w:numPr>
                <w:ilvl w:val="0"/>
                <w:numId w:val="37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12763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For AC 03 - T24 down -</w:t>
            </w:r>
            <w:r w:rsidRPr="00127636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 xml:space="preserve"> See failure in JM, but the application </w:t>
            </w:r>
            <w:r w:rsidR="007F3D16" w:rsidRPr="00127636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continues</w:t>
            </w:r>
            <w:r w:rsidRPr="00127636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 xml:space="preserve"> not routed to Review or routed to Workspace (Workspace and decisioning still being finalized - cannot completed test AC 03 and will be tested in later Sprint.</w:t>
            </w:r>
            <w:r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)</w:t>
            </w:r>
          </w:p>
          <w:p w14:paraId="588BA9D3" w14:textId="77777777" w:rsidR="007F3D16" w:rsidRDefault="007F3D16" w:rsidP="007F3D16">
            <w:pPr>
              <w:spacing w:before="0" w:after="0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</w:p>
          <w:p w14:paraId="783E1F15" w14:textId="77777777" w:rsidR="007F3D16" w:rsidRDefault="007F3D16" w:rsidP="007F3D16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Note:</w:t>
            </w:r>
          </w:p>
          <w:p w14:paraId="492E32F9" w14:textId="2AFA7B20" w:rsidR="007F3D16" w:rsidRPr="007F3D16" w:rsidRDefault="007F3D16" w:rsidP="00E37D8D">
            <w:pPr>
              <w:pStyle w:val="ListParagraph"/>
              <w:numPr>
                <w:ilvl w:val="0"/>
                <w:numId w:val="33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172B4D"/>
                <w:sz w:val="16"/>
                <w:szCs w:val="16"/>
                <w:lang w:val="en-CA" w:eastAsia="en-CA"/>
              </w:rPr>
            </w:pPr>
            <w:r w:rsidRPr="007F3D16">
              <w:rPr>
                <w:rFonts w:cs="Calibri"/>
                <w:color w:val="000000"/>
                <w:sz w:val="16"/>
                <w:szCs w:val="16"/>
              </w:rPr>
              <w:t xml:space="preserve">Business Duplicate CIF Check will be executed each time click Next in Business Duplicate CIF Check, if a user </w:t>
            </w:r>
            <w:r w:rsidRPr="007F3D16">
              <w:rPr>
                <w:rFonts w:cs="Calibri"/>
                <w:color w:val="172B4D"/>
                <w:sz w:val="16"/>
                <w:szCs w:val="16"/>
                <w:lang w:val="en-CA" w:eastAsia="en-CA"/>
              </w:rPr>
              <w:t>view</w:t>
            </w:r>
            <w:r w:rsidR="00F32481">
              <w:rPr>
                <w:rFonts w:cs="Calibri"/>
                <w:color w:val="172B4D"/>
                <w:sz w:val="16"/>
                <w:szCs w:val="16"/>
                <w:lang w:val="en-CA" w:eastAsia="en-CA"/>
              </w:rPr>
              <w:t>s</w:t>
            </w:r>
            <w:r w:rsidRPr="007F3D16">
              <w:rPr>
                <w:rFonts w:cs="Calibri"/>
                <w:color w:val="172B4D"/>
                <w:sz w:val="16"/>
                <w:szCs w:val="16"/>
                <w:lang w:val="en-CA" w:eastAsia="en-CA"/>
              </w:rPr>
              <w:t xml:space="preserve"> the More About Your Business page multiple of times the </w:t>
            </w:r>
            <w:r w:rsidRPr="007F3D16">
              <w:rPr>
                <w:rFonts w:cs="Calibri"/>
                <w:color w:val="000000"/>
                <w:sz w:val="16"/>
                <w:szCs w:val="16"/>
              </w:rPr>
              <w:t>Business Duplicate CIF Check will be executed multiple of times</w:t>
            </w:r>
            <w:r>
              <w:rPr>
                <w:rFonts w:cs="Calibri"/>
                <w:color w:val="000000"/>
                <w:sz w:val="16"/>
                <w:szCs w:val="16"/>
              </w:rPr>
              <w:t>.</w:t>
            </w:r>
          </w:p>
          <w:p w14:paraId="71F713FA" w14:textId="77777777" w:rsidR="00D57A18" w:rsidRPr="00127636" w:rsidRDefault="00D57A18" w:rsidP="00127636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2EC646DF" w14:textId="77777777" w:rsidR="00D57A18" w:rsidRPr="00483386" w:rsidRDefault="00D57A18" w:rsidP="00D57A18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D57A18" w:rsidRPr="007D0E7E" w14:paraId="6CA11B3E" w14:textId="77777777" w:rsidTr="00D568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F8200BD" w14:textId="1854E693" w:rsidR="00D57A18" w:rsidRPr="00A62838" w:rsidRDefault="00D57A18" w:rsidP="00D57A18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CWBSB-402</w:t>
            </w:r>
          </w:p>
        </w:tc>
        <w:tc>
          <w:tcPr>
            <w:tcW w:w="5076" w:type="dxa"/>
          </w:tcPr>
          <w:p w14:paraId="79632707" w14:textId="0C1E5445" w:rsidR="00D57A18" w:rsidRPr="00A62838" w:rsidRDefault="00D57A18" w:rsidP="00D57A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NARRATOR: Create Applicant Duplicate CIF Form &amp; Narrative Integration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79973064" w14:textId="77777777" w:rsidR="00E8267B" w:rsidRPr="004202D0" w:rsidRDefault="00E8267B" w:rsidP="00E8267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4202D0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</w:rPr>
              <w:t>Known Issue:</w:t>
            </w:r>
          </w:p>
          <w:p w14:paraId="38286051" w14:textId="19968E69" w:rsidR="00E8267B" w:rsidRPr="00404963" w:rsidRDefault="00E8267B" w:rsidP="00E37D8D">
            <w:pPr>
              <w:numPr>
                <w:ilvl w:val="0"/>
                <w:numId w:val="35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  <w:lang w:val="en-CA" w:eastAsia="en-CA"/>
              </w:rPr>
            </w:pPr>
            <w:r w:rsidRPr="00404963">
              <w:rPr>
                <w:rFonts w:ascii="Calibri" w:hAnsi="Calibri" w:cs="Calibri"/>
                <w:b/>
                <w:bCs/>
                <w:sz w:val="16"/>
                <w:szCs w:val="16"/>
                <w:lang w:val="en-CA" w:eastAsia="en-CA"/>
              </w:rPr>
              <w:t>For AC 0</w:t>
            </w:r>
            <w:r>
              <w:rPr>
                <w:rFonts w:ascii="Calibri" w:hAnsi="Calibri" w:cs="Calibri"/>
                <w:b/>
                <w:bCs/>
                <w:sz w:val="16"/>
                <w:szCs w:val="16"/>
                <w:lang w:val="en-CA" w:eastAsia="en-CA"/>
              </w:rPr>
              <w:t>2</w:t>
            </w:r>
            <w:r w:rsidRPr="00404963">
              <w:rPr>
                <w:rFonts w:ascii="Calibri" w:hAnsi="Calibri" w:cs="Calibri"/>
                <w:b/>
                <w:bCs/>
                <w:sz w:val="16"/>
                <w:szCs w:val="16"/>
                <w:lang w:val="en-CA" w:eastAsia="en-CA"/>
              </w:rPr>
              <w:t xml:space="preserve"> - T24 down -</w:t>
            </w:r>
            <w:r w:rsidRPr="00404963">
              <w:rPr>
                <w:rFonts w:ascii="Calibri" w:hAnsi="Calibri" w:cs="Calibri"/>
                <w:sz w:val="16"/>
                <w:szCs w:val="16"/>
                <w:lang w:val="en-CA" w:eastAsia="en-CA"/>
              </w:rPr>
              <w:t xml:space="preserve"> See application </w:t>
            </w:r>
            <w:r>
              <w:rPr>
                <w:rFonts w:ascii="Calibri" w:hAnsi="Calibri" w:cs="Calibri"/>
                <w:sz w:val="16"/>
                <w:szCs w:val="16"/>
                <w:lang w:val="en-CA" w:eastAsia="en-CA"/>
              </w:rPr>
              <w:t xml:space="preserve">is routed to </w:t>
            </w:r>
            <w:r w:rsidRPr="00404963">
              <w:rPr>
                <w:rFonts w:ascii="Calibri" w:hAnsi="Calibri" w:cs="Calibri"/>
                <w:sz w:val="16"/>
                <w:szCs w:val="16"/>
                <w:lang w:val="en-CA" w:eastAsia="en-CA"/>
              </w:rPr>
              <w:t>Workspace, but the application in incorrect queue and do not see Review page, instead see Oops page (Workspace and decisioning are still being finalized - cannot complete full AC 04 and will be tested in later Sprint)</w:t>
            </w:r>
          </w:p>
          <w:p w14:paraId="0766F475" w14:textId="77777777" w:rsidR="00E8267B" w:rsidRDefault="00E8267B" w:rsidP="00E8267B">
            <w:pPr>
              <w:spacing w:before="0" w:after="0"/>
              <w:ind w:left="432" w:hanging="4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202D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Note:</w:t>
            </w:r>
          </w:p>
          <w:p w14:paraId="3110933C" w14:textId="77777777" w:rsidR="00D57A18" w:rsidRPr="00E8267B" w:rsidRDefault="00E8267B" w:rsidP="00E37D8D">
            <w:pPr>
              <w:pStyle w:val="ListParagraph"/>
              <w:numPr>
                <w:ilvl w:val="0"/>
                <w:numId w:val="33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color w:val="000000"/>
                <w:sz w:val="16"/>
                <w:szCs w:val="16"/>
              </w:rPr>
            </w:pPr>
            <w:r w:rsidRPr="00E8267B">
              <w:rPr>
                <w:rFonts w:cs="Calibri"/>
                <w:color w:val="000000"/>
                <w:sz w:val="16"/>
                <w:szCs w:val="16"/>
              </w:rPr>
              <w:t>None</w:t>
            </w:r>
          </w:p>
          <w:p w14:paraId="6BDD259C" w14:textId="17CD10F7" w:rsidR="00E8267B" w:rsidRPr="00E8267B" w:rsidRDefault="00E8267B" w:rsidP="00E8267B">
            <w:pPr>
              <w:pStyle w:val="ListParagraph"/>
              <w:numPr>
                <w:ilvl w:val="0"/>
                <w:numId w:val="0"/>
              </w:numPr>
              <w:spacing w:before="0" w:after="0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DF8CB6F" w14:textId="77777777" w:rsidR="00D57A18" w:rsidRPr="00483386" w:rsidRDefault="00D57A18" w:rsidP="00D57A18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E8267B" w:rsidRPr="007D0E7E" w14:paraId="0651C211" w14:textId="77777777" w:rsidTr="00D56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5DEE1B6" w14:textId="02939DC2" w:rsidR="00E8267B" w:rsidRPr="00A62838" w:rsidRDefault="00E8267B" w:rsidP="00E8267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CWBSB-403</w:t>
            </w:r>
          </w:p>
        </w:tc>
        <w:tc>
          <w:tcPr>
            <w:tcW w:w="5076" w:type="dxa"/>
          </w:tcPr>
          <w:p w14:paraId="7285BE88" w14:textId="7417C1E9" w:rsidR="00E8267B" w:rsidRPr="00A62838" w:rsidRDefault="00E8267B" w:rsidP="00E82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NARRATOR: Create Auth Signer Duplicate CIF Form &amp; Narrative Integration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FEB692F" w14:textId="6D75B53E" w:rsidR="00E8267B" w:rsidRPr="00254639" w:rsidRDefault="00E8267B" w:rsidP="00E8267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  <w:r>
              <w:rPr>
                <w:rFonts w:ascii="Calibri" w:hAnsi="Calibri" w:cs="Calibri"/>
                <w:color w:val="172B4D"/>
                <w:sz w:val="16"/>
                <w:szCs w:val="16"/>
              </w:rPr>
              <w:t>Tested by Temenos QA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552EFAA0" w14:textId="77777777" w:rsidR="00E8267B" w:rsidRPr="00483386" w:rsidRDefault="00E8267B" w:rsidP="00E8267B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E8267B" w:rsidRPr="007D0E7E" w14:paraId="12D19089" w14:textId="77777777" w:rsidTr="00D568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C80CB91" w14:textId="4E770ED1" w:rsidR="00E8267B" w:rsidRPr="00A62838" w:rsidRDefault="00E8267B" w:rsidP="00E8267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CWBSB-439</w:t>
            </w:r>
          </w:p>
        </w:tc>
        <w:tc>
          <w:tcPr>
            <w:tcW w:w="5076" w:type="dxa"/>
          </w:tcPr>
          <w:p w14:paraId="140E3732" w14:textId="48804C8E" w:rsidR="00E8267B" w:rsidRPr="00A62838" w:rsidRDefault="00E8267B" w:rsidP="00E82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Prefill Auth Signer information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26AAA8E4" w14:textId="7C7231AB" w:rsidR="00A032A4" w:rsidRDefault="00A032A4" w:rsidP="00A032A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A032A4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 xml:space="preserve">Known Issue: </w:t>
            </w:r>
          </w:p>
          <w:p w14:paraId="252CAC93" w14:textId="6EA8EBD1" w:rsidR="00A032A4" w:rsidRPr="00A032A4" w:rsidRDefault="00A032A4" w:rsidP="00E37D8D">
            <w:pPr>
              <w:numPr>
                <w:ilvl w:val="0"/>
                <w:numId w:val="21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A032A4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 xml:space="preserve">Not Pre-fill product if user did not check I am opening a joint account in Product Selector page </w:t>
            </w:r>
            <w:r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–</w:t>
            </w:r>
            <w:r w:rsidRPr="00A032A4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 xml:space="preserve"> CWBSB</w:t>
            </w:r>
            <w:r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-</w:t>
            </w:r>
            <w:proofErr w:type="gramStart"/>
            <w:r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543</w:t>
            </w:r>
            <w:proofErr w:type="gramEnd"/>
          </w:p>
          <w:p w14:paraId="0C0C6ED7" w14:textId="7C1DFAD5" w:rsidR="00A032A4" w:rsidRPr="00A032A4" w:rsidRDefault="00A032A4" w:rsidP="00A032A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A032A4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Note:</w:t>
            </w:r>
          </w:p>
          <w:p w14:paraId="6BB81B2F" w14:textId="7C740347" w:rsidR="00A032A4" w:rsidRPr="00A032A4" w:rsidRDefault="00A032A4" w:rsidP="00E37D8D">
            <w:pPr>
              <w:numPr>
                <w:ilvl w:val="0"/>
                <w:numId w:val="21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A032A4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 xml:space="preserve">Complementary Products not available </w:t>
            </w:r>
            <w:proofErr w:type="gramStart"/>
            <w:r w:rsidRPr="00A032A4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at this time</w:t>
            </w:r>
            <w:proofErr w:type="gramEnd"/>
            <w:r w:rsidRPr="00A032A4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 xml:space="preserve"> - no pre-fill is available</w:t>
            </w:r>
            <w:r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.</w:t>
            </w:r>
          </w:p>
          <w:p w14:paraId="00683184" w14:textId="2468166A" w:rsidR="00E8267B" w:rsidRPr="00A032A4" w:rsidRDefault="00A032A4" w:rsidP="00E37D8D">
            <w:pPr>
              <w:numPr>
                <w:ilvl w:val="0"/>
                <w:numId w:val="21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A032A4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 xml:space="preserve">Business Products not available currently (Prefill showing Placeholder product </w:t>
            </w:r>
            <w:r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 xml:space="preserve">of </w:t>
            </w:r>
            <w:r w:rsidRPr="00A032A4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 xml:space="preserve">Apex </w:t>
            </w:r>
            <w:r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account only</w:t>
            </w:r>
            <w:r w:rsidRPr="00A032A4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)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384038D8" w14:textId="77777777" w:rsidR="00E8267B" w:rsidRPr="00483386" w:rsidRDefault="00E8267B" w:rsidP="00E8267B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E8267B" w:rsidRPr="007D0E7E" w14:paraId="5FFE03C0" w14:textId="77777777" w:rsidTr="00D56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A25A530" w14:textId="5FED7405" w:rsidR="00E8267B" w:rsidRPr="00A62838" w:rsidRDefault="00E8267B" w:rsidP="00E8267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CWBSB-480</w:t>
            </w:r>
          </w:p>
        </w:tc>
        <w:tc>
          <w:tcPr>
            <w:tcW w:w="5076" w:type="dxa"/>
          </w:tcPr>
          <w:p w14:paraId="313EE5A6" w14:textId="207BE0B9" w:rsidR="00E8267B" w:rsidRPr="00A62838" w:rsidRDefault="00E8267B" w:rsidP="00E82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62838">
              <w:rPr>
                <w:rFonts w:ascii="Calibri" w:hAnsi="Calibri" w:cs="Calibri"/>
                <w:color w:val="000000"/>
                <w:sz w:val="18"/>
                <w:szCs w:val="18"/>
              </w:rPr>
              <w:t>FORM: Build 'Security Question' page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63F46914" w14:textId="1222CD8E" w:rsidR="007F3D16" w:rsidRPr="007F3D16" w:rsidRDefault="007F3D16" w:rsidP="007F3D16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7F3D1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 xml:space="preserve">Known Issue: </w:t>
            </w:r>
          </w:p>
          <w:p w14:paraId="54FCE885" w14:textId="180DC968" w:rsidR="00E8267B" w:rsidRPr="007F3D16" w:rsidRDefault="007F3D16" w:rsidP="00E37D8D">
            <w:pPr>
              <w:numPr>
                <w:ilvl w:val="0"/>
                <w:numId w:val="21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lang w:val="en-CA" w:eastAsia="en-CA"/>
              </w:rPr>
            </w:pPr>
            <w:r w:rsidRPr="007F3D16">
              <w:rPr>
                <w:rFonts w:ascii="Calibri" w:hAnsi="Calibri" w:cs="Calibri"/>
                <w:sz w:val="16"/>
                <w:szCs w:val="16"/>
                <w:lang w:val="en-CA" w:eastAsia="en-CA"/>
              </w:rPr>
              <w:t>Security Question Page in Small Biz &amp; Authorized Signer form- Alignment Issue when re-size the page- CWBSB-544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57120A5" w14:textId="77777777" w:rsidR="00E8267B" w:rsidRPr="00483386" w:rsidRDefault="00E8267B" w:rsidP="00E8267B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E8267B" w:rsidRPr="007D0E7E" w14:paraId="6B1F1258" w14:textId="77777777" w:rsidTr="009B45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9DC7E53" w14:textId="77777777" w:rsidR="00E8267B" w:rsidRPr="007D0E7E" w:rsidRDefault="00E8267B" w:rsidP="00E8267B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076" w:type="dxa"/>
          </w:tcPr>
          <w:p w14:paraId="4AE7300F" w14:textId="77777777" w:rsidR="00E8267B" w:rsidRPr="007D0E7E" w:rsidRDefault="00E8267B" w:rsidP="00E82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690" w:type="dxa"/>
          </w:tcPr>
          <w:p w14:paraId="222B9D99" w14:textId="77777777" w:rsidR="00E8267B" w:rsidRPr="007D0E7E" w:rsidRDefault="00E8267B" w:rsidP="00E82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TOTAL</w:t>
            </w:r>
          </w:p>
        </w:tc>
        <w:tc>
          <w:tcPr>
            <w:tcW w:w="900" w:type="dxa"/>
          </w:tcPr>
          <w:p w14:paraId="7E49AA81" w14:textId="423C99A7" w:rsidR="00E8267B" w:rsidRPr="00F27ECA" w:rsidRDefault="00E8267B" w:rsidP="00E826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 xml:space="preserve">      2</w:t>
            </w:r>
            <w:r w:rsidR="007F3D16">
              <w:rPr>
                <w:rFonts w:ascii="Calibri" w:hAnsi="Calibri" w:cs="Calibri"/>
                <w:b/>
                <w:sz w:val="16"/>
                <w:szCs w:val="16"/>
              </w:rPr>
              <w:t>5</w:t>
            </w:r>
          </w:p>
        </w:tc>
      </w:tr>
    </w:tbl>
    <w:p w14:paraId="220FA0FF" w14:textId="6868C6A0" w:rsidR="00C66294" w:rsidRPr="00830ECE" w:rsidRDefault="00C66294" w:rsidP="00C66294">
      <w:pPr>
        <w:pStyle w:val="Heading2"/>
      </w:pPr>
      <w:bookmarkStart w:id="46" w:name="_Toc64416756"/>
      <w:bookmarkStart w:id="47" w:name="_Toc54708262"/>
      <w:r w:rsidRPr="00830ECE">
        <w:t xml:space="preserve">Included Testable </w:t>
      </w:r>
      <w:r>
        <w:t>Changes</w:t>
      </w:r>
      <w:r w:rsidRPr="00830ECE">
        <w:t xml:space="preserve">: Total – </w:t>
      </w:r>
      <w:r w:rsidR="00A71B12">
        <w:t>5</w:t>
      </w:r>
      <w:bookmarkEnd w:id="46"/>
    </w:p>
    <w:p w14:paraId="4CA0272F" w14:textId="77777777" w:rsidR="00C66294" w:rsidRPr="007D0E7E" w:rsidRDefault="00C66294" w:rsidP="00C66294">
      <w:pPr>
        <w:rPr>
          <w:rFonts w:ascii="Calibri" w:hAnsi="Calibri" w:cs="Calibri"/>
          <w:sz w:val="16"/>
          <w:szCs w:val="16"/>
        </w:rPr>
      </w:pPr>
      <w:r w:rsidRPr="007D0E7E">
        <w:rPr>
          <w:rFonts w:ascii="Calibri" w:hAnsi="Calibri" w:cs="Calibri"/>
          <w:sz w:val="16"/>
          <w:szCs w:val="16"/>
        </w:rPr>
        <w:t xml:space="preserve">High level Notes/Comments are documented in this table, however, </w:t>
      </w:r>
      <w:r w:rsidRPr="00242745">
        <w:rPr>
          <w:rFonts w:ascii="Calibri" w:hAnsi="Calibri" w:cs="Calibri"/>
          <w:b/>
          <w:bCs/>
          <w:sz w:val="16"/>
          <w:szCs w:val="16"/>
          <w:u w:val="single"/>
        </w:rPr>
        <w:t>please see the Jira number Comments for more details</w:t>
      </w:r>
      <w:r w:rsidRPr="007D0E7E">
        <w:rPr>
          <w:rFonts w:ascii="Calibri" w:hAnsi="Calibri" w:cs="Calibri"/>
          <w:sz w:val="16"/>
          <w:szCs w:val="16"/>
        </w:rPr>
        <w:t xml:space="preserve">. </w:t>
      </w:r>
    </w:p>
    <w:tbl>
      <w:tblPr>
        <w:tblStyle w:val="PlainTable1"/>
        <w:tblW w:w="10795" w:type="dxa"/>
        <w:tblLayout w:type="fixed"/>
        <w:tblLook w:val="04A0" w:firstRow="1" w:lastRow="0" w:firstColumn="1" w:lastColumn="0" w:noHBand="0" w:noVBand="1"/>
      </w:tblPr>
      <w:tblGrid>
        <w:gridCol w:w="1129"/>
        <w:gridCol w:w="5076"/>
        <w:gridCol w:w="3690"/>
        <w:gridCol w:w="900"/>
      </w:tblGrid>
      <w:tr w:rsidR="00C66294" w:rsidRPr="007D0E7E" w14:paraId="4CA6058D" w14:textId="77777777" w:rsidTr="009B45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370C1A08" w14:textId="77777777" w:rsidR="00C66294" w:rsidRPr="007D0E7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6"/>
                <w:szCs w:val="16"/>
              </w:rPr>
            </w:pPr>
            <w:r w:rsidRPr="007D0E7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6"/>
                <w:szCs w:val="16"/>
              </w:rPr>
              <w:lastRenderedPageBreak/>
              <w:t>Jira #</w:t>
            </w:r>
          </w:p>
        </w:tc>
        <w:tc>
          <w:tcPr>
            <w:tcW w:w="5076" w:type="dxa"/>
            <w:shd w:val="clear" w:color="auto" w:fill="D6EDF9" w:themeFill="accent2" w:themeFillTint="33"/>
          </w:tcPr>
          <w:p w14:paraId="664F6438" w14:textId="77777777" w:rsidR="00C66294" w:rsidRPr="007D0E7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6"/>
                <w:szCs w:val="16"/>
              </w:rPr>
            </w:pPr>
            <w:r w:rsidRPr="007D0E7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6"/>
                <w:szCs w:val="16"/>
              </w:rPr>
              <w:t>Description</w:t>
            </w:r>
          </w:p>
        </w:tc>
        <w:tc>
          <w:tcPr>
            <w:tcW w:w="3690" w:type="dxa"/>
            <w:shd w:val="clear" w:color="auto" w:fill="D6EDF9" w:themeFill="accent2" w:themeFillTint="33"/>
          </w:tcPr>
          <w:p w14:paraId="0EC4A4D8" w14:textId="77777777" w:rsidR="00C66294" w:rsidRPr="007D0E7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6"/>
                <w:szCs w:val="16"/>
              </w:rPr>
            </w:pPr>
            <w:r w:rsidRPr="007D0E7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6"/>
                <w:szCs w:val="16"/>
              </w:rPr>
              <w:t>Outstanding/Known Issues, Comments, Notes</w:t>
            </w:r>
          </w:p>
        </w:tc>
        <w:tc>
          <w:tcPr>
            <w:tcW w:w="900" w:type="dxa"/>
            <w:shd w:val="clear" w:color="auto" w:fill="D6EDF9" w:themeFill="accent2" w:themeFillTint="33"/>
          </w:tcPr>
          <w:p w14:paraId="28F4A68C" w14:textId="77777777" w:rsidR="00C66294" w:rsidRPr="007D0E7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6"/>
                <w:szCs w:val="16"/>
              </w:rPr>
            </w:pPr>
            <w:r w:rsidRPr="007D0E7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6"/>
                <w:szCs w:val="16"/>
              </w:rPr>
              <w:t>Number</w:t>
            </w:r>
          </w:p>
        </w:tc>
      </w:tr>
      <w:tr w:rsidR="006275C0" w:rsidRPr="007D0E7E" w14:paraId="59EEBDFC" w14:textId="77777777" w:rsidTr="00C10E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82FD102" w14:textId="14B04CDA" w:rsidR="006275C0" w:rsidRPr="006275C0" w:rsidRDefault="006275C0" w:rsidP="006275C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275C0">
              <w:rPr>
                <w:rFonts w:ascii="Calibri" w:hAnsi="Calibri" w:cs="Calibri"/>
                <w:color w:val="000000"/>
                <w:sz w:val="16"/>
                <w:szCs w:val="16"/>
              </w:rPr>
              <w:t>CWBSB-243</w:t>
            </w:r>
          </w:p>
        </w:tc>
        <w:tc>
          <w:tcPr>
            <w:tcW w:w="5076" w:type="dxa"/>
          </w:tcPr>
          <w:p w14:paraId="7D720AF2" w14:textId="515CA74F" w:rsidR="006275C0" w:rsidRPr="006275C0" w:rsidRDefault="006275C0" w:rsidP="006275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275C0">
              <w:rPr>
                <w:rFonts w:ascii="Calibri" w:hAnsi="Calibri" w:cs="Calibri"/>
                <w:color w:val="000000"/>
                <w:sz w:val="16"/>
                <w:szCs w:val="16"/>
              </w:rPr>
              <w:t>FORM: Build 'Progress' Page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</w:tcPr>
          <w:p w14:paraId="14F65EC3" w14:textId="77777777" w:rsidR="006F653E" w:rsidRPr="006F653E" w:rsidRDefault="006F653E" w:rsidP="006F653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  <w:lang w:val="en-CA" w:eastAsia="en-CA"/>
              </w:rPr>
            </w:pPr>
            <w:ins w:id="48" w:author="Unknown">
              <w:r w:rsidRPr="006F653E">
                <w:rPr>
                  <w:rStyle w:val="Strong"/>
                  <w:rFonts w:ascii="Calibri" w:hAnsi="Calibri" w:cs="Calibri"/>
                  <w:sz w:val="16"/>
                  <w:szCs w:val="16"/>
                </w:rPr>
                <w:t>Known Issue</w:t>
              </w:r>
            </w:ins>
          </w:p>
          <w:p w14:paraId="4A9E1E4E" w14:textId="3C919401" w:rsidR="006F653E" w:rsidRPr="006F653E" w:rsidRDefault="006F653E" w:rsidP="00E37D8D">
            <w:pPr>
              <w:numPr>
                <w:ilvl w:val="0"/>
                <w:numId w:val="38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F653E">
              <w:rPr>
                <w:rFonts w:ascii="Calibri" w:hAnsi="Calibri" w:cs="Calibri"/>
                <w:sz w:val="16"/>
                <w:szCs w:val="16"/>
              </w:rPr>
              <w:t>Animated GIF not moving in Firefox Browser CWBSB-545</w:t>
            </w:r>
          </w:p>
          <w:p w14:paraId="2EFD6A68" w14:textId="77777777" w:rsidR="006F653E" w:rsidRPr="006F653E" w:rsidRDefault="006F653E" w:rsidP="00E37D8D">
            <w:pPr>
              <w:numPr>
                <w:ilvl w:val="0"/>
                <w:numId w:val="38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F653E">
              <w:rPr>
                <w:rFonts w:ascii="Calibri" w:hAnsi="Calibri" w:cs="Calibri"/>
                <w:sz w:val="16"/>
                <w:szCs w:val="16"/>
              </w:rPr>
              <w:t>Not showing animated gif when transitioning from More About Your Business page- CWBSB-546 </w:t>
            </w:r>
          </w:p>
          <w:p w14:paraId="1B1AE239" w14:textId="6DE1A83E" w:rsidR="006275C0" w:rsidRPr="006F653E" w:rsidRDefault="006F653E" w:rsidP="00E37D8D">
            <w:pPr>
              <w:numPr>
                <w:ilvl w:val="0"/>
                <w:numId w:val="38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F653E">
              <w:rPr>
                <w:rFonts w:ascii="Calibri" w:hAnsi="Calibri" w:cs="Calibri"/>
                <w:sz w:val="16"/>
                <w:szCs w:val="16"/>
              </w:rPr>
              <w:t>Click Next in App-</w:t>
            </w:r>
            <w:proofErr w:type="spellStart"/>
            <w:r w:rsidRPr="006F653E">
              <w:rPr>
                <w:rFonts w:ascii="Calibri" w:hAnsi="Calibri" w:cs="Calibri"/>
                <w:sz w:val="16"/>
                <w:szCs w:val="16"/>
              </w:rPr>
              <w:t>eConsent</w:t>
            </w:r>
            <w:proofErr w:type="spellEnd"/>
            <w:r w:rsidRPr="006F653E">
              <w:rPr>
                <w:rFonts w:ascii="Calibri" w:hAnsi="Calibri" w:cs="Calibri"/>
                <w:sz w:val="16"/>
                <w:szCs w:val="16"/>
              </w:rPr>
              <w:t xml:space="preserve"> page per Spec go Fraud Check and takes more 10 seconds Expect to see Animated Shards CWBSB-</w:t>
            </w:r>
            <w:r>
              <w:rPr>
                <w:rFonts w:ascii="Calibri" w:hAnsi="Calibri" w:cs="Calibri"/>
                <w:sz w:val="16"/>
                <w:szCs w:val="16"/>
              </w:rPr>
              <w:t>375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7165655E" w14:textId="77777777" w:rsidR="006275C0" w:rsidRPr="00483386" w:rsidRDefault="006275C0" w:rsidP="006275C0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6275C0" w:rsidRPr="007D0E7E" w14:paraId="064F9EC3" w14:textId="77777777" w:rsidTr="00C10E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6FB49AF" w14:textId="02DB656D" w:rsidR="006275C0" w:rsidRPr="006275C0" w:rsidRDefault="006275C0" w:rsidP="006275C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275C0">
              <w:rPr>
                <w:rFonts w:ascii="Calibri" w:hAnsi="Calibri" w:cs="Calibri"/>
                <w:color w:val="000000"/>
                <w:sz w:val="16"/>
                <w:szCs w:val="16"/>
              </w:rPr>
              <w:t>CWBSB-244</w:t>
            </w:r>
          </w:p>
        </w:tc>
        <w:tc>
          <w:tcPr>
            <w:tcW w:w="5076" w:type="dxa"/>
          </w:tcPr>
          <w:p w14:paraId="61468FF2" w14:textId="548C162F" w:rsidR="006275C0" w:rsidRPr="006275C0" w:rsidRDefault="006275C0" w:rsidP="006275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275C0">
              <w:rPr>
                <w:rFonts w:ascii="Calibri" w:hAnsi="Calibri" w:cs="Calibri"/>
                <w:color w:val="000000"/>
                <w:sz w:val="16"/>
                <w:szCs w:val="16"/>
              </w:rPr>
              <w:t>FORM: Build Authorized Signer 'Progress' Page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</w:tcPr>
          <w:p w14:paraId="1766FFFE" w14:textId="77777777" w:rsidR="00A71B12" w:rsidRPr="006F653E" w:rsidRDefault="00A71B12" w:rsidP="00A71B1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  <w:lang w:val="en-CA" w:eastAsia="en-CA"/>
              </w:rPr>
            </w:pPr>
            <w:ins w:id="49" w:author="Unknown">
              <w:r w:rsidRPr="006F653E">
                <w:rPr>
                  <w:rStyle w:val="Strong"/>
                  <w:rFonts w:ascii="Calibri" w:hAnsi="Calibri" w:cs="Calibri"/>
                  <w:sz w:val="16"/>
                  <w:szCs w:val="16"/>
                </w:rPr>
                <w:t>Known Issue</w:t>
              </w:r>
            </w:ins>
          </w:p>
          <w:p w14:paraId="6B0D1ACB" w14:textId="71931DF2" w:rsidR="006275C0" w:rsidRPr="00A71B12" w:rsidRDefault="00A71B12" w:rsidP="00E37D8D">
            <w:pPr>
              <w:numPr>
                <w:ilvl w:val="0"/>
                <w:numId w:val="38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F653E">
              <w:rPr>
                <w:rFonts w:ascii="Calibri" w:hAnsi="Calibri" w:cs="Calibri"/>
                <w:sz w:val="16"/>
                <w:szCs w:val="16"/>
              </w:rPr>
              <w:t>Animated GIF not moving in Firefox Browser CWBSB-545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70C9BC74" w14:textId="77777777" w:rsidR="006275C0" w:rsidRPr="00483386" w:rsidRDefault="006275C0" w:rsidP="006275C0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6275C0" w:rsidRPr="007D0E7E" w14:paraId="2D96DEAE" w14:textId="77777777" w:rsidTr="00C10E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586EC32" w14:textId="1D3BDD72" w:rsidR="006275C0" w:rsidRPr="006275C0" w:rsidRDefault="006275C0" w:rsidP="006275C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275C0">
              <w:rPr>
                <w:rFonts w:ascii="Calibri" w:hAnsi="Calibri" w:cs="Calibri"/>
                <w:color w:val="000000"/>
                <w:sz w:val="16"/>
                <w:szCs w:val="16"/>
              </w:rPr>
              <w:t>CWBSB-355</w:t>
            </w:r>
          </w:p>
        </w:tc>
        <w:tc>
          <w:tcPr>
            <w:tcW w:w="5076" w:type="dxa"/>
          </w:tcPr>
          <w:p w14:paraId="44200AC9" w14:textId="1CAB261F" w:rsidR="006275C0" w:rsidRPr="006275C0" w:rsidRDefault="006275C0" w:rsidP="006275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275C0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Applicant and Auth Signer ID Scan - Remove TIFF </w:t>
            </w:r>
            <w:proofErr w:type="gramStart"/>
            <w:r w:rsidRPr="006275C0">
              <w:rPr>
                <w:rFonts w:ascii="Calibri" w:hAnsi="Calibri" w:cs="Calibri"/>
                <w:color w:val="000000"/>
                <w:sz w:val="16"/>
                <w:szCs w:val="16"/>
              </w:rPr>
              <w:t>As</w:t>
            </w:r>
            <w:proofErr w:type="gramEnd"/>
            <w:r w:rsidRPr="006275C0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Accepted File Type 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</w:tcPr>
          <w:p w14:paraId="1C4AABF2" w14:textId="5C88EE3D" w:rsidR="006275C0" w:rsidRPr="00D61211" w:rsidRDefault="006275C0" w:rsidP="006275C0">
            <w:pPr>
              <w:pStyle w:val="ListParagraph"/>
              <w:numPr>
                <w:ilvl w:val="0"/>
                <w:numId w:val="0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16"/>
                <w:szCs w:val="16"/>
              </w:rPr>
            </w:pPr>
            <w:r w:rsidRPr="00D61211">
              <w:rPr>
                <w:rFonts w:cs="Calibri"/>
                <w:color w:val="000000"/>
                <w:sz w:val="16"/>
                <w:szCs w:val="16"/>
              </w:rPr>
              <w:t>Tested by Temenos QA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77B31E1B" w14:textId="77777777" w:rsidR="006275C0" w:rsidRPr="00483386" w:rsidRDefault="006275C0" w:rsidP="006275C0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6275C0" w:rsidRPr="007D0E7E" w14:paraId="3C6F9F4A" w14:textId="77777777" w:rsidTr="00C10E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FE99035" w14:textId="6CE24694" w:rsidR="006275C0" w:rsidRPr="006275C0" w:rsidRDefault="006275C0" w:rsidP="006275C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275C0">
              <w:rPr>
                <w:rFonts w:ascii="Calibri" w:hAnsi="Calibri" w:cs="Calibri"/>
                <w:color w:val="000000"/>
                <w:sz w:val="16"/>
                <w:szCs w:val="16"/>
              </w:rPr>
              <w:t>CWBSB-378</w:t>
            </w:r>
          </w:p>
        </w:tc>
        <w:tc>
          <w:tcPr>
            <w:tcW w:w="5076" w:type="dxa"/>
          </w:tcPr>
          <w:p w14:paraId="0E4DF050" w14:textId="0D3C0E96" w:rsidR="006275C0" w:rsidRPr="006275C0" w:rsidRDefault="006275C0" w:rsidP="006275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275C0">
              <w:rPr>
                <w:rFonts w:ascii="Calibri" w:hAnsi="Calibri" w:cs="Calibri"/>
                <w:color w:val="000000"/>
                <w:sz w:val="16"/>
                <w:szCs w:val="16"/>
              </w:rPr>
              <w:t>Manual IDV Page - The word "e-mail" on the Page needs to be spelt as "email"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</w:tcPr>
          <w:p w14:paraId="5F08E33C" w14:textId="0C287CC5" w:rsidR="006275C0" w:rsidRPr="00D61211" w:rsidRDefault="006275C0" w:rsidP="006275C0">
            <w:pPr>
              <w:pStyle w:val="ListParagraph"/>
              <w:numPr>
                <w:ilvl w:val="0"/>
                <w:numId w:val="0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16"/>
                <w:szCs w:val="16"/>
              </w:rPr>
            </w:pPr>
            <w:r w:rsidRPr="00D61211">
              <w:rPr>
                <w:rFonts w:cs="Calibri"/>
                <w:color w:val="000000"/>
                <w:sz w:val="16"/>
                <w:szCs w:val="16"/>
              </w:rPr>
              <w:t>Tested by Temenos QA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73025B25" w14:textId="77777777" w:rsidR="006275C0" w:rsidRPr="00483386" w:rsidRDefault="006275C0" w:rsidP="006275C0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6275C0" w:rsidRPr="007D0E7E" w14:paraId="11E42304" w14:textId="77777777" w:rsidTr="00C10E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CD1B6B9" w14:textId="6856AB56" w:rsidR="006275C0" w:rsidRPr="006275C0" w:rsidRDefault="006275C0" w:rsidP="006275C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275C0">
              <w:rPr>
                <w:rFonts w:ascii="Calibri" w:hAnsi="Calibri" w:cs="Calibri"/>
                <w:color w:val="000000"/>
                <w:sz w:val="16"/>
                <w:szCs w:val="16"/>
              </w:rPr>
              <w:t>CWBSB-452</w:t>
            </w:r>
          </w:p>
        </w:tc>
        <w:tc>
          <w:tcPr>
            <w:tcW w:w="5076" w:type="dxa"/>
          </w:tcPr>
          <w:p w14:paraId="445BB65E" w14:textId="45B9C129" w:rsidR="006275C0" w:rsidRPr="006275C0" w:rsidRDefault="006275C0" w:rsidP="006275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275C0">
              <w:rPr>
                <w:rFonts w:ascii="Calibri" w:hAnsi="Calibri" w:cs="Calibri"/>
                <w:color w:val="000000"/>
                <w:sz w:val="16"/>
                <w:szCs w:val="16"/>
              </w:rPr>
              <w:t>FORM: Build Temporary 'Complementary Services' Page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</w:tcPr>
          <w:p w14:paraId="01F3C2B1" w14:textId="5D62D678" w:rsidR="00A71B12" w:rsidRDefault="00A71B12" w:rsidP="00A71B12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</w:rPr>
            </w:pPr>
            <w:r w:rsidRPr="00DF50EF">
              <w:rPr>
                <w:rFonts w:ascii="Calibri" w:hAnsi="Calibri" w:cs="Calibri"/>
                <w:color w:val="172B4D"/>
                <w:sz w:val="16"/>
                <w:szCs w:val="16"/>
              </w:rPr>
              <w:t>Tested Content against Spec 2.</w:t>
            </w:r>
            <w:r>
              <w:rPr>
                <w:rFonts w:ascii="Calibri" w:hAnsi="Calibri" w:cs="Calibri"/>
                <w:color w:val="172B4D"/>
                <w:sz w:val="16"/>
                <w:szCs w:val="16"/>
              </w:rPr>
              <w:t>3</w:t>
            </w:r>
          </w:p>
          <w:p w14:paraId="33CAA378" w14:textId="77777777" w:rsidR="00A71B12" w:rsidRDefault="00A71B12" w:rsidP="00A71B12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</w:p>
          <w:p w14:paraId="70DDA67C" w14:textId="2ADD2C28" w:rsidR="00A71B12" w:rsidRPr="00A71B12" w:rsidRDefault="00A71B12" w:rsidP="00A71B12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A71B12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Known Issue:</w:t>
            </w:r>
          </w:p>
          <w:p w14:paraId="0248DF5B" w14:textId="7411D5D1" w:rsidR="00A71B12" w:rsidRPr="00A71B12" w:rsidRDefault="00A71B12" w:rsidP="00E37D8D">
            <w:pPr>
              <w:numPr>
                <w:ilvl w:val="0"/>
                <w:numId w:val="39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A71B12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 xml:space="preserve">Products part of </w:t>
            </w:r>
            <w:r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this</w:t>
            </w:r>
            <w:r w:rsidRPr="00A71B12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 xml:space="preserve"> page is not complete as still being finalized.</w:t>
            </w:r>
          </w:p>
          <w:p w14:paraId="40AD66B9" w14:textId="77777777" w:rsidR="00A71B12" w:rsidRPr="00A71B12" w:rsidRDefault="00A71B12" w:rsidP="00E37D8D">
            <w:pPr>
              <w:numPr>
                <w:ilvl w:val="0"/>
                <w:numId w:val="39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A71B12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Step# Title of each page might not have the correct numbering and sequencing as this component is still being finalized.</w:t>
            </w:r>
          </w:p>
          <w:p w14:paraId="574A97AE" w14:textId="77777777" w:rsidR="00A71B12" w:rsidRPr="00A71B12" w:rsidRDefault="00A71B12" w:rsidP="00E37D8D">
            <w:pPr>
              <w:numPr>
                <w:ilvl w:val="0"/>
                <w:numId w:val="39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A71B12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The incrementation of the progress bar at the top might not function per expected as this component is still being finalized.</w:t>
            </w:r>
          </w:p>
          <w:p w14:paraId="478593EC" w14:textId="702D807E" w:rsidR="00A71B12" w:rsidRPr="00A71B12" w:rsidRDefault="00A71B12" w:rsidP="00E37D8D">
            <w:pPr>
              <w:numPr>
                <w:ilvl w:val="0"/>
                <w:numId w:val="39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A71B12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Browser Specific Issue in IE 11 (Existing Issue found in Motive and Personal DCO)</w:t>
            </w:r>
            <w:r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 xml:space="preserve"> -</w:t>
            </w:r>
            <w:r w:rsidRPr="00A71B12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 xml:space="preserve">IE 11 - Rendering Title style of H5 as </w:t>
            </w:r>
            <w:proofErr w:type="spellStart"/>
            <w:r w:rsidRPr="00A71B12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unbold</w:t>
            </w:r>
            <w:proofErr w:type="spellEnd"/>
            <w:r w:rsidRPr="00A71B12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.  (Other bowers render H5 as bold). It is a Browser specific issue that Dev team has no control over </w:t>
            </w:r>
          </w:p>
          <w:p w14:paraId="6A88A29E" w14:textId="77777777" w:rsidR="00A71B12" w:rsidRPr="00A71B12" w:rsidRDefault="00A71B12" w:rsidP="00A71B12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A71B12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Note</w:t>
            </w:r>
          </w:p>
          <w:p w14:paraId="16D37818" w14:textId="33338408" w:rsidR="00A71B12" w:rsidRPr="00A71B12" w:rsidRDefault="00A71B12" w:rsidP="00E37D8D">
            <w:pPr>
              <w:numPr>
                <w:ilvl w:val="0"/>
                <w:numId w:val="40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A71B12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No mock-up in Figma- using the attached wireframe as guide.</w:t>
            </w:r>
          </w:p>
          <w:p w14:paraId="49B2EB63" w14:textId="36A816D5" w:rsidR="00A71B12" w:rsidRPr="00A71B12" w:rsidRDefault="00A71B12" w:rsidP="00E37D8D">
            <w:pPr>
              <w:numPr>
                <w:ilvl w:val="0"/>
                <w:numId w:val="40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A71B12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 xml:space="preserve">Wire frame does not have progress bar and Spec has the progress bar and per Spec the Almost </w:t>
            </w:r>
            <w:proofErr w:type="gramStart"/>
            <w:r w:rsidRPr="00A71B12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there</w:t>
            </w:r>
            <w:proofErr w:type="gramEnd"/>
            <w:r w:rsidRPr="00A71B12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 xml:space="preserve"> title is above progress bar and All Step Title on other pages are not centered</w:t>
            </w:r>
          </w:p>
          <w:p w14:paraId="0D700201" w14:textId="0A2D3AD6" w:rsidR="006275C0" w:rsidRPr="00A71B12" w:rsidRDefault="006275C0" w:rsidP="00A71B12">
            <w:pPr>
              <w:spacing w:before="0" w:after="0"/>
              <w:ind w:left="432" w:hanging="4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D098947" w14:textId="77777777" w:rsidR="006275C0" w:rsidRPr="00483386" w:rsidRDefault="006275C0" w:rsidP="006275C0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C66294" w:rsidRPr="007D0E7E" w14:paraId="4FA5486D" w14:textId="77777777" w:rsidTr="009B45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284B19F" w14:textId="77777777" w:rsidR="00C66294" w:rsidRPr="007D0E7E" w:rsidRDefault="00C66294" w:rsidP="009B4561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076" w:type="dxa"/>
          </w:tcPr>
          <w:p w14:paraId="379EE2C6" w14:textId="77777777" w:rsidR="00C66294" w:rsidRPr="007D0E7E" w:rsidRDefault="00C66294" w:rsidP="009B45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690" w:type="dxa"/>
          </w:tcPr>
          <w:p w14:paraId="656EA0BE" w14:textId="77777777" w:rsidR="00C66294" w:rsidRPr="007D0E7E" w:rsidRDefault="00C66294" w:rsidP="009B45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TOTAL</w:t>
            </w:r>
          </w:p>
        </w:tc>
        <w:tc>
          <w:tcPr>
            <w:tcW w:w="900" w:type="dxa"/>
          </w:tcPr>
          <w:p w14:paraId="60198F8F" w14:textId="444B0643" w:rsidR="00C66294" w:rsidRPr="00F27ECA" w:rsidRDefault="006275C0" w:rsidP="009B45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5</w:t>
            </w:r>
          </w:p>
        </w:tc>
      </w:tr>
    </w:tbl>
    <w:p w14:paraId="12D85185" w14:textId="79E194F8" w:rsidR="00C66294" w:rsidRPr="007D0E7E" w:rsidRDefault="00C66294" w:rsidP="00C66294">
      <w:pPr>
        <w:pStyle w:val="Heading2"/>
      </w:pPr>
      <w:bookmarkStart w:id="50" w:name="_Toc64416757"/>
      <w:r>
        <w:t xml:space="preserve">Included </w:t>
      </w:r>
      <w:r w:rsidRPr="007D0E7E">
        <w:t>Un-Testable Stories</w:t>
      </w:r>
      <w:r>
        <w:t>/Bugs/Change</w:t>
      </w:r>
      <w:r w:rsidRPr="007D0E7E">
        <w:t xml:space="preserve">– Total </w:t>
      </w:r>
      <w:r>
        <w:t>–</w:t>
      </w:r>
      <w:r w:rsidRPr="007D0E7E">
        <w:t xml:space="preserve"> </w:t>
      </w:r>
      <w:bookmarkEnd w:id="47"/>
      <w:r w:rsidR="001059C2">
        <w:t>5</w:t>
      </w:r>
      <w:bookmarkEnd w:id="50"/>
    </w:p>
    <w:p w14:paraId="0FBC1F94" w14:textId="77777777" w:rsidR="00C66294" w:rsidRDefault="00C66294" w:rsidP="00C66294">
      <w:pPr>
        <w:rPr>
          <w:rFonts w:ascii="Calibri" w:hAnsi="Calibri" w:cs="Calibri"/>
          <w:sz w:val="16"/>
          <w:szCs w:val="16"/>
        </w:rPr>
      </w:pPr>
      <w:r w:rsidRPr="007D0E7E">
        <w:rPr>
          <w:rFonts w:ascii="Calibri" w:hAnsi="Calibri" w:cs="Calibri"/>
          <w:sz w:val="16"/>
          <w:szCs w:val="16"/>
        </w:rPr>
        <w:t xml:space="preserve">High level Notes/Comments are documented in this table, however, </w:t>
      </w:r>
      <w:r w:rsidRPr="00242745">
        <w:rPr>
          <w:rFonts w:ascii="Calibri" w:hAnsi="Calibri" w:cs="Calibri"/>
          <w:b/>
          <w:bCs/>
          <w:sz w:val="16"/>
          <w:szCs w:val="16"/>
          <w:u w:val="single"/>
        </w:rPr>
        <w:t>please see the Jira number Comments for more details</w:t>
      </w:r>
      <w:r w:rsidRPr="007D0E7E">
        <w:rPr>
          <w:rFonts w:ascii="Calibri" w:hAnsi="Calibri" w:cs="Calibri"/>
          <w:sz w:val="16"/>
          <w:szCs w:val="16"/>
        </w:rPr>
        <w:t xml:space="preserve">. </w:t>
      </w:r>
    </w:p>
    <w:p w14:paraId="3F143673" w14:textId="29DF70F0" w:rsidR="00C66294" w:rsidRPr="007D0E7E" w:rsidRDefault="00C66294" w:rsidP="00C66294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These include Non-Functional Requirements and other items that can be validated via other testing such as email generation testing, end -to-end testing, etc.</w:t>
      </w:r>
    </w:p>
    <w:tbl>
      <w:tblPr>
        <w:tblStyle w:val="PlainTable1"/>
        <w:tblW w:w="10795" w:type="dxa"/>
        <w:tblLayout w:type="fixed"/>
        <w:tblLook w:val="04A0" w:firstRow="1" w:lastRow="0" w:firstColumn="1" w:lastColumn="0" w:noHBand="0" w:noVBand="1"/>
      </w:tblPr>
      <w:tblGrid>
        <w:gridCol w:w="1129"/>
        <w:gridCol w:w="5076"/>
        <w:gridCol w:w="3690"/>
        <w:gridCol w:w="900"/>
      </w:tblGrid>
      <w:tr w:rsidR="00C66294" w:rsidRPr="007D0E7E" w14:paraId="26D48CAC" w14:textId="77777777" w:rsidTr="009B45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0579B0C6" w14:textId="77777777" w:rsidR="00C66294" w:rsidRPr="007D0E7E" w:rsidRDefault="00C66294" w:rsidP="009B4561">
            <w:pPr>
              <w:rPr>
                <w:rFonts w:ascii="Calibri" w:hAnsi="Calibri" w:cs="Calibri"/>
                <w:sz w:val="16"/>
                <w:szCs w:val="16"/>
              </w:rPr>
            </w:pPr>
            <w:r w:rsidRPr="007D0E7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6"/>
                <w:szCs w:val="16"/>
              </w:rPr>
              <w:lastRenderedPageBreak/>
              <w:t>Jira #</w:t>
            </w:r>
          </w:p>
        </w:tc>
        <w:tc>
          <w:tcPr>
            <w:tcW w:w="5076" w:type="dxa"/>
            <w:shd w:val="clear" w:color="auto" w:fill="D6EDF9" w:themeFill="accent2" w:themeFillTint="33"/>
          </w:tcPr>
          <w:p w14:paraId="287F4AFD" w14:textId="77777777" w:rsidR="00C66294" w:rsidRPr="007D0E7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D0E7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6"/>
                <w:szCs w:val="16"/>
              </w:rPr>
              <w:t>Description</w:t>
            </w:r>
          </w:p>
        </w:tc>
        <w:tc>
          <w:tcPr>
            <w:tcW w:w="3690" w:type="dxa"/>
            <w:shd w:val="clear" w:color="auto" w:fill="D6EDF9" w:themeFill="accent2" w:themeFillTint="33"/>
          </w:tcPr>
          <w:p w14:paraId="366C8216" w14:textId="77777777" w:rsidR="00C66294" w:rsidRPr="007D0E7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D0E7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6"/>
                <w:szCs w:val="16"/>
              </w:rPr>
              <w:t>Outstanding Issues, Comments, Notes</w:t>
            </w:r>
          </w:p>
        </w:tc>
        <w:tc>
          <w:tcPr>
            <w:tcW w:w="900" w:type="dxa"/>
            <w:shd w:val="clear" w:color="auto" w:fill="D6EDF9" w:themeFill="accent2" w:themeFillTint="33"/>
          </w:tcPr>
          <w:p w14:paraId="7BC745FA" w14:textId="77777777" w:rsidR="00C66294" w:rsidRPr="007D0E7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6"/>
                <w:szCs w:val="16"/>
              </w:rPr>
            </w:pPr>
            <w:r w:rsidRPr="007D0E7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6"/>
                <w:szCs w:val="16"/>
              </w:rPr>
              <w:t>N</w:t>
            </w:r>
            <w:r w:rsidRPr="007D0E7E">
              <w:rPr>
                <w:rStyle w:val="BoldBlueLight"/>
                <w:rFonts w:ascii="Calibri" w:hAnsi="Calibri" w:cs="Calibri"/>
                <w:b/>
                <w:color w:val="003E75" w:themeColor="accent1"/>
                <w:sz w:val="16"/>
                <w:szCs w:val="16"/>
              </w:rPr>
              <w:t>umber</w:t>
            </w:r>
          </w:p>
        </w:tc>
      </w:tr>
      <w:tr w:rsidR="001059C2" w:rsidRPr="00062566" w14:paraId="0903BD94" w14:textId="77777777" w:rsidTr="00A65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0733B43" w14:textId="2103C5B6" w:rsidR="001059C2" w:rsidRPr="001059C2" w:rsidRDefault="001059C2" w:rsidP="001059C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059C2">
              <w:rPr>
                <w:rFonts w:ascii="Calibri" w:hAnsi="Calibri" w:cs="Calibri"/>
                <w:color w:val="000000"/>
                <w:sz w:val="18"/>
                <w:szCs w:val="18"/>
              </w:rPr>
              <w:t>CWBSB-148</w:t>
            </w:r>
          </w:p>
        </w:tc>
        <w:tc>
          <w:tcPr>
            <w:tcW w:w="5076" w:type="dxa"/>
          </w:tcPr>
          <w:p w14:paraId="0FB56DDB" w14:textId="28C49ED3" w:rsidR="001059C2" w:rsidRPr="001059C2" w:rsidRDefault="001059C2" w:rsidP="00105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059C2">
              <w:rPr>
                <w:rFonts w:ascii="Calibri" w:hAnsi="Calibri" w:cs="Calibri"/>
                <w:color w:val="000000"/>
                <w:sz w:val="18"/>
                <w:szCs w:val="18"/>
              </w:rPr>
              <w:t>Combine Authorized Signer Data into Primary Application [Not CWB Testable]</w:t>
            </w:r>
          </w:p>
        </w:tc>
        <w:tc>
          <w:tcPr>
            <w:tcW w:w="3690" w:type="dxa"/>
            <w:vAlign w:val="center"/>
          </w:tcPr>
          <w:p w14:paraId="3E442F6B" w14:textId="426E8FBC" w:rsidR="001059C2" w:rsidRDefault="001059C2" w:rsidP="00105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Non-Functional Requirement 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br/>
              <w:t>(Tested via Authorized Signer&amp; Small Biz stories)</w:t>
            </w:r>
          </w:p>
        </w:tc>
        <w:tc>
          <w:tcPr>
            <w:tcW w:w="900" w:type="dxa"/>
            <w:vAlign w:val="center"/>
          </w:tcPr>
          <w:p w14:paraId="58DBF2F0" w14:textId="77777777" w:rsidR="001059C2" w:rsidRPr="00075444" w:rsidRDefault="001059C2" w:rsidP="001059C2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1059C2" w:rsidRPr="00062566" w14:paraId="05CC1B3A" w14:textId="77777777" w:rsidTr="00A652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3AC0C71" w14:textId="1A0DD7FA" w:rsidR="001059C2" w:rsidRPr="001059C2" w:rsidRDefault="001059C2" w:rsidP="001059C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059C2">
              <w:rPr>
                <w:rFonts w:ascii="Calibri" w:hAnsi="Calibri" w:cs="Calibri"/>
                <w:color w:val="000000"/>
                <w:sz w:val="18"/>
                <w:szCs w:val="18"/>
              </w:rPr>
              <w:t>CWBSB-294</w:t>
            </w:r>
          </w:p>
        </w:tc>
        <w:tc>
          <w:tcPr>
            <w:tcW w:w="5076" w:type="dxa"/>
          </w:tcPr>
          <w:p w14:paraId="4A65FE27" w14:textId="202344B3" w:rsidR="001059C2" w:rsidRPr="001059C2" w:rsidRDefault="001059C2" w:rsidP="001059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059C2">
              <w:rPr>
                <w:rFonts w:ascii="Calibri" w:hAnsi="Calibri" w:cs="Calibri"/>
                <w:color w:val="000000"/>
                <w:sz w:val="18"/>
                <w:szCs w:val="18"/>
              </w:rPr>
              <w:t>FORM: Build 'Owners, Directors and Signers' Page [Not CWB Testable]</w:t>
            </w:r>
          </w:p>
        </w:tc>
        <w:tc>
          <w:tcPr>
            <w:tcW w:w="3690" w:type="dxa"/>
            <w:vAlign w:val="center"/>
          </w:tcPr>
          <w:p w14:paraId="6144EC52" w14:textId="0A3DB3DF" w:rsidR="001059C2" w:rsidRDefault="001059C2" w:rsidP="001059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Layout and Design of page still being finalized.</w:t>
            </w:r>
          </w:p>
          <w:p w14:paraId="45D3F35D" w14:textId="4C6CEB8A" w:rsidR="001059C2" w:rsidRDefault="001059C2" w:rsidP="001059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Ensure pages is available, so that Authorized Signer can be added, so Authorized signer form can be created for QA to test</w:t>
            </w:r>
          </w:p>
        </w:tc>
        <w:tc>
          <w:tcPr>
            <w:tcW w:w="900" w:type="dxa"/>
            <w:vAlign w:val="center"/>
          </w:tcPr>
          <w:p w14:paraId="6F2BFE6A" w14:textId="77777777" w:rsidR="001059C2" w:rsidRPr="00075444" w:rsidRDefault="001059C2" w:rsidP="001059C2">
            <w:pPr>
              <w:pStyle w:val="ListParagraph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1059C2" w:rsidRPr="00062566" w14:paraId="2D23587F" w14:textId="77777777" w:rsidTr="00A65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23D3726" w14:textId="040F4752" w:rsidR="001059C2" w:rsidRPr="001059C2" w:rsidRDefault="001059C2" w:rsidP="001059C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059C2">
              <w:rPr>
                <w:rFonts w:ascii="Calibri" w:hAnsi="Calibri" w:cs="Calibri"/>
                <w:color w:val="000000"/>
                <w:sz w:val="18"/>
                <w:szCs w:val="18"/>
              </w:rPr>
              <w:t>CWBSB-360</w:t>
            </w:r>
          </w:p>
        </w:tc>
        <w:tc>
          <w:tcPr>
            <w:tcW w:w="5076" w:type="dxa"/>
          </w:tcPr>
          <w:p w14:paraId="01794D54" w14:textId="592FC26B" w:rsidR="001059C2" w:rsidRPr="001059C2" w:rsidRDefault="001059C2" w:rsidP="00105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059C2">
              <w:rPr>
                <w:rFonts w:ascii="Calibri" w:hAnsi="Calibri" w:cs="Calibri"/>
                <w:color w:val="000000"/>
                <w:sz w:val="18"/>
                <w:szCs w:val="18"/>
              </w:rPr>
              <w:t>Auth Signer Job Controller [Not Testable]</w:t>
            </w:r>
          </w:p>
        </w:tc>
        <w:tc>
          <w:tcPr>
            <w:tcW w:w="3690" w:type="dxa"/>
            <w:vAlign w:val="center"/>
          </w:tcPr>
          <w:p w14:paraId="25983C8D" w14:textId="6ECFB11B" w:rsidR="001059C2" w:rsidRDefault="001059C2" w:rsidP="00105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Non-Functional Requirement 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br/>
              <w:t>(Tested via Authorized Signer stories)</w:t>
            </w:r>
          </w:p>
        </w:tc>
        <w:tc>
          <w:tcPr>
            <w:tcW w:w="900" w:type="dxa"/>
            <w:vAlign w:val="center"/>
          </w:tcPr>
          <w:p w14:paraId="5C57BE10" w14:textId="77777777" w:rsidR="001059C2" w:rsidRPr="00075444" w:rsidRDefault="001059C2" w:rsidP="001059C2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1059C2" w:rsidRPr="00062566" w14:paraId="7C671406" w14:textId="77777777" w:rsidTr="00A652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564CBFD" w14:textId="18427477" w:rsidR="001059C2" w:rsidRPr="001059C2" w:rsidRDefault="001059C2" w:rsidP="001059C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059C2">
              <w:rPr>
                <w:rFonts w:ascii="Calibri" w:hAnsi="Calibri" w:cs="Calibri"/>
                <w:color w:val="000000"/>
                <w:sz w:val="18"/>
                <w:szCs w:val="18"/>
              </w:rPr>
              <w:t>CWBSB-464</w:t>
            </w:r>
          </w:p>
        </w:tc>
        <w:tc>
          <w:tcPr>
            <w:tcW w:w="5076" w:type="dxa"/>
          </w:tcPr>
          <w:p w14:paraId="46F28B7A" w14:textId="487ABACB" w:rsidR="001059C2" w:rsidRPr="001059C2" w:rsidRDefault="001059C2" w:rsidP="001059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059C2">
              <w:rPr>
                <w:rFonts w:ascii="Calibri" w:hAnsi="Calibri" w:cs="Calibri"/>
                <w:color w:val="000000"/>
                <w:sz w:val="18"/>
                <w:szCs w:val="18"/>
              </w:rPr>
              <w:t>Set Up Small Biz Funding Form [Not Testable]</w:t>
            </w:r>
          </w:p>
        </w:tc>
        <w:tc>
          <w:tcPr>
            <w:tcW w:w="3690" w:type="dxa"/>
            <w:vAlign w:val="center"/>
          </w:tcPr>
          <w:p w14:paraId="61DDB251" w14:textId="5454EC83" w:rsidR="001059C2" w:rsidRDefault="001059C2" w:rsidP="001059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Non-Functional Requirement 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br/>
              <w:t>(Tested when Funding stories are available)</w:t>
            </w:r>
          </w:p>
        </w:tc>
        <w:tc>
          <w:tcPr>
            <w:tcW w:w="900" w:type="dxa"/>
            <w:vAlign w:val="center"/>
          </w:tcPr>
          <w:p w14:paraId="110EB5F4" w14:textId="77777777" w:rsidR="001059C2" w:rsidRPr="00075444" w:rsidRDefault="001059C2" w:rsidP="001059C2">
            <w:pPr>
              <w:pStyle w:val="ListParagraph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1059C2" w:rsidRPr="00062566" w14:paraId="6D7B5620" w14:textId="77777777" w:rsidTr="00A65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32557E9" w14:textId="2F688B6F" w:rsidR="001059C2" w:rsidRPr="001059C2" w:rsidRDefault="001059C2" w:rsidP="001059C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059C2">
              <w:rPr>
                <w:rFonts w:ascii="Calibri" w:hAnsi="Calibri" w:cs="Calibri"/>
                <w:color w:val="000000"/>
                <w:sz w:val="18"/>
                <w:szCs w:val="18"/>
              </w:rPr>
              <w:t>CWBSB-532</w:t>
            </w:r>
          </w:p>
        </w:tc>
        <w:tc>
          <w:tcPr>
            <w:tcW w:w="5076" w:type="dxa"/>
          </w:tcPr>
          <w:p w14:paraId="0AAA4CAE" w14:textId="1CA74F05" w:rsidR="001059C2" w:rsidRPr="001059C2" w:rsidRDefault="001059C2" w:rsidP="00105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059C2">
              <w:rPr>
                <w:rFonts w:ascii="Calibri" w:hAnsi="Calibri" w:cs="Calibri"/>
                <w:color w:val="000000"/>
                <w:sz w:val="18"/>
                <w:szCs w:val="18"/>
              </w:rPr>
              <w:t>SERVICE: Fraud check Service and Applicant Duplicate check service Logging updates</w:t>
            </w:r>
            <w:r w:rsidR="007D1B4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1059C2">
              <w:rPr>
                <w:rFonts w:ascii="Calibri" w:hAnsi="Calibri" w:cs="Calibri"/>
                <w:color w:val="000000"/>
                <w:sz w:val="18"/>
                <w:szCs w:val="18"/>
              </w:rPr>
              <w:t>[Not testable]</w:t>
            </w:r>
          </w:p>
        </w:tc>
        <w:tc>
          <w:tcPr>
            <w:tcW w:w="3690" w:type="dxa"/>
            <w:vAlign w:val="center"/>
          </w:tcPr>
          <w:p w14:paraId="424C6A2E" w14:textId="3667791B" w:rsidR="001059C2" w:rsidRPr="00540B03" w:rsidRDefault="001059C2" w:rsidP="00105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Non-Functional Requirement 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br/>
              <w:t>(Logging is available for trouble shooting if errors occur)</w:t>
            </w:r>
          </w:p>
        </w:tc>
        <w:tc>
          <w:tcPr>
            <w:tcW w:w="900" w:type="dxa"/>
            <w:vAlign w:val="center"/>
          </w:tcPr>
          <w:p w14:paraId="08923EAE" w14:textId="77777777" w:rsidR="001059C2" w:rsidRPr="00075444" w:rsidRDefault="001059C2" w:rsidP="001059C2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C66294" w:rsidRPr="00062566" w14:paraId="49C354E3" w14:textId="77777777" w:rsidTr="009B45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BA07ED6" w14:textId="77777777" w:rsidR="00C66294" w:rsidRPr="00062566" w:rsidRDefault="00C66294" w:rsidP="009B4561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076" w:type="dxa"/>
          </w:tcPr>
          <w:p w14:paraId="072ECEF5" w14:textId="77777777" w:rsidR="00C66294" w:rsidRPr="00062566" w:rsidRDefault="00C66294" w:rsidP="009B45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690" w:type="dxa"/>
          </w:tcPr>
          <w:p w14:paraId="29C6402E" w14:textId="77777777" w:rsidR="00C66294" w:rsidRPr="00062566" w:rsidRDefault="00C66294" w:rsidP="009B45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6"/>
                <w:szCs w:val="16"/>
              </w:rPr>
            </w:pPr>
            <w:r w:rsidRPr="00062566">
              <w:rPr>
                <w:rFonts w:ascii="Calibri" w:hAnsi="Calibri" w:cs="Calibri"/>
                <w:b/>
                <w:sz w:val="16"/>
                <w:szCs w:val="16"/>
              </w:rPr>
              <w:t>TOTAL</w:t>
            </w:r>
          </w:p>
        </w:tc>
        <w:tc>
          <w:tcPr>
            <w:tcW w:w="900" w:type="dxa"/>
          </w:tcPr>
          <w:p w14:paraId="359900E0" w14:textId="0B386EA1" w:rsidR="00C66294" w:rsidRPr="00062566" w:rsidRDefault="00A325EB" w:rsidP="009B45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 xml:space="preserve"> </w:t>
            </w:r>
            <w:r w:rsidR="001059C2">
              <w:rPr>
                <w:rFonts w:ascii="Calibri" w:hAnsi="Calibri" w:cs="Calibri"/>
                <w:b/>
                <w:sz w:val="16"/>
                <w:szCs w:val="16"/>
              </w:rPr>
              <w:t>5</w:t>
            </w:r>
          </w:p>
        </w:tc>
      </w:tr>
    </w:tbl>
    <w:p w14:paraId="16EFADFC" w14:textId="7A8B6352" w:rsidR="00C66294" w:rsidRPr="00C66294" w:rsidRDefault="00C66294" w:rsidP="00C66294">
      <w:pPr>
        <w:pStyle w:val="Heading2"/>
      </w:pPr>
      <w:bookmarkStart w:id="51" w:name="_Toc54708263"/>
      <w:bookmarkStart w:id="52" w:name="_Toc64416758"/>
      <w:bookmarkStart w:id="53" w:name="_Toc9001894"/>
      <w:r w:rsidRPr="00062566">
        <w:t xml:space="preserve">Not Included Stories/Bugs/Change – Total – </w:t>
      </w:r>
      <w:bookmarkEnd w:id="51"/>
      <w:r w:rsidR="00473D6E">
        <w:t>46</w:t>
      </w:r>
      <w:bookmarkEnd w:id="52"/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129"/>
        <w:gridCol w:w="4820"/>
        <w:gridCol w:w="1559"/>
        <w:gridCol w:w="2268"/>
        <w:gridCol w:w="992"/>
      </w:tblGrid>
      <w:tr w:rsidR="00C66294" w:rsidRPr="00062566" w14:paraId="47631A43" w14:textId="77777777" w:rsidTr="009B45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0E40EF41" w14:textId="77777777" w:rsidR="00C66294" w:rsidRPr="00062566" w:rsidRDefault="00C66294" w:rsidP="009B4561">
            <w:pPr>
              <w:rPr>
                <w:rFonts w:ascii="Calibri" w:hAnsi="Calibri" w:cs="Calibri"/>
                <w:sz w:val="16"/>
                <w:szCs w:val="16"/>
              </w:rPr>
            </w:pPr>
            <w:r w:rsidRPr="00062566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6"/>
                <w:szCs w:val="16"/>
              </w:rPr>
              <w:t>Jira #</w:t>
            </w:r>
          </w:p>
        </w:tc>
        <w:tc>
          <w:tcPr>
            <w:tcW w:w="4820" w:type="dxa"/>
            <w:shd w:val="clear" w:color="auto" w:fill="D6EDF9" w:themeFill="accent2" w:themeFillTint="33"/>
          </w:tcPr>
          <w:p w14:paraId="6C2743A3" w14:textId="77777777" w:rsidR="00C66294" w:rsidRPr="00062566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062566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6"/>
                <w:szCs w:val="16"/>
              </w:rPr>
              <w:t>Description</w:t>
            </w:r>
          </w:p>
        </w:tc>
        <w:tc>
          <w:tcPr>
            <w:tcW w:w="1559" w:type="dxa"/>
            <w:shd w:val="clear" w:color="auto" w:fill="D6EDF9" w:themeFill="accent2" w:themeFillTint="33"/>
          </w:tcPr>
          <w:p w14:paraId="395AB8CE" w14:textId="77777777" w:rsidR="00C66294" w:rsidRPr="00062566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6"/>
                <w:szCs w:val="16"/>
              </w:rPr>
            </w:pPr>
            <w: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6"/>
                <w:szCs w:val="16"/>
              </w:rPr>
              <w:t>Type</w:t>
            </w:r>
          </w:p>
        </w:tc>
        <w:tc>
          <w:tcPr>
            <w:tcW w:w="2268" w:type="dxa"/>
            <w:shd w:val="clear" w:color="auto" w:fill="D6EDF9" w:themeFill="accent2" w:themeFillTint="33"/>
          </w:tcPr>
          <w:p w14:paraId="68708296" w14:textId="77777777" w:rsidR="00C66294" w:rsidRPr="00062566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062566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6"/>
                <w:szCs w:val="16"/>
              </w:rPr>
              <w:t>Outstanding Issues, Comments, Notes</w:t>
            </w:r>
          </w:p>
        </w:tc>
        <w:tc>
          <w:tcPr>
            <w:tcW w:w="992" w:type="dxa"/>
            <w:shd w:val="clear" w:color="auto" w:fill="D6EDF9" w:themeFill="accent2" w:themeFillTint="33"/>
          </w:tcPr>
          <w:p w14:paraId="3F4EA6D5" w14:textId="77777777" w:rsidR="00C66294" w:rsidRPr="00062566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6"/>
                <w:szCs w:val="16"/>
              </w:rPr>
            </w:pPr>
            <w:r w:rsidRPr="00062566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6"/>
                <w:szCs w:val="16"/>
              </w:rPr>
              <w:t>N</w:t>
            </w:r>
            <w:r w:rsidRPr="00062566">
              <w:rPr>
                <w:rStyle w:val="BoldBlueLight"/>
                <w:rFonts w:ascii="Calibri" w:hAnsi="Calibri" w:cs="Calibri"/>
                <w:b/>
                <w:color w:val="003E75" w:themeColor="accent1"/>
                <w:sz w:val="16"/>
                <w:szCs w:val="16"/>
              </w:rPr>
              <w:t>umber</w:t>
            </w:r>
          </w:p>
        </w:tc>
      </w:tr>
      <w:tr w:rsidR="000A5433" w:rsidRPr="00062566" w14:paraId="4E60CB2A" w14:textId="77777777" w:rsidTr="000C4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FF350DC" w14:textId="2AD8189E" w:rsidR="000A5433" w:rsidRPr="000A5433" w:rsidRDefault="000A5433" w:rsidP="000A543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CWBSB-57</w:t>
            </w:r>
          </w:p>
        </w:tc>
        <w:tc>
          <w:tcPr>
            <w:tcW w:w="4820" w:type="dxa"/>
          </w:tcPr>
          <w:p w14:paraId="7471DD90" w14:textId="759D48CD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FORM: Build 'Previously Submitted' Page</w:t>
            </w:r>
          </w:p>
        </w:tc>
        <w:tc>
          <w:tcPr>
            <w:tcW w:w="1559" w:type="dxa"/>
          </w:tcPr>
          <w:p w14:paraId="4F4DCEC1" w14:textId="240CD50B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Story</w:t>
            </w:r>
          </w:p>
        </w:tc>
        <w:tc>
          <w:tcPr>
            <w:tcW w:w="2268" w:type="dxa"/>
          </w:tcPr>
          <w:p w14:paraId="77019C40" w14:textId="484067AE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Awaiting Information</w:t>
            </w:r>
          </w:p>
        </w:tc>
        <w:tc>
          <w:tcPr>
            <w:tcW w:w="992" w:type="dxa"/>
            <w:vAlign w:val="center"/>
          </w:tcPr>
          <w:p w14:paraId="13D430CC" w14:textId="77777777" w:rsidR="000A5433" w:rsidRPr="001810ED" w:rsidRDefault="000A5433" w:rsidP="000A5433">
            <w:pPr>
              <w:pStyle w:val="ListParagraph"/>
              <w:numPr>
                <w:ilvl w:val="0"/>
                <w:numId w:val="16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0A5433" w:rsidRPr="00062566" w14:paraId="40612095" w14:textId="77777777" w:rsidTr="000C4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25EE7EA" w14:textId="5EFC8C81" w:rsidR="000A5433" w:rsidRPr="000A5433" w:rsidRDefault="000A5433" w:rsidP="000A543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CWBSB-340</w:t>
            </w:r>
          </w:p>
        </w:tc>
        <w:tc>
          <w:tcPr>
            <w:tcW w:w="4820" w:type="dxa"/>
          </w:tcPr>
          <w:p w14:paraId="3DF3FE29" w14:textId="3BB68602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Time Out Session not showing after 9 minutes in Safari Browser on Desktop</w:t>
            </w:r>
          </w:p>
        </w:tc>
        <w:tc>
          <w:tcPr>
            <w:tcW w:w="1559" w:type="dxa"/>
          </w:tcPr>
          <w:p w14:paraId="546A3200" w14:textId="7D2FAE59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Bug</w:t>
            </w:r>
          </w:p>
        </w:tc>
        <w:tc>
          <w:tcPr>
            <w:tcW w:w="2268" w:type="dxa"/>
          </w:tcPr>
          <w:p w14:paraId="090D124E" w14:textId="2BD7FB78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Backlog</w:t>
            </w:r>
          </w:p>
        </w:tc>
        <w:tc>
          <w:tcPr>
            <w:tcW w:w="992" w:type="dxa"/>
            <w:vAlign w:val="center"/>
          </w:tcPr>
          <w:p w14:paraId="5583E7D1" w14:textId="77777777" w:rsidR="000A5433" w:rsidRPr="001810ED" w:rsidRDefault="000A5433" w:rsidP="000A5433">
            <w:pPr>
              <w:pStyle w:val="ListParagraph"/>
              <w:numPr>
                <w:ilvl w:val="0"/>
                <w:numId w:val="16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0A5433" w:rsidRPr="00062566" w14:paraId="573FD59E" w14:textId="77777777" w:rsidTr="000C4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92BBDEE" w14:textId="29B602D7" w:rsidR="000A5433" w:rsidRPr="000A5433" w:rsidRDefault="000A5433" w:rsidP="000A543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CWBSB-370</w:t>
            </w:r>
          </w:p>
        </w:tc>
        <w:tc>
          <w:tcPr>
            <w:tcW w:w="4820" w:type="dxa"/>
          </w:tcPr>
          <w:p w14:paraId="4E225071" w14:textId="32191281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Get Oops Error Page with HTTP Post Error for a Few Applications Tracking 9QS8WM7 &amp; BWMMXSV</w:t>
            </w:r>
          </w:p>
        </w:tc>
        <w:tc>
          <w:tcPr>
            <w:tcW w:w="1559" w:type="dxa"/>
          </w:tcPr>
          <w:p w14:paraId="1574D7FE" w14:textId="5B5DA956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Bug</w:t>
            </w:r>
          </w:p>
        </w:tc>
        <w:tc>
          <w:tcPr>
            <w:tcW w:w="2268" w:type="dxa"/>
          </w:tcPr>
          <w:p w14:paraId="3E8EF60D" w14:textId="3E98535F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Backlog</w:t>
            </w:r>
          </w:p>
        </w:tc>
        <w:tc>
          <w:tcPr>
            <w:tcW w:w="992" w:type="dxa"/>
            <w:vAlign w:val="center"/>
          </w:tcPr>
          <w:p w14:paraId="0D823534" w14:textId="77777777" w:rsidR="000A5433" w:rsidRPr="001810ED" w:rsidRDefault="000A5433" w:rsidP="000A5433">
            <w:pPr>
              <w:pStyle w:val="ListParagraph"/>
              <w:numPr>
                <w:ilvl w:val="0"/>
                <w:numId w:val="16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0A5433" w:rsidRPr="00062566" w14:paraId="09B87031" w14:textId="77777777" w:rsidTr="000C4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6F30469" w14:textId="7F664AC3" w:rsidR="000A5433" w:rsidRPr="000A5433" w:rsidRDefault="000A5433" w:rsidP="000A543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CWBSB-494</w:t>
            </w:r>
          </w:p>
        </w:tc>
        <w:tc>
          <w:tcPr>
            <w:tcW w:w="4820" w:type="dxa"/>
          </w:tcPr>
          <w:p w14:paraId="73FD0D34" w14:textId="3D2D05F7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SBDCO - Alternate IDV page - Radio button selection and </w:t>
            </w:r>
            <w:r w:rsidR="007D1B4E"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Colour</w:t>
            </w: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issue.</w:t>
            </w:r>
          </w:p>
        </w:tc>
        <w:tc>
          <w:tcPr>
            <w:tcW w:w="1559" w:type="dxa"/>
          </w:tcPr>
          <w:p w14:paraId="4DF074A8" w14:textId="66B10F40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Bug</w:t>
            </w:r>
          </w:p>
        </w:tc>
        <w:tc>
          <w:tcPr>
            <w:tcW w:w="2268" w:type="dxa"/>
          </w:tcPr>
          <w:p w14:paraId="1CB8391C" w14:textId="527C67DC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Backlog</w:t>
            </w:r>
          </w:p>
        </w:tc>
        <w:tc>
          <w:tcPr>
            <w:tcW w:w="992" w:type="dxa"/>
            <w:vAlign w:val="center"/>
          </w:tcPr>
          <w:p w14:paraId="6273A61C" w14:textId="77777777" w:rsidR="000A5433" w:rsidRPr="001810ED" w:rsidRDefault="000A5433" w:rsidP="000A5433">
            <w:pPr>
              <w:pStyle w:val="ListParagraph"/>
              <w:numPr>
                <w:ilvl w:val="0"/>
                <w:numId w:val="16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0A5433" w:rsidRPr="00062566" w14:paraId="5F837068" w14:textId="77777777" w:rsidTr="000C4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3B4D07C" w14:textId="3FC5D165" w:rsidR="000A5433" w:rsidRPr="000A5433" w:rsidRDefault="000A5433" w:rsidP="000A543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CWBSB-497</w:t>
            </w:r>
          </w:p>
        </w:tc>
        <w:tc>
          <w:tcPr>
            <w:tcW w:w="4820" w:type="dxa"/>
          </w:tcPr>
          <w:p w14:paraId="4AAEDFDE" w14:textId="293AAD9B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SBDCO - Authorized Signer - Decline Page - Page layout is not correct in mobile device</w:t>
            </w:r>
          </w:p>
        </w:tc>
        <w:tc>
          <w:tcPr>
            <w:tcW w:w="1559" w:type="dxa"/>
          </w:tcPr>
          <w:p w14:paraId="31CF11AE" w14:textId="11D76BAF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Bug</w:t>
            </w:r>
          </w:p>
        </w:tc>
        <w:tc>
          <w:tcPr>
            <w:tcW w:w="2268" w:type="dxa"/>
          </w:tcPr>
          <w:p w14:paraId="6FE6055E" w14:textId="21A53356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Backlog</w:t>
            </w:r>
          </w:p>
        </w:tc>
        <w:tc>
          <w:tcPr>
            <w:tcW w:w="992" w:type="dxa"/>
            <w:vAlign w:val="center"/>
          </w:tcPr>
          <w:p w14:paraId="6668DA16" w14:textId="77777777" w:rsidR="000A5433" w:rsidRPr="001810ED" w:rsidRDefault="000A5433" w:rsidP="000A5433">
            <w:pPr>
              <w:pStyle w:val="ListParagraph"/>
              <w:numPr>
                <w:ilvl w:val="0"/>
                <w:numId w:val="16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0A5433" w:rsidRPr="00062566" w14:paraId="4742DEB5" w14:textId="77777777" w:rsidTr="000C4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07C2DA2" w14:textId="2EE00456" w:rsidR="000A5433" w:rsidRPr="000A5433" w:rsidRDefault="000A5433" w:rsidP="000A543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CWBSB-501</w:t>
            </w:r>
          </w:p>
        </w:tc>
        <w:tc>
          <w:tcPr>
            <w:tcW w:w="4820" w:type="dxa"/>
          </w:tcPr>
          <w:p w14:paraId="46EF7040" w14:textId="6EA2CE96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CLONE - Birthday, SIN &amp; Occupation Page Desktop- Calendar is cut-off at 100% View</w:t>
            </w:r>
          </w:p>
        </w:tc>
        <w:tc>
          <w:tcPr>
            <w:tcW w:w="1559" w:type="dxa"/>
          </w:tcPr>
          <w:p w14:paraId="6AB21D44" w14:textId="7DBA26DA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Bug</w:t>
            </w:r>
          </w:p>
        </w:tc>
        <w:tc>
          <w:tcPr>
            <w:tcW w:w="2268" w:type="dxa"/>
          </w:tcPr>
          <w:p w14:paraId="4E19A79F" w14:textId="41620EC4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Backlog</w:t>
            </w:r>
          </w:p>
        </w:tc>
        <w:tc>
          <w:tcPr>
            <w:tcW w:w="992" w:type="dxa"/>
            <w:vAlign w:val="center"/>
          </w:tcPr>
          <w:p w14:paraId="49406A82" w14:textId="77777777" w:rsidR="000A5433" w:rsidRPr="001810ED" w:rsidRDefault="000A5433" w:rsidP="000A5433">
            <w:pPr>
              <w:pStyle w:val="ListParagraph"/>
              <w:numPr>
                <w:ilvl w:val="0"/>
                <w:numId w:val="16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0A5433" w:rsidRPr="00062566" w14:paraId="457DB8DD" w14:textId="77777777" w:rsidTr="000C4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B66ABA7" w14:textId="6BF7361A" w:rsidR="000A5433" w:rsidRPr="000A5433" w:rsidRDefault="000A5433" w:rsidP="000A543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CWBSB-512</w:t>
            </w:r>
          </w:p>
        </w:tc>
        <w:tc>
          <w:tcPr>
            <w:tcW w:w="4820" w:type="dxa"/>
          </w:tcPr>
          <w:p w14:paraId="5CD42711" w14:textId="03B72F0F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SBDCO- Auth Signer - Issue with Radio button selection when the ID is deleted in </w:t>
            </w:r>
            <w:proofErr w:type="spellStart"/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IDScan</w:t>
            </w:r>
            <w:proofErr w:type="spellEnd"/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Page</w:t>
            </w:r>
          </w:p>
        </w:tc>
        <w:tc>
          <w:tcPr>
            <w:tcW w:w="1559" w:type="dxa"/>
          </w:tcPr>
          <w:p w14:paraId="51EBABB0" w14:textId="6147C450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Bug</w:t>
            </w:r>
          </w:p>
        </w:tc>
        <w:tc>
          <w:tcPr>
            <w:tcW w:w="2268" w:type="dxa"/>
          </w:tcPr>
          <w:p w14:paraId="59266A15" w14:textId="3BB87515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Backlog</w:t>
            </w:r>
          </w:p>
        </w:tc>
        <w:tc>
          <w:tcPr>
            <w:tcW w:w="992" w:type="dxa"/>
            <w:vAlign w:val="center"/>
          </w:tcPr>
          <w:p w14:paraId="31C09E17" w14:textId="77777777" w:rsidR="000A5433" w:rsidRPr="001810ED" w:rsidRDefault="000A5433" w:rsidP="000A5433">
            <w:pPr>
              <w:pStyle w:val="ListParagraph"/>
              <w:numPr>
                <w:ilvl w:val="0"/>
                <w:numId w:val="16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0A5433" w:rsidRPr="00062566" w14:paraId="0A83D950" w14:textId="77777777" w:rsidTr="000C4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329CE54" w14:textId="2C5974A4" w:rsidR="000A5433" w:rsidRPr="000A5433" w:rsidRDefault="000A5433" w:rsidP="000A543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CWBSB-530</w:t>
            </w:r>
          </w:p>
        </w:tc>
        <w:tc>
          <w:tcPr>
            <w:tcW w:w="4820" w:type="dxa"/>
          </w:tcPr>
          <w:p w14:paraId="75DD3066" w14:textId="69A7A262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Tracking 9FD7QLC - Dup Applicant Check - Error </w:t>
            </w:r>
          </w:p>
        </w:tc>
        <w:tc>
          <w:tcPr>
            <w:tcW w:w="1559" w:type="dxa"/>
          </w:tcPr>
          <w:p w14:paraId="4196A8A0" w14:textId="24A8FE4E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Bug</w:t>
            </w:r>
          </w:p>
        </w:tc>
        <w:tc>
          <w:tcPr>
            <w:tcW w:w="2268" w:type="dxa"/>
          </w:tcPr>
          <w:p w14:paraId="4BCFDE5D" w14:textId="219E8ED6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Backlog</w:t>
            </w:r>
          </w:p>
        </w:tc>
        <w:tc>
          <w:tcPr>
            <w:tcW w:w="992" w:type="dxa"/>
            <w:vAlign w:val="center"/>
          </w:tcPr>
          <w:p w14:paraId="00926045" w14:textId="77777777" w:rsidR="000A5433" w:rsidRPr="001810ED" w:rsidRDefault="000A5433" w:rsidP="000A5433">
            <w:pPr>
              <w:pStyle w:val="ListParagraph"/>
              <w:numPr>
                <w:ilvl w:val="0"/>
                <w:numId w:val="16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0A5433" w:rsidRPr="00062566" w14:paraId="2941977C" w14:textId="77777777" w:rsidTr="000C4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F3485E9" w14:textId="0AF22216" w:rsidR="000A5433" w:rsidRPr="000A5433" w:rsidRDefault="000A5433" w:rsidP="000A543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CWBSB-535</w:t>
            </w:r>
          </w:p>
        </w:tc>
        <w:tc>
          <w:tcPr>
            <w:tcW w:w="4820" w:type="dxa"/>
          </w:tcPr>
          <w:p w14:paraId="1D023BA9" w14:textId="06DA1AF8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Fraud Error for a few applications</w:t>
            </w:r>
          </w:p>
        </w:tc>
        <w:tc>
          <w:tcPr>
            <w:tcW w:w="1559" w:type="dxa"/>
          </w:tcPr>
          <w:p w14:paraId="79B795F0" w14:textId="3266E437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Bug</w:t>
            </w:r>
          </w:p>
        </w:tc>
        <w:tc>
          <w:tcPr>
            <w:tcW w:w="2268" w:type="dxa"/>
          </w:tcPr>
          <w:p w14:paraId="13000656" w14:textId="3953DDD7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Backlog</w:t>
            </w:r>
          </w:p>
        </w:tc>
        <w:tc>
          <w:tcPr>
            <w:tcW w:w="992" w:type="dxa"/>
            <w:vAlign w:val="center"/>
          </w:tcPr>
          <w:p w14:paraId="02FFC552" w14:textId="77777777" w:rsidR="000A5433" w:rsidRPr="001810ED" w:rsidRDefault="000A5433" w:rsidP="000A5433">
            <w:pPr>
              <w:pStyle w:val="ListParagraph"/>
              <w:numPr>
                <w:ilvl w:val="0"/>
                <w:numId w:val="16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0A5433" w:rsidRPr="00062566" w14:paraId="25FFC62B" w14:textId="77777777" w:rsidTr="000C4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45D2878" w14:textId="79A7D823" w:rsidR="000A5433" w:rsidRPr="000A5433" w:rsidRDefault="000A5433" w:rsidP="000A543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CWBSB-536</w:t>
            </w:r>
          </w:p>
        </w:tc>
        <w:tc>
          <w:tcPr>
            <w:tcW w:w="4820" w:type="dxa"/>
          </w:tcPr>
          <w:p w14:paraId="14E66BD2" w14:textId="3BC3F873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Tracking 39CCPC9 - See Oops page and Fatal error with Action: Create Auth Signers: </w:t>
            </w:r>
            <w:proofErr w:type="spellStart"/>
            <w:proofErr w:type="gramStart"/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com.avoka.taf.narrate</w:t>
            </w:r>
            <w:proofErr w:type="gramEnd"/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.NarratorException</w:t>
            </w:r>
            <w:proofErr w:type="spellEnd"/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: Fatal error with Action: Create Auth Signers at </w:t>
            </w:r>
            <w:proofErr w:type="spellStart"/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com.avoka.taf.narrate.NarratorUtil.executeActions</w:t>
            </w:r>
            <w:proofErr w:type="spellEnd"/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(</w:t>
            </w:r>
            <w:proofErr w:type="spellStart"/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com.avoka</w:t>
            </w:r>
            <w:proofErr w:type="spellEnd"/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....</w:t>
            </w:r>
          </w:p>
        </w:tc>
        <w:tc>
          <w:tcPr>
            <w:tcW w:w="1559" w:type="dxa"/>
          </w:tcPr>
          <w:p w14:paraId="66C3242A" w14:textId="0CA4D4EA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Bug</w:t>
            </w:r>
          </w:p>
        </w:tc>
        <w:tc>
          <w:tcPr>
            <w:tcW w:w="2268" w:type="dxa"/>
          </w:tcPr>
          <w:p w14:paraId="674F4708" w14:textId="5C2CB278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Backlog</w:t>
            </w:r>
          </w:p>
        </w:tc>
        <w:tc>
          <w:tcPr>
            <w:tcW w:w="992" w:type="dxa"/>
            <w:vAlign w:val="center"/>
          </w:tcPr>
          <w:p w14:paraId="6764EDB2" w14:textId="77777777" w:rsidR="000A5433" w:rsidRPr="001810ED" w:rsidRDefault="000A5433" w:rsidP="000A5433">
            <w:pPr>
              <w:pStyle w:val="ListParagraph"/>
              <w:numPr>
                <w:ilvl w:val="0"/>
                <w:numId w:val="16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0A5433" w:rsidRPr="00062566" w14:paraId="533D9B6A" w14:textId="77777777" w:rsidTr="00473D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06226CD" w14:textId="3608F025" w:rsidR="000A5433" w:rsidRPr="000A5433" w:rsidRDefault="000A5433" w:rsidP="000A543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>CWBSB-542</w:t>
            </w:r>
          </w:p>
        </w:tc>
        <w:tc>
          <w:tcPr>
            <w:tcW w:w="4820" w:type="dxa"/>
            <w:vAlign w:val="bottom"/>
          </w:tcPr>
          <w:p w14:paraId="307775BE" w14:textId="506E49FB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Qualifying Question: Phone Number in Validation message needs to be Bolded</w:t>
            </w:r>
          </w:p>
        </w:tc>
        <w:tc>
          <w:tcPr>
            <w:tcW w:w="1559" w:type="dxa"/>
          </w:tcPr>
          <w:p w14:paraId="71ECC9BF" w14:textId="26404CCF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Bug</w:t>
            </w:r>
          </w:p>
        </w:tc>
        <w:tc>
          <w:tcPr>
            <w:tcW w:w="2268" w:type="dxa"/>
          </w:tcPr>
          <w:p w14:paraId="2404886B" w14:textId="30628F4F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Backlog</w:t>
            </w:r>
          </w:p>
        </w:tc>
        <w:tc>
          <w:tcPr>
            <w:tcW w:w="992" w:type="dxa"/>
            <w:vAlign w:val="center"/>
          </w:tcPr>
          <w:p w14:paraId="5CF2373A" w14:textId="77777777" w:rsidR="000A5433" w:rsidRPr="001810ED" w:rsidRDefault="000A5433" w:rsidP="000A5433">
            <w:pPr>
              <w:pStyle w:val="ListParagraph"/>
              <w:numPr>
                <w:ilvl w:val="0"/>
                <w:numId w:val="16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0A5433" w:rsidRPr="00062566" w14:paraId="03F2D855" w14:textId="77777777" w:rsidTr="00473D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D800832" w14:textId="0C041B47" w:rsidR="000A5433" w:rsidRPr="000A5433" w:rsidRDefault="000A5433" w:rsidP="000A543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CWBSB-543</w:t>
            </w:r>
          </w:p>
        </w:tc>
        <w:tc>
          <w:tcPr>
            <w:tcW w:w="4820" w:type="dxa"/>
            <w:vAlign w:val="bottom"/>
          </w:tcPr>
          <w:p w14:paraId="33C76C70" w14:textId="0741E41E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Authorized Signer landing page - Missing Pre-fill for product if primary applicant did not check I am opening a joint account in Product Selector page </w:t>
            </w:r>
          </w:p>
        </w:tc>
        <w:tc>
          <w:tcPr>
            <w:tcW w:w="1559" w:type="dxa"/>
          </w:tcPr>
          <w:p w14:paraId="0497CB59" w14:textId="74D30025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Bug</w:t>
            </w:r>
          </w:p>
        </w:tc>
        <w:tc>
          <w:tcPr>
            <w:tcW w:w="2268" w:type="dxa"/>
          </w:tcPr>
          <w:p w14:paraId="4E60D3D2" w14:textId="2ED0B17D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Backlog</w:t>
            </w:r>
          </w:p>
        </w:tc>
        <w:tc>
          <w:tcPr>
            <w:tcW w:w="992" w:type="dxa"/>
            <w:vAlign w:val="center"/>
          </w:tcPr>
          <w:p w14:paraId="73AB0BDB" w14:textId="77777777" w:rsidR="000A5433" w:rsidRPr="001810ED" w:rsidRDefault="000A5433" w:rsidP="000A5433">
            <w:pPr>
              <w:pStyle w:val="ListParagraph"/>
              <w:numPr>
                <w:ilvl w:val="0"/>
                <w:numId w:val="16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0A5433" w:rsidRPr="00062566" w14:paraId="40A6AAF7" w14:textId="77777777" w:rsidTr="00473D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661ED74" w14:textId="05BD4AE3" w:rsidR="000A5433" w:rsidRPr="000A5433" w:rsidRDefault="000A5433" w:rsidP="000A543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CWBSB-544</w:t>
            </w:r>
          </w:p>
        </w:tc>
        <w:tc>
          <w:tcPr>
            <w:tcW w:w="4820" w:type="dxa"/>
            <w:vAlign w:val="bottom"/>
          </w:tcPr>
          <w:p w14:paraId="45DF33F0" w14:textId="629FD832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Security Question Page in Small Biz &amp; Authorized Signer form- Alignment Issue when re-size the page</w:t>
            </w:r>
          </w:p>
        </w:tc>
        <w:tc>
          <w:tcPr>
            <w:tcW w:w="1559" w:type="dxa"/>
          </w:tcPr>
          <w:p w14:paraId="1ED84BE4" w14:textId="1076A82B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Bug</w:t>
            </w:r>
          </w:p>
        </w:tc>
        <w:tc>
          <w:tcPr>
            <w:tcW w:w="2268" w:type="dxa"/>
          </w:tcPr>
          <w:p w14:paraId="6AE42B2A" w14:textId="2841C36B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Backlog</w:t>
            </w:r>
          </w:p>
        </w:tc>
        <w:tc>
          <w:tcPr>
            <w:tcW w:w="992" w:type="dxa"/>
            <w:vAlign w:val="center"/>
          </w:tcPr>
          <w:p w14:paraId="4E58D315" w14:textId="77777777" w:rsidR="000A5433" w:rsidRPr="001810ED" w:rsidRDefault="000A5433" w:rsidP="000A5433">
            <w:pPr>
              <w:pStyle w:val="ListParagraph"/>
              <w:numPr>
                <w:ilvl w:val="0"/>
                <w:numId w:val="16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0A5433" w:rsidRPr="00062566" w14:paraId="588FD33B" w14:textId="77777777" w:rsidTr="00473D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4F99381" w14:textId="6235FF06" w:rsidR="000A5433" w:rsidRPr="000A5433" w:rsidRDefault="000A5433" w:rsidP="000A543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CWBSB-545</w:t>
            </w:r>
          </w:p>
        </w:tc>
        <w:tc>
          <w:tcPr>
            <w:tcW w:w="4820" w:type="dxa"/>
            <w:vAlign w:val="bottom"/>
          </w:tcPr>
          <w:p w14:paraId="059CAA89" w14:textId="34FDBF70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Small Biz &amp; Authorized Signer Form: Animated GIF not moving in Firefox Browser</w:t>
            </w:r>
          </w:p>
        </w:tc>
        <w:tc>
          <w:tcPr>
            <w:tcW w:w="1559" w:type="dxa"/>
          </w:tcPr>
          <w:p w14:paraId="6647081C" w14:textId="4A2100E4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Bug</w:t>
            </w:r>
          </w:p>
        </w:tc>
        <w:tc>
          <w:tcPr>
            <w:tcW w:w="2268" w:type="dxa"/>
          </w:tcPr>
          <w:p w14:paraId="4E0EF8CE" w14:textId="07EC9817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Backlog</w:t>
            </w:r>
          </w:p>
        </w:tc>
        <w:tc>
          <w:tcPr>
            <w:tcW w:w="992" w:type="dxa"/>
            <w:vAlign w:val="center"/>
          </w:tcPr>
          <w:p w14:paraId="2F6BE07C" w14:textId="77777777" w:rsidR="000A5433" w:rsidRPr="001810ED" w:rsidRDefault="000A5433" w:rsidP="000A5433">
            <w:pPr>
              <w:pStyle w:val="ListParagraph"/>
              <w:numPr>
                <w:ilvl w:val="0"/>
                <w:numId w:val="16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0A5433" w:rsidRPr="00062566" w14:paraId="6C99355F" w14:textId="77777777" w:rsidTr="00473D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0A764A3" w14:textId="2039206F" w:rsidR="000A5433" w:rsidRPr="000A5433" w:rsidRDefault="000A5433" w:rsidP="000A543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CWBSB-546</w:t>
            </w:r>
          </w:p>
        </w:tc>
        <w:tc>
          <w:tcPr>
            <w:tcW w:w="4820" w:type="dxa"/>
            <w:vAlign w:val="bottom"/>
          </w:tcPr>
          <w:p w14:paraId="50CC91C3" w14:textId="2E1B8F66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Not showing animated gif when transitioning from More About Your Business page-</w:t>
            </w:r>
          </w:p>
        </w:tc>
        <w:tc>
          <w:tcPr>
            <w:tcW w:w="1559" w:type="dxa"/>
          </w:tcPr>
          <w:p w14:paraId="5300C9CB" w14:textId="5AFAEE48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Bug</w:t>
            </w:r>
          </w:p>
        </w:tc>
        <w:tc>
          <w:tcPr>
            <w:tcW w:w="2268" w:type="dxa"/>
          </w:tcPr>
          <w:p w14:paraId="604A566C" w14:textId="39038E4F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Backlog</w:t>
            </w:r>
          </w:p>
        </w:tc>
        <w:tc>
          <w:tcPr>
            <w:tcW w:w="992" w:type="dxa"/>
            <w:vAlign w:val="center"/>
          </w:tcPr>
          <w:p w14:paraId="1EE259BC" w14:textId="77777777" w:rsidR="000A5433" w:rsidRPr="001810ED" w:rsidRDefault="000A5433" w:rsidP="000A5433">
            <w:pPr>
              <w:pStyle w:val="ListParagraph"/>
              <w:numPr>
                <w:ilvl w:val="0"/>
                <w:numId w:val="16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0A5433" w:rsidRPr="00062566" w14:paraId="5A6FBF8E" w14:textId="77777777" w:rsidTr="000C4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CA16091" w14:textId="3B352D92" w:rsidR="000A5433" w:rsidRPr="000A5433" w:rsidRDefault="000A5433" w:rsidP="000A543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CWBSB-45</w:t>
            </w:r>
          </w:p>
        </w:tc>
        <w:tc>
          <w:tcPr>
            <w:tcW w:w="4820" w:type="dxa"/>
          </w:tcPr>
          <w:p w14:paraId="6602799C" w14:textId="71F6BE2C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FORM: Build 'Business Account Options' Page</w:t>
            </w:r>
          </w:p>
        </w:tc>
        <w:tc>
          <w:tcPr>
            <w:tcW w:w="1559" w:type="dxa"/>
          </w:tcPr>
          <w:p w14:paraId="080034D6" w14:textId="3FDAAAAA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Story</w:t>
            </w:r>
          </w:p>
        </w:tc>
        <w:tc>
          <w:tcPr>
            <w:tcW w:w="2268" w:type="dxa"/>
          </w:tcPr>
          <w:p w14:paraId="0AF79D15" w14:textId="0E79D871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Blocked</w:t>
            </w:r>
          </w:p>
        </w:tc>
        <w:tc>
          <w:tcPr>
            <w:tcW w:w="992" w:type="dxa"/>
            <w:vAlign w:val="center"/>
          </w:tcPr>
          <w:p w14:paraId="5851EFF7" w14:textId="77777777" w:rsidR="000A5433" w:rsidRPr="001810ED" w:rsidRDefault="000A5433" w:rsidP="000A5433">
            <w:pPr>
              <w:pStyle w:val="ListParagraph"/>
              <w:numPr>
                <w:ilvl w:val="0"/>
                <w:numId w:val="16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0A5433" w:rsidRPr="00062566" w14:paraId="7C420564" w14:textId="77777777" w:rsidTr="000C4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C1488D9" w14:textId="558399AC" w:rsidR="000A5433" w:rsidRPr="000A5433" w:rsidRDefault="000A5433" w:rsidP="000A543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CWBSB-49</w:t>
            </w:r>
          </w:p>
        </w:tc>
        <w:tc>
          <w:tcPr>
            <w:tcW w:w="4820" w:type="dxa"/>
          </w:tcPr>
          <w:p w14:paraId="0AD2B3A5" w14:textId="26045004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FORM: Build 'Manual Review' Page</w:t>
            </w:r>
          </w:p>
        </w:tc>
        <w:tc>
          <w:tcPr>
            <w:tcW w:w="1559" w:type="dxa"/>
          </w:tcPr>
          <w:p w14:paraId="50426701" w14:textId="262F298A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Story</w:t>
            </w:r>
          </w:p>
        </w:tc>
        <w:tc>
          <w:tcPr>
            <w:tcW w:w="2268" w:type="dxa"/>
          </w:tcPr>
          <w:p w14:paraId="1E7675B2" w14:textId="53B09E63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Blocked</w:t>
            </w:r>
          </w:p>
        </w:tc>
        <w:tc>
          <w:tcPr>
            <w:tcW w:w="992" w:type="dxa"/>
            <w:vAlign w:val="center"/>
          </w:tcPr>
          <w:p w14:paraId="418DE975" w14:textId="77777777" w:rsidR="000A5433" w:rsidRPr="001810ED" w:rsidRDefault="000A5433" w:rsidP="000A5433">
            <w:pPr>
              <w:pStyle w:val="ListParagraph"/>
              <w:numPr>
                <w:ilvl w:val="0"/>
                <w:numId w:val="16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0A5433" w:rsidRPr="00062566" w14:paraId="1327765C" w14:textId="77777777" w:rsidTr="000C4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BBA59A0" w14:textId="0DB14410" w:rsidR="000A5433" w:rsidRPr="000A5433" w:rsidRDefault="000A5433" w:rsidP="000A543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CWBSB-100</w:t>
            </w:r>
          </w:p>
        </w:tc>
        <w:tc>
          <w:tcPr>
            <w:tcW w:w="4820" w:type="dxa"/>
          </w:tcPr>
          <w:p w14:paraId="570D22AB" w14:textId="079E2DB7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SERVICE: Create Business Customer </w:t>
            </w:r>
            <w:proofErr w:type="gramStart"/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Full Service</w:t>
            </w:r>
            <w:proofErr w:type="gramEnd"/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Integration Testing</w:t>
            </w:r>
          </w:p>
        </w:tc>
        <w:tc>
          <w:tcPr>
            <w:tcW w:w="1559" w:type="dxa"/>
          </w:tcPr>
          <w:p w14:paraId="2DF7E844" w14:textId="43479AFC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Story</w:t>
            </w:r>
          </w:p>
        </w:tc>
        <w:tc>
          <w:tcPr>
            <w:tcW w:w="2268" w:type="dxa"/>
          </w:tcPr>
          <w:p w14:paraId="1A9652FF" w14:textId="1737C94F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Blocked</w:t>
            </w:r>
          </w:p>
        </w:tc>
        <w:tc>
          <w:tcPr>
            <w:tcW w:w="992" w:type="dxa"/>
            <w:vAlign w:val="center"/>
          </w:tcPr>
          <w:p w14:paraId="13FAAF65" w14:textId="77777777" w:rsidR="000A5433" w:rsidRPr="001810ED" w:rsidRDefault="000A5433" w:rsidP="000A5433">
            <w:pPr>
              <w:pStyle w:val="ListParagraph"/>
              <w:numPr>
                <w:ilvl w:val="0"/>
                <w:numId w:val="16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0A5433" w:rsidRPr="00062566" w14:paraId="1906A8E9" w14:textId="77777777" w:rsidTr="000C4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BF45187" w14:textId="7C155BB3" w:rsidR="000A5433" w:rsidRPr="000A5433" w:rsidRDefault="000A5433" w:rsidP="000A543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CWBSB-101</w:t>
            </w:r>
          </w:p>
        </w:tc>
        <w:tc>
          <w:tcPr>
            <w:tcW w:w="4820" w:type="dxa"/>
          </w:tcPr>
          <w:p w14:paraId="16E8AB65" w14:textId="79BB6D31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NARRATOR: Create Business Customer Form &amp; Narrative Integration</w:t>
            </w:r>
          </w:p>
        </w:tc>
        <w:tc>
          <w:tcPr>
            <w:tcW w:w="1559" w:type="dxa"/>
          </w:tcPr>
          <w:p w14:paraId="77040533" w14:textId="3C9B6B1D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Story</w:t>
            </w:r>
          </w:p>
        </w:tc>
        <w:tc>
          <w:tcPr>
            <w:tcW w:w="2268" w:type="dxa"/>
          </w:tcPr>
          <w:p w14:paraId="7048689D" w14:textId="2702FF17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Blocked</w:t>
            </w:r>
          </w:p>
        </w:tc>
        <w:tc>
          <w:tcPr>
            <w:tcW w:w="992" w:type="dxa"/>
            <w:vAlign w:val="center"/>
          </w:tcPr>
          <w:p w14:paraId="24E24F3D" w14:textId="77777777" w:rsidR="000A5433" w:rsidRPr="001810ED" w:rsidRDefault="000A5433" w:rsidP="000A5433">
            <w:pPr>
              <w:pStyle w:val="ListParagraph"/>
              <w:numPr>
                <w:ilvl w:val="0"/>
                <w:numId w:val="16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0A5433" w:rsidRPr="00062566" w14:paraId="15894091" w14:textId="77777777" w:rsidTr="000C4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F8AACA4" w14:textId="73978653" w:rsidR="000A5433" w:rsidRPr="000A5433" w:rsidRDefault="000A5433" w:rsidP="000A543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CWBSB-107</w:t>
            </w:r>
          </w:p>
        </w:tc>
        <w:tc>
          <w:tcPr>
            <w:tcW w:w="4820" w:type="dxa"/>
          </w:tcPr>
          <w:p w14:paraId="760DD9AE" w14:textId="533A8240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NARRATOR: Create Business Account(s) Form &amp; Narrative Integration</w:t>
            </w:r>
          </w:p>
        </w:tc>
        <w:tc>
          <w:tcPr>
            <w:tcW w:w="1559" w:type="dxa"/>
          </w:tcPr>
          <w:p w14:paraId="0C64DAB4" w14:textId="52A1E39A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Story</w:t>
            </w:r>
          </w:p>
        </w:tc>
        <w:tc>
          <w:tcPr>
            <w:tcW w:w="2268" w:type="dxa"/>
          </w:tcPr>
          <w:p w14:paraId="1426F3D9" w14:textId="0E6EAC53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Blocked</w:t>
            </w:r>
          </w:p>
        </w:tc>
        <w:tc>
          <w:tcPr>
            <w:tcW w:w="992" w:type="dxa"/>
            <w:vAlign w:val="center"/>
          </w:tcPr>
          <w:p w14:paraId="3565981C" w14:textId="77777777" w:rsidR="000A5433" w:rsidRPr="001810ED" w:rsidRDefault="000A5433" w:rsidP="000A5433">
            <w:pPr>
              <w:pStyle w:val="ListParagraph"/>
              <w:numPr>
                <w:ilvl w:val="0"/>
                <w:numId w:val="16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0A5433" w:rsidRPr="00062566" w14:paraId="6951956E" w14:textId="77777777" w:rsidTr="000C4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D7EBEB6" w14:textId="0E39BF91" w:rsidR="000A5433" w:rsidRPr="000A5433" w:rsidRDefault="000A5433" w:rsidP="000A543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CWBSB-115</w:t>
            </w:r>
          </w:p>
        </w:tc>
        <w:tc>
          <w:tcPr>
            <w:tcW w:w="4820" w:type="dxa"/>
          </w:tcPr>
          <w:p w14:paraId="12672343" w14:textId="618A739B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SERVICE: Create Applicant PAN </w:t>
            </w:r>
            <w:proofErr w:type="gramStart"/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Full Service</w:t>
            </w:r>
            <w:proofErr w:type="gramEnd"/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Integration Testing</w:t>
            </w:r>
          </w:p>
        </w:tc>
        <w:tc>
          <w:tcPr>
            <w:tcW w:w="1559" w:type="dxa"/>
          </w:tcPr>
          <w:p w14:paraId="19C07E56" w14:textId="6D7E9E6E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Story</w:t>
            </w:r>
          </w:p>
        </w:tc>
        <w:tc>
          <w:tcPr>
            <w:tcW w:w="2268" w:type="dxa"/>
          </w:tcPr>
          <w:p w14:paraId="08BB572D" w14:textId="2672C2C6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Blocked</w:t>
            </w:r>
          </w:p>
        </w:tc>
        <w:tc>
          <w:tcPr>
            <w:tcW w:w="992" w:type="dxa"/>
            <w:vAlign w:val="center"/>
          </w:tcPr>
          <w:p w14:paraId="160C1A17" w14:textId="77777777" w:rsidR="000A5433" w:rsidRPr="001810ED" w:rsidRDefault="000A5433" w:rsidP="000A5433">
            <w:pPr>
              <w:pStyle w:val="ListParagraph"/>
              <w:numPr>
                <w:ilvl w:val="0"/>
                <w:numId w:val="16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0A5433" w:rsidRPr="00062566" w14:paraId="6CCBA132" w14:textId="77777777" w:rsidTr="000C4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9DE9C30" w14:textId="6D4241AE" w:rsidR="000A5433" w:rsidRPr="000A5433" w:rsidRDefault="000A5433" w:rsidP="000A543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CWBSB-116</w:t>
            </w:r>
          </w:p>
        </w:tc>
        <w:tc>
          <w:tcPr>
            <w:tcW w:w="4820" w:type="dxa"/>
          </w:tcPr>
          <w:p w14:paraId="6C1AC79C" w14:textId="75B5949A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NARRATOR: Create Applicant PAN Form &amp; Narrative Integration</w:t>
            </w:r>
          </w:p>
        </w:tc>
        <w:tc>
          <w:tcPr>
            <w:tcW w:w="1559" w:type="dxa"/>
          </w:tcPr>
          <w:p w14:paraId="5A689458" w14:textId="35DBB412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Story</w:t>
            </w:r>
          </w:p>
        </w:tc>
        <w:tc>
          <w:tcPr>
            <w:tcW w:w="2268" w:type="dxa"/>
          </w:tcPr>
          <w:p w14:paraId="790FEABA" w14:textId="05F0C1CE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Blocked</w:t>
            </w:r>
          </w:p>
        </w:tc>
        <w:tc>
          <w:tcPr>
            <w:tcW w:w="992" w:type="dxa"/>
            <w:vAlign w:val="center"/>
          </w:tcPr>
          <w:p w14:paraId="72ACDDF3" w14:textId="77777777" w:rsidR="000A5433" w:rsidRPr="001810ED" w:rsidRDefault="000A5433" w:rsidP="000A5433">
            <w:pPr>
              <w:pStyle w:val="ListParagraph"/>
              <w:numPr>
                <w:ilvl w:val="0"/>
                <w:numId w:val="16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0A5433" w:rsidRPr="00062566" w14:paraId="0FB273D9" w14:textId="77777777" w:rsidTr="000C4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AF3E6FC" w14:textId="5920419B" w:rsidR="000A5433" w:rsidRPr="000A5433" w:rsidRDefault="000A5433" w:rsidP="000A543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CWBSB-254</w:t>
            </w:r>
          </w:p>
        </w:tc>
        <w:tc>
          <w:tcPr>
            <w:tcW w:w="4820" w:type="dxa"/>
          </w:tcPr>
          <w:p w14:paraId="59F13A12" w14:textId="1AC686C1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FORM: Build 'Await Authorized Signers' Page</w:t>
            </w:r>
          </w:p>
        </w:tc>
        <w:tc>
          <w:tcPr>
            <w:tcW w:w="1559" w:type="dxa"/>
          </w:tcPr>
          <w:p w14:paraId="164DAD4B" w14:textId="3A0DAFFB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Story</w:t>
            </w:r>
          </w:p>
        </w:tc>
        <w:tc>
          <w:tcPr>
            <w:tcW w:w="2268" w:type="dxa"/>
          </w:tcPr>
          <w:p w14:paraId="3CFDC72D" w14:textId="3A9C72BD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Blocked</w:t>
            </w:r>
          </w:p>
        </w:tc>
        <w:tc>
          <w:tcPr>
            <w:tcW w:w="992" w:type="dxa"/>
            <w:vAlign w:val="center"/>
          </w:tcPr>
          <w:p w14:paraId="6ECED446" w14:textId="77777777" w:rsidR="000A5433" w:rsidRPr="001810ED" w:rsidRDefault="000A5433" w:rsidP="000A5433">
            <w:pPr>
              <w:pStyle w:val="ListParagraph"/>
              <w:numPr>
                <w:ilvl w:val="0"/>
                <w:numId w:val="16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0A5433" w:rsidRPr="00062566" w14:paraId="003B778E" w14:textId="77777777" w:rsidTr="000C4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C130D65" w14:textId="291258DF" w:rsidR="000A5433" w:rsidRPr="000A5433" w:rsidRDefault="000A5433" w:rsidP="000A543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CWBSB-359</w:t>
            </w:r>
          </w:p>
        </w:tc>
        <w:tc>
          <w:tcPr>
            <w:tcW w:w="4820" w:type="dxa"/>
          </w:tcPr>
          <w:p w14:paraId="11F5B310" w14:textId="490F046A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Enable Create Customer to Use Auth Signer XML</w:t>
            </w:r>
          </w:p>
        </w:tc>
        <w:tc>
          <w:tcPr>
            <w:tcW w:w="1559" w:type="dxa"/>
          </w:tcPr>
          <w:p w14:paraId="19E31859" w14:textId="267000AC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Story</w:t>
            </w:r>
          </w:p>
        </w:tc>
        <w:tc>
          <w:tcPr>
            <w:tcW w:w="2268" w:type="dxa"/>
          </w:tcPr>
          <w:p w14:paraId="3829D644" w14:textId="0D22B7C2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Blocked</w:t>
            </w:r>
          </w:p>
        </w:tc>
        <w:tc>
          <w:tcPr>
            <w:tcW w:w="992" w:type="dxa"/>
            <w:vAlign w:val="center"/>
          </w:tcPr>
          <w:p w14:paraId="380DB091" w14:textId="77777777" w:rsidR="000A5433" w:rsidRPr="001810ED" w:rsidRDefault="000A5433" w:rsidP="000A5433">
            <w:pPr>
              <w:pStyle w:val="ListParagraph"/>
              <w:numPr>
                <w:ilvl w:val="0"/>
                <w:numId w:val="16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0A5433" w:rsidRPr="00062566" w14:paraId="59B904A2" w14:textId="77777777" w:rsidTr="000C4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4664401" w14:textId="25B990AB" w:rsidR="000A5433" w:rsidRPr="000A5433" w:rsidRDefault="000A5433" w:rsidP="000A543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CWBSB-408</w:t>
            </w:r>
          </w:p>
        </w:tc>
        <w:tc>
          <w:tcPr>
            <w:tcW w:w="4820" w:type="dxa"/>
          </w:tcPr>
          <w:p w14:paraId="624B7D6E" w14:textId="3BA259DC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Decisioning for Happy Path Combined Authorized Signer and Primary Applicant</w:t>
            </w:r>
          </w:p>
        </w:tc>
        <w:tc>
          <w:tcPr>
            <w:tcW w:w="1559" w:type="dxa"/>
          </w:tcPr>
          <w:p w14:paraId="0517CD7A" w14:textId="5BFC4447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Story</w:t>
            </w:r>
          </w:p>
        </w:tc>
        <w:tc>
          <w:tcPr>
            <w:tcW w:w="2268" w:type="dxa"/>
          </w:tcPr>
          <w:p w14:paraId="7D326CDA" w14:textId="26E4D2F5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Blocked</w:t>
            </w:r>
          </w:p>
        </w:tc>
        <w:tc>
          <w:tcPr>
            <w:tcW w:w="992" w:type="dxa"/>
            <w:vAlign w:val="center"/>
          </w:tcPr>
          <w:p w14:paraId="1286D57E" w14:textId="77777777" w:rsidR="000A5433" w:rsidRPr="001810ED" w:rsidRDefault="000A5433" w:rsidP="000A5433">
            <w:pPr>
              <w:pStyle w:val="ListParagraph"/>
              <w:numPr>
                <w:ilvl w:val="0"/>
                <w:numId w:val="16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0A5433" w:rsidRPr="00062566" w14:paraId="75C73226" w14:textId="77777777" w:rsidTr="000C4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9F3AE18" w14:textId="7E3022EA" w:rsidR="000A5433" w:rsidRPr="000A5433" w:rsidRDefault="000A5433" w:rsidP="000A543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CWBSB-435</w:t>
            </w:r>
          </w:p>
        </w:tc>
        <w:tc>
          <w:tcPr>
            <w:tcW w:w="4820" w:type="dxa"/>
          </w:tcPr>
          <w:p w14:paraId="046A9023" w14:textId="16D960AE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FORM: Refine Styles and Layout of 'Owners, Directors and Signers' Page</w:t>
            </w:r>
          </w:p>
        </w:tc>
        <w:tc>
          <w:tcPr>
            <w:tcW w:w="1559" w:type="dxa"/>
          </w:tcPr>
          <w:p w14:paraId="072831C9" w14:textId="4847076D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Story</w:t>
            </w:r>
          </w:p>
        </w:tc>
        <w:tc>
          <w:tcPr>
            <w:tcW w:w="2268" w:type="dxa"/>
          </w:tcPr>
          <w:p w14:paraId="2C0A9FCC" w14:textId="320E92F5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Blocked</w:t>
            </w:r>
          </w:p>
        </w:tc>
        <w:tc>
          <w:tcPr>
            <w:tcW w:w="992" w:type="dxa"/>
            <w:vAlign w:val="center"/>
          </w:tcPr>
          <w:p w14:paraId="2EA11C4B" w14:textId="77777777" w:rsidR="000A5433" w:rsidRPr="001810ED" w:rsidRDefault="000A5433" w:rsidP="000A5433">
            <w:pPr>
              <w:pStyle w:val="ListParagraph"/>
              <w:numPr>
                <w:ilvl w:val="0"/>
                <w:numId w:val="16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0A5433" w:rsidRPr="00062566" w14:paraId="503322B0" w14:textId="77777777" w:rsidTr="000C4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5DBD1E4" w14:textId="39E5FE74" w:rsidR="000A5433" w:rsidRPr="000A5433" w:rsidRDefault="000A5433" w:rsidP="000A543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CWBSB-27</w:t>
            </w:r>
          </w:p>
        </w:tc>
        <w:tc>
          <w:tcPr>
            <w:tcW w:w="4820" w:type="dxa"/>
          </w:tcPr>
          <w:p w14:paraId="0D0FFBDC" w14:textId="37B0D8D8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SERVICE: Business Search Service Integration [Remaining Updates]</w:t>
            </w:r>
          </w:p>
        </w:tc>
        <w:tc>
          <w:tcPr>
            <w:tcW w:w="1559" w:type="dxa"/>
          </w:tcPr>
          <w:p w14:paraId="393DED48" w14:textId="2349EB50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Story</w:t>
            </w:r>
          </w:p>
        </w:tc>
        <w:tc>
          <w:tcPr>
            <w:tcW w:w="2268" w:type="dxa"/>
          </w:tcPr>
          <w:p w14:paraId="17C4AC24" w14:textId="3A8E09A0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6F0C9168" w14:textId="77777777" w:rsidR="000A5433" w:rsidRPr="001810ED" w:rsidRDefault="000A5433" w:rsidP="000A5433">
            <w:pPr>
              <w:pStyle w:val="ListParagraph"/>
              <w:numPr>
                <w:ilvl w:val="0"/>
                <w:numId w:val="16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0A5433" w:rsidRPr="00062566" w14:paraId="0C3DD04A" w14:textId="77777777" w:rsidTr="000C4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4C6A6F5" w14:textId="786297B0" w:rsidR="000A5433" w:rsidRPr="000A5433" w:rsidRDefault="000A5433" w:rsidP="000A543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CWBSB-190</w:t>
            </w:r>
          </w:p>
        </w:tc>
        <w:tc>
          <w:tcPr>
            <w:tcW w:w="4820" w:type="dxa"/>
          </w:tcPr>
          <w:p w14:paraId="63FFE9DB" w14:textId="49301E11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FORM: Build 'Disclosures-Tax Residency' Page</w:t>
            </w:r>
          </w:p>
        </w:tc>
        <w:tc>
          <w:tcPr>
            <w:tcW w:w="1559" w:type="dxa"/>
          </w:tcPr>
          <w:p w14:paraId="6BBB6321" w14:textId="1624993C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Story</w:t>
            </w:r>
          </w:p>
        </w:tc>
        <w:tc>
          <w:tcPr>
            <w:tcW w:w="2268" w:type="dxa"/>
          </w:tcPr>
          <w:p w14:paraId="0ED6CA66" w14:textId="3917FB4B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611F63A0" w14:textId="77777777" w:rsidR="000A5433" w:rsidRPr="001810ED" w:rsidRDefault="000A5433" w:rsidP="000A5433">
            <w:pPr>
              <w:pStyle w:val="ListParagraph"/>
              <w:numPr>
                <w:ilvl w:val="0"/>
                <w:numId w:val="16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0A5433" w:rsidRPr="00062566" w14:paraId="7BD8D554" w14:textId="77777777" w:rsidTr="000C4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A6C4E39" w14:textId="5066ADCE" w:rsidR="000A5433" w:rsidRPr="000A5433" w:rsidRDefault="000A5433" w:rsidP="000A543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CWBSB-324</w:t>
            </w:r>
          </w:p>
        </w:tc>
        <w:tc>
          <w:tcPr>
            <w:tcW w:w="4820" w:type="dxa"/>
          </w:tcPr>
          <w:p w14:paraId="6801A20B" w14:textId="7AAF147F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FORM: Build 'Non-signing Owners' page</w:t>
            </w:r>
          </w:p>
        </w:tc>
        <w:tc>
          <w:tcPr>
            <w:tcW w:w="1559" w:type="dxa"/>
          </w:tcPr>
          <w:p w14:paraId="21B268D3" w14:textId="37640026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Story</w:t>
            </w:r>
          </w:p>
        </w:tc>
        <w:tc>
          <w:tcPr>
            <w:tcW w:w="2268" w:type="dxa"/>
          </w:tcPr>
          <w:p w14:paraId="546C1E8C" w14:textId="0002CD68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52DCCE07" w14:textId="77777777" w:rsidR="000A5433" w:rsidRPr="001810ED" w:rsidRDefault="000A5433" w:rsidP="000A5433">
            <w:pPr>
              <w:pStyle w:val="ListParagraph"/>
              <w:numPr>
                <w:ilvl w:val="0"/>
                <w:numId w:val="16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0A5433" w:rsidRPr="00062566" w14:paraId="64D9BBD2" w14:textId="77777777" w:rsidTr="000C4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BD5D002" w14:textId="2D159748" w:rsidR="000A5433" w:rsidRPr="000A5433" w:rsidRDefault="000A5433" w:rsidP="000A543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CWBSB-351</w:t>
            </w:r>
          </w:p>
        </w:tc>
        <w:tc>
          <w:tcPr>
            <w:tcW w:w="4820" w:type="dxa"/>
          </w:tcPr>
          <w:p w14:paraId="249987D0" w14:textId="729CCF09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UX: Mobile ID Scan Page - Scan of Image is not Left Align</w:t>
            </w:r>
          </w:p>
        </w:tc>
        <w:tc>
          <w:tcPr>
            <w:tcW w:w="1559" w:type="dxa"/>
          </w:tcPr>
          <w:p w14:paraId="30FBFB0C" w14:textId="449962FA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Bug</w:t>
            </w:r>
          </w:p>
        </w:tc>
        <w:tc>
          <w:tcPr>
            <w:tcW w:w="2268" w:type="dxa"/>
          </w:tcPr>
          <w:p w14:paraId="4DDAD5F2" w14:textId="2A7459D2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5F4E95E8" w14:textId="77777777" w:rsidR="000A5433" w:rsidRPr="001810ED" w:rsidRDefault="000A5433" w:rsidP="000A5433">
            <w:pPr>
              <w:pStyle w:val="ListParagraph"/>
              <w:numPr>
                <w:ilvl w:val="0"/>
                <w:numId w:val="16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0A5433" w:rsidRPr="00062566" w14:paraId="47E9DB7A" w14:textId="77777777" w:rsidTr="000C4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0075FA1" w14:textId="2DE56B80" w:rsidR="000A5433" w:rsidRPr="000A5433" w:rsidRDefault="000A5433" w:rsidP="000A543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CWBSB-379</w:t>
            </w:r>
          </w:p>
        </w:tc>
        <w:tc>
          <w:tcPr>
            <w:tcW w:w="4820" w:type="dxa"/>
          </w:tcPr>
          <w:p w14:paraId="05EC4C07" w14:textId="74B96A06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Birthday, SIN &amp; Occupation Page Desktop- Calendar is cut-off at 100% View</w:t>
            </w:r>
          </w:p>
        </w:tc>
        <w:tc>
          <w:tcPr>
            <w:tcW w:w="1559" w:type="dxa"/>
          </w:tcPr>
          <w:p w14:paraId="552D6648" w14:textId="1EBAA26C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Bug</w:t>
            </w:r>
          </w:p>
        </w:tc>
        <w:tc>
          <w:tcPr>
            <w:tcW w:w="2268" w:type="dxa"/>
          </w:tcPr>
          <w:p w14:paraId="49B9CBC5" w14:textId="08077044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77CB28D1" w14:textId="77777777" w:rsidR="000A5433" w:rsidRPr="001810ED" w:rsidRDefault="000A5433" w:rsidP="000A5433">
            <w:pPr>
              <w:pStyle w:val="ListParagraph"/>
              <w:numPr>
                <w:ilvl w:val="0"/>
                <w:numId w:val="16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0A5433" w:rsidRPr="00062566" w14:paraId="41EAAAE5" w14:textId="77777777" w:rsidTr="000C4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195B368" w14:textId="327049A5" w:rsidR="000A5433" w:rsidRPr="000A5433" w:rsidRDefault="000A5433" w:rsidP="000A543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CWBSB-431</w:t>
            </w:r>
          </w:p>
        </w:tc>
        <w:tc>
          <w:tcPr>
            <w:tcW w:w="4820" w:type="dxa"/>
          </w:tcPr>
          <w:p w14:paraId="17107FB0" w14:textId="00C31894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Prepare Standard File Upload Component Demo [Not CWB Testable]</w:t>
            </w:r>
          </w:p>
        </w:tc>
        <w:tc>
          <w:tcPr>
            <w:tcW w:w="1559" w:type="dxa"/>
          </w:tcPr>
          <w:p w14:paraId="6EFF53C8" w14:textId="2AFA14A2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Story</w:t>
            </w:r>
          </w:p>
        </w:tc>
        <w:tc>
          <w:tcPr>
            <w:tcW w:w="2268" w:type="dxa"/>
          </w:tcPr>
          <w:p w14:paraId="543E1F7C" w14:textId="43E69E77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6E4AAD63" w14:textId="77777777" w:rsidR="000A5433" w:rsidRPr="001810ED" w:rsidRDefault="000A5433" w:rsidP="000A5433">
            <w:pPr>
              <w:pStyle w:val="ListParagraph"/>
              <w:numPr>
                <w:ilvl w:val="0"/>
                <w:numId w:val="16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0A5433" w:rsidRPr="00062566" w14:paraId="3895D088" w14:textId="77777777" w:rsidTr="000C4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2AAFDD0" w14:textId="79E9AE0F" w:rsidR="000A5433" w:rsidRPr="000A5433" w:rsidRDefault="000A5433" w:rsidP="000A543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>CWBSB-443</w:t>
            </w:r>
          </w:p>
        </w:tc>
        <w:tc>
          <w:tcPr>
            <w:tcW w:w="4820" w:type="dxa"/>
          </w:tcPr>
          <w:p w14:paraId="54D8009C" w14:textId="4197D4C9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Authorized Signer Entry Page - Mobile View Validation Message has too Much Space</w:t>
            </w:r>
          </w:p>
        </w:tc>
        <w:tc>
          <w:tcPr>
            <w:tcW w:w="1559" w:type="dxa"/>
          </w:tcPr>
          <w:p w14:paraId="7D9C37A9" w14:textId="1F532A16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Bug</w:t>
            </w:r>
          </w:p>
        </w:tc>
        <w:tc>
          <w:tcPr>
            <w:tcW w:w="2268" w:type="dxa"/>
          </w:tcPr>
          <w:p w14:paraId="6D104A2C" w14:textId="268ECDD1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24FA7CE3" w14:textId="77777777" w:rsidR="000A5433" w:rsidRPr="001810ED" w:rsidRDefault="000A5433" w:rsidP="000A5433">
            <w:pPr>
              <w:pStyle w:val="ListParagraph"/>
              <w:numPr>
                <w:ilvl w:val="0"/>
                <w:numId w:val="16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0A5433" w:rsidRPr="00062566" w14:paraId="7F7A14E0" w14:textId="77777777" w:rsidTr="000C4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66DB07E" w14:textId="2B5B2F8E" w:rsidR="000A5433" w:rsidRPr="000A5433" w:rsidRDefault="000A5433" w:rsidP="000A543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CWBSB-455</w:t>
            </w:r>
          </w:p>
        </w:tc>
        <w:tc>
          <w:tcPr>
            <w:tcW w:w="4820" w:type="dxa"/>
          </w:tcPr>
          <w:p w14:paraId="1918CFBB" w14:textId="71783083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UX: Adjust Expand/Collapse All Styling on 'First Things First' Page</w:t>
            </w:r>
          </w:p>
        </w:tc>
        <w:tc>
          <w:tcPr>
            <w:tcW w:w="1559" w:type="dxa"/>
          </w:tcPr>
          <w:p w14:paraId="67E5F95F" w14:textId="704C2F68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Change</w:t>
            </w:r>
          </w:p>
        </w:tc>
        <w:tc>
          <w:tcPr>
            <w:tcW w:w="2268" w:type="dxa"/>
          </w:tcPr>
          <w:p w14:paraId="7C9C9371" w14:textId="29E9AEC1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1DD13F67" w14:textId="77777777" w:rsidR="000A5433" w:rsidRPr="001810ED" w:rsidRDefault="000A5433" w:rsidP="000A5433">
            <w:pPr>
              <w:pStyle w:val="ListParagraph"/>
              <w:numPr>
                <w:ilvl w:val="0"/>
                <w:numId w:val="16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0A5433" w:rsidRPr="00062566" w14:paraId="5C698D33" w14:textId="77777777" w:rsidTr="000C4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3C2C9F4" w14:textId="04E1DA9D" w:rsidR="000A5433" w:rsidRPr="000A5433" w:rsidRDefault="000A5433" w:rsidP="000A543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CWBSB-488</w:t>
            </w:r>
          </w:p>
        </w:tc>
        <w:tc>
          <w:tcPr>
            <w:tcW w:w="4820" w:type="dxa"/>
          </w:tcPr>
          <w:p w14:paraId="12CA9446" w14:textId="678C6ADC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Tracking VLPQJ76 Not Sending out the Proper Manual IDV Email </w:t>
            </w:r>
          </w:p>
        </w:tc>
        <w:tc>
          <w:tcPr>
            <w:tcW w:w="1559" w:type="dxa"/>
          </w:tcPr>
          <w:p w14:paraId="00A6F403" w14:textId="10EC721C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Bug</w:t>
            </w:r>
          </w:p>
        </w:tc>
        <w:tc>
          <w:tcPr>
            <w:tcW w:w="2268" w:type="dxa"/>
          </w:tcPr>
          <w:p w14:paraId="1FEBBB82" w14:textId="59E25D22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31852858" w14:textId="77777777" w:rsidR="000A5433" w:rsidRPr="001810ED" w:rsidRDefault="000A5433" w:rsidP="000A5433">
            <w:pPr>
              <w:pStyle w:val="ListParagraph"/>
              <w:numPr>
                <w:ilvl w:val="0"/>
                <w:numId w:val="16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0A5433" w:rsidRPr="00062566" w14:paraId="1EFF7764" w14:textId="77777777" w:rsidTr="000C4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85ABBD3" w14:textId="5C1BCDB2" w:rsidR="000A5433" w:rsidRPr="000A5433" w:rsidRDefault="000A5433" w:rsidP="000A543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CWBSB-513</w:t>
            </w:r>
          </w:p>
        </w:tc>
        <w:tc>
          <w:tcPr>
            <w:tcW w:w="4820" w:type="dxa"/>
          </w:tcPr>
          <w:p w14:paraId="2BE46B2A" w14:textId="31AF1888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NARRATOR: Business Search 'Pre-search' Form &amp; Narrative Integration</w:t>
            </w:r>
          </w:p>
        </w:tc>
        <w:tc>
          <w:tcPr>
            <w:tcW w:w="1559" w:type="dxa"/>
          </w:tcPr>
          <w:p w14:paraId="74EFF81B" w14:textId="254CDE58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Story</w:t>
            </w:r>
          </w:p>
        </w:tc>
        <w:tc>
          <w:tcPr>
            <w:tcW w:w="2268" w:type="dxa"/>
          </w:tcPr>
          <w:p w14:paraId="350E1972" w14:textId="10FA8DA5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78F30B25" w14:textId="77777777" w:rsidR="000A5433" w:rsidRPr="001810ED" w:rsidRDefault="000A5433" w:rsidP="000A5433">
            <w:pPr>
              <w:pStyle w:val="ListParagraph"/>
              <w:numPr>
                <w:ilvl w:val="0"/>
                <w:numId w:val="16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0A5433" w:rsidRPr="00062566" w14:paraId="581E407A" w14:textId="77777777" w:rsidTr="000C4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993EF00" w14:textId="7718A4D7" w:rsidR="000A5433" w:rsidRPr="000A5433" w:rsidRDefault="000A5433" w:rsidP="000A543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CWBSB-523</w:t>
            </w:r>
          </w:p>
        </w:tc>
        <w:tc>
          <w:tcPr>
            <w:tcW w:w="4820" w:type="dxa"/>
          </w:tcPr>
          <w:p w14:paraId="4B44AB44" w14:textId="0778CB43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NARRATOR: Business Search 'Submit Request' Form &amp; Narrative Integration</w:t>
            </w:r>
          </w:p>
        </w:tc>
        <w:tc>
          <w:tcPr>
            <w:tcW w:w="1559" w:type="dxa"/>
          </w:tcPr>
          <w:p w14:paraId="246B287F" w14:textId="401A8642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Story</w:t>
            </w:r>
          </w:p>
        </w:tc>
        <w:tc>
          <w:tcPr>
            <w:tcW w:w="2268" w:type="dxa"/>
          </w:tcPr>
          <w:p w14:paraId="3DFD4CFB" w14:textId="549D5F4D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397EFF8B" w14:textId="77777777" w:rsidR="000A5433" w:rsidRPr="001810ED" w:rsidRDefault="000A5433" w:rsidP="000A5433">
            <w:pPr>
              <w:pStyle w:val="ListParagraph"/>
              <w:numPr>
                <w:ilvl w:val="0"/>
                <w:numId w:val="16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0A5433" w:rsidRPr="00062566" w14:paraId="054FF6E5" w14:textId="77777777" w:rsidTr="000C4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B9C5F04" w14:textId="03443523" w:rsidR="000A5433" w:rsidRPr="000A5433" w:rsidRDefault="000A5433" w:rsidP="000A543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CWBSB-109</w:t>
            </w:r>
          </w:p>
        </w:tc>
        <w:tc>
          <w:tcPr>
            <w:tcW w:w="4820" w:type="dxa"/>
          </w:tcPr>
          <w:p w14:paraId="58F5D5FF" w14:textId="6AB72C12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SERVICE: Create Applicant Customer </w:t>
            </w:r>
            <w:proofErr w:type="gramStart"/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Full Service</w:t>
            </w:r>
            <w:proofErr w:type="gramEnd"/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Integration Testing</w:t>
            </w:r>
          </w:p>
        </w:tc>
        <w:tc>
          <w:tcPr>
            <w:tcW w:w="1559" w:type="dxa"/>
          </w:tcPr>
          <w:p w14:paraId="6A1F84A8" w14:textId="1022A843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Story</w:t>
            </w:r>
          </w:p>
        </w:tc>
        <w:tc>
          <w:tcPr>
            <w:tcW w:w="2268" w:type="dxa"/>
          </w:tcPr>
          <w:p w14:paraId="563105E2" w14:textId="1C9DC4EB" w:rsidR="000A5433" w:rsidRPr="000A5433" w:rsidRDefault="000A5433" w:rsidP="000A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In Test</w:t>
            </w:r>
          </w:p>
        </w:tc>
        <w:tc>
          <w:tcPr>
            <w:tcW w:w="992" w:type="dxa"/>
            <w:vAlign w:val="center"/>
          </w:tcPr>
          <w:p w14:paraId="31BB9BAD" w14:textId="77777777" w:rsidR="000A5433" w:rsidRPr="001810ED" w:rsidRDefault="000A5433" w:rsidP="000A5433">
            <w:pPr>
              <w:pStyle w:val="ListParagraph"/>
              <w:numPr>
                <w:ilvl w:val="0"/>
                <w:numId w:val="16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0A5433" w:rsidRPr="00062566" w14:paraId="2C63A6F4" w14:textId="77777777" w:rsidTr="000C4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7BF67C3" w14:textId="6B983626" w:rsidR="000A5433" w:rsidRPr="000A5433" w:rsidRDefault="000A5433" w:rsidP="000A543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CWBSB-110</w:t>
            </w:r>
          </w:p>
        </w:tc>
        <w:tc>
          <w:tcPr>
            <w:tcW w:w="4820" w:type="dxa"/>
          </w:tcPr>
          <w:p w14:paraId="34FC8300" w14:textId="49623449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NARRATOR: Create Applicant Customer Form &amp; Narrative Integration</w:t>
            </w:r>
          </w:p>
        </w:tc>
        <w:tc>
          <w:tcPr>
            <w:tcW w:w="1559" w:type="dxa"/>
          </w:tcPr>
          <w:p w14:paraId="563A64B3" w14:textId="577C9E53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Story</w:t>
            </w:r>
          </w:p>
        </w:tc>
        <w:tc>
          <w:tcPr>
            <w:tcW w:w="2268" w:type="dxa"/>
          </w:tcPr>
          <w:p w14:paraId="19360EBB" w14:textId="62D2ACC5" w:rsidR="000A5433" w:rsidRPr="000A5433" w:rsidRDefault="000A5433" w:rsidP="000A5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5433">
              <w:rPr>
                <w:rFonts w:ascii="Calibri" w:hAnsi="Calibri" w:cs="Calibri"/>
                <w:color w:val="000000"/>
                <w:sz w:val="16"/>
                <w:szCs w:val="16"/>
              </w:rPr>
              <w:t>In Test</w:t>
            </w:r>
          </w:p>
        </w:tc>
        <w:tc>
          <w:tcPr>
            <w:tcW w:w="992" w:type="dxa"/>
            <w:vAlign w:val="center"/>
          </w:tcPr>
          <w:p w14:paraId="49DFDE65" w14:textId="77777777" w:rsidR="000A5433" w:rsidRPr="001810ED" w:rsidRDefault="000A5433" w:rsidP="000A5433">
            <w:pPr>
              <w:pStyle w:val="ListParagraph"/>
              <w:numPr>
                <w:ilvl w:val="0"/>
                <w:numId w:val="16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473D6E" w:rsidRPr="00062566" w14:paraId="04F8793E" w14:textId="77777777" w:rsidTr="000C4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97FDA00" w14:textId="5BB10CB4" w:rsidR="00473D6E" w:rsidRPr="00473D6E" w:rsidRDefault="00473D6E" w:rsidP="00473D6E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73D6E">
              <w:rPr>
                <w:rFonts w:ascii="Calibri" w:hAnsi="Calibri" w:cs="Calibri"/>
                <w:color w:val="000000"/>
                <w:sz w:val="16"/>
                <w:szCs w:val="16"/>
              </w:rPr>
              <w:t>CWBSB-106</w:t>
            </w:r>
          </w:p>
        </w:tc>
        <w:tc>
          <w:tcPr>
            <w:tcW w:w="4820" w:type="dxa"/>
          </w:tcPr>
          <w:p w14:paraId="08DAF8F6" w14:textId="0DE54C42" w:rsidR="00473D6E" w:rsidRPr="00473D6E" w:rsidRDefault="00473D6E" w:rsidP="00473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73D6E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SERVICE: Create Business Account </w:t>
            </w:r>
            <w:proofErr w:type="gramStart"/>
            <w:r w:rsidRPr="00473D6E">
              <w:rPr>
                <w:rFonts w:ascii="Calibri" w:hAnsi="Calibri" w:cs="Calibri"/>
                <w:color w:val="000000"/>
                <w:sz w:val="16"/>
                <w:szCs w:val="16"/>
              </w:rPr>
              <w:t>Full Service</w:t>
            </w:r>
            <w:proofErr w:type="gramEnd"/>
            <w:r w:rsidRPr="00473D6E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Integration Testing</w:t>
            </w:r>
          </w:p>
        </w:tc>
        <w:tc>
          <w:tcPr>
            <w:tcW w:w="1559" w:type="dxa"/>
          </w:tcPr>
          <w:p w14:paraId="538DA95E" w14:textId="34462AC7" w:rsidR="00473D6E" w:rsidRPr="00473D6E" w:rsidRDefault="00473D6E" w:rsidP="00473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73D6E">
              <w:rPr>
                <w:rFonts w:ascii="Calibri" w:hAnsi="Calibri" w:cs="Calibri"/>
                <w:color w:val="000000"/>
                <w:sz w:val="16"/>
                <w:szCs w:val="16"/>
              </w:rPr>
              <w:t>Story</w:t>
            </w:r>
          </w:p>
        </w:tc>
        <w:tc>
          <w:tcPr>
            <w:tcW w:w="2268" w:type="dxa"/>
          </w:tcPr>
          <w:p w14:paraId="7CA7573B" w14:textId="7B4AB601" w:rsidR="00473D6E" w:rsidRPr="00473D6E" w:rsidRDefault="00473D6E" w:rsidP="00473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73D6E">
              <w:rPr>
                <w:rFonts w:ascii="Calibri" w:hAnsi="Calibri" w:cs="Calibri"/>
                <w:color w:val="000000"/>
                <w:sz w:val="16"/>
                <w:szCs w:val="16"/>
              </w:rPr>
              <w:t>Ready for Development</w:t>
            </w:r>
          </w:p>
        </w:tc>
        <w:tc>
          <w:tcPr>
            <w:tcW w:w="992" w:type="dxa"/>
            <w:vAlign w:val="center"/>
          </w:tcPr>
          <w:p w14:paraId="3ACA7BB4" w14:textId="77777777" w:rsidR="00473D6E" w:rsidRPr="001810ED" w:rsidRDefault="00473D6E" w:rsidP="00473D6E">
            <w:pPr>
              <w:pStyle w:val="ListParagraph"/>
              <w:numPr>
                <w:ilvl w:val="0"/>
                <w:numId w:val="16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473D6E" w:rsidRPr="00062566" w14:paraId="0CD49DA0" w14:textId="77777777" w:rsidTr="000C4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B4FF2A0" w14:textId="240446CD" w:rsidR="00473D6E" w:rsidRPr="00473D6E" w:rsidRDefault="00473D6E" w:rsidP="00473D6E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73D6E">
              <w:rPr>
                <w:rFonts w:ascii="Calibri" w:hAnsi="Calibri" w:cs="Calibri"/>
                <w:color w:val="000000"/>
                <w:sz w:val="16"/>
                <w:szCs w:val="16"/>
              </w:rPr>
              <w:t>CWBSB-112</w:t>
            </w:r>
          </w:p>
        </w:tc>
        <w:tc>
          <w:tcPr>
            <w:tcW w:w="4820" w:type="dxa"/>
          </w:tcPr>
          <w:p w14:paraId="551BB951" w14:textId="14E7D0B2" w:rsidR="00473D6E" w:rsidRPr="00473D6E" w:rsidRDefault="00473D6E" w:rsidP="00473D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73D6E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SERVICE: Create Applicant Contact Log </w:t>
            </w:r>
            <w:proofErr w:type="gramStart"/>
            <w:r w:rsidRPr="00473D6E">
              <w:rPr>
                <w:rFonts w:ascii="Calibri" w:hAnsi="Calibri" w:cs="Calibri"/>
                <w:color w:val="000000"/>
                <w:sz w:val="16"/>
                <w:szCs w:val="16"/>
              </w:rPr>
              <w:t>Full Service</w:t>
            </w:r>
            <w:proofErr w:type="gramEnd"/>
            <w:r w:rsidRPr="00473D6E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Integration Testing</w:t>
            </w:r>
          </w:p>
        </w:tc>
        <w:tc>
          <w:tcPr>
            <w:tcW w:w="1559" w:type="dxa"/>
          </w:tcPr>
          <w:p w14:paraId="23A1466C" w14:textId="0DE4F5C1" w:rsidR="00473D6E" w:rsidRPr="00473D6E" w:rsidRDefault="00473D6E" w:rsidP="00473D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73D6E">
              <w:rPr>
                <w:rFonts w:ascii="Calibri" w:hAnsi="Calibri" w:cs="Calibri"/>
                <w:color w:val="000000"/>
                <w:sz w:val="16"/>
                <w:szCs w:val="16"/>
              </w:rPr>
              <w:t>Story</w:t>
            </w:r>
          </w:p>
        </w:tc>
        <w:tc>
          <w:tcPr>
            <w:tcW w:w="2268" w:type="dxa"/>
          </w:tcPr>
          <w:p w14:paraId="7D176995" w14:textId="6616B4C8" w:rsidR="00473D6E" w:rsidRPr="00473D6E" w:rsidRDefault="00473D6E" w:rsidP="00473D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73D6E">
              <w:rPr>
                <w:rFonts w:ascii="Calibri" w:hAnsi="Calibri" w:cs="Calibri"/>
                <w:color w:val="000000"/>
                <w:sz w:val="16"/>
                <w:szCs w:val="16"/>
              </w:rPr>
              <w:t>Ready for Development</w:t>
            </w:r>
          </w:p>
        </w:tc>
        <w:tc>
          <w:tcPr>
            <w:tcW w:w="992" w:type="dxa"/>
            <w:vAlign w:val="center"/>
          </w:tcPr>
          <w:p w14:paraId="063A7CDB" w14:textId="77777777" w:rsidR="00473D6E" w:rsidRPr="001810ED" w:rsidRDefault="00473D6E" w:rsidP="00473D6E">
            <w:pPr>
              <w:pStyle w:val="ListParagraph"/>
              <w:numPr>
                <w:ilvl w:val="0"/>
                <w:numId w:val="16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473D6E" w:rsidRPr="00062566" w14:paraId="6DB79C38" w14:textId="77777777" w:rsidTr="000C4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3AFC237" w14:textId="0D2F6530" w:rsidR="00473D6E" w:rsidRPr="00473D6E" w:rsidRDefault="00473D6E" w:rsidP="00473D6E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73D6E">
              <w:rPr>
                <w:rFonts w:ascii="Calibri" w:hAnsi="Calibri" w:cs="Calibri"/>
                <w:color w:val="000000"/>
                <w:sz w:val="16"/>
                <w:szCs w:val="16"/>
              </w:rPr>
              <w:t>CWBSB-113</w:t>
            </w:r>
          </w:p>
        </w:tc>
        <w:tc>
          <w:tcPr>
            <w:tcW w:w="4820" w:type="dxa"/>
          </w:tcPr>
          <w:p w14:paraId="18BA8F93" w14:textId="1B05A148" w:rsidR="00473D6E" w:rsidRPr="00473D6E" w:rsidRDefault="00473D6E" w:rsidP="00473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73D6E">
              <w:rPr>
                <w:rFonts w:ascii="Calibri" w:hAnsi="Calibri" w:cs="Calibri"/>
                <w:color w:val="000000"/>
                <w:sz w:val="16"/>
                <w:szCs w:val="16"/>
              </w:rPr>
              <w:t>NARRATOR: Create Applicant Contact Log Form &amp; Narrative Integration</w:t>
            </w:r>
          </w:p>
        </w:tc>
        <w:tc>
          <w:tcPr>
            <w:tcW w:w="1559" w:type="dxa"/>
          </w:tcPr>
          <w:p w14:paraId="4822BAD7" w14:textId="6FE54F1B" w:rsidR="00473D6E" w:rsidRPr="00473D6E" w:rsidRDefault="00473D6E" w:rsidP="00473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73D6E">
              <w:rPr>
                <w:rFonts w:ascii="Calibri" w:hAnsi="Calibri" w:cs="Calibri"/>
                <w:color w:val="000000"/>
                <w:sz w:val="16"/>
                <w:szCs w:val="16"/>
              </w:rPr>
              <w:t>Story</w:t>
            </w:r>
          </w:p>
        </w:tc>
        <w:tc>
          <w:tcPr>
            <w:tcW w:w="2268" w:type="dxa"/>
          </w:tcPr>
          <w:p w14:paraId="7766AC09" w14:textId="0AE11BD4" w:rsidR="00473D6E" w:rsidRPr="00473D6E" w:rsidRDefault="00473D6E" w:rsidP="00473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73D6E">
              <w:rPr>
                <w:rFonts w:ascii="Calibri" w:hAnsi="Calibri" w:cs="Calibri"/>
                <w:color w:val="000000"/>
                <w:sz w:val="16"/>
                <w:szCs w:val="16"/>
              </w:rPr>
              <w:t>Ready for Development</w:t>
            </w:r>
          </w:p>
        </w:tc>
        <w:tc>
          <w:tcPr>
            <w:tcW w:w="992" w:type="dxa"/>
            <w:vAlign w:val="center"/>
          </w:tcPr>
          <w:p w14:paraId="38E2BE9F" w14:textId="77777777" w:rsidR="00473D6E" w:rsidRPr="001810ED" w:rsidRDefault="00473D6E" w:rsidP="00473D6E">
            <w:pPr>
              <w:pStyle w:val="ListParagraph"/>
              <w:numPr>
                <w:ilvl w:val="0"/>
                <w:numId w:val="16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473D6E" w:rsidRPr="00062566" w14:paraId="2E697244" w14:textId="77777777" w:rsidTr="000C4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40CB0A4" w14:textId="78F5550D" w:rsidR="00473D6E" w:rsidRPr="00473D6E" w:rsidRDefault="00473D6E" w:rsidP="00473D6E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73D6E">
              <w:rPr>
                <w:rFonts w:ascii="Calibri" w:hAnsi="Calibri" w:cs="Calibri"/>
                <w:color w:val="000000"/>
                <w:sz w:val="16"/>
                <w:szCs w:val="16"/>
              </w:rPr>
              <w:t>CWBSB-235</w:t>
            </w:r>
          </w:p>
        </w:tc>
        <w:tc>
          <w:tcPr>
            <w:tcW w:w="4820" w:type="dxa"/>
          </w:tcPr>
          <w:p w14:paraId="15E15507" w14:textId="76CCC709" w:rsidR="00473D6E" w:rsidRPr="00473D6E" w:rsidRDefault="00473D6E" w:rsidP="00473D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73D6E">
              <w:rPr>
                <w:rFonts w:ascii="Calibri" w:hAnsi="Calibri" w:cs="Calibri"/>
                <w:color w:val="000000"/>
                <w:sz w:val="16"/>
                <w:szCs w:val="16"/>
              </w:rPr>
              <w:t>FORM: Build Auth Signer 'Form Error' Page</w:t>
            </w:r>
          </w:p>
        </w:tc>
        <w:tc>
          <w:tcPr>
            <w:tcW w:w="1559" w:type="dxa"/>
          </w:tcPr>
          <w:p w14:paraId="0087B208" w14:textId="28FC9317" w:rsidR="00473D6E" w:rsidRPr="00473D6E" w:rsidRDefault="00473D6E" w:rsidP="00473D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73D6E">
              <w:rPr>
                <w:rFonts w:ascii="Calibri" w:hAnsi="Calibri" w:cs="Calibri"/>
                <w:color w:val="000000"/>
                <w:sz w:val="16"/>
                <w:szCs w:val="16"/>
              </w:rPr>
              <w:t>Story</w:t>
            </w:r>
          </w:p>
        </w:tc>
        <w:tc>
          <w:tcPr>
            <w:tcW w:w="2268" w:type="dxa"/>
          </w:tcPr>
          <w:p w14:paraId="70C59121" w14:textId="7CA3A5B4" w:rsidR="00473D6E" w:rsidRPr="00473D6E" w:rsidRDefault="00473D6E" w:rsidP="00473D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73D6E">
              <w:rPr>
                <w:rFonts w:ascii="Calibri" w:hAnsi="Calibri" w:cs="Calibri"/>
                <w:color w:val="000000"/>
                <w:sz w:val="16"/>
                <w:szCs w:val="16"/>
              </w:rPr>
              <w:t>Ready for Development</w:t>
            </w:r>
          </w:p>
        </w:tc>
        <w:tc>
          <w:tcPr>
            <w:tcW w:w="992" w:type="dxa"/>
            <w:vAlign w:val="center"/>
          </w:tcPr>
          <w:p w14:paraId="665D8FFB" w14:textId="77777777" w:rsidR="00473D6E" w:rsidRPr="001810ED" w:rsidRDefault="00473D6E" w:rsidP="00473D6E">
            <w:pPr>
              <w:pStyle w:val="ListParagraph"/>
              <w:numPr>
                <w:ilvl w:val="0"/>
                <w:numId w:val="16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473D6E" w:rsidRPr="00062566" w14:paraId="1A4BD3D3" w14:textId="77777777" w:rsidTr="000C4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E516BA1" w14:textId="2D18EE1E" w:rsidR="00473D6E" w:rsidRPr="00473D6E" w:rsidRDefault="00473D6E" w:rsidP="00473D6E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73D6E">
              <w:rPr>
                <w:rFonts w:ascii="Calibri" w:hAnsi="Calibri" w:cs="Calibri"/>
                <w:color w:val="000000"/>
                <w:sz w:val="16"/>
                <w:szCs w:val="16"/>
              </w:rPr>
              <w:t>CWBSB-242</w:t>
            </w:r>
          </w:p>
        </w:tc>
        <w:tc>
          <w:tcPr>
            <w:tcW w:w="4820" w:type="dxa"/>
          </w:tcPr>
          <w:p w14:paraId="349AB98F" w14:textId="3073B4F7" w:rsidR="00473D6E" w:rsidRPr="00473D6E" w:rsidRDefault="00473D6E" w:rsidP="00473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73D6E">
              <w:rPr>
                <w:rFonts w:ascii="Calibri" w:hAnsi="Calibri" w:cs="Calibri"/>
                <w:color w:val="000000"/>
                <w:sz w:val="16"/>
                <w:szCs w:val="16"/>
              </w:rPr>
              <w:t>FORM: Build Authorized Signer 'Previously Submitted' Page</w:t>
            </w:r>
          </w:p>
        </w:tc>
        <w:tc>
          <w:tcPr>
            <w:tcW w:w="1559" w:type="dxa"/>
          </w:tcPr>
          <w:p w14:paraId="2ECD7406" w14:textId="61F226D1" w:rsidR="00473D6E" w:rsidRPr="00473D6E" w:rsidRDefault="00473D6E" w:rsidP="00473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73D6E">
              <w:rPr>
                <w:rFonts w:ascii="Calibri" w:hAnsi="Calibri" w:cs="Calibri"/>
                <w:color w:val="000000"/>
                <w:sz w:val="16"/>
                <w:szCs w:val="16"/>
              </w:rPr>
              <w:t>Story</w:t>
            </w:r>
          </w:p>
        </w:tc>
        <w:tc>
          <w:tcPr>
            <w:tcW w:w="2268" w:type="dxa"/>
          </w:tcPr>
          <w:p w14:paraId="1AE8D230" w14:textId="21C81DE2" w:rsidR="00473D6E" w:rsidRPr="00473D6E" w:rsidRDefault="00473D6E" w:rsidP="00473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73D6E">
              <w:rPr>
                <w:rFonts w:ascii="Calibri" w:hAnsi="Calibri" w:cs="Calibri"/>
                <w:color w:val="000000"/>
                <w:sz w:val="16"/>
                <w:szCs w:val="16"/>
              </w:rPr>
              <w:t>Ready for Development</w:t>
            </w:r>
          </w:p>
        </w:tc>
        <w:tc>
          <w:tcPr>
            <w:tcW w:w="992" w:type="dxa"/>
            <w:vAlign w:val="center"/>
          </w:tcPr>
          <w:p w14:paraId="70D44444" w14:textId="77777777" w:rsidR="00473D6E" w:rsidRPr="001810ED" w:rsidRDefault="00473D6E" w:rsidP="00473D6E">
            <w:pPr>
              <w:pStyle w:val="ListParagraph"/>
              <w:numPr>
                <w:ilvl w:val="0"/>
                <w:numId w:val="16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473D6E" w:rsidRPr="00062566" w14:paraId="37AA30D5" w14:textId="77777777" w:rsidTr="000C4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7F114F8" w14:textId="4D0CBB10" w:rsidR="00473D6E" w:rsidRPr="00473D6E" w:rsidRDefault="00473D6E" w:rsidP="00473D6E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73D6E">
              <w:rPr>
                <w:rFonts w:ascii="Calibri" w:hAnsi="Calibri" w:cs="Calibri"/>
                <w:color w:val="000000"/>
                <w:sz w:val="16"/>
                <w:szCs w:val="16"/>
              </w:rPr>
              <w:t>CWBSB-358</w:t>
            </w:r>
          </w:p>
        </w:tc>
        <w:tc>
          <w:tcPr>
            <w:tcW w:w="4820" w:type="dxa"/>
          </w:tcPr>
          <w:p w14:paraId="36BE350D" w14:textId="1F6A9392" w:rsidR="00473D6E" w:rsidRPr="00473D6E" w:rsidRDefault="00473D6E" w:rsidP="00473D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73D6E">
              <w:rPr>
                <w:rFonts w:ascii="Calibri" w:hAnsi="Calibri" w:cs="Calibri"/>
                <w:color w:val="000000"/>
                <w:sz w:val="16"/>
                <w:szCs w:val="16"/>
              </w:rPr>
              <w:t>Send Email to Primary to Resume</w:t>
            </w:r>
          </w:p>
        </w:tc>
        <w:tc>
          <w:tcPr>
            <w:tcW w:w="1559" w:type="dxa"/>
          </w:tcPr>
          <w:p w14:paraId="3A060E16" w14:textId="233256B5" w:rsidR="00473D6E" w:rsidRPr="00473D6E" w:rsidRDefault="00473D6E" w:rsidP="00473D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73D6E">
              <w:rPr>
                <w:rFonts w:ascii="Calibri" w:hAnsi="Calibri" w:cs="Calibri"/>
                <w:color w:val="000000"/>
                <w:sz w:val="16"/>
                <w:szCs w:val="16"/>
              </w:rPr>
              <w:t>Story</w:t>
            </w:r>
          </w:p>
        </w:tc>
        <w:tc>
          <w:tcPr>
            <w:tcW w:w="2268" w:type="dxa"/>
          </w:tcPr>
          <w:p w14:paraId="15573E15" w14:textId="5AE53372" w:rsidR="00473D6E" w:rsidRPr="00473D6E" w:rsidRDefault="00473D6E" w:rsidP="00473D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73D6E">
              <w:rPr>
                <w:rFonts w:ascii="Calibri" w:hAnsi="Calibri" w:cs="Calibri"/>
                <w:color w:val="000000"/>
                <w:sz w:val="16"/>
                <w:szCs w:val="16"/>
              </w:rPr>
              <w:t>Ready for Development</w:t>
            </w:r>
          </w:p>
        </w:tc>
        <w:tc>
          <w:tcPr>
            <w:tcW w:w="992" w:type="dxa"/>
            <w:vAlign w:val="center"/>
          </w:tcPr>
          <w:p w14:paraId="4EF5682C" w14:textId="77777777" w:rsidR="00473D6E" w:rsidRPr="001810ED" w:rsidRDefault="00473D6E" w:rsidP="00473D6E">
            <w:pPr>
              <w:pStyle w:val="ListParagraph"/>
              <w:numPr>
                <w:ilvl w:val="0"/>
                <w:numId w:val="16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473D6E" w:rsidRPr="00062566" w14:paraId="6755EB2F" w14:textId="77777777" w:rsidTr="000C4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72034D9" w14:textId="0931A019" w:rsidR="00473D6E" w:rsidRPr="00473D6E" w:rsidRDefault="00473D6E" w:rsidP="00473D6E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73D6E">
              <w:rPr>
                <w:rFonts w:ascii="Calibri" w:hAnsi="Calibri" w:cs="Calibri"/>
                <w:color w:val="000000"/>
                <w:sz w:val="16"/>
                <w:szCs w:val="16"/>
              </w:rPr>
              <w:t>CWBSB-524</w:t>
            </w:r>
          </w:p>
        </w:tc>
        <w:tc>
          <w:tcPr>
            <w:tcW w:w="4820" w:type="dxa"/>
          </w:tcPr>
          <w:p w14:paraId="499817A9" w14:textId="1C4C478E" w:rsidR="00473D6E" w:rsidRPr="00473D6E" w:rsidRDefault="00473D6E" w:rsidP="00473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73D6E">
              <w:rPr>
                <w:rFonts w:ascii="Calibri" w:hAnsi="Calibri" w:cs="Calibri"/>
                <w:color w:val="000000"/>
                <w:sz w:val="16"/>
                <w:szCs w:val="16"/>
              </w:rPr>
              <w:t>NARRATOR: Business Search 'Get Order' Form &amp; Narrative Integration</w:t>
            </w:r>
          </w:p>
        </w:tc>
        <w:tc>
          <w:tcPr>
            <w:tcW w:w="1559" w:type="dxa"/>
          </w:tcPr>
          <w:p w14:paraId="6AD09C63" w14:textId="0484D3A4" w:rsidR="00473D6E" w:rsidRPr="00473D6E" w:rsidRDefault="00473D6E" w:rsidP="00473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73D6E">
              <w:rPr>
                <w:rFonts w:ascii="Calibri" w:hAnsi="Calibri" w:cs="Calibri"/>
                <w:color w:val="000000"/>
                <w:sz w:val="16"/>
                <w:szCs w:val="16"/>
              </w:rPr>
              <w:t>Story</w:t>
            </w:r>
          </w:p>
        </w:tc>
        <w:tc>
          <w:tcPr>
            <w:tcW w:w="2268" w:type="dxa"/>
          </w:tcPr>
          <w:p w14:paraId="600C74AE" w14:textId="0A25D5E6" w:rsidR="00473D6E" w:rsidRPr="00473D6E" w:rsidRDefault="00473D6E" w:rsidP="00473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73D6E">
              <w:rPr>
                <w:rFonts w:ascii="Calibri" w:hAnsi="Calibri" w:cs="Calibri"/>
                <w:color w:val="000000"/>
                <w:sz w:val="16"/>
                <w:szCs w:val="16"/>
              </w:rPr>
              <w:t>Ready for Development</w:t>
            </w:r>
          </w:p>
        </w:tc>
        <w:tc>
          <w:tcPr>
            <w:tcW w:w="992" w:type="dxa"/>
            <w:vAlign w:val="center"/>
          </w:tcPr>
          <w:p w14:paraId="58E514A5" w14:textId="77777777" w:rsidR="00473D6E" w:rsidRPr="001810ED" w:rsidRDefault="00473D6E" w:rsidP="00473D6E">
            <w:pPr>
              <w:pStyle w:val="ListParagraph"/>
              <w:numPr>
                <w:ilvl w:val="0"/>
                <w:numId w:val="16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C66294" w:rsidRPr="007D0E7E" w14:paraId="4F84EC07" w14:textId="77777777" w:rsidTr="009B4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0BBBB02" w14:textId="77777777" w:rsidR="00C66294" w:rsidRPr="007D0E7E" w:rsidRDefault="00C66294" w:rsidP="009B4561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820" w:type="dxa"/>
          </w:tcPr>
          <w:p w14:paraId="7D021663" w14:textId="77777777" w:rsidR="00C66294" w:rsidRPr="007D0E7E" w:rsidRDefault="00C66294" w:rsidP="009B45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5421CBED" w14:textId="77777777" w:rsidR="00C66294" w:rsidRPr="007D0E7E" w:rsidRDefault="00C66294" w:rsidP="009B45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2268" w:type="dxa"/>
          </w:tcPr>
          <w:p w14:paraId="2F991598" w14:textId="77777777" w:rsidR="00C66294" w:rsidRPr="007D0E7E" w:rsidRDefault="00C66294" w:rsidP="009B45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6"/>
                <w:szCs w:val="16"/>
              </w:rPr>
            </w:pPr>
            <w:r w:rsidRPr="007D0E7E">
              <w:rPr>
                <w:rFonts w:ascii="Calibri" w:hAnsi="Calibri" w:cs="Calibri"/>
                <w:b/>
                <w:sz w:val="16"/>
                <w:szCs w:val="16"/>
              </w:rPr>
              <w:t>TOTAL</w:t>
            </w:r>
          </w:p>
        </w:tc>
        <w:tc>
          <w:tcPr>
            <w:tcW w:w="992" w:type="dxa"/>
          </w:tcPr>
          <w:p w14:paraId="1EDE4189" w14:textId="2E04EFCB" w:rsidR="00C66294" w:rsidRPr="007D0E7E" w:rsidRDefault="00E9530B" w:rsidP="009B45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 xml:space="preserve">    </w:t>
            </w:r>
            <w:r w:rsidR="000A5433">
              <w:rPr>
                <w:rFonts w:ascii="Calibri" w:hAnsi="Calibri" w:cs="Calibri"/>
                <w:b/>
                <w:sz w:val="16"/>
                <w:szCs w:val="16"/>
              </w:rPr>
              <w:t>46</w:t>
            </w:r>
          </w:p>
        </w:tc>
      </w:tr>
    </w:tbl>
    <w:p w14:paraId="395F986B" w14:textId="77777777" w:rsidR="00C66294" w:rsidRDefault="00C66294" w:rsidP="00C66294">
      <w:pPr>
        <w:spacing w:before="0" w:after="0"/>
      </w:pPr>
    </w:p>
    <w:p w14:paraId="23670C7A" w14:textId="20BBF7C3" w:rsidR="00C66294" w:rsidRPr="003B3F1C" w:rsidRDefault="00C66294" w:rsidP="00C66294">
      <w:pPr>
        <w:pStyle w:val="Heading1"/>
        <w:rPr>
          <w:rFonts w:ascii="Calibri" w:hAnsi="Calibri" w:cs="Calibri"/>
          <w:sz w:val="16"/>
          <w:szCs w:val="16"/>
        </w:rPr>
      </w:pPr>
      <w:bookmarkStart w:id="54" w:name="_Toc54708264"/>
      <w:bookmarkStart w:id="55" w:name="_Toc64416759"/>
      <w:r w:rsidRPr="007D0E7E">
        <w:rPr>
          <w:rFonts w:ascii="Calibri" w:hAnsi="Calibri" w:cs="Calibri"/>
          <w:sz w:val="16"/>
          <w:szCs w:val="16"/>
        </w:rPr>
        <w:t>4</w:t>
      </w:r>
      <w:r w:rsidRPr="007D0E7E">
        <w:rPr>
          <w:rFonts w:ascii="Calibri" w:hAnsi="Calibri" w:cs="Calibri"/>
          <w:sz w:val="16"/>
          <w:szCs w:val="16"/>
        </w:rPr>
        <w:tab/>
        <w:t xml:space="preserve">Temenos Dev/QA Defects Fixed within this </w:t>
      </w:r>
      <w:bookmarkEnd w:id="53"/>
      <w:r w:rsidRPr="007D0E7E">
        <w:rPr>
          <w:rFonts w:ascii="Calibri" w:hAnsi="Calibri" w:cs="Calibri"/>
          <w:sz w:val="16"/>
          <w:szCs w:val="16"/>
        </w:rPr>
        <w:t xml:space="preserve">Sprint – Total </w:t>
      </w:r>
      <w:r>
        <w:rPr>
          <w:rFonts w:ascii="Calibri" w:hAnsi="Calibri" w:cs="Calibri"/>
          <w:sz w:val="16"/>
          <w:szCs w:val="16"/>
        </w:rPr>
        <w:t>–</w:t>
      </w:r>
      <w:r w:rsidRPr="007D0E7E">
        <w:rPr>
          <w:rFonts w:ascii="Calibri" w:hAnsi="Calibri" w:cs="Calibri"/>
          <w:sz w:val="16"/>
          <w:szCs w:val="16"/>
        </w:rPr>
        <w:t xml:space="preserve"> </w:t>
      </w:r>
      <w:bookmarkEnd w:id="54"/>
      <w:r w:rsidR="008936BF">
        <w:rPr>
          <w:rFonts w:ascii="Calibri" w:hAnsi="Calibri" w:cs="Calibri"/>
          <w:sz w:val="16"/>
          <w:szCs w:val="16"/>
        </w:rPr>
        <w:t>1</w:t>
      </w:r>
      <w:bookmarkEnd w:id="55"/>
      <w:r w:rsidR="00FA3139">
        <w:rPr>
          <w:rFonts w:ascii="Calibri" w:hAnsi="Calibri" w:cs="Calibri"/>
          <w:sz w:val="16"/>
          <w:szCs w:val="16"/>
        </w:rPr>
        <w:t>4</w:t>
      </w:r>
    </w:p>
    <w:p w14:paraId="4356625C" w14:textId="77777777" w:rsidR="00C66294" w:rsidRPr="007D0E7E" w:rsidRDefault="00C66294" w:rsidP="00C66294">
      <w:pPr>
        <w:rPr>
          <w:rFonts w:ascii="Calibri" w:hAnsi="Calibri" w:cs="Calibri"/>
          <w:sz w:val="16"/>
          <w:szCs w:val="16"/>
        </w:rPr>
      </w:pPr>
      <w:r w:rsidRPr="007D0E7E">
        <w:rPr>
          <w:rFonts w:ascii="Calibri" w:hAnsi="Calibri" w:cs="Calibri"/>
          <w:sz w:val="16"/>
          <w:szCs w:val="16"/>
        </w:rPr>
        <w:t>The following defects have been included in this release as reported by Temenos Dev/QA</w:t>
      </w:r>
    </w:p>
    <w:tbl>
      <w:tblPr>
        <w:tblStyle w:val="PlainTable1"/>
        <w:tblW w:w="10910" w:type="dxa"/>
        <w:tblLook w:val="04A0" w:firstRow="1" w:lastRow="0" w:firstColumn="1" w:lastColumn="0" w:noHBand="0" w:noVBand="1"/>
      </w:tblPr>
      <w:tblGrid>
        <w:gridCol w:w="1102"/>
        <w:gridCol w:w="4705"/>
        <w:gridCol w:w="1134"/>
        <w:gridCol w:w="3119"/>
        <w:gridCol w:w="850"/>
      </w:tblGrid>
      <w:tr w:rsidR="00C66294" w:rsidRPr="007D0E7E" w14:paraId="5E013105" w14:textId="77777777" w:rsidTr="009B45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shd w:val="clear" w:color="auto" w:fill="D6EDF9" w:themeFill="accent2" w:themeFillTint="33"/>
            <w:vAlign w:val="center"/>
          </w:tcPr>
          <w:p w14:paraId="64084C8B" w14:textId="77777777" w:rsidR="00C66294" w:rsidRPr="00483386" w:rsidRDefault="00C66294" w:rsidP="009B4561">
            <w:pPr>
              <w:rPr>
                <w:rFonts w:ascii="Calibri" w:hAnsi="Calibri" w:cs="Calibri"/>
                <w:b w:val="0"/>
                <w:bCs w:val="0"/>
                <w:sz w:val="16"/>
                <w:szCs w:val="16"/>
              </w:rPr>
            </w:pPr>
            <w:r w:rsidRPr="00483386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6"/>
                <w:szCs w:val="16"/>
              </w:rPr>
              <w:t>Bug #</w:t>
            </w:r>
          </w:p>
        </w:tc>
        <w:tc>
          <w:tcPr>
            <w:tcW w:w="4705" w:type="dxa"/>
            <w:shd w:val="clear" w:color="auto" w:fill="D6EDF9" w:themeFill="accent2" w:themeFillTint="33"/>
            <w:vAlign w:val="center"/>
          </w:tcPr>
          <w:p w14:paraId="2D6D6AA1" w14:textId="77777777" w:rsidR="00C66294" w:rsidRPr="007D0E7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D0E7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6"/>
                <w:szCs w:val="16"/>
              </w:rPr>
              <w:t>Description</w:t>
            </w:r>
          </w:p>
        </w:tc>
        <w:tc>
          <w:tcPr>
            <w:tcW w:w="1134" w:type="dxa"/>
            <w:shd w:val="clear" w:color="auto" w:fill="D6EDF9" w:themeFill="accent2" w:themeFillTint="33"/>
            <w:vAlign w:val="center"/>
          </w:tcPr>
          <w:p w14:paraId="59A07F2C" w14:textId="77777777" w:rsidR="00C66294" w:rsidRPr="00C66294" w:rsidRDefault="00C66294" w:rsidP="00C662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6"/>
              </w:rPr>
            </w:pPr>
            <w:bookmarkStart w:id="56" w:name="_Toc47466129"/>
            <w:bookmarkStart w:id="57" w:name="_Toc47510641"/>
            <w:bookmarkStart w:id="58" w:name="_Toc52403004"/>
            <w:bookmarkStart w:id="59" w:name="_Toc52403087"/>
            <w:bookmarkStart w:id="60" w:name="_Toc53407184"/>
            <w:bookmarkStart w:id="61" w:name="_Toc53407859"/>
            <w:bookmarkStart w:id="62" w:name="_Toc53686502"/>
            <w:bookmarkStart w:id="63" w:name="_Toc53687090"/>
            <w:bookmarkStart w:id="64" w:name="_Toc54283067"/>
            <w:bookmarkStart w:id="65" w:name="_Toc54708265"/>
            <w:r w:rsidRPr="00C66294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6"/>
              </w:rPr>
              <w:t>Priority</w:t>
            </w:r>
            <w:bookmarkEnd w:id="56"/>
            <w:bookmarkEnd w:id="57"/>
            <w:bookmarkEnd w:id="58"/>
            <w:bookmarkEnd w:id="59"/>
            <w:bookmarkEnd w:id="60"/>
            <w:bookmarkEnd w:id="61"/>
            <w:bookmarkEnd w:id="62"/>
            <w:bookmarkEnd w:id="63"/>
            <w:bookmarkEnd w:id="64"/>
            <w:bookmarkEnd w:id="65"/>
          </w:p>
        </w:tc>
        <w:tc>
          <w:tcPr>
            <w:tcW w:w="3119" w:type="dxa"/>
            <w:shd w:val="clear" w:color="auto" w:fill="D6EDF9" w:themeFill="accent2" w:themeFillTint="33"/>
            <w:vAlign w:val="center"/>
          </w:tcPr>
          <w:p w14:paraId="7D3BAF45" w14:textId="77777777" w:rsidR="00C66294" w:rsidRPr="007D0E7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D0E7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6"/>
                <w:szCs w:val="16"/>
              </w:rPr>
              <w:t>Outstanding Issues, Comments, Notes</w:t>
            </w:r>
          </w:p>
        </w:tc>
        <w:tc>
          <w:tcPr>
            <w:tcW w:w="850" w:type="dxa"/>
            <w:shd w:val="clear" w:color="auto" w:fill="D6EDF9" w:themeFill="accent2" w:themeFillTint="33"/>
            <w:vAlign w:val="center"/>
          </w:tcPr>
          <w:p w14:paraId="75BFE6AB" w14:textId="77777777" w:rsidR="00C66294" w:rsidRPr="007D0E7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6"/>
                <w:szCs w:val="16"/>
              </w:rPr>
            </w:pPr>
            <w:r w:rsidRPr="007D0E7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6"/>
                <w:szCs w:val="16"/>
              </w:rPr>
              <w:t>N</w:t>
            </w:r>
            <w:r w:rsidRPr="007D0E7E">
              <w:rPr>
                <w:rStyle w:val="BoldBlueLight"/>
                <w:rFonts w:ascii="Calibri" w:hAnsi="Calibri" w:cs="Calibri"/>
                <w:b/>
                <w:color w:val="003E75" w:themeColor="accent1"/>
                <w:sz w:val="16"/>
                <w:szCs w:val="16"/>
              </w:rPr>
              <w:t>umber</w:t>
            </w:r>
          </w:p>
        </w:tc>
      </w:tr>
      <w:tr w:rsidR="00A71B12" w:rsidRPr="007D0E7E" w14:paraId="1215CB09" w14:textId="77777777" w:rsidTr="00C10E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</w:tcPr>
          <w:p w14:paraId="0B7AA9A7" w14:textId="2249641A" w:rsidR="00A71B12" w:rsidRPr="00A71B12" w:rsidRDefault="00A71B12" w:rsidP="00A71B12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t>CWBSB-302</w:t>
            </w:r>
          </w:p>
        </w:tc>
        <w:tc>
          <w:tcPr>
            <w:tcW w:w="4705" w:type="dxa"/>
          </w:tcPr>
          <w:p w14:paraId="7BCB1433" w14:textId="202C0986" w:rsidR="00A71B12" w:rsidRPr="00A71B12" w:rsidRDefault="00A71B12" w:rsidP="00A71B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Expired Message from </w:t>
            </w:r>
            <w:proofErr w:type="spellStart"/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t>reCAPTCHA</w:t>
            </w:r>
            <w:proofErr w:type="spellEnd"/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is cut off</w:t>
            </w:r>
          </w:p>
        </w:tc>
        <w:tc>
          <w:tcPr>
            <w:tcW w:w="1134" w:type="dxa"/>
          </w:tcPr>
          <w:p w14:paraId="38D2F2FF" w14:textId="34ED190F" w:rsidR="00A71B12" w:rsidRPr="00A71B12" w:rsidRDefault="00A71B12" w:rsidP="00A71B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3119" w:type="dxa"/>
          </w:tcPr>
          <w:p w14:paraId="0FC0EDE4" w14:textId="5816A403" w:rsidR="00A71B12" w:rsidRPr="00D61211" w:rsidRDefault="00A71B12" w:rsidP="00A71B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61211">
              <w:rPr>
                <w:rFonts w:ascii="Calibri" w:hAnsi="Calibri" w:cs="Calibri"/>
                <w:color w:val="000000"/>
                <w:sz w:val="16"/>
                <w:szCs w:val="16"/>
              </w:rPr>
              <w:t>Tested by Temenos QA</w:t>
            </w:r>
          </w:p>
        </w:tc>
        <w:tc>
          <w:tcPr>
            <w:tcW w:w="850" w:type="dxa"/>
            <w:vAlign w:val="center"/>
          </w:tcPr>
          <w:p w14:paraId="777301B7" w14:textId="77777777" w:rsidR="00A71B12" w:rsidRPr="00483386" w:rsidRDefault="00A71B12" w:rsidP="00A71B12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6C4203" w:rsidRPr="007D0E7E" w14:paraId="4A6511FA" w14:textId="77777777" w:rsidTr="00C10E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</w:tcPr>
          <w:p w14:paraId="23CCD6B8" w14:textId="64965A93" w:rsidR="006C4203" w:rsidRPr="003C3746" w:rsidRDefault="006C4203" w:rsidP="00A71B12">
            <w:pPr>
              <w:rPr>
                <w:rFonts w:ascii="Calibri" w:hAnsi="Calibri" w:cs="Calibri"/>
                <w:sz w:val="16"/>
                <w:szCs w:val="16"/>
              </w:rPr>
            </w:pPr>
            <w:r w:rsidRPr="003C3746">
              <w:rPr>
                <w:rFonts w:ascii="Calibri" w:hAnsi="Calibri" w:cs="Calibri"/>
                <w:sz w:val="16"/>
                <w:szCs w:val="16"/>
              </w:rPr>
              <w:t>CWBSB-370</w:t>
            </w:r>
          </w:p>
        </w:tc>
        <w:tc>
          <w:tcPr>
            <w:tcW w:w="4705" w:type="dxa"/>
          </w:tcPr>
          <w:p w14:paraId="2A136E18" w14:textId="3B8D96A7" w:rsidR="003C3746" w:rsidRDefault="003C3746" w:rsidP="003C3746">
            <w:pPr>
              <w:spacing w:before="0" w:after="0"/>
              <w:ind w:left="432" w:hanging="4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  <w:shd w:val="clear" w:color="auto" w:fill="FFFFFF"/>
              </w:rPr>
            </w:pPr>
            <w:r w:rsidRPr="003C3746">
              <w:rPr>
                <w:rFonts w:ascii="Calibri" w:hAnsi="Calibri" w:cs="Calibri"/>
                <w:sz w:val="16"/>
                <w:szCs w:val="16"/>
                <w:shd w:val="clear" w:color="auto" w:fill="FFFFFF"/>
              </w:rPr>
              <w:t xml:space="preserve">Get Oops Error Page with HTTP Post Error for a Few Applicant </w:t>
            </w:r>
            <w:proofErr w:type="gramStart"/>
            <w:r w:rsidRPr="003C3746">
              <w:rPr>
                <w:rFonts w:ascii="Calibri" w:hAnsi="Calibri" w:cs="Calibri"/>
                <w:sz w:val="16"/>
                <w:szCs w:val="16"/>
                <w:shd w:val="clear" w:color="auto" w:fill="FFFFFF"/>
              </w:rPr>
              <w:t>Small</w:t>
            </w:r>
            <w:proofErr w:type="gramEnd"/>
          </w:p>
          <w:p w14:paraId="04561781" w14:textId="41D9501F" w:rsidR="006C4203" w:rsidRPr="003C3746" w:rsidRDefault="003C3746" w:rsidP="003C374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3C3746">
              <w:rPr>
                <w:rFonts w:ascii="Calibri" w:hAnsi="Calibri" w:cs="Calibri"/>
                <w:sz w:val="16"/>
                <w:szCs w:val="16"/>
                <w:shd w:val="clear" w:color="auto" w:fill="FFFFFF"/>
              </w:rPr>
              <w:t>Biz Application Tracking 9QS8WM7 &amp; BWMMXSV</w:t>
            </w:r>
          </w:p>
        </w:tc>
        <w:tc>
          <w:tcPr>
            <w:tcW w:w="1134" w:type="dxa"/>
          </w:tcPr>
          <w:p w14:paraId="75D06E5A" w14:textId="5C744FEF" w:rsidR="006C4203" w:rsidRPr="00A71B12" w:rsidRDefault="003C3746" w:rsidP="00A71B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3119" w:type="dxa"/>
          </w:tcPr>
          <w:p w14:paraId="58265F44" w14:textId="66A9BD64" w:rsidR="006C4203" w:rsidRPr="00D61211" w:rsidRDefault="003C3746" w:rsidP="00A71B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61211">
              <w:rPr>
                <w:rFonts w:ascii="Calibri" w:hAnsi="Calibri" w:cs="Calibri"/>
                <w:color w:val="000000"/>
                <w:sz w:val="16"/>
                <w:szCs w:val="16"/>
              </w:rPr>
              <w:t>Tested by Temenos QA</w:t>
            </w:r>
          </w:p>
        </w:tc>
        <w:tc>
          <w:tcPr>
            <w:tcW w:w="850" w:type="dxa"/>
            <w:vAlign w:val="center"/>
          </w:tcPr>
          <w:p w14:paraId="5321952F" w14:textId="77777777" w:rsidR="006C4203" w:rsidRPr="00483386" w:rsidRDefault="006C4203" w:rsidP="00A71B12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A71B12" w:rsidRPr="007D0E7E" w14:paraId="229CE73A" w14:textId="77777777" w:rsidTr="00C10E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</w:tcPr>
          <w:p w14:paraId="6EC2733E" w14:textId="54BD5155" w:rsidR="00A71B12" w:rsidRPr="00A71B12" w:rsidRDefault="00A71B12" w:rsidP="00A71B12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t>CWBSB-387</w:t>
            </w:r>
          </w:p>
        </w:tc>
        <w:tc>
          <w:tcPr>
            <w:tcW w:w="4705" w:type="dxa"/>
          </w:tcPr>
          <w:p w14:paraId="34CBF6FA" w14:textId="7F8214F9" w:rsidR="00A71B12" w:rsidRPr="00A71B12" w:rsidRDefault="00A71B12" w:rsidP="00A71B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t>Name &amp; Address Page: Manual Address - Issues with Validation Alignment</w:t>
            </w:r>
          </w:p>
        </w:tc>
        <w:tc>
          <w:tcPr>
            <w:tcW w:w="1134" w:type="dxa"/>
          </w:tcPr>
          <w:p w14:paraId="0FCEAC91" w14:textId="6AAEA3AB" w:rsidR="00A71B12" w:rsidRPr="00A71B12" w:rsidRDefault="00A71B12" w:rsidP="00A71B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3119" w:type="dxa"/>
          </w:tcPr>
          <w:p w14:paraId="06BEDEB1" w14:textId="77777777" w:rsidR="00A71B12" w:rsidRPr="00D61211" w:rsidRDefault="00A71B12" w:rsidP="00A71B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61211">
              <w:rPr>
                <w:rFonts w:ascii="Calibri" w:hAnsi="Calibri" w:cs="Calibri"/>
                <w:color w:val="000000"/>
                <w:sz w:val="16"/>
                <w:szCs w:val="16"/>
              </w:rPr>
              <w:t>Tested by Temenos QA</w:t>
            </w:r>
          </w:p>
        </w:tc>
        <w:tc>
          <w:tcPr>
            <w:tcW w:w="850" w:type="dxa"/>
            <w:vAlign w:val="center"/>
          </w:tcPr>
          <w:p w14:paraId="6371DFA0" w14:textId="77777777" w:rsidR="00A71B12" w:rsidRPr="00483386" w:rsidRDefault="00A71B12" w:rsidP="00A71B12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A71B12" w:rsidRPr="007D0E7E" w14:paraId="4795A22E" w14:textId="77777777" w:rsidTr="00C10E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</w:tcPr>
          <w:p w14:paraId="785F5756" w14:textId="06106AB2" w:rsidR="00A71B12" w:rsidRPr="00A71B12" w:rsidRDefault="00A71B12" w:rsidP="00A71B12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t>CWBSB-440</w:t>
            </w:r>
          </w:p>
        </w:tc>
        <w:tc>
          <w:tcPr>
            <w:tcW w:w="4705" w:type="dxa"/>
          </w:tcPr>
          <w:p w14:paraId="7CA67214" w14:textId="72F83AB7" w:rsidR="00A71B12" w:rsidRPr="00A71B12" w:rsidRDefault="00A71B12" w:rsidP="00A71B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t>Industry Sub Sector &amp; Industry fields - List of options do not clear out/reset, if user changes Industry Sector</w:t>
            </w:r>
          </w:p>
        </w:tc>
        <w:tc>
          <w:tcPr>
            <w:tcW w:w="1134" w:type="dxa"/>
          </w:tcPr>
          <w:p w14:paraId="18736294" w14:textId="014B08DB" w:rsidR="00A71B12" w:rsidRPr="00A71B12" w:rsidRDefault="00A71B12" w:rsidP="00A71B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3119" w:type="dxa"/>
          </w:tcPr>
          <w:p w14:paraId="1D997E3E" w14:textId="77777777" w:rsidR="00A71B12" w:rsidRPr="00D61211" w:rsidRDefault="00A71B12" w:rsidP="00A71B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61211">
              <w:rPr>
                <w:rFonts w:ascii="Calibri" w:hAnsi="Calibri" w:cs="Calibri"/>
                <w:color w:val="000000"/>
                <w:sz w:val="16"/>
                <w:szCs w:val="16"/>
              </w:rPr>
              <w:t>Tested by Temenos QA</w:t>
            </w:r>
          </w:p>
        </w:tc>
        <w:tc>
          <w:tcPr>
            <w:tcW w:w="850" w:type="dxa"/>
            <w:vAlign w:val="center"/>
          </w:tcPr>
          <w:p w14:paraId="248CC606" w14:textId="77777777" w:rsidR="00A71B12" w:rsidRPr="00483386" w:rsidRDefault="00A71B12" w:rsidP="00A71B12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A71B12" w:rsidRPr="007D0E7E" w14:paraId="112C5244" w14:textId="77777777" w:rsidTr="00C10E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</w:tcPr>
          <w:p w14:paraId="527B9BEC" w14:textId="63D465F4" w:rsidR="00A71B12" w:rsidRPr="00A71B12" w:rsidRDefault="00A71B12" w:rsidP="00A71B12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t>CWBSB-441</w:t>
            </w:r>
          </w:p>
        </w:tc>
        <w:tc>
          <w:tcPr>
            <w:tcW w:w="4705" w:type="dxa"/>
          </w:tcPr>
          <w:p w14:paraId="6B198513" w14:textId="4AA25A09" w:rsidR="00A71B12" w:rsidRPr="00A71B12" w:rsidRDefault="00A71B12" w:rsidP="00A71B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t>Authorized Signer Save Business Application Pag</w:t>
            </w:r>
            <w:r w:rsidR="008936BF">
              <w:rPr>
                <w:rFonts w:ascii="Calibri" w:hAnsi="Calibri" w:cs="Calibri"/>
                <w:color w:val="000000"/>
                <w:sz w:val="16"/>
                <w:szCs w:val="16"/>
              </w:rPr>
              <w:t>e</w:t>
            </w:r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- Text alignment issue</w:t>
            </w:r>
          </w:p>
        </w:tc>
        <w:tc>
          <w:tcPr>
            <w:tcW w:w="1134" w:type="dxa"/>
          </w:tcPr>
          <w:p w14:paraId="4D1309A9" w14:textId="1D07255E" w:rsidR="00A71B12" w:rsidRPr="00A71B12" w:rsidRDefault="00A71B12" w:rsidP="00A71B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3119" w:type="dxa"/>
          </w:tcPr>
          <w:p w14:paraId="6E6677A0" w14:textId="77777777" w:rsidR="00A71B12" w:rsidRPr="00D61211" w:rsidRDefault="00A71B12" w:rsidP="00A71B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61211">
              <w:rPr>
                <w:rFonts w:ascii="Calibri" w:hAnsi="Calibri" w:cs="Calibri"/>
                <w:color w:val="000000"/>
                <w:sz w:val="16"/>
                <w:szCs w:val="16"/>
              </w:rPr>
              <w:t>Tested by Temenos QA</w:t>
            </w:r>
          </w:p>
        </w:tc>
        <w:tc>
          <w:tcPr>
            <w:tcW w:w="850" w:type="dxa"/>
            <w:vAlign w:val="center"/>
          </w:tcPr>
          <w:p w14:paraId="6C083028" w14:textId="77777777" w:rsidR="00A71B12" w:rsidRPr="00483386" w:rsidRDefault="00A71B12" w:rsidP="00A71B12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A71B12" w:rsidRPr="007D0E7E" w14:paraId="67004CB9" w14:textId="77777777" w:rsidTr="00C10E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</w:tcPr>
          <w:p w14:paraId="6C5CA52F" w14:textId="7BFC9349" w:rsidR="00A71B12" w:rsidRPr="00A71B12" w:rsidRDefault="00A71B12" w:rsidP="00A71B12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>CWBSB-442</w:t>
            </w:r>
          </w:p>
        </w:tc>
        <w:tc>
          <w:tcPr>
            <w:tcW w:w="4705" w:type="dxa"/>
          </w:tcPr>
          <w:p w14:paraId="3939FBE7" w14:textId="602F9851" w:rsidR="00A71B12" w:rsidRPr="00A71B12" w:rsidRDefault="00A71B12" w:rsidP="00A71B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t>Authorized Signer Entry Page - Incorrect word in validation message</w:t>
            </w:r>
          </w:p>
        </w:tc>
        <w:tc>
          <w:tcPr>
            <w:tcW w:w="1134" w:type="dxa"/>
          </w:tcPr>
          <w:p w14:paraId="0081A244" w14:textId="1C54BEC3" w:rsidR="00A71B12" w:rsidRPr="00A71B12" w:rsidRDefault="00A71B12" w:rsidP="00A71B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3119" w:type="dxa"/>
          </w:tcPr>
          <w:p w14:paraId="083AB9E9" w14:textId="77777777" w:rsidR="00A71B12" w:rsidRPr="00D61211" w:rsidRDefault="00A71B12" w:rsidP="00A71B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61211">
              <w:rPr>
                <w:rFonts w:ascii="Calibri" w:hAnsi="Calibri" w:cs="Calibri"/>
                <w:color w:val="000000"/>
                <w:sz w:val="16"/>
                <w:szCs w:val="16"/>
              </w:rPr>
              <w:t>Tested by Temenos QA</w:t>
            </w:r>
          </w:p>
        </w:tc>
        <w:tc>
          <w:tcPr>
            <w:tcW w:w="850" w:type="dxa"/>
            <w:vAlign w:val="center"/>
          </w:tcPr>
          <w:p w14:paraId="4FFAE3C1" w14:textId="77777777" w:rsidR="00A71B12" w:rsidRPr="00483386" w:rsidRDefault="00A71B12" w:rsidP="00A71B12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A71B12" w:rsidRPr="007D0E7E" w14:paraId="1782FB15" w14:textId="77777777" w:rsidTr="00C10E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</w:tcPr>
          <w:p w14:paraId="118C430E" w14:textId="689E0E5A" w:rsidR="00A71B12" w:rsidRPr="00A71B12" w:rsidRDefault="00A71B12" w:rsidP="00A71B12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t>CWBSB-444</w:t>
            </w:r>
          </w:p>
        </w:tc>
        <w:tc>
          <w:tcPr>
            <w:tcW w:w="4705" w:type="dxa"/>
          </w:tcPr>
          <w:p w14:paraId="4CF52E80" w14:textId="37F17FF5" w:rsidR="00A71B12" w:rsidRPr="00A71B12" w:rsidRDefault="00A71B12" w:rsidP="00A71B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t>Home Address &amp; Previous Home Address - Returning PO box Results (Incorrect)</w:t>
            </w:r>
          </w:p>
        </w:tc>
        <w:tc>
          <w:tcPr>
            <w:tcW w:w="1134" w:type="dxa"/>
          </w:tcPr>
          <w:p w14:paraId="7505CA1A" w14:textId="445B9164" w:rsidR="00A71B12" w:rsidRPr="00A71B12" w:rsidRDefault="00A71B12" w:rsidP="00A71B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3119" w:type="dxa"/>
          </w:tcPr>
          <w:p w14:paraId="7A272CF8" w14:textId="77777777" w:rsidR="00A71B12" w:rsidRPr="00D61211" w:rsidRDefault="00A71B12" w:rsidP="00A71B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61211">
              <w:rPr>
                <w:rFonts w:ascii="Calibri" w:hAnsi="Calibri" w:cs="Calibri"/>
                <w:color w:val="000000"/>
                <w:sz w:val="16"/>
                <w:szCs w:val="16"/>
              </w:rPr>
              <w:t>Tested by Temenos QA</w:t>
            </w:r>
          </w:p>
        </w:tc>
        <w:tc>
          <w:tcPr>
            <w:tcW w:w="850" w:type="dxa"/>
            <w:vAlign w:val="center"/>
          </w:tcPr>
          <w:p w14:paraId="4BF52B17" w14:textId="77777777" w:rsidR="00A71B12" w:rsidRPr="00483386" w:rsidRDefault="00A71B12" w:rsidP="00A71B12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A71B12" w:rsidRPr="007D0E7E" w14:paraId="4CDDCC60" w14:textId="77777777" w:rsidTr="00C10E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</w:tcPr>
          <w:p w14:paraId="16E7136C" w14:textId="0249F1C8" w:rsidR="00A71B12" w:rsidRPr="00A71B12" w:rsidRDefault="00A71B12" w:rsidP="00A71B12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t>CWBSB-445</w:t>
            </w:r>
          </w:p>
        </w:tc>
        <w:tc>
          <w:tcPr>
            <w:tcW w:w="4705" w:type="dxa"/>
          </w:tcPr>
          <w:p w14:paraId="39E0D1F4" w14:textId="035D24C7" w:rsidR="00A71B12" w:rsidRPr="00A71B12" w:rsidRDefault="00A71B12" w:rsidP="00A71B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t>Able to Advance to Next Page when Cannot Read ID Scan image</w:t>
            </w:r>
          </w:p>
        </w:tc>
        <w:tc>
          <w:tcPr>
            <w:tcW w:w="1134" w:type="dxa"/>
          </w:tcPr>
          <w:p w14:paraId="00E34E91" w14:textId="089B74AE" w:rsidR="00A71B12" w:rsidRPr="00A71B12" w:rsidRDefault="00A71B12" w:rsidP="00A71B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3119" w:type="dxa"/>
          </w:tcPr>
          <w:p w14:paraId="2B49CABF" w14:textId="77777777" w:rsidR="00A71B12" w:rsidRPr="00D61211" w:rsidRDefault="00A71B12" w:rsidP="00A71B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61211">
              <w:rPr>
                <w:rFonts w:ascii="Calibri" w:hAnsi="Calibri" w:cs="Calibri"/>
                <w:color w:val="000000"/>
                <w:sz w:val="16"/>
                <w:szCs w:val="16"/>
              </w:rPr>
              <w:t>Tested by Temenos QA</w:t>
            </w:r>
          </w:p>
        </w:tc>
        <w:tc>
          <w:tcPr>
            <w:tcW w:w="850" w:type="dxa"/>
            <w:vAlign w:val="center"/>
          </w:tcPr>
          <w:p w14:paraId="48F3D276" w14:textId="77777777" w:rsidR="00A71B12" w:rsidRPr="00483386" w:rsidRDefault="00A71B12" w:rsidP="00A71B12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A71B12" w:rsidRPr="007D0E7E" w14:paraId="23DEB087" w14:textId="77777777" w:rsidTr="00C10E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</w:tcPr>
          <w:p w14:paraId="73F65663" w14:textId="0BCDFABA" w:rsidR="00A71B12" w:rsidRPr="00A71B12" w:rsidRDefault="00A71B12" w:rsidP="00A71B12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t>CWBSB-446</w:t>
            </w:r>
          </w:p>
        </w:tc>
        <w:tc>
          <w:tcPr>
            <w:tcW w:w="4705" w:type="dxa"/>
          </w:tcPr>
          <w:p w14:paraId="4C5D1A29" w14:textId="46C6AF0C" w:rsidR="00A71B12" w:rsidRPr="00A71B12" w:rsidRDefault="00A71B12" w:rsidP="00A71B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t>Authorized Signer Decline Business Application Page - Text alignment issue</w:t>
            </w:r>
          </w:p>
        </w:tc>
        <w:tc>
          <w:tcPr>
            <w:tcW w:w="1134" w:type="dxa"/>
          </w:tcPr>
          <w:p w14:paraId="2AC17D06" w14:textId="4BC37A13" w:rsidR="00A71B12" w:rsidRPr="00A71B12" w:rsidRDefault="00A71B12" w:rsidP="00A71B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3119" w:type="dxa"/>
          </w:tcPr>
          <w:p w14:paraId="5BE618C2" w14:textId="77777777" w:rsidR="00A71B12" w:rsidRPr="00D61211" w:rsidRDefault="00A71B12" w:rsidP="00A71B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61211">
              <w:rPr>
                <w:rFonts w:ascii="Calibri" w:hAnsi="Calibri" w:cs="Calibri"/>
                <w:color w:val="000000"/>
                <w:sz w:val="16"/>
                <w:szCs w:val="16"/>
              </w:rPr>
              <w:t>Tested by Temenos QA</w:t>
            </w:r>
          </w:p>
        </w:tc>
        <w:tc>
          <w:tcPr>
            <w:tcW w:w="850" w:type="dxa"/>
            <w:vAlign w:val="center"/>
          </w:tcPr>
          <w:p w14:paraId="2550B28E" w14:textId="77777777" w:rsidR="00A71B12" w:rsidRPr="00483386" w:rsidRDefault="00A71B12" w:rsidP="00A71B12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A71B12" w:rsidRPr="007D0E7E" w14:paraId="2364FE71" w14:textId="77777777" w:rsidTr="00C10E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</w:tcPr>
          <w:p w14:paraId="3126F4B3" w14:textId="3777B6DD" w:rsidR="00A71B12" w:rsidRPr="00A71B12" w:rsidRDefault="00A71B12" w:rsidP="00A71B12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t>CWBSB-447</w:t>
            </w:r>
          </w:p>
        </w:tc>
        <w:tc>
          <w:tcPr>
            <w:tcW w:w="4705" w:type="dxa"/>
          </w:tcPr>
          <w:p w14:paraId="3E863FB5" w14:textId="6F2BC076" w:rsidR="00A71B12" w:rsidRPr="00A71B12" w:rsidRDefault="00A71B12" w:rsidP="00A71B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t>UX - Authorized Signer Form - Inline Help Icons needs to be Dark Teal</w:t>
            </w:r>
          </w:p>
        </w:tc>
        <w:tc>
          <w:tcPr>
            <w:tcW w:w="1134" w:type="dxa"/>
          </w:tcPr>
          <w:p w14:paraId="3F46E3F0" w14:textId="19E6A6E7" w:rsidR="00A71B12" w:rsidRPr="00A71B12" w:rsidRDefault="00A71B12" w:rsidP="00A71B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3119" w:type="dxa"/>
          </w:tcPr>
          <w:p w14:paraId="1DA33838" w14:textId="77777777" w:rsidR="00A71B12" w:rsidRPr="00EC57F1" w:rsidRDefault="00A71B12" w:rsidP="00A71B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6"/>
                <w:szCs w:val="16"/>
              </w:rPr>
            </w:pPr>
            <w:r w:rsidRPr="00D61211">
              <w:rPr>
                <w:rFonts w:ascii="Calibri" w:hAnsi="Calibri" w:cs="Calibri"/>
                <w:color w:val="000000"/>
                <w:sz w:val="16"/>
                <w:szCs w:val="16"/>
              </w:rPr>
              <w:t>Tested by Temenos QA</w:t>
            </w:r>
          </w:p>
        </w:tc>
        <w:tc>
          <w:tcPr>
            <w:tcW w:w="850" w:type="dxa"/>
            <w:vAlign w:val="center"/>
          </w:tcPr>
          <w:p w14:paraId="19B08181" w14:textId="77777777" w:rsidR="00A71B12" w:rsidRPr="00483386" w:rsidRDefault="00A71B12" w:rsidP="00A71B12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A71B12" w:rsidRPr="007D0E7E" w14:paraId="255E917D" w14:textId="77777777" w:rsidTr="00C10E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</w:tcPr>
          <w:p w14:paraId="748200F3" w14:textId="1BBBECA0" w:rsidR="00A71B12" w:rsidRPr="00A71B12" w:rsidRDefault="00A71B12" w:rsidP="00A71B12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t>CWBSB-476</w:t>
            </w:r>
          </w:p>
        </w:tc>
        <w:tc>
          <w:tcPr>
            <w:tcW w:w="4705" w:type="dxa"/>
          </w:tcPr>
          <w:p w14:paraId="3A6B6A8E" w14:textId="0120C84B" w:rsidR="00A71B12" w:rsidRPr="00A71B12" w:rsidRDefault="00A71B12" w:rsidP="00A71B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Oops Error Page Text incorrect size </w:t>
            </w:r>
          </w:p>
        </w:tc>
        <w:tc>
          <w:tcPr>
            <w:tcW w:w="1134" w:type="dxa"/>
          </w:tcPr>
          <w:p w14:paraId="45E3A23A" w14:textId="7B40689E" w:rsidR="00A71B12" w:rsidRPr="00A71B12" w:rsidRDefault="00A71B12" w:rsidP="00A71B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3119" w:type="dxa"/>
          </w:tcPr>
          <w:p w14:paraId="48D36057" w14:textId="77777777" w:rsidR="00A71B12" w:rsidRPr="00D61211" w:rsidRDefault="00A71B12" w:rsidP="00A71B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61211">
              <w:rPr>
                <w:rFonts w:ascii="Calibri" w:hAnsi="Calibri" w:cs="Calibri"/>
                <w:color w:val="000000"/>
                <w:sz w:val="16"/>
                <w:szCs w:val="16"/>
              </w:rPr>
              <w:t>Tested by Temenos QA</w:t>
            </w:r>
          </w:p>
        </w:tc>
        <w:tc>
          <w:tcPr>
            <w:tcW w:w="850" w:type="dxa"/>
            <w:vAlign w:val="center"/>
          </w:tcPr>
          <w:p w14:paraId="7023B834" w14:textId="77777777" w:rsidR="00A71B12" w:rsidRPr="00483386" w:rsidRDefault="00A71B12" w:rsidP="00A71B12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A71B12" w:rsidRPr="007D0E7E" w14:paraId="555B4704" w14:textId="77777777" w:rsidTr="00C10E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</w:tcPr>
          <w:p w14:paraId="0EDF82F4" w14:textId="4F303F42" w:rsidR="00A71B12" w:rsidRPr="00A71B12" w:rsidRDefault="00A71B12" w:rsidP="00A71B12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t>CWBSB-477</w:t>
            </w:r>
          </w:p>
        </w:tc>
        <w:tc>
          <w:tcPr>
            <w:tcW w:w="4705" w:type="dxa"/>
          </w:tcPr>
          <w:p w14:paraId="2FAF786C" w14:textId="207C511B" w:rsidR="00A71B12" w:rsidRPr="00A71B12" w:rsidRDefault="00A71B12" w:rsidP="00A71B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t>Verify Mobile page - Time Out and Access again via the Email invite - Title is Mess up</w:t>
            </w:r>
          </w:p>
        </w:tc>
        <w:tc>
          <w:tcPr>
            <w:tcW w:w="1134" w:type="dxa"/>
          </w:tcPr>
          <w:p w14:paraId="79ABA065" w14:textId="5202F7C3" w:rsidR="00A71B12" w:rsidRPr="00A71B12" w:rsidRDefault="00A71B12" w:rsidP="00A71B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3119" w:type="dxa"/>
          </w:tcPr>
          <w:p w14:paraId="483548BD" w14:textId="45797927" w:rsidR="00A71B12" w:rsidRPr="00D61211" w:rsidRDefault="00A71B12" w:rsidP="00A71B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61211">
              <w:rPr>
                <w:rFonts w:ascii="Calibri" w:hAnsi="Calibri" w:cs="Calibri"/>
                <w:color w:val="000000"/>
                <w:sz w:val="16"/>
                <w:szCs w:val="16"/>
              </w:rPr>
              <w:t>Tested by Temenos QA</w:t>
            </w:r>
          </w:p>
        </w:tc>
        <w:tc>
          <w:tcPr>
            <w:tcW w:w="850" w:type="dxa"/>
            <w:vAlign w:val="center"/>
          </w:tcPr>
          <w:p w14:paraId="3F3452DA" w14:textId="77777777" w:rsidR="00A71B12" w:rsidRPr="00483386" w:rsidRDefault="00A71B12" w:rsidP="00A71B12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A71B12" w:rsidRPr="007D0E7E" w14:paraId="7BF5BF98" w14:textId="77777777" w:rsidTr="00C10E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</w:tcPr>
          <w:p w14:paraId="29C04BC8" w14:textId="288A74AE" w:rsidR="00A71B12" w:rsidRPr="00A71B12" w:rsidRDefault="00A71B12" w:rsidP="00A71B12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t>CWBSB-479</w:t>
            </w:r>
          </w:p>
        </w:tc>
        <w:tc>
          <w:tcPr>
            <w:tcW w:w="4705" w:type="dxa"/>
          </w:tcPr>
          <w:p w14:paraId="5127FDA3" w14:textId="7C8371D7" w:rsidR="00A71B12" w:rsidRPr="00A71B12" w:rsidRDefault="00A71B12" w:rsidP="00A71B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t>Manual IDV Confirmation Modal - defaulted to " Yes, I'm sure"</w:t>
            </w:r>
          </w:p>
        </w:tc>
        <w:tc>
          <w:tcPr>
            <w:tcW w:w="1134" w:type="dxa"/>
          </w:tcPr>
          <w:p w14:paraId="063A4915" w14:textId="17CFC69B" w:rsidR="00A71B12" w:rsidRPr="00A71B12" w:rsidRDefault="00A71B12" w:rsidP="00A71B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3119" w:type="dxa"/>
          </w:tcPr>
          <w:p w14:paraId="05126F91" w14:textId="6029B445" w:rsidR="00A71B12" w:rsidRPr="00D61211" w:rsidRDefault="00A71B12" w:rsidP="00A71B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61211">
              <w:rPr>
                <w:rFonts w:ascii="Calibri" w:hAnsi="Calibri" w:cs="Calibri"/>
                <w:color w:val="000000"/>
                <w:sz w:val="16"/>
                <w:szCs w:val="16"/>
              </w:rPr>
              <w:t>Tested by Temenos QA</w:t>
            </w:r>
          </w:p>
        </w:tc>
        <w:tc>
          <w:tcPr>
            <w:tcW w:w="850" w:type="dxa"/>
            <w:vAlign w:val="center"/>
          </w:tcPr>
          <w:p w14:paraId="2F4EC559" w14:textId="77777777" w:rsidR="00A71B12" w:rsidRPr="00483386" w:rsidRDefault="00A71B12" w:rsidP="00A71B12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A71B12" w:rsidRPr="007D0E7E" w14:paraId="4D8FB9D1" w14:textId="77777777" w:rsidTr="00C10E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</w:tcPr>
          <w:p w14:paraId="1DC42960" w14:textId="5022758E" w:rsidR="00A71B12" w:rsidRPr="00A71B12" w:rsidRDefault="00A71B12" w:rsidP="00A71B12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t>CWBSB-500</w:t>
            </w:r>
          </w:p>
        </w:tc>
        <w:tc>
          <w:tcPr>
            <w:tcW w:w="4705" w:type="dxa"/>
          </w:tcPr>
          <w:p w14:paraId="097404CC" w14:textId="2D062AB6" w:rsidR="00A71B12" w:rsidRPr="00A71B12" w:rsidRDefault="00A71B12" w:rsidP="00A71B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t>Landing page button is incorrect colour</w:t>
            </w:r>
          </w:p>
        </w:tc>
        <w:tc>
          <w:tcPr>
            <w:tcW w:w="1134" w:type="dxa"/>
          </w:tcPr>
          <w:p w14:paraId="42E8AD12" w14:textId="21769480" w:rsidR="00A71B12" w:rsidRPr="00A71B12" w:rsidRDefault="00A71B12" w:rsidP="00A71B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71B12">
              <w:rPr>
                <w:rFonts w:ascii="Calibri" w:hAnsi="Calibri" w:cs="Calibri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3119" w:type="dxa"/>
          </w:tcPr>
          <w:p w14:paraId="734476C2" w14:textId="3AF59282" w:rsidR="00A71B12" w:rsidRPr="00D61211" w:rsidRDefault="00A71B12" w:rsidP="00A71B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61211">
              <w:rPr>
                <w:rFonts w:ascii="Calibri" w:hAnsi="Calibri" w:cs="Calibri"/>
                <w:color w:val="000000"/>
                <w:sz w:val="16"/>
                <w:szCs w:val="16"/>
              </w:rPr>
              <w:t>Tested by Temenos QA</w:t>
            </w:r>
          </w:p>
        </w:tc>
        <w:tc>
          <w:tcPr>
            <w:tcW w:w="850" w:type="dxa"/>
            <w:vAlign w:val="center"/>
          </w:tcPr>
          <w:p w14:paraId="248CEDE9" w14:textId="77777777" w:rsidR="00A71B12" w:rsidRPr="00483386" w:rsidRDefault="00A71B12" w:rsidP="00A71B12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C10EC7" w:rsidRPr="007D0E7E" w14:paraId="5CD28F74" w14:textId="77777777" w:rsidTr="009B4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</w:tcPr>
          <w:p w14:paraId="2DA34700" w14:textId="77777777" w:rsidR="00C10EC7" w:rsidRPr="007D0E7E" w:rsidRDefault="00C10EC7" w:rsidP="00C10EC7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705" w:type="dxa"/>
          </w:tcPr>
          <w:p w14:paraId="6BE7946D" w14:textId="77777777" w:rsidR="00C10EC7" w:rsidRPr="007D0E7E" w:rsidRDefault="00C10EC7" w:rsidP="00C10E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E361A1A" w14:textId="77777777" w:rsidR="00C10EC7" w:rsidRPr="007D0E7E" w:rsidRDefault="00C10EC7" w:rsidP="00C10E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3119" w:type="dxa"/>
          </w:tcPr>
          <w:p w14:paraId="6C941EB3" w14:textId="77777777" w:rsidR="00C10EC7" w:rsidRPr="007D0E7E" w:rsidRDefault="00C10EC7" w:rsidP="00C10E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6"/>
                <w:szCs w:val="16"/>
              </w:rPr>
            </w:pPr>
            <w:r w:rsidRPr="007D0E7E">
              <w:rPr>
                <w:rFonts w:ascii="Calibri" w:hAnsi="Calibri" w:cs="Calibri"/>
                <w:b/>
                <w:sz w:val="16"/>
                <w:szCs w:val="16"/>
              </w:rPr>
              <w:t>TOTAL</w:t>
            </w:r>
          </w:p>
        </w:tc>
        <w:tc>
          <w:tcPr>
            <w:tcW w:w="850" w:type="dxa"/>
          </w:tcPr>
          <w:p w14:paraId="096AAF45" w14:textId="766CC1F5" w:rsidR="00C10EC7" w:rsidRPr="007D0E7E" w:rsidRDefault="00C73060" w:rsidP="00C10E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 xml:space="preserve">          </w:t>
            </w:r>
            <w:r w:rsidR="00A71B12">
              <w:rPr>
                <w:rFonts w:ascii="Calibri" w:hAnsi="Calibri" w:cs="Calibri"/>
                <w:b/>
                <w:sz w:val="16"/>
                <w:szCs w:val="16"/>
              </w:rPr>
              <w:t>1</w:t>
            </w:r>
            <w:r w:rsidR="00FA3139">
              <w:rPr>
                <w:rFonts w:ascii="Calibri" w:hAnsi="Calibri" w:cs="Calibri"/>
                <w:b/>
                <w:sz w:val="16"/>
                <w:szCs w:val="16"/>
              </w:rPr>
              <w:t>4</w:t>
            </w:r>
          </w:p>
        </w:tc>
      </w:tr>
    </w:tbl>
    <w:p w14:paraId="7B811A90" w14:textId="52A04134" w:rsidR="00C66294" w:rsidRDefault="00C66294" w:rsidP="00C66294">
      <w:pPr>
        <w:spacing w:before="0" w:after="0"/>
      </w:pPr>
      <w:bookmarkStart w:id="66" w:name="_Toc9001895"/>
    </w:p>
    <w:p w14:paraId="22E50132" w14:textId="0DC7322D" w:rsidR="00C66294" w:rsidRPr="007D0E7E" w:rsidRDefault="00C66294" w:rsidP="00C66294">
      <w:pPr>
        <w:pStyle w:val="Heading1"/>
        <w:rPr>
          <w:rFonts w:ascii="Calibri" w:hAnsi="Calibri" w:cs="Calibri"/>
          <w:sz w:val="16"/>
          <w:szCs w:val="16"/>
        </w:rPr>
      </w:pPr>
      <w:bookmarkStart w:id="67" w:name="_Toc54708266"/>
      <w:bookmarkStart w:id="68" w:name="_Toc64416760"/>
      <w:r w:rsidRPr="007D0E7E">
        <w:rPr>
          <w:rFonts w:ascii="Calibri" w:hAnsi="Calibri" w:cs="Calibri"/>
          <w:sz w:val="16"/>
          <w:szCs w:val="16"/>
        </w:rPr>
        <w:t>5</w:t>
      </w:r>
      <w:r w:rsidRPr="007D0E7E">
        <w:rPr>
          <w:rFonts w:ascii="Calibri" w:hAnsi="Calibri" w:cs="Calibri"/>
          <w:sz w:val="16"/>
          <w:szCs w:val="16"/>
        </w:rPr>
        <w:tab/>
        <w:t>Partner QA Defects Fixed with this Release</w:t>
      </w:r>
      <w:bookmarkEnd w:id="66"/>
      <w:r w:rsidRPr="007D0E7E">
        <w:rPr>
          <w:rFonts w:ascii="Calibri" w:hAnsi="Calibri" w:cs="Calibri"/>
          <w:sz w:val="16"/>
          <w:szCs w:val="16"/>
        </w:rPr>
        <w:t xml:space="preserve"> – Total </w:t>
      </w:r>
      <w:r>
        <w:rPr>
          <w:rFonts w:ascii="Calibri" w:hAnsi="Calibri" w:cs="Calibri"/>
          <w:sz w:val="16"/>
          <w:szCs w:val="16"/>
        </w:rPr>
        <w:t>–</w:t>
      </w:r>
      <w:r w:rsidRPr="007D0E7E">
        <w:rPr>
          <w:rFonts w:ascii="Calibri" w:hAnsi="Calibri" w:cs="Calibri"/>
          <w:sz w:val="16"/>
          <w:szCs w:val="16"/>
        </w:rPr>
        <w:t xml:space="preserve"> </w:t>
      </w:r>
      <w:bookmarkEnd w:id="67"/>
      <w:r w:rsidR="008936BF">
        <w:rPr>
          <w:rFonts w:ascii="Calibri" w:hAnsi="Calibri" w:cs="Calibri"/>
          <w:sz w:val="16"/>
          <w:szCs w:val="16"/>
        </w:rPr>
        <w:t>6</w:t>
      </w:r>
      <w:bookmarkEnd w:id="68"/>
    </w:p>
    <w:p w14:paraId="466BB0CF" w14:textId="77777777" w:rsidR="00C66294" w:rsidRDefault="00C66294" w:rsidP="00C66294">
      <w:pPr>
        <w:rPr>
          <w:rFonts w:ascii="Calibri" w:hAnsi="Calibri" w:cs="Calibri"/>
          <w:sz w:val="16"/>
          <w:szCs w:val="16"/>
        </w:rPr>
      </w:pPr>
      <w:r w:rsidRPr="007D0E7E">
        <w:rPr>
          <w:rFonts w:ascii="Calibri" w:hAnsi="Calibri" w:cs="Calibri"/>
          <w:sz w:val="16"/>
          <w:szCs w:val="16"/>
        </w:rPr>
        <w:t>The following defects have been included in this release as reported by CWB QA during UAT</w:t>
      </w:r>
      <w:r>
        <w:rPr>
          <w:rFonts w:ascii="Calibri" w:hAnsi="Calibri" w:cs="Calibri"/>
          <w:sz w:val="16"/>
          <w:szCs w:val="16"/>
        </w:rPr>
        <w:t xml:space="preserve"> and all assigned back to </w:t>
      </w:r>
      <w:proofErr w:type="gramStart"/>
      <w:r>
        <w:rPr>
          <w:rFonts w:ascii="Calibri" w:hAnsi="Calibri" w:cs="Calibri"/>
          <w:sz w:val="16"/>
          <w:szCs w:val="16"/>
        </w:rPr>
        <w:t>CWB</w:t>
      </w:r>
      <w:proofErr w:type="gramEnd"/>
    </w:p>
    <w:tbl>
      <w:tblPr>
        <w:tblStyle w:val="PlainTable1"/>
        <w:tblW w:w="10910" w:type="dxa"/>
        <w:tblLook w:val="04A0" w:firstRow="1" w:lastRow="0" w:firstColumn="1" w:lastColumn="0" w:noHBand="0" w:noVBand="1"/>
      </w:tblPr>
      <w:tblGrid>
        <w:gridCol w:w="945"/>
        <w:gridCol w:w="3041"/>
        <w:gridCol w:w="975"/>
        <w:gridCol w:w="5139"/>
        <w:gridCol w:w="810"/>
      </w:tblGrid>
      <w:tr w:rsidR="00C66294" w:rsidRPr="007D0E7E" w14:paraId="78637CB1" w14:textId="77777777" w:rsidTr="009B45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shd w:val="clear" w:color="auto" w:fill="D6EDF9" w:themeFill="accent2" w:themeFillTint="33"/>
            <w:vAlign w:val="center"/>
          </w:tcPr>
          <w:p w14:paraId="2C6AC047" w14:textId="77777777" w:rsidR="00C66294" w:rsidRPr="007D0E7E" w:rsidRDefault="00C66294" w:rsidP="009B4561">
            <w:pPr>
              <w:rPr>
                <w:rFonts w:ascii="Calibri" w:hAnsi="Calibri" w:cs="Calibri"/>
                <w:sz w:val="16"/>
                <w:szCs w:val="16"/>
              </w:rPr>
            </w:pPr>
            <w:r w:rsidRPr="007D0E7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6"/>
                <w:szCs w:val="16"/>
              </w:rPr>
              <w:t>B</w:t>
            </w:r>
            <w:r w:rsidRPr="007D0E7E">
              <w:rPr>
                <w:rStyle w:val="BoldBlueLight"/>
                <w:rFonts w:ascii="Calibri" w:hAnsi="Calibri" w:cs="Calibri"/>
                <w:bCs/>
                <w:color w:val="003E75" w:themeColor="accent1"/>
                <w:sz w:val="16"/>
                <w:szCs w:val="16"/>
              </w:rPr>
              <w:t>ug</w:t>
            </w:r>
            <w:r w:rsidRPr="007D0E7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6"/>
                <w:szCs w:val="16"/>
              </w:rPr>
              <w:t xml:space="preserve"> #</w:t>
            </w:r>
          </w:p>
        </w:tc>
        <w:tc>
          <w:tcPr>
            <w:tcW w:w="4700" w:type="dxa"/>
            <w:shd w:val="clear" w:color="auto" w:fill="D6EDF9" w:themeFill="accent2" w:themeFillTint="33"/>
            <w:vAlign w:val="center"/>
          </w:tcPr>
          <w:p w14:paraId="165F3DC9" w14:textId="77777777" w:rsidR="00C66294" w:rsidRPr="007D0E7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D0E7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6"/>
                <w:szCs w:val="16"/>
              </w:rPr>
              <w:t>Description</w:t>
            </w:r>
          </w:p>
        </w:tc>
        <w:tc>
          <w:tcPr>
            <w:tcW w:w="1143" w:type="dxa"/>
            <w:shd w:val="clear" w:color="auto" w:fill="D6EDF9" w:themeFill="accent2" w:themeFillTint="33"/>
            <w:vAlign w:val="center"/>
          </w:tcPr>
          <w:p w14:paraId="5ED20143" w14:textId="77777777" w:rsidR="00C66294" w:rsidRPr="00C66294" w:rsidRDefault="00C66294" w:rsidP="00C662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6"/>
              </w:rPr>
            </w:pPr>
            <w:bookmarkStart w:id="69" w:name="_Toc52403006"/>
            <w:bookmarkStart w:id="70" w:name="_Toc52403089"/>
            <w:bookmarkStart w:id="71" w:name="_Toc53407186"/>
            <w:bookmarkStart w:id="72" w:name="_Toc53407861"/>
            <w:bookmarkStart w:id="73" w:name="_Toc53686504"/>
            <w:bookmarkStart w:id="74" w:name="_Toc53687092"/>
            <w:bookmarkStart w:id="75" w:name="_Toc54283069"/>
            <w:bookmarkStart w:id="76" w:name="_Toc54708267"/>
            <w:r w:rsidRPr="00C66294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6"/>
              </w:rPr>
              <w:t>Priority</w:t>
            </w:r>
            <w:bookmarkEnd w:id="69"/>
            <w:bookmarkEnd w:id="70"/>
            <w:bookmarkEnd w:id="71"/>
            <w:bookmarkEnd w:id="72"/>
            <w:bookmarkEnd w:id="73"/>
            <w:bookmarkEnd w:id="74"/>
            <w:bookmarkEnd w:id="75"/>
            <w:bookmarkEnd w:id="76"/>
          </w:p>
        </w:tc>
        <w:tc>
          <w:tcPr>
            <w:tcW w:w="3116" w:type="dxa"/>
            <w:shd w:val="clear" w:color="auto" w:fill="D6EDF9" w:themeFill="accent2" w:themeFillTint="33"/>
            <w:vAlign w:val="center"/>
          </w:tcPr>
          <w:p w14:paraId="39875EDA" w14:textId="77777777" w:rsidR="00C66294" w:rsidRPr="007D0E7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D0E7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6"/>
                <w:szCs w:val="16"/>
              </w:rPr>
              <w:t>Outstanding Issues, Comments, Notes</w:t>
            </w:r>
          </w:p>
        </w:tc>
        <w:tc>
          <w:tcPr>
            <w:tcW w:w="850" w:type="dxa"/>
            <w:shd w:val="clear" w:color="auto" w:fill="D6EDF9" w:themeFill="accent2" w:themeFillTint="33"/>
            <w:vAlign w:val="center"/>
          </w:tcPr>
          <w:p w14:paraId="194EA02C" w14:textId="77777777" w:rsidR="00C66294" w:rsidRPr="007D0E7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6"/>
                <w:szCs w:val="16"/>
              </w:rPr>
            </w:pPr>
            <w:r w:rsidRPr="007D0E7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6"/>
                <w:szCs w:val="16"/>
              </w:rPr>
              <w:t>N</w:t>
            </w:r>
            <w:r w:rsidRPr="007D0E7E">
              <w:rPr>
                <w:rStyle w:val="BoldBlueLight"/>
                <w:rFonts w:ascii="Calibri" w:hAnsi="Calibri" w:cs="Calibri"/>
                <w:b/>
                <w:color w:val="003E75" w:themeColor="accent1"/>
                <w:sz w:val="16"/>
                <w:szCs w:val="16"/>
              </w:rPr>
              <w:t>umber</w:t>
            </w:r>
          </w:p>
        </w:tc>
      </w:tr>
      <w:tr w:rsidR="00CD4597" w:rsidRPr="0063566C" w14:paraId="3E84CA49" w14:textId="77777777" w:rsidTr="00C10E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14:paraId="19D94A25" w14:textId="4CA21433" w:rsidR="00CD4597" w:rsidRPr="00CD4597" w:rsidRDefault="00CD4597" w:rsidP="00CD459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D4597">
              <w:rPr>
                <w:rFonts w:ascii="Calibri" w:hAnsi="Calibri" w:cs="Calibri"/>
                <w:color w:val="000000"/>
                <w:sz w:val="16"/>
                <w:szCs w:val="16"/>
              </w:rPr>
              <w:t>CWBSB-424</w:t>
            </w:r>
          </w:p>
        </w:tc>
        <w:tc>
          <w:tcPr>
            <w:tcW w:w="4700" w:type="dxa"/>
          </w:tcPr>
          <w:p w14:paraId="3FFE3108" w14:textId="00EDB7CF" w:rsidR="00CD4597" w:rsidRPr="00CD4597" w:rsidRDefault="00CD4597" w:rsidP="00CD45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D4597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SBDCO- Applicant &amp; Auth Signer - Issue with Radio button selection when the ID is deleted in </w:t>
            </w:r>
            <w:proofErr w:type="spellStart"/>
            <w:r w:rsidRPr="00CD4597">
              <w:rPr>
                <w:rFonts w:ascii="Calibri" w:hAnsi="Calibri" w:cs="Calibri"/>
                <w:color w:val="000000"/>
                <w:sz w:val="16"/>
                <w:szCs w:val="16"/>
              </w:rPr>
              <w:t>IDScan</w:t>
            </w:r>
            <w:proofErr w:type="spellEnd"/>
            <w:r w:rsidRPr="00CD4597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Page</w:t>
            </w:r>
          </w:p>
        </w:tc>
        <w:tc>
          <w:tcPr>
            <w:tcW w:w="1143" w:type="dxa"/>
          </w:tcPr>
          <w:p w14:paraId="15ABC43E" w14:textId="34906DCF" w:rsidR="00CD4597" w:rsidRPr="00CD4597" w:rsidRDefault="00CD4597" w:rsidP="00CD45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D4597">
              <w:rPr>
                <w:rFonts w:ascii="Calibri" w:hAnsi="Calibri" w:cs="Calibri"/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3116" w:type="dxa"/>
          </w:tcPr>
          <w:p w14:paraId="39EEC0FF" w14:textId="77777777" w:rsidR="00CD4597" w:rsidRPr="008936BF" w:rsidRDefault="00CD4597" w:rsidP="00CD45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36BF">
              <w:rPr>
                <w:rFonts w:ascii="Calibri" w:hAnsi="Calibri" w:cs="Calibri"/>
                <w:color w:val="000000"/>
                <w:sz w:val="16"/>
                <w:szCs w:val="16"/>
              </w:rPr>
              <w:t>Tested by Temenos QA</w:t>
            </w:r>
          </w:p>
          <w:p w14:paraId="1823E50D" w14:textId="77777777" w:rsidR="008936BF" w:rsidRDefault="008936BF" w:rsidP="00CD45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8936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Note:</w:t>
            </w:r>
          </w:p>
          <w:p w14:paraId="5C82F120" w14:textId="77777777" w:rsidR="008936BF" w:rsidRDefault="008936BF" w:rsidP="00E37D8D">
            <w:pPr>
              <w:pStyle w:val="ListParagraph"/>
              <w:numPr>
                <w:ilvl w:val="0"/>
                <w:numId w:val="3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16"/>
                <w:szCs w:val="16"/>
              </w:rPr>
            </w:pPr>
            <w:r w:rsidRPr="008936BF">
              <w:rPr>
                <w:rFonts w:cs="Calibri"/>
                <w:color w:val="000000"/>
                <w:sz w:val="16"/>
                <w:szCs w:val="16"/>
              </w:rPr>
              <w:t>Fixed for Small Biz form only.</w:t>
            </w:r>
          </w:p>
          <w:p w14:paraId="79944B2C" w14:textId="7A151E4B" w:rsidR="008936BF" w:rsidRPr="008936BF" w:rsidRDefault="008936BF" w:rsidP="00E37D8D">
            <w:pPr>
              <w:pStyle w:val="ListParagraph"/>
              <w:numPr>
                <w:ilvl w:val="0"/>
                <w:numId w:val="3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16"/>
                <w:szCs w:val="16"/>
              </w:rPr>
            </w:pPr>
            <w:r w:rsidRPr="008936BF">
              <w:rPr>
                <w:rFonts w:cs="Calibri"/>
                <w:color w:val="000000"/>
                <w:sz w:val="16"/>
                <w:szCs w:val="16"/>
              </w:rPr>
              <w:t>Not fixe</w:t>
            </w:r>
            <w:r>
              <w:rPr>
                <w:rFonts w:cs="Calibri"/>
                <w:color w:val="000000"/>
                <w:sz w:val="16"/>
                <w:szCs w:val="16"/>
              </w:rPr>
              <w:t xml:space="preserve"> </w:t>
            </w:r>
            <w:r w:rsidRPr="008936BF">
              <w:rPr>
                <w:rFonts w:cs="Calibri"/>
                <w:color w:val="000000"/>
                <w:sz w:val="16"/>
                <w:szCs w:val="16"/>
              </w:rPr>
              <w:t xml:space="preserve">for </w:t>
            </w:r>
            <w:proofErr w:type="spellStart"/>
            <w:r w:rsidRPr="008936BF">
              <w:rPr>
                <w:rFonts w:cs="Calibri"/>
                <w:color w:val="000000"/>
                <w:sz w:val="16"/>
                <w:szCs w:val="16"/>
              </w:rPr>
              <w:t>Author</w:t>
            </w:r>
            <w:r>
              <w:rPr>
                <w:rFonts w:cs="Calibri"/>
                <w:color w:val="000000"/>
                <w:sz w:val="16"/>
                <w:szCs w:val="16"/>
              </w:rPr>
              <w:t>i</w:t>
            </w:r>
            <w:r w:rsidRPr="008936BF">
              <w:rPr>
                <w:rFonts w:cs="Calibri"/>
                <w:color w:val="000000"/>
                <w:sz w:val="16"/>
                <w:szCs w:val="16"/>
              </w:rPr>
              <w:t>zied</w:t>
            </w:r>
            <w:proofErr w:type="spellEnd"/>
            <w:r w:rsidRPr="008936BF">
              <w:rPr>
                <w:rFonts w:cs="Calibri"/>
                <w:color w:val="000000"/>
                <w:sz w:val="16"/>
                <w:szCs w:val="16"/>
              </w:rPr>
              <w:t xml:space="preserve"> Signer form - </w:t>
            </w:r>
            <w:r w:rsidRPr="008936BF">
              <w:rPr>
                <w:rFonts w:cs="Calibri"/>
                <w:color w:val="172B4D"/>
                <w:sz w:val="16"/>
                <w:szCs w:val="16"/>
              </w:rPr>
              <w:t>created a separate bug for Dev to fix this in Authorized Signer form: </w:t>
            </w:r>
            <w:hyperlink r:id="rId39" w:history="1">
              <w:r w:rsidRPr="008936BF">
                <w:rPr>
                  <w:rStyle w:val="Hyperlink"/>
                  <w:rFonts w:cs="Calibri"/>
                  <w:color w:val="03899C"/>
                  <w:sz w:val="16"/>
                  <w:szCs w:val="16"/>
                </w:rPr>
                <w:t>https://servicedesk.temenos.com/tickets/browse/CWBSB-512</w:t>
              </w:r>
            </w:hyperlink>
          </w:p>
        </w:tc>
        <w:tc>
          <w:tcPr>
            <w:tcW w:w="850" w:type="dxa"/>
          </w:tcPr>
          <w:p w14:paraId="4914D038" w14:textId="77777777" w:rsidR="00CD4597" w:rsidRDefault="00CD4597" w:rsidP="00E37D8D">
            <w:pPr>
              <w:pStyle w:val="ListParagraph"/>
              <w:numPr>
                <w:ilvl w:val="0"/>
                <w:numId w:val="23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CD4597" w:rsidRPr="0063566C" w14:paraId="408552CE" w14:textId="77777777" w:rsidTr="00C10E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14:paraId="0751397A" w14:textId="3AB11F85" w:rsidR="00CD4597" w:rsidRPr="00CD4597" w:rsidRDefault="00CD4597" w:rsidP="00CD459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D4597">
              <w:rPr>
                <w:rFonts w:ascii="Calibri" w:hAnsi="Calibri" w:cs="Calibri"/>
                <w:color w:val="000000"/>
                <w:sz w:val="16"/>
                <w:szCs w:val="16"/>
              </w:rPr>
              <w:t>CWBSB-461</w:t>
            </w:r>
          </w:p>
        </w:tc>
        <w:tc>
          <w:tcPr>
            <w:tcW w:w="4700" w:type="dxa"/>
          </w:tcPr>
          <w:p w14:paraId="5216A076" w14:textId="3813084F" w:rsidR="00CD4597" w:rsidRPr="00CD4597" w:rsidRDefault="00CD4597" w:rsidP="00CD45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D4597">
              <w:rPr>
                <w:rFonts w:ascii="Calibri" w:hAnsi="Calibri" w:cs="Calibri"/>
                <w:color w:val="000000"/>
                <w:sz w:val="16"/>
                <w:szCs w:val="16"/>
              </w:rPr>
              <w:t>SBDCO - Not Qualified Info Page - Invalid Name accepted in the Name field</w:t>
            </w:r>
          </w:p>
        </w:tc>
        <w:tc>
          <w:tcPr>
            <w:tcW w:w="1143" w:type="dxa"/>
          </w:tcPr>
          <w:p w14:paraId="4916AFF9" w14:textId="23D1671B" w:rsidR="00CD4597" w:rsidRPr="00CD4597" w:rsidRDefault="00CD4597" w:rsidP="00CD45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D4597">
              <w:rPr>
                <w:rFonts w:ascii="Calibri" w:hAnsi="Calibri" w:cs="Calibri"/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3116" w:type="dxa"/>
          </w:tcPr>
          <w:p w14:paraId="0669CCE3" w14:textId="789A2AE7" w:rsidR="00CD4597" w:rsidRPr="00D61211" w:rsidRDefault="00CD4597" w:rsidP="00CD45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61211">
              <w:rPr>
                <w:rFonts w:ascii="Calibri" w:hAnsi="Calibri" w:cs="Calibri"/>
                <w:color w:val="000000"/>
                <w:sz w:val="16"/>
                <w:szCs w:val="16"/>
              </w:rPr>
              <w:t>Tested by Temenos QA</w:t>
            </w:r>
          </w:p>
        </w:tc>
        <w:tc>
          <w:tcPr>
            <w:tcW w:w="850" w:type="dxa"/>
          </w:tcPr>
          <w:p w14:paraId="23E5C362" w14:textId="77777777" w:rsidR="00CD4597" w:rsidRDefault="00CD4597" w:rsidP="00E37D8D">
            <w:pPr>
              <w:pStyle w:val="ListParagraph"/>
              <w:numPr>
                <w:ilvl w:val="0"/>
                <w:numId w:val="23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CD4597" w:rsidRPr="0063566C" w14:paraId="190B97FB" w14:textId="77777777" w:rsidTr="00C10E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14:paraId="4FD38B06" w14:textId="4D329F95" w:rsidR="00CD4597" w:rsidRPr="00CD4597" w:rsidRDefault="00CD4597" w:rsidP="00CD459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D4597">
              <w:rPr>
                <w:rFonts w:ascii="Calibri" w:hAnsi="Calibri" w:cs="Calibri"/>
                <w:color w:val="000000"/>
                <w:sz w:val="16"/>
                <w:szCs w:val="16"/>
              </w:rPr>
              <w:t>CWBSB-467</w:t>
            </w:r>
          </w:p>
        </w:tc>
        <w:tc>
          <w:tcPr>
            <w:tcW w:w="4700" w:type="dxa"/>
          </w:tcPr>
          <w:p w14:paraId="01894C6F" w14:textId="2A20EBA6" w:rsidR="00CD4597" w:rsidRPr="00CD4597" w:rsidRDefault="00CD4597" w:rsidP="00CD45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D4597">
              <w:rPr>
                <w:rFonts w:ascii="Calibri" w:hAnsi="Calibri" w:cs="Calibri"/>
                <w:color w:val="000000"/>
                <w:sz w:val="16"/>
                <w:szCs w:val="16"/>
              </w:rPr>
              <w:t>SBDCO â</w:t>
            </w:r>
            <w:proofErr w:type="gramStart"/>
            <w:r w:rsidRPr="00CD4597">
              <w:rPr>
                <w:rFonts w:ascii="Calibri" w:hAnsi="Calibri" w:cs="Calibri"/>
                <w:color w:val="000000"/>
                <w:sz w:val="16"/>
                <w:szCs w:val="16"/>
              </w:rPr>
              <w:t>€“ More</w:t>
            </w:r>
            <w:proofErr w:type="gramEnd"/>
            <w:r w:rsidRPr="00CD4597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About Your Business Page â€“ Annual Revenue â€“ Eleven digits cannot be entered efficiently  (See Comments: Make to Currency Field per Spec)</w:t>
            </w:r>
          </w:p>
        </w:tc>
        <w:tc>
          <w:tcPr>
            <w:tcW w:w="1143" w:type="dxa"/>
          </w:tcPr>
          <w:p w14:paraId="0B45FD58" w14:textId="336D4689" w:rsidR="00CD4597" w:rsidRPr="00CD4597" w:rsidRDefault="00CD4597" w:rsidP="00CD45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D4597">
              <w:rPr>
                <w:rFonts w:ascii="Calibri" w:hAnsi="Calibri" w:cs="Calibri"/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3116" w:type="dxa"/>
          </w:tcPr>
          <w:p w14:paraId="1714C33B" w14:textId="32657083" w:rsidR="00CD4597" w:rsidRPr="00D61211" w:rsidRDefault="00CD4597" w:rsidP="00CD45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61211">
              <w:rPr>
                <w:rFonts w:ascii="Calibri" w:hAnsi="Calibri" w:cs="Calibri"/>
                <w:color w:val="000000"/>
                <w:sz w:val="16"/>
                <w:szCs w:val="16"/>
              </w:rPr>
              <w:t>Tested by Temenos QA</w:t>
            </w:r>
          </w:p>
        </w:tc>
        <w:tc>
          <w:tcPr>
            <w:tcW w:w="850" w:type="dxa"/>
          </w:tcPr>
          <w:p w14:paraId="12927E7F" w14:textId="77777777" w:rsidR="00CD4597" w:rsidRDefault="00CD4597" w:rsidP="00E37D8D">
            <w:pPr>
              <w:pStyle w:val="ListParagraph"/>
              <w:numPr>
                <w:ilvl w:val="0"/>
                <w:numId w:val="23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CD4597" w:rsidRPr="0063566C" w14:paraId="2F2B76C9" w14:textId="77777777" w:rsidTr="00C10E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14:paraId="6CD23F1A" w14:textId="4BFD14F3" w:rsidR="00CD4597" w:rsidRPr="00CD4597" w:rsidRDefault="00CD4597" w:rsidP="00CD459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D4597">
              <w:rPr>
                <w:rFonts w:ascii="Calibri" w:hAnsi="Calibri" w:cs="Calibri"/>
                <w:color w:val="000000"/>
                <w:sz w:val="16"/>
                <w:szCs w:val="16"/>
              </w:rPr>
              <w:t>CWBSB-473</w:t>
            </w:r>
          </w:p>
        </w:tc>
        <w:tc>
          <w:tcPr>
            <w:tcW w:w="4700" w:type="dxa"/>
          </w:tcPr>
          <w:p w14:paraId="58CBB281" w14:textId="4719795B" w:rsidR="00CD4597" w:rsidRPr="00CD4597" w:rsidRDefault="00CD4597" w:rsidP="00CD45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D4597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SBDCO -Authorized Signer - </w:t>
            </w:r>
            <w:proofErr w:type="spellStart"/>
            <w:r w:rsidRPr="00CD4597">
              <w:rPr>
                <w:rFonts w:ascii="Calibri" w:hAnsi="Calibri" w:cs="Calibri"/>
                <w:color w:val="000000"/>
                <w:sz w:val="16"/>
                <w:szCs w:val="16"/>
              </w:rPr>
              <w:t>IDScan</w:t>
            </w:r>
            <w:proofErr w:type="spellEnd"/>
            <w:r w:rsidRPr="00CD4597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Page - When back button is clicked Contact Info page is displayed </w:t>
            </w:r>
            <w:proofErr w:type="spellStart"/>
            <w:r w:rsidRPr="00CD4597">
              <w:rPr>
                <w:rFonts w:ascii="Calibri" w:hAnsi="Calibri" w:cs="Calibri"/>
                <w:color w:val="000000"/>
                <w:sz w:val="16"/>
                <w:szCs w:val="16"/>
              </w:rPr>
              <w:t>inplace</w:t>
            </w:r>
            <w:proofErr w:type="spellEnd"/>
            <w:r w:rsidRPr="00CD4597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of Qualifying questions</w:t>
            </w:r>
          </w:p>
        </w:tc>
        <w:tc>
          <w:tcPr>
            <w:tcW w:w="1143" w:type="dxa"/>
          </w:tcPr>
          <w:p w14:paraId="198BF03C" w14:textId="0237B371" w:rsidR="00CD4597" w:rsidRPr="00CD4597" w:rsidRDefault="00CD4597" w:rsidP="00CD45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D4597">
              <w:rPr>
                <w:rFonts w:ascii="Calibri" w:hAnsi="Calibri" w:cs="Calibri"/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3116" w:type="dxa"/>
          </w:tcPr>
          <w:p w14:paraId="288BDA75" w14:textId="05BCADD5" w:rsidR="00CD4597" w:rsidRPr="00D61211" w:rsidRDefault="00CD4597" w:rsidP="00CD45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61211">
              <w:rPr>
                <w:rFonts w:ascii="Calibri" w:hAnsi="Calibri" w:cs="Calibri"/>
                <w:color w:val="000000"/>
                <w:sz w:val="16"/>
                <w:szCs w:val="16"/>
              </w:rPr>
              <w:t>Tested by Temenos QA</w:t>
            </w:r>
          </w:p>
        </w:tc>
        <w:tc>
          <w:tcPr>
            <w:tcW w:w="850" w:type="dxa"/>
          </w:tcPr>
          <w:p w14:paraId="184877DF" w14:textId="77777777" w:rsidR="00CD4597" w:rsidRDefault="00CD4597" w:rsidP="00E37D8D">
            <w:pPr>
              <w:pStyle w:val="ListParagraph"/>
              <w:numPr>
                <w:ilvl w:val="0"/>
                <w:numId w:val="23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CD4597" w:rsidRPr="0063566C" w14:paraId="7E69DE4E" w14:textId="77777777" w:rsidTr="00C10E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14:paraId="202DA7F0" w14:textId="3751720C" w:rsidR="00CD4597" w:rsidRPr="00CD4597" w:rsidRDefault="00CD4597" w:rsidP="00CD459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D4597"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>CWBSB-475</w:t>
            </w:r>
          </w:p>
        </w:tc>
        <w:tc>
          <w:tcPr>
            <w:tcW w:w="4700" w:type="dxa"/>
          </w:tcPr>
          <w:p w14:paraId="12906780" w14:textId="4A9115F8" w:rsidR="00CD4597" w:rsidRPr="00CD4597" w:rsidRDefault="00CD4597" w:rsidP="00CD45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D4597">
              <w:rPr>
                <w:rFonts w:ascii="Calibri" w:hAnsi="Calibri" w:cs="Calibri"/>
                <w:color w:val="000000"/>
                <w:sz w:val="16"/>
                <w:szCs w:val="16"/>
              </w:rPr>
              <w:t>SBDCO - Authorized Signer â</w:t>
            </w:r>
            <w:proofErr w:type="gramStart"/>
            <w:r w:rsidRPr="00CD4597">
              <w:rPr>
                <w:rFonts w:ascii="Calibri" w:hAnsi="Calibri" w:cs="Calibri"/>
                <w:color w:val="000000"/>
                <w:sz w:val="16"/>
                <w:szCs w:val="16"/>
              </w:rPr>
              <w:t>€“ ID</w:t>
            </w:r>
            <w:proofErr w:type="gramEnd"/>
            <w:r w:rsidRPr="00CD4597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Scan interaction with Name and Address page â€“ Uploaded </w:t>
            </w:r>
            <w:proofErr w:type="spellStart"/>
            <w:r w:rsidRPr="00CD4597">
              <w:rPr>
                <w:rFonts w:ascii="Calibri" w:hAnsi="Calibri" w:cs="Calibri"/>
                <w:color w:val="000000"/>
                <w:sz w:val="16"/>
                <w:szCs w:val="16"/>
              </w:rPr>
              <w:t>driversâ</w:t>
            </w:r>
            <w:proofErr w:type="spellEnd"/>
            <w:r w:rsidRPr="00CD4597">
              <w:rPr>
                <w:rFonts w:ascii="Calibri" w:hAnsi="Calibri" w:cs="Calibri"/>
                <w:color w:val="000000"/>
                <w:sz w:val="16"/>
                <w:szCs w:val="16"/>
              </w:rPr>
              <w:t>€™ license is removed</w:t>
            </w:r>
          </w:p>
        </w:tc>
        <w:tc>
          <w:tcPr>
            <w:tcW w:w="1143" w:type="dxa"/>
          </w:tcPr>
          <w:p w14:paraId="48DF4DA6" w14:textId="2DEB95F9" w:rsidR="00CD4597" w:rsidRPr="00CD4597" w:rsidRDefault="00CD4597" w:rsidP="00CD45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D4597">
              <w:rPr>
                <w:rFonts w:ascii="Calibri" w:hAnsi="Calibri" w:cs="Calibri"/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3116" w:type="dxa"/>
          </w:tcPr>
          <w:p w14:paraId="39B2C354" w14:textId="3F71A466" w:rsidR="00CD4597" w:rsidRPr="00D61211" w:rsidRDefault="00CD4597" w:rsidP="00CD45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61211">
              <w:rPr>
                <w:rFonts w:ascii="Calibri" w:hAnsi="Calibri" w:cs="Calibri"/>
                <w:color w:val="000000"/>
                <w:sz w:val="16"/>
                <w:szCs w:val="16"/>
              </w:rPr>
              <w:t>Tested by Temenos QA</w:t>
            </w:r>
          </w:p>
        </w:tc>
        <w:tc>
          <w:tcPr>
            <w:tcW w:w="850" w:type="dxa"/>
          </w:tcPr>
          <w:p w14:paraId="19FC482E" w14:textId="77777777" w:rsidR="00CD4597" w:rsidRDefault="00CD4597" w:rsidP="00E37D8D">
            <w:pPr>
              <w:pStyle w:val="ListParagraph"/>
              <w:numPr>
                <w:ilvl w:val="0"/>
                <w:numId w:val="23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CD4597" w:rsidRPr="0063566C" w14:paraId="25CDEA2B" w14:textId="77777777" w:rsidTr="00C10E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14:paraId="1BB381CC" w14:textId="3AEAC580" w:rsidR="00CD4597" w:rsidRPr="00CD4597" w:rsidRDefault="00CD4597" w:rsidP="00CD459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D4597">
              <w:rPr>
                <w:rFonts w:ascii="Calibri" w:hAnsi="Calibri" w:cs="Calibri"/>
                <w:color w:val="000000"/>
                <w:sz w:val="16"/>
                <w:szCs w:val="16"/>
              </w:rPr>
              <w:t>CWBSB-496</w:t>
            </w:r>
          </w:p>
        </w:tc>
        <w:tc>
          <w:tcPr>
            <w:tcW w:w="4700" w:type="dxa"/>
          </w:tcPr>
          <w:p w14:paraId="50872D60" w14:textId="4487D4BF" w:rsidR="00CD4597" w:rsidRPr="00CD4597" w:rsidRDefault="00CD4597" w:rsidP="00CD45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D4597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SBDCO - Authorized Signer - Birthday &amp; Sin Page - Next and back button </w:t>
            </w:r>
            <w:proofErr w:type="spellStart"/>
            <w:r w:rsidRPr="00CD4597">
              <w:rPr>
                <w:rFonts w:ascii="Calibri" w:hAnsi="Calibri" w:cs="Calibri"/>
                <w:color w:val="000000"/>
                <w:sz w:val="16"/>
                <w:szCs w:val="16"/>
              </w:rPr>
              <w:t>button</w:t>
            </w:r>
            <w:proofErr w:type="spellEnd"/>
            <w:r w:rsidRPr="00CD4597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is navigating to different Pages.</w:t>
            </w:r>
          </w:p>
        </w:tc>
        <w:tc>
          <w:tcPr>
            <w:tcW w:w="1143" w:type="dxa"/>
          </w:tcPr>
          <w:p w14:paraId="6CE4938A" w14:textId="10F4746A" w:rsidR="00CD4597" w:rsidRPr="00CD4597" w:rsidRDefault="00CD4597" w:rsidP="00CD45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D4597">
              <w:rPr>
                <w:rFonts w:ascii="Calibri" w:hAnsi="Calibri" w:cs="Calibri"/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3116" w:type="dxa"/>
          </w:tcPr>
          <w:p w14:paraId="17FD02E8" w14:textId="0C22E418" w:rsidR="00CD4597" w:rsidRPr="00D61211" w:rsidRDefault="00CD4597" w:rsidP="00CD45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61211">
              <w:rPr>
                <w:rFonts w:ascii="Calibri" w:hAnsi="Calibri" w:cs="Calibri"/>
                <w:color w:val="000000"/>
                <w:sz w:val="16"/>
                <w:szCs w:val="16"/>
              </w:rPr>
              <w:t>Tested by Temenos QA</w:t>
            </w:r>
          </w:p>
        </w:tc>
        <w:tc>
          <w:tcPr>
            <w:tcW w:w="850" w:type="dxa"/>
          </w:tcPr>
          <w:p w14:paraId="606535CD" w14:textId="02462127" w:rsidR="00CD4597" w:rsidRPr="0008044B" w:rsidRDefault="00CD4597" w:rsidP="00E37D8D">
            <w:pPr>
              <w:pStyle w:val="ListParagraph"/>
              <w:numPr>
                <w:ilvl w:val="0"/>
                <w:numId w:val="23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6"/>
                <w:szCs w:val="16"/>
              </w:rPr>
            </w:pPr>
            <w:r>
              <w:rPr>
                <w:rFonts w:cs="Calibri"/>
                <w:bCs/>
                <w:sz w:val="16"/>
                <w:szCs w:val="16"/>
              </w:rPr>
              <w:t xml:space="preserve"> </w:t>
            </w:r>
          </w:p>
        </w:tc>
      </w:tr>
      <w:tr w:rsidR="00C66294" w:rsidRPr="0063566C" w14:paraId="44E69A2B" w14:textId="77777777" w:rsidTr="009B4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vAlign w:val="bottom"/>
          </w:tcPr>
          <w:p w14:paraId="679D2E4A" w14:textId="77777777" w:rsidR="00C66294" w:rsidRPr="00494AE7" w:rsidRDefault="00C66294" w:rsidP="009B456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700" w:type="dxa"/>
            <w:vAlign w:val="bottom"/>
          </w:tcPr>
          <w:p w14:paraId="1405AF57" w14:textId="77777777" w:rsidR="00C66294" w:rsidRPr="00494AE7" w:rsidRDefault="00C66294" w:rsidP="009B45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43" w:type="dxa"/>
          </w:tcPr>
          <w:p w14:paraId="39246A02" w14:textId="77777777" w:rsidR="00C66294" w:rsidRPr="00162F2E" w:rsidRDefault="00C66294" w:rsidP="009B45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116" w:type="dxa"/>
          </w:tcPr>
          <w:p w14:paraId="45039A8E" w14:textId="77777777" w:rsidR="00C66294" w:rsidRPr="00552221" w:rsidRDefault="00C66294" w:rsidP="009B45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6"/>
                <w:szCs w:val="16"/>
              </w:rPr>
            </w:pPr>
            <w:r w:rsidRPr="007D0E7E">
              <w:rPr>
                <w:rFonts w:ascii="Calibri" w:hAnsi="Calibri" w:cs="Calibri"/>
                <w:b/>
                <w:sz w:val="16"/>
                <w:szCs w:val="16"/>
              </w:rPr>
              <w:t>TOTAL</w:t>
            </w:r>
          </w:p>
        </w:tc>
        <w:tc>
          <w:tcPr>
            <w:tcW w:w="850" w:type="dxa"/>
          </w:tcPr>
          <w:p w14:paraId="364D0C88" w14:textId="5DC93A90" w:rsidR="00C66294" w:rsidRPr="006D58AA" w:rsidRDefault="008936BF" w:rsidP="009B45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6</w:t>
            </w:r>
          </w:p>
        </w:tc>
      </w:tr>
    </w:tbl>
    <w:p w14:paraId="5DB53883" w14:textId="77777777" w:rsidR="00C66294" w:rsidRDefault="00C66294" w:rsidP="00C66294">
      <w:pPr>
        <w:rPr>
          <w:rFonts w:ascii="Calibri" w:hAnsi="Calibri" w:cs="Calibri"/>
          <w:sz w:val="16"/>
          <w:szCs w:val="16"/>
        </w:rPr>
      </w:pPr>
    </w:p>
    <w:p w14:paraId="2A6D4741" w14:textId="31B3857E" w:rsidR="004F346C" w:rsidRPr="007D0E7E" w:rsidRDefault="004F346C" w:rsidP="004F346C">
      <w:pPr>
        <w:pStyle w:val="Heading1"/>
        <w:rPr>
          <w:rFonts w:ascii="Calibri" w:hAnsi="Calibri" w:cs="Calibri"/>
          <w:sz w:val="16"/>
          <w:szCs w:val="16"/>
        </w:rPr>
      </w:pPr>
      <w:bookmarkStart w:id="77" w:name="_Toc64416761"/>
      <w:r w:rsidRPr="007D0E7E">
        <w:rPr>
          <w:rFonts w:ascii="Calibri" w:hAnsi="Calibri" w:cs="Calibri"/>
          <w:sz w:val="16"/>
          <w:szCs w:val="16"/>
        </w:rPr>
        <w:t>6</w:t>
      </w:r>
      <w:r w:rsidRPr="007D0E7E">
        <w:rPr>
          <w:rFonts w:ascii="Calibri" w:hAnsi="Calibri" w:cs="Calibri"/>
          <w:sz w:val="16"/>
          <w:szCs w:val="16"/>
        </w:rPr>
        <w:tab/>
      </w:r>
      <w:r>
        <w:rPr>
          <w:rFonts w:ascii="Calibri" w:hAnsi="Calibri" w:cs="Calibri"/>
          <w:sz w:val="16"/>
          <w:szCs w:val="16"/>
        </w:rPr>
        <w:t>Accessibility Items</w:t>
      </w:r>
      <w:bookmarkEnd w:id="77"/>
    </w:p>
    <w:p w14:paraId="661D6CF1" w14:textId="36765382" w:rsidR="006D5B09" w:rsidRPr="004F346C" w:rsidRDefault="006D5B09" w:rsidP="00E93EEB">
      <w:pPr>
        <w:pStyle w:val="ListParagraph"/>
        <w:numPr>
          <w:ilvl w:val="0"/>
          <w:numId w:val="10"/>
        </w:numPr>
        <w:rPr>
          <w:sz w:val="16"/>
          <w:szCs w:val="16"/>
        </w:rPr>
      </w:pPr>
      <w:r w:rsidRPr="004F346C">
        <w:rPr>
          <w:sz w:val="16"/>
          <w:szCs w:val="16"/>
        </w:rPr>
        <w:t>N</w:t>
      </w:r>
      <w:r w:rsidR="004F346C" w:rsidRPr="004F346C">
        <w:rPr>
          <w:sz w:val="16"/>
          <w:szCs w:val="16"/>
        </w:rPr>
        <w:t>o Accessibility items included wit</w:t>
      </w:r>
      <w:r w:rsidR="00880CCD">
        <w:rPr>
          <w:sz w:val="16"/>
          <w:szCs w:val="16"/>
        </w:rPr>
        <w:t>h</w:t>
      </w:r>
      <w:r w:rsidR="004F346C" w:rsidRPr="004F346C">
        <w:rPr>
          <w:sz w:val="16"/>
          <w:szCs w:val="16"/>
        </w:rPr>
        <w:t xml:space="preserve"> this </w:t>
      </w:r>
      <w:proofErr w:type="gramStart"/>
      <w:r w:rsidR="004F346C" w:rsidRPr="004F346C">
        <w:rPr>
          <w:sz w:val="16"/>
          <w:szCs w:val="16"/>
        </w:rPr>
        <w:t>release</w:t>
      </w:r>
      <w:proofErr w:type="gramEnd"/>
      <w:r w:rsidR="004F346C" w:rsidRPr="004F346C">
        <w:rPr>
          <w:sz w:val="16"/>
          <w:szCs w:val="16"/>
        </w:rPr>
        <w:t xml:space="preserve"> </w:t>
      </w:r>
    </w:p>
    <w:p w14:paraId="156DBAFF" w14:textId="77777777" w:rsidR="006D5B09" w:rsidRPr="007D0E7E" w:rsidRDefault="006D5B09" w:rsidP="00201B7C">
      <w:pPr>
        <w:rPr>
          <w:rFonts w:ascii="Calibri" w:hAnsi="Calibri" w:cs="Calibri"/>
          <w:sz w:val="16"/>
          <w:szCs w:val="16"/>
        </w:rPr>
      </w:pPr>
    </w:p>
    <w:p w14:paraId="742693AC" w14:textId="422B96DE" w:rsidR="00201B7C" w:rsidRPr="007D0E7E" w:rsidRDefault="004F346C" w:rsidP="00201B7C">
      <w:pPr>
        <w:pStyle w:val="Heading1"/>
        <w:rPr>
          <w:rFonts w:ascii="Calibri" w:hAnsi="Calibri" w:cs="Calibri"/>
          <w:sz w:val="16"/>
          <w:szCs w:val="16"/>
        </w:rPr>
      </w:pPr>
      <w:bookmarkStart w:id="78" w:name="_Toc9001896"/>
      <w:bookmarkStart w:id="79" w:name="_Toc64416762"/>
      <w:r>
        <w:rPr>
          <w:rFonts w:ascii="Calibri" w:hAnsi="Calibri" w:cs="Calibri"/>
          <w:sz w:val="16"/>
          <w:szCs w:val="16"/>
        </w:rPr>
        <w:t>7</w:t>
      </w:r>
      <w:r w:rsidR="00201B7C" w:rsidRPr="007D0E7E">
        <w:rPr>
          <w:rFonts w:ascii="Calibri" w:hAnsi="Calibri" w:cs="Calibri"/>
          <w:sz w:val="16"/>
          <w:szCs w:val="16"/>
        </w:rPr>
        <w:tab/>
        <w:t>Reporting Defects</w:t>
      </w:r>
      <w:bookmarkEnd w:id="78"/>
      <w:bookmarkEnd w:id="79"/>
    </w:p>
    <w:p w14:paraId="25886048" w14:textId="77777777" w:rsidR="00201B7C" w:rsidRPr="007D0E7E" w:rsidRDefault="00201B7C" w:rsidP="00201B7C">
      <w:pPr>
        <w:rPr>
          <w:rFonts w:ascii="Calibri" w:hAnsi="Calibri" w:cs="Calibri"/>
          <w:sz w:val="16"/>
          <w:szCs w:val="16"/>
        </w:rPr>
      </w:pPr>
    </w:p>
    <w:p w14:paraId="7BE2789A" w14:textId="77777777" w:rsidR="00201B7C" w:rsidRPr="007D0E7E" w:rsidRDefault="00201B7C" w:rsidP="00201B7C">
      <w:pPr>
        <w:rPr>
          <w:rFonts w:ascii="Calibri" w:hAnsi="Calibri" w:cs="Calibri"/>
          <w:sz w:val="16"/>
          <w:szCs w:val="16"/>
        </w:rPr>
      </w:pPr>
      <w:r w:rsidRPr="007D0E7E">
        <w:rPr>
          <w:rFonts w:ascii="Calibri" w:hAnsi="Calibri" w:cs="Calibri"/>
          <w:sz w:val="16"/>
          <w:szCs w:val="16"/>
        </w:rPr>
        <w:t>When reporting Defects in UAT, please follow instructions below:</w:t>
      </w:r>
    </w:p>
    <w:p w14:paraId="3A39B2F7" w14:textId="77777777" w:rsidR="00201B7C" w:rsidRPr="007D0E7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6"/>
          <w:szCs w:val="16"/>
        </w:rPr>
      </w:pPr>
      <w:r w:rsidRPr="007D0E7E">
        <w:rPr>
          <w:rFonts w:cs="Calibri"/>
          <w:sz w:val="16"/>
          <w:szCs w:val="16"/>
        </w:rPr>
        <w:t>Select Issue Type: UAT Issue</w:t>
      </w:r>
    </w:p>
    <w:p w14:paraId="529393DB" w14:textId="77777777" w:rsidR="00201B7C" w:rsidRPr="007D0E7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6"/>
          <w:szCs w:val="16"/>
        </w:rPr>
      </w:pPr>
      <w:r w:rsidRPr="007D0E7E">
        <w:rPr>
          <w:rFonts w:cs="Calibri"/>
          <w:sz w:val="16"/>
          <w:szCs w:val="16"/>
        </w:rPr>
        <w:t>Summary: Prefix with page issue is on and include short description</w:t>
      </w:r>
    </w:p>
    <w:p w14:paraId="029C2881" w14:textId="77777777" w:rsidR="00201B7C" w:rsidRPr="007D0E7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6"/>
          <w:szCs w:val="16"/>
        </w:rPr>
      </w:pPr>
      <w:r w:rsidRPr="007D0E7E">
        <w:rPr>
          <w:rFonts w:cs="Calibri"/>
          <w:sz w:val="16"/>
          <w:szCs w:val="16"/>
        </w:rPr>
        <w:t>Description: Include steps to reproduce, Actual and Expected results</w:t>
      </w:r>
    </w:p>
    <w:p w14:paraId="3BCA9E93" w14:textId="77777777" w:rsidR="00201B7C" w:rsidRPr="007D0E7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6"/>
          <w:szCs w:val="16"/>
        </w:rPr>
      </w:pPr>
      <w:r w:rsidRPr="007D0E7E">
        <w:rPr>
          <w:rFonts w:cs="Calibri"/>
          <w:sz w:val="16"/>
          <w:szCs w:val="16"/>
        </w:rPr>
        <w:t>Priority: (see our guidance on selecting a priority in section 7 below)</w:t>
      </w:r>
    </w:p>
    <w:p w14:paraId="673252B5" w14:textId="77777777" w:rsidR="00201B7C" w:rsidRPr="007D0E7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6"/>
          <w:szCs w:val="16"/>
        </w:rPr>
      </w:pPr>
      <w:r w:rsidRPr="007D0E7E">
        <w:rPr>
          <w:rFonts w:cs="Calibri"/>
          <w:sz w:val="16"/>
          <w:szCs w:val="16"/>
        </w:rPr>
        <w:t>Environment: Device/Browser/OS information (and if it is across all, provide list)</w:t>
      </w:r>
    </w:p>
    <w:p w14:paraId="109BCA6A" w14:textId="77777777" w:rsidR="00201B7C" w:rsidRPr="007D0E7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6"/>
          <w:szCs w:val="16"/>
        </w:rPr>
      </w:pPr>
      <w:r w:rsidRPr="007D0E7E">
        <w:rPr>
          <w:rFonts w:cs="Calibri"/>
          <w:sz w:val="16"/>
          <w:szCs w:val="16"/>
        </w:rPr>
        <w:t xml:space="preserve">Linked Issue: Select story issue is linked </w:t>
      </w:r>
      <w:proofErr w:type="gramStart"/>
      <w:r w:rsidRPr="007D0E7E">
        <w:rPr>
          <w:rFonts w:cs="Calibri"/>
          <w:sz w:val="16"/>
          <w:szCs w:val="16"/>
        </w:rPr>
        <w:t>to</w:t>
      </w:r>
      <w:proofErr w:type="gramEnd"/>
    </w:p>
    <w:p w14:paraId="5BC3AA6A" w14:textId="77777777" w:rsidR="00201B7C" w:rsidRPr="007D0E7E" w:rsidRDefault="00201B7C" w:rsidP="00201B7C">
      <w:pPr>
        <w:rPr>
          <w:rFonts w:ascii="Calibri" w:hAnsi="Calibri" w:cs="Calibri"/>
          <w:sz w:val="16"/>
          <w:szCs w:val="16"/>
        </w:rPr>
      </w:pPr>
    </w:p>
    <w:p w14:paraId="7C6D8CE1" w14:textId="5C76D9AC" w:rsidR="00201B7C" w:rsidRPr="007D0E7E" w:rsidRDefault="004F346C" w:rsidP="00201B7C">
      <w:pPr>
        <w:pStyle w:val="Heading1"/>
        <w:rPr>
          <w:rFonts w:ascii="Calibri" w:hAnsi="Calibri" w:cs="Calibri"/>
          <w:sz w:val="16"/>
          <w:szCs w:val="16"/>
        </w:rPr>
      </w:pPr>
      <w:bookmarkStart w:id="80" w:name="_Toc9001897"/>
      <w:bookmarkStart w:id="81" w:name="_Toc64416763"/>
      <w:r>
        <w:rPr>
          <w:rFonts w:ascii="Calibri" w:hAnsi="Calibri" w:cs="Calibri"/>
          <w:sz w:val="16"/>
          <w:szCs w:val="16"/>
        </w:rPr>
        <w:t>8</w:t>
      </w:r>
      <w:r w:rsidR="00201B7C" w:rsidRPr="007D0E7E">
        <w:rPr>
          <w:rFonts w:ascii="Calibri" w:hAnsi="Calibri" w:cs="Calibri"/>
          <w:sz w:val="16"/>
          <w:szCs w:val="16"/>
        </w:rPr>
        <w:tab/>
        <w:t>Defect Severity Levels</w:t>
      </w:r>
      <w:bookmarkEnd w:id="80"/>
      <w:bookmarkEnd w:id="81"/>
    </w:p>
    <w:p w14:paraId="6EE5BB14" w14:textId="7E46F129" w:rsidR="00201B7C" w:rsidRPr="007D0E7E" w:rsidRDefault="00201B7C" w:rsidP="00201B7C">
      <w:pPr>
        <w:rPr>
          <w:rFonts w:ascii="Calibri" w:hAnsi="Calibri" w:cs="Calibri"/>
          <w:sz w:val="16"/>
          <w:szCs w:val="16"/>
        </w:rPr>
      </w:pPr>
    </w:p>
    <w:tbl>
      <w:tblPr>
        <w:tblStyle w:val="TableGrid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9180"/>
      </w:tblGrid>
      <w:tr w:rsidR="00201B7C" w:rsidRPr="007D0E7E" w14:paraId="6D60610B" w14:textId="77777777" w:rsidTr="004D2E3F">
        <w:tc>
          <w:tcPr>
            <w:tcW w:w="1255" w:type="dxa"/>
            <w:shd w:val="clear" w:color="auto" w:fill="D6EDF9" w:themeFill="accent2" w:themeFillTint="33"/>
          </w:tcPr>
          <w:p w14:paraId="1F06251B" w14:textId="44AFA2FF" w:rsidR="00201B7C" w:rsidRPr="007D0E7E" w:rsidRDefault="00C656A0" w:rsidP="000C307C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7D0E7E">
              <w:rPr>
                <w:rStyle w:val="BoldBlueLight"/>
                <w:rFonts w:ascii="Calibri" w:hAnsi="Calibri" w:cs="Calibri"/>
                <w:color w:val="003E75" w:themeColor="accent1"/>
                <w:sz w:val="16"/>
                <w:szCs w:val="16"/>
              </w:rPr>
              <w:t>Level</w:t>
            </w:r>
          </w:p>
        </w:tc>
        <w:tc>
          <w:tcPr>
            <w:tcW w:w="9180" w:type="dxa"/>
            <w:shd w:val="clear" w:color="auto" w:fill="D6EDF9" w:themeFill="accent2" w:themeFillTint="33"/>
          </w:tcPr>
          <w:p w14:paraId="49CA3502" w14:textId="2BFAA4B6" w:rsidR="00201B7C" w:rsidRPr="007D0E7E" w:rsidRDefault="00C656A0" w:rsidP="000C307C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7D0E7E">
              <w:rPr>
                <w:rStyle w:val="BoldBlueLight"/>
                <w:rFonts w:ascii="Calibri" w:hAnsi="Calibri" w:cs="Calibri"/>
                <w:color w:val="003E75" w:themeColor="accent1"/>
                <w:sz w:val="16"/>
                <w:szCs w:val="16"/>
              </w:rPr>
              <w:t>Description</w:t>
            </w:r>
          </w:p>
        </w:tc>
      </w:tr>
      <w:tr w:rsidR="009200A5" w:rsidRPr="007D0E7E" w14:paraId="538F27A9" w14:textId="77777777" w:rsidTr="004D2E3F">
        <w:tc>
          <w:tcPr>
            <w:tcW w:w="1255" w:type="dxa"/>
          </w:tcPr>
          <w:p w14:paraId="2577E29A" w14:textId="273012F0" w:rsidR="009200A5" w:rsidRPr="007D0E7E" w:rsidRDefault="009200A5" w:rsidP="009200A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7D0E7E">
              <w:rPr>
                <w:rFonts w:ascii="Calibri" w:hAnsi="Calibri" w:cs="Calibri"/>
                <w:sz w:val="16"/>
                <w:szCs w:val="16"/>
              </w:rPr>
              <w:t>Severity 1 or Critical</w:t>
            </w:r>
          </w:p>
        </w:tc>
        <w:tc>
          <w:tcPr>
            <w:tcW w:w="9180" w:type="dxa"/>
          </w:tcPr>
          <w:p w14:paraId="033CEE50" w14:textId="66574113" w:rsidR="009200A5" w:rsidRPr="007D0E7E" w:rsidRDefault="009200A5" w:rsidP="009200A5">
            <w:pPr>
              <w:rPr>
                <w:rFonts w:ascii="Calibri" w:hAnsi="Calibri" w:cs="Calibri"/>
                <w:sz w:val="16"/>
                <w:szCs w:val="16"/>
                <w:shd w:val="clear" w:color="auto" w:fill="FFFFFF"/>
              </w:rPr>
            </w:pPr>
            <w:r w:rsidRPr="007D0E7E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shd w:val="clear" w:color="auto" w:fill="FFFFFF"/>
              </w:rPr>
              <w:t>Critical/Showstopper/Blocker:</w:t>
            </w:r>
            <w:r w:rsidRPr="007D0E7E">
              <w:rPr>
                <w:rFonts w:ascii="Calibri" w:hAnsi="Calibri" w:cs="Calibri"/>
                <w:color w:val="172B4D"/>
                <w:sz w:val="16"/>
                <w:szCs w:val="16"/>
                <w:shd w:val="clear" w:color="auto" w:fill="FFFFFF"/>
              </w:rPr>
              <w:t xml:space="preserve">  This affects, or materially fails to comply with the acceptance criteria for, critical functionality or critical data. This does not have a workaround.</w:t>
            </w:r>
          </w:p>
        </w:tc>
      </w:tr>
      <w:tr w:rsidR="009200A5" w:rsidRPr="007D0E7E" w14:paraId="3EBDF7A2" w14:textId="77777777" w:rsidTr="004D2E3F">
        <w:tc>
          <w:tcPr>
            <w:tcW w:w="1255" w:type="dxa"/>
          </w:tcPr>
          <w:p w14:paraId="35F16BDE" w14:textId="0929B94D" w:rsidR="009200A5" w:rsidRPr="007D0E7E" w:rsidRDefault="009200A5" w:rsidP="009200A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7D0E7E">
              <w:rPr>
                <w:rFonts w:ascii="Calibri" w:hAnsi="Calibri" w:cs="Calibri"/>
                <w:sz w:val="16"/>
                <w:szCs w:val="16"/>
              </w:rPr>
              <w:t>Severity 2 or High</w:t>
            </w:r>
          </w:p>
        </w:tc>
        <w:tc>
          <w:tcPr>
            <w:tcW w:w="9180" w:type="dxa"/>
          </w:tcPr>
          <w:p w14:paraId="09C3FC98" w14:textId="143FE135" w:rsidR="009200A5" w:rsidRPr="007D0E7E" w:rsidRDefault="009200A5" w:rsidP="009200A5">
            <w:pPr>
              <w:rPr>
                <w:rFonts w:ascii="Calibri" w:hAnsi="Calibri" w:cs="Calibri"/>
                <w:color w:val="172B4D"/>
                <w:sz w:val="16"/>
                <w:szCs w:val="16"/>
                <w:shd w:val="clear" w:color="auto" w:fill="FFFFFF"/>
              </w:rPr>
            </w:pPr>
            <w:r w:rsidRPr="007D0E7E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shd w:val="clear" w:color="auto" w:fill="FFFFFF"/>
              </w:rPr>
              <w:t>High:</w:t>
            </w:r>
            <w:r w:rsidRPr="007D0E7E">
              <w:rPr>
                <w:rFonts w:ascii="Calibri" w:hAnsi="Calibri" w:cs="Calibri"/>
                <w:color w:val="172B4D"/>
                <w:sz w:val="16"/>
                <w:szCs w:val="16"/>
                <w:shd w:val="clear" w:color="auto" w:fill="FFFFFF"/>
              </w:rPr>
              <w:t xml:space="preserve">  The defect affects, or materially fails to comply with the acceptance criteria for, major functionality or major data. It has a workaround but is not obvious and is difficult.</w:t>
            </w:r>
          </w:p>
        </w:tc>
      </w:tr>
      <w:tr w:rsidR="009200A5" w:rsidRPr="007D0E7E" w14:paraId="4AE97452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18D1E655" w14:textId="733632B8" w:rsidR="009200A5" w:rsidRPr="007D0E7E" w:rsidRDefault="009200A5" w:rsidP="009200A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7D0E7E">
              <w:rPr>
                <w:rFonts w:ascii="Calibri" w:hAnsi="Calibri" w:cs="Calibri"/>
                <w:sz w:val="16"/>
                <w:szCs w:val="16"/>
              </w:rPr>
              <w:t>Severity 3 or Medium</w:t>
            </w:r>
          </w:p>
        </w:tc>
        <w:tc>
          <w:tcPr>
            <w:tcW w:w="9180" w:type="dxa"/>
          </w:tcPr>
          <w:p w14:paraId="477E149C" w14:textId="442F5174" w:rsidR="009200A5" w:rsidRPr="007D0E7E" w:rsidRDefault="009200A5" w:rsidP="009200A5">
            <w:pPr>
              <w:rPr>
                <w:rFonts w:ascii="Calibri" w:hAnsi="Calibri" w:cs="Calibri"/>
                <w:sz w:val="16"/>
                <w:szCs w:val="16"/>
                <w:shd w:val="clear" w:color="auto" w:fill="FFFFFF"/>
              </w:rPr>
            </w:pPr>
            <w:r w:rsidRPr="007D0E7E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shd w:val="clear" w:color="auto" w:fill="FFFFFF"/>
              </w:rPr>
              <w:t>Medium:</w:t>
            </w:r>
            <w:r w:rsidRPr="007D0E7E">
              <w:rPr>
                <w:rFonts w:ascii="Calibri" w:hAnsi="Calibri" w:cs="Calibri"/>
                <w:color w:val="172B4D"/>
                <w:sz w:val="16"/>
                <w:szCs w:val="16"/>
                <w:shd w:val="clear" w:color="auto" w:fill="FFFFFF"/>
              </w:rPr>
              <w:t xml:space="preserve">  The defect affects minor functionality or non-critical data. It has an easy workaround.</w:t>
            </w:r>
          </w:p>
        </w:tc>
      </w:tr>
      <w:tr w:rsidR="009200A5" w:rsidRPr="007D0E7E" w14:paraId="610170A8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79204AD9" w14:textId="5787B1F7" w:rsidR="009200A5" w:rsidRPr="007D0E7E" w:rsidRDefault="009200A5" w:rsidP="009200A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7D0E7E">
              <w:rPr>
                <w:rFonts w:ascii="Calibri" w:hAnsi="Calibri" w:cs="Calibri"/>
                <w:sz w:val="16"/>
                <w:szCs w:val="16"/>
              </w:rPr>
              <w:t>Severity 4 or Low</w:t>
            </w:r>
          </w:p>
        </w:tc>
        <w:tc>
          <w:tcPr>
            <w:tcW w:w="9180" w:type="dxa"/>
          </w:tcPr>
          <w:p w14:paraId="66E45799" w14:textId="5DBD013D" w:rsidR="009200A5" w:rsidRPr="007D0E7E" w:rsidRDefault="009200A5" w:rsidP="009200A5">
            <w:pPr>
              <w:rPr>
                <w:rFonts w:ascii="Calibri" w:hAnsi="Calibri" w:cs="Calibri"/>
                <w:sz w:val="16"/>
                <w:szCs w:val="16"/>
                <w:shd w:val="clear" w:color="auto" w:fill="FFFFFF"/>
              </w:rPr>
            </w:pPr>
            <w:r w:rsidRPr="007D0E7E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shd w:val="clear" w:color="auto" w:fill="FFFFFF"/>
              </w:rPr>
              <w:t>Low:</w:t>
            </w:r>
            <w:r w:rsidRPr="007D0E7E">
              <w:rPr>
                <w:rFonts w:ascii="Calibri" w:hAnsi="Calibri" w:cs="Calibri"/>
                <w:color w:val="172B4D"/>
                <w:sz w:val="16"/>
                <w:szCs w:val="16"/>
                <w:shd w:val="clear" w:color="auto" w:fill="FFFFFF"/>
              </w:rPr>
              <w:t xml:space="preserve">  The defect does not affect functionality or data. It does not need a workaround; no impacts to productivity.</w:t>
            </w:r>
          </w:p>
        </w:tc>
      </w:tr>
    </w:tbl>
    <w:p w14:paraId="29FC4354" w14:textId="77777777" w:rsidR="00084D6D" w:rsidRPr="007D0E7E" w:rsidRDefault="00084D6D" w:rsidP="0080032E">
      <w:pPr>
        <w:rPr>
          <w:rFonts w:ascii="Calibri" w:hAnsi="Calibri" w:cs="Calibri"/>
          <w:sz w:val="16"/>
          <w:szCs w:val="16"/>
        </w:rPr>
      </w:pPr>
    </w:p>
    <w:p w14:paraId="1CBB4AAC" w14:textId="77777777" w:rsidR="008737D5" w:rsidRPr="007D0E7E" w:rsidRDefault="008737D5">
      <w:pPr>
        <w:rPr>
          <w:rFonts w:ascii="Calibri" w:hAnsi="Calibri" w:cs="Calibri"/>
          <w:sz w:val="16"/>
          <w:szCs w:val="16"/>
        </w:rPr>
      </w:pPr>
    </w:p>
    <w:sectPr w:rsidR="008737D5" w:rsidRPr="007D0E7E" w:rsidSect="006C363C">
      <w:headerReference w:type="even" r:id="rId40"/>
      <w:type w:val="continuous"/>
      <w:pgSz w:w="12240" w:h="15840" w:code="9"/>
      <w:pgMar w:top="1701" w:right="2034" w:bottom="1701" w:left="85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613631" w14:textId="77777777" w:rsidR="00B07EAE" w:rsidRDefault="00B07EAE">
      <w:r>
        <w:separator/>
      </w:r>
    </w:p>
  </w:endnote>
  <w:endnote w:type="continuationSeparator" w:id="0">
    <w:p w14:paraId="6A7F71E9" w14:textId="77777777" w:rsidR="00B07EAE" w:rsidRDefault="00B07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cline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FC435E" w14:textId="77777777" w:rsidR="007D1B4E" w:rsidRDefault="007D1B4E" w:rsidP="002B7EAF">
    <w:pPr>
      <w:pStyle w:val="Footer"/>
      <w:framePr w:wrap="around" w:vAnchor="text" w:hAnchor="margin" w:xAlign="right" w:y="1"/>
      <w:rPr>
        <w:rStyle w:val="PageNumber"/>
        <w:rFonts w:ascii="Arial" w:hAnsi="Arial"/>
        <w:color w:val="auto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14:paraId="29FC435F" w14:textId="77777777" w:rsidR="007D1B4E" w:rsidRDefault="007D1B4E" w:rsidP="002B7E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FC4360" w14:textId="6C02E680" w:rsidR="007D1B4E" w:rsidRPr="0005548B" w:rsidRDefault="007D1B4E" w:rsidP="006C363C">
    <w:pPr>
      <w:pStyle w:val="Footer"/>
      <w:framePr w:wrap="around" w:vAnchor="page" w:hAnchor="page" w:x="852" w:y="14800"/>
      <w:rPr>
        <w:rStyle w:val="PageNumber"/>
        <w:rFonts w:ascii="Arial" w:hAnsi="Arial"/>
        <w:color w:val="003E75" w:themeColor="accent1"/>
      </w:rPr>
    </w:pPr>
    <w:r w:rsidRPr="0005548B">
      <w:rPr>
        <w:rStyle w:val="PageNumber"/>
        <w:color w:val="003E75" w:themeColor="accent1"/>
      </w:rPr>
      <w:fldChar w:fldCharType="begin"/>
    </w:r>
    <w:r w:rsidRPr="0005548B">
      <w:rPr>
        <w:rStyle w:val="PageNumber"/>
        <w:color w:val="003E75" w:themeColor="accent1"/>
      </w:rPr>
      <w:instrText xml:space="preserve">PAGE  </w:instrText>
    </w:r>
    <w:r w:rsidRPr="0005548B">
      <w:rPr>
        <w:rStyle w:val="PageNumber"/>
        <w:color w:val="003E75" w:themeColor="accent1"/>
      </w:rPr>
      <w:fldChar w:fldCharType="separate"/>
    </w:r>
    <w:r>
      <w:rPr>
        <w:rStyle w:val="PageNumber"/>
        <w:noProof/>
        <w:color w:val="003E75" w:themeColor="accent1"/>
      </w:rPr>
      <w:t>5</w:t>
    </w:r>
    <w:r w:rsidRPr="0005548B">
      <w:rPr>
        <w:rStyle w:val="PageNumber"/>
        <w:color w:val="003E75" w:themeColor="accent1"/>
      </w:rPr>
      <w:fldChar w:fldCharType="end"/>
    </w:r>
  </w:p>
  <w:p w14:paraId="29FC4361" w14:textId="3BAB261B" w:rsidR="007D1B4E" w:rsidRPr="00F205A6" w:rsidRDefault="007D1B4E" w:rsidP="00F205A6">
    <w:pPr>
      <w:pStyle w:val="Footer"/>
      <w:tabs>
        <w:tab w:val="clear" w:pos="4153"/>
        <w:tab w:val="clear" w:pos="8306"/>
        <w:tab w:val="left" w:pos="567"/>
      </w:tabs>
      <w:ind w:right="360"/>
      <w:rPr>
        <w:rFonts w:ascii="Arial" w:hAnsi="Arial"/>
        <w:color w:val="005596"/>
      </w:rPr>
    </w:pPr>
    <w:r>
      <w:rPr>
        <w:color w:val="005596"/>
      </w:rPr>
      <w:tab/>
    </w:r>
    <w:r>
      <w:rPr>
        <w:rFonts w:ascii="Arial" w:hAnsi="Arial"/>
        <w:color w:val="003E75" w:themeColor="accent1"/>
      </w:rPr>
      <w:t>Prepared by Temenos, Feb 17,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FC4363" w14:textId="7783ECFC" w:rsidR="007D1B4E" w:rsidRDefault="007D1B4E">
    <w:pPr>
      <w:pStyle w:val="Footer"/>
    </w:pPr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9FC436B" wp14:editId="76D7334B">
              <wp:simplePos x="0" y="0"/>
              <wp:positionH relativeFrom="page">
                <wp:posOffset>540385</wp:posOffset>
              </wp:positionH>
              <wp:positionV relativeFrom="page">
                <wp:posOffset>8929370</wp:posOffset>
              </wp:positionV>
              <wp:extent cx="6659880" cy="720090"/>
              <wp:effectExtent l="0" t="4445" r="635" b="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47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59880" cy="720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FC4374" w14:textId="71F4BEDB" w:rsidR="007D1B4E" w:rsidRPr="007A2D63" w:rsidRDefault="007D1B4E" w:rsidP="00C5352F">
                          <w:pPr>
                            <w:rPr>
                              <w:rFonts w:cs="Arial"/>
                              <w:color w:val="8C9FBB" w:themeColor="background2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FC436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42.55pt;margin-top:703.1pt;width:524.4pt;height:56.7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" filled="f" stroked="f">
              <v:textbox inset="0,0,0,0">
                <w:txbxContent>
                  <w:p w14:paraId="29FC4374" w14:textId="71F4BEDB" w:rsidR="007D1B4E" w:rsidRPr="007A2D63" w:rsidRDefault="007D1B4E" w:rsidP="00C5352F">
                    <w:pPr>
                      <w:rPr>
                        <w:rFonts w:cs="Arial"/>
                        <w:color w:val="8C9FBB" w:themeColor="background2"/>
                        <w:sz w:val="14"/>
                        <w:szCs w:val="14"/>
                      </w:rPr>
                    </w:pPr>
                  </w:p>
                </w:txbxContent>
              </v:textbox>
              <w10:wrap type="tight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B99057" w14:textId="77777777" w:rsidR="00B07EAE" w:rsidRDefault="00B07EAE">
      <w:r>
        <w:separator/>
      </w:r>
    </w:p>
  </w:footnote>
  <w:footnote w:type="continuationSeparator" w:id="0">
    <w:p w14:paraId="7BF77C91" w14:textId="77777777" w:rsidR="00B07EAE" w:rsidRDefault="00B07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FC435D" w14:textId="157E9923" w:rsidR="007D1B4E" w:rsidRPr="007A2D63" w:rsidRDefault="007D1B4E">
    <w:pPr>
      <w:rPr>
        <w:rFonts w:ascii="Arial Bold" w:hAnsi="Arial Bold"/>
        <w:color w:val="003E75" w:themeColor="accent1"/>
      </w:rPr>
    </w:pPr>
    <w:r w:rsidRPr="007A2D63">
      <w:rPr>
        <w:rFonts w:ascii="Arial Bold" w:hAnsi="Arial Bold"/>
        <w:noProof/>
        <w:color w:val="003E75" w:themeColor="accent1"/>
        <w:lang w:val="en-CA" w:eastAsia="en-CA"/>
      </w:rPr>
      <w:drawing>
        <wp:anchor distT="0" distB="0" distL="114300" distR="114300" simplePos="0" relativeHeight="251653632" behindDoc="0" locked="0" layoutInCell="1" allowOverlap="1" wp14:anchorId="62862889" wp14:editId="483EB94F">
          <wp:simplePos x="0" y="0"/>
          <wp:positionH relativeFrom="column">
            <wp:posOffset>6327140</wp:posOffset>
          </wp:positionH>
          <wp:positionV relativeFrom="paragraph">
            <wp:posOffset>-146685</wp:posOffset>
          </wp:positionV>
          <wp:extent cx="606287" cy="606287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ageorgescu\AppData\Local\Microsoft\Windows\INetCache\Content.Word\Tem_pieces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06287" cy="606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FC4362" w14:textId="58DA9DA7" w:rsidR="007D1B4E" w:rsidRDefault="007D1B4E">
    <w:r>
      <w:rPr>
        <w:noProof/>
        <w:lang w:val="en-CA" w:eastAsia="en-CA"/>
      </w:rPr>
      <w:drawing>
        <wp:anchor distT="0" distB="0" distL="114300" distR="114300" simplePos="0" relativeHeight="251663872" behindDoc="0" locked="0" layoutInCell="1" allowOverlap="1" wp14:anchorId="1F0206F0" wp14:editId="1A9530DA">
          <wp:simplePos x="0" y="0"/>
          <wp:positionH relativeFrom="column">
            <wp:posOffset>4368800</wp:posOffset>
          </wp:positionH>
          <wp:positionV relativeFrom="paragraph">
            <wp:posOffset>-359870</wp:posOffset>
          </wp:positionV>
          <wp:extent cx="3043687" cy="1143000"/>
          <wp:effectExtent l="0" t="0" r="0" b="0"/>
          <wp:wrapThrough wrapText="bothSides">
            <wp:wrapPolygon edited="0">
              <wp:start x="4056" y="4680"/>
              <wp:lineTo x="2434" y="7560"/>
              <wp:lineTo x="2163" y="8280"/>
              <wp:lineTo x="2569" y="12240"/>
              <wp:lineTo x="3650" y="15840"/>
              <wp:lineTo x="4056" y="16560"/>
              <wp:lineTo x="4867" y="16560"/>
              <wp:lineTo x="18116" y="15840"/>
              <wp:lineTo x="19604" y="15480"/>
              <wp:lineTo x="19468" y="7920"/>
              <wp:lineTo x="17305" y="7200"/>
              <wp:lineTo x="5002" y="4680"/>
              <wp:lineTo x="4056" y="468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043687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FC4364" w14:textId="77777777" w:rsidR="007D1B4E" w:rsidRDefault="007D1B4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E54A77"/>
    <w:multiLevelType w:val="multilevel"/>
    <w:tmpl w:val="D8B8B2AE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8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</w:rPr>
    </w:lvl>
  </w:abstractNum>
  <w:abstractNum w:abstractNumId="1" w15:restartNumberingAfterBreak="0">
    <w:nsid w:val="02482ECA"/>
    <w:multiLevelType w:val="hybridMultilevel"/>
    <w:tmpl w:val="90A2206C"/>
    <w:lvl w:ilvl="0" w:tplc="1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3ED422F"/>
    <w:multiLevelType w:val="hybridMultilevel"/>
    <w:tmpl w:val="7A50EF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232406"/>
    <w:multiLevelType w:val="hybridMultilevel"/>
    <w:tmpl w:val="61F8BD0A"/>
    <w:lvl w:ilvl="0" w:tplc="E8FA83D0">
      <w:start w:val="1"/>
      <w:numFmt w:val="bullet"/>
      <w:pStyle w:val="Bullet2"/>
      <w:lvlText w:val="-"/>
      <w:lvlJc w:val="left"/>
      <w:pPr>
        <w:tabs>
          <w:tab w:val="num" w:pos="1985"/>
        </w:tabs>
        <w:ind w:left="1985" w:hanging="284"/>
      </w:pPr>
      <w:rPr>
        <w:rFonts w:ascii="Arial" w:hAnsi="Arial" w:hint="default"/>
        <w:color w:val="8DB1C7"/>
      </w:rPr>
    </w:lvl>
    <w:lvl w:ilvl="1" w:tplc="08090003" w:tentative="1">
      <w:start w:val="1"/>
      <w:numFmt w:val="bullet"/>
      <w:lvlText w:val="o"/>
      <w:lvlJc w:val="left"/>
      <w:pPr>
        <w:tabs>
          <w:tab w:val="num" w:pos="1462"/>
        </w:tabs>
        <w:ind w:left="1462" w:hanging="360"/>
      </w:pPr>
      <w:rPr>
        <w:rFonts w:ascii="Courier New" w:hAnsi="Courier New" w:cs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82"/>
        </w:tabs>
        <w:ind w:left="218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02"/>
        </w:tabs>
        <w:ind w:left="290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22"/>
        </w:tabs>
        <w:ind w:left="3622" w:hanging="360"/>
      </w:pPr>
      <w:rPr>
        <w:rFonts w:ascii="Courier New" w:hAnsi="Courier New" w:cs="Symbo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42"/>
        </w:tabs>
        <w:ind w:left="434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62"/>
        </w:tabs>
        <w:ind w:left="506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82"/>
        </w:tabs>
        <w:ind w:left="5782" w:hanging="360"/>
      </w:pPr>
      <w:rPr>
        <w:rFonts w:ascii="Courier New" w:hAnsi="Courier New" w:cs="Symbo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02"/>
        </w:tabs>
        <w:ind w:left="6502" w:hanging="360"/>
      </w:pPr>
      <w:rPr>
        <w:rFonts w:ascii="Wingdings" w:hAnsi="Wingdings" w:hint="default"/>
      </w:rPr>
    </w:lvl>
  </w:abstractNum>
  <w:abstractNum w:abstractNumId="4" w15:restartNumberingAfterBreak="0">
    <w:nsid w:val="08F549C4"/>
    <w:multiLevelType w:val="multilevel"/>
    <w:tmpl w:val="54E6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F5A27"/>
    <w:multiLevelType w:val="hybridMultilevel"/>
    <w:tmpl w:val="48E623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FA79E5"/>
    <w:multiLevelType w:val="multilevel"/>
    <w:tmpl w:val="9B22F5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7" w15:restartNumberingAfterBreak="0">
    <w:nsid w:val="0E6D21F1"/>
    <w:multiLevelType w:val="hybridMultilevel"/>
    <w:tmpl w:val="B8C87288"/>
    <w:lvl w:ilvl="0" w:tplc="858A81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B82E99"/>
    <w:multiLevelType w:val="multilevel"/>
    <w:tmpl w:val="AED6BD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2B09A5"/>
    <w:multiLevelType w:val="multilevel"/>
    <w:tmpl w:val="5708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30CB4"/>
    <w:multiLevelType w:val="multilevel"/>
    <w:tmpl w:val="1F52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C3707"/>
    <w:multiLevelType w:val="hybridMultilevel"/>
    <w:tmpl w:val="9F3651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643938"/>
    <w:multiLevelType w:val="hybridMultilevel"/>
    <w:tmpl w:val="714606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9B5A53"/>
    <w:multiLevelType w:val="hybridMultilevel"/>
    <w:tmpl w:val="13C00988"/>
    <w:lvl w:ilvl="0" w:tplc="3D30DC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D33185"/>
    <w:multiLevelType w:val="hybridMultilevel"/>
    <w:tmpl w:val="D05AB0D8"/>
    <w:lvl w:ilvl="0" w:tplc="3106FAE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1B17DE"/>
    <w:multiLevelType w:val="multilevel"/>
    <w:tmpl w:val="D8B8B2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37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0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3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6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96" w:hanging="1080"/>
      </w:pPr>
      <w:rPr>
        <w:rFonts w:hint="default"/>
      </w:rPr>
    </w:lvl>
  </w:abstractNum>
  <w:abstractNum w:abstractNumId="16" w15:restartNumberingAfterBreak="0">
    <w:nsid w:val="35D32CBD"/>
    <w:multiLevelType w:val="hybridMultilevel"/>
    <w:tmpl w:val="A2CCF474"/>
    <w:lvl w:ilvl="0" w:tplc="4648A65C">
      <w:start w:val="1"/>
      <w:numFmt w:val="bullet"/>
      <w:pStyle w:val="ListParagraph"/>
      <w:lvlText w:val=""/>
      <w:lvlJc w:val="left"/>
      <w:pPr>
        <w:ind w:left="432" w:hanging="432"/>
      </w:pPr>
      <w:rPr>
        <w:rFonts w:ascii="Symbol" w:hAnsi="Symbol" w:hint="default"/>
        <w:color w:val="353C3E"/>
      </w:rPr>
    </w:lvl>
    <w:lvl w:ilvl="1" w:tplc="5CFE0D0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C41C07B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550E9E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6CE09B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9B10197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35033E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98A2D5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989C3C4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96770EE"/>
    <w:multiLevelType w:val="multilevel"/>
    <w:tmpl w:val="ED068E7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18" w15:restartNumberingAfterBreak="0">
    <w:nsid w:val="3B1421DC"/>
    <w:multiLevelType w:val="singleLevel"/>
    <w:tmpl w:val="03A63E4A"/>
    <w:lvl w:ilvl="0">
      <w:start w:val="1"/>
      <w:numFmt w:val="bullet"/>
      <w:pStyle w:val="Bullet1"/>
      <w:lvlText w:val="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8DB1C7"/>
        <w:sz w:val="20"/>
      </w:rPr>
    </w:lvl>
  </w:abstractNum>
  <w:abstractNum w:abstractNumId="19" w15:restartNumberingAfterBreak="0">
    <w:nsid w:val="42282D61"/>
    <w:multiLevelType w:val="multilevel"/>
    <w:tmpl w:val="25A0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ED3C83"/>
    <w:multiLevelType w:val="multilevel"/>
    <w:tmpl w:val="5EF2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724EB3"/>
    <w:multiLevelType w:val="multilevel"/>
    <w:tmpl w:val="D8D8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A73923"/>
    <w:multiLevelType w:val="multilevel"/>
    <w:tmpl w:val="6966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357AFF"/>
    <w:multiLevelType w:val="multilevel"/>
    <w:tmpl w:val="301AB754"/>
    <w:styleLink w:val="Numbered"/>
    <w:lvl w:ilvl="0">
      <w:start w:val="1"/>
      <w:numFmt w:val="decimal"/>
      <w:lvlText w:val="%1."/>
      <w:lvlJc w:val="left"/>
      <w:pPr>
        <w:tabs>
          <w:tab w:val="num" w:pos="360"/>
        </w:tabs>
        <w:ind w:left="1080" w:hanging="360"/>
      </w:pPr>
      <w:rPr>
        <w:rFonts w:ascii="Arial" w:hAnsi="Arial" w:hint="default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4" w15:restartNumberingAfterBreak="0">
    <w:nsid w:val="52943906"/>
    <w:multiLevelType w:val="hybridMultilevel"/>
    <w:tmpl w:val="C0BEC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37795D"/>
    <w:multiLevelType w:val="multilevel"/>
    <w:tmpl w:val="7902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A537A1"/>
    <w:multiLevelType w:val="multilevel"/>
    <w:tmpl w:val="C96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323FC2"/>
    <w:multiLevelType w:val="multilevel"/>
    <w:tmpl w:val="4F96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AA5D2E"/>
    <w:multiLevelType w:val="multilevel"/>
    <w:tmpl w:val="090E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F34F58"/>
    <w:multiLevelType w:val="multilevel"/>
    <w:tmpl w:val="67B4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BA1FC0"/>
    <w:multiLevelType w:val="multilevel"/>
    <w:tmpl w:val="D8B8B2AE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8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</w:rPr>
    </w:lvl>
  </w:abstractNum>
  <w:abstractNum w:abstractNumId="31" w15:restartNumberingAfterBreak="0">
    <w:nsid w:val="62842C3B"/>
    <w:multiLevelType w:val="multilevel"/>
    <w:tmpl w:val="0B92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55506F"/>
    <w:multiLevelType w:val="hybridMultilevel"/>
    <w:tmpl w:val="DE5878B2"/>
    <w:lvl w:ilvl="0" w:tplc="3F8EA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D94826"/>
    <w:multiLevelType w:val="multilevel"/>
    <w:tmpl w:val="5074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167414"/>
    <w:multiLevelType w:val="multilevel"/>
    <w:tmpl w:val="0BEE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1B65F7"/>
    <w:multiLevelType w:val="hybridMultilevel"/>
    <w:tmpl w:val="E362A108"/>
    <w:lvl w:ilvl="0" w:tplc="3F8EA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7B2C41"/>
    <w:multiLevelType w:val="multilevel"/>
    <w:tmpl w:val="D8B8B2AE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8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</w:rPr>
    </w:lvl>
  </w:abstractNum>
  <w:abstractNum w:abstractNumId="37" w15:restartNumberingAfterBreak="0">
    <w:nsid w:val="7DEC1996"/>
    <w:multiLevelType w:val="multilevel"/>
    <w:tmpl w:val="6A68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F74C1C"/>
    <w:multiLevelType w:val="multilevel"/>
    <w:tmpl w:val="01EC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5836DF"/>
    <w:multiLevelType w:val="multilevel"/>
    <w:tmpl w:val="AB06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3"/>
  </w:num>
  <w:num w:numId="3">
    <w:abstractNumId w:val="3"/>
  </w:num>
  <w:num w:numId="4">
    <w:abstractNumId w:val="16"/>
  </w:num>
  <w:num w:numId="5">
    <w:abstractNumId w:val="12"/>
  </w:num>
  <w:num w:numId="6">
    <w:abstractNumId w:val="24"/>
  </w:num>
  <w:num w:numId="7">
    <w:abstractNumId w:val="2"/>
  </w:num>
  <w:num w:numId="8">
    <w:abstractNumId w:val="11"/>
  </w:num>
  <w:num w:numId="9">
    <w:abstractNumId w:val="17"/>
  </w:num>
  <w:num w:numId="10">
    <w:abstractNumId w:val="1"/>
  </w:num>
  <w:num w:numId="11">
    <w:abstractNumId w:val="7"/>
  </w:num>
  <w:num w:numId="12">
    <w:abstractNumId w:val="14"/>
  </w:num>
  <w:num w:numId="13">
    <w:abstractNumId w:val="30"/>
  </w:num>
  <w:num w:numId="14">
    <w:abstractNumId w:val="13"/>
  </w:num>
  <w:num w:numId="15">
    <w:abstractNumId w:val="32"/>
  </w:num>
  <w:num w:numId="16">
    <w:abstractNumId w:val="35"/>
  </w:num>
  <w:num w:numId="17">
    <w:abstractNumId w:val="39"/>
  </w:num>
  <w:num w:numId="18">
    <w:abstractNumId w:val="10"/>
  </w:num>
  <w:num w:numId="19">
    <w:abstractNumId w:val="36"/>
  </w:num>
  <w:num w:numId="20">
    <w:abstractNumId w:val="15"/>
  </w:num>
  <w:num w:numId="21">
    <w:abstractNumId w:val="22"/>
  </w:num>
  <w:num w:numId="22">
    <w:abstractNumId w:val="0"/>
  </w:num>
  <w:num w:numId="23">
    <w:abstractNumId w:val="6"/>
  </w:num>
  <w:num w:numId="24">
    <w:abstractNumId w:val="31"/>
  </w:num>
  <w:num w:numId="25">
    <w:abstractNumId w:val="19"/>
  </w:num>
  <w:num w:numId="26">
    <w:abstractNumId w:val="34"/>
  </w:num>
  <w:num w:numId="27">
    <w:abstractNumId w:val="4"/>
  </w:num>
  <w:num w:numId="28">
    <w:abstractNumId w:val="29"/>
  </w:num>
  <w:num w:numId="29">
    <w:abstractNumId w:val="37"/>
  </w:num>
  <w:num w:numId="30">
    <w:abstractNumId w:val="38"/>
  </w:num>
  <w:num w:numId="31">
    <w:abstractNumId w:val="28"/>
  </w:num>
  <w:num w:numId="32">
    <w:abstractNumId w:val="9"/>
  </w:num>
  <w:num w:numId="33">
    <w:abstractNumId w:val="5"/>
  </w:num>
  <w:num w:numId="34">
    <w:abstractNumId w:val="25"/>
  </w:num>
  <w:num w:numId="35">
    <w:abstractNumId w:val="20"/>
  </w:num>
  <w:num w:numId="36">
    <w:abstractNumId w:val="27"/>
  </w:num>
  <w:num w:numId="37">
    <w:abstractNumId w:val="8"/>
  </w:num>
  <w:num w:numId="38">
    <w:abstractNumId w:val="21"/>
  </w:num>
  <w:num w:numId="39">
    <w:abstractNumId w:val="33"/>
  </w:num>
  <w:num w:numId="40">
    <w:abstractNumId w:val="26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9"/>
  <w:proofState w:spelling="clean" w:grammar="clean"/>
  <w:defaultTabStop w:val="567"/>
  <w:drawingGridHorizontalSpacing w:val="120"/>
  <w:displayHorizontalDrawingGridEvery w:val="2"/>
  <w:displayVerticalDrawingGridEvery w:val="2"/>
  <w:characterSpacingControl w:val="doNotCompress"/>
  <w:hdrShapeDefaults>
    <o:shapedefaults v:ext="edit" spidmax="2049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AFD"/>
    <w:rsid w:val="000003D0"/>
    <w:rsid w:val="00001091"/>
    <w:rsid w:val="00002787"/>
    <w:rsid w:val="00004F3D"/>
    <w:rsid w:val="000078E4"/>
    <w:rsid w:val="000300D7"/>
    <w:rsid w:val="00030158"/>
    <w:rsid w:val="000301DC"/>
    <w:rsid w:val="00030680"/>
    <w:rsid w:val="000315C2"/>
    <w:rsid w:val="00031B0F"/>
    <w:rsid w:val="000320A3"/>
    <w:rsid w:val="000364AF"/>
    <w:rsid w:val="000442CE"/>
    <w:rsid w:val="000551E9"/>
    <w:rsid w:val="00055231"/>
    <w:rsid w:val="0005548B"/>
    <w:rsid w:val="0005738D"/>
    <w:rsid w:val="00062154"/>
    <w:rsid w:val="00062566"/>
    <w:rsid w:val="00062FE0"/>
    <w:rsid w:val="000648E3"/>
    <w:rsid w:val="00064AFA"/>
    <w:rsid w:val="00065261"/>
    <w:rsid w:val="00067D78"/>
    <w:rsid w:val="00070311"/>
    <w:rsid w:val="00072B86"/>
    <w:rsid w:val="000749FF"/>
    <w:rsid w:val="00077277"/>
    <w:rsid w:val="0008044B"/>
    <w:rsid w:val="00084D6D"/>
    <w:rsid w:val="0009019D"/>
    <w:rsid w:val="00091080"/>
    <w:rsid w:val="0009223C"/>
    <w:rsid w:val="00094981"/>
    <w:rsid w:val="0009523B"/>
    <w:rsid w:val="0009565F"/>
    <w:rsid w:val="00096EDE"/>
    <w:rsid w:val="000A0BCA"/>
    <w:rsid w:val="000A1FC2"/>
    <w:rsid w:val="000A3EF4"/>
    <w:rsid w:val="000A3F97"/>
    <w:rsid w:val="000A5433"/>
    <w:rsid w:val="000A6439"/>
    <w:rsid w:val="000A726C"/>
    <w:rsid w:val="000B0FDC"/>
    <w:rsid w:val="000B173B"/>
    <w:rsid w:val="000B64DD"/>
    <w:rsid w:val="000B6DE3"/>
    <w:rsid w:val="000C307C"/>
    <w:rsid w:val="000C4C44"/>
    <w:rsid w:val="000C68C6"/>
    <w:rsid w:val="000D732E"/>
    <w:rsid w:val="000E06BC"/>
    <w:rsid w:val="000E75B7"/>
    <w:rsid w:val="000F0FAC"/>
    <w:rsid w:val="000F202B"/>
    <w:rsid w:val="000F3046"/>
    <w:rsid w:val="000F33DA"/>
    <w:rsid w:val="000F5F93"/>
    <w:rsid w:val="00102B91"/>
    <w:rsid w:val="001059C2"/>
    <w:rsid w:val="00106FA4"/>
    <w:rsid w:val="00116371"/>
    <w:rsid w:val="00125931"/>
    <w:rsid w:val="00125A5B"/>
    <w:rsid w:val="00127636"/>
    <w:rsid w:val="00127747"/>
    <w:rsid w:val="00147B10"/>
    <w:rsid w:val="00147C71"/>
    <w:rsid w:val="00153FAF"/>
    <w:rsid w:val="0016256B"/>
    <w:rsid w:val="00162F2E"/>
    <w:rsid w:val="00164539"/>
    <w:rsid w:val="00167DFD"/>
    <w:rsid w:val="00174ABD"/>
    <w:rsid w:val="001758FA"/>
    <w:rsid w:val="001773C0"/>
    <w:rsid w:val="0018056B"/>
    <w:rsid w:val="001807D6"/>
    <w:rsid w:val="001912D9"/>
    <w:rsid w:val="00193870"/>
    <w:rsid w:val="001A1E73"/>
    <w:rsid w:val="001B2C53"/>
    <w:rsid w:val="001B519F"/>
    <w:rsid w:val="001B775C"/>
    <w:rsid w:val="001C242E"/>
    <w:rsid w:val="001C2C7F"/>
    <w:rsid w:val="001C795E"/>
    <w:rsid w:val="001D271B"/>
    <w:rsid w:val="001D3CE7"/>
    <w:rsid w:val="001D4467"/>
    <w:rsid w:val="001D544A"/>
    <w:rsid w:val="001D66F9"/>
    <w:rsid w:val="001D6E4D"/>
    <w:rsid w:val="001D7BBF"/>
    <w:rsid w:val="001F7552"/>
    <w:rsid w:val="00201B7C"/>
    <w:rsid w:val="002026BB"/>
    <w:rsid w:val="00210E11"/>
    <w:rsid w:val="0021190A"/>
    <w:rsid w:val="00213E87"/>
    <w:rsid w:val="00214D16"/>
    <w:rsid w:val="002224D8"/>
    <w:rsid w:val="0022687F"/>
    <w:rsid w:val="00230F53"/>
    <w:rsid w:val="002317CA"/>
    <w:rsid w:val="00232F0C"/>
    <w:rsid w:val="00233743"/>
    <w:rsid w:val="00242745"/>
    <w:rsid w:val="00243AFD"/>
    <w:rsid w:val="00243B05"/>
    <w:rsid w:val="002442FF"/>
    <w:rsid w:val="002516CE"/>
    <w:rsid w:val="00254639"/>
    <w:rsid w:val="0025568D"/>
    <w:rsid w:val="002631B0"/>
    <w:rsid w:val="002648E8"/>
    <w:rsid w:val="00265C8E"/>
    <w:rsid w:val="0026629E"/>
    <w:rsid w:val="002678C8"/>
    <w:rsid w:val="00277622"/>
    <w:rsid w:val="00280183"/>
    <w:rsid w:val="00280C4B"/>
    <w:rsid w:val="0028164D"/>
    <w:rsid w:val="002830A2"/>
    <w:rsid w:val="00283353"/>
    <w:rsid w:val="00283DEF"/>
    <w:rsid w:val="00293E2A"/>
    <w:rsid w:val="002955EE"/>
    <w:rsid w:val="002A4089"/>
    <w:rsid w:val="002A6C40"/>
    <w:rsid w:val="002B3BCA"/>
    <w:rsid w:val="002B419C"/>
    <w:rsid w:val="002B4D5B"/>
    <w:rsid w:val="002B7EAF"/>
    <w:rsid w:val="002C181C"/>
    <w:rsid w:val="002C5A91"/>
    <w:rsid w:val="002D3A67"/>
    <w:rsid w:val="002D6EF2"/>
    <w:rsid w:val="002D71A7"/>
    <w:rsid w:val="002D7951"/>
    <w:rsid w:val="002E477E"/>
    <w:rsid w:val="002E6865"/>
    <w:rsid w:val="002E6900"/>
    <w:rsid w:val="002F0401"/>
    <w:rsid w:val="002F38D5"/>
    <w:rsid w:val="002F3D14"/>
    <w:rsid w:val="002F4BE6"/>
    <w:rsid w:val="002F5373"/>
    <w:rsid w:val="002F7803"/>
    <w:rsid w:val="00300DE5"/>
    <w:rsid w:val="00300ED2"/>
    <w:rsid w:val="00301002"/>
    <w:rsid w:val="003034FD"/>
    <w:rsid w:val="00310270"/>
    <w:rsid w:val="003131FF"/>
    <w:rsid w:val="0031393A"/>
    <w:rsid w:val="003161E8"/>
    <w:rsid w:val="00326C71"/>
    <w:rsid w:val="003273FA"/>
    <w:rsid w:val="00333D1B"/>
    <w:rsid w:val="00335C5E"/>
    <w:rsid w:val="00336B38"/>
    <w:rsid w:val="00341149"/>
    <w:rsid w:val="00342D6D"/>
    <w:rsid w:val="0035108E"/>
    <w:rsid w:val="00352CE6"/>
    <w:rsid w:val="0035341C"/>
    <w:rsid w:val="00354A72"/>
    <w:rsid w:val="0036279A"/>
    <w:rsid w:val="00364962"/>
    <w:rsid w:val="0037187D"/>
    <w:rsid w:val="00380A0E"/>
    <w:rsid w:val="003814F8"/>
    <w:rsid w:val="00382564"/>
    <w:rsid w:val="00385460"/>
    <w:rsid w:val="003857D8"/>
    <w:rsid w:val="0038617A"/>
    <w:rsid w:val="00386391"/>
    <w:rsid w:val="0039058D"/>
    <w:rsid w:val="00391654"/>
    <w:rsid w:val="0039262D"/>
    <w:rsid w:val="00392A4A"/>
    <w:rsid w:val="00394372"/>
    <w:rsid w:val="003952C4"/>
    <w:rsid w:val="003A3DC0"/>
    <w:rsid w:val="003A4135"/>
    <w:rsid w:val="003B07DF"/>
    <w:rsid w:val="003B3F1C"/>
    <w:rsid w:val="003B591B"/>
    <w:rsid w:val="003B6144"/>
    <w:rsid w:val="003C24C9"/>
    <w:rsid w:val="003C2FCB"/>
    <w:rsid w:val="003C3746"/>
    <w:rsid w:val="003C4BD0"/>
    <w:rsid w:val="003C687B"/>
    <w:rsid w:val="003C72D0"/>
    <w:rsid w:val="003D17AA"/>
    <w:rsid w:val="003D5C12"/>
    <w:rsid w:val="003D640C"/>
    <w:rsid w:val="003D7411"/>
    <w:rsid w:val="003D7F8D"/>
    <w:rsid w:val="003E4303"/>
    <w:rsid w:val="003E59D7"/>
    <w:rsid w:val="003F0840"/>
    <w:rsid w:val="003F1CCD"/>
    <w:rsid w:val="003F29C8"/>
    <w:rsid w:val="003F2CF8"/>
    <w:rsid w:val="003F3303"/>
    <w:rsid w:val="003F5552"/>
    <w:rsid w:val="003F56EC"/>
    <w:rsid w:val="003F67DC"/>
    <w:rsid w:val="003F6C0E"/>
    <w:rsid w:val="00402556"/>
    <w:rsid w:val="004030CA"/>
    <w:rsid w:val="00404963"/>
    <w:rsid w:val="004056E8"/>
    <w:rsid w:val="0040660F"/>
    <w:rsid w:val="00406D7F"/>
    <w:rsid w:val="00407969"/>
    <w:rsid w:val="004104AD"/>
    <w:rsid w:val="00411E79"/>
    <w:rsid w:val="004161BD"/>
    <w:rsid w:val="00416D17"/>
    <w:rsid w:val="004202D0"/>
    <w:rsid w:val="00420ECF"/>
    <w:rsid w:val="00421325"/>
    <w:rsid w:val="00426DDA"/>
    <w:rsid w:val="00436CB1"/>
    <w:rsid w:val="00440D2B"/>
    <w:rsid w:val="00441DC0"/>
    <w:rsid w:val="004431B3"/>
    <w:rsid w:val="0045553F"/>
    <w:rsid w:val="00457E68"/>
    <w:rsid w:val="004609E7"/>
    <w:rsid w:val="004620B6"/>
    <w:rsid w:val="00463541"/>
    <w:rsid w:val="004656CB"/>
    <w:rsid w:val="00470D94"/>
    <w:rsid w:val="00471EDD"/>
    <w:rsid w:val="004725B2"/>
    <w:rsid w:val="00473D6E"/>
    <w:rsid w:val="00473ECA"/>
    <w:rsid w:val="00476A7D"/>
    <w:rsid w:val="00477215"/>
    <w:rsid w:val="004801FC"/>
    <w:rsid w:val="0049363C"/>
    <w:rsid w:val="004942CC"/>
    <w:rsid w:val="00494474"/>
    <w:rsid w:val="00494AE7"/>
    <w:rsid w:val="004A20CB"/>
    <w:rsid w:val="004B13DF"/>
    <w:rsid w:val="004B2B80"/>
    <w:rsid w:val="004B3153"/>
    <w:rsid w:val="004B4902"/>
    <w:rsid w:val="004B6683"/>
    <w:rsid w:val="004B71B8"/>
    <w:rsid w:val="004B7E1C"/>
    <w:rsid w:val="004D2E3F"/>
    <w:rsid w:val="004D5012"/>
    <w:rsid w:val="004D6519"/>
    <w:rsid w:val="004E0327"/>
    <w:rsid w:val="004E2B08"/>
    <w:rsid w:val="004E36EF"/>
    <w:rsid w:val="004E472E"/>
    <w:rsid w:val="004F346C"/>
    <w:rsid w:val="004F6C66"/>
    <w:rsid w:val="005038C2"/>
    <w:rsid w:val="005051A3"/>
    <w:rsid w:val="00510530"/>
    <w:rsid w:val="0051128F"/>
    <w:rsid w:val="00522768"/>
    <w:rsid w:val="00527626"/>
    <w:rsid w:val="005304D8"/>
    <w:rsid w:val="00532D66"/>
    <w:rsid w:val="00533297"/>
    <w:rsid w:val="005370D2"/>
    <w:rsid w:val="0054040B"/>
    <w:rsid w:val="00540B03"/>
    <w:rsid w:val="00541007"/>
    <w:rsid w:val="00543A2F"/>
    <w:rsid w:val="00552221"/>
    <w:rsid w:val="00553E43"/>
    <w:rsid w:val="00554257"/>
    <w:rsid w:val="00561847"/>
    <w:rsid w:val="005632A2"/>
    <w:rsid w:val="005712C3"/>
    <w:rsid w:val="00572085"/>
    <w:rsid w:val="0058149E"/>
    <w:rsid w:val="005817C5"/>
    <w:rsid w:val="0058181A"/>
    <w:rsid w:val="00585CE5"/>
    <w:rsid w:val="00590434"/>
    <w:rsid w:val="0059281F"/>
    <w:rsid w:val="005943E5"/>
    <w:rsid w:val="00594B04"/>
    <w:rsid w:val="005A31D6"/>
    <w:rsid w:val="005A53F2"/>
    <w:rsid w:val="005B1D0A"/>
    <w:rsid w:val="005C3BF5"/>
    <w:rsid w:val="005C525F"/>
    <w:rsid w:val="005D028E"/>
    <w:rsid w:val="005D17E7"/>
    <w:rsid w:val="005D209D"/>
    <w:rsid w:val="005E39B2"/>
    <w:rsid w:val="005E5514"/>
    <w:rsid w:val="005F01A9"/>
    <w:rsid w:val="005F1081"/>
    <w:rsid w:val="005F2871"/>
    <w:rsid w:val="005F316E"/>
    <w:rsid w:val="005F4791"/>
    <w:rsid w:val="005F49FE"/>
    <w:rsid w:val="005F5138"/>
    <w:rsid w:val="006033E5"/>
    <w:rsid w:val="00603B5E"/>
    <w:rsid w:val="00606DB7"/>
    <w:rsid w:val="006130F3"/>
    <w:rsid w:val="00617305"/>
    <w:rsid w:val="00621643"/>
    <w:rsid w:val="006275C0"/>
    <w:rsid w:val="006350C4"/>
    <w:rsid w:val="0063540C"/>
    <w:rsid w:val="0063566C"/>
    <w:rsid w:val="00637005"/>
    <w:rsid w:val="00641884"/>
    <w:rsid w:val="006452E4"/>
    <w:rsid w:val="00646C98"/>
    <w:rsid w:val="00657461"/>
    <w:rsid w:val="00657ACF"/>
    <w:rsid w:val="00657E6F"/>
    <w:rsid w:val="00661915"/>
    <w:rsid w:val="0066389B"/>
    <w:rsid w:val="00667126"/>
    <w:rsid w:val="006677C7"/>
    <w:rsid w:val="00670090"/>
    <w:rsid w:val="0067051C"/>
    <w:rsid w:val="006739DA"/>
    <w:rsid w:val="00674235"/>
    <w:rsid w:val="00677E55"/>
    <w:rsid w:val="00680285"/>
    <w:rsid w:val="00682191"/>
    <w:rsid w:val="00696A91"/>
    <w:rsid w:val="006A08E9"/>
    <w:rsid w:val="006A4F13"/>
    <w:rsid w:val="006A546F"/>
    <w:rsid w:val="006A675A"/>
    <w:rsid w:val="006B3D2D"/>
    <w:rsid w:val="006B40A4"/>
    <w:rsid w:val="006C0FE2"/>
    <w:rsid w:val="006C363C"/>
    <w:rsid w:val="006C4203"/>
    <w:rsid w:val="006C4732"/>
    <w:rsid w:val="006C606D"/>
    <w:rsid w:val="006D3FA0"/>
    <w:rsid w:val="006D3FCB"/>
    <w:rsid w:val="006D58AA"/>
    <w:rsid w:val="006D5B09"/>
    <w:rsid w:val="006E0389"/>
    <w:rsid w:val="006E11A9"/>
    <w:rsid w:val="006E41DA"/>
    <w:rsid w:val="006F653E"/>
    <w:rsid w:val="006F7E39"/>
    <w:rsid w:val="007053C7"/>
    <w:rsid w:val="00706CE4"/>
    <w:rsid w:val="00707C8A"/>
    <w:rsid w:val="00711882"/>
    <w:rsid w:val="00713DBA"/>
    <w:rsid w:val="00720FDE"/>
    <w:rsid w:val="0072282A"/>
    <w:rsid w:val="007248CB"/>
    <w:rsid w:val="00725BA0"/>
    <w:rsid w:val="007264DB"/>
    <w:rsid w:val="00736084"/>
    <w:rsid w:val="00736A65"/>
    <w:rsid w:val="00736AD0"/>
    <w:rsid w:val="007379D8"/>
    <w:rsid w:val="0074258B"/>
    <w:rsid w:val="00746A74"/>
    <w:rsid w:val="00747420"/>
    <w:rsid w:val="00750121"/>
    <w:rsid w:val="00750AAF"/>
    <w:rsid w:val="00751067"/>
    <w:rsid w:val="00751D91"/>
    <w:rsid w:val="00753FD4"/>
    <w:rsid w:val="0075757B"/>
    <w:rsid w:val="00760401"/>
    <w:rsid w:val="00767E05"/>
    <w:rsid w:val="007707E4"/>
    <w:rsid w:val="00770C18"/>
    <w:rsid w:val="0077120A"/>
    <w:rsid w:val="00776516"/>
    <w:rsid w:val="00777DD1"/>
    <w:rsid w:val="007837A0"/>
    <w:rsid w:val="007850C6"/>
    <w:rsid w:val="00786483"/>
    <w:rsid w:val="007907A6"/>
    <w:rsid w:val="0079088A"/>
    <w:rsid w:val="007912DC"/>
    <w:rsid w:val="0079192C"/>
    <w:rsid w:val="00793172"/>
    <w:rsid w:val="0079351E"/>
    <w:rsid w:val="00797586"/>
    <w:rsid w:val="007A2D63"/>
    <w:rsid w:val="007A3635"/>
    <w:rsid w:val="007B429E"/>
    <w:rsid w:val="007C235C"/>
    <w:rsid w:val="007D0E7E"/>
    <w:rsid w:val="007D1029"/>
    <w:rsid w:val="007D13E3"/>
    <w:rsid w:val="007D1B4E"/>
    <w:rsid w:val="007D3465"/>
    <w:rsid w:val="007D3B9C"/>
    <w:rsid w:val="007D49A8"/>
    <w:rsid w:val="007D6991"/>
    <w:rsid w:val="007D6A9C"/>
    <w:rsid w:val="007E3A4F"/>
    <w:rsid w:val="007E4251"/>
    <w:rsid w:val="007E64A7"/>
    <w:rsid w:val="007F168C"/>
    <w:rsid w:val="007F373B"/>
    <w:rsid w:val="007F3D16"/>
    <w:rsid w:val="007F54E3"/>
    <w:rsid w:val="007F7ABB"/>
    <w:rsid w:val="0080032E"/>
    <w:rsid w:val="00802E01"/>
    <w:rsid w:val="00802EDD"/>
    <w:rsid w:val="0080341D"/>
    <w:rsid w:val="00810432"/>
    <w:rsid w:val="00810D67"/>
    <w:rsid w:val="00812677"/>
    <w:rsid w:val="00813DFF"/>
    <w:rsid w:val="00820EEB"/>
    <w:rsid w:val="0082110E"/>
    <w:rsid w:val="00821C65"/>
    <w:rsid w:val="0082253D"/>
    <w:rsid w:val="0082749D"/>
    <w:rsid w:val="008274DF"/>
    <w:rsid w:val="00831A12"/>
    <w:rsid w:val="00833DC0"/>
    <w:rsid w:val="00834AE1"/>
    <w:rsid w:val="00844F55"/>
    <w:rsid w:val="0085453A"/>
    <w:rsid w:val="00862198"/>
    <w:rsid w:val="008634B6"/>
    <w:rsid w:val="0086408B"/>
    <w:rsid w:val="008657E0"/>
    <w:rsid w:val="00867F1D"/>
    <w:rsid w:val="00870790"/>
    <w:rsid w:val="008725A1"/>
    <w:rsid w:val="00872D55"/>
    <w:rsid w:val="008737D5"/>
    <w:rsid w:val="00873B50"/>
    <w:rsid w:val="00880CCD"/>
    <w:rsid w:val="00881A76"/>
    <w:rsid w:val="00881FD0"/>
    <w:rsid w:val="008828F4"/>
    <w:rsid w:val="00884211"/>
    <w:rsid w:val="008936BF"/>
    <w:rsid w:val="008942E0"/>
    <w:rsid w:val="00896085"/>
    <w:rsid w:val="008A108E"/>
    <w:rsid w:val="008A2E59"/>
    <w:rsid w:val="008B068F"/>
    <w:rsid w:val="008B3A3A"/>
    <w:rsid w:val="008B516F"/>
    <w:rsid w:val="008B58C0"/>
    <w:rsid w:val="008C2707"/>
    <w:rsid w:val="008C6C96"/>
    <w:rsid w:val="008C6F91"/>
    <w:rsid w:val="008C7C20"/>
    <w:rsid w:val="008D0591"/>
    <w:rsid w:val="008D0F1A"/>
    <w:rsid w:val="008D5FB6"/>
    <w:rsid w:val="008D6C6D"/>
    <w:rsid w:val="008E14D5"/>
    <w:rsid w:val="008E27A3"/>
    <w:rsid w:val="008E34F5"/>
    <w:rsid w:val="008F4560"/>
    <w:rsid w:val="00901A5F"/>
    <w:rsid w:val="009049EF"/>
    <w:rsid w:val="0090756A"/>
    <w:rsid w:val="00911381"/>
    <w:rsid w:val="0091282B"/>
    <w:rsid w:val="00914DBC"/>
    <w:rsid w:val="009157E9"/>
    <w:rsid w:val="009164E0"/>
    <w:rsid w:val="009200A5"/>
    <w:rsid w:val="009214FB"/>
    <w:rsid w:val="009258AF"/>
    <w:rsid w:val="0092621C"/>
    <w:rsid w:val="009308CD"/>
    <w:rsid w:val="0093476D"/>
    <w:rsid w:val="0093636D"/>
    <w:rsid w:val="00937CDA"/>
    <w:rsid w:val="00940314"/>
    <w:rsid w:val="0094176A"/>
    <w:rsid w:val="009430EA"/>
    <w:rsid w:val="00946CEC"/>
    <w:rsid w:val="00951B17"/>
    <w:rsid w:val="00951BF6"/>
    <w:rsid w:val="00957603"/>
    <w:rsid w:val="00957CC3"/>
    <w:rsid w:val="009608CB"/>
    <w:rsid w:val="0096208B"/>
    <w:rsid w:val="009631A8"/>
    <w:rsid w:val="0096338C"/>
    <w:rsid w:val="009653DB"/>
    <w:rsid w:val="00965AD5"/>
    <w:rsid w:val="00965E07"/>
    <w:rsid w:val="00970F80"/>
    <w:rsid w:val="00974E22"/>
    <w:rsid w:val="00981A64"/>
    <w:rsid w:val="009824C3"/>
    <w:rsid w:val="00983B25"/>
    <w:rsid w:val="0098469F"/>
    <w:rsid w:val="00985872"/>
    <w:rsid w:val="00987805"/>
    <w:rsid w:val="00992949"/>
    <w:rsid w:val="00993303"/>
    <w:rsid w:val="00996D52"/>
    <w:rsid w:val="00996DBD"/>
    <w:rsid w:val="009979CF"/>
    <w:rsid w:val="009A1DA4"/>
    <w:rsid w:val="009A4453"/>
    <w:rsid w:val="009A6D11"/>
    <w:rsid w:val="009A7D1D"/>
    <w:rsid w:val="009B15B3"/>
    <w:rsid w:val="009B4561"/>
    <w:rsid w:val="009C0632"/>
    <w:rsid w:val="009C3689"/>
    <w:rsid w:val="009C7110"/>
    <w:rsid w:val="009D0F84"/>
    <w:rsid w:val="009D2479"/>
    <w:rsid w:val="009D347A"/>
    <w:rsid w:val="009D40FA"/>
    <w:rsid w:val="009D4530"/>
    <w:rsid w:val="009D7CB5"/>
    <w:rsid w:val="009E107E"/>
    <w:rsid w:val="009E1B97"/>
    <w:rsid w:val="009F7D9F"/>
    <w:rsid w:val="00A017F1"/>
    <w:rsid w:val="00A02624"/>
    <w:rsid w:val="00A032A4"/>
    <w:rsid w:val="00A03E20"/>
    <w:rsid w:val="00A043BE"/>
    <w:rsid w:val="00A05FCC"/>
    <w:rsid w:val="00A101DC"/>
    <w:rsid w:val="00A1319C"/>
    <w:rsid w:val="00A167B0"/>
    <w:rsid w:val="00A2045D"/>
    <w:rsid w:val="00A216CF"/>
    <w:rsid w:val="00A24C6D"/>
    <w:rsid w:val="00A27A8D"/>
    <w:rsid w:val="00A301DC"/>
    <w:rsid w:val="00A325EB"/>
    <w:rsid w:val="00A35CE8"/>
    <w:rsid w:val="00A36CAA"/>
    <w:rsid w:val="00A41BD2"/>
    <w:rsid w:val="00A41D7C"/>
    <w:rsid w:val="00A4347A"/>
    <w:rsid w:val="00A449A8"/>
    <w:rsid w:val="00A46FF4"/>
    <w:rsid w:val="00A50203"/>
    <w:rsid w:val="00A50FA1"/>
    <w:rsid w:val="00A513D8"/>
    <w:rsid w:val="00A5358E"/>
    <w:rsid w:val="00A62838"/>
    <w:rsid w:val="00A62E65"/>
    <w:rsid w:val="00A6451F"/>
    <w:rsid w:val="00A65203"/>
    <w:rsid w:val="00A6556C"/>
    <w:rsid w:val="00A65E8C"/>
    <w:rsid w:val="00A664A2"/>
    <w:rsid w:val="00A66601"/>
    <w:rsid w:val="00A70DCE"/>
    <w:rsid w:val="00A70F4C"/>
    <w:rsid w:val="00A71B12"/>
    <w:rsid w:val="00A7237F"/>
    <w:rsid w:val="00A74DC5"/>
    <w:rsid w:val="00A76CC5"/>
    <w:rsid w:val="00A77E46"/>
    <w:rsid w:val="00A86181"/>
    <w:rsid w:val="00A9058C"/>
    <w:rsid w:val="00A92C53"/>
    <w:rsid w:val="00A94424"/>
    <w:rsid w:val="00A970F9"/>
    <w:rsid w:val="00AA0217"/>
    <w:rsid w:val="00AA3225"/>
    <w:rsid w:val="00AB4275"/>
    <w:rsid w:val="00AC0E7C"/>
    <w:rsid w:val="00AC473A"/>
    <w:rsid w:val="00AC4B79"/>
    <w:rsid w:val="00AD0548"/>
    <w:rsid w:val="00AD58BF"/>
    <w:rsid w:val="00AE1318"/>
    <w:rsid w:val="00AE1526"/>
    <w:rsid w:val="00AE1FAF"/>
    <w:rsid w:val="00AE273E"/>
    <w:rsid w:val="00AE33FD"/>
    <w:rsid w:val="00AE48C4"/>
    <w:rsid w:val="00AE5588"/>
    <w:rsid w:val="00AE66D7"/>
    <w:rsid w:val="00AF10EE"/>
    <w:rsid w:val="00AF3208"/>
    <w:rsid w:val="00AF6BF3"/>
    <w:rsid w:val="00AF7A26"/>
    <w:rsid w:val="00B02153"/>
    <w:rsid w:val="00B05A0F"/>
    <w:rsid w:val="00B07C97"/>
    <w:rsid w:val="00B07EAE"/>
    <w:rsid w:val="00B103A8"/>
    <w:rsid w:val="00B105C5"/>
    <w:rsid w:val="00B12052"/>
    <w:rsid w:val="00B13D42"/>
    <w:rsid w:val="00B156A5"/>
    <w:rsid w:val="00B2018E"/>
    <w:rsid w:val="00B21D0D"/>
    <w:rsid w:val="00B35E70"/>
    <w:rsid w:val="00B46D38"/>
    <w:rsid w:val="00B5032D"/>
    <w:rsid w:val="00B50FB4"/>
    <w:rsid w:val="00B51477"/>
    <w:rsid w:val="00B52F3E"/>
    <w:rsid w:val="00B6438C"/>
    <w:rsid w:val="00B67CBC"/>
    <w:rsid w:val="00B7222B"/>
    <w:rsid w:val="00B73A0A"/>
    <w:rsid w:val="00B7477B"/>
    <w:rsid w:val="00B7782C"/>
    <w:rsid w:val="00B81FB6"/>
    <w:rsid w:val="00B820EB"/>
    <w:rsid w:val="00B82D5D"/>
    <w:rsid w:val="00B85848"/>
    <w:rsid w:val="00B914AA"/>
    <w:rsid w:val="00B96EDC"/>
    <w:rsid w:val="00BA0476"/>
    <w:rsid w:val="00BA18DD"/>
    <w:rsid w:val="00BA47C8"/>
    <w:rsid w:val="00BA5D49"/>
    <w:rsid w:val="00BB5D2E"/>
    <w:rsid w:val="00BB645A"/>
    <w:rsid w:val="00BC1718"/>
    <w:rsid w:val="00BC3D68"/>
    <w:rsid w:val="00BC6A70"/>
    <w:rsid w:val="00BD0AE0"/>
    <w:rsid w:val="00BD1278"/>
    <w:rsid w:val="00BD231C"/>
    <w:rsid w:val="00BD4A68"/>
    <w:rsid w:val="00BD5750"/>
    <w:rsid w:val="00BD7D21"/>
    <w:rsid w:val="00BE1619"/>
    <w:rsid w:val="00BF4B11"/>
    <w:rsid w:val="00C006B5"/>
    <w:rsid w:val="00C03D9F"/>
    <w:rsid w:val="00C07BE5"/>
    <w:rsid w:val="00C07F50"/>
    <w:rsid w:val="00C10EC7"/>
    <w:rsid w:val="00C11991"/>
    <w:rsid w:val="00C121DD"/>
    <w:rsid w:val="00C1432F"/>
    <w:rsid w:val="00C22C51"/>
    <w:rsid w:val="00C22FBA"/>
    <w:rsid w:val="00C23A04"/>
    <w:rsid w:val="00C23A19"/>
    <w:rsid w:val="00C25AAB"/>
    <w:rsid w:val="00C3650D"/>
    <w:rsid w:val="00C407CD"/>
    <w:rsid w:val="00C40D24"/>
    <w:rsid w:val="00C41F56"/>
    <w:rsid w:val="00C43367"/>
    <w:rsid w:val="00C45344"/>
    <w:rsid w:val="00C46B2A"/>
    <w:rsid w:val="00C52C7E"/>
    <w:rsid w:val="00C5352F"/>
    <w:rsid w:val="00C540A5"/>
    <w:rsid w:val="00C55CF6"/>
    <w:rsid w:val="00C56419"/>
    <w:rsid w:val="00C62471"/>
    <w:rsid w:val="00C64A6E"/>
    <w:rsid w:val="00C656A0"/>
    <w:rsid w:val="00C66294"/>
    <w:rsid w:val="00C66F86"/>
    <w:rsid w:val="00C670B6"/>
    <w:rsid w:val="00C679CB"/>
    <w:rsid w:val="00C701CB"/>
    <w:rsid w:val="00C73060"/>
    <w:rsid w:val="00C77A85"/>
    <w:rsid w:val="00C77AD2"/>
    <w:rsid w:val="00C77AF9"/>
    <w:rsid w:val="00C837E0"/>
    <w:rsid w:val="00C87BB5"/>
    <w:rsid w:val="00C910BF"/>
    <w:rsid w:val="00C9230F"/>
    <w:rsid w:val="00CA0800"/>
    <w:rsid w:val="00CA4AC6"/>
    <w:rsid w:val="00CA4E4A"/>
    <w:rsid w:val="00CC0DD4"/>
    <w:rsid w:val="00CC15EB"/>
    <w:rsid w:val="00CC1CEF"/>
    <w:rsid w:val="00CC2D9B"/>
    <w:rsid w:val="00CC4290"/>
    <w:rsid w:val="00CC56D2"/>
    <w:rsid w:val="00CD1089"/>
    <w:rsid w:val="00CD2109"/>
    <w:rsid w:val="00CD4597"/>
    <w:rsid w:val="00CD64E2"/>
    <w:rsid w:val="00CD7C8E"/>
    <w:rsid w:val="00CE105A"/>
    <w:rsid w:val="00CE2035"/>
    <w:rsid w:val="00CE277C"/>
    <w:rsid w:val="00CE2EAA"/>
    <w:rsid w:val="00CE3B83"/>
    <w:rsid w:val="00CE40E5"/>
    <w:rsid w:val="00CE6329"/>
    <w:rsid w:val="00CF349D"/>
    <w:rsid w:val="00CF3F6C"/>
    <w:rsid w:val="00CF5520"/>
    <w:rsid w:val="00D076E7"/>
    <w:rsid w:val="00D1149B"/>
    <w:rsid w:val="00D1224A"/>
    <w:rsid w:val="00D124A6"/>
    <w:rsid w:val="00D16B4C"/>
    <w:rsid w:val="00D16D90"/>
    <w:rsid w:val="00D233F1"/>
    <w:rsid w:val="00D27D37"/>
    <w:rsid w:val="00D34973"/>
    <w:rsid w:val="00D371F6"/>
    <w:rsid w:val="00D3789D"/>
    <w:rsid w:val="00D411E1"/>
    <w:rsid w:val="00D42B48"/>
    <w:rsid w:val="00D43652"/>
    <w:rsid w:val="00D46F3E"/>
    <w:rsid w:val="00D52381"/>
    <w:rsid w:val="00D5428F"/>
    <w:rsid w:val="00D568B2"/>
    <w:rsid w:val="00D56CFA"/>
    <w:rsid w:val="00D57A18"/>
    <w:rsid w:val="00D57DB2"/>
    <w:rsid w:val="00D6016B"/>
    <w:rsid w:val="00D61211"/>
    <w:rsid w:val="00D62E85"/>
    <w:rsid w:val="00D6347A"/>
    <w:rsid w:val="00D647FF"/>
    <w:rsid w:val="00D676E7"/>
    <w:rsid w:val="00D70C81"/>
    <w:rsid w:val="00D72955"/>
    <w:rsid w:val="00D730DA"/>
    <w:rsid w:val="00D74442"/>
    <w:rsid w:val="00D75728"/>
    <w:rsid w:val="00D8285A"/>
    <w:rsid w:val="00D856FC"/>
    <w:rsid w:val="00D8637F"/>
    <w:rsid w:val="00D86C5D"/>
    <w:rsid w:val="00D86F22"/>
    <w:rsid w:val="00D871D3"/>
    <w:rsid w:val="00D8735E"/>
    <w:rsid w:val="00D8795B"/>
    <w:rsid w:val="00D91CE0"/>
    <w:rsid w:val="00DA4269"/>
    <w:rsid w:val="00DA5D49"/>
    <w:rsid w:val="00DB0D4C"/>
    <w:rsid w:val="00DB382A"/>
    <w:rsid w:val="00DB49CE"/>
    <w:rsid w:val="00DC2BC9"/>
    <w:rsid w:val="00DC714A"/>
    <w:rsid w:val="00DD0C6F"/>
    <w:rsid w:val="00DD14B3"/>
    <w:rsid w:val="00DD6B9A"/>
    <w:rsid w:val="00DD797D"/>
    <w:rsid w:val="00DE02A6"/>
    <w:rsid w:val="00DE04EC"/>
    <w:rsid w:val="00DE0DB1"/>
    <w:rsid w:val="00DE5626"/>
    <w:rsid w:val="00DE5A52"/>
    <w:rsid w:val="00DF50EF"/>
    <w:rsid w:val="00DF744C"/>
    <w:rsid w:val="00DF75D4"/>
    <w:rsid w:val="00E03B9F"/>
    <w:rsid w:val="00E15305"/>
    <w:rsid w:val="00E1650E"/>
    <w:rsid w:val="00E16744"/>
    <w:rsid w:val="00E16B8B"/>
    <w:rsid w:val="00E21AD2"/>
    <w:rsid w:val="00E2531A"/>
    <w:rsid w:val="00E312C9"/>
    <w:rsid w:val="00E3195A"/>
    <w:rsid w:val="00E31EA5"/>
    <w:rsid w:val="00E3579F"/>
    <w:rsid w:val="00E35EEA"/>
    <w:rsid w:val="00E3682C"/>
    <w:rsid w:val="00E37D8D"/>
    <w:rsid w:val="00E4114C"/>
    <w:rsid w:val="00E411E5"/>
    <w:rsid w:val="00E42161"/>
    <w:rsid w:val="00E429C5"/>
    <w:rsid w:val="00E440B6"/>
    <w:rsid w:val="00E45581"/>
    <w:rsid w:val="00E50B63"/>
    <w:rsid w:val="00E51E0F"/>
    <w:rsid w:val="00E6479E"/>
    <w:rsid w:val="00E6482F"/>
    <w:rsid w:val="00E668D5"/>
    <w:rsid w:val="00E668D8"/>
    <w:rsid w:val="00E753F0"/>
    <w:rsid w:val="00E8267B"/>
    <w:rsid w:val="00E93EEB"/>
    <w:rsid w:val="00E9530B"/>
    <w:rsid w:val="00E95790"/>
    <w:rsid w:val="00E96E89"/>
    <w:rsid w:val="00E96FB6"/>
    <w:rsid w:val="00E97166"/>
    <w:rsid w:val="00EA06D4"/>
    <w:rsid w:val="00EA0836"/>
    <w:rsid w:val="00EA09CE"/>
    <w:rsid w:val="00EA25F9"/>
    <w:rsid w:val="00EB440D"/>
    <w:rsid w:val="00EB7514"/>
    <w:rsid w:val="00EC0243"/>
    <w:rsid w:val="00EC1AE2"/>
    <w:rsid w:val="00EC40F0"/>
    <w:rsid w:val="00EC553D"/>
    <w:rsid w:val="00EC57F1"/>
    <w:rsid w:val="00ED09A8"/>
    <w:rsid w:val="00ED2240"/>
    <w:rsid w:val="00EE6774"/>
    <w:rsid w:val="00EE6C32"/>
    <w:rsid w:val="00EF1AE7"/>
    <w:rsid w:val="00EF2B1E"/>
    <w:rsid w:val="00EF37B0"/>
    <w:rsid w:val="00EF5A2D"/>
    <w:rsid w:val="00F0341C"/>
    <w:rsid w:val="00F03761"/>
    <w:rsid w:val="00F121CB"/>
    <w:rsid w:val="00F129B9"/>
    <w:rsid w:val="00F20089"/>
    <w:rsid w:val="00F205A6"/>
    <w:rsid w:val="00F21548"/>
    <w:rsid w:val="00F22480"/>
    <w:rsid w:val="00F27D5A"/>
    <w:rsid w:val="00F27ECA"/>
    <w:rsid w:val="00F3039B"/>
    <w:rsid w:val="00F32481"/>
    <w:rsid w:val="00F35393"/>
    <w:rsid w:val="00F375AC"/>
    <w:rsid w:val="00F421AD"/>
    <w:rsid w:val="00F43172"/>
    <w:rsid w:val="00F4499B"/>
    <w:rsid w:val="00F518AA"/>
    <w:rsid w:val="00F54DBF"/>
    <w:rsid w:val="00F61F70"/>
    <w:rsid w:val="00F62DB5"/>
    <w:rsid w:val="00F72901"/>
    <w:rsid w:val="00F75388"/>
    <w:rsid w:val="00F92075"/>
    <w:rsid w:val="00FA2B0A"/>
    <w:rsid w:val="00FA3139"/>
    <w:rsid w:val="00FA473E"/>
    <w:rsid w:val="00FA6E3C"/>
    <w:rsid w:val="00FB3057"/>
    <w:rsid w:val="00FB34F6"/>
    <w:rsid w:val="00FB5696"/>
    <w:rsid w:val="00FC11D1"/>
    <w:rsid w:val="00FC17A6"/>
    <w:rsid w:val="00FC1A9D"/>
    <w:rsid w:val="00FC65E5"/>
    <w:rsid w:val="00FC6845"/>
    <w:rsid w:val="00FC73BF"/>
    <w:rsid w:val="00FD1D91"/>
    <w:rsid w:val="00FD5319"/>
    <w:rsid w:val="00FE4990"/>
    <w:rsid w:val="00FE4E31"/>
    <w:rsid w:val="00FF089D"/>
    <w:rsid w:val="00FF22D8"/>
    <w:rsid w:val="00FF4601"/>
    <w:rsid w:val="00FF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  <o:shapelayout v:ext="edit">
      <o:idmap v:ext="edit" data="1"/>
    </o:shapelayout>
  </w:shapeDefaults>
  <w:decimalSymbol w:val="."/>
  <w:listSeparator w:val=","/>
  <w14:docId w14:val="29FC42F5"/>
  <w15:docId w15:val="{A5B383BC-CDCC-44D8-9B3A-54496EB4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61915"/>
    <w:pPr>
      <w:spacing w:before="120" w:after="120"/>
    </w:pPr>
    <w:rPr>
      <w:rFonts w:ascii="Arial" w:hAnsi="Arial"/>
      <w:szCs w:val="24"/>
      <w:lang w:val="en-GB" w:eastAsia="en-GB"/>
    </w:rPr>
  </w:style>
  <w:style w:type="paragraph" w:styleId="Heading1">
    <w:name w:val="heading 1"/>
    <w:basedOn w:val="Normal"/>
    <w:next w:val="Normal"/>
    <w:qFormat/>
    <w:rsid w:val="00C006B5"/>
    <w:pPr>
      <w:keepNext/>
      <w:spacing w:before="240" w:after="60"/>
      <w:outlineLvl w:val="0"/>
    </w:pPr>
    <w:rPr>
      <w:rFonts w:ascii="Arial Bold" w:hAnsi="Arial Bold" w:cs="Arial Bold"/>
      <w:b/>
      <w:bCs/>
      <w:color w:val="003E75" w:themeColor="accent1"/>
      <w:sz w:val="28"/>
      <w:szCs w:val="32"/>
    </w:rPr>
  </w:style>
  <w:style w:type="paragraph" w:styleId="Heading2">
    <w:name w:val="heading 2"/>
    <w:basedOn w:val="Normal"/>
    <w:next w:val="Normal"/>
    <w:qFormat/>
    <w:rsid w:val="00C66294"/>
    <w:pPr>
      <w:keepNext/>
      <w:numPr>
        <w:ilvl w:val="1"/>
        <w:numId w:val="9"/>
      </w:numPr>
      <w:spacing w:before="240" w:after="60"/>
      <w:outlineLvl w:val="1"/>
    </w:pPr>
    <w:rPr>
      <w:rFonts w:ascii="Calibri" w:hAnsi="Calibri" w:cs="Arial Bold"/>
      <w:b/>
      <w:bCs/>
      <w:iCs/>
      <w:color w:val="7F7F7F" w:themeColor="text1" w:themeTint="80"/>
      <w:sz w:val="18"/>
      <w:szCs w:val="18"/>
    </w:rPr>
  </w:style>
  <w:style w:type="paragraph" w:styleId="Heading3">
    <w:name w:val="heading 3"/>
    <w:basedOn w:val="Normal"/>
    <w:next w:val="Normal"/>
    <w:qFormat/>
    <w:rsid w:val="007A2D63"/>
    <w:pPr>
      <w:keepNext/>
      <w:spacing w:before="240" w:after="60"/>
      <w:outlineLvl w:val="2"/>
    </w:pPr>
    <w:rPr>
      <w:rFonts w:cs="Arial Bold"/>
      <w:bCs/>
      <w:color w:val="36A8E1" w:themeColor="accent2"/>
      <w:sz w:val="24"/>
      <w:szCs w:val="26"/>
    </w:rPr>
  </w:style>
  <w:style w:type="paragraph" w:styleId="Heading4">
    <w:name w:val="heading 4"/>
    <w:basedOn w:val="Normal"/>
    <w:next w:val="Normal"/>
    <w:qFormat/>
    <w:rsid w:val="004E0327"/>
    <w:pPr>
      <w:keepNext/>
      <w:spacing w:before="240" w:after="60"/>
      <w:outlineLvl w:val="3"/>
    </w:pPr>
    <w:rPr>
      <w:rFonts w:ascii="Arial Bold" w:hAnsi="Arial Bold"/>
      <w:b/>
      <w:bCs/>
      <w:color w:val="005596"/>
      <w:sz w:val="22"/>
      <w:szCs w:val="28"/>
    </w:rPr>
  </w:style>
  <w:style w:type="paragraph" w:styleId="Heading5">
    <w:name w:val="heading 5"/>
    <w:basedOn w:val="Normal"/>
    <w:next w:val="Normal"/>
    <w:qFormat/>
    <w:rsid w:val="0031393A"/>
    <w:pPr>
      <w:spacing w:before="240" w:after="60"/>
      <w:outlineLvl w:val="4"/>
    </w:pPr>
    <w:rPr>
      <w:b/>
      <w:bCs/>
      <w:i/>
      <w:iCs/>
      <w:color w:val="717074"/>
      <w:sz w:val="2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umbered">
    <w:name w:val="Numbered"/>
    <w:basedOn w:val="NoList"/>
    <w:rsid w:val="002B19A8"/>
    <w:pPr>
      <w:numPr>
        <w:numId w:val="2"/>
      </w:numPr>
    </w:pPr>
  </w:style>
  <w:style w:type="paragraph" w:customStyle="1" w:styleId="Bullet1">
    <w:name w:val="Bullet 1"/>
    <w:basedOn w:val="Normal"/>
    <w:next w:val="Normal"/>
    <w:rsid w:val="001D5DA4"/>
    <w:pPr>
      <w:numPr>
        <w:numId w:val="1"/>
      </w:numPr>
    </w:pPr>
  </w:style>
  <w:style w:type="paragraph" w:customStyle="1" w:styleId="Bullet2">
    <w:name w:val="Bullet 2"/>
    <w:basedOn w:val="Normal"/>
    <w:rsid w:val="000A082B"/>
    <w:pPr>
      <w:numPr>
        <w:numId w:val="3"/>
      </w:numPr>
    </w:pPr>
  </w:style>
  <w:style w:type="character" w:customStyle="1" w:styleId="NormalBold">
    <w:name w:val="Normal Bold"/>
    <w:basedOn w:val="DefaultParagraphFont"/>
    <w:rsid w:val="00BE1272"/>
    <w:rPr>
      <w:rFonts w:ascii="Arial" w:hAnsi="Arial"/>
      <w:b/>
      <w:bCs/>
      <w:sz w:val="20"/>
    </w:rPr>
  </w:style>
  <w:style w:type="paragraph" w:styleId="TOC1">
    <w:name w:val="toc 1"/>
    <w:basedOn w:val="Normal"/>
    <w:next w:val="Normal"/>
    <w:autoRedefine/>
    <w:uiPriority w:val="39"/>
    <w:rsid w:val="00A65E8C"/>
    <w:pPr>
      <w:tabs>
        <w:tab w:val="right" w:leader="dot" w:pos="9356"/>
      </w:tabs>
    </w:pPr>
    <w:rPr>
      <w:color w:val="005294"/>
    </w:rPr>
  </w:style>
  <w:style w:type="paragraph" w:styleId="TOC2">
    <w:name w:val="toc 2"/>
    <w:basedOn w:val="Normal"/>
    <w:next w:val="Normal"/>
    <w:autoRedefine/>
    <w:uiPriority w:val="39"/>
    <w:rsid w:val="00492DAC"/>
    <w:pPr>
      <w:ind w:left="200"/>
    </w:pPr>
    <w:rPr>
      <w:color w:val="005294"/>
    </w:rPr>
  </w:style>
  <w:style w:type="character" w:styleId="Hyperlink">
    <w:name w:val="Hyperlink"/>
    <w:basedOn w:val="DefaultParagraphFont"/>
    <w:uiPriority w:val="99"/>
    <w:rsid w:val="004E0327"/>
    <w:rPr>
      <w:color w:val="005596"/>
      <w:u w:val="single"/>
    </w:rPr>
  </w:style>
  <w:style w:type="paragraph" w:customStyle="1" w:styleId="BoldBlueDark">
    <w:name w:val="Bold Blue Dark"/>
    <w:basedOn w:val="Normal"/>
    <w:rsid w:val="00B2018E"/>
    <w:rPr>
      <w:b/>
      <w:color w:val="005596"/>
    </w:rPr>
  </w:style>
  <w:style w:type="paragraph" w:styleId="TOC3">
    <w:name w:val="toc 3"/>
    <w:basedOn w:val="Normal"/>
    <w:next w:val="Normal"/>
    <w:autoRedefine/>
    <w:uiPriority w:val="39"/>
    <w:rsid w:val="00492DAC"/>
    <w:pPr>
      <w:ind w:left="400"/>
    </w:pPr>
    <w:rPr>
      <w:color w:val="005294"/>
    </w:rPr>
  </w:style>
  <w:style w:type="paragraph" w:styleId="TOC4">
    <w:name w:val="toc 4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5">
    <w:name w:val="toc 5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6">
    <w:name w:val="toc 6"/>
    <w:basedOn w:val="Normal"/>
    <w:next w:val="Normal"/>
    <w:autoRedefine/>
    <w:semiHidden/>
    <w:rsid w:val="00492DAC"/>
    <w:pPr>
      <w:ind w:left="1000"/>
    </w:pPr>
    <w:rPr>
      <w:color w:val="005294"/>
    </w:rPr>
  </w:style>
  <w:style w:type="paragraph" w:styleId="TOC7">
    <w:name w:val="toc 7"/>
    <w:basedOn w:val="Normal"/>
    <w:next w:val="Normal"/>
    <w:autoRedefine/>
    <w:semiHidden/>
    <w:rsid w:val="00492DAC"/>
    <w:pPr>
      <w:ind w:left="1200"/>
    </w:pPr>
    <w:rPr>
      <w:color w:val="005294"/>
    </w:rPr>
  </w:style>
  <w:style w:type="paragraph" w:styleId="TOC8">
    <w:name w:val="toc 8"/>
    <w:basedOn w:val="Normal"/>
    <w:next w:val="Normal"/>
    <w:autoRedefine/>
    <w:semiHidden/>
    <w:rsid w:val="00492DAC"/>
    <w:pPr>
      <w:ind w:left="1400"/>
    </w:pPr>
    <w:rPr>
      <w:color w:val="005294"/>
    </w:rPr>
  </w:style>
  <w:style w:type="paragraph" w:styleId="TOC9">
    <w:name w:val="toc 9"/>
    <w:basedOn w:val="Normal"/>
    <w:next w:val="Normal"/>
    <w:autoRedefine/>
    <w:semiHidden/>
    <w:rsid w:val="00492DAC"/>
    <w:pPr>
      <w:ind w:left="1600"/>
    </w:pPr>
    <w:rPr>
      <w:color w:val="005294"/>
    </w:rPr>
  </w:style>
  <w:style w:type="paragraph" w:customStyle="1" w:styleId="Diagramcaption">
    <w:name w:val="Diagram caption"/>
    <w:basedOn w:val="Normal"/>
    <w:rsid w:val="00492DAC"/>
    <w:pPr>
      <w:spacing w:before="240" w:after="240"/>
      <w:jc w:val="center"/>
    </w:pPr>
    <w:rPr>
      <w:i/>
      <w:iCs/>
      <w:szCs w:val="20"/>
      <w:lang w:eastAsia="en-US"/>
    </w:rPr>
  </w:style>
  <w:style w:type="character" w:customStyle="1" w:styleId="BoldBlueLight">
    <w:name w:val="Bold Blue Light"/>
    <w:basedOn w:val="DefaultParagraphFont"/>
    <w:rsid w:val="004E0327"/>
    <w:rPr>
      <w:rFonts w:ascii="Arial" w:hAnsi="Arial"/>
      <w:b/>
      <w:bCs/>
      <w:color w:val="8BABC5"/>
      <w:sz w:val="20"/>
    </w:rPr>
  </w:style>
  <w:style w:type="paragraph" w:styleId="Header">
    <w:name w:val="header"/>
    <w:basedOn w:val="Normal"/>
    <w:rsid w:val="0042313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E0327"/>
    <w:pPr>
      <w:tabs>
        <w:tab w:val="center" w:pos="4153"/>
        <w:tab w:val="right" w:pos="8306"/>
      </w:tabs>
    </w:pPr>
    <w:rPr>
      <w:rFonts w:ascii="Arial Bold" w:hAnsi="Arial Bold"/>
      <w:color w:val="8BABC5"/>
    </w:rPr>
  </w:style>
  <w:style w:type="table" w:styleId="TableGrid">
    <w:name w:val="Table Grid"/>
    <w:basedOn w:val="TableNormal"/>
    <w:rsid w:val="00B845BD"/>
    <w:pPr>
      <w:spacing w:before="120" w:after="120"/>
    </w:pPr>
    <w:rPr>
      <w:rFonts w:ascii="Arial" w:hAnsi="Arial"/>
    </w:rPr>
    <w:tblPr>
      <w:tblBorders>
        <w:top w:val="single" w:sz="4" w:space="0" w:color="C0C0C0"/>
        <w:bottom w:val="single" w:sz="4" w:space="0" w:color="C0C0C0"/>
        <w:insideH w:val="single" w:sz="4" w:space="0" w:color="C0C0C0"/>
      </w:tblBorders>
      <w:tblCellMar>
        <w:left w:w="57" w:type="dxa"/>
        <w:right w:w="57" w:type="dxa"/>
      </w:tblCellMar>
    </w:tblPr>
  </w:style>
  <w:style w:type="paragraph" w:customStyle="1" w:styleId="TOC">
    <w:name w:val="TOC"/>
    <w:rsid w:val="004E0327"/>
    <w:rPr>
      <w:rFonts w:ascii="Arial Bold" w:hAnsi="Arial Bold" w:cs="Arial Bold"/>
      <w:b/>
      <w:bCs/>
      <w:color w:val="005596"/>
      <w:kern w:val="32"/>
      <w:sz w:val="32"/>
      <w:szCs w:val="32"/>
      <w:lang w:val="en-GB" w:eastAsia="en-GB"/>
    </w:rPr>
  </w:style>
  <w:style w:type="paragraph" w:customStyle="1" w:styleId="text-numbered">
    <w:name w:val="text - numbered"/>
    <w:rsid w:val="00472663"/>
    <w:pPr>
      <w:ind w:left="1077"/>
    </w:pPr>
    <w:rPr>
      <w:rFonts w:ascii="Arial" w:eastAsia="PMingLiU" w:hAnsi="Arial"/>
      <w:lang w:val="en-GB" w:eastAsia="zh-TW"/>
    </w:rPr>
  </w:style>
  <w:style w:type="paragraph" w:customStyle="1" w:styleId="text-regularbullet1">
    <w:name w:val="text - regular bullet 1"/>
    <w:rsid w:val="00472663"/>
    <w:pPr>
      <w:ind w:left="1418"/>
    </w:pPr>
    <w:rPr>
      <w:rFonts w:ascii="Arial" w:eastAsia="PMingLiU" w:hAnsi="Arial"/>
      <w:lang w:val="en-GB" w:eastAsia="zh-TW"/>
    </w:rPr>
  </w:style>
  <w:style w:type="paragraph" w:customStyle="1" w:styleId="text-regularbullet2">
    <w:name w:val="text - regular bullet 2"/>
    <w:basedOn w:val="Normal"/>
    <w:rsid w:val="00472663"/>
    <w:pPr>
      <w:spacing w:before="0" w:after="0"/>
      <w:ind w:left="1985"/>
    </w:pPr>
    <w:rPr>
      <w:rFonts w:eastAsia="PMingLiU"/>
      <w:lang w:val="en-US" w:eastAsia="en-US"/>
    </w:rPr>
  </w:style>
  <w:style w:type="paragraph" w:customStyle="1" w:styleId="TableHeading">
    <w:name w:val="Table Heading"/>
    <w:basedOn w:val="Normal"/>
    <w:rsid w:val="004E0327"/>
    <w:pPr>
      <w:spacing w:before="240"/>
      <w:jc w:val="both"/>
    </w:pPr>
    <w:rPr>
      <w:rFonts w:eastAsia="PMingLiU" w:cs="Arial Bold"/>
      <w:b/>
      <w:color w:val="005596"/>
      <w:szCs w:val="20"/>
      <w:lang w:eastAsia="zh-TW"/>
    </w:rPr>
  </w:style>
  <w:style w:type="paragraph" w:customStyle="1" w:styleId="Centred">
    <w:name w:val="Centred"/>
    <w:basedOn w:val="Normal"/>
    <w:rsid w:val="006A7F64"/>
    <w:pPr>
      <w:jc w:val="center"/>
    </w:pPr>
  </w:style>
  <w:style w:type="character" w:customStyle="1" w:styleId="BoldBlueGreen">
    <w:name w:val="Bold Blue Green"/>
    <w:basedOn w:val="DefaultParagraphFont"/>
    <w:rsid w:val="00B2018E"/>
    <w:rPr>
      <w:rFonts w:ascii="Arial Bold" w:hAnsi="Arial Bold"/>
      <w:b/>
      <w:bCs/>
      <w:color w:val="7ED0E0"/>
      <w:sz w:val="20"/>
    </w:rPr>
  </w:style>
  <w:style w:type="character" w:styleId="PageNumber">
    <w:name w:val="page number"/>
    <w:basedOn w:val="DefaultParagraphFont"/>
    <w:rsid w:val="002B7EAF"/>
  </w:style>
  <w:style w:type="paragraph" w:styleId="NoSpacing">
    <w:name w:val="No Spacing"/>
    <w:link w:val="NoSpacingChar"/>
    <w:uiPriority w:val="1"/>
    <w:qFormat/>
    <w:rsid w:val="00AC0E7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C0E7C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AE273E"/>
    <w:pPr>
      <w:numPr>
        <w:numId w:val="4"/>
      </w:numPr>
    </w:pPr>
    <w:rPr>
      <w:rFonts w:ascii="Calibri" w:hAnsi="Calibri"/>
      <w:color w:val="353C3E"/>
      <w:sz w:val="22"/>
      <w:szCs w:val="22"/>
      <w:lang w:val="en-AU" w:eastAsia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E273E"/>
    <w:rPr>
      <w:rFonts w:ascii="Calibri" w:hAnsi="Calibri"/>
      <w:color w:val="353C3E"/>
      <w:sz w:val="22"/>
      <w:szCs w:val="22"/>
      <w:lang w:val="en-AU" w:eastAsia="en-AU"/>
    </w:rPr>
  </w:style>
  <w:style w:type="paragraph" w:customStyle="1" w:styleId="Default">
    <w:name w:val="Default"/>
    <w:rsid w:val="00AE273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en-AU"/>
    </w:rPr>
  </w:style>
  <w:style w:type="table" w:styleId="PlainTable1">
    <w:name w:val="Plain Table 1"/>
    <w:basedOn w:val="TableNormal"/>
    <w:uiPriority w:val="41"/>
    <w:rsid w:val="00B35E7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B068F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2E57" w:themeColor="accent1" w:themeShade="BF"/>
      <w:lang w:val="en-US" w:eastAsia="en-US"/>
    </w:rPr>
  </w:style>
  <w:style w:type="paragraph" w:styleId="BalloonText">
    <w:name w:val="Balloon Text"/>
    <w:basedOn w:val="Normal"/>
    <w:link w:val="BalloonTextChar"/>
    <w:semiHidden/>
    <w:unhideWhenUsed/>
    <w:rsid w:val="00813DFF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13DFF"/>
    <w:rPr>
      <w:rFonts w:ascii="Segoe UI" w:hAnsi="Segoe UI" w:cs="Segoe UI"/>
      <w:sz w:val="18"/>
      <w:szCs w:val="18"/>
      <w:lang w:val="en-GB"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617A"/>
    <w:rPr>
      <w:color w:val="605E5C"/>
      <w:shd w:val="clear" w:color="auto" w:fill="E1DFDD"/>
    </w:rPr>
  </w:style>
  <w:style w:type="character" w:customStyle="1" w:styleId="c-mrkdwnmention">
    <w:name w:val="c-mrkdwn__mention"/>
    <w:basedOn w:val="DefaultParagraphFont"/>
    <w:rsid w:val="00D86F22"/>
  </w:style>
  <w:style w:type="paragraph" w:styleId="NormalWeb">
    <w:name w:val="Normal (Web)"/>
    <w:basedOn w:val="Normal"/>
    <w:uiPriority w:val="99"/>
    <w:unhideWhenUsed/>
    <w:rsid w:val="00AE48C4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styleId="FollowedHyperlink">
    <w:name w:val="FollowedHyperlink"/>
    <w:basedOn w:val="DefaultParagraphFont"/>
    <w:semiHidden/>
    <w:unhideWhenUsed/>
    <w:rsid w:val="004030CA"/>
    <w:rPr>
      <w:color w:val="003E75" w:themeColor="followedHyperlink"/>
      <w:u w:val="single"/>
    </w:rPr>
  </w:style>
  <w:style w:type="character" w:styleId="PlaceholderText">
    <w:name w:val="Placeholder Text"/>
    <w:basedOn w:val="DefaultParagraphFont"/>
    <w:semiHidden/>
    <w:rsid w:val="00A94424"/>
    <w:rPr>
      <w:color w:val="808080"/>
    </w:rPr>
  </w:style>
  <w:style w:type="character" w:styleId="Strong">
    <w:name w:val="Strong"/>
    <w:basedOn w:val="DefaultParagraphFont"/>
    <w:uiPriority w:val="22"/>
    <w:qFormat/>
    <w:rsid w:val="006D3FA0"/>
    <w:rPr>
      <w:b/>
      <w:bCs/>
    </w:rPr>
  </w:style>
  <w:style w:type="character" w:styleId="Emphasis">
    <w:name w:val="Emphasis"/>
    <w:basedOn w:val="DefaultParagraphFont"/>
    <w:uiPriority w:val="20"/>
    <w:qFormat/>
    <w:rsid w:val="0067423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6C606D"/>
    <w:rPr>
      <w:color w:val="605E5C"/>
      <w:shd w:val="clear" w:color="auto" w:fill="E1DFDD"/>
    </w:rPr>
  </w:style>
  <w:style w:type="character" w:customStyle="1" w:styleId="link-summary">
    <w:name w:val="link-summary"/>
    <w:basedOn w:val="DefaultParagraphFont"/>
    <w:rsid w:val="00F27D5A"/>
  </w:style>
  <w:style w:type="character" w:customStyle="1" w:styleId="error">
    <w:name w:val="error"/>
    <w:basedOn w:val="DefaultParagraphFont"/>
    <w:rsid w:val="00C540A5"/>
  </w:style>
  <w:style w:type="character" w:customStyle="1" w:styleId="nobr">
    <w:name w:val="nobr"/>
    <w:basedOn w:val="DefaultParagraphFont"/>
    <w:rsid w:val="00BC3D68"/>
  </w:style>
  <w:style w:type="character" w:customStyle="1" w:styleId="ghx-iconfont">
    <w:name w:val="ghx-iconfont"/>
    <w:basedOn w:val="DefaultParagraphFont"/>
    <w:rsid w:val="00147B10"/>
  </w:style>
  <w:style w:type="character" w:styleId="CommentReference">
    <w:name w:val="annotation reference"/>
    <w:basedOn w:val="DefaultParagraphFont"/>
    <w:semiHidden/>
    <w:unhideWhenUsed/>
    <w:rsid w:val="00D57A1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57A18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57A18"/>
    <w:rPr>
      <w:rFonts w:ascii="Arial" w:hAnsi="Arial"/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57A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57A18"/>
    <w:rPr>
      <w:rFonts w:ascii="Arial" w:hAnsi="Arial"/>
      <w:b/>
      <w:bCs/>
      <w:lang w:val="en-GB" w:eastAsia="en-GB"/>
    </w:rPr>
  </w:style>
  <w:style w:type="paragraph" w:styleId="Revision">
    <w:name w:val="Revision"/>
    <w:hidden/>
    <w:semiHidden/>
    <w:rsid w:val="00D57A18"/>
    <w:rPr>
      <w:rFonts w:ascii="Arial" w:hAnsi="Arial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4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6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6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3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4986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3690">
              <w:marLeft w:val="0"/>
              <w:marRight w:val="30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1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665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0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27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dev.cwb.avoka-transact.com/manager/login.htm" TargetMode="External"/><Relationship Id="rId26" Type="http://schemas.openxmlformats.org/officeDocument/2006/relationships/hyperlink" Target="https://admin.staging.cwb.avoka-transact.com/manager/login.htm" TargetMode="External"/><Relationship Id="rId39" Type="http://schemas.openxmlformats.org/officeDocument/2006/relationships/hyperlink" Target="https://servicedesk.temenos.com/tickets/browse/CWBSB-512" TargetMode="External"/><Relationship Id="rId21" Type="http://schemas.openxmlformats.org/officeDocument/2006/relationships/hyperlink" Target="https://dev.cwb.avoka-transact.com/insights/login.htm" TargetMode="External"/><Relationship Id="rId34" Type="http://schemas.openxmlformats.org/officeDocument/2006/relationships/hyperlink" Target="https://servicedesk.temenos.com/tickets/browse/CWBSB-542" TargetMode="External"/><Relationship Id="rId42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3.xml"/><Relationship Id="rId25" Type="http://schemas.openxmlformats.org/officeDocument/2006/relationships/hyperlink" Target="https://test.cwb.avoka-transact.com/insights/login.htm" TargetMode="External"/><Relationship Id="rId33" Type="http://schemas.openxmlformats.org/officeDocument/2006/relationships/hyperlink" Target="https://servicedesk.temenos.com/tickets/browse/CWBSB-499" TargetMode="External"/><Relationship Id="rId38" Type="http://schemas.openxmlformats.org/officeDocument/2006/relationships/hyperlink" Target="https://servicedesk.temenos.com/tickets/browse/CWBSB-488" TargetMode="Externa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hyperlink" Target="https://dev.cwb.avoka-transact.com/workspaces-cwb/login.htm" TargetMode="External"/><Relationship Id="rId29" Type="http://schemas.openxmlformats.org/officeDocument/2006/relationships/hyperlink" Target="https://staging.cwb.avoka-transact.com/insights/login.htm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hyperlink" Target="https://test.cwb.avoka-transact.com/workspaces-cwb/login.htm" TargetMode="External"/><Relationship Id="rId32" Type="http://schemas.openxmlformats.org/officeDocument/2006/relationships/hyperlink" Target="https://servicedesk.temenos.com/tickets/secure/RapidBoard.jspa?rapidView=630&amp;projectKey=CWBSB" TargetMode="External"/><Relationship Id="rId37" Type="http://schemas.openxmlformats.org/officeDocument/2006/relationships/hyperlink" Target="https://servicedesk.temenos.com/tickets/browse/CWBSB-478" TargetMode="External"/><Relationship Id="rId40" Type="http://schemas.openxmlformats.org/officeDocument/2006/relationships/header" Target="header3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hyperlink" Target="https://test.cwb.avoka-transact.com/cwbank/servlet/SmartForm.html?formCode=dcompcwb-business" TargetMode="External"/><Relationship Id="rId28" Type="http://schemas.openxmlformats.org/officeDocument/2006/relationships/hyperlink" Target="https://staging.cwb.avoka-transact.com/workspaces-cwb/login.htm" TargetMode="External"/><Relationship Id="rId36" Type="http://schemas.openxmlformats.org/officeDocument/2006/relationships/hyperlink" Target="https://servicedesk.temenos.com/tickets/browse/CWBSB-340" TargetMode="External"/><Relationship Id="rId10" Type="http://schemas.openxmlformats.org/officeDocument/2006/relationships/webSettings" Target="webSettings.xml"/><Relationship Id="rId19" Type="http://schemas.openxmlformats.org/officeDocument/2006/relationships/hyperlink" Target="https://dev.cwb.avoka-transact.com/cwbank/servlet/SmartForm.html?formCode=cwb-pers-dco" TargetMode="External"/><Relationship Id="rId31" Type="http://schemas.openxmlformats.org/officeDocument/2006/relationships/hyperlink" Target="https://admin.preprod.cwb.avoka-transact.com/manager/login.htm" TargetMode="Externa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hyperlink" Target="https://test.cwb.avoka-transact.com/manager/login.htm" TargetMode="External"/><Relationship Id="rId27" Type="http://schemas.openxmlformats.org/officeDocument/2006/relationships/hyperlink" Target="https://staging.cwb.avoka-transact.com/cwbank/servlet/SmartForm.html?formCode=cwb-pers-dco" TargetMode="External"/><Relationship Id="rId30" Type="http://schemas.openxmlformats.org/officeDocument/2006/relationships/hyperlink" Target="https://staging.cwb.avoka-transact.com/cwbank/servlet/SmartForm.html?formCode=launchform-cwb" TargetMode="External"/><Relationship Id="rId35" Type="http://schemas.openxmlformats.org/officeDocument/2006/relationships/hyperlink" Target="https://servicedesk.temenos.com/tickets/browse/CWBSB-334" TargetMode="External"/><Relationship Id="rId8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enos_word template">
  <a:themeElements>
    <a:clrScheme name="Temenos Colors">
      <a:dk1>
        <a:srgbClr val="000000"/>
      </a:dk1>
      <a:lt1>
        <a:sysClr val="window" lastClr="FFFFFF"/>
      </a:lt1>
      <a:dk2>
        <a:srgbClr val="003E75"/>
      </a:dk2>
      <a:lt2>
        <a:srgbClr val="8C9FBB"/>
      </a:lt2>
      <a:accent1>
        <a:srgbClr val="003E75"/>
      </a:accent1>
      <a:accent2>
        <a:srgbClr val="36A8E1"/>
      </a:accent2>
      <a:accent3>
        <a:srgbClr val="F9B233"/>
      </a:accent3>
      <a:accent4>
        <a:srgbClr val="8C9FBB"/>
      </a:accent4>
      <a:accent5>
        <a:srgbClr val="125679"/>
      </a:accent5>
      <a:accent6>
        <a:srgbClr val="CDD4DA"/>
      </a:accent6>
      <a:hlink>
        <a:srgbClr val="36A8E1"/>
      </a:hlink>
      <a:folHlink>
        <a:srgbClr val="003E7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>
    <TaxCatchAll xmlns="9685b3f0-18b8-4ac0-8917-75cacc3928c8">
      <Value>202</Value>
      <Value>5</Value>
      <Value>25</Value>
      <Value>2</Value>
    </TaxCatchAll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</documentManagement>
</p:properties>
</file>

<file path=customXml/item3.xml><?xml version="1.0" encoding="utf-8"?>
<?mso-contentType ?>
<customXsn xmlns="http://schemas.microsoft.com/office/2006/metadata/customXsn">
  <xsnLocation/>
  <cached>True</cached>
  <openByDefault>False</openByDefault>
  <xsnScope/>
</customXsn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LongProperties xmlns="http://schemas.microsoft.com/office/2006/metadata/longProperties"/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B6F1A2-482F-4D06-9C14-76815144C233}"/>
</file>

<file path=customXml/itemProps2.xml><?xml version="1.0" encoding="utf-8"?>
<ds:datastoreItem xmlns:ds="http://schemas.openxmlformats.org/officeDocument/2006/customXml" ds:itemID="{12C7A9DD-A820-41F4-88E4-54AE9948F454}">
  <ds:schemaRefs>
    <ds:schemaRef ds:uri="http://schemas.microsoft.com/office/2006/metadata/properties"/>
    <ds:schemaRef ds:uri="http://schemas.microsoft.com/sharepoint/v3/fields"/>
    <ds:schemaRef ds:uri="http://schemas.microsoft.com/sharepoint/v3"/>
    <ds:schemaRef ds:uri="275a17a3-5b8b-455d-8b19-e8b1c4cdaf1c"/>
    <ds:schemaRef ds:uri="http://schemas.microsoft.com/office/infopath/2007/PartnerControls"/>
    <ds:schemaRef ds:uri="9ac5fc74-69ff-47cd-9a0a-ba11cb05d169"/>
  </ds:schemaRefs>
</ds:datastoreItem>
</file>

<file path=customXml/itemProps3.xml><?xml version="1.0" encoding="utf-8"?>
<ds:datastoreItem xmlns:ds="http://schemas.openxmlformats.org/officeDocument/2006/customXml" ds:itemID="{2B69ECC6-C166-4690-9A86-014C40243C0E}">
  <ds:schemaRefs>
    <ds:schemaRef ds:uri="http://schemas.microsoft.com/office/2006/metadata/customXsn"/>
  </ds:schemaRefs>
</ds:datastoreItem>
</file>

<file path=customXml/itemProps4.xml><?xml version="1.0" encoding="utf-8"?>
<ds:datastoreItem xmlns:ds="http://schemas.openxmlformats.org/officeDocument/2006/customXml" ds:itemID="{E85A2B61-7AEA-4344-95AF-AE904D5001C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5EF0317F-6A44-4D66-AC5C-2B74133F980A}">
  <ds:schemaRefs>
    <ds:schemaRef ds:uri="http://schemas.microsoft.com/office/2006/metadata/longProperties"/>
  </ds:schemaRefs>
</ds:datastoreItem>
</file>

<file path=customXml/itemProps6.xml><?xml version="1.0" encoding="utf-8"?>
<ds:datastoreItem xmlns:ds="http://schemas.openxmlformats.org/officeDocument/2006/customXml" ds:itemID="{D4EDDE24-617E-403F-9CDF-FA6EA4B7530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5578</Words>
  <Characters>31801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CWB Small Biz Sprint 7 Release Notes: Build 1.5.0-RC39</vt:lpstr>
    </vt:vector>
  </TitlesOfParts>
  <Company>Open</Company>
  <LinksUpToDate>false</LinksUpToDate>
  <CharactersWithSpaces>37305</CharactersWithSpaces>
  <SharedDoc>false</SharedDoc>
  <HLinks>
    <vt:vector size="60" baseType="variant"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_Toc183504142</vt:lpwstr>
      </vt:variant>
      <vt:variant>
        <vt:i4>1703987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_Toc183504141</vt:lpwstr>
      </vt:variant>
      <vt:variant>
        <vt:i4>1703987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_Toc183504140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_Toc183504139</vt:lpwstr>
      </vt:variant>
      <vt:variant>
        <vt:i4>1900595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_Toc183504138</vt:lpwstr>
      </vt:variant>
      <vt:variant>
        <vt:i4>1900595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_Toc183504137</vt:lpwstr>
      </vt:variant>
      <vt:variant>
        <vt:i4>1900595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_Toc183504136</vt:lpwstr>
      </vt:variant>
      <vt:variant>
        <vt:i4>1900595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_Toc183504135</vt:lpwstr>
      </vt:variant>
      <vt:variant>
        <vt:i4>1900595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_Toc183504134</vt:lpwstr>
      </vt:variant>
      <vt:variant>
        <vt:i4>1900595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_Toc183504133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CWB Small Biz Sprint 7 Release Notes: Build 1.5.0-RC39</dc:title>
  <dc:subject>UAT Region</dc:subject>
  <dc:creator>Andra Georgescu</dc:creator>
  <cp:keywords>Template; Word Template</cp:keywords>
  <dc:description/>
  <cp:lastModifiedBy>Angela Ahn</cp:lastModifiedBy>
  <cp:revision>2</cp:revision>
  <cp:lastPrinted>2010-12-20T12:57:00Z</cp:lastPrinted>
  <dcterms:created xsi:type="dcterms:W3CDTF">2021-02-17T09:56:00Z</dcterms:created>
  <dcterms:modified xsi:type="dcterms:W3CDTF">2021-02-17T09:56:00Z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 Category">
    <vt:lpwstr>Documents</vt:lpwstr>
  </property>
  <property fmtid="{D5CDD505-2E9C-101B-9397-08002B2CF9AE}" pid="3" name="SubCategory">
    <vt:lpwstr/>
  </property>
  <property fmtid="{D5CDD505-2E9C-101B-9397-08002B2CF9AE}" pid="4" name="ContentType">
    <vt:lpwstr>Document</vt:lpwstr>
  </property>
  <property fmtid="{D5CDD505-2E9C-101B-9397-08002B2CF9AE}" pid="5" name="MainCategory">
    <vt:lpwstr>Documents Templates</vt:lpwstr>
  </property>
  <property fmtid="{D5CDD505-2E9C-101B-9397-08002B2CF9AE}" pid="6" name="Category">
    <vt:lpwstr>General Templates</vt:lpwstr>
  </property>
  <property fmtid="{D5CDD505-2E9C-101B-9397-08002B2CF9AE}" pid="7" name="ContentTypeId">
    <vt:lpwstr>0x010100CA6E2191C135504F9351B7DBCB2BE606</vt:lpwstr>
  </property>
  <property fmtid="{D5CDD505-2E9C-101B-9397-08002B2CF9AE}" pid="8" name="_dlc_DocIdItemGuid">
    <vt:lpwstr>dbb47e40-156f-413f-b770-b14686a19f39</vt:lpwstr>
  </property>
  <property fmtid="{D5CDD505-2E9C-101B-9397-08002B2CF9AE}" pid="9" name="TaxKeyword">
    <vt:lpwstr>2;#Template|02295ae0-9389-4ef8-8c58-24fd1a785d7b;#5;#Word Template|18ea83cb-df2d-40e1-9562-04bc086b4c11</vt:lpwstr>
  </property>
  <property fmtid="{D5CDD505-2E9C-101B-9397-08002B2CF9AE}" pid="10" name="Geography">
    <vt:lpwstr>202;#United States|e584704c-14a3-4129-ab0c-2ff60ec5cc1d</vt:lpwstr>
  </property>
  <property fmtid="{D5CDD505-2E9C-101B-9397-08002B2CF9AE}" pid="11" name="Order">
    <vt:r8>1100</vt:r8>
  </property>
  <property fmtid="{D5CDD505-2E9C-101B-9397-08002B2CF9AE}" pid="12" name="Regional Format">
    <vt:lpwstr>US Letter</vt:lpwstr>
  </property>
  <property fmtid="{D5CDD505-2E9C-101B-9397-08002B2CF9AE}" pid="13" name="Purpose">
    <vt:lpwstr>Letter</vt:lpwstr>
  </property>
  <property fmtid="{D5CDD505-2E9C-101B-9397-08002B2CF9AE}" pid="14" name="Organisation">
    <vt:lpwstr>25;#Strategy ＆ Marketing|8c08a250-e97d-4d3f-b644-47108aed85ae</vt:lpwstr>
  </property>
  <property fmtid="{D5CDD505-2E9C-101B-9397-08002B2CF9AE}" pid="15" name="Process">
    <vt:lpwstr/>
  </property>
  <property fmtid="{D5CDD505-2E9C-101B-9397-08002B2CF9AE}" pid="16" name="Orientation">
    <vt:lpwstr>Portrait</vt:lpwstr>
  </property>
</Properties>
</file>