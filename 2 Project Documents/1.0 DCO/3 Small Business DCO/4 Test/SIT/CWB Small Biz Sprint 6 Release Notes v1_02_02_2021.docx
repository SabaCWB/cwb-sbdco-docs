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C42F5" w14:textId="5B3A9971" w:rsidR="00084D6D" w:rsidRPr="007D0E7E" w:rsidRDefault="00084D6D" w:rsidP="0080032E">
      <w:pPr>
        <w:rPr>
          <w:rFonts w:ascii="Calibri" w:hAnsi="Calibri" w:cs="Calibri"/>
          <w:sz w:val="16"/>
          <w:szCs w:val="16"/>
        </w:rPr>
        <w:sectPr w:rsidR="00084D6D" w:rsidRPr="007D0E7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D0E7E" w:rsidRDefault="002678C8" w:rsidP="0080032E">
      <w:pPr>
        <w:pStyle w:val="Heading1"/>
        <w:rPr>
          <w:rFonts w:ascii="Calibri" w:hAnsi="Calibri" w:cs="Calibri"/>
          <w:sz w:val="16"/>
          <w:szCs w:val="16"/>
        </w:rPr>
      </w:pPr>
      <w:bookmarkStart w:id="2" w:name="_Toc183346295"/>
      <w:bookmarkStart w:id="3" w:name="_Toc183346363"/>
      <w:bookmarkStart w:id="4" w:name="_Toc183347211"/>
      <w:bookmarkStart w:id="5" w:name="_Toc183409518"/>
    </w:p>
    <w:p w14:paraId="3E231980" w14:textId="77777777" w:rsidR="002678C8" w:rsidRPr="007D0E7E" w:rsidRDefault="002678C8" w:rsidP="002678C8">
      <w:pPr>
        <w:rPr>
          <w:rFonts w:ascii="Calibri" w:hAnsi="Calibri" w:cs="Calibri"/>
          <w:sz w:val="16"/>
          <w:szCs w:val="16"/>
        </w:rPr>
      </w:pPr>
    </w:p>
    <w:p w14:paraId="0E586228" w14:textId="77777777" w:rsidR="002678C8" w:rsidRPr="007D0E7E" w:rsidRDefault="002678C8" w:rsidP="002678C8">
      <w:pPr>
        <w:rPr>
          <w:rFonts w:ascii="Calibri" w:hAnsi="Calibri" w:cs="Calibri"/>
          <w:sz w:val="16"/>
          <w:szCs w:val="16"/>
        </w:rPr>
      </w:pPr>
    </w:p>
    <w:p w14:paraId="57E06776" w14:textId="77777777" w:rsidR="002678C8" w:rsidRPr="007D0E7E" w:rsidRDefault="002678C8" w:rsidP="002678C8">
      <w:pPr>
        <w:rPr>
          <w:rFonts w:ascii="Calibri" w:hAnsi="Calibri" w:cs="Calibri"/>
          <w:sz w:val="16"/>
          <w:szCs w:val="16"/>
        </w:rPr>
      </w:pPr>
    </w:p>
    <w:p w14:paraId="00BF8309" w14:textId="77777777" w:rsidR="002678C8" w:rsidRPr="007D0E7E" w:rsidRDefault="002678C8" w:rsidP="002678C8">
      <w:pPr>
        <w:rPr>
          <w:rFonts w:ascii="Calibri" w:hAnsi="Calibri" w:cs="Calibri"/>
          <w:sz w:val="16"/>
          <w:szCs w:val="16"/>
        </w:rPr>
      </w:pPr>
    </w:p>
    <w:p w14:paraId="3AF5B583" w14:textId="77777777" w:rsidR="002678C8" w:rsidRPr="007D0E7E" w:rsidRDefault="002678C8" w:rsidP="002678C8">
      <w:pPr>
        <w:rPr>
          <w:rFonts w:ascii="Calibri" w:hAnsi="Calibri" w:cs="Calibri"/>
          <w:sz w:val="16"/>
          <w:szCs w:val="16"/>
        </w:rPr>
      </w:pPr>
    </w:p>
    <w:p w14:paraId="019BDD76" w14:textId="77777777" w:rsidR="002678C8" w:rsidRPr="007D0E7E" w:rsidRDefault="002678C8" w:rsidP="002678C8">
      <w:pPr>
        <w:rPr>
          <w:rFonts w:ascii="Calibri" w:hAnsi="Calibri" w:cs="Calibri"/>
          <w:sz w:val="16"/>
          <w:szCs w:val="16"/>
        </w:rPr>
      </w:pPr>
    </w:p>
    <w:p w14:paraId="2EC37175" w14:textId="77777777" w:rsidR="002678C8" w:rsidRPr="007D0E7E" w:rsidRDefault="002678C8" w:rsidP="002678C8">
      <w:pPr>
        <w:rPr>
          <w:rFonts w:ascii="Calibri" w:hAnsi="Calibri" w:cs="Calibri"/>
          <w:sz w:val="16"/>
          <w:szCs w:val="16"/>
        </w:rPr>
      </w:pPr>
    </w:p>
    <w:p w14:paraId="4443662C" w14:textId="77777777" w:rsidR="002678C8" w:rsidRPr="007D0E7E" w:rsidRDefault="002678C8" w:rsidP="002678C8">
      <w:pPr>
        <w:rPr>
          <w:rFonts w:ascii="Calibri" w:hAnsi="Calibri" w:cs="Calibri"/>
          <w:sz w:val="16"/>
          <w:szCs w:val="16"/>
        </w:rPr>
      </w:pPr>
    </w:p>
    <w:p w14:paraId="49FC2AA9" w14:textId="1E338930" w:rsidR="002678C8" w:rsidRPr="007D0E7E" w:rsidRDefault="002678C8" w:rsidP="002678C8">
      <w:pPr>
        <w:rPr>
          <w:rFonts w:ascii="Calibri" w:hAnsi="Calibri" w:cs="Calibri"/>
          <w:sz w:val="16"/>
          <w:szCs w:val="16"/>
        </w:rPr>
      </w:pPr>
    </w:p>
    <w:bookmarkStart w:id="6" w:name="_Toc20222124"/>
    <w:bookmarkStart w:id="7" w:name="_Toc30170511"/>
    <w:bookmarkStart w:id="8" w:name="_Toc47466120"/>
    <w:bookmarkStart w:id="9" w:name="_Toc47510631"/>
    <w:p w14:paraId="396D904F" w14:textId="3A22B41B" w:rsidR="002678C8" w:rsidRPr="007D0E7E" w:rsidRDefault="00D676E7" w:rsidP="002678C8">
      <w:pPr>
        <w:rPr>
          <w:rFonts w:ascii="Calibri" w:hAnsi="Calibri" w:cs="Calibri"/>
          <w:sz w:val="16"/>
          <w:szCs w:val="16"/>
        </w:rPr>
      </w:pPr>
      <w:r w:rsidRPr="007D0E7E">
        <w:rPr>
          <w:rFonts w:ascii="Calibri" w:hAnsi="Calibri" w:cs="Calibri"/>
          <w:noProof/>
          <w:sz w:val="16"/>
          <w:szCs w:val="16"/>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3A5CF44D" w:rsidR="00946CEC" w:rsidRPr="00C66294" w:rsidRDefault="00946CEC"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w:t>
                                </w:r>
                                <w:r w:rsidR="00C73060">
                                  <w:rPr>
                                    <w:rFonts w:asciiTheme="majorHAnsi" w:eastAsiaTheme="majorEastAsia" w:hAnsiTheme="majorHAnsi" w:cstheme="majorBidi"/>
                                    <w:b/>
                                    <w:bCs/>
                                    <w:color w:val="003E75" w:themeColor="accent1"/>
                                    <w:sz w:val="44"/>
                                    <w:szCs w:val="44"/>
                                  </w:rPr>
                                  <w:t>6</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E753F0">
                                  <w:rPr>
                                    <w:rFonts w:asciiTheme="majorHAnsi" w:eastAsiaTheme="majorEastAsia" w:hAnsiTheme="majorHAnsi" w:cstheme="majorBidi"/>
                                    <w:b/>
                                    <w:bCs/>
                                    <w:color w:val="003E75" w:themeColor="accent1"/>
                                    <w:sz w:val="44"/>
                                    <w:szCs w:val="44"/>
                                  </w:rPr>
                                  <w:t>30</w:t>
                                </w:r>
                              </w:p>
                            </w:sdtContent>
                          </w:sdt>
                          <w:bookmarkEnd w:id="10"/>
                          <w:p w14:paraId="29FC4370" w14:textId="4E5ADDC3" w:rsidR="00946CEC" w:rsidRPr="00C66294" w:rsidRDefault="00946CEC" w:rsidP="007C235C">
                            <w:pPr>
                              <w:rPr>
                                <w:rFonts w:asciiTheme="majorHAnsi" w:hAnsiTheme="majorHAnsi" w:cstheme="majorHAnsi"/>
                                <w:bCs/>
                                <w:color w:val="003E75" w:themeColor="accent1"/>
                                <w:sz w:val="44"/>
                                <w:szCs w:val="44"/>
                              </w:rPr>
                            </w:pPr>
                            <w:r>
                              <w:rPr>
                                <w:rFonts w:asciiTheme="majorHAnsi" w:hAnsiTheme="majorHAnsi" w:cstheme="majorHAnsi"/>
                                <w:bCs/>
                                <w:color w:val="003E75" w:themeColor="accent1"/>
                                <w:sz w:val="44"/>
                                <w:szCs w:val="44"/>
                              </w:rPr>
                              <w:t>Feb</w:t>
                            </w:r>
                            <w:r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2</w:t>
                            </w:r>
                            <w:r w:rsidRPr="00C66294">
                              <w:rPr>
                                <w:rFonts w:asciiTheme="majorHAnsi" w:hAnsiTheme="majorHAnsi" w:cstheme="majorHAnsi"/>
                                <w:bCs/>
                                <w:color w:val="003E75" w:themeColor="accent1"/>
                                <w:sz w:val="44"/>
                                <w:szCs w:val="44"/>
                              </w:rPr>
                              <w:t>, 2021 v1</w:t>
                            </w:r>
                          </w:p>
                          <w:p w14:paraId="4C36B965" w14:textId="2F7D0976" w:rsidR="00946CEC" w:rsidRPr="009C3689" w:rsidRDefault="00946CEC" w:rsidP="007C235C">
                            <w:pPr>
                              <w:rPr>
                                <w:rFonts w:asciiTheme="majorHAnsi" w:hAnsiTheme="majorHAnsi" w:cstheme="majorHAnsi"/>
                                <w:bCs/>
                                <w:color w:val="003E75" w:themeColor="accent1"/>
                                <w:sz w:val="48"/>
                                <w:szCs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2994BD7" w14:textId="3A5CF44D" w:rsidR="00946CEC" w:rsidRPr="00C66294" w:rsidRDefault="00946CEC"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w:t>
                          </w:r>
                          <w:r w:rsidR="00C73060">
                            <w:rPr>
                              <w:rFonts w:asciiTheme="majorHAnsi" w:eastAsiaTheme="majorEastAsia" w:hAnsiTheme="majorHAnsi" w:cstheme="majorBidi"/>
                              <w:b/>
                              <w:bCs/>
                              <w:color w:val="003E75" w:themeColor="accent1"/>
                              <w:sz w:val="44"/>
                              <w:szCs w:val="44"/>
                            </w:rPr>
                            <w:t>6</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E753F0">
                            <w:rPr>
                              <w:rFonts w:asciiTheme="majorHAnsi" w:eastAsiaTheme="majorEastAsia" w:hAnsiTheme="majorHAnsi" w:cstheme="majorBidi"/>
                              <w:b/>
                              <w:bCs/>
                              <w:color w:val="003E75" w:themeColor="accent1"/>
                              <w:sz w:val="44"/>
                              <w:szCs w:val="44"/>
                            </w:rPr>
                            <w:t>30</w:t>
                          </w:r>
                        </w:p>
                      </w:sdtContent>
                    </w:sdt>
                    <w:bookmarkEnd w:id="11"/>
                    <w:p w14:paraId="29FC4370" w14:textId="4E5ADDC3" w:rsidR="00946CEC" w:rsidRPr="00C66294" w:rsidRDefault="00946CEC" w:rsidP="007C235C">
                      <w:pPr>
                        <w:rPr>
                          <w:rFonts w:asciiTheme="majorHAnsi" w:hAnsiTheme="majorHAnsi" w:cstheme="majorHAnsi"/>
                          <w:bCs/>
                          <w:color w:val="003E75" w:themeColor="accent1"/>
                          <w:sz w:val="44"/>
                          <w:szCs w:val="44"/>
                        </w:rPr>
                      </w:pPr>
                      <w:r>
                        <w:rPr>
                          <w:rFonts w:asciiTheme="majorHAnsi" w:hAnsiTheme="majorHAnsi" w:cstheme="majorHAnsi"/>
                          <w:bCs/>
                          <w:color w:val="003E75" w:themeColor="accent1"/>
                          <w:sz w:val="44"/>
                          <w:szCs w:val="44"/>
                        </w:rPr>
                        <w:t>Feb</w:t>
                      </w:r>
                      <w:r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2</w:t>
                      </w:r>
                      <w:r w:rsidRPr="00C66294">
                        <w:rPr>
                          <w:rFonts w:asciiTheme="majorHAnsi" w:hAnsiTheme="majorHAnsi" w:cstheme="majorHAnsi"/>
                          <w:bCs/>
                          <w:color w:val="003E75" w:themeColor="accent1"/>
                          <w:sz w:val="44"/>
                          <w:szCs w:val="44"/>
                        </w:rPr>
                        <w:t>, 2021 v1</w:t>
                      </w:r>
                    </w:p>
                    <w:p w14:paraId="4C36B965" w14:textId="2F7D0976" w:rsidR="00946CEC" w:rsidRPr="009C3689" w:rsidRDefault="00946CEC" w:rsidP="007C235C">
                      <w:pPr>
                        <w:rPr>
                          <w:rFonts w:asciiTheme="majorHAnsi" w:hAnsiTheme="majorHAnsi" w:cstheme="majorHAnsi"/>
                          <w:bCs/>
                          <w:color w:val="003E75" w:themeColor="accent1"/>
                          <w:sz w:val="48"/>
                          <w:szCs w:val="48"/>
                        </w:rPr>
                      </w:pPr>
                    </w:p>
                  </w:txbxContent>
                </v:textbox>
                <w10:wrap anchorx="page" anchory="page"/>
              </v:shape>
            </w:pict>
          </mc:Fallback>
        </mc:AlternateContent>
      </w:r>
      <w:bookmarkEnd w:id="6"/>
      <w:bookmarkEnd w:id="7"/>
      <w:bookmarkEnd w:id="8"/>
      <w:bookmarkEnd w:id="9"/>
    </w:p>
    <w:p w14:paraId="0495C214" w14:textId="682909D5" w:rsidR="002678C8" w:rsidRPr="007D0E7E" w:rsidRDefault="00C66294" w:rsidP="002678C8">
      <w:pPr>
        <w:rPr>
          <w:rFonts w:ascii="Calibri" w:hAnsi="Calibri" w:cs="Calibri"/>
          <w:sz w:val="16"/>
          <w:szCs w:val="16"/>
        </w:rPr>
      </w:pPr>
      <w:r>
        <w:rPr>
          <w:rFonts w:ascii="Calibri" w:hAnsi="Calibri" w:cs="Calibri"/>
          <w:sz w:val="16"/>
          <w:szCs w:val="16"/>
        </w:rPr>
        <w:t xml:space="preserve"> </w:t>
      </w:r>
    </w:p>
    <w:p w14:paraId="2EB60890" w14:textId="77777777" w:rsidR="002678C8" w:rsidRPr="007D0E7E" w:rsidRDefault="002678C8" w:rsidP="002678C8">
      <w:pPr>
        <w:rPr>
          <w:rFonts w:ascii="Calibri" w:hAnsi="Calibri" w:cs="Calibri"/>
          <w:sz w:val="16"/>
          <w:szCs w:val="16"/>
        </w:rPr>
      </w:pPr>
    </w:p>
    <w:p w14:paraId="1B8098F2" w14:textId="77777777" w:rsidR="002678C8" w:rsidRPr="007D0E7E" w:rsidRDefault="002678C8" w:rsidP="002678C8">
      <w:pPr>
        <w:rPr>
          <w:rFonts w:ascii="Calibri" w:hAnsi="Calibri" w:cs="Calibri"/>
          <w:sz w:val="16"/>
          <w:szCs w:val="16"/>
        </w:rPr>
      </w:pPr>
    </w:p>
    <w:p w14:paraId="316E391D" w14:textId="77777777" w:rsidR="002678C8" w:rsidRPr="007D0E7E" w:rsidRDefault="002678C8" w:rsidP="002678C8">
      <w:pPr>
        <w:rPr>
          <w:rFonts w:ascii="Calibri" w:hAnsi="Calibri" w:cs="Calibri"/>
          <w:sz w:val="16"/>
          <w:szCs w:val="16"/>
        </w:rPr>
      </w:pPr>
    </w:p>
    <w:p w14:paraId="312764EC" w14:textId="77777777" w:rsidR="002678C8" w:rsidRPr="007D0E7E" w:rsidRDefault="002678C8" w:rsidP="002678C8">
      <w:pPr>
        <w:rPr>
          <w:rFonts w:ascii="Calibri" w:hAnsi="Calibri" w:cs="Calibri"/>
          <w:sz w:val="16"/>
          <w:szCs w:val="16"/>
        </w:rPr>
      </w:pPr>
    </w:p>
    <w:p w14:paraId="6CC615BE" w14:textId="77777777" w:rsidR="002678C8" w:rsidRPr="007D0E7E" w:rsidRDefault="002678C8" w:rsidP="002678C8">
      <w:pPr>
        <w:rPr>
          <w:rFonts w:ascii="Calibri" w:hAnsi="Calibri" w:cs="Calibri"/>
          <w:sz w:val="16"/>
          <w:szCs w:val="16"/>
        </w:rPr>
      </w:pPr>
    </w:p>
    <w:p w14:paraId="52493E73" w14:textId="288D4354" w:rsidR="002678C8" w:rsidRPr="007D0E7E" w:rsidRDefault="002678C8" w:rsidP="008B068F">
      <w:pPr>
        <w:rPr>
          <w:rFonts w:ascii="Calibri" w:hAnsi="Calibri" w:cs="Calibri"/>
          <w:sz w:val="16"/>
          <w:szCs w:val="16"/>
        </w:rPr>
      </w:pPr>
    </w:p>
    <w:p w14:paraId="568714AE" w14:textId="0518F69F" w:rsidR="00AC0E7C" w:rsidRPr="007D0E7E" w:rsidRDefault="00AC0E7C" w:rsidP="00AC0E7C">
      <w:pPr>
        <w:pStyle w:val="NoSpacing"/>
        <w:spacing w:before="240"/>
        <w:rPr>
          <w:rFonts w:ascii="Calibri" w:hAnsi="Calibri" w:cs="Calibri"/>
          <w:caps/>
          <w:color w:val="003E75" w:themeColor="text2"/>
          <w:sz w:val="16"/>
          <w:szCs w:val="16"/>
        </w:rPr>
      </w:pPr>
    </w:p>
    <w:p w14:paraId="49D7252D" w14:textId="66B08128" w:rsidR="002678C8" w:rsidRPr="007D0E7E" w:rsidRDefault="002678C8" w:rsidP="00AC0E7C">
      <w:pPr>
        <w:pStyle w:val="NoSpacing"/>
        <w:spacing w:before="240"/>
        <w:rPr>
          <w:rFonts w:ascii="Calibri" w:hAnsi="Calibri" w:cs="Calibri"/>
          <w:caps/>
          <w:color w:val="003E75" w:themeColor="text2"/>
          <w:sz w:val="16"/>
          <w:szCs w:val="16"/>
        </w:rPr>
      </w:pPr>
    </w:p>
    <w:p w14:paraId="308B805C" w14:textId="045A64CF" w:rsidR="005F2871" w:rsidRPr="005F2871" w:rsidRDefault="00881A76" w:rsidP="005F2871">
      <w:pPr>
        <w:pStyle w:val="Heading1"/>
        <w:rPr>
          <w:noProof/>
        </w:rPr>
      </w:pPr>
      <w:r w:rsidRPr="00280183">
        <w:rPr>
          <w:rFonts w:ascii="Calibri" w:hAnsi="Calibri" w:cs="Calibri"/>
          <w:sz w:val="18"/>
          <w:szCs w:val="18"/>
        </w:rPr>
        <w:br w:type="page"/>
      </w:r>
      <w:bookmarkStart w:id="11" w:name="_Toc183347212"/>
      <w:bookmarkStart w:id="12" w:name="_Toc183409519"/>
      <w:bookmarkStart w:id="13" w:name="_Toc20222125"/>
      <w:bookmarkStart w:id="14" w:name="_Toc30170512"/>
      <w:bookmarkStart w:id="15" w:name="_Toc47466121"/>
      <w:bookmarkStart w:id="16" w:name="_Toc47510632"/>
      <w:bookmarkStart w:id="17" w:name="_Toc52403078"/>
      <w:bookmarkStart w:id="18" w:name="_Toc53407175"/>
      <w:bookmarkStart w:id="19" w:name="_Toc53407850"/>
      <w:bookmarkStart w:id="20" w:name="_Toc53686493"/>
      <w:bookmarkStart w:id="21" w:name="_Toc53687081"/>
      <w:bookmarkStart w:id="22" w:name="_Toc54708256"/>
      <w:bookmarkStart w:id="23" w:name="_Toc56106633"/>
      <w:bookmarkStart w:id="24" w:name="_Toc57746596"/>
      <w:bookmarkStart w:id="25" w:name="_Toc61904006"/>
      <w:bookmarkStart w:id="26" w:name="_Toc61904128"/>
      <w:bookmarkStart w:id="27" w:name="_Toc61953866"/>
      <w:bookmarkStart w:id="28" w:name="_Toc63152207"/>
      <w:bookmarkStart w:id="29" w:name="_Toc63232502"/>
      <w:bookmarkEnd w:id="0"/>
      <w:bookmarkEnd w:id="1"/>
      <w:bookmarkEnd w:id="2"/>
      <w:bookmarkEnd w:id="3"/>
      <w:r w:rsidRPr="00280183">
        <w:rPr>
          <w:rFonts w:ascii="Calibri" w:hAnsi="Calibri" w:cs="Calibri"/>
          <w:sz w:val="18"/>
          <w:szCs w:val="18"/>
        </w:rPr>
        <w:lastRenderedPageBreak/>
        <w:t>Table of Contents</w:t>
      </w:r>
      <w:bookmarkEnd w:id="4"/>
      <w:bookmarkEnd w:id="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09565F" w:rsidRPr="004F346C">
        <w:rPr>
          <w:rFonts w:ascii="Calibri" w:hAnsi="Calibri" w:cs="Calibri"/>
          <w:sz w:val="18"/>
          <w:szCs w:val="18"/>
        </w:rPr>
        <w:fldChar w:fldCharType="begin"/>
      </w:r>
      <w:r w:rsidRPr="004F346C">
        <w:rPr>
          <w:rFonts w:ascii="Calibri" w:hAnsi="Calibri" w:cs="Calibri"/>
          <w:sz w:val="18"/>
          <w:szCs w:val="18"/>
        </w:rPr>
        <w:instrText xml:space="preserve"> TOC \o "1-5" \h \z \u </w:instrText>
      </w:r>
      <w:r w:rsidR="0009565F" w:rsidRPr="004F346C">
        <w:rPr>
          <w:rFonts w:ascii="Calibri" w:hAnsi="Calibri" w:cs="Calibri"/>
          <w:sz w:val="18"/>
          <w:szCs w:val="18"/>
        </w:rPr>
        <w:fldChar w:fldCharType="separate"/>
      </w:r>
    </w:p>
    <w:p w14:paraId="72C812EC" w14:textId="47961F9C"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03" w:history="1">
        <w:r w:rsidR="005F2871" w:rsidRPr="005F2871">
          <w:rPr>
            <w:rStyle w:val="Hyperlink"/>
            <w:rFonts w:ascii="Calibri" w:hAnsi="Calibri" w:cs="Calibri"/>
            <w:noProof/>
          </w:rPr>
          <w:t>2</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Links to Forms, Workspace, TM and Jira UAT boards</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_Toc63232503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3</w:t>
        </w:r>
        <w:r w:rsidR="005F2871" w:rsidRPr="005F2871">
          <w:rPr>
            <w:rFonts w:ascii="Calibri" w:hAnsi="Calibri" w:cs="Calibri"/>
            <w:noProof/>
            <w:webHidden/>
          </w:rPr>
          <w:fldChar w:fldCharType="end"/>
        </w:r>
      </w:hyperlink>
    </w:p>
    <w:p w14:paraId="008AEF35" w14:textId="2B7C9268"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04" w:history="1">
        <w:r w:rsidR="005F2871" w:rsidRPr="005F2871">
          <w:rPr>
            <w:rStyle w:val="Hyperlink"/>
            <w:rFonts w:ascii="Calibri" w:hAnsi="Calibri" w:cs="Calibri"/>
            <w:noProof/>
          </w:rPr>
          <w:t>3</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Prepared for this Release</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_Toc63232504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3</w:t>
        </w:r>
        <w:r w:rsidR="005F2871" w:rsidRPr="005F2871">
          <w:rPr>
            <w:rFonts w:ascii="Calibri" w:hAnsi="Calibri" w:cs="Calibri"/>
            <w:noProof/>
            <w:webHidden/>
          </w:rPr>
          <w:fldChar w:fldCharType="end"/>
        </w:r>
      </w:hyperlink>
    </w:p>
    <w:p w14:paraId="6D078750" w14:textId="4C992756"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05" w:history="1">
        <w:r w:rsidR="005F2871" w:rsidRPr="005F2871">
          <w:rPr>
            <w:rStyle w:val="Hyperlink"/>
            <w:rFonts w:ascii="Calibri" w:hAnsi="Calibri" w:cs="Calibri"/>
            <w:noProof/>
          </w:rPr>
          <w:t>3.1</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Known Issues that Have Been Fixed</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_Toc63232505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4</w:t>
        </w:r>
        <w:r w:rsidR="005F2871" w:rsidRPr="005F2871">
          <w:rPr>
            <w:rFonts w:ascii="Calibri" w:hAnsi="Calibri" w:cs="Calibri"/>
            <w:noProof/>
            <w:webHidden/>
          </w:rPr>
          <w:fldChar w:fldCharType="end"/>
        </w:r>
      </w:hyperlink>
    </w:p>
    <w:p w14:paraId="54DEF7B5" w14:textId="22E836DB"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06" w:history="1">
        <w:r w:rsidR="005F2871" w:rsidRPr="005F2871">
          <w:rPr>
            <w:rStyle w:val="Hyperlink"/>
            <w:rFonts w:ascii="Calibri" w:hAnsi="Calibri" w:cs="Calibri"/>
            <w:noProof/>
          </w:rPr>
          <w:t>3.2</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Known Issues that Have Been Closed</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_Toc63232506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4</w:t>
        </w:r>
        <w:r w:rsidR="005F2871" w:rsidRPr="005F2871">
          <w:rPr>
            <w:rFonts w:ascii="Calibri" w:hAnsi="Calibri" w:cs="Calibri"/>
            <w:noProof/>
            <w:webHidden/>
          </w:rPr>
          <w:fldChar w:fldCharType="end"/>
        </w:r>
      </w:hyperlink>
    </w:p>
    <w:p w14:paraId="08D1B280" w14:textId="6AC14C1C"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07" w:history="1">
        <w:r w:rsidR="005F2871" w:rsidRPr="005F2871">
          <w:rPr>
            <w:rStyle w:val="Hyperlink"/>
            <w:rFonts w:ascii="Calibri" w:hAnsi="Calibri" w:cs="Calibri"/>
            <w:noProof/>
          </w:rPr>
          <w:t>3.3</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General Known Issues</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_Toc63232507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4</w:t>
        </w:r>
        <w:r w:rsidR="005F2871" w:rsidRPr="005F2871">
          <w:rPr>
            <w:rFonts w:ascii="Calibri" w:hAnsi="Calibri" w:cs="Calibri"/>
            <w:noProof/>
            <w:webHidden/>
          </w:rPr>
          <w:fldChar w:fldCharType="end"/>
        </w:r>
      </w:hyperlink>
    </w:p>
    <w:p w14:paraId="6FB98082" w14:textId="551172A8"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08" w:history="1">
        <w:r w:rsidR="005F2871" w:rsidRPr="005F2871">
          <w:rPr>
            <w:rStyle w:val="Hyperlink"/>
            <w:rFonts w:ascii="Calibri" w:hAnsi="Calibri" w:cs="Calibri"/>
            <w:noProof/>
          </w:rPr>
          <w:t>3.4</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 xml:space="preserve">Pages or Components in Application that are Still Under Development </w:t>
        </w:r>
        <w:r w:rsidR="005F2871" w:rsidRPr="005F2871">
          <w:rPr>
            <w:rStyle w:val="Hyperlink"/>
            <w:rFonts w:ascii="Calibri" w:hAnsi="Calibri" w:cs="Calibri"/>
            <w:noProof/>
          </w:rPr>
          <w:br/>
          <w:t xml:space="preserve">              </w:t>
        </w:r>
        <w:r w:rsidR="00E96E89">
          <w:rPr>
            <w:rStyle w:val="Hyperlink"/>
            <w:rFonts w:ascii="Calibri" w:hAnsi="Calibri" w:cs="Calibri"/>
            <w:noProof/>
          </w:rPr>
          <w:t xml:space="preserve">    </w:t>
        </w:r>
        <w:r w:rsidR="005F2871" w:rsidRPr="005F2871">
          <w:rPr>
            <w:rStyle w:val="Hyperlink"/>
            <w:rFonts w:ascii="Calibri" w:hAnsi="Calibri" w:cs="Calibri"/>
            <w:noProof/>
          </w:rPr>
          <w:t>(PLEASE READ as contain information that assist with Testing &amp; Navigation)</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_Toc63232508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5</w:t>
        </w:r>
        <w:r w:rsidR="005F2871" w:rsidRPr="005F2871">
          <w:rPr>
            <w:rFonts w:ascii="Calibri" w:hAnsi="Calibri" w:cs="Calibri"/>
            <w:noProof/>
            <w:webHidden/>
          </w:rPr>
          <w:fldChar w:fldCharType="end"/>
        </w:r>
      </w:hyperlink>
    </w:p>
    <w:p w14:paraId="3A83FB48" w14:textId="6261C43A"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09" w:history="1">
        <w:r w:rsidR="005F2871" w:rsidRPr="005F2871">
          <w:rPr>
            <w:rStyle w:val="Hyperlink"/>
            <w:rFonts w:ascii="Calibri" w:hAnsi="Calibri" w:cs="Calibri"/>
            <w:noProof/>
          </w:rPr>
          <w:t>3.5</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Included Testable Stories: Total – 21</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_Toc63232509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7</w:t>
        </w:r>
        <w:r w:rsidR="005F2871" w:rsidRPr="005F2871">
          <w:rPr>
            <w:rFonts w:ascii="Calibri" w:hAnsi="Calibri" w:cs="Calibri"/>
            <w:noProof/>
            <w:webHidden/>
          </w:rPr>
          <w:fldChar w:fldCharType="end"/>
        </w:r>
      </w:hyperlink>
    </w:p>
    <w:p w14:paraId="744BBCF7" w14:textId="162258D6"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10" w:history="1">
        <w:r w:rsidR="005F2871" w:rsidRPr="005F2871">
          <w:rPr>
            <w:rStyle w:val="Hyperlink"/>
            <w:rFonts w:ascii="Calibri" w:hAnsi="Calibri" w:cs="Calibri"/>
            <w:noProof/>
          </w:rPr>
          <w:t>3.6</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Included Testable Changes: Total – 4</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_Toc63232510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14</w:t>
        </w:r>
        <w:r w:rsidR="005F2871" w:rsidRPr="005F2871">
          <w:rPr>
            <w:rFonts w:ascii="Calibri" w:hAnsi="Calibri" w:cs="Calibri"/>
            <w:noProof/>
            <w:webHidden/>
          </w:rPr>
          <w:fldChar w:fldCharType="end"/>
        </w:r>
      </w:hyperlink>
    </w:p>
    <w:p w14:paraId="189D3855" w14:textId="1DC04DEC"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11" w:history="1">
        <w:r w:rsidR="005F2871" w:rsidRPr="005F2871">
          <w:rPr>
            <w:rStyle w:val="Hyperlink"/>
            <w:rFonts w:ascii="Calibri" w:hAnsi="Calibri" w:cs="Calibri"/>
            <w:noProof/>
          </w:rPr>
          <w:t>3.7</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Included Un-Testable Stories/Bugs/Change– Total – 1</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_Toc63232511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15</w:t>
        </w:r>
        <w:r w:rsidR="005F2871" w:rsidRPr="005F2871">
          <w:rPr>
            <w:rFonts w:ascii="Calibri" w:hAnsi="Calibri" w:cs="Calibri"/>
            <w:noProof/>
            <w:webHidden/>
          </w:rPr>
          <w:fldChar w:fldCharType="end"/>
        </w:r>
      </w:hyperlink>
    </w:p>
    <w:p w14:paraId="6286DE3B" w14:textId="7D259DE2" w:rsidR="005F2871" w:rsidRPr="005F2871" w:rsidRDefault="003952C4">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3232512" w:history="1">
        <w:r w:rsidR="005F2871" w:rsidRPr="005F2871">
          <w:rPr>
            <w:rStyle w:val="Hyperlink"/>
            <w:rFonts w:ascii="Calibri" w:hAnsi="Calibri" w:cs="Calibri"/>
            <w:noProof/>
          </w:rPr>
          <w:t>3.8</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Not Included Stories/Bugs/Change – Total – 39</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_Toc63232512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15</w:t>
        </w:r>
        <w:r w:rsidR="005F2871" w:rsidRPr="005F2871">
          <w:rPr>
            <w:rFonts w:ascii="Calibri" w:hAnsi="Calibri" w:cs="Calibri"/>
            <w:noProof/>
            <w:webHidden/>
          </w:rPr>
          <w:fldChar w:fldCharType="end"/>
        </w:r>
      </w:hyperlink>
    </w:p>
    <w:p w14:paraId="6B0876F7" w14:textId="299250BC"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13" w:history="1">
        <w:r w:rsidR="005F2871" w:rsidRPr="005F2871">
          <w:rPr>
            <w:rStyle w:val="Hyperlink"/>
            <w:rFonts w:ascii="Calibri" w:hAnsi="Calibri" w:cs="Calibri"/>
            <w:noProof/>
          </w:rPr>
          <w:t>4</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Temenos Dev/QA Defects Fixed within this Sprint – Total – 26</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_Toc63232513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17</w:t>
        </w:r>
        <w:r w:rsidR="005F2871" w:rsidRPr="005F2871">
          <w:rPr>
            <w:rFonts w:ascii="Calibri" w:hAnsi="Calibri" w:cs="Calibri"/>
            <w:noProof/>
            <w:webHidden/>
          </w:rPr>
          <w:fldChar w:fldCharType="end"/>
        </w:r>
      </w:hyperlink>
    </w:p>
    <w:p w14:paraId="3EC8D366" w14:textId="3E5DF410"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14" w:history="1">
        <w:r w:rsidR="005F2871" w:rsidRPr="005F2871">
          <w:rPr>
            <w:rStyle w:val="Hyperlink"/>
            <w:rFonts w:ascii="Calibri" w:hAnsi="Calibri" w:cs="Calibri"/>
            <w:noProof/>
          </w:rPr>
          <w:t>5</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Partner QA Defects Fixed with this Release – Total – 1</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_Toc63232514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18</w:t>
        </w:r>
        <w:r w:rsidR="005F2871" w:rsidRPr="005F2871">
          <w:rPr>
            <w:rFonts w:ascii="Calibri" w:hAnsi="Calibri" w:cs="Calibri"/>
            <w:noProof/>
            <w:webHidden/>
          </w:rPr>
          <w:fldChar w:fldCharType="end"/>
        </w:r>
      </w:hyperlink>
    </w:p>
    <w:p w14:paraId="3962B8A9" w14:textId="726015BD"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15" w:history="1">
        <w:r w:rsidR="005F2871" w:rsidRPr="005F2871">
          <w:rPr>
            <w:rStyle w:val="Hyperlink"/>
            <w:rFonts w:ascii="Calibri" w:hAnsi="Calibri" w:cs="Calibri"/>
            <w:noProof/>
          </w:rPr>
          <w:t>6</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Accessibility Items</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_Toc63232515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19</w:t>
        </w:r>
        <w:r w:rsidR="005F2871" w:rsidRPr="005F2871">
          <w:rPr>
            <w:rFonts w:ascii="Calibri" w:hAnsi="Calibri" w:cs="Calibri"/>
            <w:noProof/>
            <w:webHidden/>
          </w:rPr>
          <w:fldChar w:fldCharType="end"/>
        </w:r>
      </w:hyperlink>
    </w:p>
    <w:p w14:paraId="1B53059C" w14:textId="7B477129"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16" w:history="1">
        <w:r w:rsidR="005F2871" w:rsidRPr="005F2871">
          <w:rPr>
            <w:rStyle w:val="Hyperlink"/>
            <w:rFonts w:ascii="Calibri" w:hAnsi="Calibri" w:cs="Calibri"/>
            <w:noProof/>
          </w:rPr>
          <w:t>7</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Reporting Defects</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_Toc63232516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19</w:t>
        </w:r>
        <w:r w:rsidR="005F2871" w:rsidRPr="005F2871">
          <w:rPr>
            <w:rFonts w:ascii="Calibri" w:hAnsi="Calibri" w:cs="Calibri"/>
            <w:noProof/>
            <w:webHidden/>
          </w:rPr>
          <w:fldChar w:fldCharType="end"/>
        </w:r>
      </w:hyperlink>
    </w:p>
    <w:p w14:paraId="5B0AFFD2" w14:textId="2EC617F0" w:rsidR="005F2871" w:rsidRPr="005F2871" w:rsidRDefault="003952C4">
      <w:pPr>
        <w:pStyle w:val="TOC1"/>
        <w:tabs>
          <w:tab w:val="left" w:pos="400"/>
        </w:tabs>
        <w:rPr>
          <w:rFonts w:ascii="Calibri" w:eastAsiaTheme="minorEastAsia" w:hAnsi="Calibri" w:cs="Calibri"/>
          <w:noProof/>
          <w:color w:val="auto"/>
          <w:sz w:val="22"/>
          <w:szCs w:val="22"/>
          <w:lang w:val="en-CA" w:eastAsia="en-CA"/>
        </w:rPr>
      </w:pPr>
      <w:hyperlink w:anchor="_Toc63232517" w:history="1">
        <w:r w:rsidR="005F2871" w:rsidRPr="005F2871">
          <w:rPr>
            <w:rStyle w:val="Hyperlink"/>
            <w:rFonts w:ascii="Calibri" w:hAnsi="Calibri" w:cs="Calibri"/>
            <w:noProof/>
          </w:rPr>
          <w:t>8</w:t>
        </w:r>
        <w:r w:rsidR="005F2871" w:rsidRPr="005F2871">
          <w:rPr>
            <w:rFonts w:ascii="Calibri" w:eastAsiaTheme="minorEastAsia" w:hAnsi="Calibri" w:cs="Calibri"/>
            <w:noProof/>
            <w:color w:val="auto"/>
            <w:sz w:val="22"/>
            <w:szCs w:val="22"/>
            <w:lang w:val="en-CA" w:eastAsia="en-CA"/>
          </w:rPr>
          <w:tab/>
        </w:r>
        <w:r w:rsidR="005F2871" w:rsidRPr="005F2871">
          <w:rPr>
            <w:rStyle w:val="Hyperlink"/>
            <w:rFonts w:ascii="Calibri" w:hAnsi="Calibri" w:cs="Calibri"/>
            <w:noProof/>
          </w:rPr>
          <w:t>Defect Severity Levels</w:t>
        </w:r>
        <w:r w:rsidR="005F2871" w:rsidRPr="005F2871">
          <w:rPr>
            <w:rFonts w:ascii="Calibri" w:hAnsi="Calibri" w:cs="Calibri"/>
            <w:noProof/>
            <w:webHidden/>
          </w:rPr>
          <w:tab/>
        </w:r>
        <w:r w:rsidR="005F2871" w:rsidRPr="005F2871">
          <w:rPr>
            <w:rFonts w:ascii="Calibri" w:hAnsi="Calibri" w:cs="Calibri"/>
            <w:noProof/>
            <w:webHidden/>
          </w:rPr>
          <w:fldChar w:fldCharType="begin"/>
        </w:r>
        <w:r w:rsidR="005F2871" w:rsidRPr="005F2871">
          <w:rPr>
            <w:rFonts w:ascii="Calibri" w:hAnsi="Calibri" w:cs="Calibri"/>
            <w:noProof/>
            <w:webHidden/>
          </w:rPr>
          <w:instrText xml:space="preserve"> PAGEREF _Toc63232517 \h </w:instrText>
        </w:r>
        <w:r w:rsidR="005F2871" w:rsidRPr="005F2871">
          <w:rPr>
            <w:rFonts w:ascii="Calibri" w:hAnsi="Calibri" w:cs="Calibri"/>
            <w:noProof/>
            <w:webHidden/>
          </w:rPr>
        </w:r>
        <w:r w:rsidR="005F2871" w:rsidRPr="005F2871">
          <w:rPr>
            <w:rFonts w:ascii="Calibri" w:hAnsi="Calibri" w:cs="Calibri"/>
            <w:noProof/>
            <w:webHidden/>
          </w:rPr>
          <w:fldChar w:fldCharType="separate"/>
        </w:r>
        <w:r w:rsidR="005F2871" w:rsidRPr="005F2871">
          <w:rPr>
            <w:rFonts w:ascii="Calibri" w:hAnsi="Calibri" w:cs="Calibri"/>
            <w:noProof/>
            <w:webHidden/>
          </w:rPr>
          <w:t>19</w:t>
        </w:r>
        <w:r w:rsidR="005F2871" w:rsidRPr="005F2871">
          <w:rPr>
            <w:rFonts w:ascii="Calibri" w:hAnsi="Calibri" w:cs="Calibri"/>
            <w:noProof/>
            <w:webHidden/>
          </w:rPr>
          <w:fldChar w:fldCharType="end"/>
        </w:r>
      </w:hyperlink>
    </w:p>
    <w:p w14:paraId="29FC4316" w14:textId="590C861E" w:rsidR="00084D6D" w:rsidRPr="004F346C" w:rsidRDefault="0009565F" w:rsidP="004F346C">
      <w:pPr>
        <w:rPr>
          <w:rFonts w:ascii="Calibri" w:hAnsi="Calibri" w:cs="Calibri"/>
          <w:color w:val="003E75" w:themeColor="accent1"/>
          <w:sz w:val="18"/>
          <w:szCs w:val="18"/>
        </w:rPr>
      </w:pPr>
      <w:r w:rsidRPr="004F346C">
        <w:rPr>
          <w:rFonts w:ascii="Calibri" w:hAnsi="Calibri" w:cs="Calibri"/>
          <w:color w:val="003E75" w:themeColor="accent1"/>
          <w:sz w:val="18"/>
          <w:szCs w:val="18"/>
        </w:rPr>
        <w:fldChar w:fldCharType="end"/>
      </w:r>
      <w:r w:rsidR="00881A76" w:rsidRPr="007D0E7E">
        <w:rPr>
          <w:rFonts w:ascii="Calibri" w:hAnsi="Calibri" w:cs="Calibri"/>
          <w:sz w:val="16"/>
          <w:szCs w:val="16"/>
        </w:rPr>
        <w:br w:type="page"/>
      </w:r>
    </w:p>
    <w:p w14:paraId="5EB72B4B" w14:textId="77777777" w:rsidR="00C66294" w:rsidRPr="007D0E7E" w:rsidRDefault="00C66294" w:rsidP="00C66294">
      <w:pPr>
        <w:pStyle w:val="Heading1"/>
        <w:rPr>
          <w:rFonts w:ascii="Calibri" w:hAnsi="Calibri" w:cs="Calibri"/>
          <w:sz w:val="16"/>
          <w:szCs w:val="16"/>
        </w:rPr>
      </w:pPr>
      <w:bookmarkStart w:id="30" w:name="_Toc54708258"/>
      <w:bookmarkStart w:id="31" w:name="_Toc63232503"/>
      <w:r w:rsidRPr="007D0E7E">
        <w:rPr>
          <w:rFonts w:ascii="Calibri" w:hAnsi="Calibri" w:cs="Calibri"/>
          <w:sz w:val="16"/>
          <w:szCs w:val="16"/>
        </w:rPr>
        <w:lastRenderedPageBreak/>
        <w:t>2</w:t>
      </w:r>
      <w:bookmarkStart w:id="32" w:name="_Toc9001890"/>
      <w:r w:rsidRPr="007D0E7E">
        <w:rPr>
          <w:rFonts w:ascii="Calibri" w:hAnsi="Calibri" w:cs="Calibri"/>
          <w:sz w:val="16"/>
          <w:szCs w:val="16"/>
        </w:rPr>
        <w:tab/>
        <w:t xml:space="preserve">Links to Forms, Workspace, </w:t>
      </w:r>
      <w:proofErr w:type="gramStart"/>
      <w:r w:rsidRPr="007D0E7E">
        <w:rPr>
          <w:rFonts w:ascii="Calibri" w:hAnsi="Calibri" w:cs="Calibri"/>
          <w:sz w:val="16"/>
          <w:szCs w:val="16"/>
        </w:rPr>
        <w:t>TM</w:t>
      </w:r>
      <w:proofErr w:type="gramEnd"/>
      <w:r w:rsidRPr="007D0E7E">
        <w:rPr>
          <w:rFonts w:ascii="Calibri" w:hAnsi="Calibri" w:cs="Calibri"/>
          <w:sz w:val="16"/>
          <w:szCs w:val="16"/>
        </w:rPr>
        <w:t xml:space="preserve"> and Jira UAT board</w:t>
      </w:r>
      <w:bookmarkEnd w:id="32"/>
      <w:r w:rsidRPr="007D0E7E">
        <w:rPr>
          <w:rFonts w:ascii="Calibri" w:hAnsi="Calibri" w:cs="Calibri"/>
          <w:sz w:val="16"/>
          <w:szCs w:val="16"/>
        </w:rPr>
        <w:t>s</w:t>
      </w:r>
      <w:bookmarkEnd w:id="30"/>
      <w:bookmarkEnd w:id="31"/>
    </w:p>
    <w:p w14:paraId="3404BDA7" w14:textId="77777777" w:rsidR="00C66294" w:rsidRPr="007D0E7E" w:rsidRDefault="00C66294" w:rsidP="00C66294">
      <w:pPr>
        <w:rPr>
          <w:rFonts w:ascii="Calibri" w:hAnsi="Calibri" w:cs="Calibri"/>
          <w:sz w:val="16"/>
          <w:szCs w:val="16"/>
        </w:rPr>
      </w:pPr>
    </w:p>
    <w:p w14:paraId="34EC8E9A" w14:textId="77777777" w:rsidR="00C66294" w:rsidRPr="00812677" w:rsidRDefault="00C66294" w:rsidP="00C66294">
      <w:pPr>
        <w:ind w:left="360"/>
        <w:rPr>
          <w:rFonts w:ascii="Calibri" w:hAnsi="Calibri" w:cs="Calibri"/>
          <w:sz w:val="16"/>
          <w:szCs w:val="16"/>
        </w:rPr>
      </w:pPr>
      <w:r w:rsidRPr="00812677">
        <w:rPr>
          <w:rFonts w:ascii="Calibri" w:hAnsi="Calibri" w:cs="Calibri"/>
          <w:sz w:val="16"/>
          <w:szCs w:val="16"/>
        </w:rPr>
        <w:t xml:space="preserve">Here are the links for UAT Workspace, Journey Manager and Temenos Jira boards, please note that CWB team will </w:t>
      </w:r>
      <w:r w:rsidRPr="00812677">
        <w:rPr>
          <w:rFonts w:ascii="Calibri" w:hAnsi="Calibri" w:cs="Calibri"/>
          <w:b/>
          <w:bCs/>
          <w:sz w:val="16"/>
          <w:szCs w:val="16"/>
        </w:rPr>
        <w:t>not</w:t>
      </w:r>
      <w:r w:rsidRPr="00812677">
        <w:rPr>
          <w:rFonts w:ascii="Calibri" w:hAnsi="Calibri" w:cs="Calibri"/>
          <w:sz w:val="16"/>
          <w:szCs w:val="16"/>
        </w:rPr>
        <w:t xml:space="preserve"> have access to the JM environment:</w:t>
      </w:r>
    </w:p>
    <w:p w14:paraId="7227891A" w14:textId="77777777" w:rsidR="00C66294" w:rsidRPr="00812677" w:rsidRDefault="00C66294" w:rsidP="00C66294">
      <w:pPr>
        <w:ind w:left="360"/>
        <w:rPr>
          <w:rFonts w:ascii="Calibri" w:hAnsi="Calibri" w:cs="Calibri"/>
          <w:sz w:val="16"/>
          <w:szCs w:val="16"/>
        </w:rPr>
      </w:pPr>
      <w:r w:rsidRPr="00812677">
        <w:rPr>
          <w:rFonts w:ascii="Calibri" w:hAnsi="Calibri" w:cs="Calibri"/>
          <w:sz w:val="16"/>
          <w:szCs w:val="16"/>
        </w:rPr>
        <w:t>Dev</w:t>
      </w:r>
    </w:p>
    <w:p w14:paraId="71C39E82" w14:textId="77777777" w:rsidR="00C66294" w:rsidRPr="00812677" w:rsidRDefault="00C66294" w:rsidP="00E93EEB">
      <w:pPr>
        <w:pStyle w:val="ListParagraph"/>
        <w:numPr>
          <w:ilvl w:val="0"/>
          <w:numId w:val="7"/>
        </w:numPr>
        <w:spacing w:before="0" w:after="0"/>
        <w:rPr>
          <w:rFonts w:cs="Calibri"/>
          <w:sz w:val="16"/>
          <w:szCs w:val="16"/>
          <w:lang w:val="en-CA" w:eastAsia="en-CA"/>
        </w:rPr>
      </w:pPr>
      <w:r w:rsidRPr="00812677">
        <w:rPr>
          <w:rFonts w:cs="Calibri"/>
          <w:sz w:val="16"/>
          <w:szCs w:val="16"/>
        </w:rPr>
        <w:t xml:space="preserve">Dev JM - </w:t>
      </w:r>
      <w:hyperlink r:id="rId18" w:tgtFrame="_blank" w:tooltip="https://dev.cwb.avoka-transact.com/manager/login.htm" w:history="1">
        <w:r w:rsidRPr="00812677">
          <w:rPr>
            <w:rStyle w:val="Hyperlink"/>
            <w:rFonts w:cs="Calibri"/>
            <w:sz w:val="16"/>
            <w:szCs w:val="16"/>
          </w:rPr>
          <w:t>https://dev.cwb.avoka-transact.com/manager/login.htm</w:t>
        </w:r>
      </w:hyperlink>
    </w:p>
    <w:p w14:paraId="78A4C900" w14:textId="77777777" w:rsidR="00C66294" w:rsidRPr="00812677" w:rsidRDefault="00C66294" w:rsidP="00E93EEB">
      <w:pPr>
        <w:pStyle w:val="ListParagraph"/>
        <w:numPr>
          <w:ilvl w:val="0"/>
          <w:numId w:val="7"/>
        </w:numPr>
        <w:rPr>
          <w:rFonts w:cs="Calibri"/>
          <w:sz w:val="16"/>
          <w:szCs w:val="16"/>
        </w:rPr>
      </w:pPr>
      <w:r w:rsidRPr="00812677">
        <w:rPr>
          <w:rFonts w:cs="Calibri"/>
          <w:sz w:val="16"/>
          <w:szCs w:val="16"/>
        </w:rPr>
        <w:t xml:space="preserve">Dev Form - </w:t>
      </w:r>
      <w:hyperlink r:id="rId19" w:history="1">
        <w:r w:rsidRPr="0045500D">
          <w:rPr>
            <w:rStyle w:val="Hyperlink"/>
            <w:sz w:val="16"/>
            <w:szCs w:val="16"/>
          </w:rPr>
          <w:t>https://dev.cwb.avoka-transact.com/cwbank/servlet/SmartForm.html?formCode=</w:t>
        </w:r>
        <w:r w:rsidRPr="00830ECE">
          <w:rPr>
            <w:lang w:val="en-CA" w:eastAsia="en-CA"/>
          </w:rPr>
          <w:t xml:space="preserve"> </w:t>
        </w:r>
        <w:proofErr w:type="spellStart"/>
        <w:r w:rsidRPr="00830ECE">
          <w:rPr>
            <w:rStyle w:val="Hyperlink"/>
            <w:sz w:val="16"/>
            <w:szCs w:val="16"/>
          </w:rPr>
          <w:t>dcompcwb</w:t>
        </w:r>
        <w:proofErr w:type="spellEnd"/>
        <w:r w:rsidRPr="00830ECE">
          <w:rPr>
            <w:rStyle w:val="Hyperlink"/>
            <w:sz w:val="16"/>
            <w:szCs w:val="16"/>
          </w:rPr>
          <w:t xml:space="preserve">-business </w:t>
        </w:r>
      </w:hyperlink>
    </w:p>
    <w:p w14:paraId="64BFF4DE" w14:textId="77777777" w:rsidR="00C66294" w:rsidRPr="00812677" w:rsidRDefault="00C66294" w:rsidP="00E93EEB">
      <w:pPr>
        <w:pStyle w:val="ListParagraph"/>
        <w:numPr>
          <w:ilvl w:val="0"/>
          <w:numId w:val="7"/>
        </w:numPr>
        <w:rPr>
          <w:rFonts w:cs="Calibri"/>
          <w:sz w:val="16"/>
          <w:szCs w:val="16"/>
        </w:rPr>
      </w:pPr>
      <w:r w:rsidRPr="00812677">
        <w:rPr>
          <w:rFonts w:cs="Calibri"/>
          <w:sz w:val="16"/>
          <w:szCs w:val="16"/>
        </w:rPr>
        <w:t xml:space="preserve">Dev Workspace - </w:t>
      </w:r>
      <w:hyperlink r:id="rId20" w:anchor="/" w:history="1">
        <w:r w:rsidRPr="0045500D">
          <w:rPr>
            <w:rStyle w:val="Hyperlink"/>
            <w:sz w:val="16"/>
            <w:szCs w:val="16"/>
          </w:rPr>
          <w:t>https://dev.cwb.avoka-transact.com/workspaces-cwb/login.htm#/</w:t>
        </w:r>
      </w:hyperlink>
    </w:p>
    <w:p w14:paraId="3321C9D5" w14:textId="77777777" w:rsidR="00C66294" w:rsidRPr="00812677" w:rsidRDefault="00C66294" w:rsidP="00E93EEB">
      <w:pPr>
        <w:pStyle w:val="ListParagraph"/>
        <w:numPr>
          <w:ilvl w:val="0"/>
          <w:numId w:val="7"/>
        </w:numPr>
        <w:rPr>
          <w:rFonts w:cs="Calibri"/>
          <w:sz w:val="16"/>
          <w:szCs w:val="16"/>
        </w:rPr>
      </w:pPr>
      <w:r w:rsidRPr="00812677">
        <w:rPr>
          <w:rFonts w:cs="Calibri"/>
          <w:sz w:val="16"/>
          <w:szCs w:val="16"/>
        </w:rPr>
        <w:t xml:space="preserve">Dev Analytics - </w:t>
      </w:r>
      <w:hyperlink r:id="rId21" w:history="1">
        <w:r w:rsidRPr="0045500D">
          <w:rPr>
            <w:rStyle w:val="Hyperlink"/>
            <w:sz w:val="16"/>
            <w:szCs w:val="16"/>
          </w:rPr>
          <w:t>https://dev.cwb.avoka-transact.com/insights/login.htm</w:t>
        </w:r>
      </w:hyperlink>
    </w:p>
    <w:p w14:paraId="3248BA69" w14:textId="77777777" w:rsidR="00C66294" w:rsidRPr="00812677" w:rsidRDefault="00C66294" w:rsidP="00C66294">
      <w:pPr>
        <w:pStyle w:val="ListParagraph"/>
        <w:numPr>
          <w:ilvl w:val="0"/>
          <w:numId w:val="0"/>
        </w:numPr>
        <w:ind w:left="720"/>
        <w:rPr>
          <w:rFonts w:cs="Calibri"/>
          <w:sz w:val="16"/>
          <w:szCs w:val="16"/>
        </w:rPr>
      </w:pPr>
    </w:p>
    <w:p w14:paraId="2B24134E" w14:textId="77777777" w:rsidR="00C66294" w:rsidRPr="00812677" w:rsidRDefault="00C66294" w:rsidP="00C66294">
      <w:pPr>
        <w:ind w:left="360"/>
        <w:rPr>
          <w:rFonts w:ascii="Calibri" w:hAnsi="Calibri" w:cs="Calibri"/>
          <w:sz w:val="16"/>
          <w:szCs w:val="16"/>
        </w:rPr>
      </w:pPr>
      <w:r w:rsidRPr="00812677">
        <w:rPr>
          <w:rFonts w:ascii="Calibri" w:hAnsi="Calibri" w:cs="Calibri"/>
          <w:sz w:val="16"/>
          <w:szCs w:val="16"/>
        </w:rPr>
        <w:t>SIT</w:t>
      </w:r>
    </w:p>
    <w:p w14:paraId="220563EA" w14:textId="77777777" w:rsidR="00C66294" w:rsidRPr="00812677" w:rsidRDefault="00C66294" w:rsidP="00E93EEB">
      <w:pPr>
        <w:pStyle w:val="ListParagraph"/>
        <w:numPr>
          <w:ilvl w:val="0"/>
          <w:numId w:val="8"/>
        </w:numPr>
        <w:spacing w:before="0" w:after="0"/>
        <w:rPr>
          <w:rStyle w:val="Hyperlink"/>
          <w:rFonts w:cs="Calibri"/>
          <w:color w:val="353C3E"/>
          <w:sz w:val="16"/>
          <w:szCs w:val="16"/>
          <w:u w:val="none"/>
          <w:lang w:val="en-CA" w:eastAsia="en-CA"/>
        </w:rPr>
      </w:pPr>
      <w:r w:rsidRPr="00812677">
        <w:rPr>
          <w:rFonts w:cs="Calibri"/>
          <w:sz w:val="16"/>
          <w:szCs w:val="16"/>
        </w:rPr>
        <w:t xml:space="preserve">SIT JM - </w:t>
      </w:r>
      <w:hyperlink r:id="rId22" w:history="1">
        <w:r w:rsidRPr="00812677">
          <w:rPr>
            <w:rStyle w:val="Hyperlink"/>
            <w:rFonts w:cs="Calibri"/>
            <w:sz w:val="16"/>
            <w:szCs w:val="16"/>
          </w:rPr>
          <w:t>https://test.cwb.avoka-transact.com/manager/login.htm</w:t>
        </w:r>
      </w:hyperlink>
    </w:p>
    <w:p w14:paraId="43D6D3E9" w14:textId="77777777" w:rsidR="00C66294" w:rsidRDefault="00C66294" w:rsidP="00E93EEB">
      <w:pPr>
        <w:pStyle w:val="ListParagraph"/>
        <w:numPr>
          <w:ilvl w:val="0"/>
          <w:numId w:val="8"/>
        </w:numPr>
        <w:rPr>
          <w:rFonts w:cs="Calibri"/>
          <w:sz w:val="16"/>
          <w:szCs w:val="16"/>
          <w:lang w:val="en-CA" w:eastAsia="en-CA"/>
        </w:rPr>
      </w:pPr>
      <w:r>
        <w:rPr>
          <w:rStyle w:val="Hyperlink"/>
          <w:rFonts w:cs="Calibri"/>
          <w:color w:val="353C3E"/>
          <w:sz w:val="16"/>
          <w:szCs w:val="16"/>
          <w:u w:val="none"/>
          <w:lang w:val="en-CA" w:eastAsia="en-CA"/>
        </w:rPr>
        <w:t>SIT form -</w:t>
      </w:r>
      <w:r w:rsidRPr="00812677">
        <w:t xml:space="preserve"> </w:t>
      </w:r>
      <w:hyperlink r:id="rId23" w:history="1">
        <w:r w:rsidRPr="001A6B53">
          <w:rPr>
            <w:rStyle w:val="Hyperlink"/>
            <w:rFonts w:cs="Calibri"/>
            <w:sz w:val="16"/>
            <w:szCs w:val="16"/>
            <w:lang w:val="en-CA" w:eastAsia="en-CA"/>
          </w:rPr>
          <w:t>https://test.cwb.avoka-transact.com/cwbank/servlet/SmartForm.html?formCode=dcompcwb-business</w:t>
        </w:r>
      </w:hyperlink>
    </w:p>
    <w:p w14:paraId="238C6B8F" w14:textId="77777777" w:rsidR="00C66294" w:rsidRPr="00830ECE" w:rsidRDefault="00C66294" w:rsidP="00E93EEB">
      <w:pPr>
        <w:pStyle w:val="ListParagraph"/>
        <w:numPr>
          <w:ilvl w:val="0"/>
          <w:numId w:val="8"/>
        </w:numPr>
        <w:rPr>
          <w:rFonts w:cs="Calibri"/>
          <w:sz w:val="16"/>
          <w:szCs w:val="16"/>
          <w:lang w:val="en-CA" w:eastAsia="en-CA"/>
        </w:rPr>
      </w:pPr>
      <w:r w:rsidRPr="00830ECE">
        <w:rPr>
          <w:rFonts w:cs="Calibri"/>
          <w:sz w:val="16"/>
          <w:szCs w:val="16"/>
        </w:rPr>
        <w:t>SIT Workspace -</w:t>
      </w:r>
      <w:r w:rsidRPr="00830ECE">
        <w:rPr>
          <w:sz w:val="16"/>
          <w:szCs w:val="16"/>
        </w:rPr>
        <w:t xml:space="preserve"> </w:t>
      </w:r>
      <w:hyperlink r:id="rId24" w:anchor="/" w:history="1">
        <w:r w:rsidRPr="00830ECE">
          <w:rPr>
            <w:rStyle w:val="Hyperlink"/>
            <w:sz w:val="16"/>
            <w:szCs w:val="16"/>
          </w:rPr>
          <w:t>https://test.cwb.avoka-transact.com/workspaces-cwb/login.htm#/</w:t>
        </w:r>
      </w:hyperlink>
    </w:p>
    <w:p w14:paraId="5D072597" w14:textId="77777777" w:rsidR="00C66294" w:rsidRPr="00812677" w:rsidRDefault="00C66294" w:rsidP="00E93EEB">
      <w:pPr>
        <w:pStyle w:val="ListParagraph"/>
        <w:numPr>
          <w:ilvl w:val="0"/>
          <w:numId w:val="8"/>
        </w:numPr>
        <w:rPr>
          <w:rFonts w:cs="Calibri"/>
          <w:sz w:val="16"/>
          <w:szCs w:val="16"/>
        </w:rPr>
      </w:pPr>
      <w:r w:rsidRPr="00812677">
        <w:rPr>
          <w:rFonts w:cs="Calibri"/>
          <w:sz w:val="16"/>
          <w:szCs w:val="16"/>
        </w:rPr>
        <w:t xml:space="preserve">SIT Analytics - </w:t>
      </w:r>
      <w:hyperlink r:id="rId25" w:history="1">
        <w:r w:rsidRPr="0045500D">
          <w:rPr>
            <w:rStyle w:val="Hyperlink"/>
            <w:sz w:val="16"/>
            <w:szCs w:val="16"/>
          </w:rPr>
          <w:t>https://test.cwb.avoka-transact.com/insights/login.htm</w:t>
        </w:r>
      </w:hyperlink>
    </w:p>
    <w:p w14:paraId="7639E71F" w14:textId="77777777" w:rsidR="00C66294" w:rsidRPr="00812677" w:rsidRDefault="00C66294" w:rsidP="00C66294">
      <w:pPr>
        <w:pStyle w:val="ListParagraph"/>
        <w:numPr>
          <w:ilvl w:val="0"/>
          <w:numId w:val="0"/>
        </w:numPr>
        <w:ind w:left="720"/>
        <w:rPr>
          <w:rFonts w:cs="Calibri"/>
          <w:sz w:val="16"/>
          <w:szCs w:val="16"/>
        </w:rPr>
      </w:pPr>
    </w:p>
    <w:p w14:paraId="2664853A" w14:textId="77777777" w:rsidR="00C66294" w:rsidRPr="00BA47C8" w:rsidRDefault="00C66294" w:rsidP="00C66294">
      <w:pPr>
        <w:ind w:left="360"/>
        <w:rPr>
          <w:rFonts w:ascii="Calibri" w:hAnsi="Calibri" w:cs="Calibri"/>
          <w:sz w:val="16"/>
          <w:szCs w:val="16"/>
        </w:rPr>
      </w:pPr>
      <w:r>
        <w:rPr>
          <w:rFonts w:ascii="Calibri" w:hAnsi="Calibri" w:cs="Calibri"/>
          <w:sz w:val="16"/>
          <w:szCs w:val="16"/>
        </w:rPr>
        <w:t>CWB-</w:t>
      </w:r>
      <w:r w:rsidRPr="00BA47C8">
        <w:rPr>
          <w:rFonts w:ascii="Calibri" w:hAnsi="Calibri" w:cs="Calibri"/>
          <w:sz w:val="16"/>
          <w:szCs w:val="16"/>
        </w:rPr>
        <w:t>SIT</w:t>
      </w:r>
    </w:p>
    <w:p w14:paraId="7957CA5F" w14:textId="77777777" w:rsidR="00C66294" w:rsidRPr="00BA47C8" w:rsidRDefault="00C66294" w:rsidP="00E93EEB">
      <w:pPr>
        <w:pStyle w:val="ListParagraph"/>
        <w:numPr>
          <w:ilvl w:val="0"/>
          <w:numId w:val="8"/>
        </w:numPr>
        <w:spacing w:before="0" w:after="0"/>
        <w:rPr>
          <w:rFonts w:cs="Calibri"/>
          <w:sz w:val="16"/>
          <w:szCs w:val="16"/>
          <w:lang w:val="en-CA" w:eastAsia="en-CA"/>
        </w:rPr>
      </w:pPr>
      <w:r>
        <w:rPr>
          <w:rFonts w:cs="Calibri"/>
          <w:sz w:val="16"/>
          <w:szCs w:val="16"/>
        </w:rPr>
        <w:t>CWB-</w:t>
      </w:r>
      <w:r w:rsidRPr="00BA47C8">
        <w:rPr>
          <w:rFonts w:cs="Calibri"/>
          <w:sz w:val="16"/>
          <w:szCs w:val="16"/>
        </w:rPr>
        <w:t xml:space="preserve">SIT JM - </w:t>
      </w:r>
      <w:hyperlink r:id="rId26" w:history="1">
        <w:r w:rsidRPr="00693BD0">
          <w:rPr>
            <w:rStyle w:val="Hyperlink"/>
            <w:rFonts w:cs="Calibri"/>
            <w:sz w:val="16"/>
            <w:szCs w:val="16"/>
          </w:rPr>
          <w:t>https://admin.staging.cwb.avoka-transact.com/manager/login.htm</w:t>
        </w:r>
      </w:hyperlink>
    </w:p>
    <w:p w14:paraId="37FBA994" w14:textId="77777777" w:rsidR="00C66294" w:rsidRPr="00812677" w:rsidRDefault="00C66294" w:rsidP="00E93EEB">
      <w:pPr>
        <w:pStyle w:val="ListParagraph"/>
        <w:numPr>
          <w:ilvl w:val="0"/>
          <w:numId w:val="8"/>
        </w:numPr>
        <w:rPr>
          <w:rStyle w:val="Hyperlink"/>
          <w:rFonts w:cs="Calibri"/>
          <w:color w:val="353C3E"/>
          <w:sz w:val="16"/>
          <w:szCs w:val="16"/>
          <w:u w:val="none"/>
        </w:rPr>
      </w:pPr>
      <w:r w:rsidRPr="00812677">
        <w:rPr>
          <w:rFonts w:cs="Calibri"/>
          <w:sz w:val="16"/>
          <w:szCs w:val="16"/>
        </w:rPr>
        <w:t xml:space="preserve">CWB-SIT Form - </w:t>
      </w:r>
      <w:hyperlink r:id="rId27" w:history="1">
        <w:r w:rsidRPr="00812677">
          <w:rPr>
            <w:rStyle w:val="Hyperlink"/>
            <w:rFonts w:cs="Calibri"/>
            <w:sz w:val="16"/>
            <w:szCs w:val="16"/>
            <w:lang w:val="en-CA" w:eastAsia="en-CA"/>
          </w:rPr>
          <w:t>https://staging.cwb.avoka-transact.com/cwbank/servlet/SmartForm.html?formCode=</w:t>
        </w:r>
      </w:hyperlink>
      <w:r w:rsidRPr="00830ECE">
        <w:rPr>
          <w:rStyle w:val="Hyperlink"/>
          <w:rFonts w:cs="Calibri"/>
          <w:sz w:val="16"/>
          <w:szCs w:val="16"/>
          <w:lang w:val="en-CA" w:eastAsia="en-CA"/>
        </w:rPr>
        <w:t>dcompcwb-business</w:t>
      </w:r>
      <w:r w:rsidRPr="00812677">
        <w:rPr>
          <w:rStyle w:val="Hyperlink"/>
          <w:rFonts w:cs="Calibri"/>
          <w:color w:val="353C3E"/>
          <w:sz w:val="16"/>
          <w:szCs w:val="16"/>
          <w:u w:val="none"/>
        </w:rPr>
        <w:t xml:space="preserve"> </w:t>
      </w:r>
    </w:p>
    <w:p w14:paraId="4CA57166" w14:textId="77777777" w:rsidR="00C66294" w:rsidRPr="00812677" w:rsidRDefault="00C66294" w:rsidP="00E93EEB">
      <w:pPr>
        <w:pStyle w:val="ListParagraph"/>
        <w:numPr>
          <w:ilvl w:val="0"/>
          <w:numId w:val="7"/>
        </w:numPr>
        <w:rPr>
          <w:rFonts w:cs="Calibri"/>
          <w:sz w:val="16"/>
          <w:szCs w:val="16"/>
        </w:rPr>
      </w:pPr>
      <w:r w:rsidRPr="00812677">
        <w:rPr>
          <w:rFonts w:cs="Calibri"/>
          <w:sz w:val="16"/>
          <w:szCs w:val="16"/>
        </w:rPr>
        <w:t xml:space="preserve">CWB-SIT Workspace - </w:t>
      </w:r>
      <w:hyperlink r:id="rId28" w:anchor="/" w:history="1">
        <w:r w:rsidRPr="00812677">
          <w:rPr>
            <w:rStyle w:val="Hyperlink"/>
            <w:rFonts w:cs="Calibri"/>
            <w:sz w:val="16"/>
            <w:szCs w:val="16"/>
          </w:rPr>
          <w:t>https://staging.cwb.avoka-transact.com/workspaces-cwb/login.htm#/</w:t>
        </w:r>
      </w:hyperlink>
    </w:p>
    <w:p w14:paraId="01FC3FB5" w14:textId="77777777" w:rsidR="00C66294" w:rsidRPr="00812677" w:rsidRDefault="00C66294" w:rsidP="00E93EEB">
      <w:pPr>
        <w:pStyle w:val="ListParagraph"/>
        <w:numPr>
          <w:ilvl w:val="0"/>
          <w:numId w:val="8"/>
        </w:numPr>
        <w:rPr>
          <w:rFonts w:cs="Calibri"/>
          <w:sz w:val="16"/>
          <w:szCs w:val="16"/>
        </w:rPr>
      </w:pPr>
      <w:r w:rsidRPr="00812677">
        <w:rPr>
          <w:rFonts w:cs="Calibri"/>
          <w:sz w:val="16"/>
          <w:szCs w:val="16"/>
        </w:rPr>
        <w:t xml:space="preserve">CWB-SIT Analytics - </w:t>
      </w:r>
      <w:hyperlink r:id="rId29" w:history="1">
        <w:r w:rsidRPr="00812677">
          <w:rPr>
            <w:rStyle w:val="Hyperlink"/>
            <w:rFonts w:cs="Calibri"/>
            <w:sz w:val="16"/>
            <w:szCs w:val="16"/>
          </w:rPr>
          <w:t>https://staging.cwb.avoka-transact.com/insights/login.htm</w:t>
        </w:r>
      </w:hyperlink>
    </w:p>
    <w:p w14:paraId="4524BA93" w14:textId="4167039A" w:rsidR="00C66294" w:rsidRPr="00D70C81" w:rsidRDefault="00C66294" w:rsidP="00E93EEB">
      <w:pPr>
        <w:pStyle w:val="ListParagraph"/>
        <w:numPr>
          <w:ilvl w:val="0"/>
          <w:numId w:val="8"/>
        </w:numPr>
        <w:rPr>
          <w:rFonts w:cs="Calibri"/>
          <w:b/>
          <w:bCs/>
          <w:i/>
          <w:iCs/>
          <w:sz w:val="16"/>
          <w:szCs w:val="16"/>
        </w:rPr>
      </w:pPr>
      <w:r w:rsidRPr="00812677">
        <w:rPr>
          <w:rFonts w:cs="Calibri"/>
          <w:sz w:val="16"/>
          <w:szCs w:val="16"/>
          <w:lang w:eastAsia="en-US"/>
        </w:rPr>
        <w:t xml:space="preserve">CWB UAT Launcher: </w:t>
      </w:r>
      <w:hyperlink r:id="rId30" w:tgtFrame="_blank" w:tooltip="https://staging.cwb.avoka-transact.com/cwbank/servlet/smartform.html?formcode=launchform-cwb" w:history="1">
        <w:r w:rsidRPr="00812677">
          <w:rPr>
            <w:rStyle w:val="Hyperlink"/>
            <w:rFonts w:cs="Calibri"/>
            <w:sz w:val="16"/>
            <w:szCs w:val="16"/>
          </w:rPr>
          <w:t>https://staging.cwb.avoka-transact.com/cwbank/servlet/SmartForm.html?formCode=launchform-cwb</w:t>
        </w:r>
      </w:hyperlink>
      <w:r w:rsidR="00713DBA">
        <w:rPr>
          <w:rStyle w:val="Hyperlink"/>
          <w:rFonts w:cs="Calibri"/>
          <w:sz w:val="16"/>
          <w:szCs w:val="16"/>
        </w:rPr>
        <w:t xml:space="preserve"> </w:t>
      </w:r>
      <w:r w:rsidR="00713DBA">
        <w:rPr>
          <w:rStyle w:val="Hyperlink"/>
          <w:rFonts w:cs="Calibri"/>
          <w:sz w:val="16"/>
          <w:szCs w:val="16"/>
          <w:u w:val="none"/>
        </w:rPr>
        <w:t xml:space="preserve"> </w:t>
      </w:r>
      <w:r w:rsidR="00D70C81" w:rsidRPr="002D71A7">
        <w:rPr>
          <w:rStyle w:val="Hyperlink"/>
          <w:rFonts w:cs="Calibri"/>
          <w:b/>
          <w:bCs/>
          <w:i/>
          <w:iCs/>
          <w:color w:val="auto"/>
          <w:sz w:val="16"/>
          <w:szCs w:val="16"/>
          <w:u w:val="none"/>
        </w:rPr>
        <w:t>(</w:t>
      </w:r>
      <w:r w:rsidR="00713DBA" w:rsidRPr="002D71A7">
        <w:rPr>
          <w:rFonts w:cs="Calibri"/>
          <w:b/>
          <w:bCs/>
          <w:i/>
          <w:iCs/>
          <w:color w:val="auto"/>
          <w:sz w:val="16"/>
          <w:szCs w:val="16"/>
          <w:lang w:eastAsia="en-US"/>
        </w:rPr>
        <w:t xml:space="preserve">Not </w:t>
      </w:r>
      <w:r w:rsidR="00713DBA" w:rsidRPr="00D70C81">
        <w:rPr>
          <w:rFonts w:cs="Calibri"/>
          <w:b/>
          <w:bCs/>
          <w:i/>
          <w:iCs/>
          <w:sz w:val="16"/>
          <w:szCs w:val="16"/>
          <w:lang w:eastAsia="en-US"/>
        </w:rPr>
        <w:t>Set-up with Small Biz</w:t>
      </w:r>
      <w:r w:rsidR="002D71A7">
        <w:rPr>
          <w:rFonts w:cs="Calibri"/>
          <w:b/>
          <w:bCs/>
          <w:i/>
          <w:iCs/>
          <w:sz w:val="16"/>
          <w:szCs w:val="16"/>
          <w:lang w:eastAsia="en-US"/>
        </w:rPr>
        <w:t xml:space="preserve"> application yet</w:t>
      </w:r>
      <w:r w:rsidR="00D70C81" w:rsidRPr="00D70C81">
        <w:rPr>
          <w:rFonts w:cs="Calibri"/>
          <w:b/>
          <w:bCs/>
          <w:i/>
          <w:iCs/>
          <w:sz w:val="16"/>
          <w:szCs w:val="16"/>
          <w:lang w:eastAsia="en-US"/>
        </w:rPr>
        <w:t>)</w:t>
      </w:r>
    </w:p>
    <w:p w14:paraId="2D167F9C" w14:textId="77777777" w:rsidR="00C66294" w:rsidRPr="00812677" w:rsidRDefault="00C66294" w:rsidP="00C66294">
      <w:pPr>
        <w:pStyle w:val="ListParagraph"/>
        <w:numPr>
          <w:ilvl w:val="0"/>
          <w:numId w:val="0"/>
        </w:numPr>
        <w:ind w:left="360"/>
        <w:rPr>
          <w:rFonts w:cs="Calibri"/>
          <w:sz w:val="16"/>
          <w:szCs w:val="16"/>
        </w:rPr>
      </w:pPr>
    </w:p>
    <w:p w14:paraId="532A44DC" w14:textId="77777777" w:rsidR="00C66294" w:rsidRPr="00BA47C8" w:rsidRDefault="00C66294" w:rsidP="00C66294">
      <w:pPr>
        <w:ind w:left="360"/>
        <w:rPr>
          <w:rFonts w:ascii="Calibri" w:hAnsi="Calibri" w:cs="Calibri"/>
          <w:sz w:val="16"/>
          <w:szCs w:val="16"/>
        </w:rPr>
      </w:pPr>
      <w:r>
        <w:rPr>
          <w:rFonts w:ascii="Calibri" w:hAnsi="Calibri" w:cs="Calibri"/>
          <w:sz w:val="16"/>
          <w:szCs w:val="16"/>
        </w:rPr>
        <w:t>CWB-UAT</w:t>
      </w:r>
    </w:p>
    <w:p w14:paraId="17A086D0" w14:textId="77777777" w:rsidR="00C66294" w:rsidRPr="00BA47C8" w:rsidRDefault="00C66294" w:rsidP="00E93EEB">
      <w:pPr>
        <w:pStyle w:val="ListParagraph"/>
        <w:numPr>
          <w:ilvl w:val="0"/>
          <w:numId w:val="8"/>
        </w:numPr>
        <w:spacing w:before="0" w:after="0"/>
        <w:rPr>
          <w:rFonts w:cs="Calibri"/>
          <w:sz w:val="16"/>
          <w:szCs w:val="16"/>
          <w:lang w:val="en-CA" w:eastAsia="en-CA"/>
        </w:rPr>
      </w:pPr>
      <w:r>
        <w:rPr>
          <w:rFonts w:cs="Calibri"/>
          <w:sz w:val="16"/>
          <w:szCs w:val="16"/>
        </w:rPr>
        <w:t>CWB-UAT</w:t>
      </w:r>
      <w:r w:rsidRPr="00BA47C8">
        <w:rPr>
          <w:rFonts w:cs="Calibri"/>
          <w:sz w:val="16"/>
          <w:szCs w:val="16"/>
        </w:rPr>
        <w:t xml:space="preserve"> JM - </w:t>
      </w:r>
      <w:hyperlink r:id="rId31" w:history="1">
        <w:r w:rsidRPr="00693BD0">
          <w:rPr>
            <w:rStyle w:val="Hyperlink"/>
            <w:rFonts w:cs="Calibri"/>
            <w:sz w:val="16"/>
            <w:szCs w:val="16"/>
          </w:rPr>
          <w:t>https://admin.preprod.cwb.avoka-transact.com/manager/login.htm</w:t>
        </w:r>
      </w:hyperlink>
    </w:p>
    <w:p w14:paraId="046099B5" w14:textId="77777777" w:rsidR="00C66294" w:rsidRPr="00070311" w:rsidRDefault="00C66294" w:rsidP="00C66294">
      <w:pPr>
        <w:pStyle w:val="ListParagraph"/>
        <w:numPr>
          <w:ilvl w:val="0"/>
          <w:numId w:val="0"/>
        </w:numPr>
        <w:ind w:left="720"/>
        <w:rPr>
          <w:rFonts w:cs="Calibri"/>
          <w:sz w:val="16"/>
          <w:szCs w:val="16"/>
        </w:rPr>
      </w:pPr>
      <w:r w:rsidRPr="00070311">
        <w:rPr>
          <w:rFonts w:cs="Calibri"/>
          <w:sz w:val="16"/>
          <w:szCs w:val="16"/>
        </w:rPr>
        <w:t xml:space="preserve"> </w:t>
      </w:r>
    </w:p>
    <w:p w14:paraId="08F55474" w14:textId="77777777" w:rsidR="00C66294" w:rsidRPr="007D0E7E" w:rsidRDefault="00C66294" w:rsidP="00C66294">
      <w:pPr>
        <w:ind w:left="360"/>
        <w:rPr>
          <w:rFonts w:ascii="Calibri" w:hAnsi="Calibri" w:cs="Calibri"/>
          <w:sz w:val="16"/>
          <w:szCs w:val="16"/>
        </w:rPr>
      </w:pPr>
      <w:r>
        <w:rPr>
          <w:rFonts w:ascii="Calibri" w:hAnsi="Calibri" w:cs="Calibri"/>
          <w:sz w:val="16"/>
          <w:szCs w:val="16"/>
        </w:rPr>
        <w:t>JIRA</w:t>
      </w:r>
    </w:p>
    <w:p w14:paraId="46B5933F" w14:textId="77777777" w:rsidR="00C66294" w:rsidRPr="00830ECE" w:rsidRDefault="00C66294" w:rsidP="00E93EEB">
      <w:pPr>
        <w:pStyle w:val="ListParagraph"/>
        <w:numPr>
          <w:ilvl w:val="0"/>
          <w:numId w:val="5"/>
        </w:numPr>
        <w:rPr>
          <w:rStyle w:val="Hyperlink"/>
          <w:rFonts w:cs="Calibri"/>
          <w:bCs/>
          <w:color w:val="353C3E"/>
          <w:sz w:val="16"/>
          <w:szCs w:val="16"/>
          <w:u w:val="none"/>
        </w:rPr>
      </w:pPr>
      <w:r w:rsidRPr="007D0E7E">
        <w:rPr>
          <w:rFonts w:cs="Calibri"/>
          <w:bCs/>
          <w:sz w:val="16"/>
          <w:szCs w:val="16"/>
        </w:rPr>
        <w:t xml:space="preserve">Temenos Jira board CWB </w:t>
      </w:r>
      <w:r>
        <w:rPr>
          <w:rFonts w:cs="Calibri"/>
          <w:bCs/>
          <w:sz w:val="16"/>
          <w:szCs w:val="16"/>
        </w:rPr>
        <w:t xml:space="preserve">Small Biz </w:t>
      </w:r>
      <w:r w:rsidRPr="007D0E7E">
        <w:rPr>
          <w:rFonts w:cs="Calibri"/>
          <w:bCs/>
          <w:sz w:val="16"/>
          <w:szCs w:val="16"/>
        </w:rPr>
        <w:t>DCO:</w:t>
      </w:r>
      <w:r>
        <w:rPr>
          <w:rFonts w:cs="Calibri"/>
          <w:bCs/>
          <w:sz w:val="16"/>
          <w:szCs w:val="16"/>
        </w:rPr>
        <w:t xml:space="preserve"> </w:t>
      </w:r>
    </w:p>
    <w:p w14:paraId="3EDEBF10" w14:textId="77777777" w:rsidR="00C66294" w:rsidRDefault="003952C4" w:rsidP="00C66294">
      <w:pPr>
        <w:pStyle w:val="ListParagraph"/>
        <w:numPr>
          <w:ilvl w:val="0"/>
          <w:numId w:val="0"/>
        </w:numPr>
        <w:ind w:left="720"/>
        <w:rPr>
          <w:rStyle w:val="Hyperlink"/>
          <w:rFonts w:cs="Calibri"/>
          <w:bCs/>
          <w:color w:val="353C3E"/>
          <w:sz w:val="16"/>
          <w:szCs w:val="16"/>
          <w:u w:val="none"/>
        </w:rPr>
      </w:pPr>
      <w:hyperlink r:id="rId32" w:history="1">
        <w:r w:rsidR="00C66294" w:rsidRPr="001A6B53">
          <w:rPr>
            <w:rStyle w:val="Hyperlink"/>
            <w:rFonts w:cs="Calibri"/>
            <w:bCs/>
            <w:sz w:val="16"/>
            <w:szCs w:val="16"/>
          </w:rPr>
          <w:t>https://servicedesk.temenos.com/tickets/secure/RapidBoard.jspa?rapidView=630&amp;projectKey=CWBSB</w:t>
        </w:r>
      </w:hyperlink>
    </w:p>
    <w:p w14:paraId="04A00A74" w14:textId="77777777" w:rsidR="00C66294" w:rsidRPr="00C66294" w:rsidRDefault="00C66294" w:rsidP="00C66294">
      <w:pPr>
        <w:rPr>
          <w:rStyle w:val="Hyperlink"/>
          <w:rFonts w:cs="Calibri"/>
          <w:bCs/>
          <w:color w:val="353C3E"/>
          <w:sz w:val="16"/>
          <w:szCs w:val="16"/>
          <w:u w:val="none"/>
        </w:rPr>
      </w:pPr>
    </w:p>
    <w:p w14:paraId="0ABDC855" w14:textId="77777777" w:rsidR="00C66294" w:rsidRPr="007D0E7E" w:rsidRDefault="00C66294" w:rsidP="00C66294">
      <w:pPr>
        <w:pStyle w:val="Heading1"/>
        <w:rPr>
          <w:rFonts w:ascii="Calibri" w:hAnsi="Calibri" w:cs="Calibri"/>
          <w:sz w:val="16"/>
          <w:szCs w:val="16"/>
        </w:rPr>
      </w:pPr>
      <w:bookmarkStart w:id="33" w:name="_Toc9001891"/>
      <w:bookmarkStart w:id="34" w:name="_Toc54708259"/>
      <w:bookmarkStart w:id="35" w:name="_Toc63232504"/>
      <w:r w:rsidRPr="007D0E7E">
        <w:rPr>
          <w:rFonts w:ascii="Calibri" w:hAnsi="Calibri" w:cs="Calibri"/>
          <w:sz w:val="16"/>
          <w:szCs w:val="16"/>
        </w:rPr>
        <w:t>3</w:t>
      </w:r>
      <w:r w:rsidRPr="007D0E7E">
        <w:rPr>
          <w:rFonts w:ascii="Calibri" w:hAnsi="Calibri" w:cs="Calibri"/>
          <w:sz w:val="16"/>
          <w:szCs w:val="16"/>
        </w:rPr>
        <w:tab/>
        <w:t>Prepared for this Release</w:t>
      </w:r>
      <w:bookmarkEnd w:id="33"/>
      <w:bookmarkEnd w:id="34"/>
      <w:bookmarkEnd w:id="35"/>
    </w:p>
    <w:p w14:paraId="2DBB143A" w14:textId="77777777" w:rsidR="00C66294" w:rsidRPr="007D0E7E" w:rsidRDefault="00C66294" w:rsidP="00C66294">
      <w:pPr>
        <w:ind w:left="432" w:hanging="432"/>
        <w:rPr>
          <w:rFonts w:ascii="Calibri" w:hAnsi="Calibri" w:cs="Calibri"/>
          <w:sz w:val="16"/>
          <w:szCs w:val="16"/>
        </w:rPr>
      </w:pPr>
    </w:p>
    <w:p w14:paraId="7D03B7DB" w14:textId="13CF6A90" w:rsidR="00C66294" w:rsidRPr="007D0E7E" w:rsidRDefault="00C66294" w:rsidP="00C66294">
      <w:pPr>
        <w:ind w:left="432"/>
        <w:rPr>
          <w:rFonts w:ascii="Calibri" w:hAnsi="Calibri" w:cs="Calibri"/>
          <w:sz w:val="16"/>
          <w:szCs w:val="16"/>
        </w:rPr>
      </w:pPr>
      <w:r w:rsidRPr="007D0E7E">
        <w:rPr>
          <w:rFonts w:ascii="Calibri" w:hAnsi="Calibri" w:cs="Calibri"/>
          <w:sz w:val="16"/>
          <w:szCs w:val="16"/>
        </w:rPr>
        <w:t>The following stories were tested on the below devices using a combination of physical devices and virtual devices using the tool Browserstack</w:t>
      </w:r>
      <w:r w:rsidR="007907A6">
        <w:rPr>
          <w:rFonts w:ascii="Calibri" w:hAnsi="Calibri" w:cs="Calibri"/>
          <w:sz w:val="16"/>
          <w:szCs w:val="16"/>
        </w:rPr>
        <w:t>.</w:t>
      </w:r>
    </w:p>
    <w:p w14:paraId="12B14E1D" w14:textId="77777777" w:rsidR="00C66294" w:rsidRPr="007D0E7E" w:rsidRDefault="00C66294" w:rsidP="00E93EEB">
      <w:pPr>
        <w:pStyle w:val="ListParagraph"/>
        <w:numPr>
          <w:ilvl w:val="0"/>
          <w:numId w:val="5"/>
        </w:numPr>
        <w:rPr>
          <w:rFonts w:cs="Calibri"/>
          <w:bCs/>
          <w:sz w:val="16"/>
          <w:szCs w:val="16"/>
        </w:rPr>
      </w:pPr>
      <w:r w:rsidRPr="007D0E7E">
        <w:rPr>
          <w:rFonts w:cs="Calibri"/>
          <w:bCs/>
          <w:sz w:val="16"/>
          <w:szCs w:val="16"/>
        </w:rPr>
        <w:t>Desktop</w:t>
      </w:r>
    </w:p>
    <w:p w14:paraId="370E6442" w14:textId="77777777" w:rsidR="00C66294" w:rsidRPr="007D0E7E" w:rsidRDefault="00C66294" w:rsidP="00E93EEB">
      <w:pPr>
        <w:pStyle w:val="ListParagraph"/>
        <w:numPr>
          <w:ilvl w:val="1"/>
          <w:numId w:val="5"/>
        </w:numPr>
        <w:rPr>
          <w:rFonts w:cs="Calibri"/>
          <w:bCs/>
          <w:sz w:val="16"/>
          <w:szCs w:val="16"/>
        </w:rPr>
      </w:pPr>
      <w:r w:rsidRPr="007D0E7E">
        <w:rPr>
          <w:rFonts w:cs="Calibri"/>
          <w:bCs/>
          <w:sz w:val="16"/>
          <w:szCs w:val="16"/>
        </w:rPr>
        <w:t>Apple Safari - current version – virtual device</w:t>
      </w:r>
    </w:p>
    <w:p w14:paraId="3E291AE2" w14:textId="77777777" w:rsidR="00C66294" w:rsidRPr="007D0E7E" w:rsidRDefault="00C66294" w:rsidP="00E93EEB">
      <w:pPr>
        <w:pStyle w:val="ListParagraph"/>
        <w:numPr>
          <w:ilvl w:val="1"/>
          <w:numId w:val="5"/>
        </w:numPr>
        <w:rPr>
          <w:rFonts w:cs="Calibri"/>
          <w:bCs/>
          <w:sz w:val="16"/>
          <w:szCs w:val="16"/>
        </w:rPr>
      </w:pPr>
      <w:r w:rsidRPr="007D0E7E">
        <w:rPr>
          <w:rFonts w:cs="Calibri"/>
          <w:bCs/>
          <w:sz w:val="16"/>
          <w:szCs w:val="16"/>
        </w:rPr>
        <w:t>Google Chrome - current version – physical device</w:t>
      </w:r>
    </w:p>
    <w:p w14:paraId="49F920F3" w14:textId="77777777" w:rsidR="00C66294" w:rsidRPr="007D0E7E" w:rsidRDefault="00C66294" w:rsidP="00E93EEB">
      <w:pPr>
        <w:pStyle w:val="ListParagraph"/>
        <w:numPr>
          <w:ilvl w:val="1"/>
          <w:numId w:val="5"/>
        </w:numPr>
        <w:rPr>
          <w:rFonts w:cs="Calibri"/>
          <w:bCs/>
          <w:sz w:val="16"/>
          <w:szCs w:val="16"/>
        </w:rPr>
      </w:pPr>
      <w:r w:rsidRPr="007D0E7E">
        <w:rPr>
          <w:rFonts w:cs="Calibri"/>
          <w:bCs/>
          <w:sz w:val="16"/>
          <w:szCs w:val="16"/>
        </w:rPr>
        <w:t>Microsoft Edge - current version – physical device</w:t>
      </w:r>
    </w:p>
    <w:p w14:paraId="7571E3BD" w14:textId="77777777" w:rsidR="00C66294" w:rsidRPr="007D0E7E" w:rsidRDefault="00C66294" w:rsidP="00E93EEB">
      <w:pPr>
        <w:pStyle w:val="ListParagraph"/>
        <w:numPr>
          <w:ilvl w:val="1"/>
          <w:numId w:val="5"/>
        </w:numPr>
        <w:rPr>
          <w:rFonts w:cs="Calibri"/>
          <w:bCs/>
          <w:sz w:val="16"/>
          <w:szCs w:val="16"/>
        </w:rPr>
      </w:pPr>
      <w:r w:rsidRPr="007D0E7E">
        <w:rPr>
          <w:rFonts w:cs="Calibri"/>
          <w:bCs/>
          <w:sz w:val="16"/>
          <w:szCs w:val="16"/>
        </w:rPr>
        <w:t>Microsoft Internet Explorer - 11.0 – physical device</w:t>
      </w:r>
    </w:p>
    <w:p w14:paraId="2D3AC538" w14:textId="15B6C5AB" w:rsidR="00C66294" w:rsidRPr="007E5628" w:rsidRDefault="00C66294" w:rsidP="00E93EEB">
      <w:pPr>
        <w:pStyle w:val="ListParagraph"/>
        <w:numPr>
          <w:ilvl w:val="1"/>
          <w:numId w:val="5"/>
        </w:numPr>
        <w:rPr>
          <w:rFonts w:cs="Calibri"/>
          <w:bCs/>
          <w:sz w:val="16"/>
          <w:szCs w:val="16"/>
          <w:lang w:val="fr-CA"/>
        </w:rPr>
      </w:pPr>
      <w:r w:rsidRPr="007E5628">
        <w:rPr>
          <w:rFonts w:cs="Calibri"/>
          <w:bCs/>
          <w:sz w:val="16"/>
          <w:szCs w:val="16"/>
          <w:lang w:val="fr-CA"/>
        </w:rPr>
        <w:lastRenderedPageBreak/>
        <w:t xml:space="preserve">Mozilla Firefox - </w:t>
      </w:r>
      <w:r w:rsidR="00B156A5" w:rsidRPr="007E5628">
        <w:rPr>
          <w:rFonts w:cs="Calibri"/>
          <w:bCs/>
          <w:sz w:val="16"/>
          <w:szCs w:val="16"/>
          <w:lang w:val="fr-CA"/>
        </w:rPr>
        <w:t>curent</w:t>
      </w:r>
      <w:r w:rsidRPr="007E5628">
        <w:rPr>
          <w:rFonts w:cs="Calibri"/>
          <w:bCs/>
          <w:sz w:val="16"/>
          <w:szCs w:val="16"/>
          <w:lang w:val="fr-CA"/>
        </w:rPr>
        <w:t xml:space="preserve"> version – </w:t>
      </w:r>
      <w:r w:rsidR="00B156A5" w:rsidRPr="007D0E7E">
        <w:rPr>
          <w:rFonts w:cs="Calibri"/>
          <w:bCs/>
          <w:sz w:val="16"/>
          <w:szCs w:val="16"/>
        </w:rPr>
        <w:t>physical device</w:t>
      </w:r>
    </w:p>
    <w:p w14:paraId="42ACBD0D" w14:textId="77777777" w:rsidR="00C66294" w:rsidRPr="007D0E7E" w:rsidRDefault="00C66294" w:rsidP="00E93EEB">
      <w:pPr>
        <w:pStyle w:val="ListParagraph"/>
        <w:numPr>
          <w:ilvl w:val="0"/>
          <w:numId w:val="5"/>
        </w:numPr>
        <w:rPr>
          <w:rFonts w:cs="Calibri"/>
          <w:bCs/>
          <w:sz w:val="16"/>
          <w:szCs w:val="16"/>
        </w:rPr>
      </w:pPr>
      <w:r w:rsidRPr="007D0E7E">
        <w:rPr>
          <w:rFonts w:cs="Calibri"/>
          <w:bCs/>
          <w:sz w:val="16"/>
          <w:szCs w:val="16"/>
        </w:rPr>
        <w:t>Mobile</w:t>
      </w:r>
    </w:p>
    <w:p w14:paraId="77DD6F0A" w14:textId="77777777" w:rsidR="00C66294" w:rsidRPr="007D0E7E" w:rsidRDefault="00C66294" w:rsidP="00E93EEB">
      <w:pPr>
        <w:pStyle w:val="ListParagraph"/>
        <w:numPr>
          <w:ilvl w:val="1"/>
          <w:numId w:val="5"/>
        </w:numPr>
        <w:rPr>
          <w:rFonts w:cs="Calibri"/>
          <w:bCs/>
          <w:sz w:val="16"/>
          <w:szCs w:val="16"/>
        </w:rPr>
      </w:pPr>
      <w:r w:rsidRPr="007D0E7E">
        <w:rPr>
          <w:rFonts w:cs="Calibri"/>
          <w:bCs/>
          <w:sz w:val="16"/>
          <w:szCs w:val="16"/>
        </w:rPr>
        <w:t>Apple Safari on Apple iOS 7 or later devices – virtual device</w:t>
      </w:r>
    </w:p>
    <w:p w14:paraId="034FE016" w14:textId="0DE5CD95" w:rsidR="001C242E" w:rsidRPr="00283DEF" w:rsidRDefault="00C66294" w:rsidP="00283DEF">
      <w:pPr>
        <w:pStyle w:val="ListParagraph"/>
        <w:numPr>
          <w:ilvl w:val="1"/>
          <w:numId w:val="5"/>
        </w:numPr>
        <w:rPr>
          <w:rFonts w:cs="Calibri"/>
          <w:bCs/>
          <w:sz w:val="16"/>
          <w:szCs w:val="16"/>
        </w:rPr>
      </w:pPr>
      <w:r w:rsidRPr="007D0E7E">
        <w:rPr>
          <w:rFonts w:cs="Calibri"/>
          <w:bCs/>
          <w:sz w:val="16"/>
          <w:szCs w:val="16"/>
        </w:rPr>
        <w:t>Google Chrome on Android version 4 or later devices – virtual device</w:t>
      </w:r>
      <w:bookmarkStart w:id="36" w:name="_Toc54708260"/>
    </w:p>
    <w:p w14:paraId="381CA5A5" w14:textId="5BEDE32A" w:rsidR="00C66294" w:rsidRPr="00C66294" w:rsidRDefault="00C66294" w:rsidP="00C66294">
      <w:pPr>
        <w:pStyle w:val="Heading2"/>
      </w:pPr>
      <w:bookmarkStart w:id="37" w:name="_Toc63232505"/>
      <w:r w:rsidRPr="00C66294">
        <w:t>Known Issues</w:t>
      </w:r>
      <w:bookmarkEnd w:id="36"/>
      <w:r w:rsidRPr="00C66294">
        <w:t xml:space="preserve"> </w:t>
      </w:r>
      <w:r w:rsidR="001C242E">
        <w:t>t</w:t>
      </w:r>
      <w:r w:rsidR="00DE5A52">
        <w:t>hat Have Been Fixed</w:t>
      </w:r>
      <w:bookmarkEnd w:id="37"/>
      <w:r w:rsidR="005F2871">
        <w:br/>
      </w:r>
    </w:p>
    <w:p w14:paraId="2A146DDE" w14:textId="02A8C0A5" w:rsidR="002A6C40" w:rsidRPr="005F2871" w:rsidRDefault="002A6C40" w:rsidP="005F2871">
      <w:pPr>
        <w:pStyle w:val="ListParagraph"/>
        <w:numPr>
          <w:ilvl w:val="0"/>
          <w:numId w:val="13"/>
        </w:numPr>
        <w:spacing w:before="0" w:after="0"/>
        <w:rPr>
          <w:rFonts w:cs="Calibri"/>
          <w:sz w:val="16"/>
          <w:szCs w:val="16"/>
        </w:rPr>
      </w:pPr>
      <w:r w:rsidRPr="005F2871">
        <w:rPr>
          <w:rFonts w:cs="Calibri"/>
          <w:color w:val="172B4D"/>
          <w:sz w:val="16"/>
          <w:szCs w:val="16"/>
        </w:rPr>
        <w:t>CWBSB-273 - Step Title: Style not per Figma</w:t>
      </w:r>
      <w:r w:rsidR="00706CE4" w:rsidRPr="005F2871">
        <w:rPr>
          <w:rFonts w:cs="Calibri"/>
          <w:color w:val="172B4D"/>
          <w:sz w:val="16"/>
          <w:szCs w:val="16"/>
        </w:rPr>
        <w:br/>
        <w:t xml:space="preserve">Note: </w:t>
      </w:r>
      <w:r w:rsidR="005F2871" w:rsidRPr="005F2871">
        <w:rPr>
          <w:rFonts w:cs="Calibri"/>
          <w:color w:val="172B4D"/>
          <w:sz w:val="16"/>
          <w:szCs w:val="16"/>
        </w:rPr>
        <w:t xml:space="preserve">For IE 11 only: </w:t>
      </w:r>
      <w:r w:rsidR="00706CE4" w:rsidRPr="005F2871">
        <w:rPr>
          <w:rFonts w:cs="Calibri"/>
          <w:color w:val="172B4D"/>
          <w:sz w:val="16"/>
          <w:szCs w:val="16"/>
        </w:rPr>
        <w:t>Rendering Step Title style of H5 as unbold.  (Other bowers render H5 as bold). It is a Browser specific issue that Dev team has no control over</w:t>
      </w:r>
      <w:r w:rsidR="005F2871" w:rsidRPr="005F2871">
        <w:rPr>
          <w:rFonts w:cs="Calibri"/>
          <w:color w:val="172B4D"/>
          <w:sz w:val="16"/>
          <w:szCs w:val="16"/>
        </w:rPr>
        <w:t>. Step title in IE 11 will look different than other browsers.</w:t>
      </w:r>
    </w:p>
    <w:p w14:paraId="32E8E106" w14:textId="4EBBAE1A" w:rsidR="00C66294" w:rsidRPr="00706CE4" w:rsidRDefault="00C66294" w:rsidP="00DE5A52">
      <w:pPr>
        <w:pStyle w:val="ListParagraph"/>
        <w:numPr>
          <w:ilvl w:val="0"/>
          <w:numId w:val="13"/>
        </w:numPr>
        <w:spacing w:before="0" w:after="0"/>
        <w:ind w:hanging="357"/>
        <w:rPr>
          <w:rFonts w:cs="Calibri"/>
          <w:sz w:val="16"/>
          <w:szCs w:val="16"/>
        </w:rPr>
      </w:pPr>
      <w:r w:rsidRPr="00706CE4">
        <w:rPr>
          <w:rFonts w:cs="Calibri"/>
          <w:sz w:val="16"/>
          <w:szCs w:val="16"/>
        </w:rPr>
        <w:t>CWBSB-299 - Getting HTTP Post error on Mobile.</w:t>
      </w:r>
    </w:p>
    <w:p w14:paraId="13FEB918" w14:textId="188B74EC" w:rsidR="00C62471" w:rsidRPr="00706CE4" w:rsidRDefault="005632A2" w:rsidP="00DE5A52">
      <w:pPr>
        <w:pStyle w:val="ListParagraph"/>
        <w:numPr>
          <w:ilvl w:val="0"/>
          <w:numId w:val="13"/>
        </w:numPr>
        <w:spacing w:before="0" w:after="0"/>
        <w:rPr>
          <w:rFonts w:cs="Calibri"/>
          <w:sz w:val="16"/>
          <w:szCs w:val="16"/>
        </w:rPr>
      </w:pPr>
      <w:r w:rsidRPr="00706CE4">
        <w:rPr>
          <w:rFonts w:cs="Calibri"/>
          <w:sz w:val="16"/>
          <w:szCs w:val="16"/>
        </w:rPr>
        <w:t xml:space="preserve">CWBSB-342 UX: Mobile - Button is too Long not Matching </w:t>
      </w:r>
      <w:r w:rsidR="002D71A7" w:rsidRPr="00706CE4">
        <w:rPr>
          <w:rFonts w:cs="Calibri"/>
          <w:sz w:val="16"/>
          <w:szCs w:val="16"/>
        </w:rPr>
        <w:t>Figma.</w:t>
      </w:r>
    </w:p>
    <w:p w14:paraId="7B208A85" w14:textId="403D90BF" w:rsidR="00DE5A52" w:rsidRPr="0058149E" w:rsidRDefault="00753FD4" w:rsidP="00DE5A52">
      <w:pPr>
        <w:pStyle w:val="ListParagraph"/>
        <w:numPr>
          <w:ilvl w:val="0"/>
          <w:numId w:val="13"/>
        </w:numPr>
        <w:spacing w:before="0" w:after="0"/>
        <w:rPr>
          <w:rFonts w:cs="Calibri"/>
          <w:color w:val="auto"/>
          <w:sz w:val="16"/>
          <w:szCs w:val="16"/>
        </w:rPr>
      </w:pPr>
      <w:r w:rsidRPr="00706CE4">
        <w:rPr>
          <w:rFonts w:cs="Calibri"/>
          <w:sz w:val="16"/>
          <w:szCs w:val="16"/>
        </w:rPr>
        <w:t>CWBSB-368-</w:t>
      </w:r>
      <w:r w:rsidRPr="00706CE4">
        <w:rPr>
          <w:rFonts w:cs="Calibri"/>
          <w:color w:val="003E75"/>
          <w:spacing w:val="-4"/>
          <w:sz w:val="36"/>
          <w:szCs w:val="36"/>
          <w:shd w:val="clear" w:color="auto" w:fill="FFFFFF"/>
        </w:rPr>
        <w:t xml:space="preserve"> </w:t>
      </w:r>
      <w:r w:rsidRPr="00706CE4">
        <w:rPr>
          <w:rFonts w:cs="Calibri"/>
          <w:color w:val="auto"/>
          <w:spacing w:val="-4"/>
          <w:sz w:val="16"/>
          <w:szCs w:val="16"/>
          <w:shd w:val="clear" w:color="auto" w:fill="FFFFFF"/>
        </w:rPr>
        <w:t>Application is Looping Back to App</w:t>
      </w:r>
      <w:r w:rsidR="00D70C81" w:rsidRPr="00706CE4">
        <w:rPr>
          <w:rFonts w:cs="Calibri"/>
          <w:color w:val="auto"/>
          <w:spacing w:val="-4"/>
          <w:sz w:val="16"/>
          <w:szCs w:val="16"/>
          <w:shd w:val="clear" w:color="auto" w:fill="FFFFFF"/>
        </w:rPr>
        <w:t xml:space="preserve"> </w:t>
      </w:r>
      <w:r w:rsidRPr="00706CE4">
        <w:rPr>
          <w:rFonts w:cs="Calibri"/>
          <w:color w:val="auto"/>
          <w:spacing w:val="-4"/>
          <w:sz w:val="16"/>
          <w:szCs w:val="16"/>
          <w:shd w:val="clear" w:color="auto" w:fill="FFFFFF"/>
        </w:rPr>
        <w:t>e</w:t>
      </w:r>
      <w:r w:rsidR="00D70C81" w:rsidRPr="00706CE4">
        <w:rPr>
          <w:rFonts w:cs="Calibri"/>
          <w:color w:val="auto"/>
          <w:spacing w:val="-4"/>
          <w:sz w:val="16"/>
          <w:szCs w:val="16"/>
          <w:shd w:val="clear" w:color="auto" w:fill="FFFFFF"/>
        </w:rPr>
        <w:t>-</w:t>
      </w:r>
      <w:r w:rsidRPr="00706CE4">
        <w:rPr>
          <w:rFonts w:cs="Calibri"/>
          <w:color w:val="auto"/>
          <w:spacing w:val="-4"/>
          <w:sz w:val="16"/>
          <w:szCs w:val="16"/>
          <w:shd w:val="clear" w:color="auto" w:fill="FFFFFF"/>
        </w:rPr>
        <w:t xml:space="preserve">Consent </w:t>
      </w:r>
      <w:r w:rsidR="00E3579F" w:rsidRPr="00706CE4">
        <w:rPr>
          <w:rFonts w:cs="Calibri"/>
          <w:color w:val="auto"/>
          <w:spacing w:val="-4"/>
          <w:sz w:val="16"/>
          <w:szCs w:val="16"/>
          <w:shd w:val="clear" w:color="auto" w:fill="FFFFFF"/>
        </w:rPr>
        <w:t>Page</w:t>
      </w:r>
      <w:r w:rsidR="007F54E3">
        <w:rPr>
          <w:rFonts w:cs="Calibri"/>
          <w:color w:val="auto"/>
          <w:spacing w:val="-4"/>
          <w:sz w:val="16"/>
          <w:szCs w:val="16"/>
          <w:shd w:val="clear" w:color="auto" w:fill="FFFFFF"/>
        </w:rPr>
        <w:t>.</w:t>
      </w:r>
    </w:p>
    <w:p w14:paraId="1BC40BFD" w14:textId="77777777" w:rsidR="0058149E" w:rsidRPr="00706CE4" w:rsidRDefault="0058149E" w:rsidP="0058149E">
      <w:pPr>
        <w:pStyle w:val="ListParagraph"/>
        <w:numPr>
          <w:ilvl w:val="0"/>
          <w:numId w:val="0"/>
        </w:numPr>
        <w:spacing w:before="0" w:after="0"/>
        <w:ind w:left="1152"/>
        <w:rPr>
          <w:rFonts w:cs="Calibri"/>
          <w:color w:val="auto"/>
          <w:sz w:val="16"/>
          <w:szCs w:val="16"/>
        </w:rPr>
      </w:pPr>
    </w:p>
    <w:p w14:paraId="63EE3877" w14:textId="362F9EDA" w:rsidR="005F2871" w:rsidRPr="005F2871" w:rsidRDefault="002631B0" w:rsidP="005F2871">
      <w:pPr>
        <w:pStyle w:val="Heading2"/>
        <w:spacing w:before="0" w:after="0"/>
        <w:ind w:hanging="357"/>
      </w:pPr>
      <w:bookmarkStart w:id="38" w:name="_Toc63232506"/>
      <w:r w:rsidRPr="00C66294">
        <w:t xml:space="preserve">Known Issues </w:t>
      </w:r>
      <w:r w:rsidR="001C242E">
        <w:t>t</w:t>
      </w:r>
      <w:r>
        <w:t>hat Have Been Closed</w:t>
      </w:r>
      <w:bookmarkEnd w:id="38"/>
      <w:r w:rsidR="005F2871">
        <w:br/>
      </w:r>
    </w:p>
    <w:p w14:paraId="27F95EF6" w14:textId="1EF32F84"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CWBSB-208 Get HTTP Post Error and 500 Error after Step eConsent Page</w:t>
      </w:r>
      <w:r w:rsidR="005F2871">
        <w:rPr>
          <w:rFonts w:cs="Calibri"/>
          <w:color w:val="000000"/>
          <w:sz w:val="16"/>
          <w:szCs w:val="16"/>
          <w:lang w:val="en-CA" w:eastAsia="en-CA"/>
        </w:rPr>
        <w:t>.</w:t>
      </w:r>
    </w:p>
    <w:p w14:paraId="7458D24F" w14:textId="23059387" w:rsidR="00F21548"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Cannot Reproduced</w:t>
      </w:r>
    </w:p>
    <w:p w14:paraId="2CF644A7" w14:textId="77777777"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CWBSB-313 Spacing of the Label and the applicable Radio Button Options in Existing Customer Check Page</w:t>
      </w:r>
    </w:p>
    <w:p w14:paraId="0ABE5D1C" w14:textId="212FB236" w:rsidR="00F21548"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 xml:space="preserve"> </w:t>
      </w:r>
      <w:r w:rsidR="0008044B">
        <w:rPr>
          <w:rFonts w:cs="Calibri"/>
          <w:color w:val="000000"/>
          <w:sz w:val="16"/>
          <w:szCs w:val="16"/>
          <w:lang w:val="en-CA" w:eastAsia="en-CA"/>
        </w:rPr>
        <w:t>This</w:t>
      </w:r>
      <w:r w:rsidRPr="0058149E">
        <w:rPr>
          <w:rFonts w:cs="Calibri"/>
          <w:color w:val="000000"/>
          <w:sz w:val="16"/>
          <w:szCs w:val="16"/>
          <w:lang w:val="en-CA" w:eastAsia="en-CA"/>
        </w:rPr>
        <w:t xml:space="preserve"> </w:t>
      </w:r>
      <w:r w:rsidR="005F2871">
        <w:rPr>
          <w:rFonts w:cs="Calibri"/>
          <w:color w:val="000000"/>
          <w:sz w:val="16"/>
          <w:szCs w:val="16"/>
          <w:lang w:val="en-CA" w:eastAsia="en-CA"/>
        </w:rPr>
        <w:t xml:space="preserve">will be </w:t>
      </w:r>
      <w:r w:rsidR="000301DC">
        <w:rPr>
          <w:rFonts w:cs="Calibri"/>
          <w:color w:val="000000"/>
          <w:sz w:val="16"/>
          <w:szCs w:val="16"/>
          <w:lang w:val="en-CA" w:eastAsia="en-CA"/>
        </w:rPr>
        <w:t xml:space="preserve">changed </w:t>
      </w:r>
      <w:r w:rsidR="000301DC" w:rsidRPr="0058149E">
        <w:rPr>
          <w:rFonts w:cs="Calibri"/>
          <w:color w:val="000000"/>
          <w:sz w:val="16"/>
          <w:szCs w:val="16"/>
          <w:lang w:val="en-CA" w:eastAsia="en-CA"/>
        </w:rPr>
        <w:t>based</w:t>
      </w:r>
      <w:r w:rsidRPr="0058149E">
        <w:rPr>
          <w:rFonts w:cs="Calibri"/>
          <w:color w:val="000000"/>
          <w:sz w:val="16"/>
          <w:szCs w:val="16"/>
          <w:lang w:val="en-CA" w:eastAsia="en-CA"/>
        </w:rPr>
        <w:t xml:space="preserve"> on CWBS</w:t>
      </w:r>
      <w:r w:rsidR="005F2871">
        <w:rPr>
          <w:rFonts w:cs="Calibri"/>
          <w:color w:val="000000"/>
          <w:sz w:val="16"/>
          <w:szCs w:val="16"/>
          <w:lang w:val="en-CA" w:eastAsia="en-CA"/>
        </w:rPr>
        <w:t>B</w:t>
      </w:r>
      <w:r w:rsidRPr="0058149E">
        <w:rPr>
          <w:rFonts w:cs="Calibri"/>
          <w:color w:val="000000"/>
          <w:sz w:val="16"/>
          <w:szCs w:val="16"/>
          <w:lang w:val="en-CA" w:eastAsia="en-CA"/>
        </w:rPr>
        <w:t>-22</w:t>
      </w:r>
      <w:r w:rsidR="007F54E3">
        <w:rPr>
          <w:rFonts w:cs="Calibri"/>
          <w:color w:val="000000"/>
          <w:sz w:val="16"/>
          <w:szCs w:val="16"/>
          <w:lang w:val="en-CA" w:eastAsia="en-CA"/>
        </w:rPr>
        <w:t>3.</w:t>
      </w:r>
    </w:p>
    <w:p w14:paraId="24616535" w14:textId="7272AFEC"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CWBSB-343 Small Biz - ID Scan page - Or skip this step vs Skip this step</w:t>
      </w:r>
      <w:r w:rsidR="005F2871">
        <w:rPr>
          <w:rFonts w:cs="Calibri"/>
          <w:color w:val="000000"/>
          <w:sz w:val="16"/>
          <w:szCs w:val="16"/>
          <w:lang w:val="en-CA" w:eastAsia="en-CA"/>
        </w:rPr>
        <w:t>.</w:t>
      </w:r>
    </w:p>
    <w:p w14:paraId="651014AB" w14:textId="6CE10A77" w:rsidR="00F21548"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 xml:space="preserve">CWB confirmed it is “Or </w:t>
      </w:r>
      <w:r w:rsidR="005F2871">
        <w:rPr>
          <w:rFonts w:cs="Calibri"/>
          <w:color w:val="000000"/>
          <w:sz w:val="16"/>
          <w:szCs w:val="16"/>
          <w:lang w:val="en-CA" w:eastAsia="en-CA"/>
        </w:rPr>
        <w:t>s</w:t>
      </w:r>
      <w:r w:rsidRPr="0058149E">
        <w:rPr>
          <w:rFonts w:cs="Calibri"/>
          <w:color w:val="000000"/>
          <w:sz w:val="16"/>
          <w:szCs w:val="16"/>
          <w:lang w:val="en-CA" w:eastAsia="en-CA"/>
        </w:rPr>
        <w:t>kip this step</w:t>
      </w:r>
      <w:r w:rsidR="005F2871">
        <w:rPr>
          <w:rFonts w:cs="Calibri"/>
          <w:color w:val="000000"/>
          <w:sz w:val="16"/>
          <w:szCs w:val="16"/>
          <w:lang w:val="en-CA" w:eastAsia="en-CA"/>
        </w:rPr>
        <w:t xml:space="preserve"> – no change is required.</w:t>
      </w:r>
    </w:p>
    <w:p w14:paraId="41A2F2AB" w14:textId="77777777"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 xml:space="preserve">CWBSB-356 UX: ID Scan Page Does Not Match </w:t>
      </w:r>
      <w:r w:rsidR="007F54E3" w:rsidRPr="0058149E">
        <w:rPr>
          <w:rFonts w:cs="Calibri"/>
          <w:color w:val="000000"/>
          <w:sz w:val="16"/>
          <w:szCs w:val="16"/>
          <w:lang w:val="en-CA" w:eastAsia="en-CA"/>
        </w:rPr>
        <w:t>Figma but</w:t>
      </w:r>
      <w:r w:rsidRPr="0058149E">
        <w:rPr>
          <w:rFonts w:cs="Calibri"/>
          <w:color w:val="000000"/>
          <w:sz w:val="16"/>
          <w:szCs w:val="16"/>
          <w:lang w:val="en-CA" w:eastAsia="en-CA"/>
        </w:rPr>
        <w:t xml:space="preserve"> Match Personal DCO</w:t>
      </w:r>
    </w:p>
    <w:p w14:paraId="36FB612B" w14:textId="558DF2A8" w:rsidR="00F21548"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 xml:space="preserve"> CWB confirm this is </w:t>
      </w:r>
      <w:r w:rsidR="0058149E" w:rsidRPr="0058149E">
        <w:rPr>
          <w:rFonts w:cs="Calibri"/>
          <w:color w:val="000000"/>
          <w:sz w:val="16"/>
          <w:szCs w:val="16"/>
          <w:lang w:val="en-CA" w:eastAsia="en-CA"/>
        </w:rPr>
        <w:t>acceptable.</w:t>
      </w:r>
    </w:p>
    <w:p w14:paraId="5A3EC1BB" w14:textId="2531AF49"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CWBSB-369 Edge and IE - Flinks: See multiple checkmarks before seeing "Your account was successfully connected" Page</w:t>
      </w:r>
      <w:r w:rsidR="005F2871">
        <w:rPr>
          <w:rFonts w:cs="Calibri"/>
          <w:color w:val="000000"/>
          <w:sz w:val="16"/>
          <w:szCs w:val="16"/>
          <w:lang w:val="en-CA" w:eastAsia="en-CA"/>
        </w:rPr>
        <w:t xml:space="preserve">. (Not happening consistently) </w:t>
      </w:r>
    </w:p>
    <w:p w14:paraId="60314E0A" w14:textId="105B5711" w:rsidR="00F21548"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Third party issue within Flinks</w:t>
      </w:r>
      <w:r w:rsidR="0058149E">
        <w:rPr>
          <w:rFonts w:cs="Calibri"/>
          <w:color w:val="000000"/>
          <w:sz w:val="16"/>
          <w:szCs w:val="16"/>
          <w:lang w:val="en-CA" w:eastAsia="en-CA"/>
        </w:rPr>
        <w:t>.</w:t>
      </w:r>
      <w:r w:rsidR="005F2871">
        <w:rPr>
          <w:rFonts w:cs="Calibri"/>
          <w:color w:val="000000"/>
          <w:sz w:val="16"/>
          <w:szCs w:val="16"/>
          <w:lang w:val="en-CA" w:eastAsia="en-CA"/>
        </w:rPr>
        <w:t xml:space="preserve"> </w:t>
      </w:r>
    </w:p>
    <w:p w14:paraId="6EADE045" w14:textId="2550F98F" w:rsidR="00280C4B" w:rsidRDefault="00F21548" w:rsidP="00914DBC">
      <w:pPr>
        <w:pStyle w:val="ListParagraph"/>
        <w:numPr>
          <w:ilvl w:val="0"/>
          <w:numId w:val="43"/>
        </w:numPr>
        <w:spacing w:before="0" w:after="0"/>
        <w:ind w:hanging="357"/>
        <w:rPr>
          <w:rFonts w:cs="Calibri"/>
          <w:color w:val="000000"/>
          <w:sz w:val="16"/>
          <w:szCs w:val="16"/>
          <w:lang w:val="en-CA" w:eastAsia="en-CA"/>
        </w:rPr>
      </w:pPr>
      <w:r w:rsidRPr="0058149E">
        <w:rPr>
          <w:rFonts w:cs="Calibri"/>
          <w:color w:val="000000"/>
          <w:sz w:val="16"/>
          <w:szCs w:val="16"/>
          <w:lang w:val="en-CA" w:eastAsia="en-CA"/>
        </w:rPr>
        <w:t xml:space="preserve">CWBSB-377 Mobile View: Authorized Signer </w:t>
      </w:r>
      <w:r w:rsidR="00280C4B">
        <w:rPr>
          <w:rFonts w:cs="Calibri"/>
          <w:color w:val="000000"/>
          <w:sz w:val="16"/>
          <w:szCs w:val="16"/>
          <w:lang w:val="en-CA" w:eastAsia="en-CA"/>
        </w:rPr>
        <w:t xml:space="preserve">Temp </w:t>
      </w:r>
      <w:r w:rsidRPr="0058149E">
        <w:rPr>
          <w:rFonts w:cs="Calibri"/>
          <w:color w:val="000000"/>
          <w:sz w:val="16"/>
          <w:szCs w:val="16"/>
          <w:lang w:val="en-CA" w:eastAsia="en-CA"/>
        </w:rPr>
        <w:t>Page - Phone number field is too short and does not display the full number</w:t>
      </w:r>
      <w:r w:rsidR="005F2871">
        <w:rPr>
          <w:rFonts w:cs="Calibri"/>
          <w:color w:val="000000"/>
          <w:sz w:val="16"/>
          <w:szCs w:val="16"/>
          <w:lang w:val="en-CA" w:eastAsia="en-CA"/>
        </w:rPr>
        <w:t>.</w:t>
      </w:r>
    </w:p>
    <w:p w14:paraId="33B6742F" w14:textId="697E174E" w:rsidR="002631B0" w:rsidRPr="0058149E" w:rsidRDefault="00F21548" w:rsidP="00914DBC">
      <w:pPr>
        <w:pStyle w:val="ListParagraph"/>
        <w:numPr>
          <w:ilvl w:val="1"/>
          <w:numId w:val="43"/>
        </w:numPr>
        <w:spacing w:before="0" w:after="0"/>
        <w:rPr>
          <w:rFonts w:cs="Calibri"/>
          <w:color w:val="000000"/>
          <w:sz w:val="16"/>
          <w:szCs w:val="16"/>
          <w:lang w:val="en-CA" w:eastAsia="en-CA"/>
        </w:rPr>
      </w:pPr>
      <w:r w:rsidRPr="0058149E">
        <w:rPr>
          <w:rFonts w:cs="Calibri"/>
          <w:color w:val="000000"/>
          <w:sz w:val="16"/>
          <w:szCs w:val="16"/>
          <w:lang w:val="en-CA" w:eastAsia="en-CA"/>
        </w:rPr>
        <w:t xml:space="preserve">No </w:t>
      </w:r>
      <w:r w:rsidR="00280C4B">
        <w:rPr>
          <w:rFonts w:cs="Calibri"/>
          <w:color w:val="000000"/>
          <w:sz w:val="16"/>
          <w:szCs w:val="16"/>
          <w:lang w:val="en-CA" w:eastAsia="en-CA"/>
        </w:rPr>
        <w:t>longer</w:t>
      </w:r>
      <w:r w:rsidRPr="0058149E">
        <w:rPr>
          <w:rFonts w:cs="Calibri"/>
          <w:color w:val="000000"/>
          <w:sz w:val="16"/>
          <w:szCs w:val="16"/>
          <w:lang w:val="en-CA" w:eastAsia="en-CA"/>
        </w:rPr>
        <w:t xml:space="preserve"> needed as </w:t>
      </w:r>
      <w:r w:rsidR="005F2871">
        <w:rPr>
          <w:rFonts w:cs="Calibri"/>
          <w:color w:val="000000"/>
          <w:sz w:val="16"/>
          <w:szCs w:val="16"/>
          <w:lang w:val="en-CA" w:eastAsia="en-CA"/>
        </w:rPr>
        <w:t>r</w:t>
      </w:r>
      <w:r w:rsidR="0058149E" w:rsidRPr="0058149E">
        <w:rPr>
          <w:rFonts w:cs="Calibri"/>
          <w:color w:val="000000"/>
          <w:sz w:val="16"/>
          <w:szCs w:val="16"/>
          <w:lang w:val="en-CA" w:eastAsia="en-CA"/>
        </w:rPr>
        <w:t>eplaced by Owners, Directors and Signers</w:t>
      </w:r>
      <w:r w:rsidR="00280C4B">
        <w:rPr>
          <w:rFonts w:cs="Calibri"/>
          <w:color w:val="000000"/>
          <w:sz w:val="16"/>
          <w:szCs w:val="16"/>
          <w:lang w:val="en-CA" w:eastAsia="en-CA"/>
        </w:rPr>
        <w:t xml:space="preserve"> page</w:t>
      </w:r>
    </w:p>
    <w:p w14:paraId="3FCE6DE6" w14:textId="653E6441" w:rsidR="00DE5A52" w:rsidRPr="00C66294" w:rsidRDefault="00DE5A52" w:rsidP="00DE5A52">
      <w:pPr>
        <w:pStyle w:val="Heading2"/>
      </w:pPr>
      <w:bookmarkStart w:id="39" w:name="_Toc63232507"/>
      <w:r>
        <w:t xml:space="preserve">General </w:t>
      </w:r>
      <w:r w:rsidRPr="00C66294">
        <w:t>Known Issues</w:t>
      </w:r>
      <w:bookmarkEnd w:id="39"/>
      <w:r w:rsidRPr="00C66294">
        <w:t xml:space="preserve"> </w:t>
      </w:r>
    </w:p>
    <w:p w14:paraId="64726771" w14:textId="77777777" w:rsidR="00DE5A52" w:rsidRPr="00DE5A52" w:rsidRDefault="00DE5A52" w:rsidP="00DE5A52">
      <w:pPr>
        <w:spacing w:before="0" w:after="0"/>
        <w:rPr>
          <w:rFonts w:cs="Calibri"/>
          <w:sz w:val="16"/>
          <w:szCs w:val="16"/>
        </w:rPr>
      </w:pPr>
    </w:p>
    <w:p w14:paraId="25E3F785" w14:textId="68553252" w:rsidR="00147B10" w:rsidRPr="001C242E" w:rsidRDefault="00147B10" w:rsidP="001C242E">
      <w:pPr>
        <w:pStyle w:val="ListParagraph"/>
        <w:numPr>
          <w:ilvl w:val="0"/>
          <w:numId w:val="13"/>
        </w:numPr>
        <w:spacing w:before="0" w:after="0"/>
        <w:rPr>
          <w:rFonts w:cs="Calibri"/>
          <w:sz w:val="16"/>
          <w:szCs w:val="16"/>
        </w:rPr>
      </w:pPr>
      <w:r w:rsidRPr="001C242E">
        <w:rPr>
          <w:rFonts w:cs="Calibri"/>
          <w:color w:val="172B4D"/>
          <w:sz w:val="16"/>
          <w:szCs w:val="16"/>
        </w:rPr>
        <w:t xml:space="preserve">CWBSB-370- </w:t>
      </w:r>
      <w:r w:rsidRPr="001C242E">
        <w:rPr>
          <w:rFonts w:cs="Calibri"/>
          <w:color w:val="172B4D"/>
          <w:sz w:val="16"/>
          <w:szCs w:val="16"/>
          <w:shd w:val="clear" w:color="auto" w:fill="FFFFFF"/>
        </w:rPr>
        <w:t xml:space="preserve">Get Oops Error Page with HTTP Post Error for a Few </w:t>
      </w:r>
      <w:r w:rsidR="005943E5" w:rsidRPr="001C242E">
        <w:rPr>
          <w:rFonts w:cs="Calibri"/>
          <w:color w:val="172B4D"/>
          <w:sz w:val="16"/>
          <w:szCs w:val="16"/>
          <w:shd w:val="clear" w:color="auto" w:fill="FFFFFF"/>
        </w:rPr>
        <w:t>Applicant Small Biz Application</w:t>
      </w:r>
      <w:r w:rsidRPr="001C242E">
        <w:rPr>
          <w:rFonts w:cs="Calibri"/>
          <w:color w:val="172B4D"/>
          <w:sz w:val="16"/>
          <w:szCs w:val="16"/>
          <w:shd w:val="clear" w:color="auto" w:fill="FFFFFF"/>
        </w:rPr>
        <w:t xml:space="preserve"> Tracking 9QS8WM7 &amp; </w:t>
      </w:r>
      <w:r w:rsidR="00D70C81" w:rsidRPr="001C242E">
        <w:rPr>
          <w:rFonts w:cs="Calibri"/>
          <w:color w:val="172B4D"/>
          <w:sz w:val="16"/>
          <w:szCs w:val="16"/>
          <w:shd w:val="clear" w:color="auto" w:fill="FFFFFF"/>
        </w:rPr>
        <w:t>BWMMXSV.</w:t>
      </w:r>
    </w:p>
    <w:p w14:paraId="1504822D" w14:textId="2765A1E1" w:rsidR="00147B10" w:rsidRPr="00147B10" w:rsidRDefault="00147B10" w:rsidP="00E93EEB">
      <w:pPr>
        <w:pStyle w:val="ListParagraph"/>
        <w:numPr>
          <w:ilvl w:val="1"/>
          <w:numId w:val="13"/>
        </w:numPr>
        <w:spacing w:before="0" w:after="0"/>
        <w:rPr>
          <w:rFonts w:cs="Calibri"/>
          <w:sz w:val="16"/>
          <w:szCs w:val="16"/>
        </w:rPr>
      </w:pPr>
      <w:r>
        <w:rPr>
          <w:rFonts w:cs="Calibri"/>
          <w:color w:val="172B4D"/>
          <w:sz w:val="16"/>
          <w:szCs w:val="16"/>
          <w:shd w:val="clear" w:color="auto" w:fill="FFFFFF"/>
        </w:rPr>
        <w:t xml:space="preserve">Not </w:t>
      </w:r>
      <w:r w:rsidR="00C62471">
        <w:rPr>
          <w:rFonts w:cs="Calibri"/>
          <w:color w:val="172B4D"/>
          <w:sz w:val="16"/>
          <w:szCs w:val="16"/>
          <w:shd w:val="clear" w:color="auto" w:fill="FFFFFF"/>
        </w:rPr>
        <w:t>consistently</w:t>
      </w:r>
      <w:r>
        <w:rPr>
          <w:rFonts w:cs="Calibri"/>
          <w:color w:val="172B4D"/>
          <w:sz w:val="16"/>
          <w:szCs w:val="16"/>
          <w:shd w:val="clear" w:color="auto" w:fill="FFFFFF"/>
        </w:rPr>
        <w:t xml:space="preserve"> </w:t>
      </w:r>
      <w:r w:rsidR="00753FD4">
        <w:rPr>
          <w:rFonts w:cs="Calibri"/>
          <w:color w:val="172B4D"/>
          <w:sz w:val="16"/>
          <w:szCs w:val="16"/>
          <w:shd w:val="clear" w:color="auto" w:fill="FFFFFF"/>
        </w:rPr>
        <w:t>happening.</w:t>
      </w:r>
    </w:p>
    <w:p w14:paraId="033BB939" w14:textId="0BACD746" w:rsidR="00147B10" w:rsidRPr="00DE5A52" w:rsidRDefault="00147B10" w:rsidP="00DE5A52">
      <w:pPr>
        <w:pStyle w:val="ListParagraph"/>
        <w:numPr>
          <w:ilvl w:val="1"/>
          <w:numId w:val="13"/>
        </w:numPr>
        <w:spacing w:before="0" w:after="0"/>
        <w:rPr>
          <w:rFonts w:cs="Calibri"/>
          <w:sz w:val="16"/>
          <w:szCs w:val="16"/>
        </w:rPr>
      </w:pPr>
      <w:r>
        <w:rPr>
          <w:rFonts w:cs="Calibri"/>
          <w:color w:val="172B4D"/>
          <w:sz w:val="16"/>
          <w:szCs w:val="16"/>
          <w:shd w:val="clear" w:color="auto" w:fill="FFFFFF"/>
        </w:rPr>
        <w:t xml:space="preserve"> </w:t>
      </w:r>
      <w:r w:rsidR="00C62471">
        <w:rPr>
          <w:rFonts w:cs="Calibri"/>
          <w:color w:val="172B4D"/>
          <w:sz w:val="16"/>
          <w:szCs w:val="16"/>
          <w:shd w:val="clear" w:color="auto" w:fill="FFFFFF"/>
        </w:rPr>
        <w:t xml:space="preserve">Observation: </w:t>
      </w:r>
      <w:r>
        <w:rPr>
          <w:rFonts w:cs="Calibri"/>
          <w:color w:val="172B4D"/>
          <w:sz w:val="16"/>
          <w:szCs w:val="16"/>
          <w:shd w:val="clear" w:color="auto" w:fill="FFFFFF"/>
        </w:rPr>
        <w:t xml:space="preserve">Seems to </w:t>
      </w:r>
      <w:r w:rsidR="00C62471">
        <w:rPr>
          <w:rFonts w:cs="Calibri"/>
          <w:color w:val="172B4D"/>
          <w:sz w:val="16"/>
          <w:szCs w:val="16"/>
          <w:shd w:val="clear" w:color="auto" w:fill="FFFFFF"/>
        </w:rPr>
        <w:t>happen</w:t>
      </w:r>
      <w:r>
        <w:rPr>
          <w:rFonts w:cs="Calibri"/>
          <w:color w:val="172B4D"/>
          <w:sz w:val="16"/>
          <w:szCs w:val="16"/>
          <w:shd w:val="clear" w:color="auto" w:fill="FFFFFF"/>
        </w:rPr>
        <w:t xml:space="preserve"> if </w:t>
      </w:r>
      <w:r w:rsidRPr="00C62471">
        <w:rPr>
          <w:rFonts w:asciiTheme="majorHAnsi" w:hAnsiTheme="majorHAnsi" w:cstheme="majorHAnsi"/>
          <w:color w:val="172B4D"/>
          <w:sz w:val="16"/>
          <w:szCs w:val="16"/>
          <w:lang w:val="en-CA" w:eastAsia="en-CA"/>
        </w:rPr>
        <w:t xml:space="preserve">In Placeholder Product Selector do not check you have a joint </w:t>
      </w:r>
      <w:r w:rsidR="00DE5A52">
        <w:rPr>
          <w:rFonts w:asciiTheme="majorHAnsi" w:hAnsiTheme="majorHAnsi" w:cstheme="majorHAnsi"/>
          <w:color w:val="172B4D"/>
          <w:sz w:val="16"/>
          <w:szCs w:val="16"/>
          <w:lang w:val="en-CA" w:eastAsia="en-CA"/>
        </w:rPr>
        <w:t>applicant</w:t>
      </w:r>
    </w:p>
    <w:p w14:paraId="00CB4F5B" w14:textId="64111A02" w:rsidR="00DE5A52" w:rsidRPr="00DE5A52" w:rsidRDefault="00DE5A52" w:rsidP="00DE5A52">
      <w:pPr>
        <w:pStyle w:val="ListParagraph"/>
        <w:numPr>
          <w:ilvl w:val="1"/>
          <w:numId w:val="13"/>
        </w:numPr>
        <w:spacing w:before="0" w:after="0"/>
        <w:rPr>
          <w:rFonts w:cs="Calibri"/>
          <w:sz w:val="16"/>
          <w:szCs w:val="16"/>
        </w:rPr>
      </w:pPr>
      <w:r>
        <w:rPr>
          <w:rFonts w:cs="Calibri"/>
          <w:color w:val="172B4D"/>
          <w:sz w:val="16"/>
          <w:szCs w:val="16"/>
          <w:shd w:val="clear" w:color="auto" w:fill="FFFFFF"/>
        </w:rPr>
        <w:t xml:space="preserve">Being </w:t>
      </w:r>
      <w:r w:rsidR="005943E5">
        <w:rPr>
          <w:rFonts w:cs="Calibri"/>
          <w:color w:val="172B4D"/>
          <w:sz w:val="16"/>
          <w:szCs w:val="16"/>
          <w:shd w:val="clear" w:color="auto" w:fill="FFFFFF"/>
        </w:rPr>
        <w:t>monitored</w:t>
      </w:r>
    </w:p>
    <w:p w14:paraId="2F90E862" w14:textId="77777777" w:rsidR="00DE5A52" w:rsidRPr="002631B0" w:rsidRDefault="00C62471" w:rsidP="00C701CB">
      <w:pPr>
        <w:spacing w:before="0" w:after="0"/>
        <w:ind w:left="1224"/>
        <w:rPr>
          <w:rFonts w:ascii="Calibri" w:hAnsi="Calibri" w:cs="Calibri"/>
          <w:sz w:val="16"/>
          <w:szCs w:val="16"/>
        </w:rPr>
      </w:pPr>
      <w:r w:rsidRPr="002631B0">
        <w:rPr>
          <w:rFonts w:ascii="Calibri" w:hAnsi="Calibri" w:cs="Calibri"/>
          <w:b/>
          <w:bCs/>
          <w:color w:val="172B4D"/>
          <w:sz w:val="16"/>
          <w:szCs w:val="16"/>
          <w:u w:val="single"/>
        </w:rPr>
        <w:t>Impact</w:t>
      </w:r>
      <w:r w:rsidRPr="002631B0">
        <w:rPr>
          <w:rFonts w:ascii="Calibri" w:hAnsi="Calibri" w:cs="Calibri"/>
          <w:color w:val="172B4D"/>
          <w:sz w:val="16"/>
          <w:szCs w:val="16"/>
        </w:rPr>
        <w:t xml:space="preserve">:  </w:t>
      </w:r>
      <w:r w:rsidR="00F121CB" w:rsidRPr="002631B0">
        <w:rPr>
          <w:rFonts w:ascii="Calibri" w:hAnsi="Calibri" w:cs="Calibri"/>
          <w:color w:val="172B4D"/>
          <w:sz w:val="16"/>
          <w:szCs w:val="16"/>
        </w:rPr>
        <w:t>Tester might see this issue while navigating through the application to trigger</w:t>
      </w:r>
      <w:r w:rsidR="00DE5A52" w:rsidRPr="002631B0">
        <w:rPr>
          <w:rFonts w:ascii="Calibri" w:hAnsi="Calibri" w:cs="Calibri"/>
          <w:color w:val="172B4D"/>
          <w:sz w:val="16"/>
          <w:szCs w:val="16"/>
        </w:rPr>
        <w:t>:</w:t>
      </w:r>
    </w:p>
    <w:p w14:paraId="7F6C32A5" w14:textId="77777777" w:rsidR="00DE5A52" w:rsidRPr="002631B0" w:rsidRDefault="00DE5A52" w:rsidP="00DE5A52">
      <w:pPr>
        <w:pStyle w:val="ListParagraph"/>
        <w:numPr>
          <w:ilvl w:val="2"/>
          <w:numId w:val="13"/>
        </w:numPr>
        <w:spacing w:before="0" w:after="0"/>
        <w:rPr>
          <w:rFonts w:cs="Calibri"/>
          <w:sz w:val="16"/>
          <w:szCs w:val="16"/>
        </w:rPr>
      </w:pPr>
      <w:r w:rsidRPr="002631B0">
        <w:rPr>
          <w:rFonts w:cs="Calibri"/>
          <w:color w:val="172B4D"/>
          <w:sz w:val="16"/>
          <w:szCs w:val="16"/>
        </w:rPr>
        <w:t>Await Authorized Signer email</w:t>
      </w:r>
    </w:p>
    <w:p w14:paraId="7538E6A8" w14:textId="47A24D41" w:rsidR="00DE5A52" w:rsidRPr="002631B0" w:rsidRDefault="00DE5A52" w:rsidP="00DE5A52">
      <w:pPr>
        <w:pStyle w:val="ListParagraph"/>
        <w:numPr>
          <w:ilvl w:val="2"/>
          <w:numId w:val="13"/>
        </w:numPr>
        <w:spacing w:before="0" w:after="0"/>
        <w:rPr>
          <w:rFonts w:cs="Calibri"/>
          <w:sz w:val="16"/>
          <w:szCs w:val="16"/>
        </w:rPr>
      </w:pPr>
      <w:r w:rsidRPr="002631B0">
        <w:rPr>
          <w:rFonts w:cs="Calibri"/>
          <w:sz w:val="16"/>
          <w:szCs w:val="16"/>
        </w:rPr>
        <w:t xml:space="preserve">Authorized Signer Invite </w:t>
      </w:r>
      <w:r w:rsidR="005943E5" w:rsidRPr="002631B0">
        <w:rPr>
          <w:rFonts w:cs="Calibri"/>
          <w:sz w:val="16"/>
          <w:szCs w:val="16"/>
        </w:rPr>
        <w:t>email</w:t>
      </w:r>
    </w:p>
    <w:p w14:paraId="14153DAD" w14:textId="5AF39C45" w:rsidR="00DE5A52" w:rsidRPr="002631B0" w:rsidRDefault="00DE5A52" w:rsidP="00DE5A52">
      <w:pPr>
        <w:pStyle w:val="ListParagraph"/>
        <w:numPr>
          <w:ilvl w:val="2"/>
          <w:numId w:val="13"/>
        </w:numPr>
        <w:spacing w:before="0" w:after="0"/>
        <w:rPr>
          <w:rFonts w:cs="Calibri"/>
          <w:sz w:val="16"/>
          <w:szCs w:val="16"/>
        </w:rPr>
      </w:pPr>
      <w:r w:rsidRPr="002631B0">
        <w:rPr>
          <w:rFonts w:cs="Calibri"/>
          <w:sz w:val="16"/>
          <w:szCs w:val="16"/>
        </w:rPr>
        <w:t>Manual IDV email</w:t>
      </w:r>
    </w:p>
    <w:p w14:paraId="72C16A81" w14:textId="77777777" w:rsidR="00F121CB" w:rsidRPr="002631B0" w:rsidRDefault="00F121CB" w:rsidP="00F121CB">
      <w:pPr>
        <w:pStyle w:val="ListParagraph"/>
        <w:numPr>
          <w:ilvl w:val="0"/>
          <w:numId w:val="0"/>
        </w:numPr>
        <w:spacing w:before="0" w:after="0"/>
        <w:ind w:left="1584"/>
        <w:rPr>
          <w:rFonts w:cs="Calibri"/>
          <w:sz w:val="16"/>
          <w:szCs w:val="16"/>
        </w:rPr>
      </w:pPr>
    </w:p>
    <w:p w14:paraId="132A1C7E" w14:textId="2E080EA6" w:rsidR="005632A2" w:rsidRPr="002631B0" w:rsidRDefault="005632A2" w:rsidP="00E93EEB">
      <w:pPr>
        <w:pStyle w:val="ListParagraph"/>
        <w:numPr>
          <w:ilvl w:val="0"/>
          <w:numId w:val="13"/>
        </w:numPr>
        <w:spacing w:before="0" w:after="0"/>
        <w:rPr>
          <w:rFonts w:cs="Calibri"/>
          <w:sz w:val="16"/>
          <w:szCs w:val="16"/>
        </w:rPr>
      </w:pPr>
      <w:r w:rsidRPr="002631B0">
        <w:rPr>
          <w:rFonts w:cs="Calibri"/>
          <w:sz w:val="16"/>
          <w:szCs w:val="16"/>
        </w:rPr>
        <w:t>Browser Specific Issue in IE 11 (Existing Issue found in Motive and Personal DCO)</w:t>
      </w:r>
    </w:p>
    <w:p w14:paraId="59B6288E" w14:textId="26B70032" w:rsidR="005632A2" w:rsidRPr="002631B0" w:rsidRDefault="005632A2" w:rsidP="00E93EEB">
      <w:pPr>
        <w:pStyle w:val="ListParagraph"/>
        <w:numPr>
          <w:ilvl w:val="1"/>
          <w:numId w:val="13"/>
        </w:numPr>
        <w:spacing w:before="0" w:after="0"/>
        <w:rPr>
          <w:rFonts w:cs="Calibri"/>
          <w:sz w:val="16"/>
          <w:szCs w:val="16"/>
        </w:rPr>
      </w:pPr>
      <w:r w:rsidRPr="002631B0">
        <w:rPr>
          <w:rFonts w:cs="Calibri"/>
          <w:sz w:val="16"/>
          <w:szCs w:val="16"/>
        </w:rPr>
        <w:t xml:space="preserve">Flinks Page- </w:t>
      </w:r>
      <w:r w:rsidR="002D71A7" w:rsidRPr="002631B0">
        <w:rPr>
          <w:rFonts w:cs="Calibri"/>
          <w:sz w:val="16"/>
          <w:szCs w:val="16"/>
        </w:rPr>
        <w:t xml:space="preserve">More </w:t>
      </w:r>
      <w:r w:rsidR="00004F3D" w:rsidRPr="002631B0">
        <w:rPr>
          <w:rFonts w:cs="Calibri"/>
          <w:sz w:val="16"/>
          <w:szCs w:val="16"/>
        </w:rPr>
        <w:t>Option</w:t>
      </w:r>
      <w:r w:rsidR="002D71A7" w:rsidRPr="002631B0">
        <w:rPr>
          <w:rFonts w:cs="Calibri"/>
          <w:sz w:val="16"/>
          <w:szCs w:val="16"/>
        </w:rPr>
        <w:t xml:space="preserve">s </w:t>
      </w:r>
      <w:r w:rsidR="00004F3D" w:rsidRPr="002631B0">
        <w:rPr>
          <w:rFonts w:cs="Calibri"/>
          <w:sz w:val="16"/>
          <w:szCs w:val="16"/>
        </w:rPr>
        <w:t>Menu load</w:t>
      </w:r>
      <w:r w:rsidR="002D71A7" w:rsidRPr="002631B0">
        <w:rPr>
          <w:rFonts w:cs="Calibri"/>
          <w:sz w:val="16"/>
          <w:szCs w:val="16"/>
        </w:rPr>
        <w:t>s</w:t>
      </w:r>
      <w:r w:rsidR="00004F3D" w:rsidRPr="002631B0">
        <w:rPr>
          <w:rFonts w:cs="Calibri"/>
          <w:sz w:val="16"/>
          <w:szCs w:val="16"/>
        </w:rPr>
        <w:t xml:space="preserve"> behind the page (Workaround is to resize the browser. Once resized the Option menus pop to the front)</w:t>
      </w:r>
    </w:p>
    <w:p w14:paraId="09BD408C" w14:textId="77777777" w:rsidR="00706CE4" w:rsidRDefault="005632A2" w:rsidP="00706CE4">
      <w:pPr>
        <w:pStyle w:val="ListParagraph"/>
        <w:numPr>
          <w:ilvl w:val="1"/>
          <w:numId w:val="13"/>
        </w:numPr>
        <w:spacing w:before="0" w:after="0"/>
        <w:rPr>
          <w:rFonts w:cs="Calibri"/>
          <w:sz w:val="16"/>
          <w:szCs w:val="16"/>
        </w:rPr>
      </w:pPr>
      <w:r w:rsidRPr="002631B0">
        <w:rPr>
          <w:rFonts w:cs="Calibri"/>
          <w:sz w:val="16"/>
          <w:szCs w:val="16"/>
        </w:rPr>
        <w:t xml:space="preserve">Phone number on Desktop is clickable (In other supported Browser Desktop Phone </w:t>
      </w:r>
      <w:r w:rsidR="00E411E5" w:rsidRPr="002631B0">
        <w:rPr>
          <w:rFonts w:cs="Calibri"/>
          <w:sz w:val="16"/>
          <w:szCs w:val="16"/>
        </w:rPr>
        <w:t>n</w:t>
      </w:r>
      <w:r w:rsidRPr="002631B0">
        <w:rPr>
          <w:rFonts w:cs="Calibri"/>
          <w:sz w:val="16"/>
          <w:szCs w:val="16"/>
        </w:rPr>
        <w:t>umber is Not clickable.  Phone Number is clickable on mobile only)</w:t>
      </w:r>
    </w:p>
    <w:p w14:paraId="3E3EEF4E" w14:textId="43E96414" w:rsidR="00706CE4" w:rsidRPr="00706CE4" w:rsidRDefault="00283DEF" w:rsidP="00706CE4">
      <w:pPr>
        <w:pStyle w:val="ListParagraph"/>
        <w:numPr>
          <w:ilvl w:val="1"/>
          <w:numId w:val="13"/>
        </w:numPr>
        <w:spacing w:before="0" w:after="0"/>
        <w:rPr>
          <w:rFonts w:cs="Calibri"/>
          <w:sz w:val="16"/>
          <w:szCs w:val="16"/>
        </w:rPr>
      </w:pPr>
      <w:r w:rsidRPr="00283DEF">
        <w:rPr>
          <w:rFonts w:cs="Calibri"/>
          <w:b/>
          <w:bCs/>
          <w:color w:val="172B4D"/>
          <w:sz w:val="16"/>
          <w:szCs w:val="16"/>
        </w:rPr>
        <w:t>Newly added:</w:t>
      </w:r>
      <w:r>
        <w:rPr>
          <w:rFonts w:cs="Calibri"/>
          <w:color w:val="172B4D"/>
          <w:sz w:val="16"/>
          <w:szCs w:val="16"/>
        </w:rPr>
        <w:t xml:space="preserve"> </w:t>
      </w:r>
      <w:r w:rsidR="00706CE4" w:rsidRPr="00706CE4">
        <w:rPr>
          <w:rFonts w:cs="Calibri"/>
          <w:color w:val="172B4D"/>
          <w:sz w:val="16"/>
          <w:szCs w:val="16"/>
        </w:rPr>
        <w:t>Rendering Step Title style of H5 as unbold.  (Other bowers render H5 as bold). It is a Browser specific issue that Dev team has no control over</w:t>
      </w:r>
      <w:r>
        <w:rPr>
          <w:rFonts w:cs="Calibri"/>
          <w:color w:val="172B4D"/>
          <w:sz w:val="16"/>
          <w:szCs w:val="16"/>
        </w:rPr>
        <w:t xml:space="preserve">. Step title in IE 11 will look different than other </w:t>
      </w:r>
      <w:r w:rsidR="00D411E1">
        <w:rPr>
          <w:rFonts w:cs="Calibri"/>
          <w:color w:val="172B4D"/>
          <w:sz w:val="16"/>
          <w:szCs w:val="16"/>
        </w:rPr>
        <w:t>browsers.</w:t>
      </w:r>
    </w:p>
    <w:p w14:paraId="094B5C2C" w14:textId="44626027" w:rsidR="005632A2" w:rsidRPr="002631B0" w:rsidRDefault="005632A2" w:rsidP="00C701CB">
      <w:pPr>
        <w:spacing w:before="0" w:after="0"/>
        <w:ind w:left="1224"/>
        <w:rPr>
          <w:rFonts w:ascii="Calibri" w:hAnsi="Calibri" w:cs="Calibri"/>
          <w:sz w:val="16"/>
          <w:szCs w:val="16"/>
        </w:rPr>
      </w:pPr>
      <w:r w:rsidRPr="002631B0">
        <w:rPr>
          <w:rFonts w:ascii="Calibri" w:hAnsi="Calibri" w:cs="Calibri"/>
          <w:b/>
          <w:bCs/>
          <w:sz w:val="16"/>
          <w:szCs w:val="16"/>
          <w:u w:val="single"/>
        </w:rPr>
        <w:t>Impact:</w:t>
      </w:r>
      <w:r w:rsidRPr="002631B0">
        <w:rPr>
          <w:rFonts w:ascii="Calibri" w:hAnsi="Calibri" w:cs="Calibri"/>
          <w:sz w:val="16"/>
          <w:szCs w:val="16"/>
        </w:rPr>
        <w:t xml:space="preserve"> </w:t>
      </w:r>
      <w:r w:rsidR="00D70C81" w:rsidRPr="002631B0">
        <w:rPr>
          <w:rFonts w:ascii="Calibri" w:hAnsi="Calibri" w:cs="Calibri"/>
          <w:sz w:val="16"/>
          <w:szCs w:val="16"/>
        </w:rPr>
        <w:t>Testing in</w:t>
      </w:r>
      <w:r w:rsidRPr="002631B0">
        <w:rPr>
          <w:rFonts w:ascii="Calibri" w:hAnsi="Calibri" w:cs="Calibri"/>
          <w:sz w:val="16"/>
          <w:szCs w:val="16"/>
        </w:rPr>
        <w:t xml:space="preserve"> IE 11 Browser</w:t>
      </w:r>
    </w:p>
    <w:p w14:paraId="43E2FD5B" w14:textId="2714E2C3" w:rsidR="00E411E5" w:rsidRPr="001C242E" w:rsidRDefault="005632A2" w:rsidP="00E411E5">
      <w:pPr>
        <w:spacing w:before="0" w:after="0"/>
        <w:ind w:left="1224"/>
        <w:rPr>
          <w:rFonts w:ascii="Calibri" w:hAnsi="Calibri" w:cs="Calibri"/>
          <w:sz w:val="16"/>
          <w:szCs w:val="16"/>
        </w:rPr>
      </w:pPr>
      <w:r w:rsidRPr="001C242E">
        <w:rPr>
          <w:rFonts w:ascii="Calibri" w:hAnsi="Calibri" w:cs="Calibri"/>
          <w:sz w:val="16"/>
          <w:szCs w:val="16"/>
        </w:rPr>
        <w:t xml:space="preserve">Note: </w:t>
      </w:r>
      <w:r w:rsidR="00E411E5" w:rsidRPr="001C242E">
        <w:rPr>
          <w:rFonts w:ascii="Calibri" w:hAnsi="Calibri" w:cs="Calibri"/>
          <w:sz w:val="16"/>
          <w:szCs w:val="16"/>
        </w:rPr>
        <w:tab/>
        <w:t>November 30, 2020, the Microsoft Teams web app will no longer support IE 11. From</w:t>
      </w:r>
    </w:p>
    <w:p w14:paraId="7A34A356" w14:textId="69540AE7" w:rsidR="00147B10" w:rsidRPr="001C242E" w:rsidRDefault="00E411E5" w:rsidP="00C62471">
      <w:pPr>
        <w:spacing w:before="0" w:after="0"/>
        <w:ind w:left="1224" w:firstLine="477"/>
        <w:rPr>
          <w:rFonts w:ascii="Calibri" w:hAnsi="Calibri" w:cs="Calibri"/>
          <w:sz w:val="16"/>
          <w:szCs w:val="16"/>
        </w:rPr>
      </w:pPr>
      <w:r w:rsidRPr="001C242E">
        <w:rPr>
          <w:rFonts w:ascii="Calibri" w:hAnsi="Calibri" w:cs="Calibri"/>
          <w:sz w:val="16"/>
          <w:szCs w:val="16"/>
        </w:rPr>
        <w:t xml:space="preserve">August 17, 2021, the remaining Microsoft 365 </w:t>
      </w:r>
      <w:proofErr w:type="gramStart"/>
      <w:r w:rsidRPr="001C242E">
        <w:rPr>
          <w:rFonts w:ascii="Calibri" w:hAnsi="Calibri" w:cs="Calibri"/>
          <w:sz w:val="16"/>
          <w:szCs w:val="16"/>
        </w:rPr>
        <w:t>apps</w:t>
      </w:r>
      <w:proofErr w:type="gramEnd"/>
      <w:r w:rsidRPr="001C242E">
        <w:rPr>
          <w:rFonts w:ascii="Calibri" w:hAnsi="Calibri" w:cs="Calibri"/>
          <w:sz w:val="16"/>
          <w:szCs w:val="16"/>
        </w:rPr>
        <w:t xml:space="preserve"> and services will no longer support the browser.</w:t>
      </w:r>
    </w:p>
    <w:p w14:paraId="583320A6" w14:textId="3C786D40" w:rsidR="00C701CB" w:rsidRPr="001C242E" w:rsidRDefault="00C701CB" w:rsidP="00C62471">
      <w:pPr>
        <w:spacing w:before="0" w:after="0"/>
        <w:ind w:left="1224" w:firstLine="477"/>
        <w:rPr>
          <w:rFonts w:ascii="Calibri" w:hAnsi="Calibri" w:cs="Calibri"/>
          <w:sz w:val="16"/>
          <w:szCs w:val="16"/>
        </w:rPr>
      </w:pPr>
    </w:p>
    <w:p w14:paraId="3982FEEF" w14:textId="6B5FCD78" w:rsidR="001C242E" w:rsidRPr="001C242E" w:rsidRDefault="001C242E" w:rsidP="00914DBC">
      <w:pPr>
        <w:pStyle w:val="ListParagraph"/>
        <w:numPr>
          <w:ilvl w:val="0"/>
          <w:numId w:val="30"/>
        </w:numPr>
        <w:spacing w:before="0" w:after="0"/>
        <w:rPr>
          <w:rFonts w:cs="Calibri"/>
          <w:color w:val="auto"/>
          <w:sz w:val="16"/>
          <w:szCs w:val="16"/>
        </w:rPr>
      </w:pPr>
      <w:r w:rsidRPr="001C242E">
        <w:rPr>
          <w:rFonts w:cs="Calibri"/>
          <w:color w:val="000000"/>
          <w:sz w:val="16"/>
          <w:szCs w:val="16"/>
        </w:rPr>
        <w:t>CWBSB-431 - Prepare Standard File Upload Component Demo</w:t>
      </w:r>
    </w:p>
    <w:p w14:paraId="7B4C71A7" w14:textId="1EF7644C" w:rsidR="001C242E" w:rsidRPr="001C242E" w:rsidRDefault="001C242E" w:rsidP="00914DBC">
      <w:pPr>
        <w:pStyle w:val="ListParagraph"/>
        <w:numPr>
          <w:ilvl w:val="1"/>
          <w:numId w:val="30"/>
        </w:numPr>
        <w:spacing w:before="0" w:after="0"/>
        <w:rPr>
          <w:rFonts w:cs="Calibri"/>
          <w:color w:val="auto"/>
          <w:sz w:val="16"/>
          <w:szCs w:val="16"/>
        </w:rPr>
      </w:pPr>
      <w:r w:rsidRPr="001C242E">
        <w:rPr>
          <w:rFonts w:cs="Calibri"/>
          <w:color w:val="auto"/>
          <w:sz w:val="16"/>
          <w:szCs w:val="16"/>
        </w:rPr>
        <w:t xml:space="preserve">Dev is in the process of removing customization that was </w:t>
      </w:r>
      <w:r w:rsidR="003F67DC" w:rsidRPr="001C242E">
        <w:rPr>
          <w:rFonts w:cs="Calibri"/>
          <w:color w:val="auto"/>
          <w:sz w:val="16"/>
          <w:szCs w:val="16"/>
        </w:rPr>
        <w:t>implemented</w:t>
      </w:r>
      <w:r w:rsidRPr="001C242E">
        <w:rPr>
          <w:rFonts w:cs="Calibri"/>
          <w:color w:val="auto"/>
          <w:sz w:val="16"/>
          <w:szCs w:val="16"/>
        </w:rPr>
        <w:t xml:space="preserve"> for file upload </w:t>
      </w:r>
      <w:r w:rsidR="003F67DC" w:rsidRPr="001C242E">
        <w:rPr>
          <w:rFonts w:cs="Calibri"/>
          <w:color w:val="auto"/>
          <w:sz w:val="16"/>
          <w:szCs w:val="16"/>
        </w:rPr>
        <w:t>component</w:t>
      </w:r>
      <w:r w:rsidRPr="001C242E">
        <w:rPr>
          <w:rFonts w:cs="Calibri"/>
          <w:color w:val="auto"/>
          <w:sz w:val="16"/>
          <w:szCs w:val="16"/>
        </w:rPr>
        <w:t xml:space="preserve">, so the team can demo </w:t>
      </w:r>
      <w:r w:rsidR="000301DC">
        <w:rPr>
          <w:rFonts w:cs="Calibri"/>
          <w:color w:val="auto"/>
          <w:sz w:val="16"/>
          <w:szCs w:val="16"/>
        </w:rPr>
        <w:t xml:space="preserve">the out-of-the box (OOB) </w:t>
      </w:r>
      <w:r w:rsidRPr="001C242E">
        <w:rPr>
          <w:rFonts w:cs="Calibri"/>
          <w:color w:val="auto"/>
          <w:sz w:val="16"/>
          <w:szCs w:val="16"/>
        </w:rPr>
        <w:t>functionality to CWB</w:t>
      </w:r>
      <w:r w:rsidR="007907A6">
        <w:rPr>
          <w:rFonts w:cs="Calibri"/>
          <w:color w:val="auto"/>
          <w:sz w:val="16"/>
          <w:szCs w:val="16"/>
        </w:rPr>
        <w:t>.</w:t>
      </w:r>
    </w:p>
    <w:p w14:paraId="0D794FEC" w14:textId="241A1336" w:rsidR="001C242E" w:rsidRPr="001C242E" w:rsidRDefault="001C242E" w:rsidP="001C242E">
      <w:pPr>
        <w:spacing w:before="0" w:after="0"/>
        <w:ind w:left="1224"/>
        <w:rPr>
          <w:rFonts w:ascii="Calibri" w:hAnsi="Calibri" w:cs="Calibri"/>
          <w:sz w:val="16"/>
          <w:szCs w:val="16"/>
        </w:rPr>
      </w:pPr>
      <w:r w:rsidRPr="001C242E">
        <w:rPr>
          <w:rFonts w:ascii="Calibri" w:hAnsi="Calibri" w:cs="Calibri"/>
          <w:b/>
          <w:bCs/>
          <w:sz w:val="16"/>
          <w:szCs w:val="16"/>
          <w:u w:val="single"/>
        </w:rPr>
        <w:t>Impact:</w:t>
      </w:r>
      <w:r w:rsidRPr="001C242E">
        <w:rPr>
          <w:rFonts w:ascii="Calibri" w:hAnsi="Calibri" w:cs="Calibri"/>
          <w:sz w:val="16"/>
          <w:szCs w:val="16"/>
        </w:rPr>
        <w:t xml:space="preserve"> Testing of file upload in ID Scan page</w:t>
      </w:r>
      <w:r w:rsidR="00283DEF">
        <w:rPr>
          <w:rFonts w:ascii="Calibri" w:hAnsi="Calibri" w:cs="Calibri"/>
          <w:sz w:val="16"/>
          <w:szCs w:val="16"/>
        </w:rPr>
        <w:t xml:space="preserve"> in Applicant Small </w:t>
      </w:r>
      <w:r w:rsidR="00D411E1">
        <w:rPr>
          <w:rFonts w:ascii="Calibri" w:hAnsi="Calibri" w:cs="Calibri"/>
          <w:sz w:val="16"/>
          <w:szCs w:val="16"/>
        </w:rPr>
        <w:t xml:space="preserve">Business </w:t>
      </w:r>
      <w:r w:rsidR="00D411E1" w:rsidRPr="001C242E">
        <w:rPr>
          <w:rFonts w:ascii="Calibri" w:hAnsi="Calibri" w:cs="Calibri"/>
          <w:sz w:val="16"/>
          <w:szCs w:val="16"/>
        </w:rPr>
        <w:t>application</w:t>
      </w:r>
      <w:r w:rsidR="00283DEF">
        <w:rPr>
          <w:rFonts w:ascii="Calibri" w:hAnsi="Calibri" w:cs="Calibri"/>
          <w:sz w:val="16"/>
          <w:szCs w:val="16"/>
        </w:rPr>
        <w:t xml:space="preserve"> - </w:t>
      </w:r>
      <w:r w:rsidRPr="001C242E">
        <w:rPr>
          <w:rFonts w:ascii="Calibri" w:hAnsi="Calibri" w:cs="Calibri"/>
          <w:sz w:val="16"/>
          <w:szCs w:val="16"/>
        </w:rPr>
        <w:t xml:space="preserve">might not see custom animated </w:t>
      </w:r>
      <w:r w:rsidR="00D411E1">
        <w:rPr>
          <w:rFonts w:ascii="Calibri" w:hAnsi="Calibri" w:cs="Calibri"/>
          <w:sz w:val="16"/>
          <w:szCs w:val="16"/>
        </w:rPr>
        <w:t>s</w:t>
      </w:r>
      <w:r w:rsidRPr="001C242E">
        <w:rPr>
          <w:rFonts w:ascii="Calibri" w:hAnsi="Calibri" w:cs="Calibri"/>
          <w:sz w:val="16"/>
          <w:szCs w:val="16"/>
        </w:rPr>
        <w:t xml:space="preserve">hards and </w:t>
      </w:r>
      <w:r w:rsidR="003F67DC" w:rsidRPr="001C242E">
        <w:rPr>
          <w:rFonts w:ascii="Calibri" w:hAnsi="Calibri" w:cs="Calibri"/>
          <w:sz w:val="16"/>
          <w:szCs w:val="16"/>
        </w:rPr>
        <w:t>customized</w:t>
      </w:r>
      <w:r w:rsidRPr="001C242E">
        <w:rPr>
          <w:rFonts w:ascii="Calibri" w:hAnsi="Calibri" w:cs="Calibri"/>
          <w:sz w:val="16"/>
          <w:szCs w:val="16"/>
        </w:rPr>
        <w:t xml:space="preserve"> error message</w:t>
      </w:r>
      <w:r w:rsidR="00283DEF">
        <w:rPr>
          <w:rFonts w:ascii="Calibri" w:hAnsi="Calibri" w:cs="Calibri"/>
          <w:sz w:val="16"/>
          <w:szCs w:val="16"/>
        </w:rPr>
        <w:t xml:space="preserve"> (Different experience than seen Personal DCO, Motive and Authorized Signer forms)</w:t>
      </w:r>
    </w:p>
    <w:p w14:paraId="78EC6311" w14:textId="77777777" w:rsidR="001C242E" w:rsidRPr="001C242E" w:rsidRDefault="001C242E" w:rsidP="001C242E">
      <w:pPr>
        <w:pStyle w:val="ListParagraph"/>
        <w:numPr>
          <w:ilvl w:val="0"/>
          <w:numId w:val="0"/>
        </w:numPr>
        <w:spacing w:before="0" w:after="0"/>
        <w:ind w:left="1584"/>
        <w:rPr>
          <w:rFonts w:cs="Calibri"/>
          <w:color w:val="auto"/>
          <w:sz w:val="16"/>
          <w:szCs w:val="16"/>
        </w:rPr>
      </w:pPr>
    </w:p>
    <w:p w14:paraId="61128D47" w14:textId="77777777" w:rsidR="001C242E" w:rsidRDefault="001C242E" w:rsidP="001C242E">
      <w:pPr>
        <w:pStyle w:val="ListParagraph"/>
        <w:numPr>
          <w:ilvl w:val="0"/>
          <w:numId w:val="0"/>
        </w:numPr>
        <w:spacing w:before="0" w:after="0"/>
        <w:ind w:left="1152"/>
        <w:rPr>
          <w:rFonts w:cs="Calibri"/>
          <w:color w:val="auto"/>
          <w:sz w:val="16"/>
          <w:szCs w:val="16"/>
        </w:rPr>
      </w:pPr>
    </w:p>
    <w:p w14:paraId="41006BAD" w14:textId="1235EAF2" w:rsidR="00706CE4" w:rsidRPr="00706CE4" w:rsidRDefault="00C701CB" w:rsidP="00914DBC">
      <w:pPr>
        <w:pStyle w:val="ListParagraph"/>
        <w:numPr>
          <w:ilvl w:val="0"/>
          <w:numId w:val="30"/>
        </w:numPr>
        <w:spacing w:before="0" w:after="0"/>
        <w:rPr>
          <w:rFonts w:cs="Calibri"/>
          <w:color w:val="auto"/>
          <w:sz w:val="16"/>
          <w:szCs w:val="16"/>
        </w:rPr>
      </w:pPr>
      <w:r w:rsidRPr="00706CE4">
        <w:rPr>
          <w:rFonts w:cs="Calibri"/>
          <w:color w:val="auto"/>
          <w:sz w:val="16"/>
          <w:szCs w:val="16"/>
        </w:rPr>
        <w:t>CWBSB-444 -Home address and Previous Home address returning- 2 PO boxes results when NO PO box address should be returned.</w:t>
      </w:r>
      <w:r w:rsidRPr="00706CE4">
        <w:rPr>
          <w:rFonts w:cs="Calibri"/>
          <w:color w:val="auto"/>
          <w:sz w:val="16"/>
          <w:szCs w:val="16"/>
        </w:rPr>
        <w:br/>
      </w:r>
      <w:r w:rsidRPr="00706CE4">
        <w:rPr>
          <w:rFonts w:cs="Calibri"/>
          <w:b/>
          <w:bCs/>
          <w:color w:val="auto"/>
          <w:sz w:val="16"/>
          <w:szCs w:val="16"/>
          <w:u w:val="single"/>
        </w:rPr>
        <w:t>Impact:</w:t>
      </w:r>
      <w:r w:rsidRPr="00706CE4">
        <w:rPr>
          <w:rFonts w:cs="Calibri"/>
          <w:color w:val="auto"/>
          <w:sz w:val="16"/>
          <w:szCs w:val="16"/>
        </w:rPr>
        <w:t xml:space="preserve"> Name &amp; Address Page for both Applicant and Authorized Signer</w:t>
      </w:r>
      <w:r w:rsidR="002631B0" w:rsidRPr="00706CE4">
        <w:rPr>
          <w:rFonts w:cs="Calibri"/>
          <w:color w:val="auto"/>
          <w:sz w:val="16"/>
          <w:szCs w:val="16"/>
        </w:rPr>
        <w:t>, where user can search PO box and see 2 results and select it – this might cause in Create Customer issue in T24 (For this Sprint there are no T24 integration)</w:t>
      </w:r>
    </w:p>
    <w:p w14:paraId="347DB538" w14:textId="1D8AD485" w:rsidR="002631B0" w:rsidRPr="00706CE4" w:rsidRDefault="002631B0" w:rsidP="002631B0">
      <w:pPr>
        <w:pStyle w:val="ListParagraph"/>
        <w:numPr>
          <w:ilvl w:val="0"/>
          <w:numId w:val="0"/>
        </w:numPr>
        <w:spacing w:before="0" w:after="0"/>
        <w:ind w:left="1152"/>
        <w:rPr>
          <w:rFonts w:cs="Calibri"/>
          <w:color w:val="auto"/>
          <w:sz w:val="16"/>
          <w:szCs w:val="16"/>
        </w:rPr>
      </w:pPr>
      <w:r w:rsidRPr="00706CE4">
        <w:rPr>
          <w:rFonts w:cs="Calibri"/>
          <w:color w:val="auto"/>
          <w:sz w:val="16"/>
          <w:szCs w:val="16"/>
        </w:rPr>
        <w:t xml:space="preserve">Note: </w:t>
      </w:r>
      <w:r w:rsidRPr="00706CE4">
        <w:rPr>
          <w:rFonts w:cs="Calibri"/>
          <w:color w:val="auto"/>
          <w:sz w:val="16"/>
          <w:szCs w:val="16"/>
        </w:rPr>
        <w:tab/>
        <w:t xml:space="preserve">This issue is also in Personal DCO form </w:t>
      </w:r>
    </w:p>
    <w:p w14:paraId="7207C69C" w14:textId="2F5B35C6" w:rsidR="00706CE4" w:rsidRPr="00706CE4" w:rsidRDefault="00706CE4" w:rsidP="002631B0">
      <w:pPr>
        <w:pStyle w:val="ListParagraph"/>
        <w:numPr>
          <w:ilvl w:val="0"/>
          <w:numId w:val="0"/>
        </w:numPr>
        <w:spacing w:before="0" w:after="0"/>
        <w:ind w:left="1152"/>
        <w:rPr>
          <w:rFonts w:cs="Calibri"/>
          <w:color w:val="auto"/>
          <w:sz w:val="16"/>
          <w:szCs w:val="16"/>
        </w:rPr>
      </w:pPr>
    </w:p>
    <w:p w14:paraId="592AC45F" w14:textId="3292A08A" w:rsidR="00706CE4" w:rsidRPr="00706CE4" w:rsidRDefault="00706CE4" w:rsidP="00914DBC">
      <w:pPr>
        <w:pStyle w:val="ListParagraph"/>
        <w:numPr>
          <w:ilvl w:val="0"/>
          <w:numId w:val="30"/>
        </w:numPr>
        <w:spacing w:before="0" w:after="0"/>
        <w:rPr>
          <w:rFonts w:cs="Calibri"/>
          <w:color w:val="auto"/>
          <w:sz w:val="16"/>
          <w:szCs w:val="16"/>
        </w:rPr>
      </w:pPr>
      <w:r w:rsidRPr="00706CE4">
        <w:rPr>
          <w:rFonts w:cs="Calibri"/>
          <w:color w:val="auto"/>
          <w:sz w:val="16"/>
          <w:szCs w:val="16"/>
        </w:rPr>
        <w:t>CWBSB-447 – Inline Help Icons needs to be Dark Teal per Figma</w:t>
      </w:r>
      <w:r w:rsidRPr="00706CE4">
        <w:rPr>
          <w:rFonts w:cs="Calibri"/>
          <w:color w:val="auto"/>
          <w:sz w:val="16"/>
          <w:szCs w:val="16"/>
        </w:rPr>
        <w:br/>
      </w:r>
      <w:r w:rsidRPr="00706CE4">
        <w:rPr>
          <w:rFonts w:cs="Calibri"/>
          <w:b/>
          <w:bCs/>
          <w:color w:val="auto"/>
          <w:sz w:val="16"/>
          <w:szCs w:val="16"/>
          <w:u w:val="single"/>
        </w:rPr>
        <w:t>Impact:</w:t>
      </w:r>
      <w:r w:rsidRPr="00706CE4">
        <w:rPr>
          <w:rFonts w:cs="Calibri"/>
          <w:color w:val="auto"/>
          <w:sz w:val="16"/>
          <w:szCs w:val="16"/>
        </w:rPr>
        <w:t xml:space="preserve"> All Authorized Signe pages that has Inline Help Icon</w:t>
      </w:r>
    </w:p>
    <w:p w14:paraId="73040E22" w14:textId="77777777" w:rsidR="00C701CB" w:rsidRPr="00706CE4" w:rsidRDefault="00C701CB" w:rsidP="00706CE4">
      <w:pPr>
        <w:spacing w:before="0" w:after="0"/>
        <w:rPr>
          <w:rFonts w:cs="Calibri"/>
          <w:sz w:val="16"/>
          <w:szCs w:val="16"/>
        </w:rPr>
      </w:pPr>
    </w:p>
    <w:p w14:paraId="061528C5" w14:textId="77777777" w:rsidR="005632A2" w:rsidRPr="005632A2" w:rsidRDefault="005632A2" w:rsidP="005632A2">
      <w:pPr>
        <w:pStyle w:val="ListParagraph"/>
        <w:numPr>
          <w:ilvl w:val="0"/>
          <w:numId w:val="0"/>
        </w:numPr>
        <w:spacing w:before="0" w:after="0"/>
        <w:ind w:left="1152"/>
        <w:rPr>
          <w:rFonts w:cs="Calibri"/>
          <w:b/>
          <w:bCs/>
          <w:sz w:val="16"/>
          <w:szCs w:val="16"/>
        </w:rPr>
      </w:pPr>
    </w:p>
    <w:p w14:paraId="1DFF6F02" w14:textId="5E2F21F6" w:rsidR="002A6C40" w:rsidRPr="002A6C40" w:rsidRDefault="002A6C40" w:rsidP="00E93EEB">
      <w:pPr>
        <w:pStyle w:val="ListParagraph"/>
        <w:numPr>
          <w:ilvl w:val="0"/>
          <w:numId w:val="13"/>
        </w:numPr>
        <w:spacing w:before="0" w:after="0"/>
        <w:rPr>
          <w:rFonts w:cs="Calibri"/>
          <w:b/>
          <w:bCs/>
          <w:sz w:val="16"/>
          <w:szCs w:val="16"/>
        </w:rPr>
      </w:pPr>
      <w:r w:rsidRPr="00554257">
        <w:rPr>
          <w:rFonts w:cs="Calibri"/>
          <w:sz w:val="16"/>
          <w:szCs w:val="16"/>
        </w:rPr>
        <w:t>Please see</w:t>
      </w:r>
      <w:r w:rsidRPr="00554257">
        <w:rPr>
          <w:rFonts w:cs="Calibri"/>
          <w:sz w:val="16"/>
          <w:szCs w:val="16"/>
          <w:u w:val="single"/>
        </w:rPr>
        <w:t xml:space="preserve"> </w:t>
      </w:r>
      <w:r w:rsidRPr="00554257">
        <w:rPr>
          <w:rStyle w:val="BoldBlueLight"/>
          <w:rFonts w:ascii="Calibri" w:hAnsi="Calibri" w:cs="Calibri"/>
          <w:color w:val="auto"/>
          <w:sz w:val="16"/>
          <w:szCs w:val="16"/>
          <w:u w:val="single"/>
        </w:rPr>
        <w:t>Outstanding/Known Issues, Comments, Notes column in 3.</w:t>
      </w:r>
      <w:r w:rsidR="0058149E">
        <w:rPr>
          <w:rStyle w:val="BoldBlueLight"/>
          <w:rFonts w:ascii="Calibri" w:hAnsi="Calibri" w:cs="Calibri"/>
          <w:color w:val="auto"/>
          <w:sz w:val="16"/>
          <w:szCs w:val="16"/>
          <w:u w:val="single"/>
        </w:rPr>
        <w:t>5</w:t>
      </w:r>
      <w:r w:rsidRPr="002A6C40">
        <w:rPr>
          <w:rStyle w:val="BoldBlueLight"/>
          <w:rFonts w:ascii="Calibri" w:hAnsi="Calibri" w:cs="Calibri"/>
          <w:b w:val="0"/>
          <w:bCs w:val="0"/>
          <w:color w:val="auto"/>
          <w:sz w:val="16"/>
          <w:szCs w:val="16"/>
        </w:rPr>
        <w:t xml:space="preserve"> for specific Known Issues/Notes associated to each Testable Story.</w:t>
      </w:r>
    </w:p>
    <w:p w14:paraId="61FE0C8E" w14:textId="19CAB37B" w:rsidR="00C66294" w:rsidRDefault="00C66294" w:rsidP="00C66294">
      <w:pPr>
        <w:pStyle w:val="Heading2"/>
      </w:pPr>
      <w:bookmarkStart w:id="40" w:name="_Toc63232508"/>
      <w:r w:rsidRPr="00C66294">
        <w:t>Pages or Components in Application that are Still Under</w:t>
      </w:r>
      <w:r w:rsidR="00C540A5">
        <w:t xml:space="preserve"> Development</w:t>
      </w:r>
      <w:r w:rsidR="00002787">
        <w:t xml:space="preserve"> (PLEASE READ as contain information that assist with Testing &amp; Navigation)</w:t>
      </w:r>
      <w:bookmarkEnd w:id="40"/>
    </w:p>
    <w:p w14:paraId="50D22808" w14:textId="7F251FA8" w:rsidR="00BB5D2E" w:rsidRPr="00BB5D2E" w:rsidRDefault="00BB5D2E" w:rsidP="00E93EEB">
      <w:pPr>
        <w:pStyle w:val="ListParagraph"/>
        <w:numPr>
          <w:ilvl w:val="0"/>
          <w:numId w:val="13"/>
        </w:numPr>
        <w:spacing w:before="0" w:after="0"/>
        <w:ind w:hanging="357"/>
        <w:rPr>
          <w:rFonts w:cs="Calibri"/>
          <w:sz w:val="16"/>
          <w:szCs w:val="16"/>
        </w:rPr>
      </w:pPr>
      <w:r w:rsidRPr="009B4561">
        <w:rPr>
          <w:rFonts w:cs="Calibri"/>
          <w:b/>
          <w:bCs/>
          <w:sz w:val="16"/>
          <w:szCs w:val="16"/>
        </w:rPr>
        <w:t>Step Title &amp; Progress Bar</w:t>
      </w:r>
      <w:r w:rsidR="00DE5A52">
        <w:rPr>
          <w:rFonts w:cs="Calibri"/>
          <w:b/>
          <w:bCs/>
          <w:sz w:val="16"/>
          <w:szCs w:val="16"/>
        </w:rPr>
        <w:t xml:space="preserve"> for </w:t>
      </w:r>
      <w:r w:rsidR="00C45344">
        <w:rPr>
          <w:rFonts w:cs="Calibri"/>
          <w:b/>
          <w:bCs/>
          <w:sz w:val="16"/>
          <w:szCs w:val="16"/>
          <w:u w:val="single"/>
        </w:rPr>
        <w:t>BOTH</w:t>
      </w:r>
      <w:r w:rsidR="00DE5A52">
        <w:rPr>
          <w:rFonts w:cs="Calibri"/>
          <w:b/>
          <w:bCs/>
          <w:sz w:val="16"/>
          <w:szCs w:val="16"/>
        </w:rPr>
        <w:t xml:space="preserve"> Applicant &amp; Authorized Signer</w:t>
      </w:r>
      <w:r w:rsidR="00C45344">
        <w:rPr>
          <w:rFonts w:cs="Calibri"/>
          <w:b/>
          <w:bCs/>
          <w:sz w:val="16"/>
          <w:szCs w:val="16"/>
        </w:rPr>
        <w:t xml:space="preserve"> pages</w:t>
      </w:r>
      <w:r w:rsidRPr="009B4561">
        <w:rPr>
          <w:rFonts w:cs="Calibri"/>
          <w:b/>
          <w:bCs/>
          <w:sz w:val="16"/>
          <w:szCs w:val="16"/>
        </w:rPr>
        <w:t xml:space="preserve"> - is NOT ready</w:t>
      </w:r>
      <w:r>
        <w:rPr>
          <w:rFonts w:cs="Calibri"/>
          <w:sz w:val="16"/>
          <w:szCs w:val="16"/>
        </w:rPr>
        <w:t xml:space="preserve"> </w:t>
      </w:r>
      <w:r w:rsidRPr="00BB5D2E">
        <w:rPr>
          <w:rFonts w:cs="Calibri"/>
          <w:b/>
          <w:bCs/>
          <w:sz w:val="16"/>
          <w:szCs w:val="16"/>
        </w:rPr>
        <w:t>and</w:t>
      </w:r>
      <w:r>
        <w:rPr>
          <w:rFonts w:cs="Calibri"/>
          <w:sz w:val="16"/>
          <w:szCs w:val="16"/>
        </w:rPr>
        <w:t xml:space="preserve"> </w:t>
      </w:r>
      <w:r w:rsidRPr="009B4561">
        <w:rPr>
          <w:rFonts w:cs="Calibri"/>
          <w:b/>
          <w:bCs/>
          <w:sz w:val="16"/>
          <w:szCs w:val="16"/>
        </w:rPr>
        <w:t>have not been fully tested by Temenos</w:t>
      </w:r>
      <w:r>
        <w:rPr>
          <w:rFonts w:cs="Calibri"/>
          <w:b/>
          <w:bCs/>
          <w:sz w:val="16"/>
          <w:szCs w:val="16"/>
        </w:rPr>
        <w:t xml:space="preserve"> </w:t>
      </w:r>
      <w:r w:rsidR="00554257">
        <w:rPr>
          <w:rFonts w:cs="Calibri"/>
          <w:b/>
          <w:bCs/>
          <w:sz w:val="16"/>
          <w:szCs w:val="16"/>
        </w:rPr>
        <w:t>QA.</w:t>
      </w:r>
    </w:p>
    <w:p w14:paraId="71C55741" w14:textId="77777777" w:rsidR="00BB5D2E" w:rsidRDefault="009B4561" w:rsidP="00E93EEB">
      <w:pPr>
        <w:pStyle w:val="ListParagraph"/>
        <w:numPr>
          <w:ilvl w:val="1"/>
          <w:numId w:val="13"/>
        </w:numPr>
        <w:spacing w:before="0" w:after="0"/>
        <w:rPr>
          <w:rFonts w:cs="Calibri"/>
          <w:sz w:val="16"/>
          <w:szCs w:val="16"/>
        </w:rPr>
      </w:pPr>
      <w:r w:rsidRPr="00BB5D2E">
        <w:rPr>
          <w:rFonts w:cs="Calibri"/>
          <w:sz w:val="16"/>
          <w:szCs w:val="16"/>
        </w:rPr>
        <w:t xml:space="preserve">Step# Title of each page might not have the correct numbering and sequencing as this component is still being finalized.  </w:t>
      </w:r>
    </w:p>
    <w:p w14:paraId="07312FEB" w14:textId="1CBE29DF" w:rsidR="009B4561" w:rsidRDefault="009B4561" w:rsidP="00E93EEB">
      <w:pPr>
        <w:pStyle w:val="ListParagraph"/>
        <w:numPr>
          <w:ilvl w:val="1"/>
          <w:numId w:val="13"/>
        </w:numPr>
        <w:spacing w:before="0" w:after="0"/>
        <w:rPr>
          <w:rFonts w:cs="Calibri"/>
          <w:sz w:val="16"/>
          <w:szCs w:val="16"/>
        </w:rPr>
      </w:pPr>
      <w:r w:rsidRPr="00BB5D2E">
        <w:rPr>
          <w:rFonts w:cs="Calibri"/>
          <w:sz w:val="16"/>
          <w:szCs w:val="16"/>
        </w:rPr>
        <w:t xml:space="preserve">The incrementation of the progress bar at the top might not function per expected as this component is still being finalized.  </w:t>
      </w:r>
      <w:r w:rsidR="00BB5D2E">
        <w:rPr>
          <w:rFonts w:cs="Calibri"/>
          <w:sz w:val="16"/>
          <w:szCs w:val="16"/>
        </w:rPr>
        <w:br/>
      </w:r>
    </w:p>
    <w:p w14:paraId="11FF4FAE" w14:textId="7C57C4CB" w:rsidR="00382564" w:rsidRPr="00382564" w:rsidRDefault="00DE5A52" w:rsidP="00E93EEB">
      <w:pPr>
        <w:pStyle w:val="ListParagraph"/>
        <w:numPr>
          <w:ilvl w:val="0"/>
          <w:numId w:val="13"/>
        </w:numPr>
        <w:spacing w:before="0" w:after="160" w:line="259" w:lineRule="auto"/>
        <w:contextualSpacing/>
        <w:rPr>
          <w:b/>
          <w:bCs/>
          <w:sz w:val="16"/>
          <w:szCs w:val="16"/>
        </w:rPr>
      </w:pPr>
      <w:r>
        <w:rPr>
          <w:b/>
          <w:bCs/>
          <w:sz w:val="16"/>
          <w:szCs w:val="16"/>
        </w:rPr>
        <w:t xml:space="preserve">Applicant </w:t>
      </w:r>
      <w:r w:rsidR="00382564" w:rsidRPr="00382564">
        <w:rPr>
          <w:b/>
          <w:bCs/>
          <w:sz w:val="16"/>
          <w:szCs w:val="16"/>
        </w:rPr>
        <w:t xml:space="preserve">Existing Customer Check Page </w:t>
      </w:r>
    </w:p>
    <w:p w14:paraId="165BC919" w14:textId="75A03AE9" w:rsidR="00DE5A52" w:rsidRDefault="00382564" w:rsidP="00E93EEB">
      <w:pPr>
        <w:pStyle w:val="ListParagraph"/>
        <w:numPr>
          <w:ilvl w:val="1"/>
          <w:numId w:val="13"/>
        </w:numPr>
        <w:spacing w:before="0" w:after="160" w:line="259" w:lineRule="auto"/>
        <w:contextualSpacing/>
        <w:rPr>
          <w:sz w:val="16"/>
          <w:szCs w:val="16"/>
        </w:rPr>
      </w:pPr>
      <w:r w:rsidRPr="00BB5D2E">
        <w:rPr>
          <w:sz w:val="16"/>
          <w:szCs w:val="16"/>
        </w:rPr>
        <w:t>User will need to progress through this page to access other pages that are ready for CWB to test in this sprint</w:t>
      </w:r>
      <w:r w:rsidR="00F21548">
        <w:rPr>
          <w:sz w:val="16"/>
          <w:szCs w:val="16"/>
        </w:rPr>
        <w:t>.</w:t>
      </w:r>
    </w:p>
    <w:p w14:paraId="47A0AC8C" w14:textId="14E6C22F" w:rsidR="00382564" w:rsidRPr="00D43652" w:rsidRDefault="00DE5A52" w:rsidP="00E93EEB">
      <w:pPr>
        <w:pStyle w:val="ListParagraph"/>
        <w:numPr>
          <w:ilvl w:val="1"/>
          <w:numId w:val="13"/>
        </w:numPr>
        <w:spacing w:before="0" w:after="160" w:line="259" w:lineRule="auto"/>
        <w:contextualSpacing/>
        <w:rPr>
          <w:rFonts w:cs="Calibri"/>
          <w:sz w:val="16"/>
          <w:szCs w:val="16"/>
        </w:rPr>
      </w:pPr>
      <w:r w:rsidRPr="00D43652">
        <w:rPr>
          <w:rFonts w:cs="Calibri"/>
          <w:sz w:val="16"/>
          <w:szCs w:val="16"/>
        </w:rPr>
        <w:t xml:space="preserve">The details </w:t>
      </w:r>
      <w:r w:rsidR="00C45344" w:rsidRPr="00D43652">
        <w:rPr>
          <w:rFonts w:cs="Calibri"/>
          <w:sz w:val="16"/>
          <w:szCs w:val="16"/>
        </w:rPr>
        <w:t xml:space="preserve">for </w:t>
      </w:r>
      <w:r w:rsidRPr="00D43652">
        <w:rPr>
          <w:rFonts w:cs="Calibri"/>
          <w:sz w:val="16"/>
          <w:szCs w:val="16"/>
        </w:rPr>
        <w:t xml:space="preserve">this page </w:t>
      </w:r>
      <w:r w:rsidR="00A5358E">
        <w:rPr>
          <w:rFonts w:cs="Calibri"/>
          <w:sz w:val="16"/>
          <w:szCs w:val="16"/>
        </w:rPr>
        <w:t>are</w:t>
      </w:r>
      <w:r w:rsidRPr="00D43652">
        <w:rPr>
          <w:rFonts w:cs="Calibri"/>
          <w:sz w:val="16"/>
          <w:szCs w:val="16"/>
        </w:rPr>
        <w:t xml:space="preserve"> still being finalized – will be address</w:t>
      </w:r>
      <w:r w:rsidR="009258AF">
        <w:rPr>
          <w:rFonts w:cs="Calibri"/>
          <w:sz w:val="16"/>
          <w:szCs w:val="16"/>
        </w:rPr>
        <w:t xml:space="preserve">ed </w:t>
      </w:r>
      <w:r w:rsidR="00D43652" w:rsidRPr="00D43652">
        <w:rPr>
          <w:rFonts w:cs="Calibri"/>
          <w:sz w:val="16"/>
          <w:szCs w:val="16"/>
        </w:rPr>
        <w:t xml:space="preserve">in </w:t>
      </w:r>
      <w:r w:rsidR="00D43652" w:rsidRPr="00D43652">
        <w:rPr>
          <w:rFonts w:cs="Calibri"/>
          <w:color w:val="172B4D"/>
          <w:sz w:val="16"/>
          <w:szCs w:val="16"/>
          <w:shd w:val="clear" w:color="auto" w:fill="FFFFFF"/>
        </w:rPr>
        <w:t>of</w:t>
      </w:r>
      <w:r w:rsidR="009258AF">
        <w:rPr>
          <w:rFonts w:cs="Calibri"/>
          <w:color w:val="172B4D"/>
          <w:sz w:val="16"/>
          <w:szCs w:val="16"/>
          <w:shd w:val="clear" w:color="auto" w:fill="FFFFFF"/>
        </w:rPr>
        <w:t xml:space="preserve"> CWBSB-233</w:t>
      </w:r>
      <w:r w:rsidR="007F54E3">
        <w:rPr>
          <w:rFonts w:cs="Calibri"/>
          <w:color w:val="172B4D"/>
          <w:sz w:val="16"/>
          <w:szCs w:val="16"/>
          <w:shd w:val="clear" w:color="auto" w:fill="FFFFFF"/>
        </w:rPr>
        <w:t>.</w:t>
      </w:r>
      <w:r w:rsidR="009258AF">
        <w:rPr>
          <w:rFonts w:cs="Calibri"/>
          <w:color w:val="172B4D"/>
          <w:sz w:val="16"/>
          <w:szCs w:val="16"/>
          <w:shd w:val="clear" w:color="auto" w:fill="FFFFFF"/>
        </w:rPr>
        <w:t xml:space="preserve"> </w:t>
      </w:r>
      <w:r w:rsidR="009258AF" w:rsidRPr="00D43652">
        <w:rPr>
          <w:rFonts w:cs="Calibri"/>
          <w:sz w:val="16"/>
          <w:szCs w:val="16"/>
        </w:rPr>
        <w:t xml:space="preserve"> </w:t>
      </w:r>
    </w:p>
    <w:p w14:paraId="2C88A223" w14:textId="73B453E5" w:rsidR="001C242E" w:rsidRDefault="00382564" w:rsidP="005943E5">
      <w:pPr>
        <w:pStyle w:val="ListParagraph"/>
        <w:numPr>
          <w:ilvl w:val="1"/>
          <w:numId w:val="13"/>
        </w:numPr>
        <w:spacing w:before="0" w:after="160" w:line="259" w:lineRule="auto"/>
        <w:contextualSpacing/>
        <w:rPr>
          <w:sz w:val="16"/>
          <w:szCs w:val="16"/>
        </w:rPr>
      </w:pPr>
      <w:r w:rsidRPr="00BB5D2E">
        <w:rPr>
          <w:sz w:val="16"/>
          <w:szCs w:val="16"/>
        </w:rPr>
        <w:t xml:space="preserve">To pass this page, please </w:t>
      </w:r>
      <w:r>
        <w:rPr>
          <w:sz w:val="16"/>
          <w:szCs w:val="16"/>
        </w:rPr>
        <w:t>Select No and click Next</w:t>
      </w:r>
      <w:r w:rsidR="007F54E3">
        <w:rPr>
          <w:sz w:val="16"/>
          <w:szCs w:val="16"/>
        </w:rPr>
        <w:t>.</w:t>
      </w:r>
    </w:p>
    <w:p w14:paraId="2834F0DC" w14:textId="77777777" w:rsidR="001C242E" w:rsidRDefault="001C242E" w:rsidP="001C242E">
      <w:pPr>
        <w:pStyle w:val="ListParagraph"/>
        <w:numPr>
          <w:ilvl w:val="0"/>
          <w:numId w:val="0"/>
        </w:numPr>
        <w:spacing w:before="0" w:after="160" w:line="259" w:lineRule="auto"/>
        <w:ind w:left="1584"/>
        <w:contextualSpacing/>
        <w:rPr>
          <w:sz w:val="16"/>
          <w:szCs w:val="16"/>
        </w:rPr>
      </w:pPr>
    </w:p>
    <w:p w14:paraId="3C251868" w14:textId="13822971" w:rsidR="00554257" w:rsidRPr="00BB5D2E" w:rsidRDefault="005943E5" w:rsidP="003F67DC">
      <w:pPr>
        <w:pStyle w:val="ListParagraph"/>
        <w:numPr>
          <w:ilvl w:val="0"/>
          <w:numId w:val="13"/>
        </w:numPr>
        <w:spacing w:before="0" w:after="160" w:line="259" w:lineRule="auto"/>
        <w:contextualSpacing/>
        <w:rPr>
          <w:sz w:val="16"/>
          <w:szCs w:val="16"/>
        </w:rPr>
      </w:pPr>
      <w:r>
        <w:rPr>
          <w:b/>
          <w:bCs/>
          <w:sz w:val="16"/>
          <w:szCs w:val="16"/>
        </w:rPr>
        <w:t xml:space="preserve">Applicant </w:t>
      </w:r>
      <w:r w:rsidR="00554257">
        <w:rPr>
          <w:b/>
          <w:bCs/>
          <w:sz w:val="16"/>
          <w:szCs w:val="16"/>
        </w:rPr>
        <w:t>Product Selector</w:t>
      </w:r>
      <w:r w:rsidR="00554257" w:rsidRPr="00BB5D2E">
        <w:rPr>
          <w:b/>
          <w:bCs/>
          <w:sz w:val="16"/>
          <w:szCs w:val="16"/>
        </w:rPr>
        <w:t xml:space="preserve"> Page – is NOT ready and have not been fully tested by Temenos:</w:t>
      </w:r>
    </w:p>
    <w:p w14:paraId="3E54B1B5" w14:textId="7F0A7976" w:rsidR="00554257" w:rsidRPr="00554257" w:rsidRDefault="00554257" w:rsidP="00E93EEB">
      <w:pPr>
        <w:pStyle w:val="ListParagraph"/>
        <w:numPr>
          <w:ilvl w:val="1"/>
          <w:numId w:val="13"/>
        </w:numPr>
        <w:spacing w:before="0" w:after="160" w:line="259" w:lineRule="auto"/>
        <w:contextualSpacing/>
        <w:rPr>
          <w:sz w:val="16"/>
          <w:szCs w:val="16"/>
        </w:rPr>
      </w:pPr>
      <w:r w:rsidRPr="00BB5D2E">
        <w:rPr>
          <w:sz w:val="16"/>
          <w:szCs w:val="16"/>
        </w:rPr>
        <w:t>User will need to progress through this page to access other pages that are ready for CWB to test in this sprint.</w:t>
      </w:r>
    </w:p>
    <w:p w14:paraId="00ABA407" w14:textId="4AA435ED" w:rsidR="00554257" w:rsidRDefault="00554257" w:rsidP="00E93EEB">
      <w:pPr>
        <w:pStyle w:val="ListParagraph"/>
        <w:numPr>
          <w:ilvl w:val="1"/>
          <w:numId w:val="13"/>
        </w:numPr>
        <w:spacing w:before="0" w:after="160" w:line="259" w:lineRule="auto"/>
        <w:contextualSpacing/>
        <w:rPr>
          <w:sz w:val="16"/>
          <w:szCs w:val="16"/>
        </w:rPr>
      </w:pPr>
      <w:r>
        <w:rPr>
          <w:sz w:val="16"/>
          <w:szCs w:val="16"/>
        </w:rPr>
        <w:t xml:space="preserve">Placeholder page – only has 1 </w:t>
      </w:r>
      <w:r w:rsidR="00A325EB">
        <w:rPr>
          <w:sz w:val="16"/>
          <w:szCs w:val="16"/>
        </w:rPr>
        <w:t>product.</w:t>
      </w:r>
      <w:r>
        <w:rPr>
          <w:sz w:val="16"/>
          <w:szCs w:val="16"/>
        </w:rPr>
        <w:t xml:space="preserve"> </w:t>
      </w:r>
    </w:p>
    <w:p w14:paraId="24F6EB4D" w14:textId="78505225" w:rsidR="00554257" w:rsidRPr="001F7552" w:rsidRDefault="009E1B97" w:rsidP="00E93EEB">
      <w:pPr>
        <w:pStyle w:val="ListParagraph"/>
        <w:numPr>
          <w:ilvl w:val="1"/>
          <w:numId w:val="13"/>
        </w:numPr>
        <w:spacing w:before="0" w:after="160" w:line="259" w:lineRule="auto"/>
        <w:contextualSpacing/>
        <w:rPr>
          <w:sz w:val="16"/>
          <w:szCs w:val="16"/>
        </w:rPr>
      </w:pPr>
      <w:r>
        <w:rPr>
          <w:b/>
          <w:bCs/>
          <w:sz w:val="16"/>
          <w:szCs w:val="16"/>
          <w:u w:val="single"/>
        </w:rPr>
        <w:t>PLEASE</w:t>
      </w:r>
      <w:r w:rsidR="00554257" w:rsidRPr="00554257">
        <w:rPr>
          <w:b/>
          <w:bCs/>
          <w:sz w:val="16"/>
          <w:szCs w:val="16"/>
          <w:u w:val="single"/>
        </w:rPr>
        <w:t xml:space="preserve"> READ:</w:t>
      </w:r>
      <w:r w:rsidR="00554257">
        <w:rPr>
          <w:sz w:val="16"/>
          <w:szCs w:val="16"/>
        </w:rPr>
        <w:t xml:space="preserve"> </w:t>
      </w:r>
      <w:r w:rsidR="00554257" w:rsidRPr="00554257">
        <w:rPr>
          <w:sz w:val="16"/>
          <w:szCs w:val="16"/>
        </w:rPr>
        <w:t xml:space="preserve">To pass this page, please </w:t>
      </w:r>
      <w:r w:rsidR="00554257">
        <w:rPr>
          <w:sz w:val="16"/>
          <w:szCs w:val="16"/>
        </w:rPr>
        <w:t xml:space="preserve">select product and </w:t>
      </w:r>
      <w:r w:rsidR="00554257" w:rsidRPr="00002787">
        <w:rPr>
          <w:b/>
          <w:bCs/>
          <w:sz w:val="16"/>
          <w:szCs w:val="16"/>
          <w:u w:val="single"/>
        </w:rPr>
        <w:t>checked you want a Joint account</w:t>
      </w:r>
      <w:r w:rsidR="00554257">
        <w:rPr>
          <w:sz w:val="16"/>
          <w:szCs w:val="16"/>
        </w:rPr>
        <w:t xml:space="preserve">, then the Intend use drop-list will show, so you can select an </w:t>
      </w:r>
      <w:r w:rsidR="001F7552">
        <w:rPr>
          <w:sz w:val="16"/>
          <w:szCs w:val="16"/>
        </w:rPr>
        <w:t>option.</w:t>
      </w:r>
      <w:r w:rsidR="001F7552" w:rsidRPr="001F7552">
        <w:rPr>
          <w:b/>
          <w:bCs/>
          <w:sz w:val="16"/>
          <w:szCs w:val="16"/>
        </w:rPr>
        <w:t xml:space="preserve"> </w:t>
      </w:r>
      <w:r w:rsidR="001F7552" w:rsidRPr="00554257">
        <w:rPr>
          <w:b/>
          <w:bCs/>
          <w:sz w:val="16"/>
          <w:szCs w:val="16"/>
        </w:rPr>
        <w:t>Note:</w:t>
      </w:r>
      <w:r w:rsidR="001F7552">
        <w:rPr>
          <w:sz w:val="16"/>
          <w:szCs w:val="16"/>
        </w:rPr>
        <w:t xml:space="preserve"> If you do not </w:t>
      </w:r>
      <w:r w:rsidR="00002787">
        <w:rPr>
          <w:sz w:val="16"/>
          <w:szCs w:val="16"/>
        </w:rPr>
        <w:t>check</w:t>
      </w:r>
      <w:r w:rsidR="001F7552">
        <w:rPr>
          <w:sz w:val="16"/>
          <w:szCs w:val="16"/>
        </w:rPr>
        <w:t xml:space="preserve"> you want a Joint account – as you process through the application you might see the Generic Error Page</w:t>
      </w:r>
    </w:p>
    <w:p w14:paraId="6D70C061" w14:textId="7192431D" w:rsidR="00554257" w:rsidRDefault="00554257" w:rsidP="001C2C7F">
      <w:pPr>
        <w:pStyle w:val="ListParagraph"/>
        <w:numPr>
          <w:ilvl w:val="0"/>
          <w:numId w:val="0"/>
        </w:numPr>
        <w:spacing w:before="0" w:after="160" w:line="259" w:lineRule="auto"/>
        <w:ind w:left="1584"/>
        <w:contextualSpacing/>
        <w:rPr>
          <w:sz w:val="16"/>
          <w:szCs w:val="16"/>
        </w:rPr>
      </w:pPr>
      <w:r>
        <w:rPr>
          <w:sz w:val="16"/>
          <w:szCs w:val="16"/>
        </w:rPr>
        <w:t>Click on Next and See Joint Modal page not in correct</w:t>
      </w:r>
      <w:r w:rsidR="002D71A7">
        <w:rPr>
          <w:sz w:val="16"/>
          <w:szCs w:val="16"/>
        </w:rPr>
        <w:t xml:space="preserve"> s</w:t>
      </w:r>
      <w:r>
        <w:rPr>
          <w:sz w:val="16"/>
          <w:szCs w:val="16"/>
        </w:rPr>
        <w:t>tyle, pleas</w:t>
      </w:r>
      <w:r w:rsidR="001F7552">
        <w:rPr>
          <w:sz w:val="16"/>
          <w:szCs w:val="16"/>
        </w:rPr>
        <w:t>e</w:t>
      </w:r>
      <w:r>
        <w:rPr>
          <w:sz w:val="16"/>
          <w:szCs w:val="16"/>
        </w:rPr>
        <w:t xml:space="preserve"> click Yes to continue.</w:t>
      </w:r>
    </w:p>
    <w:p w14:paraId="132592AB" w14:textId="23786996" w:rsidR="00946CEC" w:rsidRDefault="00946CEC" w:rsidP="001C2C7F">
      <w:pPr>
        <w:pStyle w:val="ListParagraph"/>
        <w:numPr>
          <w:ilvl w:val="0"/>
          <w:numId w:val="0"/>
        </w:numPr>
        <w:spacing w:before="0" w:after="160" w:line="259" w:lineRule="auto"/>
        <w:ind w:left="1584"/>
        <w:contextualSpacing/>
        <w:rPr>
          <w:sz w:val="16"/>
          <w:szCs w:val="16"/>
        </w:rPr>
      </w:pPr>
    </w:p>
    <w:p w14:paraId="75F56068" w14:textId="38A2538D" w:rsidR="00C77AF9" w:rsidRPr="00BB5D2E" w:rsidRDefault="00C77AF9" w:rsidP="00C77AF9">
      <w:pPr>
        <w:pStyle w:val="ListParagraph"/>
        <w:numPr>
          <w:ilvl w:val="0"/>
          <w:numId w:val="13"/>
        </w:numPr>
        <w:spacing w:before="0" w:after="160" w:line="259" w:lineRule="auto"/>
        <w:contextualSpacing/>
        <w:rPr>
          <w:sz w:val="16"/>
          <w:szCs w:val="16"/>
        </w:rPr>
      </w:pPr>
      <w:r w:rsidRPr="00946CEC">
        <w:rPr>
          <w:b/>
          <w:bCs/>
          <w:sz w:val="16"/>
          <w:szCs w:val="16"/>
        </w:rPr>
        <w:t xml:space="preserve">Applicant </w:t>
      </w:r>
      <w:r w:rsidRPr="00C77AF9">
        <w:rPr>
          <w:b/>
          <w:bCs/>
          <w:sz w:val="16"/>
          <w:szCs w:val="16"/>
        </w:rPr>
        <w:t>Owners, Directors and Signers</w:t>
      </w:r>
      <w:r w:rsidRPr="00BB5D2E">
        <w:rPr>
          <w:b/>
          <w:bCs/>
          <w:sz w:val="16"/>
          <w:szCs w:val="16"/>
        </w:rPr>
        <w:t xml:space="preserve"> – is NOT ready and have not been fully tested by Temenos:</w:t>
      </w:r>
    </w:p>
    <w:p w14:paraId="61807861" w14:textId="1CDD6CB6" w:rsidR="00C77AF9" w:rsidRDefault="00C77AF9" w:rsidP="00C77AF9">
      <w:pPr>
        <w:pStyle w:val="ListParagraph"/>
        <w:numPr>
          <w:ilvl w:val="1"/>
          <w:numId w:val="13"/>
        </w:numPr>
        <w:spacing w:before="0" w:after="160" w:line="259" w:lineRule="auto"/>
        <w:contextualSpacing/>
        <w:rPr>
          <w:sz w:val="16"/>
          <w:szCs w:val="16"/>
        </w:rPr>
      </w:pPr>
      <w:r w:rsidRPr="00BB5D2E">
        <w:rPr>
          <w:sz w:val="16"/>
          <w:szCs w:val="16"/>
        </w:rPr>
        <w:t>User will need to progress through this page to access other pages that are ready for CWB to test in this sprint</w:t>
      </w:r>
      <w:r w:rsidR="00F21548">
        <w:rPr>
          <w:sz w:val="16"/>
          <w:szCs w:val="16"/>
        </w:rPr>
        <w:t>.</w:t>
      </w:r>
    </w:p>
    <w:p w14:paraId="4C5185D5" w14:textId="51DA0AE8" w:rsidR="00C77AF9" w:rsidRDefault="00C77AF9" w:rsidP="00C77AF9">
      <w:pPr>
        <w:pStyle w:val="ListParagraph"/>
        <w:numPr>
          <w:ilvl w:val="1"/>
          <w:numId w:val="13"/>
        </w:numPr>
        <w:spacing w:before="0" w:after="160" w:line="259" w:lineRule="auto"/>
        <w:contextualSpacing/>
        <w:rPr>
          <w:sz w:val="16"/>
          <w:szCs w:val="16"/>
        </w:rPr>
      </w:pPr>
      <w:r w:rsidRPr="00D43652">
        <w:rPr>
          <w:rFonts w:cs="Calibri"/>
          <w:sz w:val="16"/>
          <w:szCs w:val="16"/>
        </w:rPr>
        <w:t xml:space="preserve">The details for this page </w:t>
      </w:r>
      <w:r w:rsidR="00A5358E">
        <w:rPr>
          <w:rFonts w:cs="Calibri"/>
          <w:sz w:val="16"/>
          <w:szCs w:val="16"/>
        </w:rPr>
        <w:t>are</w:t>
      </w:r>
      <w:r w:rsidRPr="00D43652">
        <w:rPr>
          <w:rFonts w:cs="Calibri"/>
          <w:sz w:val="16"/>
          <w:szCs w:val="16"/>
        </w:rPr>
        <w:t xml:space="preserve"> still being finalized</w:t>
      </w:r>
      <w:r w:rsidR="00A5358E">
        <w:rPr>
          <w:rFonts w:cs="Calibri"/>
          <w:sz w:val="16"/>
          <w:szCs w:val="16"/>
        </w:rPr>
        <w:t>.</w:t>
      </w:r>
      <w:r w:rsidRPr="00D43652">
        <w:rPr>
          <w:rFonts w:cs="Calibri"/>
          <w:sz w:val="16"/>
          <w:szCs w:val="16"/>
        </w:rPr>
        <w:t xml:space="preserve"> </w:t>
      </w:r>
    </w:p>
    <w:p w14:paraId="18971228" w14:textId="6B4FD67F" w:rsidR="00C77AF9" w:rsidRDefault="00C77AF9" w:rsidP="00C77AF9">
      <w:pPr>
        <w:pStyle w:val="ListParagraph"/>
        <w:numPr>
          <w:ilvl w:val="1"/>
          <w:numId w:val="13"/>
        </w:numPr>
        <w:spacing w:before="0" w:after="160" w:line="259" w:lineRule="auto"/>
        <w:contextualSpacing/>
        <w:rPr>
          <w:sz w:val="16"/>
          <w:szCs w:val="16"/>
        </w:rPr>
      </w:pPr>
      <w:r>
        <w:rPr>
          <w:b/>
          <w:bCs/>
          <w:sz w:val="16"/>
          <w:szCs w:val="16"/>
          <w:u w:val="single"/>
        </w:rPr>
        <w:t>PLEASE</w:t>
      </w:r>
      <w:r w:rsidRPr="00554257">
        <w:rPr>
          <w:b/>
          <w:bCs/>
          <w:sz w:val="16"/>
          <w:szCs w:val="16"/>
          <w:u w:val="single"/>
        </w:rPr>
        <w:t xml:space="preserve"> READ:</w:t>
      </w:r>
      <w:r w:rsidRPr="00C77AF9">
        <w:rPr>
          <w:b/>
          <w:bCs/>
          <w:sz w:val="16"/>
          <w:szCs w:val="16"/>
        </w:rPr>
        <w:t xml:space="preserve">  </w:t>
      </w:r>
      <w:r w:rsidRPr="00C77AF9">
        <w:rPr>
          <w:sz w:val="16"/>
          <w:szCs w:val="16"/>
        </w:rPr>
        <w:t>Conditional Page based</w:t>
      </w:r>
      <w:r w:rsidRPr="00C77AF9">
        <w:rPr>
          <w:b/>
          <w:bCs/>
          <w:sz w:val="16"/>
          <w:szCs w:val="16"/>
        </w:rPr>
        <w:t xml:space="preserve"> </w:t>
      </w:r>
      <w:r w:rsidRPr="00C77AF9">
        <w:rPr>
          <w:sz w:val="16"/>
          <w:szCs w:val="16"/>
        </w:rPr>
        <w:t>business type: always show if Corporation or General Partnership; skip if Sole Proprietorship.</w:t>
      </w:r>
    </w:p>
    <w:p w14:paraId="70E4BB19" w14:textId="5F67C59C" w:rsidR="00C77AF9" w:rsidRPr="002516CE" w:rsidRDefault="00C77AF9" w:rsidP="002516CE">
      <w:pPr>
        <w:pStyle w:val="ListParagraph"/>
        <w:numPr>
          <w:ilvl w:val="1"/>
          <w:numId w:val="13"/>
        </w:numPr>
        <w:spacing w:before="0" w:after="160" w:line="259" w:lineRule="auto"/>
        <w:contextualSpacing/>
        <w:rPr>
          <w:rFonts w:cs="Calibri"/>
          <w:b/>
          <w:bCs/>
          <w:sz w:val="16"/>
          <w:szCs w:val="16"/>
          <w:u w:val="single"/>
        </w:rPr>
      </w:pPr>
      <w:r w:rsidRPr="002516CE">
        <w:rPr>
          <w:sz w:val="16"/>
          <w:szCs w:val="16"/>
        </w:rPr>
        <w:t xml:space="preserve">Need </w:t>
      </w:r>
      <w:r w:rsidR="00A5358E">
        <w:rPr>
          <w:sz w:val="16"/>
          <w:szCs w:val="16"/>
        </w:rPr>
        <w:t>to ensure “</w:t>
      </w:r>
      <w:r w:rsidR="002516CE">
        <w:rPr>
          <w:sz w:val="16"/>
          <w:szCs w:val="16"/>
        </w:rPr>
        <w:t xml:space="preserve">Is a </w:t>
      </w:r>
      <w:r w:rsidRPr="002516CE">
        <w:rPr>
          <w:sz w:val="16"/>
          <w:szCs w:val="16"/>
        </w:rPr>
        <w:t>Signer</w:t>
      </w:r>
      <w:r w:rsidR="002516CE">
        <w:rPr>
          <w:sz w:val="16"/>
          <w:szCs w:val="16"/>
        </w:rPr>
        <w:t xml:space="preserve"> checkbox</w:t>
      </w:r>
      <w:r w:rsidR="00A5358E">
        <w:rPr>
          <w:sz w:val="16"/>
          <w:szCs w:val="16"/>
        </w:rPr>
        <w:t>”</w:t>
      </w:r>
      <w:r w:rsidRPr="002516CE">
        <w:rPr>
          <w:sz w:val="16"/>
          <w:szCs w:val="16"/>
        </w:rPr>
        <w:t xml:space="preserve"> = </w:t>
      </w:r>
      <w:r w:rsidR="002516CE">
        <w:rPr>
          <w:sz w:val="16"/>
          <w:szCs w:val="16"/>
        </w:rPr>
        <w:t>checked</w:t>
      </w:r>
      <w:r w:rsidR="002516CE" w:rsidRPr="002516CE">
        <w:rPr>
          <w:sz w:val="16"/>
          <w:szCs w:val="16"/>
        </w:rPr>
        <w:t xml:space="preserve">, </w:t>
      </w:r>
      <w:r w:rsidR="00A5358E" w:rsidRPr="002516CE">
        <w:rPr>
          <w:sz w:val="16"/>
          <w:szCs w:val="16"/>
        </w:rPr>
        <w:t>to</w:t>
      </w:r>
      <w:r w:rsidRPr="002516CE">
        <w:rPr>
          <w:sz w:val="16"/>
          <w:szCs w:val="16"/>
        </w:rPr>
        <w:t xml:space="preserve"> see</w:t>
      </w:r>
      <w:r w:rsidRPr="002516CE">
        <w:rPr>
          <w:b/>
          <w:bCs/>
          <w:sz w:val="16"/>
          <w:szCs w:val="16"/>
          <w:u w:val="single"/>
        </w:rPr>
        <w:t xml:space="preserve"> </w:t>
      </w:r>
      <w:r w:rsidR="002516CE" w:rsidRPr="002516CE">
        <w:rPr>
          <w:rFonts w:cs="Calibri"/>
          <w:sz w:val="16"/>
          <w:szCs w:val="16"/>
        </w:rPr>
        <w:t xml:space="preserve">Await Authorize Signer page if you have completed Owners, Directors and Signers page </w:t>
      </w:r>
    </w:p>
    <w:p w14:paraId="70CCA57B" w14:textId="77777777" w:rsidR="00C77AF9" w:rsidRPr="00C77AF9" w:rsidRDefault="00C77AF9" w:rsidP="00C77AF9">
      <w:pPr>
        <w:pStyle w:val="ListParagraph"/>
        <w:numPr>
          <w:ilvl w:val="0"/>
          <w:numId w:val="0"/>
        </w:numPr>
        <w:spacing w:before="0" w:after="160" w:line="259" w:lineRule="auto"/>
        <w:ind w:left="1152"/>
        <w:contextualSpacing/>
        <w:rPr>
          <w:sz w:val="16"/>
          <w:szCs w:val="16"/>
        </w:rPr>
      </w:pPr>
    </w:p>
    <w:p w14:paraId="2E75D4E8" w14:textId="0D618233" w:rsidR="00946CEC" w:rsidRPr="00BB5D2E" w:rsidRDefault="00946CEC" w:rsidP="00946CEC">
      <w:pPr>
        <w:pStyle w:val="ListParagraph"/>
        <w:numPr>
          <w:ilvl w:val="0"/>
          <w:numId w:val="13"/>
        </w:numPr>
        <w:spacing w:before="0" w:after="160" w:line="259" w:lineRule="auto"/>
        <w:contextualSpacing/>
        <w:rPr>
          <w:sz w:val="16"/>
          <w:szCs w:val="16"/>
        </w:rPr>
      </w:pPr>
      <w:r w:rsidRPr="00946CEC">
        <w:rPr>
          <w:b/>
          <w:bCs/>
          <w:sz w:val="16"/>
          <w:szCs w:val="16"/>
        </w:rPr>
        <w:t>Applicant Disclosures - Tax Residency Page</w:t>
      </w:r>
      <w:r w:rsidRPr="00BB5D2E">
        <w:rPr>
          <w:b/>
          <w:bCs/>
          <w:sz w:val="16"/>
          <w:szCs w:val="16"/>
        </w:rPr>
        <w:t xml:space="preserve"> – is NOT ready and have not been fully tested by Temenos:</w:t>
      </w:r>
    </w:p>
    <w:p w14:paraId="5D77738F" w14:textId="14019C7F" w:rsidR="00946CEC" w:rsidRDefault="00946CEC" w:rsidP="00946CEC">
      <w:pPr>
        <w:pStyle w:val="ListParagraph"/>
        <w:numPr>
          <w:ilvl w:val="1"/>
          <w:numId w:val="13"/>
        </w:numPr>
        <w:spacing w:before="0" w:after="160" w:line="259" w:lineRule="auto"/>
        <w:contextualSpacing/>
        <w:rPr>
          <w:sz w:val="16"/>
          <w:szCs w:val="16"/>
        </w:rPr>
      </w:pPr>
      <w:r w:rsidRPr="00BB5D2E">
        <w:rPr>
          <w:sz w:val="16"/>
          <w:szCs w:val="16"/>
        </w:rPr>
        <w:t>User will need to progress through this page to access other pages that are ready for CWB to test in this sprint</w:t>
      </w:r>
      <w:r w:rsidR="00F21548">
        <w:rPr>
          <w:sz w:val="16"/>
          <w:szCs w:val="16"/>
        </w:rPr>
        <w:t>.</w:t>
      </w:r>
    </w:p>
    <w:p w14:paraId="7EEB7D8A" w14:textId="56F5741F" w:rsidR="00946CEC" w:rsidRDefault="00946CEC" w:rsidP="00946CEC">
      <w:pPr>
        <w:pStyle w:val="ListParagraph"/>
        <w:numPr>
          <w:ilvl w:val="1"/>
          <w:numId w:val="13"/>
        </w:numPr>
        <w:spacing w:before="0" w:after="160" w:line="259" w:lineRule="auto"/>
        <w:contextualSpacing/>
        <w:rPr>
          <w:sz w:val="16"/>
          <w:szCs w:val="16"/>
        </w:rPr>
      </w:pPr>
      <w:r>
        <w:rPr>
          <w:b/>
          <w:bCs/>
          <w:sz w:val="16"/>
          <w:szCs w:val="16"/>
          <w:u w:val="single"/>
        </w:rPr>
        <w:t>PLEASE</w:t>
      </w:r>
      <w:r w:rsidRPr="00554257">
        <w:rPr>
          <w:b/>
          <w:bCs/>
          <w:sz w:val="16"/>
          <w:szCs w:val="16"/>
          <w:u w:val="single"/>
        </w:rPr>
        <w:t xml:space="preserve"> READ:</w:t>
      </w:r>
      <w:r>
        <w:rPr>
          <w:b/>
          <w:bCs/>
          <w:sz w:val="16"/>
          <w:szCs w:val="16"/>
          <w:u w:val="single"/>
        </w:rPr>
        <w:t xml:space="preserve">  </w:t>
      </w:r>
      <w:r w:rsidRPr="00946CEC">
        <w:rPr>
          <w:sz w:val="16"/>
          <w:szCs w:val="16"/>
        </w:rPr>
        <w:t>See this Page if Busines</w:t>
      </w:r>
      <w:r w:rsidR="002516CE">
        <w:rPr>
          <w:sz w:val="16"/>
          <w:szCs w:val="16"/>
        </w:rPr>
        <w:t>s</w:t>
      </w:r>
      <w:r w:rsidRPr="00946CEC">
        <w:rPr>
          <w:sz w:val="16"/>
          <w:szCs w:val="16"/>
        </w:rPr>
        <w:t xml:space="preserve"> is Corporation or General Partnership</w:t>
      </w:r>
    </w:p>
    <w:p w14:paraId="6662D47E" w14:textId="180F0A0F" w:rsidR="00946CEC" w:rsidRPr="00946CEC" w:rsidRDefault="00946CEC" w:rsidP="00946CEC">
      <w:pPr>
        <w:pStyle w:val="ListParagraph"/>
        <w:numPr>
          <w:ilvl w:val="2"/>
          <w:numId w:val="13"/>
        </w:numPr>
        <w:spacing w:before="0" w:after="160" w:line="259" w:lineRule="auto"/>
        <w:contextualSpacing/>
        <w:rPr>
          <w:rFonts w:cs="Calibri"/>
          <w:sz w:val="16"/>
          <w:szCs w:val="16"/>
        </w:rPr>
      </w:pPr>
      <w:r w:rsidRPr="00946CEC">
        <w:rPr>
          <w:rFonts w:cs="Calibri"/>
          <w:color w:val="172B4D"/>
          <w:sz w:val="16"/>
          <w:szCs w:val="16"/>
        </w:rPr>
        <w:t>Mobile View: Space between text and Progress bar is still too far compare to other pages</w:t>
      </w:r>
      <w:r w:rsidR="00F21548">
        <w:rPr>
          <w:rFonts w:cs="Calibri"/>
          <w:color w:val="172B4D"/>
          <w:sz w:val="16"/>
          <w:szCs w:val="16"/>
        </w:rPr>
        <w:t>.</w:t>
      </w:r>
    </w:p>
    <w:p w14:paraId="6C39BBBE" w14:textId="52863A9D" w:rsidR="00946CEC" w:rsidRPr="00946CEC" w:rsidRDefault="00946CEC" w:rsidP="00946CEC">
      <w:pPr>
        <w:pStyle w:val="ListParagraph"/>
        <w:numPr>
          <w:ilvl w:val="2"/>
          <w:numId w:val="13"/>
        </w:numPr>
        <w:spacing w:before="0" w:after="160" w:line="259" w:lineRule="auto"/>
        <w:contextualSpacing/>
        <w:rPr>
          <w:rFonts w:cs="Calibri"/>
          <w:sz w:val="16"/>
          <w:szCs w:val="16"/>
        </w:rPr>
      </w:pPr>
      <w:r w:rsidRPr="00946CEC">
        <w:rPr>
          <w:rFonts w:cs="Calibri"/>
          <w:color w:val="172B4D"/>
          <w:sz w:val="16"/>
          <w:szCs w:val="16"/>
        </w:rPr>
        <w:t>Mobile View: Tool Tip icon too far from text (Samsung S9 Android and iPhone)</w:t>
      </w:r>
    </w:p>
    <w:p w14:paraId="19B2B409" w14:textId="77777777" w:rsidR="00B52F3E" w:rsidRPr="00B52F3E" w:rsidRDefault="00B52F3E" w:rsidP="00B52F3E">
      <w:pPr>
        <w:pStyle w:val="ListParagraph"/>
        <w:numPr>
          <w:ilvl w:val="0"/>
          <w:numId w:val="0"/>
        </w:numPr>
        <w:spacing w:before="0" w:after="160" w:line="259" w:lineRule="auto"/>
        <w:ind w:left="1584"/>
        <w:contextualSpacing/>
        <w:rPr>
          <w:sz w:val="16"/>
          <w:szCs w:val="16"/>
        </w:rPr>
      </w:pPr>
    </w:p>
    <w:p w14:paraId="2E181AFF" w14:textId="40E83A73" w:rsidR="00A50FA1" w:rsidRPr="00B52F3E" w:rsidRDefault="005943E5" w:rsidP="00E93EEB">
      <w:pPr>
        <w:pStyle w:val="ListParagraph"/>
        <w:numPr>
          <w:ilvl w:val="0"/>
          <w:numId w:val="13"/>
        </w:numPr>
        <w:spacing w:before="0" w:after="160" w:line="259" w:lineRule="auto"/>
        <w:contextualSpacing/>
        <w:rPr>
          <w:sz w:val="16"/>
          <w:szCs w:val="16"/>
        </w:rPr>
      </w:pPr>
      <w:r>
        <w:rPr>
          <w:b/>
          <w:bCs/>
          <w:sz w:val="16"/>
          <w:szCs w:val="16"/>
        </w:rPr>
        <w:t xml:space="preserve">Applicant </w:t>
      </w:r>
      <w:r w:rsidR="00A50FA1">
        <w:rPr>
          <w:b/>
          <w:bCs/>
          <w:sz w:val="16"/>
          <w:szCs w:val="16"/>
        </w:rPr>
        <w:t>Business Disclosure</w:t>
      </w:r>
      <w:r w:rsidR="00A50FA1" w:rsidRPr="00BB5D2E">
        <w:rPr>
          <w:b/>
          <w:bCs/>
          <w:sz w:val="16"/>
          <w:szCs w:val="16"/>
        </w:rPr>
        <w:t xml:space="preserve"> – is NOT ready and have not been fully tested by Temenos:</w:t>
      </w:r>
    </w:p>
    <w:p w14:paraId="1CDCC6C9" w14:textId="203ADA7C" w:rsidR="00B52F3E" w:rsidRPr="00554257" w:rsidRDefault="00B52F3E" w:rsidP="00E93EEB">
      <w:pPr>
        <w:pStyle w:val="ListParagraph"/>
        <w:numPr>
          <w:ilvl w:val="1"/>
          <w:numId w:val="13"/>
        </w:numPr>
        <w:spacing w:before="0" w:after="160" w:line="259" w:lineRule="auto"/>
        <w:contextualSpacing/>
        <w:rPr>
          <w:sz w:val="16"/>
          <w:szCs w:val="16"/>
        </w:rPr>
      </w:pPr>
      <w:r w:rsidRPr="00BB5D2E">
        <w:rPr>
          <w:sz w:val="16"/>
          <w:szCs w:val="16"/>
        </w:rPr>
        <w:t xml:space="preserve">User will need to progress through this page to </w:t>
      </w:r>
      <w:r w:rsidR="00B12052">
        <w:rPr>
          <w:sz w:val="16"/>
          <w:szCs w:val="16"/>
        </w:rPr>
        <w:t>trigger</w:t>
      </w:r>
      <w:r w:rsidRPr="00BB5D2E">
        <w:rPr>
          <w:sz w:val="16"/>
          <w:szCs w:val="16"/>
        </w:rPr>
        <w:t xml:space="preserve"> </w:t>
      </w:r>
      <w:r w:rsidR="00B12052">
        <w:rPr>
          <w:sz w:val="16"/>
          <w:szCs w:val="16"/>
        </w:rPr>
        <w:t>emails</w:t>
      </w:r>
      <w:r w:rsidRPr="00BB5D2E">
        <w:rPr>
          <w:sz w:val="16"/>
          <w:szCs w:val="16"/>
        </w:rPr>
        <w:t xml:space="preserve"> that are ready for CWB to test in this sprint.</w:t>
      </w:r>
    </w:p>
    <w:p w14:paraId="12D25BF8" w14:textId="2B1EE7B3" w:rsidR="00C62471" w:rsidRPr="00C62471" w:rsidRDefault="00B52F3E" w:rsidP="00E93EEB">
      <w:pPr>
        <w:pStyle w:val="ListParagraph"/>
        <w:numPr>
          <w:ilvl w:val="1"/>
          <w:numId w:val="13"/>
        </w:numPr>
        <w:spacing w:before="0" w:after="160" w:line="259" w:lineRule="auto"/>
        <w:contextualSpacing/>
        <w:rPr>
          <w:sz w:val="16"/>
          <w:szCs w:val="16"/>
        </w:rPr>
      </w:pPr>
      <w:r w:rsidRPr="00532D66">
        <w:rPr>
          <w:rFonts w:cs="Calibri"/>
          <w:b/>
          <w:bCs/>
          <w:sz w:val="16"/>
          <w:szCs w:val="16"/>
          <w:u w:val="single"/>
        </w:rPr>
        <w:t>PLEASE READ:</w:t>
      </w:r>
      <w:r w:rsidRPr="00532D66">
        <w:rPr>
          <w:rFonts w:cs="Calibri"/>
          <w:color w:val="172B4D"/>
          <w:sz w:val="16"/>
          <w:szCs w:val="16"/>
        </w:rPr>
        <w:t xml:space="preserve"> </w:t>
      </w:r>
      <w:r w:rsidR="00C62471">
        <w:rPr>
          <w:rFonts w:cs="Calibri"/>
          <w:color w:val="172B4D"/>
          <w:sz w:val="16"/>
          <w:szCs w:val="16"/>
        </w:rPr>
        <w:br/>
      </w:r>
      <w:r>
        <w:rPr>
          <w:rFonts w:cs="Calibri"/>
          <w:sz w:val="16"/>
          <w:szCs w:val="16"/>
        </w:rPr>
        <w:t xml:space="preserve">Check the checkbox and click Next to continue. </w:t>
      </w:r>
    </w:p>
    <w:p w14:paraId="05040DF0" w14:textId="77777777" w:rsidR="00B12052" w:rsidRDefault="00B52F3E" w:rsidP="00C62471">
      <w:pPr>
        <w:pStyle w:val="ListParagraph"/>
        <w:numPr>
          <w:ilvl w:val="0"/>
          <w:numId w:val="0"/>
        </w:numPr>
        <w:spacing w:before="0" w:after="160" w:line="259" w:lineRule="auto"/>
        <w:ind w:left="1584"/>
        <w:contextualSpacing/>
        <w:rPr>
          <w:rFonts w:cs="Calibri"/>
          <w:sz w:val="16"/>
          <w:szCs w:val="16"/>
        </w:rPr>
      </w:pPr>
      <w:r w:rsidRPr="00C62471">
        <w:rPr>
          <w:rFonts w:cs="Calibri"/>
          <w:sz w:val="16"/>
          <w:szCs w:val="16"/>
        </w:rPr>
        <w:t xml:space="preserve">Need pass this page to trigger the </w:t>
      </w:r>
    </w:p>
    <w:p w14:paraId="457E645B" w14:textId="0D46FB29" w:rsidR="00B52F3E" w:rsidRPr="00B12052" w:rsidRDefault="00B52F3E" w:rsidP="00B12052">
      <w:pPr>
        <w:pStyle w:val="ListParagraph"/>
        <w:numPr>
          <w:ilvl w:val="2"/>
          <w:numId w:val="13"/>
        </w:numPr>
        <w:spacing w:before="0" w:after="160" w:line="259" w:lineRule="auto"/>
        <w:contextualSpacing/>
        <w:rPr>
          <w:sz w:val="16"/>
          <w:szCs w:val="16"/>
        </w:rPr>
      </w:pPr>
      <w:r w:rsidRPr="00C62471">
        <w:rPr>
          <w:rFonts w:cs="Calibri"/>
          <w:sz w:val="16"/>
          <w:szCs w:val="16"/>
        </w:rPr>
        <w:t>Await Authorized Signer Email generation</w:t>
      </w:r>
    </w:p>
    <w:p w14:paraId="771E0F16" w14:textId="742B5E7B" w:rsidR="00B12052" w:rsidRPr="00B12052" w:rsidRDefault="00B12052" w:rsidP="00B12052">
      <w:pPr>
        <w:pStyle w:val="ListParagraph"/>
        <w:numPr>
          <w:ilvl w:val="2"/>
          <w:numId w:val="13"/>
        </w:numPr>
        <w:spacing w:before="0" w:after="160" w:line="259" w:lineRule="auto"/>
        <w:contextualSpacing/>
        <w:rPr>
          <w:sz w:val="16"/>
          <w:szCs w:val="16"/>
        </w:rPr>
      </w:pPr>
      <w:r>
        <w:rPr>
          <w:rFonts w:cs="Calibri"/>
          <w:sz w:val="16"/>
          <w:szCs w:val="16"/>
        </w:rPr>
        <w:t xml:space="preserve">Authorized Signe Invitation Email - This will provide access to start the Authorized Signer pages that </w:t>
      </w:r>
      <w:r w:rsidRPr="00BB5D2E">
        <w:rPr>
          <w:sz w:val="16"/>
          <w:szCs w:val="16"/>
        </w:rPr>
        <w:t>are ready for CWB to test in this sprint.</w:t>
      </w:r>
    </w:p>
    <w:p w14:paraId="12E410C7" w14:textId="77777777" w:rsidR="00B12052" w:rsidRPr="00B12052" w:rsidRDefault="00B12052" w:rsidP="00B12052">
      <w:pPr>
        <w:pStyle w:val="ListParagraph"/>
        <w:numPr>
          <w:ilvl w:val="2"/>
          <w:numId w:val="13"/>
        </w:numPr>
        <w:spacing w:before="0" w:after="160" w:line="259" w:lineRule="auto"/>
        <w:contextualSpacing/>
        <w:rPr>
          <w:sz w:val="16"/>
          <w:szCs w:val="16"/>
        </w:rPr>
      </w:pPr>
      <w:r>
        <w:rPr>
          <w:rFonts w:cs="Calibri"/>
          <w:sz w:val="16"/>
          <w:szCs w:val="16"/>
        </w:rPr>
        <w:lastRenderedPageBreak/>
        <w:t xml:space="preserve">Manual IDV email </w:t>
      </w:r>
    </w:p>
    <w:p w14:paraId="443ED4D6" w14:textId="236DBFC2" w:rsidR="00FC11D1" w:rsidRDefault="00B12052" w:rsidP="00FC11D1">
      <w:pPr>
        <w:pStyle w:val="ListParagraph"/>
        <w:numPr>
          <w:ilvl w:val="0"/>
          <w:numId w:val="0"/>
        </w:numPr>
        <w:spacing w:before="0" w:after="160" w:line="259" w:lineRule="auto"/>
        <w:ind w:left="1584"/>
        <w:contextualSpacing/>
        <w:rPr>
          <w:rFonts w:cs="Calibri"/>
          <w:sz w:val="16"/>
          <w:szCs w:val="16"/>
        </w:rPr>
      </w:pPr>
      <w:r w:rsidRPr="00B12052">
        <w:rPr>
          <w:rFonts w:cs="Calibri"/>
          <w:sz w:val="16"/>
          <w:szCs w:val="16"/>
        </w:rPr>
        <w:t>C</w:t>
      </w:r>
      <w:r w:rsidR="00B52F3E" w:rsidRPr="00B12052">
        <w:rPr>
          <w:rFonts w:cs="Calibri"/>
          <w:sz w:val="16"/>
          <w:szCs w:val="16"/>
        </w:rPr>
        <w:t>lick Next</w:t>
      </w:r>
      <w:r w:rsidRPr="00B12052">
        <w:rPr>
          <w:rFonts w:cs="Calibri"/>
          <w:sz w:val="16"/>
          <w:szCs w:val="16"/>
        </w:rPr>
        <w:t>:</w:t>
      </w:r>
      <w:r w:rsidRPr="00B12052">
        <w:rPr>
          <w:rFonts w:cs="Calibri"/>
          <w:sz w:val="16"/>
          <w:szCs w:val="16"/>
        </w:rPr>
        <w:br/>
        <w:t xml:space="preserve">Either go to </w:t>
      </w:r>
      <w:r w:rsidR="00FC11D1">
        <w:rPr>
          <w:rFonts w:cs="Calibri"/>
          <w:sz w:val="16"/>
          <w:szCs w:val="16"/>
        </w:rPr>
        <w:t xml:space="preserve">Await Authorize Signer page </w:t>
      </w:r>
      <w:r w:rsidR="00FC11D1" w:rsidRPr="00B12052">
        <w:rPr>
          <w:rFonts w:cs="Calibri"/>
          <w:sz w:val="16"/>
          <w:szCs w:val="16"/>
        </w:rPr>
        <w:t xml:space="preserve">if you have completed Owners, Directors and Signers page and indicated these are signers </w:t>
      </w:r>
      <w:r w:rsidR="00FC11D1">
        <w:rPr>
          <w:rFonts w:cs="Calibri"/>
          <w:sz w:val="16"/>
          <w:szCs w:val="16"/>
        </w:rPr>
        <w:t xml:space="preserve">-OR- </w:t>
      </w:r>
      <w:r w:rsidR="005943E5" w:rsidRPr="00B12052">
        <w:rPr>
          <w:rFonts w:cs="Calibri"/>
          <w:sz w:val="16"/>
          <w:szCs w:val="16"/>
        </w:rPr>
        <w:t>Unable Resume Page</w:t>
      </w:r>
      <w:r w:rsidRPr="00B12052">
        <w:rPr>
          <w:rFonts w:cs="Calibri"/>
          <w:sz w:val="16"/>
          <w:szCs w:val="16"/>
        </w:rPr>
        <w:t xml:space="preserve"> if</w:t>
      </w:r>
      <w:r w:rsidR="005943E5" w:rsidRPr="00B12052">
        <w:rPr>
          <w:rFonts w:cs="Calibri"/>
          <w:sz w:val="16"/>
          <w:szCs w:val="16"/>
        </w:rPr>
        <w:t xml:space="preserve"> you have </w:t>
      </w:r>
      <w:r w:rsidRPr="00B12052">
        <w:rPr>
          <w:rFonts w:cs="Calibri"/>
          <w:sz w:val="16"/>
          <w:szCs w:val="16"/>
        </w:rPr>
        <w:t>completed</w:t>
      </w:r>
      <w:r w:rsidR="005943E5" w:rsidRPr="00B12052">
        <w:rPr>
          <w:rFonts w:cs="Calibri"/>
          <w:sz w:val="16"/>
          <w:szCs w:val="16"/>
        </w:rPr>
        <w:t xml:space="preserve"> </w:t>
      </w:r>
      <w:r w:rsidRPr="00B12052">
        <w:rPr>
          <w:rFonts w:cs="Calibri"/>
          <w:sz w:val="16"/>
          <w:szCs w:val="16"/>
        </w:rPr>
        <w:t>Owners, Directors and Signers page and indicated these are signers</w:t>
      </w:r>
      <w:r w:rsidR="005943E5" w:rsidRPr="00B12052">
        <w:rPr>
          <w:rFonts w:cs="Calibri"/>
          <w:sz w:val="16"/>
          <w:szCs w:val="16"/>
        </w:rPr>
        <w:t xml:space="preserve"> </w:t>
      </w:r>
      <w:r w:rsidRPr="00B12052">
        <w:rPr>
          <w:rFonts w:cs="Calibri"/>
          <w:sz w:val="16"/>
          <w:szCs w:val="16"/>
        </w:rPr>
        <w:t xml:space="preserve">-OR - </w:t>
      </w:r>
      <w:r>
        <w:rPr>
          <w:rFonts w:cs="Calibri"/>
          <w:sz w:val="16"/>
          <w:szCs w:val="16"/>
        </w:rPr>
        <w:t xml:space="preserve">Applicant </w:t>
      </w:r>
      <w:r w:rsidR="00C62471" w:rsidRPr="00B12052">
        <w:rPr>
          <w:rFonts w:cs="Calibri"/>
          <w:sz w:val="16"/>
          <w:szCs w:val="16"/>
        </w:rPr>
        <w:t>Accounts Option page</w:t>
      </w:r>
      <w:r w:rsidRPr="00B12052">
        <w:rPr>
          <w:rFonts w:cs="Calibri"/>
          <w:sz w:val="16"/>
          <w:szCs w:val="16"/>
        </w:rPr>
        <w:t xml:space="preserve"> </w:t>
      </w:r>
    </w:p>
    <w:p w14:paraId="1AFE8DFE" w14:textId="77777777" w:rsidR="00FC11D1" w:rsidRPr="00FC11D1" w:rsidRDefault="00FC11D1" w:rsidP="00FC11D1">
      <w:pPr>
        <w:pStyle w:val="ListParagraph"/>
        <w:numPr>
          <w:ilvl w:val="0"/>
          <w:numId w:val="0"/>
        </w:numPr>
        <w:spacing w:before="0" w:after="160" w:line="259" w:lineRule="auto"/>
        <w:ind w:left="1584"/>
        <w:contextualSpacing/>
        <w:rPr>
          <w:rFonts w:cs="Calibri"/>
          <w:sz w:val="16"/>
          <w:szCs w:val="16"/>
        </w:rPr>
      </w:pPr>
    </w:p>
    <w:p w14:paraId="08921DD5" w14:textId="7F60C5A4" w:rsidR="00FC11D1" w:rsidRPr="00B52F3E" w:rsidRDefault="00FC11D1" w:rsidP="00FC11D1">
      <w:pPr>
        <w:pStyle w:val="ListParagraph"/>
        <w:numPr>
          <w:ilvl w:val="0"/>
          <w:numId w:val="13"/>
        </w:numPr>
        <w:spacing w:before="0" w:after="160" w:line="259" w:lineRule="auto"/>
        <w:contextualSpacing/>
        <w:rPr>
          <w:sz w:val="16"/>
          <w:szCs w:val="16"/>
        </w:rPr>
      </w:pPr>
      <w:r>
        <w:rPr>
          <w:b/>
          <w:bCs/>
          <w:sz w:val="16"/>
          <w:szCs w:val="16"/>
        </w:rPr>
        <w:t xml:space="preserve">Applicant Await Authorized Signer </w:t>
      </w:r>
      <w:r w:rsidRPr="00BB5D2E">
        <w:rPr>
          <w:b/>
          <w:bCs/>
          <w:sz w:val="16"/>
          <w:szCs w:val="16"/>
        </w:rPr>
        <w:t>– is NOT ready and have not been fully tested by Temenos:</w:t>
      </w:r>
    </w:p>
    <w:p w14:paraId="2FA96612" w14:textId="3DF0A4E1" w:rsidR="00FC11D1" w:rsidRDefault="00FC11D1" w:rsidP="00FC11D1">
      <w:pPr>
        <w:pStyle w:val="ListParagraph"/>
        <w:numPr>
          <w:ilvl w:val="1"/>
          <w:numId w:val="13"/>
        </w:numPr>
        <w:spacing w:before="0" w:after="160" w:line="259" w:lineRule="auto"/>
        <w:contextualSpacing/>
        <w:rPr>
          <w:rFonts w:cs="Calibri"/>
          <w:sz w:val="16"/>
          <w:szCs w:val="16"/>
        </w:rPr>
      </w:pPr>
      <w:r w:rsidRPr="00D43652">
        <w:rPr>
          <w:rFonts w:cs="Calibri"/>
          <w:sz w:val="16"/>
          <w:szCs w:val="16"/>
        </w:rPr>
        <w:t xml:space="preserve">The details for this page </w:t>
      </w:r>
      <w:proofErr w:type="gramStart"/>
      <w:r w:rsidRPr="00D43652">
        <w:rPr>
          <w:rFonts w:cs="Calibri"/>
          <w:sz w:val="16"/>
          <w:szCs w:val="16"/>
        </w:rPr>
        <w:t>is</w:t>
      </w:r>
      <w:proofErr w:type="gramEnd"/>
      <w:r w:rsidRPr="00D43652">
        <w:rPr>
          <w:rFonts w:cs="Calibri"/>
          <w:sz w:val="16"/>
          <w:szCs w:val="16"/>
        </w:rPr>
        <w:t xml:space="preserve"> still being finalized </w:t>
      </w:r>
    </w:p>
    <w:p w14:paraId="53F22E6B" w14:textId="5AB7545E" w:rsidR="00EA09CE" w:rsidRPr="00EA09CE" w:rsidRDefault="00EA09CE" w:rsidP="00FC11D1">
      <w:pPr>
        <w:pStyle w:val="ListParagraph"/>
        <w:numPr>
          <w:ilvl w:val="1"/>
          <w:numId w:val="13"/>
        </w:numPr>
        <w:spacing w:before="0" w:after="160" w:line="259" w:lineRule="auto"/>
        <w:contextualSpacing/>
        <w:rPr>
          <w:rFonts w:cs="Calibri"/>
          <w:b/>
          <w:bCs/>
          <w:sz w:val="16"/>
          <w:szCs w:val="16"/>
          <w:u w:val="single"/>
        </w:rPr>
      </w:pPr>
      <w:r w:rsidRPr="00EA09CE">
        <w:rPr>
          <w:rFonts w:cs="Calibri"/>
          <w:b/>
          <w:bCs/>
          <w:sz w:val="16"/>
          <w:szCs w:val="16"/>
          <w:u w:val="single"/>
        </w:rPr>
        <w:t>PLEASE READ</w:t>
      </w:r>
      <w:r>
        <w:rPr>
          <w:rFonts w:cs="Calibri"/>
          <w:b/>
          <w:bCs/>
          <w:sz w:val="16"/>
          <w:szCs w:val="16"/>
          <w:u w:val="single"/>
        </w:rPr>
        <w:br/>
      </w:r>
      <w:r>
        <w:rPr>
          <w:rFonts w:cs="Calibri"/>
          <w:sz w:val="16"/>
          <w:szCs w:val="16"/>
        </w:rPr>
        <w:t xml:space="preserve">See Await Authorize Signer page </w:t>
      </w:r>
      <w:r w:rsidRPr="00B12052">
        <w:rPr>
          <w:rFonts w:cs="Calibri"/>
          <w:sz w:val="16"/>
          <w:szCs w:val="16"/>
        </w:rPr>
        <w:t xml:space="preserve">if you have completed Owners, Directors and Signers page and indicated these are </w:t>
      </w:r>
      <w:r w:rsidR="000003D0" w:rsidRPr="00B12052">
        <w:rPr>
          <w:rFonts w:cs="Calibri"/>
          <w:sz w:val="16"/>
          <w:szCs w:val="16"/>
        </w:rPr>
        <w:t>signers.</w:t>
      </w:r>
    </w:p>
    <w:p w14:paraId="05B5E8F9" w14:textId="0617E998" w:rsidR="00996D52" w:rsidRDefault="00FC11D1" w:rsidP="00FC11D1">
      <w:pPr>
        <w:pStyle w:val="ListParagraph"/>
        <w:numPr>
          <w:ilvl w:val="0"/>
          <w:numId w:val="0"/>
        </w:numPr>
        <w:spacing w:before="0" w:after="160" w:line="259" w:lineRule="auto"/>
        <w:ind w:left="1584"/>
        <w:contextualSpacing/>
        <w:rPr>
          <w:sz w:val="16"/>
          <w:szCs w:val="16"/>
        </w:rPr>
      </w:pPr>
      <w:r w:rsidRPr="00BB5D2E">
        <w:rPr>
          <w:sz w:val="16"/>
          <w:szCs w:val="16"/>
        </w:rPr>
        <w:t xml:space="preserve">To pass this page, </w:t>
      </w:r>
      <w:r>
        <w:rPr>
          <w:sz w:val="16"/>
          <w:szCs w:val="16"/>
        </w:rPr>
        <w:t xml:space="preserve">please click </w:t>
      </w:r>
      <w:r w:rsidR="000003D0">
        <w:rPr>
          <w:sz w:val="16"/>
          <w:szCs w:val="16"/>
        </w:rPr>
        <w:t>Next.</w:t>
      </w:r>
    </w:p>
    <w:p w14:paraId="155F4E91" w14:textId="77777777" w:rsidR="002516CE" w:rsidRDefault="002516CE" w:rsidP="00FC11D1">
      <w:pPr>
        <w:pStyle w:val="ListParagraph"/>
        <w:numPr>
          <w:ilvl w:val="0"/>
          <w:numId w:val="0"/>
        </w:numPr>
        <w:spacing w:before="0" w:after="160" w:line="259" w:lineRule="auto"/>
        <w:ind w:left="1584"/>
        <w:contextualSpacing/>
        <w:rPr>
          <w:rFonts w:cs="Calibri"/>
          <w:sz w:val="16"/>
          <w:szCs w:val="16"/>
        </w:rPr>
      </w:pPr>
    </w:p>
    <w:p w14:paraId="0FBA32F6" w14:textId="13DEBF8D" w:rsidR="002516CE" w:rsidRPr="00B52F3E" w:rsidRDefault="002516CE" w:rsidP="002516CE">
      <w:pPr>
        <w:pStyle w:val="ListParagraph"/>
        <w:numPr>
          <w:ilvl w:val="0"/>
          <w:numId w:val="13"/>
        </w:numPr>
        <w:spacing w:before="0" w:after="160" w:line="259" w:lineRule="auto"/>
        <w:contextualSpacing/>
        <w:rPr>
          <w:sz w:val="16"/>
          <w:szCs w:val="16"/>
        </w:rPr>
      </w:pPr>
      <w:r>
        <w:rPr>
          <w:b/>
          <w:bCs/>
          <w:sz w:val="16"/>
          <w:szCs w:val="16"/>
        </w:rPr>
        <w:t xml:space="preserve">Applicant Unable to Resume </w:t>
      </w:r>
      <w:r w:rsidRPr="00BB5D2E">
        <w:rPr>
          <w:b/>
          <w:bCs/>
          <w:sz w:val="16"/>
          <w:szCs w:val="16"/>
        </w:rPr>
        <w:t>– is NOT ready and have not been fully tested by Temenos:</w:t>
      </w:r>
    </w:p>
    <w:p w14:paraId="7541D13E" w14:textId="20ADDF10" w:rsidR="002516CE" w:rsidRDefault="002516CE" w:rsidP="002516CE">
      <w:pPr>
        <w:pStyle w:val="ListParagraph"/>
        <w:numPr>
          <w:ilvl w:val="1"/>
          <w:numId w:val="13"/>
        </w:numPr>
        <w:spacing w:before="0" w:after="160" w:line="259" w:lineRule="auto"/>
        <w:contextualSpacing/>
        <w:rPr>
          <w:rFonts w:cs="Calibri"/>
          <w:sz w:val="16"/>
          <w:szCs w:val="16"/>
        </w:rPr>
      </w:pPr>
      <w:r>
        <w:rPr>
          <w:rFonts w:cs="Calibri"/>
          <w:sz w:val="16"/>
          <w:szCs w:val="16"/>
        </w:rPr>
        <w:t>Spelling mistake with Still</w:t>
      </w:r>
    </w:p>
    <w:p w14:paraId="49533085" w14:textId="159F948B" w:rsidR="00283DEF" w:rsidRDefault="00283DEF" w:rsidP="002516CE">
      <w:pPr>
        <w:pStyle w:val="ListParagraph"/>
        <w:numPr>
          <w:ilvl w:val="1"/>
          <w:numId w:val="13"/>
        </w:numPr>
        <w:spacing w:before="0" w:after="160" w:line="259" w:lineRule="auto"/>
        <w:contextualSpacing/>
        <w:rPr>
          <w:rFonts w:cs="Calibri"/>
          <w:sz w:val="16"/>
          <w:szCs w:val="16"/>
        </w:rPr>
      </w:pPr>
      <w:r>
        <w:rPr>
          <w:rFonts w:cs="Calibri"/>
          <w:sz w:val="16"/>
          <w:szCs w:val="16"/>
        </w:rPr>
        <w:t>UX Issues</w:t>
      </w:r>
    </w:p>
    <w:p w14:paraId="56D7DE44" w14:textId="18603EA3" w:rsidR="002516CE" w:rsidRDefault="00283DEF" w:rsidP="002516CE">
      <w:pPr>
        <w:pStyle w:val="ListParagraph"/>
        <w:numPr>
          <w:ilvl w:val="1"/>
          <w:numId w:val="13"/>
        </w:numPr>
        <w:spacing w:before="0" w:after="160" w:line="259" w:lineRule="auto"/>
        <w:contextualSpacing/>
        <w:rPr>
          <w:rFonts w:cs="Calibri"/>
          <w:sz w:val="16"/>
          <w:szCs w:val="16"/>
        </w:rPr>
      </w:pPr>
      <w:r w:rsidRPr="00532D66">
        <w:rPr>
          <w:rFonts w:cs="Calibri"/>
          <w:b/>
          <w:bCs/>
          <w:sz w:val="16"/>
          <w:szCs w:val="16"/>
          <w:u w:val="single"/>
        </w:rPr>
        <w:t>PLEASE READ:</w:t>
      </w:r>
      <w:r w:rsidRPr="00532D66">
        <w:rPr>
          <w:rFonts w:cs="Calibri"/>
          <w:color w:val="172B4D"/>
          <w:sz w:val="16"/>
          <w:szCs w:val="16"/>
        </w:rPr>
        <w:t xml:space="preserve"> </w:t>
      </w:r>
      <w:r>
        <w:rPr>
          <w:rFonts w:cs="Calibri"/>
          <w:color w:val="172B4D"/>
          <w:sz w:val="16"/>
          <w:szCs w:val="16"/>
        </w:rPr>
        <w:t xml:space="preserve"> </w:t>
      </w:r>
      <w:r w:rsidR="002516CE">
        <w:rPr>
          <w:rFonts w:cs="Calibri"/>
          <w:sz w:val="16"/>
          <w:szCs w:val="16"/>
        </w:rPr>
        <w:t>See this page if selected Manua</w:t>
      </w:r>
      <w:r w:rsidR="000003D0">
        <w:rPr>
          <w:rFonts w:cs="Calibri"/>
          <w:sz w:val="16"/>
          <w:szCs w:val="16"/>
        </w:rPr>
        <w:t>l</w:t>
      </w:r>
      <w:r w:rsidR="004104AD">
        <w:rPr>
          <w:rFonts w:cs="Calibri"/>
          <w:sz w:val="16"/>
          <w:szCs w:val="16"/>
        </w:rPr>
        <w:t xml:space="preserve"> </w:t>
      </w:r>
      <w:r w:rsidR="000003D0">
        <w:rPr>
          <w:rFonts w:cs="Calibri"/>
          <w:sz w:val="16"/>
          <w:szCs w:val="16"/>
        </w:rPr>
        <w:t>IDV</w:t>
      </w:r>
      <w:r w:rsidR="002516CE">
        <w:rPr>
          <w:rFonts w:cs="Calibri"/>
          <w:sz w:val="16"/>
          <w:szCs w:val="16"/>
        </w:rPr>
        <w:t xml:space="preserve"> </w:t>
      </w:r>
      <w:proofErr w:type="gramStart"/>
      <w:r w:rsidR="002516CE">
        <w:rPr>
          <w:rFonts w:cs="Calibri"/>
          <w:sz w:val="16"/>
          <w:szCs w:val="16"/>
        </w:rPr>
        <w:t xml:space="preserve">or </w:t>
      </w:r>
      <w:r>
        <w:rPr>
          <w:rFonts w:cs="Calibri"/>
          <w:sz w:val="16"/>
          <w:szCs w:val="16"/>
        </w:rPr>
        <w:t xml:space="preserve"> on</w:t>
      </w:r>
      <w:proofErr w:type="gramEnd"/>
      <w:r>
        <w:rPr>
          <w:rFonts w:cs="Calibri"/>
          <w:sz w:val="16"/>
          <w:szCs w:val="16"/>
        </w:rPr>
        <w:t xml:space="preserve"> </w:t>
      </w:r>
      <w:r w:rsidRPr="00B12052">
        <w:rPr>
          <w:rFonts w:cs="Calibri"/>
          <w:sz w:val="16"/>
          <w:szCs w:val="16"/>
        </w:rPr>
        <w:t>Owners, Directors and Signers page and indicated these are signers</w:t>
      </w:r>
      <w:r>
        <w:rPr>
          <w:rFonts w:cs="Calibri"/>
          <w:sz w:val="16"/>
          <w:szCs w:val="16"/>
        </w:rPr>
        <w:t xml:space="preserve"> Signer checkbox = checked)</w:t>
      </w:r>
    </w:p>
    <w:p w14:paraId="711A4B6F" w14:textId="77777777" w:rsidR="00B12052" w:rsidRPr="00B12052" w:rsidRDefault="00B12052" w:rsidP="00C10EC7">
      <w:pPr>
        <w:pStyle w:val="ListParagraph"/>
        <w:numPr>
          <w:ilvl w:val="0"/>
          <w:numId w:val="0"/>
        </w:numPr>
        <w:spacing w:before="0" w:after="160" w:line="259" w:lineRule="auto"/>
        <w:ind w:left="1584"/>
        <w:contextualSpacing/>
        <w:rPr>
          <w:rFonts w:cs="Calibri"/>
          <w:sz w:val="16"/>
          <w:szCs w:val="16"/>
        </w:rPr>
      </w:pPr>
    </w:p>
    <w:p w14:paraId="10821FC1" w14:textId="0AD220EB" w:rsidR="005943E5" w:rsidRPr="00B52F3E" w:rsidRDefault="005943E5" w:rsidP="005943E5">
      <w:pPr>
        <w:pStyle w:val="ListParagraph"/>
        <w:numPr>
          <w:ilvl w:val="0"/>
          <w:numId w:val="13"/>
        </w:numPr>
        <w:spacing w:before="0" w:after="160" w:line="259" w:lineRule="auto"/>
        <w:contextualSpacing/>
        <w:rPr>
          <w:sz w:val="16"/>
          <w:szCs w:val="16"/>
        </w:rPr>
      </w:pPr>
      <w:r>
        <w:rPr>
          <w:b/>
          <w:bCs/>
          <w:sz w:val="16"/>
          <w:szCs w:val="16"/>
        </w:rPr>
        <w:t>Applicant Account Options page</w:t>
      </w:r>
      <w:r w:rsidRPr="00BB5D2E">
        <w:rPr>
          <w:b/>
          <w:bCs/>
          <w:sz w:val="16"/>
          <w:szCs w:val="16"/>
        </w:rPr>
        <w:t xml:space="preserve"> – is NOT ready and have not been fully tested by Temenos:</w:t>
      </w:r>
    </w:p>
    <w:p w14:paraId="6B08EC1A" w14:textId="0514237E" w:rsidR="005943E5" w:rsidRPr="00554257" w:rsidRDefault="00B12052" w:rsidP="005943E5">
      <w:pPr>
        <w:pStyle w:val="ListParagraph"/>
        <w:numPr>
          <w:ilvl w:val="1"/>
          <w:numId w:val="13"/>
        </w:numPr>
        <w:spacing w:before="0" w:after="160" w:line="259" w:lineRule="auto"/>
        <w:contextualSpacing/>
        <w:rPr>
          <w:sz w:val="16"/>
          <w:szCs w:val="16"/>
        </w:rPr>
      </w:pPr>
      <w:r>
        <w:rPr>
          <w:sz w:val="16"/>
          <w:szCs w:val="16"/>
        </w:rPr>
        <w:t xml:space="preserve">See </w:t>
      </w:r>
      <w:r w:rsidR="005943E5">
        <w:rPr>
          <w:sz w:val="16"/>
          <w:szCs w:val="16"/>
        </w:rPr>
        <w:t xml:space="preserve">U/X issues </w:t>
      </w:r>
    </w:p>
    <w:p w14:paraId="1D73A380" w14:textId="538640AD" w:rsidR="00B12052" w:rsidRDefault="005943E5" w:rsidP="00B12052">
      <w:pPr>
        <w:pStyle w:val="ListParagraph"/>
        <w:numPr>
          <w:ilvl w:val="0"/>
          <w:numId w:val="0"/>
        </w:numPr>
        <w:spacing w:before="0" w:after="160" w:line="259" w:lineRule="auto"/>
        <w:ind w:left="1584"/>
        <w:contextualSpacing/>
        <w:rPr>
          <w:rFonts w:cs="Calibri"/>
          <w:sz w:val="16"/>
          <w:szCs w:val="16"/>
        </w:rPr>
      </w:pPr>
      <w:r w:rsidRPr="00532D66">
        <w:rPr>
          <w:rFonts w:cs="Calibri"/>
          <w:b/>
          <w:bCs/>
          <w:sz w:val="16"/>
          <w:szCs w:val="16"/>
          <w:u w:val="single"/>
        </w:rPr>
        <w:t>PLEASE READ:</w:t>
      </w:r>
      <w:r w:rsidRPr="00532D66">
        <w:rPr>
          <w:rFonts w:cs="Calibri"/>
          <w:color w:val="172B4D"/>
          <w:sz w:val="16"/>
          <w:szCs w:val="16"/>
        </w:rPr>
        <w:t xml:space="preserve"> </w:t>
      </w:r>
      <w:r>
        <w:rPr>
          <w:rFonts w:cs="Calibri"/>
          <w:color w:val="172B4D"/>
          <w:sz w:val="16"/>
          <w:szCs w:val="16"/>
        </w:rPr>
        <w:br/>
      </w:r>
      <w:r w:rsidR="00B12052">
        <w:rPr>
          <w:rFonts w:cs="Calibri"/>
          <w:sz w:val="16"/>
          <w:szCs w:val="16"/>
        </w:rPr>
        <w:t>You will not be able to advance any further (Stuck on this page as the rest of t other pages are still be developed)</w:t>
      </w:r>
    </w:p>
    <w:p w14:paraId="0E09294D" w14:textId="785437FE" w:rsidR="005943E5" w:rsidRDefault="005943E5" w:rsidP="00B12052">
      <w:pPr>
        <w:pStyle w:val="ListParagraph"/>
        <w:numPr>
          <w:ilvl w:val="0"/>
          <w:numId w:val="0"/>
        </w:numPr>
        <w:spacing w:before="0" w:after="160" w:line="259" w:lineRule="auto"/>
        <w:ind w:left="1584"/>
        <w:contextualSpacing/>
        <w:rPr>
          <w:sz w:val="16"/>
          <w:szCs w:val="16"/>
        </w:rPr>
      </w:pPr>
    </w:p>
    <w:p w14:paraId="305278D9" w14:textId="4F015706" w:rsidR="005943E5" w:rsidRPr="00B52F3E" w:rsidRDefault="005943E5" w:rsidP="005943E5">
      <w:pPr>
        <w:pStyle w:val="ListParagraph"/>
        <w:numPr>
          <w:ilvl w:val="0"/>
          <w:numId w:val="13"/>
        </w:numPr>
        <w:spacing w:before="0" w:after="160" w:line="259" w:lineRule="auto"/>
        <w:contextualSpacing/>
        <w:rPr>
          <w:sz w:val="16"/>
          <w:szCs w:val="16"/>
        </w:rPr>
      </w:pPr>
      <w:r>
        <w:rPr>
          <w:b/>
          <w:bCs/>
          <w:sz w:val="16"/>
          <w:szCs w:val="16"/>
        </w:rPr>
        <w:t>Authorized Signer Landing page</w:t>
      </w:r>
      <w:r w:rsidRPr="00BB5D2E">
        <w:rPr>
          <w:b/>
          <w:bCs/>
          <w:sz w:val="16"/>
          <w:szCs w:val="16"/>
        </w:rPr>
        <w:t xml:space="preserve"> – is NOT ready and have not been fully tested by Temenos:</w:t>
      </w:r>
    </w:p>
    <w:p w14:paraId="058AE566" w14:textId="7CBD2927" w:rsidR="001C2C7F" w:rsidRDefault="001C2C7F" w:rsidP="001C2C7F">
      <w:pPr>
        <w:pStyle w:val="ListParagraph"/>
        <w:numPr>
          <w:ilvl w:val="1"/>
          <w:numId w:val="13"/>
        </w:numPr>
        <w:spacing w:before="0" w:after="160" w:line="259" w:lineRule="auto"/>
        <w:contextualSpacing/>
        <w:rPr>
          <w:sz w:val="16"/>
          <w:szCs w:val="16"/>
        </w:rPr>
      </w:pPr>
      <w:r w:rsidRPr="00BB5D2E">
        <w:rPr>
          <w:sz w:val="16"/>
          <w:szCs w:val="16"/>
        </w:rPr>
        <w:t xml:space="preserve">User will need to progress through this page to access other pages that are ready for CWB to test in this </w:t>
      </w:r>
      <w:r w:rsidR="000003D0" w:rsidRPr="00BB5D2E">
        <w:rPr>
          <w:sz w:val="16"/>
          <w:szCs w:val="16"/>
        </w:rPr>
        <w:t>sprint.</w:t>
      </w:r>
    </w:p>
    <w:p w14:paraId="3C8F3D7E" w14:textId="26C48E4C" w:rsidR="001C2C7F" w:rsidRDefault="001C2C7F" w:rsidP="001C2C7F">
      <w:pPr>
        <w:pStyle w:val="ListParagraph"/>
        <w:numPr>
          <w:ilvl w:val="1"/>
          <w:numId w:val="13"/>
        </w:numPr>
        <w:spacing w:before="0" w:after="160" w:line="259" w:lineRule="auto"/>
        <w:contextualSpacing/>
        <w:rPr>
          <w:sz w:val="16"/>
          <w:szCs w:val="16"/>
        </w:rPr>
      </w:pPr>
      <w:r>
        <w:rPr>
          <w:sz w:val="16"/>
          <w:szCs w:val="16"/>
        </w:rPr>
        <w:t>The details for this page are still being finalized – will be addressed.</w:t>
      </w:r>
    </w:p>
    <w:p w14:paraId="06221A73" w14:textId="5D93C2F6" w:rsidR="001C2C7F" w:rsidRPr="001C2C7F" w:rsidRDefault="001C2C7F" w:rsidP="001C2C7F">
      <w:pPr>
        <w:pStyle w:val="ListParagraph"/>
        <w:numPr>
          <w:ilvl w:val="1"/>
          <w:numId w:val="13"/>
        </w:numPr>
        <w:spacing w:before="0" w:after="160" w:line="259" w:lineRule="auto"/>
        <w:contextualSpacing/>
        <w:rPr>
          <w:b/>
          <w:bCs/>
          <w:sz w:val="16"/>
          <w:szCs w:val="16"/>
        </w:rPr>
      </w:pPr>
      <w:r w:rsidRPr="00BB5D2E">
        <w:rPr>
          <w:sz w:val="16"/>
          <w:szCs w:val="16"/>
        </w:rPr>
        <w:t xml:space="preserve">To pass this page, please </w:t>
      </w:r>
      <w:r>
        <w:rPr>
          <w:sz w:val="16"/>
          <w:szCs w:val="16"/>
        </w:rPr>
        <w:t>Select No and click Next.</w:t>
      </w:r>
    </w:p>
    <w:p w14:paraId="1C850197" w14:textId="183E3D5B" w:rsidR="001C2C7F" w:rsidRDefault="001C2C7F" w:rsidP="001C2C7F">
      <w:pPr>
        <w:pStyle w:val="ListParagraph"/>
        <w:numPr>
          <w:ilvl w:val="1"/>
          <w:numId w:val="13"/>
        </w:numPr>
        <w:spacing w:before="0" w:after="160" w:line="259" w:lineRule="auto"/>
        <w:contextualSpacing/>
        <w:rPr>
          <w:sz w:val="16"/>
          <w:szCs w:val="16"/>
        </w:rPr>
      </w:pPr>
      <w:r>
        <w:rPr>
          <w:sz w:val="16"/>
          <w:szCs w:val="16"/>
        </w:rPr>
        <w:t xml:space="preserve">See </w:t>
      </w:r>
      <w:r w:rsidRPr="001C2C7F">
        <w:rPr>
          <w:sz w:val="16"/>
          <w:szCs w:val="16"/>
        </w:rPr>
        <w:t>UX Issues, Spelling/Content issues, Missing pre-fill content</w:t>
      </w:r>
      <w:r>
        <w:rPr>
          <w:sz w:val="16"/>
          <w:szCs w:val="16"/>
        </w:rPr>
        <w:t>.</w:t>
      </w:r>
    </w:p>
    <w:p w14:paraId="6A0867CF" w14:textId="77777777" w:rsidR="001C2C7F" w:rsidRPr="001C2C7F" w:rsidRDefault="001C2C7F" w:rsidP="001C2C7F">
      <w:pPr>
        <w:pStyle w:val="ListParagraph"/>
        <w:numPr>
          <w:ilvl w:val="0"/>
          <w:numId w:val="0"/>
        </w:numPr>
        <w:spacing w:before="0" w:after="160" w:line="259" w:lineRule="auto"/>
        <w:ind w:left="1584"/>
        <w:contextualSpacing/>
        <w:rPr>
          <w:sz w:val="16"/>
          <w:szCs w:val="16"/>
        </w:rPr>
      </w:pPr>
    </w:p>
    <w:p w14:paraId="3BE5566F" w14:textId="7AC1734D" w:rsidR="005943E5" w:rsidRPr="00382564" w:rsidRDefault="005943E5" w:rsidP="005943E5">
      <w:pPr>
        <w:pStyle w:val="ListParagraph"/>
        <w:numPr>
          <w:ilvl w:val="0"/>
          <w:numId w:val="13"/>
        </w:numPr>
        <w:spacing w:before="0" w:after="160" w:line="259" w:lineRule="auto"/>
        <w:contextualSpacing/>
        <w:rPr>
          <w:b/>
          <w:bCs/>
          <w:sz w:val="16"/>
          <w:szCs w:val="16"/>
        </w:rPr>
      </w:pPr>
      <w:r>
        <w:rPr>
          <w:b/>
          <w:bCs/>
          <w:sz w:val="16"/>
          <w:szCs w:val="16"/>
        </w:rPr>
        <w:t xml:space="preserve">Authorized Signer </w:t>
      </w:r>
      <w:r w:rsidRPr="00382564">
        <w:rPr>
          <w:b/>
          <w:bCs/>
          <w:sz w:val="16"/>
          <w:szCs w:val="16"/>
        </w:rPr>
        <w:t xml:space="preserve">Existing Customer Check </w:t>
      </w:r>
      <w:r w:rsidR="001C2C7F">
        <w:rPr>
          <w:b/>
          <w:bCs/>
          <w:sz w:val="16"/>
          <w:szCs w:val="16"/>
        </w:rPr>
        <w:t>page</w:t>
      </w:r>
      <w:r w:rsidR="001C2C7F" w:rsidRPr="00BB5D2E">
        <w:rPr>
          <w:b/>
          <w:bCs/>
          <w:sz w:val="16"/>
          <w:szCs w:val="16"/>
        </w:rPr>
        <w:t xml:space="preserve"> – is NOT ready and have not been fully tested by Temenos:</w:t>
      </w:r>
    </w:p>
    <w:p w14:paraId="6831AC86" w14:textId="30F86E06" w:rsidR="005943E5" w:rsidRDefault="005943E5" w:rsidP="005943E5">
      <w:pPr>
        <w:pStyle w:val="ListParagraph"/>
        <w:numPr>
          <w:ilvl w:val="1"/>
          <w:numId w:val="13"/>
        </w:numPr>
        <w:spacing w:before="0" w:after="160" w:line="259" w:lineRule="auto"/>
        <w:contextualSpacing/>
        <w:rPr>
          <w:sz w:val="16"/>
          <w:szCs w:val="16"/>
        </w:rPr>
      </w:pPr>
      <w:r w:rsidRPr="00BB5D2E">
        <w:rPr>
          <w:sz w:val="16"/>
          <w:szCs w:val="16"/>
        </w:rPr>
        <w:t xml:space="preserve">User will need to progress through this page to access other pages that are ready for CWB to test in this </w:t>
      </w:r>
      <w:r w:rsidR="000003D0" w:rsidRPr="00BB5D2E">
        <w:rPr>
          <w:sz w:val="16"/>
          <w:szCs w:val="16"/>
        </w:rPr>
        <w:t>sprint.</w:t>
      </w:r>
    </w:p>
    <w:p w14:paraId="51B6FE99" w14:textId="74520480" w:rsidR="001C2C7F" w:rsidRDefault="001C2C7F" w:rsidP="001C2C7F">
      <w:pPr>
        <w:pStyle w:val="ListParagraph"/>
        <w:numPr>
          <w:ilvl w:val="1"/>
          <w:numId w:val="13"/>
        </w:numPr>
        <w:spacing w:before="0" w:after="160" w:line="259" w:lineRule="auto"/>
        <w:contextualSpacing/>
        <w:rPr>
          <w:sz w:val="16"/>
          <w:szCs w:val="16"/>
        </w:rPr>
      </w:pPr>
      <w:r>
        <w:rPr>
          <w:sz w:val="16"/>
          <w:szCs w:val="16"/>
        </w:rPr>
        <w:t>The details for this page are still being finalized – will be addressed.</w:t>
      </w:r>
    </w:p>
    <w:p w14:paraId="72D4EEF1" w14:textId="2A74EF40" w:rsidR="001C2C7F" w:rsidRPr="001C2C7F" w:rsidRDefault="001A1E73" w:rsidP="001C2C7F">
      <w:pPr>
        <w:pStyle w:val="ListParagraph"/>
        <w:numPr>
          <w:ilvl w:val="1"/>
          <w:numId w:val="13"/>
        </w:numPr>
        <w:spacing w:before="0" w:after="160" w:line="259" w:lineRule="auto"/>
        <w:contextualSpacing/>
        <w:rPr>
          <w:sz w:val="16"/>
          <w:szCs w:val="16"/>
        </w:rPr>
      </w:pPr>
      <w:r w:rsidRPr="00A5358E">
        <w:rPr>
          <w:b/>
          <w:bCs/>
          <w:sz w:val="16"/>
          <w:szCs w:val="16"/>
          <w:u w:val="single"/>
        </w:rPr>
        <w:t>PLEASE READ</w:t>
      </w:r>
      <w:r>
        <w:rPr>
          <w:sz w:val="16"/>
          <w:szCs w:val="16"/>
        </w:rPr>
        <w:t xml:space="preserve"> - </w:t>
      </w:r>
      <w:r w:rsidR="001C2C7F" w:rsidRPr="001C2C7F">
        <w:rPr>
          <w:sz w:val="16"/>
          <w:szCs w:val="16"/>
        </w:rPr>
        <w:t>To pass this page, please Select No and click Next</w:t>
      </w:r>
      <w:r>
        <w:rPr>
          <w:sz w:val="16"/>
          <w:szCs w:val="16"/>
        </w:rPr>
        <w:t xml:space="preserve"> and you wi</w:t>
      </w:r>
      <w:r w:rsidR="00996D52">
        <w:rPr>
          <w:sz w:val="16"/>
          <w:szCs w:val="16"/>
        </w:rPr>
        <w:t>l</w:t>
      </w:r>
      <w:r>
        <w:rPr>
          <w:sz w:val="16"/>
          <w:szCs w:val="16"/>
        </w:rPr>
        <w:t>l see Qualifying Question page which is different from</w:t>
      </w:r>
      <w:r w:rsidR="00996D52">
        <w:rPr>
          <w:sz w:val="16"/>
          <w:szCs w:val="16"/>
        </w:rPr>
        <w:t xml:space="preserve"> </w:t>
      </w:r>
      <w:r>
        <w:rPr>
          <w:sz w:val="16"/>
          <w:szCs w:val="16"/>
        </w:rPr>
        <w:t>what is stated in the Spec</w:t>
      </w:r>
      <w:r w:rsidR="00996D52">
        <w:rPr>
          <w:sz w:val="16"/>
          <w:szCs w:val="16"/>
        </w:rPr>
        <w:t xml:space="preserve"> 1.3</w:t>
      </w:r>
      <w:r>
        <w:rPr>
          <w:sz w:val="16"/>
          <w:szCs w:val="16"/>
        </w:rPr>
        <w:t xml:space="preserve"> as </w:t>
      </w:r>
      <w:r w:rsidR="00996D52">
        <w:rPr>
          <w:sz w:val="16"/>
          <w:szCs w:val="16"/>
        </w:rPr>
        <w:t>s</w:t>
      </w:r>
      <w:r>
        <w:rPr>
          <w:sz w:val="16"/>
          <w:szCs w:val="16"/>
        </w:rPr>
        <w:t>pec state to go to Contact Page</w:t>
      </w:r>
      <w:r w:rsidR="00996D52">
        <w:rPr>
          <w:sz w:val="16"/>
          <w:szCs w:val="16"/>
        </w:rPr>
        <w:t>.</w:t>
      </w:r>
      <w:r>
        <w:rPr>
          <w:sz w:val="16"/>
          <w:szCs w:val="16"/>
        </w:rPr>
        <w:t xml:space="preserve"> </w:t>
      </w:r>
    </w:p>
    <w:p w14:paraId="369ED1A6" w14:textId="77777777" w:rsidR="001C2C7F" w:rsidRDefault="001C2C7F" w:rsidP="001C2C7F">
      <w:pPr>
        <w:pStyle w:val="ListParagraph"/>
        <w:numPr>
          <w:ilvl w:val="0"/>
          <w:numId w:val="0"/>
        </w:numPr>
        <w:spacing w:before="0" w:after="160" w:line="259" w:lineRule="auto"/>
        <w:ind w:left="1584"/>
        <w:contextualSpacing/>
        <w:rPr>
          <w:sz w:val="16"/>
          <w:szCs w:val="16"/>
        </w:rPr>
      </w:pPr>
    </w:p>
    <w:p w14:paraId="7E608129" w14:textId="3396F8F4" w:rsidR="001C2C7F" w:rsidRPr="001C2C7F" w:rsidRDefault="001C2C7F" w:rsidP="001C2C7F">
      <w:pPr>
        <w:pStyle w:val="ListParagraph"/>
        <w:numPr>
          <w:ilvl w:val="0"/>
          <w:numId w:val="13"/>
        </w:numPr>
        <w:spacing w:before="0" w:after="160" w:line="259" w:lineRule="auto"/>
        <w:contextualSpacing/>
        <w:rPr>
          <w:rFonts w:cs="Calibri"/>
          <w:b/>
          <w:bCs/>
          <w:sz w:val="16"/>
          <w:szCs w:val="16"/>
        </w:rPr>
      </w:pPr>
      <w:r w:rsidRPr="001C2C7F">
        <w:rPr>
          <w:rFonts w:cs="Calibri"/>
          <w:b/>
          <w:bCs/>
          <w:color w:val="auto"/>
          <w:spacing w:val="-4"/>
          <w:sz w:val="16"/>
          <w:szCs w:val="16"/>
          <w:shd w:val="clear" w:color="auto" w:fill="FFFFFF"/>
        </w:rPr>
        <w:t>Authorised Signer Qualifying Questions 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5747FB5A" w14:textId="7B2303B8" w:rsidR="001C2C7F" w:rsidRDefault="001C2C7F" w:rsidP="001C2C7F">
      <w:pPr>
        <w:pStyle w:val="ListParagraph"/>
        <w:numPr>
          <w:ilvl w:val="1"/>
          <w:numId w:val="13"/>
        </w:numPr>
        <w:spacing w:before="0" w:after="160" w:line="259" w:lineRule="auto"/>
        <w:contextualSpacing/>
        <w:rPr>
          <w:sz w:val="16"/>
          <w:szCs w:val="16"/>
        </w:rPr>
      </w:pPr>
      <w:r w:rsidRPr="00BB5D2E">
        <w:rPr>
          <w:sz w:val="16"/>
          <w:szCs w:val="16"/>
        </w:rPr>
        <w:t xml:space="preserve">User will need to progress through this page to access other pages that are ready for CWB to test in this </w:t>
      </w:r>
      <w:r w:rsidR="000003D0" w:rsidRPr="00BB5D2E">
        <w:rPr>
          <w:sz w:val="16"/>
          <w:szCs w:val="16"/>
        </w:rPr>
        <w:t>sprint.</w:t>
      </w:r>
    </w:p>
    <w:p w14:paraId="285F55CF" w14:textId="77777777" w:rsidR="001C2C7F" w:rsidRDefault="001C2C7F" w:rsidP="001C2C7F">
      <w:pPr>
        <w:pStyle w:val="ListParagraph"/>
        <w:numPr>
          <w:ilvl w:val="1"/>
          <w:numId w:val="13"/>
        </w:numPr>
        <w:spacing w:before="0" w:after="160" w:line="259" w:lineRule="auto"/>
        <w:contextualSpacing/>
        <w:rPr>
          <w:sz w:val="16"/>
          <w:szCs w:val="16"/>
        </w:rPr>
      </w:pPr>
      <w:r>
        <w:rPr>
          <w:sz w:val="16"/>
          <w:szCs w:val="16"/>
        </w:rPr>
        <w:t>The details for this page are still being finalized – will be addressed.</w:t>
      </w:r>
    </w:p>
    <w:p w14:paraId="637EB15D" w14:textId="50E8B83C" w:rsidR="001C2C7F" w:rsidRDefault="00996D52" w:rsidP="001C2C7F">
      <w:pPr>
        <w:pStyle w:val="ListParagraph"/>
        <w:numPr>
          <w:ilvl w:val="1"/>
          <w:numId w:val="13"/>
        </w:numPr>
        <w:spacing w:before="0" w:after="160" w:line="259" w:lineRule="auto"/>
        <w:contextualSpacing/>
        <w:rPr>
          <w:sz w:val="16"/>
          <w:szCs w:val="16"/>
        </w:rPr>
      </w:pPr>
      <w:r w:rsidRPr="00C77AF9">
        <w:rPr>
          <w:b/>
          <w:bCs/>
          <w:sz w:val="16"/>
          <w:szCs w:val="16"/>
          <w:u w:val="single"/>
        </w:rPr>
        <w:t>PLEASE READ</w:t>
      </w:r>
      <w:r w:rsidR="00C77AF9">
        <w:rPr>
          <w:sz w:val="16"/>
          <w:szCs w:val="16"/>
        </w:rPr>
        <w:t xml:space="preserve">: </w:t>
      </w:r>
      <w:r>
        <w:rPr>
          <w:sz w:val="16"/>
          <w:szCs w:val="16"/>
        </w:rPr>
        <w:t>-</w:t>
      </w:r>
      <w:r w:rsidR="001C2C7F">
        <w:rPr>
          <w:sz w:val="16"/>
          <w:szCs w:val="16"/>
        </w:rPr>
        <w:t>Navigational questions and minor UX issues</w:t>
      </w:r>
      <w:r>
        <w:rPr>
          <w:sz w:val="16"/>
          <w:szCs w:val="16"/>
        </w:rPr>
        <w:t>, Navigation of Next &amp; Back functioning differently than what is stated in the Spec 1.3</w:t>
      </w:r>
      <w:r w:rsidR="007F54E3">
        <w:rPr>
          <w:sz w:val="16"/>
          <w:szCs w:val="16"/>
        </w:rPr>
        <w:t>.</w:t>
      </w:r>
    </w:p>
    <w:p w14:paraId="7B939E3C" w14:textId="37068EE1" w:rsidR="001C2C7F" w:rsidRDefault="001C2C7F" w:rsidP="001C2C7F">
      <w:pPr>
        <w:pStyle w:val="ListParagraph"/>
        <w:numPr>
          <w:ilvl w:val="1"/>
          <w:numId w:val="13"/>
        </w:numPr>
        <w:spacing w:before="0" w:after="160" w:line="259" w:lineRule="auto"/>
        <w:contextualSpacing/>
        <w:rPr>
          <w:sz w:val="16"/>
          <w:szCs w:val="16"/>
        </w:rPr>
      </w:pPr>
      <w:r w:rsidRPr="001C2C7F">
        <w:rPr>
          <w:sz w:val="16"/>
          <w:szCs w:val="16"/>
        </w:rPr>
        <w:t xml:space="preserve">To pass this page, please </w:t>
      </w:r>
      <w:r>
        <w:rPr>
          <w:sz w:val="16"/>
          <w:szCs w:val="16"/>
        </w:rPr>
        <w:t xml:space="preserve">check the checkbox </w:t>
      </w:r>
      <w:r w:rsidRPr="001C2C7F">
        <w:rPr>
          <w:sz w:val="16"/>
          <w:szCs w:val="16"/>
        </w:rPr>
        <w:t>and click Next</w:t>
      </w:r>
      <w:r w:rsidR="00996D52">
        <w:rPr>
          <w:sz w:val="16"/>
          <w:szCs w:val="16"/>
        </w:rPr>
        <w:t>, then you will see Contact Info page</w:t>
      </w:r>
    </w:p>
    <w:p w14:paraId="6BD6FFAE" w14:textId="77777777" w:rsidR="001A1E73" w:rsidRPr="001A1E73" w:rsidRDefault="001A1E73" w:rsidP="001A1E73">
      <w:pPr>
        <w:pStyle w:val="ListParagraph"/>
        <w:numPr>
          <w:ilvl w:val="0"/>
          <w:numId w:val="0"/>
        </w:numPr>
        <w:spacing w:before="0" w:after="160" w:line="259" w:lineRule="auto"/>
        <w:ind w:left="1152"/>
        <w:contextualSpacing/>
        <w:rPr>
          <w:rFonts w:cs="Calibri"/>
          <w:b/>
          <w:bCs/>
          <w:sz w:val="16"/>
          <w:szCs w:val="16"/>
        </w:rPr>
      </w:pPr>
    </w:p>
    <w:p w14:paraId="27858C2D" w14:textId="1F66F114" w:rsidR="001A1E73" w:rsidRPr="001A1E73" w:rsidRDefault="001A1E73" w:rsidP="001A1E73">
      <w:pPr>
        <w:pStyle w:val="ListParagraph"/>
        <w:numPr>
          <w:ilvl w:val="0"/>
          <w:numId w:val="13"/>
        </w:numPr>
        <w:spacing w:before="0" w:after="160" w:line="259" w:lineRule="auto"/>
        <w:contextualSpacing/>
        <w:rPr>
          <w:rFonts w:cs="Calibri"/>
          <w:b/>
          <w:bCs/>
          <w:sz w:val="16"/>
          <w:szCs w:val="16"/>
        </w:rPr>
      </w:pPr>
      <w:r w:rsidRPr="001C2C7F">
        <w:rPr>
          <w:rFonts w:cs="Calibri"/>
          <w:b/>
          <w:bCs/>
          <w:color w:val="auto"/>
          <w:spacing w:val="-4"/>
          <w:sz w:val="16"/>
          <w:szCs w:val="16"/>
          <w:shd w:val="clear" w:color="auto" w:fill="FFFFFF"/>
        </w:rPr>
        <w:t xml:space="preserve">Authorised Signer </w:t>
      </w:r>
      <w:r>
        <w:rPr>
          <w:rFonts w:cs="Calibri"/>
          <w:b/>
          <w:bCs/>
          <w:color w:val="auto"/>
          <w:spacing w:val="-4"/>
          <w:sz w:val="16"/>
          <w:szCs w:val="16"/>
          <w:shd w:val="clear" w:color="auto" w:fill="FFFFFF"/>
        </w:rPr>
        <w:t>Contact Info</w:t>
      </w:r>
      <w:r w:rsidRPr="001C2C7F">
        <w:rPr>
          <w:rFonts w:cs="Calibri"/>
          <w:b/>
          <w:bCs/>
          <w:color w:val="auto"/>
          <w:spacing w:val="-4"/>
          <w:sz w:val="16"/>
          <w:szCs w:val="16"/>
          <w:shd w:val="clear" w:color="auto" w:fill="FFFFFF"/>
        </w:rPr>
        <w:t xml:space="preserve"> 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6F3E6CFC" w14:textId="71BCFAB9" w:rsidR="00C77AF9" w:rsidRPr="00C77AF9" w:rsidRDefault="001A1E73" w:rsidP="00C77AF9">
      <w:pPr>
        <w:pStyle w:val="ListParagraph"/>
        <w:numPr>
          <w:ilvl w:val="1"/>
          <w:numId w:val="13"/>
        </w:numPr>
        <w:spacing w:before="0" w:after="160" w:line="259" w:lineRule="auto"/>
        <w:contextualSpacing/>
        <w:rPr>
          <w:rFonts w:cs="Calibri"/>
          <w:b/>
          <w:bCs/>
          <w:sz w:val="16"/>
          <w:szCs w:val="16"/>
        </w:rPr>
      </w:pPr>
      <w:r w:rsidRPr="00BB5D2E">
        <w:rPr>
          <w:sz w:val="16"/>
          <w:szCs w:val="16"/>
        </w:rPr>
        <w:t xml:space="preserve">User will need to progress through this page to access other pages that are ready for CWB to test in this </w:t>
      </w:r>
      <w:r w:rsidR="000003D0" w:rsidRPr="00BB5D2E">
        <w:rPr>
          <w:sz w:val="16"/>
          <w:szCs w:val="16"/>
        </w:rPr>
        <w:t>sprint.</w:t>
      </w:r>
    </w:p>
    <w:p w14:paraId="2381FF10" w14:textId="46C784CC" w:rsidR="00996D52" w:rsidRPr="00C77AF9" w:rsidRDefault="001A1E73" w:rsidP="00C77AF9">
      <w:pPr>
        <w:pStyle w:val="ListParagraph"/>
        <w:numPr>
          <w:ilvl w:val="1"/>
          <w:numId w:val="13"/>
        </w:numPr>
        <w:spacing w:before="0" w:after="160" w:line="259" w:lineRule="auto"/>
        <w:contextualSpacing/>
        <w:rPr>
          <w:rFonts w:cs="Calibri"/>
          <w:b/>
          <w:bCs/>
          <w:sz w:val="16"/>
          <w:szCs w:val="16"/>
        </w:rPr>
      </w:pPr>
      <w:r w:rsidRPr="00C77AF9">
        <w:rPr>
          <w:rFonts w:cs="Calibri"/>
          <w:b/>
          <w:bCs/>
          <w:sz w:val="16"/>
          <w:szCs w:val="16"/>
          <w:u w:val="single"/>
          <w:lang w:val="en-CA" w:eastAsia="en-CA"/>
        </w:rPr>
        <w:t>PLEASE READ</w:t>
      </w:r>
      <w:r w:rsidRPr="00C77AF9">
        <w:rPr>
          <w:rFonts w:cs="Calibri"/>
          <w:sz w:val="16"/>
          <w:szCs w:val="16"/>
          <w:lang w:val="en-CA" w:eastAsia="en-CA"/>
        </w:rPr>
        <w:t xml:space="preserve">: </w:t>
      </w:r>
      <w:r w:rsidR="00996D52" w:rsidRPr="00C77AF9">
        <w:rPr>
          <w:rFonts w:cs="Calibri"/>
          <w:sz w:val="16"/>
          <w:szCs w:val="16"/>
          <w:lang w:val="en-CA" w:eastAsia="en-CA"/>
        </w:rPr>
        <w:t>This</w:t>
      </w:r>
      <w:r w:rsidRPr="00C77AF9">
        <w:rPr>
          <w:rFonts w:cs="Calibri"/>
          <w:sz w:val="16"/>
          <w:szCs w:val="16"/>
          <w:lang w:val="en-CA" w:eastAsia="en-CA"/>
        </w:rPr>
        <w:t xml:space="preserve"> I page has the </w:t>
      </w:r>
      <w:r w:rsidR="00996D52" w:rsidRPr="00C77AF9">
        <w:rPr>
          <w:rFonts w:cs="Calibri"/>
          <w:sz w:val="16"/>
          <w:szCs w:val="16"/>
          <w:lang w:val="en-CA" w:eastAsia="en-CA"/>
        </w:rPr>
        <w:t>flow</w:t>
      </w:r>
      <w:r w:rsidRPr="00C77AF9">
        <w:rPr>
          <w:rFonts w:cs="Calibri"/>
          <w:sz w:val="16"/>
          <w:szCs w:val="16"/>
          <w:lang w:val="en-CA" w:eastAsia="en-CA"/>
        </w:rPr>
        <w:t xml:space="preserve"> issue</w:t>
      </w:r>
      <w:r w:rsidR="00996D52" w:rsidRPr="00C77AF9">
        <w:rPr>
          <w:rFonts w:cs="Calibri"/>
          <w:sz w:val="16"/>
          <w:szCs w:val="16"/>
          <w:lang w:val="en-CA" w:eastAsia="en-CA"/>
        </w:rPr>
        <w:t>:</w:t>
      </w:r>
    </w:p>
    <w:p w14:paraId="3148AC82" w14:textId="1D92D6AC" w:rsidR="00996D52" w:rsidRPr="00996D52" w:rsidRDefault="001A1E73" w:rsidP="00914DBC">
      <w:pPr>
        <w:pStyle w:val="ListParagraph"/>
        <w:numPr>
          <w:ilvl w:val="1"/>
          <w:numId w:val="42"/>
        </w:numPr>
        <w:spacing w:before="0" w:after="0"/>
        <w:rPr>
          <w:rFonts w:cs="Calibri"/>
          <w:color w:val="auto"/>
          <w:sz w:val="16"/>
          <w:szCs w:val="16"/>
          <w:lang w:val="en-CA" w:eastAsia="en-CA"/>
        </w:rPr>
      </w:pPr>
      <w:r w:rsidRPr="00996D52">
        <w:rPr>
          <w:rFonts w:cs="Calibri"/>
          <w:color w:val="auto"/>
          <w:sz w:val="16"/>
          <w:szCs w:val="16"/>
          <w:lang w:val="en-CA" w:eastAsia="en-CA"/>
        </w:rPr>
        <w:t xml:space="preserve">Showing Verify Mobile page when Authorized Signer did not change phone </w:t>
      </w:r>
      <w:r w:rsidR="00996D52" w:rsidRPr="00996D52">
        <w:rPr>
          <w:rFonts w:cs="Calibri"/>
          <w:color w:val="auto"/>
          <w:sz w:val="16"/>
          <w:szCs w:val="16"/>
          <w:lang w:val="en-CA" w:eastAsia="en-CA"/>
        </w:rPr>
        <w:t>number (</w:t>
      </w:r>
      <w:r w:rsidRPr="00996D52">
        <w:rPr>
          <w:rFonts w:cs="Calibri"/>
          <w:color w:val="auto"/>
          <w:sz w:val="16"/>
          <w:szCs w:val="16"/>
          <w:lang w:val="en-CA" w:eastAsia="en-CA"/>
        </w:rPr>
        <w:t>Incorrect)</w:t>
      </w:r>
    </w:p>
    <w:p w14:paraId="7642A224" w14:textId="543165C1" w:rsidR="00996D52" w:rsidRPr="00996D52" w:rsidRDefault="001A1E73" w:rsidP="00914DBC">
      <w:pPr>
        <w:pStyle w:val="ListParagraph"/>
        <w:numPr>
          <w:ilvl w:val="1"/>
          <w:numId w:val="42"/>
        </w:numPr>
        <w:spacing w:before="0" w:after="0"/>
        <w:rPr>
          <w:rFonts w:cs="Calibri"/>
          <w:color w:val="auto"/>
          <w:sz w:val="16"/>
          <w:szCs w:val="16"/>
          <w:lang w:val="en-CA" w:eastAsia="en-CA"/>
        </w:rPr>
      </w:pPr>
      <w:r w:rsidRPr="00996D52">
        <w:rPr>
          <w:rFonts w:cs="Calibri"/>
          <w:color w:val="auto"/>
          <w:sz w:val="16"/>
          <w:szCs w:val="16"/>
          <w:lang w:val="en-CA" w:eastAsia="en-CA"/>
        </w:rPr>
        <w:t xml:space="preserve">Click Next - </w:t>
      </w:r>
      <w:r w:rsidR="00996D52" w:rsidRPr="00996D52">
        <w:rPr>
          <w:rFonts w:cs="Calibri"/>
          <w:color w:val="auto"/>
          <w:sz w:val="16"/>
          <w:szCs w:val="16"/>
          <w:lang w:val="en-CA" w:eastAsia="en-CA"/>
        </w:rPr>
        <w:t>advance ID</w:t>
      </w:r>
      <w:r w:rsidRPr="00996D52">
        <w:rPr>
          <w:rFonts w:cs="Calibri"/>
          <w:color w:val="auto"/>
          <w:sz w:val="16"/>
          <w:szCs w:val="16"/>
          <w:lang w:val="en-CA" w:eastAsia="en-CA"/>
        </w:rPr>
        <w:t xml:space="preserve"> Scan page not the Qualifying question </w:t>
      </w:r>
      <w:proofErr w:type="gramStart"/>
      <w:r w:rsidRPr="00996D52">
        <w:rPr>
          <w:rFonts w:cs="Calibri"/>
          <w:color w:val="auto"/>
          <w:sz w:val="16"/>
          <w:szCs w:val="16"/>
          <w:lang w:val="en-CA" w:eastAsia="en-CA"/>
        </w:rPr>
        <w:t>page  (</w:t>
      </w:r>
      <w:proofErr w:type="gramEnd"/>
      <w:r w:rsidRPr="00996D52">
        <w:rPr>
          <w:rFonts w:cs="Calibri"/>
          <w:color w:val="auto"/>
          <w:sz w:val="16"/>
          <w:szCs w:val="16"/>
          <w:lang w:val="en-CA" w:eastAsia="en-CA"/>
        </w:rPr>
        <w:t xml:space="preserve">Not per Spec </w:t>
      </w:r>
      <w:r w:rsidR="00996D52" w:rsidRPr="00996D52">
        <w:rPr>
          <w:rFonts w:cs="Calibri"/>
          <w:color w:val="auto"/>
          <w:sz w:val="16"/>
          <w:szCs w:val="16"/>
          <w:lang w:val="en-CA" w:eastAsia="en-CA"/>
        </w:rPr>
        <w:t xml:space="preserve">1.3 </w:t>
      </w:r>
      <w:r w:rsidRPr="00996D52">
        <w:rPr>
          <w:rFonts w:cs="Calibri"/>
          <w:color w:val="auto"/>
          <w:sz w:val="16"/>
          <w:szCs w:val="16"/>
          <w:lang w:val="en-CA" w:eastAsia="en-CA"/>
        </w:rPr>
        <w:t>or AC)</w:t>
      </w:r>
    </w:p>
    <w:p w14:paraId="7669EC54" w14:textId="0AF0B064" w:rsidR="001A1E73" w:rsidRPr="00996D52" w:rsidRDefault="001A1E73" w:rsidP="00914DBC">
      <w:pPr>
        <w:pStyle w:val="ListParagraph"/>
        <w:numPr>
          <w:ilvl w:val="1"/>
          <w:numId w:val="42"/>
        </w:numPr>
        <w:spacing w:before="0" w:after="0"/>
        <w:rPr>
          <w:rFonts w:cs="Calibri"/>
          <w:color w:val="auto"/>
          <w:sz w:val="16"/>
          <w:szCs w:val="16"/>
          <w:lang w:val="en-CA" w:eastAsia="en-CA"/>
        </w:rPr>
      </w:pPr>
      <w:r w:rsidRPr="00996D52">
        <w:rPr>
          <w:rFonts w:cs="Calibri"/>
          <w:color w:val="auto"/>
          <w:sz w:val="16"/>
          <w:szCs w:val="16"/>
          <w:lang w:val="en-CA" w:eastAsia="en-CA"/>
        </w:rPr>
        <w:t>Click Back - Qualifying question page not the</w:t>
      </w:r>
      <w:r w:rsidR="00996D52" w:rsidRPr="00996D52">
        <w:rPr>
          <w:rFonts w:cs="Calibri"/>
          <w:color w:val="auto"/>
          <w:sz w:val="16"/>
          <w:szCs w:val="16"/>
          <w:lang w:val="en-CA" w:eastAsia="en-CA"/>
        </w:rPr>
        <w:t xml:space="preserve"> </w:t>
      </w:r>
      <w:r w:rsidRPr="00996D52">
        <w:rPr>
          <w:rFonts w:cs="Calibri"/>
          <w:color w:val="auto"/>
          <w:sz w:val="16"/>
          <w:szCs w:val="16"/>
          <w:lang w:val="en-CA" w:eastAsia="en-CA"/>
        </w:rPr>
        <w:t xml:space="preserve">Existing Customer Check </w:t>
      </w:r>
      <w:r w:rsidR="00996D52" w:rsidRPr="00996D52">
        <w:rPr>
          <w:rFonts w:cs="Calibri"/>
          <w:color w:val="auto"/>
          <w:sz w:val="16"/>
          <w:szCs w:val="16"/>
          <w:lang w:val="en-CA" w:eastAsia="en-CA"/>
        </w:rPr>
        <w:t>page (</w:t>
      </w:r>
      <w:r w:rsidRPr="00996D52">
        <w:rPr>
          <w:rFonts w:cs="Calibri"/>
          <w:color w:val="auto"/>
          <w:sz w:val="16"/>
          <w:szCs w:val="16"/>
          <w:lang w:val="en-CA" w:eastAsia="en-CA"/>
        </w:rPr>
        <w:t>Not per Spec</w:t>
      </w:r>
      <w:r w:rsidR="00996D52" w:rsidRPr="00996D52">
        <w:rPr>
          <w:rFonts w:cs="Calibri"/>
          <w:color w:val="auto"/>
          <w:sz w:val="16"/>
          <w:szCs w:val="16"/>
          <w:lang w:val="en-CA" w:eastAsia="en-CA"/>
        </w:rPr>
        <w:t xml:space="preserve"> 1.3</w:t>
      </w:r>
      <w:r w:rsidRPr="00996D52">
        <w:rPr>
          <w:rFonts w:cs="Calibri"/>
          <w:color w:val="auto"/>
          <w:sz w:val="16"/>
          <w:szCs w:val="16"/>
          <w:lang w:val="en-CA" w:eastAsia="en-CA"/>
        </w:rPr>
        <w:t>)</w:t>
      </w:r>
    </w:p>
    <w:p w14:paraId="348592BD" w14:textId="6916D573" w:rsidR="001A1E73" w:rsidRDefault="001A1E73" w:rsidP="001A1E73">
      <w:pPr>
        <w:spacing w:before="0" w:after="160" w:line="259" w:lineRule="auto"/>
        <w:contextualSpacing/>
        <w:rPr>
          <w:rFonts w:cs="Calibri"/>
          <w:b/>
          <w:bCs/>
          <w:sz w:val="16"/>
          <w:szCs w:val="16"/>
        </w:rPr>
      </w:pPr>
    </w:p>
    <w:p w14:paraId="38131DE7" w14:textId="5202244B" w:rsidR="001A1E73" w:rsidRPr="00996D52" w:rsidRDefault="001A1E73" w:rsidP="001A1E73">
      <w:pPr>
        <w:pStyle w:val="ListParagraph"/>
        <w:numPr>
          <w:ilvl w:val="0"/>
          <w:numId w:val="13"/>
        </w:numPr>
        <w:spacing w:before="0" w:after="160" w:line="259" w:lineRule="auto"/>
        <w:contextualSpacing/>
        <w:rPr>
          <w:rFonts w:cs="Calibri"/>
          <w:b/>
          <w:bCs/>
          <w:sz w:val="16"/>
          <w:szCs w:val="16"/>
        </w:rPr>
      </w:pPr>
      <w:r w:rsidRPr="001C2C7F">
        <w:rPr>
          <w:rFonts w:cs="Calibri"/>
          <w:b/>
          <w:bCs/>
          <w:color w:val="auto"/>
          <w:spacing w:val="-4"/>
          <w:sz w:val="16"/>
          <w:szCs w:val="16"/>
          <w:shd w:val="clear" w:color="auto" w:fill="FFFFFF"/>
        </w:rPr>
        <w:t xml:space="preserve">Authorised Signer Qualifying </w:t>
      </w:r>
      <w:r>
        <w:rPr>
          <w:rFonts w:cs="Calibri"/>
          <w:b/>
          <w:bCs/>
          <w:color w:val="auto"/>
          <w:spacing w:val="-4"/>
          <w:sz w:val="16"/>
          <w:szCs w:val="16"/>
          <w:shd w:val="clear" w:color="auto" w:fill="FFFFFF"/>
        </w:rPr>
        <w:t>Verify Mobile Info</w:t>
      </w:r>
      <w:r w:rsidRPr="001C2C7F">
        <w:rPr>
          <w:rFonts w:cs="Calibri"/>
          <w:b/>
          <w:bCs/>
          <w:color w:val="auto"/>
          <w:spacing w:val="-4"/>
          <w:sz w:val="16"/>
          <w:szCs w:val="16"/>
          <w:shd w:val="clear" w:color="auto" w:fill="FFFFFF"/>
        </w:rPr>
        <w:t xml:space="preserve"> 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59F5A2BE" w14:textId="79EB8B8E" w:rsidR="00996D52" w:rsidRPr="00996D52" w:rsidRDefault="00996D52" w:rsidP="00996D52">
      <w:pPr>
        <w:pStyle w:val="ListParagraph"/>
        <w:numPr>
          <w:ilvl w:val="1"/>
          <w:numId w:val="13"/>
        </w:numPr>
        <w:spacing w:before="0" w:after="160" w:line="259" w:lineRule="auto"/>
        <w:contextualSpacing/>
        <w:rPr>
          <w:rFonts w:cs="Calibri"/>
          <w:b/>
          <w:bCs/>
          <w:sz w:val="16"/>
          <w:szCs w:val="16"/>
        </w:rPr>
      </w:pPr>
      <w:r w:rsidRPr="00BB5D2E">
        <w:rPr>
          <w:sz w:val="16"/>
          <w:szCs w:val="16"/>
        </w:rPr>
        <w:t>User will need to progress through this page to access other pages that are ready for CWB to test in this sprint</w:t>
      </w:r>
      <w:r w:rsidR="000003D0">
        <w:rPr>
          <w:sz w:val="16"/>
          <w:szCs w:val="16"/>
        </w:rPr>
        <w:t>.</w:t>
      </w:r>
    </w:p>
    <w:p w14:paraId="7D9DBDC1" w14:textId="1E4E309C" w:rsidR="001A1E73" w:rsidRPr="004104AD" w:rsidRDefault="00996D52" w:rsidP="00996D52">
      <w:pPr>
        <w:pStyle w:val="ListParagraph"/>
        <w:numPr>
          <w:ilvl w:val="1"/>
          <w:numId w:val="13"/>
        </w:numPr>
        <w:spacing w:before="0" w:after="160" w:line="259" w:lineRule="auto"/>
        <w:contextualSpacing/>
        <w:rPr>
          <w:rFonts w:cs="Calibri"/>
          <w:b/>
          <w:bCs/>
          <w:sz w:val="16"/>
          <w:szCs w:val="16"/>
        </w:rPr>
      </w:pPr>
      <w:r>
        <w:rPr>
          <w:sz w:val="16"/>
          <w:szCs w:val="16"/>
        </w:rPr>
        <w:t>UX Issues and Content Issues</w:t>
      </w:r>
    </w:p>
    <w:p w14:paraId="5E6B3476" w14:textId="77777777" w:rsidR="004104AD" w:rsidRPr="004104AD" w:rsidRDefault="004104AD" w:rsidP="004104AD">
      <w:pPr>
        <w:pStyle w:val="ListParagraph"/>
        <w:numPr>
          <w:ilvl w:val="0"/>
          <w:numId w:val="0"/>
        </w:numPr>
        <w:spacing w:before="0" w:after="160" w:line="259" w:lineRule="auto"/>
        <w:ind w:left="1584"/>
        <w:contextualSpacing/>
        <w:rPr>
          <w:rFonts w:cs="Calibri"/>
          <w:b/>
          <w:bCs/>
          <w:sz w:val="16"/>
          <w:szCs w:val="16"/>
        </w:rPr>
      </w:pPr>
    </w:p>
    <w:p w14:paraId="375BF735" w14:textId="2B9F7CFC" w:rsidR="004104AD" w:rsidRPr="004104AD" w:rsidRDefault="004104AD" w:rsidP="004104AD">
      <w:pPr>
        <w:pStyle w:val="ListParagraph"/>
        <w:numPr>
          <w:ilvl w:val="0"/>
          <w:numId w:val="13"/>
        </w:numPr>
        <w:spacing w:before="0" w:after="160" w:line="259" w:lineRule="auto"/>
        <w:contextualSpacing/>
        <w:rPr>
          <w:rFonts w:cs="Calibri"/>
          <w:b/>
          <w:bCs/>
          <w:sz w:val="16"/>
          <w:szCs w:val="16"/>
        </w:rPr>
      </w:pPr>
      <w:r w:rsidRPr="001C2C7F">
        <w:rPr>
          <w:rFonts w:cs="Calibri"/>
          <w:b/>
          <w:bCs/>
          <w:color w:val="auto"/>
          <w:spacing w:val="-4"/>
          <w:sz w:val="16"/>
          <w:szCs w:val="16"/>
          <w:shd w:val="clear" w:color="auto" w:fill="FFFFFF"/>
        </w:rPr>
        <w:t xml:space="preserve">Authorised Signer </w:t>
      </w:r>
      <w:r>
        <w:rPr>
          <w:rFonts w:cs="Calibri"/>
          <w:b/>
          <w:bCs/>
          <w:color w:val="auto"/>
          <w:spacing w:val="-4"/>
          <w:sz w:val="16"/>
          <w:szCs w:val="16"/>
          <w:shd w:val="clear" w:color="auto" w:fill="FFFFFF"/>
        </w:rPr>
        <w:t>Alternate IDV</w:t>
      </w:r>
      <w:r w:rsidRPr="001C2C7F">
        <w:rPr>
          <w:rFonts w:cs="Calibri"/>
          <w:b/>
          <w:bCs/>
          <w:color w:val="auto"/>
          <w:spacing w:val="-4"/>
          <w:sz w:val="16"/>
          <w:szCs w:val="16"/>
          <w:shd w:val="clear" w:color="auto" w:fill="FFFFFF"/>
        </w:rPr>
        <w:t xml:space="preserve"> 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4EAC228E" w14:textId="5C55CCA2" w:rsidR="000003D0" w:rsidRPr="00996D52" w:rsidRDefault="000003D0" w:rsidP="000003D0">
      <w:pPr>
        <w:pStyle w:val="ListParagraph"/>
        <w:numPr>
          <w:ilvl w:val="1"/>
          <w:numId w:val="13"/>
        </w:numPr>
        <w:spacing w:before="0" w:after="160" w:line="259" w:lineRule="auto"/>
        <w:contextualSpacing/>
        <w:rPr>
          <w:rFonts w:cs="Calibri"/>
          <w:b/>
          <w:bCs/>
          <w:sz w:val="16"/>
          <w:szCs w:val="16"/>
        </w:rPr>
      </w:pPr>
      <w:r w:rsidRPr="00BB5D2E">
        <w:rPr>
          <w:sz w:val="16"/>
          <w:szCs w:val="16"/>
        </w:rPr>
        <w:t>User will need to progress through this page to access other pages that are ready for CWB to test in this sprint</w:t>
      </w:r>
      <w:r>
        <w:rPr>
          <w:sz w:val="16"/>
          <w:szCs w:val="16"/>
        </w:rPr>
        <w:t>.</w:t>
      </w:r>
    </w:p>
    <w:p w14:paraId="3CB675BB" w14:textId="3ECF6019" w:rsidR="000003D0" w:rsidRPr="004104AD" w:rsidRDefault="000003D0" w:rsidP="000003D0">
      <w:pPr>
        <w:pStyle w:val="ListParagraph"/>
        <w:numPr>
          <w:ilvl w:val="1"/>
          <w:numId w:val="13"/>
        </w:numPr>
        <w:spacing w:before="0" w:after="160" w:line="259" w:lineRule="auto"/>
        <w:contextualSpacing/>
        <w:rPr>
          <w:rFonts w:cs="Calibri"/>
          <w:b/>
          <w:bCs/>
          <w:sz w:val="16"/>
          <w:szCs w:val="16"/>
        </w:rPr>
      </w:pPr>
      <w:r>
        <w:rPr>
          <w:sz w:val="16"/>
          <w:szCs w:val="16"/>
        </w:rPr>
        <w:t xml:space="preserve">UX Issues </w:t>
      </w:r>
    </w:p>
    <w:p w14:paraId="2D8C75AD" w14:textId="77777777" w:rsidR="004104AD" w:rsidRPr="004104AD" w:rsidRDefault="004104AD" w:rsidP="004104AD">
      <w:pPr>
        <w:pStyle w:val="ListParagraph"/>
        <w:numPr>
          <w:ilvl w:val="0"/>
          <w:numId w:val="0"/>
        </w:numPr>
        <w:spacing w:before="0" w:after="160" w:line="259" w:lineRule="auto"/>
        <w:ind w:left="1152"/>
        <w:contextualSpacing/>
        <w:rPr>
          <w:rFonts w:cs="Calibri"/>
          <w:b/>
          <w:bCs/>
          <w:sz w:val="16"/>
          <w:szCs w:val="16"/>
        </w:rPr>
      </w:pPr>
    </w:p>
    <w:p w14:paraId="2641ED7C" w14:textId="3FD0DDDB" w:rsidR="000003D0" w:rsidRPr="004104AD" w:rsidRDefault="000003D0" w:rsidP="000003D0">
      <w:pPr>
        <w:pStyle w:val="ListParagraph"/>
        <w:numPr>
          <w:ilvl w:val="0"/>
          <w:numId w:val="13"/>
        </w:numPr>
        <w:spacing w:before="0" w:after="160" w:line="259" w:lineRule="auto"/>
        <w:contextualSpacing/>
        <w:rPr>
          <w:rFonts w:cs="Calibri"/>
          <w:b/>
          <w:bCs/>
          <w:sz w:val="16"/>
          <w:szCs w:val="16"/>
        </w:rPr>
      </w:pPr>
      <w:r w:rsidRPr="001C2C7F">
        <w:rPr>
          <w:rFonts w:cs="Calibri"/>
          <w:b/>
          <w:bCs/>
          <w:color w:val="auto"/>
          <w:spacing w:val="-4"/>
          <w:sz w:val="16"/>
          <w:szCs w:val="16"/>
          <w:shd w:val="clear" w:color="auto" w:fill="FFFFFF"/>
        </w:rPr>
        <w:lastRenderedPageBreak/>
        <w:t xml:space="preserve">Authorised Signer </w:t>
      </w:r>
      <w:proofErr w:type="spellStart"/>
      <w:r>
        <w:rPr>
          <w:rFonts w:cs="Calibri"/>
          <w:b/>
          <w:bCs/>
          <w:color w:val="auto"/>
          <w:spacing w:val="-4"/>
          <w:sz w:val="16"/>
          <w:szCs w:val="16"/>
          <w:shd w:val="clear" w:color="auto" w:fill="FFFFFF"/>
        </w:rPr>
        <w:t>Flinks</w:t>
      </w:r>
      <w:proofErr w:type="spellEnd"/>
      <w:r w:rsidRPr="001C2C7F">
        <w:rPr>
          <w:rFonts w:cs="Calibri"/>
          <w:b/>
          <w:bCs/>
          <w:color w:val="auto"/>
          <w:spacing w:val="-4"/>
          <w:sz w:val="16"/>
          <w:szCs w:val="16"/>
          <w:shd w:val="clear" w:color="auto" w:fill="FFFFFF"/>
        </w:rPr>
        <w:t xml:space="preserve"> 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4A4077B3" w14:textId="62983B0A" w:rsidR="000003D0" w:rsidRPr="00996D52" w:rsidRDefault="000003D0" w:rsidP="000003D0">
      <w:pPr>
        <w:pStyle w:val="ListParagraph"/>
        <w:numPr>
          <w:ilvl w:val="1"/>
          <w:numId w:val="13"/>
        </w:numPr>
        <w:spacing w:before="0" w:after="160" w:line="259" w:lineRule="auto"/>
        <w:contextualSpacing/>
        <w:rPr>
          <w:rFonts w:cs="Calibri"/>
          <w:b/>
          <w:bCs/>
          <w:sz w:val="16"/>
          <w:szCs w:val="16"/>
        </w:rPr>
      </w:pPr>
      <w:r w:rsidRPr="00BB5D2E">
        <w:rPr>
          <w:sz w:val="16"/>
          <w:szCs w:val="16"/>
        </w:rPr>
        <w:t>User will need to progress through this page to access other pages that are ready for CWB to test in this sprint</w:t>
      </w:r>
      <w:r>
        <w:rPr>
          <w:sz w:val="16"/>
          <w:szCs w:val="16"/>
        </w:rPr>
        <w:t>.</w:t>
      </w:r>
    </w:p>
    <w:p w14:paraId="1C3E8A07" w14:textId="77777777" w:rsidR="000003D0" w:rsidRPr="000003D0" w:rsidRDefault="000003D0" w:rsidP="000003D0">
      <w:pPr>
        <w:pStyle w:val="ListParagraph"/>
        <w:numPr>
          <w:ilvl w:val="0"/>
          <w:numId w:val="0"/>
        </w:numPr>
        <w:spacing w:before="0" w:after="160" w:line="259" w:lineRule="auto"/>
        <w:ind w:left="1152"/>
        <w:contextualSpacing/>
        <w:rPr>
          <w:rFonts w:cs="Calibri"/>
          <w:b/>
          <w:bCs/>
          <w:sz w:val="16"/>
          <w:szCs w:val="16"/>
        </w:rPr>
      </w:pPr>
    </w:p>
    <w:p w14:paraId="121B1709" w14:textId="1CE1C490" w:rsidR="004104AD" w:rsidRDefault="004104AD" w:rsidP="0067761D">
      <w:pPr>
        <w:pStyle w:val="ListParagraph"/>
        <w:numPr>
          <w:ilvl w:val="0"/>
          <w:numId w:val="13"/>
        </w:numPr>
        <w:spacing w:before="0" w:after="160" w:line="259" w:lineRule="auto"/>
        <w:contextualSpacing/>
        <w:rPr>
          <w:rFonts w:cs="Calibri"/>
          <w:b/>
          <w:bCs/>
          <w:sz w:val="16"/>
          <w:szCs w:val="16"/>
        </w:rPr>
      </w:pPr>
      <w:r w:rsidRPr="000003D0">
        <w:rPr>
          <w:rFonts w:cs="Calibri"/>
          <w:b/>
          <w:bCs/>
          <w:spacing w:val="-4"/>
          <w:sz w:val="16"/>
          <w:szCs w:val="16"/>
          <w:shd w:val="clear" w:color="auto" w:fill="FFFFFF"/>
        </w:rPr>
        <w:t>A</w:t>
      </w:r>
      <w:r w:rsidRPr="000003D0">
        <w:rPr>
          <w:rFonts w:cs="Calibri"/>
          <w:b/>
          <w:bCs/>
          <w:color w:val="auto"/>
          <w:spacing w:val="-4"/>
          <w:sz w:val="16"/>
          <w:szCs w:val="16"/>
          <w:shd w:val="clear" w:color="auto" w:fill="FFFFFF"/>
        </w:rPr>
        <w:t xml:space="preserve">uthorised Signer </w:t>
      </w:r>
      <w:r w:rsidR="000003D0" w:rsidRPr="000003D0">
        <w:rPr>
          <w:rFonts w:cs="Calibri"/>
          <w:b/>
          <w:bCs/>
          <w:color w:val="auto"/>
          <w:spacing w:val="-4"/>
          <w:sz w:val="16"/>
          <w:szCs w:val="16"/>
          <w:shd w:val="clear" w:color="auto" w:fill="FFFFFF"/>
        </w:rPr>
        <w:t>Manual IDV</w:t>
      </w:r>
      <w:r w:rsidRPr="000003D0">
        <w:rPr>
          <w:rFonts w:cs="Calibri"/>
          <w:b/>
          <w:bCs/>
          <w:color w:val="auto"/>
          <w:spacing w:val="-4"/>
          <w:sz w:val="16"/>
          <w:szCs w:val="16"/>
          <w:shd w:val="clear" w:color="auto" w:fill="FFFFFF"/>
        </w:rPr>
        <w:t xml:space="preserve"> Page </w:t>
      </w:r>
      <w:r w:rsidRPr="000003D0">
        <w:rPr>
          <w:b/>
          <w:bCs/>
          <w:sz w:val="16"/>
          <w:szCs w:val="16"/>
        </w:rPr>
        <w:t>– is NOT ready and have not been fully tested by Temenos:</w:t>
      </w:r>
    </w:p>
    <w:p w14:paraId="0E9DD483" w14:textId="051DE6D2" w:rsidR="000003D0" w:rsidRPr="000003D0" w:rsidRDefault="000003D0" w:rsidP="000003D0">
      <w:pPr>
        <w:pStyle w:val="ListParagraph"/>
        <w:numPr>
          <w:ilvl w:val="1"/>
          <w:numId w:val="13"/>
        </w:numPr>
        <w:spacing w:before="0" w:after="160" w:line="259" w:lineRule="auto"/>
        <w:contextualSpacing/>
        <w:rPr>
          <w:rFonts w:cs="Calibri"/>
          <w:b/>
          <w:bCs/>
          <w:sz w:val="16"/>
          <w:szCs w:val="16"/>
        </w:rPr>
      </w:pPr>
      <w:r w:rsidRPr="00BB5D2E">
        <w:rPr>
          <w:sz w:val="16"/>
          <w:szCs w:val="16"/>
        </w:rPr>
        <w:t>User will need to progress through this page to access other pages that are ready for CWB to test in this sprint</w:t>
      </w:r>
      <w:r>
        <w:rPr>
          <w:sz w:val="16"/>
          <w:szCs w:val="16"/>
        </w:rPr>
        <w:t>.</w:t>
      </w:r>
    </w:p>
    <w:p w14:paraId="7FA5AE42" w14:textId="42C97C7B" w:rsidR="004104AD" w:rsidRDefault="000003D0" w:rsidP="000003D0">
      <w:pPr>
        <w:pStyle w:val="ListParagraph"/>
        <w:numPr>
          <w:ilvl w:val="1"/>
          <w:numId w:val="13"/>
        </w:numPr>
        <w:spacing w:before="0" w:after="160" w:line="259" w:lineRule="auto"/>
        <w:contextualSpacing/>
        <w:rPr>
          <w:rFonts w:cs="Calibri"/>
          <w:b/>
          <w:bCs/>
          <w:sz w:val="16"/>
          <w:szCs w:val="16"/>
        </w:rPr>
      </w:pPr>
      <w:r w:rsidRPr="000003D0">
        <w:rPr>
          <w:sz w:val="16"/>
          <w:szCs w:val="16"/>
        </w:rPr>
        <w:t xml:space="preserve">UX Issues </w:t>
      </w:r>
      <w:r w:rsidRPr="000003D0">
        <w:rPr>
          <w:rFonts w:cs="Calibri"/>
          <w:sz w:val="16"/>
          <w:szCs w:val="16"/>
        </w:rPr>
        <w:t>and spellin</w:t>
      </w:r>
      <w:r>
        <w:rPr>
          <w:rFonts w:cs="Calibri"/>
          <w:sz w:val="16"/>
          <w:szCs w:val="16"/>
        </w:rPr>
        <w:t xml:space="preserve">g </w:t>
      </w:r>
      <w:r w:rsidRPr="000003D0">
        <w:rPr>
          <w:rFonts w:cs="Calibri"/>
          <w:sz w:val="16"/>
          <w:szCs w:val="16"/>
        </w:rPr>
        <w:t>of e-mail vs email</w:t>
      </w:r>
      <w:r w:rsidR="00F21548">
        <w:rPr>
          <w:rFonts w:cs="Calibri"/>
          <w:b/>
          <w:bCs/>
          <w:sz w:val="16"/>
          <w:szCs w:val="16"/>
        </w:rPr>
        <w:t>.</w:t>
      </w:r>
    </w:p>
    <w:p w14:paraId="1C3DE8C7" w14:textId="77777777" w:rsidR="000003D0" w:rsidRPr="000003D0" w:rsidRDefault="000003D0" w:rsidP="000003D0">
      <w:pPr>
        <w:pStyle w:val="ListParagraph"/>
        <w:numPr>
          <w:ilvl w:val="0"/>
          <w:numId w:val="0"/>
        </w:numPr>
        <w:spacing w:before="0" w:after="160" w:line="259" w:lineRule="auto"/>
        <w:ind w:left="1584"/>
        <w:contextualSpacing/>
        <w:rPr>
          <w:rFonts w:cs="Calibri"/>
          <w:b/>
          <w:bCs/>
          <w:sz w:val="16"/>
          <w:szCs w:val="16"/>
        </w:rPr>
      </w:pPr>
    </w:p>
    <w:p w14:paraId="489518E9" w14:textId="4F293D80" w:rsidR="001C2C7F" w:rsidRPr="001C2C7F" w:rsidRDefault="001C2C7F" w:rsidP="001C2C7F">
      <w:pPr>
        <w:pStyle w:val="ListParagraph"/>
        <w:numPr>
          <w:ilvl w:val="0"/>
          <w:numId w:val="13"/>
        </w:numPr>
        <w:spacing w:before="0" w:after="160" w:line="259" w:lineRule="auto"/>
        <w:contextualSpacing/>
        <w:rPr>
          <w:rFonts w:cs="Calibri"/>
          <w:b/>
          <w:bCs/>
          <w:sz w:val="16"/>
          <w:szCs w:val="16"/>
        </w:rPr>
      </w:pPr>
      <w:r>
        <w:rPr>
          <w:rFonts w:cs="Calibri"/>
          <w:b/>
          <w:bCs/>
          <w:color w:val="auto"/>
          <w:spacing w:val="-4"/>
          <w:sz w:val="16"/>
          <w:szCs w:val="16"/>
          <w:shd w:val="clear" w:color="auto" w:fill="FFFFFF"/>
        </w:rPr>
        <w:t>A</w:t>
      </w:r>
      <w:r w:rsidRPr="001C2C7F">
        <w:rPr>
          <w:rFonts w:cs="Calibri"/>
          <w:b/>
          <w:bCs/>
          <w:color w:val="auto"/>
          <w:spacing w:val="-4"/>
          <w:sz w:val="16"/>
          <w:szCs w:val="16"/>
          <w:shd w:val="clear" w:color="auto" w:fill="FFFFFF"/>
        </w:rPr>
        <w:t xml:space="preserve">uthorised Signer </w:t>
      </w:r>
      <w:proofErr w:type="spellStart"/>
      <w:r>
        <w:rPr>
          <w:rFonts w:cs="Calibri"/>
          <w:b/>
          <w:bCs/>
          <w:color w:val="auto"/>
          <w:spacing w:val="-4"/>
          <w:sz w:val="16"/>
          <w:szCs w:val="16"/>
          <w:shd w:val="clear" w:color="auto" w:fill="FFFFFF"/>
        </w:rPr>
        <w:t>eConsent</w:t>
      </w:r>
      <w:proofErr w:type="spellEnd"/>
      <w:r>
        <w:rPr>
          <w:rFonts w:cs="Calibri"/>
          <w:b/>
          <w:bCs/>
          <w:color w:val="auto"/>
          <w:spacing w:val="-4"/>
          <w:sz w:val="16"/>
          <w:szCs w:val="16"/>
          <w:shd w:val="clear" w:color="auto" w:fill="FFFFFF"/>
        </w:rPr>
        <w:t xml:space="preserve"> </w:t>
      </w:r>
      <w:r w:rsidRPr="001C2C7F">
        <w:rPr>
          <w:rFonts w:cs="Calibri"/>
          <w:b/>
          <w:bCs/>
          <w:color w:val="auto"/>
          <w:spacing w:val="-4"/>
          <w:sz w:val="16"/>
          <w:szCs w:val="16"/>
          <w:shd w:val="clear" w:color="auto" w:fill="FFFFFF"/>
        </w:rPr>
        <w:t>Page</w:t>
      </w:r>
      <w:r>
        <w:rPr>
          <w:rFonts w:cs="Calibri"/>
          <w:b/>
          <w:bCs/>
          <w:color w:val="auto"/>
          <w:spacing w:val="-4"/>
          <w:sz w:val="16"/>
          <w:szCs w:val="16"/>
          <w:shd w:val="clear" w:color="auto" w:fill="FFFFFF"/>
        </w:rPr>
        <w:t xml:space="preserve"> </w:t>
      </w:r>
      <w:r w:rsidRPr="00BB5D2E">
        <w:rPr>
          <w:b/>
          <w:bCs/>
          <w:sz w:val="16"/>
          <w:szCs w:val="16"/>
        </w:rPr>
        <w:t>– is NOT ready and have not been fully tested by Temenos:</w:t>
      </w:r>
    </w:p>
    <w:p w14:paraId="1AE97F1C" w14:textId="672CC740" w:rsidR="001C2C7F" w:rsidRDefault="001C2C7F" w:rsidP="001C2C7F">
      <w:pPr>
        <w:pStyle w:val="ListParagraph"/>
        <w:numPr>
          <w:ilvl w:val="1"/>
          <w:numId w:val="13"/>
        </w:numPr>
        <w:spacing w:before="0" w:after="160" w:line="259" w:lineRule="auto"/>
        <w:contextualSpacing/>
        <w:rPr>
          <w:sz w:val="16"/>
          <w:szCs w:val="16"/>
        </w:rPr>
      </w:pPr>
      <w:r w:rsidRPr="00BB5D2E">
        <w:rPr>
          <w:sz w:val="16"/>
          <w:szCs w:val="16"/>
        </w:rPr>
        <w:t>User will need to progress through this page to access other pages that are ready for CWB to test in this sprint</w:t>
      </w:r>
      <w:r w:rsidR="000003D0">
        <w:rPr>
          <w:sz w:val="16"/>
          <w:szCs w:val="16"/>
        </w:rPr>
        <w:t>.</w:t>
      </w:r>
    </w:p>
    <w:p w14:paraId="0ABE0E32" w14:textId="77777777" w:rsidR="001C2C7F" w:rsidRDefault="001C2C7F" w:rsidP="001C2C7F">
      <w:pPr>
        <w:pStyle w:val="ListParagraph"/>
        <w:numPr>
          <w:ilvl w:val="1"/>
          <w:numId w:val="13"/>
        </w:numPr>
        <w:spacing w:before="0" w:after="160" w:line="259" w:lineRule="auto"/>
        <w:contextualSpacing/>
        <w:rPr>
          <w:sz w:val="16"/>
          <w:szCs w:val="16"/>
        </w:rPr>
      </w:pPr>
      <w:r>
        <w:rPr>
          <w:sz w:val="16"/>
          <w:szCs w:val="16"/>
        </w:rPr>
        <w:t>The details for this page are still being finalized – will be addressed.</w:t>
      </w:r>
    </w:p>
    <w:p w14:paraId="38335068" w14:textId="77777777" w:rsidR="001C2C7F" w:rsidRDefault="001C2C7F" w:rsidP="001C2C7F">
      <w:pPr>
        <w:pStyle w:val="ListParagraph"/>
        <w:numPr>
          <w:ilvl w:val="1"/>
          <w:numId w:val="13"/>
        </w:numPr>
        <w:spacing w:before="0" w:after="160" w:line="259" w:lineRule="auto"/>
        <w:contextualSpacing/>
        <w:rPr>
          <w:sz w:val="16"/>
          <w:szCs w:val="16"/>
        </w:rPr>
      </w:pPr>
      <w:r>
        <w:rPr>
          <w:sz w:val="16"/>
          <w:szCs w:val="16"/>
        </w:rPr>
        <w:t xml:space="preserve">Navigational questions and minor UX issues </w:t>
      </w:r>
    </w:p>
    <w:p w14:paraId="2F83CE70" w14:textId="50C6B503" w:rsidR="00C77AF9" w:rsidRDefault="001C2C7F" w:rsidP="00C77AF9">
      <w:pPr>
        <w:pStyle w:val="ListParagraph"/>
        <w:numPr>
          <w:ilvl w:val="1"/>
          <w:numId w:val="13"/>
        </w:numPr>
        <w:spacing w:before="0" w:after="160" w:line="259" w:lineRule="auto"/>
        <w:contextualSpacing/>
        <w:rPr>
          <w:sz w:val="16"/>
          <w:szCs w:val="16"/>
        </w:rPr>
      </w:pPr>
      <w:r w:rsidRPr="001C2C7F">
        <w:rPr>
          <w:sz w:val="16"/>
          <w:szCs w:val="16"/>
        </w:rPr>
        <w:t xml:space="preserve">To pass this page, please </w:t>
      </w:r>
      <w:r>
        <w:rPr>
          <w:sz w:val="16"/>
          <w:szCs w:val="16"/>
        </w:rPr>
        <w:t xml:space="preserve">check the checkbox </w:t>
      </w:r>
      <w:r w:rsidRPr="001C2C7F">
        <w:rPr>
          <w:sz w:val="16"/>
          <w:szCs w:val="16"/>
        </w:rPr>
        <w:t>and click Next</w:t>
      </w:r>
      <w:r w:rsidR="00F21548">
        <w:rPr>
          <w:sz w:val="16"/>
          <w:szCs w:val="16"/>
        </w:rPr>
        <w:t>.</w:t>
      </w:r>
    </w:p>
    <w:p w14:paraId="54539CE5" w14:textId="1A7C3E71" w:rsidR="001C2C7F" w:rsidRPr="00C77AF9" w:rsidRDefault="001C2C7F" w:rsidP="00C77AF9">
      <w:pPr>
        <w:pStyle w:val="ListParagraph"/>
        <w:numPr>
          <w:ilvl w:val="1"/>
          <w:numId w:val="13"/>
        </w:numPr>
        <w:spacing w:before="0" w:after="160" w:line="259" w:lineRule="auto"/>
        <w:contextualSpacing/>
        <w:rPr>
          <w:sz w:val="16"/>
          <w:szCs w:val="16"/>
        </w:rPr>
      </w:pPr>
      <w:r w:rsidRPr="00C77AF9">
        <w:rPr>
          <w:b/>
          <w:bCs/>
          <w:sz w:val="16"/>
          <w:szCs w:val="16"/>
          <w:u w:val="single"/>
        </w:rPr>
        <w:t>PLEAS</w:t>
      </w:r>
      <w:r w:rsidR="00C77AF9" w:rsidRPr="00C77AF9">
        <w:rPr>
          <w:b/>
          <w:bCs/>
          <w:sz w:val="16"/>
          <w:szCs w:val="16"/>
          <w:u w:val="single"/>
        </w:rPr>
        <w:t>E</w:t>
      </w:r>
      <w:r w:rsidRPr="00C77AF9">
        <w:rPr>
          <w:b/>
          <w:bCs/>
          <w:sz w:val="16"/>
          <w:szCs w:val="16"/>
          <w:u w:val="single"/>
        </w:rPr>
        <w:t xml:space="preserve"> READ</w:t>
      </w:r>
      <w:r w:rsidRPr="00C77AF9">
        <w:rPr>
          <w:sz w:val="16"/>
          <w:szCs w:val="16"/>
        </w:rPr>
        <w:t xml:space="preserve"> -</w:t>
      </w:r>
      <w:r w:rsidR="001A1E73" w:rsidRPr="00C77AF9">
        <w:rPr>
          <w:sz w:val="16"/>
          <w:szCs w:val="16"/>
        </w:rPr>
        <w:t xml:space="preserve"> Navigate to Review page </w:t>
      </w:r>
      <w:r w:rsidR="000003D0">
        <w:rPr>
          <w:sz w:val="16"/>
          <w:szCs w:val="16"/>
        </w:rPr>
        <w:t>or Manual</w:t>
      </w:r>
      <w:r w:rsidR="00F518AA">
        <w:rPr>
          <w:sz w:val="16"/>
          <w:szCs w:val="16"/>
        </w:rPr>
        <w:t xml:space="preserve"> I</w:t>
      </w:r>
      <w:r w:rsidR="000003D0">
        <w:rPr>
          <w:sz w:val="16"/>
          <w:szCs w:val="16"/>
        </w:rPr>
        <w:t xml:space="preserve">DV Page </w:t>
      </w:r>
      <w:r w:rsidR="001A1E73" w:rsidRPr="00C77AF9">
        <w:rPr>
          <w:sz w:val="16"/>
          <w:szCs w:val="16"/>
        </w:rPr>
        <w:t xml:space="preserve">as this as far as you can progress within this form at this time as rest of the pages are still in </w:t>
      </w:r>
      <w:r w:rsidR="00996D52" w:rsidRPr="00C77AF9">
        <w:rPr>
          <w:sz w:val="16"/>
          <w:szCs w:val="16"/>
        </w:rPr>
        <w:t>development.</w:t>
      </w:r>
      <w:r w:rsidR="001A1E73" w:rsidRPr="00C77AF9">
        <w:rPr>
          <w:sz w:val="16"/>
          <w:szCs w:val="16"/>
        </w:rPr>
        <w:t xml:space="preserve"> </w:t>
      </w:r>
    </w:p>
    <w:p w14:paraId="2867F15E" w14:textId="7B3D51F0" w:rsidR="00C66294" w:rsidRPr="00830ECE" w:rsidRDefault="00C66294" w:rsidP="00C66294">
      <w:pPr>
        <w:pStyle w:val="Heading2"/>
      </w:pPr>
      <w:bookmarkStart w:id="41" w:name="_Toc54708261"/>
      <w:bookmarkStart w:id="42" w:name="_Toc63232509"/>
      <w:r w:rsidRPr="00830ECE">
        <w:t xml:space="preserve">Included Testable Stories: Total – </w:t>
      </w:r>
      <w:bookmarkEnd w:id="41"/>
      <w:r w:rsidR="00C45344">
        <w:t>2</w:t>
      </w:r>
      <w:r w:rsidR="002F5373">
        <w:t>1</w:t>
      </w:r>
      <w:bookmarkEnd w:id="42"/>
    </w:p>
    <w:p w14:paraId="36A35979" w14:textId="77777777" w:rsidR="00C66294" w:rsidRPr="007D0E7E" w:rsidRDefault="00C66294" w:rsidP="00C66294">
      <w:pPr>
        <w:rPr>
          <w:rFonts w:ascii="Calibri" w:hAnsi="Calibri" w:cs="Calibri"/>
          <w:sz w:val="16"/>
          <w:szCs w:val="16"/>
        </w:rPr>
      </w:pPr>
      <w:r w:rsidRPr="007D0E7E">
        <w:rPr>
          <w:rFonts w:ascii="Calibri" w:hAnsi="Calibri" w:cs="Calibri"/>
          <w:sz w:val="16"/>
          <w:szCs w:val="16"/>
        </w:rPr>
        <w:t xml:space="preserve">High level Notes/Comments are documented in this table, however, </w:t>
      </w:r>
      <w:r w:rsidRPr="00242745">
        <w:rPr>
          <w:rFonts w:ascii="Calibri" w:hAnsi="Calibri" w:cs="Calibri"/>
          <w:b/>
          <w:bCs/>
          <w:sz w:val="16"/>
          <w:szCs w:val="16"/>
          <w:u w:val="single"/>
        </w:rPr>
        <w:t>please see the Jira number Comments for more details</w:t>
      </w:r>
      <w:r w:rsidRPr="007D0E7E">
        <w:rPr>
          <w:rFonts w:ascii="Calibri" w:hAnsi="Calibri" w:cs="Calibri"/>
          <w:sz w:val="16"/>
          <w:szCs w:val="16"/>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D0E7E" w14:paraId="26245551"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3AC44E2" w14:textId="77777777" w:rsidR="00C66294" w:rsidRPr="007D0E7E" w:rsidRDefault="00C66294" w:rsidP="009B4561">
            <w:pPr>
              <w:rPr>
                <w:rStyle w:val="BoldBlueLight"/>
                <w:rFonts w:ascii="Calibri" w:hAnsi="Calibri" w:cs="Calibri"/>
                <w:b/>
                <w:bCs/>
                <w:color w:val="003E75" w:themeColor="accent1"/>
                <w:sz w:val="16"/>
                <w:szCs w:val="16"/>
              </w:rPr>
            </w:pPr>
            <w:bookmarkStart w:id="43" w:name="_Hlk25223395"/>
            <w:r w:rsidRPr="007D0E7E">
              <w:rPr>
                <w:rStyle w:val="BoldBlueLight"/>
                <w:rFonts w:ascii="Calibri" w:hAnsi="Calibri" w:cs="Calibri"/>
                <w:b/>
                <w:bCs/>
                <w:color w:val="003E75" w:themeColor="accent1"/>
                <w:sz w:val="16"/>
                <w:szCs w:val="16"/>
              </w:rPr>
              <w:t>Jira #</w:t>
            </w:r>
          </w:p>
        </w:tc>
        <w:tc>
          <w:tcPr>
            <w:tcW w:w="5076" w:type="dxa"/>
            <w:shd w:val="clear" w:color="auto" w:fill="D6EDF9" w:themeFill="accent2" w:themeFillTint="33"/>
          </w:tcPr>
          <w:p w14:paraId="72DB6857"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6"/>
                <w:szCs w:val="16"/>
              </w:rPr>
            </w:pPr>
            <w:r w:rsidRPr="007D0E7E">
              <w:rPr>
                <w:rStyle w:val="BoldBlueLight"/>
                <w:rFonts w:ascii="Calibri" w:hAnsi="Calibri" w:cs="Calibri"/>
                <w:b/>
                <w:bCs/>
                <w:color w:val="003E75" w:themeColor="accent1"/>
                <w:sz w:val="16"/>
                <w:szCs w:val="16"/>
              </w:rPr>
              <w:t>Description</w:t>
            </w:r>
          </w:p>
        </w:tc>
        <w:tc>
          <w:tcPr>
            <w:tcW w:w="3690" w:type="dxa"/>
            <w:shd w:val="clear" w:color="auto" w:fill="D6EDF9" w:themeFill="accent2" w:themeFillTint="33"/>
          </w:tcPr>
          <w:p w14:paraId="663ED46E"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6"/>
                <w:szCs w:val="16"/>
              </w:rPr>
            </w:pPr>
            <w:r w:rsidRPr="007D0E7E">
              <w:rPr>
                <w:rStyle w:val="BoldBlueLight"/>
                <w:rFonts w:ascii="Calibri" w:hAnsi="Calibri" w:cs="Calibri"/>
                <w:b/>
                <w:bCs/>
                <w:color w:val="003E75" w:themeColor="accent1"/>
                <w:sz w:val="16"/>
                <w:szCs w:val="16"/>
              </w:rPr>
              <w:t>Outstanding/Known Issues, Comments, Notes</w:t>
            </w:r>
          </w:p>
        </w:tc>
        <w:tc>
          <w:tcPr>
            <w:tcW w:w="900" w:type="dxa"/>
            <w:shd w:val="clear" w:color="auto" w:fill="D6EDF9" w:themeFill="accent2" w:themeFillTint="33"/>
          </w:tcPr>
          <w:p w14:paraId="13685F7F"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6"/>
                <w:szCs w:val="16"/>
              </w:rPr>
            </w:pPr>
            <w:r w:rsidRPr="007D0E7E">
              <w:rPr>
                <w:rStyle w:val="BoldBlueLight"/>
                <w:rFonts w:ascii="Calibri" w:hAnsi="Calibri" w:cs="Calibri"/>
                <w:b/>
                <w:bCs/>
                <w:color w:val="003E75" w:themeColor="accent1"/>
                <w:sz w:val="16"/>
                <w:szCs w:val="16"/>
              </w:rPr>
              <w:t>Number</w:t>
            </w:r>
          </w:p>
        </w:tc>
      </w:tr>
      <w:bookmarkEnd w:id="43"/>
      <w:tr w:rsidR="00D568B2" w:rsidRPr="007D0E7E" w14:paraId="67A46900"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E9D785" w14:textId="14D00059"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CWBSB-13</w:t>
            </w:r>
          </w:p>
        </w:tc>
        <w:tc>
          <w:tcPr>
            <w:tcW w:w="5076" w:type="dxa"/>
          </w:tcPr>
          <w:p w14:paraId="57FDF403" w14:textId="3A0787B2"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'Not Qualified Information' Page</w:t>
            </w:r>
          </w:p>
        </w:tc>
        <w:tc>
          <w:tcPr>
            <w:tcW w:w="3690" w:type="dxa"/>
            <w:tcBorders>
              <w:bottom w:val="single" w:sz="4" w:space="0" w:color="BFBFBF" w:themeColor="background1" w:themeShade="BF"/>
            </w:tcBorders>
            <w:vAlign w:val="center"/>
          </w:tcPr>
          <w:p w14:paraId="6124534F" w14:textId="4EAB9098" w:rsidR="00D568B2" w:rsidRPr="006D3FCB" w:rsidRDefault="00D568B2"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6D3FCB">
              <w:rPr>
                <w:rFonts w:ascii="Calibri" w:hAnsi="Calibri" w:cs="Calibri"/>
                <w:color w:val="172B4D"/>
                <w:sz w:val="16"/>
                <w:szCs w:val="16"/>
              </w:rPr>
              <w:t xml:space="preserve">Tested Content against Spec </w:t>
            </w:r>
            <w:r w:rsidR="006D3FCB" w:rsidRPr="006D3FCB">
              <w:rPr>
                <w:rFonts w:ascii="Calibri" w:hAnsi="Calibri" w:cs="Calibri"/>
                <w:color w:val="172B4D"/>
                <w:sz w:val="16"/>
                <w:szCs w:val="16"/>
              </w:rPr>
              <w:t>2</w:t>
            </w:r>
            <w:r w:rsidRPr="006D3FCB">
              <w:rPr>
                <w:rFonts w:ascii="Calibri" w:hAnsi="Calibri" w:cs="Calibri"/>
                <w:color w:val="172B4D"/>
                <w:sz w:val="16"/>
                <w:szCs w:val="16"/>
              </w:rPr>
              <w:t>.</w:t>
            </w:r>
            <w:r w:rsidR="006D3FCB" w:rsidRPr="006D3FCB">
              <w:rPr>
                <w:rFonts w:ascii="Calibri" w:hAnsi="Calibri" w:cs="Calibri"/>
                <w:color w:val="172B4D"/>
                <w:sz w:val="16"/>
                <w:szCs w:val="16"/>
              </w:rPr>
              <w:t>0</w:t>
            </w:r>
            <w:r w:rsidRPr="006D3FCB">
              <w:rPr>
                <w:rFonts w:ascii="Calibri" w:hAnsi="Calibri" w:cs="Calibri"/>
                <w:color w:val="172B4D"/>
                <w:sz w:val="16"/>
                <w:szCs w:val="16"/>
              </w:rPr>
              <w:t xml:space="preserve"> per AC as this was the version Dev used to build this page and it is attached to Jira</w:t>
            </w:r>
            <w:r w:rsidR="007F54E3">
              <w:rPr>
                <w:rFonts w:ascii="Calibri" w:hAnsi="Calibri" w:cs="Calibri"/>
                <w:color w:val="172B4D"/>
                <w:sz w:val="16"/>
                <w:szCs w:val="16"/>
              </w:rPr>
              <w:t>.</w:t>
            </w:r>
          </w:p>
          <w:p w14:paraId="0399B022" w14:textId="77777777" w:rsidR="006D3FCB" w:rsidRPr="006D3FCB" w:rsidRDefault="006D3FCB" w:rsidP="006D3F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6D3FCB">
              <w:rPr>
                <w:rFonts w:ascii="Calibri" w:hAnsi="Calibri" w:cs="Calibri"/>
                <w:color w:val="172B4D"/>
                <w:sz w:val="16"/>
                <w:szCs w:val="16"/>
                <w:lang w:val="en-CA" w:eastAsia="en-CA"/>
              </w:rPr>
              <w:t>Tested using attached PDF as guide and Style from Figma for Personal DCO</w:t>
            </w:r>
          </w:p>
          <w:p w14:paraId="3A06B83B" w14:textId="3FEFCCBC" w:rsidR="006D3FCB" w:rsidRPr="006D3FCB" w:rsidRDefault="006D3FCB" w:rsidP="006D3F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6D3FCB">
              <w:rPr>
                <w:rFonts w:ascii="Calibri" w:hAnsi="Calibri" w:cs="Calibri"/>
                <w:color w:val="172B4D"/>
                <w:sz w:val="16"/>
                <w:szCs w:val="16"/>
                <w:lang w:val="en-CA" w:eastAsia="en-CA"/>
              </w:rPr>
              <w:t>No mock-up in Figma for this page</w:t>
            </w:r>
          </w:p>
          <w:p w14:paraId="6D8E1074" w14:textId="0D32F898" w:rsidR="006D3FCB" w:rsidRPr="006D3FCB" w:rsidRDefault="006D3FCB" w:rsidP="006D3F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6"/>
                <w:szCs w:val="16"/>
                <w:lang w:val="en-CA" w:eastAsia="en-CA"/>
              </w:rPr>
            </w:pPr>
            <w:r w:rsidRPr="006D3FCB">
              <w:rPr>
                <w:rFonts w:ascii="Calibri" w:hAnsi="Calibri" w:cs="Calibri"/>
                <w:b/>
                <w:bCs/>
                <w:color w:val="172B4D"/>
                <w:sz w:val="16"/>
                <w:szCs w:val="16"/>
                <w:lang w:val="en-CA" w:eastAsia="en-CA"/>
              </w:rPr>
              <w:t>Known Issues:</w:t>
            </w:r>
          </w:p>
          <w:p w14:paraId="106F7630" w14:textId="0098F5E9" w:rsidR="006D3FCB" w:rsidRPr="006D3FCB" w:rsidRDefault="006D3FCB" w:rsidP="00914DBC">
            <w:pPr>
              <w:numPr>
                <w:ilvl w:val="0"/>
                <w:numId w:val="2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CA" w:eastAsia="en-CA"/>
              </w:rPr>
            </w:pPr>
            <w:r w:rsidRPr="006D3FCB">
              <w:rPr>
                <w:rFonts w:ascii="Calibri" w:hAnsi="Calibri" w:cs="Calibri"/>
                <w:sz w:val="16"/>
                <w:szCs w:val="16"/>
              </w:rPr>
              <w:t xml:space="preserve">Click Submit - </w:t>
            </w:r>
            <w:r w:rsidR="0008044B">
              <w:rPr>
                <w:rFonts w:ascii="Calibri" w:hAnsi="Calibri" w:cs="Calibri"/>
                <w:sz w:val="16"/>
                <w:szCs w:val="16"/>
              </w:rPr>
              <w:t>G</w:t>
            </w:r>
            <w:r w:rsidRPr="006D3FCB">
              <w:rPr>
                <w:rFonts w:ascii="Calibri" w:hAnsi="Calibri" w:cs="Calibri"/>
                <w:sz w:val="16"/>
                <w:szCs w:val="16"/>
              </w:rPr>
              <w:t>et HTTP Post error and Blank page Logged as separate issue </w:t>
            </w:r>
            <w:hyperlink r:id="rId33" w:history="1">
              <w:r w:rsidRPr="006D3FCB">
                <w:rPr>
                  <w:rStyle w:val="Hyperlink"/>
                  <w:rFonts w:ascii="Calibri" w:hAnsi="Calibri" w:cs="Calibri"/>
                  <w:sz w:val="16"/>
                  <w:szCs w:val="16"/>
                </w:rPr>
                <w:t>https://servicedesk.temenos.com/tickets/browse/CWBSB-421</w:t>
              </w:r>
            </w:hyperlink>
          </w:p>
          <w:p w14:paraId="1F15C0F8" w14:textId="2B74283A" w:rsidR="006D3FCB" w:rsidRPr="006D3FCB" w:rsidRDefault="006D3FCB" w:rsidP="00914DBC">
            <w:pPr>
              <w:numPr>
                <w:ilvl w:val="0"/>
                <w:numId w:val="2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6D3FCB">
              <w:rPr>
                <w:rFonts w:ascii="Calibri" w:hAnsi="Calibri" w:cs="Calibri"/>
                <w:sz w:val="16"/>
                <w:szCs w:val="16"/>
              </w:rPr>
              <w:t xml:space="preserve">Please tell us more about your business fields does not accept spaces &amp; special characters and has a miss-spelt validation message not found in Spec Logged as separate issue </w:t>
            </w:r>
            <w:hyperlink r:id="rId34" w:history="1">
              <w:r w:rsidRPr="006D3FCB">
                <w:rPr>
                  <w:rStyle w:val="Hyperlink"/>
                  <w:rFonts w:ascii="Calibri" w:hAnsi="Calibri" w:cs="Calibri"/>
                  <w:sz w:val="16"/>
                  <w:szCs w:val="16"/>
                </w:rPr>
                <w:t>https://servicedesk.temenos.com/tickets/browse/CWBSB-420</w:t>
              </w:r>
            </w:hyperlink>
          </w:p>
          <w:p w14:paraId="2098A00B" w14:textId="77777777" w:rsidR="006D3FCB" w:rsidRPr="006D3FCB" w:rsidRDefault="006D3FCB" w:rsidP="006D3FCB">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6D3FCB">
              <w:rPr>
                <w:rStyle w:val="Strong"/>
                <w:rFonts w:ascii="Calibri" w:hAnsi="Calibri" w:cs="Calibri"/>
                <w:sz w:val="16"/>
                <w:szCs w:val="16"/>
              </w:rPr>
              <w:t>Notes:</w:t>
            </w:r>
          </w:p>
          <w:p w14:paraId="1A409772" w14:textId="65EECBD2" w:rsidR="006D3FCB" w:rsidRPr="006D3FCB" w:rsidRDefault="006D3FCB" w:rsidP="00914DBC">
            <w:pPr>
              <w:numPr>
                <w:ilvl w:val="0"/>
                <w:numId w:val="2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6D3FCB">
              <w:rPr>
                <w:rFonts w:ascii="Calibri" w:hAnsi="Calibri" w:cs="Calibri"/>
                <w:sz w:val="16"/>
                <w:szCs w:val="16"/>
              </w:rPr>
              <w:t>Per comments Chat Now is disable until requirements is finalized</w:t>
            </w:r>
          </w:p>
          <w:p w14:paraId="5719AC1E" w14:textId="77777777" w:rsidR="002F5373" w:rsidRDefault="006D3FCB" w:rsidP="00914DBC">
            <w:pPr>
              <w:numPr>
                <w:ilvl w:val="0"/>
                <w:numId w:val="2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6D3FCB">
              <w:rPr>
                <w:rFonts w:ascii="Calibri" w:hAnsi="Calibri" w:cs="Calibri"/>
                <w:sz w:val="16"/>
                <w:szCs w:val="16"/>
              </w:rPr>
              <w:t xml:space="preserve">Per comments from Dev - space between the following fields are as close as they can get without overlapping with mandatory/validation message. </w:t>
            </w:r>
            <w:r>
              <w:rPr>
                <w:rFonts w:ascii="Calibri" w:hAnsi="Calibri" w:cs="Calibri"/>
                <w:sz w:val="16"/>
                <w:szCs w:val="16"/>
              </w:rPr>
              <w:br/>
            </w:r>
            <w:r w:rsidRPr="006D3FCB">
              <w:rPr>
                <w:rFonts w:ascii="Calibri" w:hAnsi="Calibri" w:cs="Calibri"/>
                <w:sz w:val="16"/>
                <w:szCs w:val="16"/>
              </w:rPr>
              <w:t xml:space="preserve">They are not </w:t>
            </w:r>
            <w:proofErr w:type="gramStart"/>
            <w:r w:rsidRPr="006D3FCB">
              <w:rPr>
                <w:rFonts w:ascii="Calibri" w:hAnsi="Calibri" w:cs="Calibri"/>
                <w:sz w:val="16"/>
                <w:szCs w:val="16"/>
              </w:rPr>
              <w:t>exactly the same</w:t>
            </w:r>
            <w:proofErr w:type="gramEnd"/>
            <w:r w:rsidRPr="006D3FCB">
              <w:rPr>
                <w:rFonts w:ascii="Calibri" w:hAnsi="Calibri" w:cs="Calibri"/>
                <w:sz w:val="16"/>
                <w:szCs w:val="16"/>
              </w:rPr>
              <w:t xml:space="preserve"> spacing as the wireframe attached</w:t>
            </w:r>
            <w:r>
              <w:rPr>
                <w:rFonts w:ascii="Calibri" w:hAnsi="Calibri" w:cs="Calibri"/>
                <w:sz w:val="16"/>
                <w:szCs w:val="16"/>
              </w:rPr>
              <w:t>:</w:t>
            </w:r>
          </w:p>
          <w:p w14:paraId="1E24CD61" w14:textId="563CEC5A" w:rsidR="002F5373" w:rsidRDefault="006D3FCB" w:rsidP="00914DBC">
            <w:pPr>
              <w:numPr>
                <w:ilvl w:val="1"/>
                <w:numId w:val="2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6D3FCB">
              <w:rPr>
                <w:rFonts w:ascii="Calibri" w:hAnsi="Calibri" w:cs="Calibri"/>
                <w:sz w:val="16"/>
                <w:szCs w:val="16"/>
              </w:rPr>
              <w:t xml:space="preserve"> </w:t>
            </w:r>
            <w:r w:rsidR="002F5373">
              <w:rPr>
                <w:rFonts w:ascii="Calibri" w:hAnsi="Calibri" w:cs="Calibri"/>
                <w:sz w:val="16"/>
                <w:szCs w:val="16"/>
              </w:rPr>
              <w:t>P</w:t>
            </w:r>
            <w:r w:rsidRPr="006D3FCB">
              <w:rPr>
                <w:rFonts w:ascii="Calibri" w:hAnsi="Calibri" w:cs="Calibri"/>
                <w:sz w:val="16"/>
                <w:szCs w:val="16"/>
              </w:rPr>
              <w:t>referred method of contact and email field</w:t>
            </w:r>
          </w:p>
          <w:p w14:paraId="44870A1B" w14:textId="5C93624E" w:rsidR="00D568B2" w:rsidRPr="006D3FCB" w:rsidRDefault="002F5373" w:rsidP="00914DBC">
            <w:pPr>
              <w:numPr>
                <w:ilvl w:val="1"/>
                <w:numId w:val="2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lastRenderedPageBreak/>
              <w:t>P</w:t>
            </w:r>
            <w:r w:rsidR="006D3FCB" w:rsidRPr="006D3FCB">
              <w:rPr>
                <w:rFonts w:ascii="Calibri" w:hAnsi="Calibri" w:cs="Calibri"/>
                <w:sz w:val="16"/>
                <w:szCs w:val="16"/>
              </w:rPr>
              <w:t>referred method of contact and phone number field</w:t>
            </w:r>
          </w:p>
        </w:tc>
        <w:tc>
          <w:tcPr>
            <w:tcW w:w="900" w:type="dxa"/>
            <w:tcBorders>
              <w:bottom w:val="single" w:sz="4" w:space="0" w:color="BFBFBF" w:themeColor="background1" w:themeShade="BF"/>
            </w:tcBorders>
            <w:vAlign w:val="center"/>
          </w:tcPr>
          <w:p w14:paraId="0B9B80AF"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36F418D6"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295D2461" w14:textId="2F470447"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CWBSB-24</w:t>
            </w:r>
          </w:p>
        </w:tc>
        <w:tc>
          <w:tcPr>
            <w:tcW w:w="5076" w:type="dxa"/>
          </w:tcPr>
          <w:p w14:paraId="75496EFB" w14:textId="73FDD30B"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'Your Business' Page</w:t>
            </w:r>
          </w:p>
        </w:tc>
        <w:tc>
          <w:tcPr>
            <w:tcW w:w="3690" w:type="dxa"/>
            <w:tcBorders>
              <w:bottom w:val="single" w:sz="4" w:space="0" w:color="BFBFBF" w:themeColor="background1" w:themeShade="BF"/>
            </w:tcBorders>
            <w:vAlign w:val="center"/>
          </w:tcPr>
          <w:p w14:paraId="0AA3CC7B" w14:textId="26D6EDC3" w:rsidR="00D568B2" w:rsidRPr="00810432" w:rsidRDefault="00D568B2"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 xml:space="preserve">Tested Content against Spec </w:t>
            </w:r>
            <w:r w:rsidR="002F5373">
              <w:rPr>
                <w:rFonts w:ascii="Calibri" w:hAnsi="Calibri" w:cs="Calibri"/>
                <w:color w:val="172B4D"/>
                <w:sz w:val="16"/>
                <w:szCs w:val="16"/>
              </w:rPr>
              <w:t>2.1</w:t>
            </w:r>
            <w:r w:rsidRPr="00810432">
              <w:rPr>
                <w:rFonts w:ascii="Calibri" w:hAnsi="Calibri" w:cs="Calibri"/>
                <w:color w:val="172B4D"/>
                <w:sz w:val="16"/>
                <w:szCs w:val="16"/>
              </w:rPr>
              <w:t xml:space="preserve"> per AC as this was the version Dev used to build this page and it is attached to Jira</w:t>
            </w:r>
            <w:r w:rsidR="007F54E3">
              <w:rPr>
                <w:rFonts w:ascii="Calibri" w:hAnsi="Calibri" w:cs="Calibri"/>
                <w:color w:val="172B4D"/>
                <w:sz w:val="16"/>
                <w:szCs w:val="16"/>
              </w:rPr>
              <w:t>.</w:t>
            </w:r>
          </w:p>
          <w:p w14:paraId="5B6C51E2" w14:textId="77777777" w:rsidR="00D568B2" w:rsidRPr="00C540A5" w:rsidRDefault="00D568B2" w:rsidP="00914DBC">
            <w:pPr>
              <w:numPr>
                <w:ilvl w:val="0"/>
                <w:numId w:val="17"/>
              </w:numPr>
              <w:spacing w:before="0" w:after="0"/>
              <w:ind w:left="714" w:hanging="357"/>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C540A5">
              <w:rPr>
                <w:rFonts w:ascii="Calibri" w:hAnsi="Calibri" w:cs="Calibri"/>
                <w:color w:val="172B4D"/>
                <w:sz w:val="16"/>
                <w:szCs w:val="16"/>
              </w:rPr>
              <w:t>Step</w:t>
            </w:r>
            <w:r>
              <w:rPr>
                <w:rFonts w:ascii="Calibri" w:hAnsi="Calibri" w:cs="Calibri"/>
                <w:color w:val="172B4D"/>
                <w:sz w:val="16"/>
                <w:szCs w:val="16"/>
              </w:rPr>
              <w:t xml:space="preserve"> </w:t>
            </w:r>
            <w:r w:rsidRPr="00C540A5">
              <w:rPr>
                <w:rFonts w:ascii="Calibri" w:hAnsi="Calibri" w:cs="Calibri"/>
                <w:color w:val="172B4D"/>
                <w:sz w:val="16"/>
                <w:szCs w:val="16"/>
              </w:rPr>
              <w:t>Title #:  The Step Title # of each page might not have the correct numbering and sequencing as this is still being finalized. </w:t>
            </w:r>
          </w:p>
          <w:p w14:paraId="658E2863" w14:textId="64765D84" w:rsidR="00D568B2" w:rsidRDefault="00D568B2" w:rsidP="00914DBC">
            <w:pPr>
              <w:numPr>
                <w:ilvl w:val="0"/>
                <w:numId w:val="17"/>
              </w:numPr>
              <w:spacing w:before="0" w:after="0"/>
              <w:ind w:left="714" w:hanging="357"/>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C540A5">
              <w:rPr>
                <w:rFonts w:ascii="Calibri" w:hAnsi="Calibri" w:cs="Calibri"/>
                <w:color w:val="172B4D"/>
                <w:sz w:val="16"/>
                <w:szCs w:val="16"/>
              </w:rPr>
              <w:t>Progress Bar: The incrementation of the progress bar at the top might not function per expected as this component is still being finalized. </w:t>
            </w:r>
          </w:p>
          <w:p w14:paraId="23297348" w14:textId="77777777" w:rsidR="002F5373" w:rsidRPr="002F5373" w:rsidRDefault="002F5373" w:rsidP="002F5373">
            <w:pPr>
              <w:shd w:val="clear" w:color="auto" w:fill="FFFFFF"/>
              <w:spacing w:before="15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b/>
                <w:bCs/>
                <w:color w:val="172B4D"/>
                <w:sz w:val="16"/>
                <w:szCs w:val="16"/>
                <w:lang w:val="en-CA" w:eastAsia="en-CA"/>
              </w:rPr>
              <w:t>Known Issues:</w:t>
            </w:r>
          </w:p>
          <w:p w14:paraId="08385246" w14:textId="77777777" w:rsidR="002F5373" w:rsidRPr="002F5373" w:rsidRDefault="002F5373" w:rsidP="00914DBC">
            <w:pPr>
              <w:numPr>
                <w:ilvl w:val="0"/>
                <w:numId w:val="2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color w:val="172B4D"/>
                <w:sz w:val="16"/>
                <w:szCs w:val="16"/>
                <w:lang w:val="en-CA" w:eastAsia="en-CA"/>
              </w:rPr>
              <w:t>None</w:t>
            </w:r>
          </w:p>
          <w:p w14:paraId="73B8F4FC" w14:textId="77777777" w:rsidR="002F5373" w:rsidRPr="002F5373" w:rsidRDefault="002F5373" w:rsidP="002F5373">
            <w:pPr>
              <w:shd w:val="clear" w:color="auto" w:fill="FFFFFF"/>
              <w:spacing w:before="15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b/>
                <w:bCs/>
                <w:color w:val="172B4D"/>
                <w:sz w:val="16"/>
                <w:szCs w:val="16"/>
                <w:lang w:val="en-CA" w:eastAsia="en-CA"/>
              </w:rPr>
              <w:t>Notes:</w:t>
            </w:r>
          </w:p>
          <w:p w14:paraId="199B522C" w14:textId="61476049" w:rsidR="002F5373" w:rsidRPr="002F5373" w:rsidRDefault="002F5373" w:rsidP="00914DBC">
            <w:pPr>
              <w:numPr>
                <w:ilvl w:val="0"/>
                <w:numId w:val="2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color w:val="172B4D"/>
                <w:sz w:val="16"/>
                <w:szCs w:val="16"/>
                <w:lang w:val="en-CA" w:eastAsia="en-CA"/>
              </w:rPr>
              <w:t>Per comments from Kelvin above Business mailing address should be radio buttons of Yes or No like Motive and Personal </w:t>
            </w:r>
          </w:p>
          <w:p w14:paraId="2BEE8551" w14:textId="3E8720B5" w:rsidR="002F5373" w:rsidRPr="002F5373" w:rsidRDefault="002F5373" w:rsidP="00914DBC">
            <w:pPr>
              <w:numPr>
                <w:ilvl w:val="0"/>
                <w:numId w:val="2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hAnsi="Segoe UI" w:cs="Segoe UI"/>
                <w:color w:val="172B4D"/>
                <w:sz w:val="21"/>
                <w:szCs w:val="21"/>
                <w:lang w:val="en-CA" w:eastAsia="en-CA"/>
              </w:rPr>
            </w:pPr>
            <w:r w:rsidRPr="002F5373">
              <w:rPr>
                <w:rFonts w:ascii="Calibri" w:hAnsi="Calibri" w:cs="Calibri"/>
                <w:color w:val="172B4D"/>
                <w:sz w:val="16"/>
                <w:szCs w:val="16"/>
                <w:lang w:val="en-CA" w:eastAsia="en-CA"/>
              </w:rPr>
              <w:t>Spec 2.1 will need to be updated: for Field ID 8.15 (Radio button and not a checkbox) &amp; Field ID 8.17 (</w:t>
            </w:r>
            <w:r w:rsidR="007F54E3">
              <w:rPr>
                <w:rFonts w:ascii="Calibri" w:hAnsi="Calibri" w:cs="Calibri"/>
                <w:color w:val="172B4D"/>
                <w:sz w:val="16"/>
                <w:szCs w:val="16"/>
                <w:lang w:val="en-CA" w:eastAsia="en-CA"/>
              </w:rPr>
              <w:t>N</w:t>
            </w:r>
            <w:r w:rsidRPr="002F5373">
              <w:rPr>
                <w:rFonts w:ascii="Calibri" w:hAnsi="Calibri" w:cs="Calibri"/>
                <w:color w:val="172B4D"/>
                <w:sz w:val="16"/>
                <w:szCs w:val="16"/>
                <w:lang w:val="en-CA" w:eastAsia="en-CA"/>
              </w:rPr>
              <w:t>ot applicable since 8.15 is now radio button, so user select Manual enter from the type ahead address like Personal and Motive)</w:t>
            </w:r>
          </w:p>
          <w:p w14:paraId="1D3399E8" w14:textId="1071DA0E" w:rsidR="00D568B2" w:rsidRPr="00416D17" w:rsidRDefault="00D568B2" w:rsidP="002F5373">
            <w:pPr>
              <w:spacing w:before="0" w:after="0"/>
              <w:ind w:left="714"/>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5FA42389"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2EA41626"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6989F5" w14:textId="7EF73C76"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CWBSB-25</w:t>
            </w:r>
          </w:p>
        </w:tc>
        <w:tc>
          <w:tcPr>
            <w:tcW w:w="5076" w:type="dxa"/>
          </w:tcPr>
          <w:p w14:paraId="64DE4907" w14:textId="7F56EABF"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'More About Your Business' Page</w:t>
            </w:r>
          </w:p>
        </w:tc>
        <w:tc>
          <w:tcPr>
            <w:tcW w:w="3690" w:type="dxa"/>
            <w:tcBorders>
              <w:bottom w:val="single" w:sz="4" w:space="0" w:color="BFBFBF" w:themeColor="background1" w:themeShade="BF"/>
            </w:tcBorders>
            <w:vAlign w:val="center"/>
          </w:tcPr>
          <w:p w14:paraId="6E2CC992" w14:textId="57E9AC34" w:rsidR="002F5373" w:rsidRPr="00810432" w:rsidRDefault="002F5373" w:rsidP="002F537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 xml:space="preserve">Tested Content against Spec </w:t>
            </w:r>
            <w:r>
              <w:rPr>
                <w:rFonts w:ascii="Calibri" w:hAnsi="Calibri" w:cs="Calibri"/>
                <w:color w:val="172B4D"/>
                <w:sz w:val="16"/>
                <w:szCs w:val="16"/>
              </w:rPr>
              <w:t>2.0</w:t>
            </w:r>
            <w:r w:rsidRPr="00810432">
              <w:rPr>
                <w:rFonts w:ascii="Calibri" w:hAnsi="Calibri" w:cs="Calibri"/>
                <w:color w:val="172B4D"/>
                <w:sz w:val="16"/>
                <w:szCs w:val="16"/>
              </w:rPr>
              <w:t xml:space="preserve"> per AC as this was the version Dev used to build this page and it is attached to </w:t>
            </w:r>
            <w:proofErr w:type="gramStart"/>
            <w:r w:rsidRPr="00810432">
              <w:rPr>
                <w:rFonts w:ascii="Calibri" w:hAnsi="Calibri" w:cs="Calibri"/>
                <w:color w:val="172B4D"/>
                <w:sz w:val="16"/>
                <w:szCs w:val="16"/>
              </w:rPr>
              <w:t>Jira</w:t>
            </w:r>
            <w:proofErr w:type="gramEnd"/>
          </w:p>
          <w:p w14:paraId="7EAAD3DC" w14:textId="77777777" w:rsidR="002F5373" w:rsidRDefault="002F5373" w:rsidP="00914DBC">
            <w:pPr>
              <w:numPr>
                <w:ilvl w:val="0"/>
                <w:numId w:val="17"/>
              </w:numPr>
              <w:spacing w:before="0" w:after="0"/>
              <w:ind w:left="714"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C540A5">
              <w:rPr>
                <w:rFonts w:ascii="Calibri" w:hAnsi="Calibri" w:cs="Calibri"/>
                <w:color w:val="172B4D"/>
                <w:sz w:val="16"/>
                <w:szCs w:val="16"/>
              </w:rPr>
              <w:t>Step</w:t>
            </w:r>
            <w:r>
              <w:rPr>
                <w:rFonts w:ascii="Calibri" w:hAnsi="Calibri" w:cs="Calibri"/>
                <w:color w:val="172B4D"/>
                <w:sz w:val="16"/>
                <w:szCs w:val="16"/>
              </w:rPr>
              <w:t xml:space="preserve"> </w:t>
            </w:r>
            <w:r w:rsidRPr="00C540A5">
              <w:rPr>
                <w:rFonts w:ascii="Calibri" w:hAnsi="Calibri" w:cs="Calibri"/>
                <w:color w:val="172B4D"/>
                <w:sz w:val="16"/>
                <w:szCs w:val="16"/>
              </w:rPr>
              <w:t>Title #:  The Step Title # of each page might not have the correct numbering and sequencing as this is still being finalized. </w:t>
            </w:r>
          </w:p>
          <w:p w14:paraId="77D86779" w14:textId="3A802CA5" w:rsidR="002F5373" w:rsidRPr="002F5373" w:rsidRDefault="002F5373" w:rsidP="00914DBC">
            <w:pPr>
              <w:numPr>
                <w:ilvl w:val="0"/>
                <w:numId w:val="17"/>
              </w:numPr>
              <w:spacing w:before="0" w:after="0"/>
              <w:ind w:left="714"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color w:val="172B4D"/>
                <w:sz w:val="16"/>
                <w:szCs w:val="16"/>
              </w:rPr>
              <w:t>Progress Bar: The incrementation of the progress bar at the top might not function per expected as this component is still being finalized.</w:t>
            </w:r>
          </w:p>
          <w:p w14:paraId="2E3AB6C1" w14:textId="77777777" w:rsidR="002F5373" w:rsidRPr="002F5373" w:rsidRDefault="002F5373" w:rsidP="002F537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b/>
                <w:bCs/>
                <w:color w:val="172B4D"/>
                <w:sz w:val="16"/>
                <w:szCs w:val="16"/>
              </w:rPr>
              <w:t>Known Issues:</w:t>
            </w:r>
          </w:p>
          <w:p w14:paraId="1D81E71A" w14:textId="2B3300CE" w:rsidR="002F5373" w:rsidRPr="002F5373" w:rsidRDefault="002F5373" w:rsidP="00914DBC">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 xml:space="preserve">Mobile View- Android &amp; iPhone Drop List shows a Blank </w:t>
            </w:r>
            <w:proofErr w:type="gramStart"/>
            <w:r w:rsidRPr="002F5373">
              <w:rPr>
                <w:rFonts w:ascii="Calibri" w:hAnsi="Calibri" w:cs="Calibri"/>
                <w:color w:val="172B4D"/>
                <w:sz w:val="16"/>
                <w:szCs w:val="16"/>
              </w:rPr>
              <w:t>Selection  Logged</w:t>
            </w:r>
            <w:proofErr w:type="gramEnd"/>
            <w:r w:rsidRPr="002F5373">
              <w:rPr>
                <w:rFonts w:ascii="Calibri" w:hAnsi="Calibri" w:cs="Calibri"/>
                <w:color w:val="172B4D"/>
                <w:sz w:val="16"/>
                <w:szCs w:val="16"/>
              </w:rPr>
              <w:t xml:space="preserve"> as separate issue </w:t>
            </w:r>
            <w:hyperlink r:id="rId35" w:tooltip="Mobile  View- Drop List shows a Blank Selection " w:history="1">
              <w:r w:rsidRPr="002F5373">
                <w:rPr>
                  <w:rStyle w:val="Hyperlink"/>
                  <w:rFonts w:ascii="Calibri" w:hAnsi="Calibri" w:cs="Calibri"/>
                  <w:color w:val="03899C"/>
                  <w:sz w:val="16"/>
                  <w:szCs w:val="16"/>
                </w:rPr>
                <w:t>CWBSB-427</w:t>
              </w:r>
            </w:hyperlink>
          </w:p>
          <w:p w14:paraId="1B8B93E2" w14:textId="77777777" w:rsidR="002F5373" w:rsidRPr="002F5373" w:rsidRDefault="002F5373" w:rsidP="00914DBC">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Industry Sub Sector &amp; Industry fields - List of options does not clear out/reset, if user changes Industry Sector - Logged as separate issue  </w:t>
            </w:r>
            <w:hyperlink r:id="rId36" w:tooltip="Industry Sub Sector &amp; Industry fields - List of options do not clear out/reset, if user changes Industry Sector " w:history="1">
              <w:r w:rsidRPr="002F5373">
                <w:rPr>
                  <w:rStyle w:val="Hyperlink"/>
                  <w:rFonts w:ascii="Calibri" w:hAnsi="Calibri" w:cs="Calibri"/>
                  <w:color w:val="03899C"/>
                  <w:sz w:val="16"/>
                  <w:szCs w:val="16"/>
                </w:rPr>
                <w:t>CWBSB-440</w:t>
              </w:r>
            </w:hyperlink>
          </w:p>
          <w:p w14:paraId="54B50ADC" w14:textId="77777777" w:rsidR="002F5373" w:rsidRPr="002F5373" w:rsidRDefault="002F5373" w:rsidP="00914DBC">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 xml:space="preserve"> Showing Animated Shards Page When Click the Back Button on the ID Scan Page </w:t>
            </w:r>
            <w:r w:rsidRPr="002F5373">
              <w:rPr>
                <w:rFonts w:ascii="Calibri" w:hAnsi="Calibri" w:cs="Calibri"/>
                <w:color w:val="172B4D"/>
                <w:sz w:val="16"/>
                <w:szCs w:val="16"/>
              </w:rPr>
              <w:lastRenderedPageBreak/>
              <w:t>to Go back to More About Your Business Page - Logged as separate issue   </w:t>
            </w:r>
            <w:hyperlink r:id="rId37" w:tooltip="Showing Animated Shards Page When Click the Back Button on the ID Scan Page" w:history="1">
              <w:r w:rsidRPr="002F5373">
                <w:rPr>
                  <w:rStyle w:val="Hyperlink"/>
                  <w:rFonts w:ascii="Calibri" w:hAnsi="Calibri" w:cs="Calibri"/>
                  <w:color w:val="03899C"/>
                  <w:sz w:val="16"/>
                  <w:szCs w:val="16"/>
                </w:rPr>
                <w:t>CWBSB-349</w:t>
              </w:r>
            </w:hyperlink>
          </w:p>
          <w:p w14:paraId="406E77E2" w14:textId="77777777" w:rsidR="002F5373" w:rsidRPr="002F5373" w:rsidRDefault="002F5373" w:rsidP="002F537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b/>
                <w:bCs/>
                <w:color w:val="172B4D"/>
                <w:sz w:val="16"/>
                <w:szCs w:val="16"/>
              </w:rPr>
              <w:t>Notes:</w:t>
            </w:r>
          </w:p>
          <w:p w14:paraId="68F9EA66" w14:textId="77777777" w:rsidR="002F5373" w:rsidRPr="002F5373" w:rsidRDefault="002F5373" w:rsidP="002F537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ins w:id="44" w:author="Unknown">
              <w:r w:rsidRPr="002F5373">
                <w:rPr>
                  <w:rFonts w:ascii="Calibri" w:hAnsi="Calibri" w:cs="Calibri"/>
                  <w:color w:val="172B4D"/>
                  <w:sz w:val="16"/>
                  <w:szCs w:val="16"/>
                </w:rPr>
                <w:t>1) CANNOT</w:t>
              </w:r>
            </w:ins>
            <w:r w:rsidRPr="002F5373">
              <w:rPr>
                <w:rFonts w:ascii="Calibri" w:hAnsi="Calibri" w:cs="Calibri"/>
                <w:color w:val="172B4D"/>
                <w:sz w:val="16"/>
                <w:szCs w:val="16"/>
              </w:rPr>
              <w:t> test the following as T24 services are not ready yet:</w:t>
            </w:r>
          </w:p>
          <w:p w14:paraId="56A227F7" w14:textId="77777777" w:rsidR="002F5373" w:rsidRPr="002F5373" w:rsidRDefault="002F5373" w:rsidP="00914DBC">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Pass 4-digit numeric sector value (column B) to T24 "INDUSTRY" field</w:t>
            </w:r>
          </w:p>
          <w:p w14:paraId="25E41190" w14:textId="77777777" w:rsidR="002F5373" w:rsidRPr="002F5373" w:rsidRDefault="002F5373" w:rsidP="00914DBC">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 xml:space="preserve">Pass 6-digit NAICS code value (column J) to T24 "NAICS.CODE" </w:t>
            </w:r>
            <w:proofErr w:type="gramStart"/>
            <w:r w:rsidRPr="002F5373">
              <w:rPr>
                <w:rFonts w:ascii="Calibri" w:hAnsi="Calibri" w:cs="Calibri"/>
                <w:color w:val="172B4D"/>
                <w:sz w:val="16"/>
                <w:szCs w:val="16"/>
              </w:rPr>
              <w:t>field</w:t>
            </w:r>
            <w:proofErr w:type="gramEnd"/>
          </w:p>
          <w:p w14:paraId="39828B31" w14:textId="77777777" w:rsidR="002F5373" w:rsidRPr="002F5373" w:rsidRDefault="002F5373" w:rsidP="00914DBC">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Pass text description value (column M) to T24 "NAICS.DESC" field ** NOTE text value must be truncated to 60 characters when passed to T24.</w:t>
            </w:r>
          </w:p>
          <w:p w14:paraId="6022B462" w14:textId="23E6BBEB" w:rsidR="002F5373" w:rsidRPr="002F5373" w:rsidRDefault="002F5373" w:rsidP="002F5373">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 xml:space="preserve">2) Per Comment from </w:t>
            </w:r>
            <w:r w:rsidR="0008044B">
              <w:rPr>
                <w:rFonts w:ascii="Calibri" w:hAnsi="Calibri" w:cs="Calibri"/>
                <w:color w:val="172B4D"/>
                <w:sz w:val="16"/>
                <w:szCs w:val="16"/>
              </w:rPr>
              <w:t>Kelvin</w:t>
            </w:r>
            <w:r w:rsidRPr="002F5373">
              <w:rPr>
                <w:rFonts w:ascii="Calibri" w:hAnsi="Calibri" w:cs="Calibri"/>
                <w:color w:val="172B4D"/>
                <w:sz w:val="16"/>
                <w:szCs w:val="16"/>
              </w:rPr>
              <w:t> Jan 15 - Number of Employees is no longer a Number Picker - Spec needs to be updated.</w:t>
            </w:r>
          </w:p>
          <w:p w14:paraId="623D830A" w14:textId="77777777" w:rsidR="002F5373" w:rsidRPr="002F5373" w:rsidRDefault="002F5373" w:rsidP="002F537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p>
          <w:p w14:paraId="3EA48741" w14:textId="7A8E97EE" w:rsidR="00D568B2" w:rsidRPr="00416D17" w:rsidRDefault="00D568B2" w:rsidP="002F5373">
            <w:pPr>
              <w:spacing w:before="0" w:after="0"/>
              <w:ind w:left="714"/>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48E5B02A"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48A06B0C"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281CE9DA" w14:textId="6ABE433C"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CWBSB-60</w:t>
            </w:r>
          </w:p>
        </w:tc>
        <w:tc>
          <w:tcPr>
            <w:tcW w:w="5076" w:type="dxa"/>
          </w:tcPr>
          <w:p w14:paraId="78441460" w14:textId="77DA26B7"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Implement Authorised Signer Form and Build 'Entry' Page</w:t>
            </w:r>
          </w:p>
        </w:tc>
        <w:tc>
          <w:tcPr>
            <w:tcW w:w="3690" w:type="dxa"/>
            <w:tcBorders>
              <w:bottom w:val="single" w:sz="4" w:space="0" w:color="BFBFBF" w:themeColor="background1" w:themeShade="BF"/>
            </w:tcBorders>
            <w:vAlign w:val="center"/>
          </w:tcPr>
          <w:p w14:paraId="218575A3" w14:textId="33D80C3C" w:rsidR="00D568B2" w:rsidRPr="00810432" w:rsidRDefault="00D568B2"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Tested Content against Spec 1.</w:t>
            </w:r>
            <w:r w:rsidR="002F5373">
              <w:rPr>
                <w:rFonts w:ascii="Calibri" w:hAnsi="Calibri" w:cs="Calibri"/>
                <w:color w:val="172B4D"/>
                <w:sz w:val="16"/>
                <w:szCs w:val="16"/>
              </w:rPr>
              <w:t>4</w:t>
            </w:r>
            <w:r w:rsidRPr="00810432">
              <w:rPr>
                <w:rFonts w:ascii="Calibri" w:hAnsi="Calibri" w:cs="Calibri"/>
                <w:color w:val="172B4D"/>
                <w:sz w:val="16"/>
                <w:szCs w:val="16"/>
              </w:rPr>
              <w:t xml:space="preserve"> per AC as this was the version Dev used to build this page and it is attached to </w:t>
            </w:r>
            <w:proofErr w:type="gramStart"/>
            <w:r w:rsidRPr="00810432">
              <w:rPr>
                <w:rFonts w:ascii="Calibri" w:hAnsi="Calibri" w:cs="Calibri"/>
                <w:color w:val="172B4D"/>
                <w:sz w:val="16"/>
                <w:szCs w:val="16"/>
              </w:rPr>
              <w:t>Jira</w:t>
            </w:r>
            <w:proofErr w:type="gramEnd"/>
          </w:p>
          <w:p w14:paraId="037EA211" w14:textId="77777777" w:rsidR="002F5373" w:rsidRPr="002F5373" w:rsidRDefault="002F5373" w:rsidP="002F5373">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b/>
                <w:bCs/>
                <w:color w:val="172B4D"/>
                <w:sz w:val="16"/>
                <w:szCs w:val="16"/>
              </w:rPr>
              <w:t>Known Issue:</w:t>
            </w:r>
          </w:p>
          <w:p w14:paraId="2C1C12E9" w14:textId="77777777" w:rsidR="002F5373" w:rsidRPr="002F5373" w:rsidRDefault="002F5373" w:rsidP="00914DBC">
            <w:pPr>
              <w:numPr>
                <w:ilvl w:val="0"/>
                <w:numId w:val="1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2F5373">
              <w:rPr>
                <w:rFonts w:ascii="Calibri" w:hAnsi="Calibri" w:cs="Calibri"/>
                <w:color w:val="172B4D"/>
                <w:sz w:val="16"/>
                <w:szCs w:val="16"/>
              </w:rPr>
              <w:t>Validation incorrect not per Spec  - the word "provide"  is incorrect as it should be  "enter"  - Logged as a separate issue  </w:t>
            </w:r>
            <w:hyperlink r:id="rId38" w:tooltip="Authorized Signer Entry Page  - Incorrect word in validation message" w:history="1">
              <w:r w:rsidRPr="002F5373">
                <w:rPr>
                  <w:rStyle w:val="Hyperlink"/>
                  <w:rFonts w:ascii="Calibri" w:hAnsi="Calibri" w:cs="Calibri"/>
                  <w:color w:val="03899C"/>
                  <w:sz w:val="16"/>
                  <w:szCs w:val="16"/>
                </w:rPr>
                <w:t>CWBSB-442</w:t>
              </w:r>
            </w:hyperlink>
          </w:p>
          <w:p w14:paraId="66CEB251" w14:textId="473CDD71" w:rsidR="00D568B2" w:rsidRPr="002F5373" w:rsidRDefault="002F5373" w:rsidP="00914DBC">
            <w:pPr>
              <w:numPr>
                <w:ilvl w:val="0"/>
                <w:numId w:val="1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2F5373">
              <w:rPr>
                <w:rFonts w:ascii="Calibri" w:hAnsi="Calibri" w:cs="Calibri"/>
                <w:color w:val="172B4D"/>
                <w:sz w:val="16"/>
                <w:szCs w:val="16"/>
              </w:rPr>
              <w:t>Validation message in Mobile View  has too much space in between Logged as a separate issue  </w:t>
            </w:r>
            <w:hyperlink r:id="rId39" w:tooltip="Authorized Signer Entry Page - Mobile View Validation Message has too Much Space" w:history="1">
              <w:r w:rsidRPr="002F5373">
                <w:rPr>
                  <w:rStyle w:val="Hyperlink"/>
                  <w:rFonts w:ascii="Calibri" w:hAnsi="Calibri" w:cs="Calibri"/>
                  <w:color w:val="03899C"/>
                  <w:sz w:val="16"/>
                  <w:szCs w:val="16"/>
                </w:rPr>
                <w:t>CWBSB-443</w:t>
              </w:r>
            </w:hyperlink>
          </w:p>
        </w:tc>
        <w:tc>
          <w:tcPr>
            <w:tcW w:w="900" w:type="dxa"/>
            <w:tcBorders>
              <w:bottom w:val="single" w:sz="4" w:space="0" w:color="BFBFBF" w:themeColor="background1" w:themeShade="BF"/>
            </w:tcBorders>
            <w:vAlign w:val="center"/>
          </w:tcPr>
          <w:p w14:paraId="229BA89E"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42B720AB"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37874C" w14:textId="79205551"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CWBSB-62</w:t>
            </w:r>
          </w:p>
        </w:tc>
        <w:tc>
          <w:tcPr>
            <w:tcW w:w="5076" w:type="dxa"/>
          </w:tcPr>
          <w:p w14:paraId="664E4393" w14:textId="13E6F771"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 xml:space="preserve">FORM: Build 'Authorised Signer </w:t>
            </w:r>
            <w:proofErr w:type="spellStart"/>
            <w:r w:rsidRPr="00D568B2">
              <w:rPr>
                <w:rFonts w:ascii="Calibri" w:hAnsi="Calibri" w:cs="Calibri"/>
                <w:color w:val="000000"/>
                <w:sz w:val="18"/>
                <w:szCs w:val="18"/>
              </w:rPr>
              <w:t>IDScan</w:t>
            </w:r>
            <w:proofErr w:type="spellEnd"/>
            <w:r w:rsidRPr="00D568B2">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64BD5DB5" w14:textId="563705DA" w:rsidR="00D568B2" w:rsidRPr="00C701CB" w:rsidRDefault="00D568B2"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C701CB">
              <w:rPr>
                <w:rFonts w:ascii="Calibri" w:hAnsi="Calibri" w:cs="Calibri"/>
                <w:color w:val="172B4D"/>
                <w:sz w:val="16"/>
                <w:szCs w:val="16"/>
              </w:rPr>
              <w:t xml:space="preserve">Tested Content against Spec </w:t>
            </w:r>
            <w:r w:rsidR="00C701CB" w:rsidRPr="00C701CB">
              <w:rPr>
                <w:rFonts w:ascii="Calibri" w:hAnsi="Calibri" w:cs="Calibri"/>
                <w:color w:val="172B4D"/>
                <w:sz w:val="16"/>
                <w:szCs w:val="16"/>
              </w:rPr>
              <w:t>1</w:t>
            </w:r>
            <w:r w:rsidRPr="00C701CB">
              <w:rPr>
                <w:rFonts w:ascii="Calibri" w:hAnsi="Calibri" w:cs="Calibri"/>
                <w:color w:val="172B4D"/>
                <w:sz w:val="16"/>
                <w:szCs w:val="16"/>
              </w:rPr>
              <w:t xml:space="preserve">.1 per AC as this was the version Dev used to build this page and it is attached to </w:t>
            </w:r>
            <w:proofErr w:type="gramStart"/>
            <w:r w:rsidRPr="00C701CB">
              <w:rPr>
                <w:rFonts w:ascii="Calibri" w:hAnsi="Calibri" w:cs="Calibri"/>
                <w:color w:val="172B4D"/>
                <w:sz w:val="16"/>
                <w:szCs w:val="16"/>
              </w:rPr>
              <w:t>Jira</w:t>
            </w:r>
            <w:proofErr w:type="gramEnd"/>
          </w:p>
          <w:p w14:paraId="08AADBAE" w14:textId="462D742E" w:rsidR="00D568B2" w:rsidRPr="00C701CB" w:rsidRDefault="00D568B2" w:rsidP="00914DBC">
            <w:pPr>
              <w:numPr>
                <w:ilvl w:val="0"/>
                <w:numId w:val="19"/>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C701CB">
              <w:rPr>
                <w:rFonts w:ascii="Calibri" w:hAnsi="Calibri" w:cs="Calibri"/>
                <w:color w:val="172B4D"/>
                <w:sz w:val="16"/>
                <w:szCs w:val="16"/>
              </w:rPr>
              <w:t>Step Title #:  The Step Title # of each page might not have the correct numbering and sequencing as this is still being finalized. </w:t>
            </w:r>
          </w:p>
          <w:p w14:paraId="1DBA5E61" w14:textId="77777777" w:rsidR="00D568B2" w:rsidRPr="005632A2" w:rsidRDefault="00D568B2" w:rsidP="00914DBC">
            <w:pPr>
              <w:numPr>
                <w:ilvl w:val="0"/>
                <w:numId w:val="19"/>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C701CB">
              <w:rPr>
                <w:rFonts w:ascii="Calibri" w:hAnsi="Calibri" w:cs="Calibri"/>
                <w:color w:val="172B4D"/>
                <w:sz w:val="16"/>
                <w:szCs w:val="16"/>
              </w:rPr>
              <w:t>Progress Bar: The incrementation of the progress bar at the top might not function per expected as this component is still being finalized</w:t>
            </w:r>
            <w:r w:rsidRPr="005632A2">
              <w:rPr>
                <w:rFonts w:ascii="Calibri" w:hAnsi="Calibri" w:cs="Calibri"/>
                <w:color w:val="172B4D"/>
                <w:sz w:val="16"/>
                <w:szCs w:val="16"/>
              </w:rPr>
              <w:t>. </w:t>
            </w:r>
          </w:p>
          <w:p w14:paraId="51B3257A" w14:textId="77777777" w:rsidR="00C701CB" w:rsidRPr="00C701CB" w:rsidRDefault="00C701CB" w:rsidP="00C701CB">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C701CB">
              <w:rPr>
                <w:rFonts w:ascii="Calibri" w:hAnsi="Calibri" w:cs="Calibri"/>
                <w:b/>
                <w:bCs/>
                <w:color w:val="172B4D"/>
                <w:sz w:val="16"/>
                <w:szCs w:val="16"/>
              </w:rPr>
              <w:t>Known Issue</w:t>
            </w:r>
            <w:r w:rsidRPr="00C701CB">
              <w:rPr>
                <w:rFonts w:ascii="Calibri" w:hAnsi="Calibri" w:cs="Calibri"/>
                <w:color w:val="172B4D"/>
                <w:sz w:val="16"/>
                <w:szCs w:val="16"/>
              </w:rPr>
              <w:t>  </w:t>
            </w:r>
          </w:p>
          <w:p w14:paraId="60B1A524" w14:textId="77777777" w:rsidR="00C701CB" w:rsidRPr="00C701CB" w:rsidRDefault="00C701CB" w:rsidP="00914DBC">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C701CB">
              <w:rPr>
                <w:rFonts w:ascii="Calibri" w:hAnsi="Calibri" w:cs="Calibri"/>
                <w:color w:val="172B4D"/>
                <w:sz w:val="16"/>
                <w:szCs w:val="16"/>
              </w:rPr>
              <w:t>Able to Advance to Next Page when Cannot Read ID Scan image Logged as </w:t>
            </w:r>
            <w:hyperlink r:id="rId40" w:tooltip="Able to Advance to Next Page when Cannot Read ID Scan image" w:history="1">
              <w:r w:rsidRPr="00C701CB">
                <w:rPr>
                  <w:rStyle w:val="Hyperlink"/>
                  <w:rFonts w:ascii="Calibri" w:hAnsi="Calibri" w:cs="Calibri"/>
                  <w:color w:val="03899C"/>
                  <w:sz w:val="16"/>
                  <w:szCs w:val="16"/>
                </w:rPr>
                <w:t>CWBSB-445</w:t>
              </w:r>
            </w:hyperlink>
            <w:r w:rsidRPr="00C701CB">
              <w:rPr>
                <w:rFonts w:ascii="Calibri" w:hAnsi="Calibri" w:cs="Calibri"/>
                <w:color w:val="172B4D"/>
                <w:sz w:val="16"/>
                <w:szCs w:val="16"/>
              </w:rPr>
              <w:t>  </w:t>
            </w:r>
            <w:r w:rsidRPr="00C701CB">
              <w:rPr>
                <w:rStyle w:val="Emphasis"/>
                <w:rFonts w:ascii="Calibri" w:hAnsi="Calibri" w:cs="Calibri"/>
                <w:b/>
                <w:bCs/>
                <w:color w:val="172B4D"/>
                <w:sz w:val="16"/>
                <w:szCs w:val="16"/>
              </w:rPr>
              <w:t>Note</w:t>
            </w:r>
            <w:r w:rsidRPr="00C701CB">
              <w:rPr>
                <w:rStyle w:val="Emphasis"/>
                <w:rFonts w:ascii="Calibri" w:hAnsi="Calibri" w:cs="Calibri"/>
                <w:color w:val="172B4D"/>
                <w:sz w:val="16"/>
                <w:szCs w:val="16"/>
              </w:rPr>
              <w:t xml:space="preserve">: Same issue that Small Biz Application has and Lucy fixed- Please see the following Jira for </w:t>
            </w:r>
            <w:r w:rsidRPr="00C701CB">
              <w:rPr>
                <w:rStyle w:val="Emphasis"/>
                <w:rFonts w:ascii="Calibri" w:hAnsi="Calibri" w:cs="Calibri"/>
                <w:color w:val="172B4D"/>
                <w:sz w:val="16"/>
                <w:szCs w:val="16"/>
              </w:rPr>
              <w:lastRenderedPageBreak/>
              <w:t>details:</w:t>
            </w:r>
            <w:r w:rsidRPr="00C701CB">
              <w:rPr>
                <w:rFonts w:ascii="Calibri" w:hAnsi="Calibri" w:cs="Calibri"/>
                <w:color w:val="172B4D"/>
                <w:sz w:val="16"/>
                <w:szCs w:val="16"/>
              </w:rPr>
              <w:t> _</w:t>
            </w:r>
            <w:hyperlink r:id="rId41" w:history="1">
              <w:r w:rsidRPr="00C701CB">
                <w:rPr>
                  <w:rStyle w:val="Hyperlink"/>
                  <w:rFonts w:ascii="Calibri" w:hAnsi="Calibri" w:cs="Calibri"/>
                  <w:color w:val="03899C"/>
                  <w:sz w:val="16"/>
                  <w:szCs w:val="16"/>
                </w:rPr>
                <w:t>https://servicedesk.temenos.com/tickets/browse/CWBSB-186_</w:t>
              </w:r>
            </w:hyperlink>
          </w:p>
          <w:p w14:paraId="63835DDB" w14:textId="41A24503" w:rsidR="00C701CB" w:rsidRPr="00C701CB" w:rsidRDefault="00C701CB" w:rsidP="00914DBC">
            <w:pPr>
              <w:numPr>
                <w:ilvl w:val="0"/>
                <w:numId w:val="2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hAnsi="Segoe UI" w:cs="Segoe UI"/>
                <w:color w:val="172B4D"/>
                <w:sz w:val="21"/>
                <w:szCs w:val="21"/>
              </w:rPr>
            </w:pPr>
            <w:proofErr w:type="spellStart"/>
            <w:r w:rsidRPr="00C701CB">
              <w:rPr>
                <w:rFonts w:ascii="Calibri" w:hAnsi="Calibri" w:cs="Calibri"/>
                <w:color w:val="172B4D"/>
                <w:sz w:val="16"/>
                <w:szCs w:val="16"/>
              </w:rPr>
              <w:t>IDScan</w:t>
            </w:r>
            <w:proofErr w:type="spellEnd"/>
            <w:r w:rsidRPr="00C701CB">
              <w:rPr>
                <w:rFonts w:ascii="Calibri" w:hAnsi="Calibri" w:cs="Calibri"/>
                <w:color w:val="172B4D"/>
                <w:sz w:val="16"/>
                <w:szCs w:val="16"/>
              </w:rPr>
              <w:t xml:space="preserve"> page (DESKTOP) - Driver's license image is not displayed in "Upload here" box when a TIFF image is used - </w:t>
            </w:r>
            <w:r w:rsidRPr="00C701CB">
              <w:rPr>
                <w:rStyle w:val="Emphasis"/>
                <w:rFonts w:ascii="Calibri" w:hAnsi="Calibri" w:cs="Calibri"/>
                <w:color w:val="172B4D"/>
                <w:sz w:val="16"/>
                <w:szCs w:val="16"/>
              </w:rPr>
              <w:t xml:space="preserve">This issue was logged for Personal </w:t>
            </w:r>
            <w:proofErr w:type="gramStart"/>
            <w:r w:rsidRPr="00C701CB">
              <w:rPr>
                <w:rStyle w:val="Emphasis"/>
                <w:rFonts w:ascii="Calibri" w:hAnsi="Calibri" w:cs="Calibri"/>
                <w:color w:val="172B4D"/>
                <w:sz w:val="16"/>
                <w:szCs w:val="16"/>
              </w:rPr>
              <w:t>DCO ,</w:t>
            </w:r>
            <w:proofErr w:type="gramEnd"/>
            <w:r w:rsidRPr="00C701CB">
              <w:rPr>
                <w:rStyle w:val="Emphasis"/>
                <w:rFonts w:ascii="Calibri" w:hAnsi="Calibri" w:cs="Calibri"/>
                <w:color w:val="172B4D"/>
                <w:sz w:val="16"/>
                <w:szCs w:val="16"/>
              </w:rPr>
              <w:t xml:space="preserve"> too.  The fix was to remove TIFF as </w:t>
            </w:r>
            <w:proofErr w:type="spellStart"/>
            <w:proofErr w:type="gramStart"/>
            <w:r w:rsidRPr="00C701CB">
              <w:rPr>
                <w:rStyle w:val="Emphasis"/>
                <w:rFonts w:ascii="Calibri" w:hAnsi="Calibri" w:cs="Calibri"/>
                <w:color w:val="172B4D"/>
                <w:sz w:val="16"/>
                <w:szCs w:val="16"/>
              </w:rPr>
              <w:t>a</w:t>
            </w:r>
            <w:proofErr w:type="spellEnd"/>
            <w:proofErr w:type="gramEnd"/>
            <w:r w:rsidRPr="00C701CB">
              <w:rPr>
                <w:rStyle w:val="Emphasis"/>
                <w:rFonts w:ascii="Calibri" w:hAnsi="Calibri" w:cs="Calibri"/>
                <w:color w:val="172B4D"/>
                <w:sz w:val="16"/>
                <w:szCs w:val="16"/>
              </w:rPr>
              <w:t xml:space="preserve"> allowable file Type</w:t>
            </w:r>
            <w:r w:rsidRPr="00C701CB">
              <w:rPr>
                <w:rFonts w:ascii="Calibri" w:hAnsi="Calibri" w:cs="Calibri"/>
                <w:color w:val="172B4D"/>
                <w:sz w:val="16"/>
                <w:szCs w:val="16"/>
              </w:rPr>
              <w:t>.  </w:t>
            </w:r>
            <w:hyperlink r:id="rId42" w:tooltip="IDScan page (DESKTOP) - Driver's license image is not displayed in &quot;Upload here&quot; box when a TIFF image is used" w:history="1">
              <w:r w:rsidRPr="00C701CB">
                <w:rPr>
                  <w:rStyle w:val="Hyperlink"/>
                  <w:rFonts w:ascii="Calibri" w:hAnsi="Calibri" w:cs="Calibri"/>
                  <w:color w:val="03899C"/>
                  <w:sz w:val="16"/>
                  <w:szCs w:val="16"/>
                </w:rPr>
                <w:t>CWBSB-355</w:t>
              </w:r>
            </w:hyperlink>
          </w:p>
        </w:tc>
        <w:tc>
          <w:tcPr>
            <w:tcW w:w="900" w:type="dxa"/>
            <w:tcBorders>
              <w:bottom w:val="single" w:sz="4" w:space="0" w:color="BFBFBF" w:themeColor="background1" w:themeShade="BF"/>
            </w:tcBorders>
            <w:vAlign w:val="center"/>
          </w:tcPr>
          <w:p w14:paraId="41B47346"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3FCC03E4"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066D0A9B" w14:textId="48A0F5D8"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CWBSB-64</w:t>
            </w:r>
          </w:p>
        </w:tc>
        <w:tc>
          <w:tcPr>
            <w:tcW w:w="5076" w:type="dxa"/>
          </w:tcPr>
          <w:p w14:paraId="203C7E8E" w14:textId="57A43708"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'Authorised Signer Name &amp; Address' Page</w:t>
            </w:r>
          </w:p>
        </w:tc>
        <w:tc>
          <w:tcPr>
            <w:tcW w:w="3690" w:type="dxa"/>
            <w:tcBorders>
              <w:bottom w:val="single" w:sz="4" w:space="0" w:color="BFBFBF" w:themeColor="background1" w:themeShade="BF"/>
            </w:tcBorders>
            <w:vAlign w:val="center"/>
          </w:tcPr>
          <w:p w14:paraId="19D4191D" w14:textId="5CDC2171" w:rsidR="00D568B2" w:rsidRPr="00810432" w:rsidRDefault="00D568B2"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 xml:space="preserve">Tested Content against Spec </w:t>
            </w:r>
            <w:r>
              <w:rPr>
                <w:rFonts w:ascii="Calibri" w:hAnsi="Calibri" w:cs="Calibri"/>
                <w:color w:val="172B4D"/>
                <w:sz w:val="16"/>
                <w:szCs w:val="16"/>
              </w:rPr>
              <w:t>1</w:t>
            </w:r>
            <w:r w:rsidRPr="00810432">
              <w:rPr>
                <w:rFonts w:ascii="Calibri" w:hAnsi="Calibri" w:cs="Calibri"/>
                <w:color w:val="172B4D"/>
                <w:sz w:val="16"/>
                <w:szCs w:val="16"/>
              </w:rPr>
              <w:t>.</w:t>
            </w:r>
            <w:r w:rsidR="00C701CB">
              <w:rPr>
                <w:rFonts w:ascii="Calibri" w:hAnsi="Calibri" w:cs="Calibri"/>
                <w:color w:val="172B4D"/>
                <w:sz w:val="16"/>
                <w:szCs w:val="16"/>
              </w:rPr>
              <w:t>2</w:t>
            </w:r>
            <w:r w:rsidRPr="00810432">
              <w:rPr>
                <w:rFonts w:ascii="Calibri" w:hAnsi="Calibri" w:cs="Calibri"/>
                <w:color w:val="172B4D"/>
                <w:sz w:val="16"/>
                <w:szCs w:val="16"/>
              </w:rPr>
              <w:t xml:space="preserve"> per AC as this was the version Dev used to build this page and it is attached to </w:t>
            </w:r>
            <w:proofErr w:type="gramStart"/>
            <w:r w:rsidRPr="00810432">
              <w:rPr>
                <w:rFonts w:ascii="Calibri" w:hAnsi="Calibri" w:cs="Calibri"/>
                <w:color w:val="172B4D"/>
                <w:sz w:val="16"/>
                <w:szCs w:val="16"/>
              </w:rPr>
              <w:t>Jira</w:t>
            </w:r>
            <w:proofErr w:type="gramEnd"/>
          </w:p>
          <w:p w14:paraId="4D594FE1" w14:textId="4D6C38F0" w:rsidR="00D568B2" w:rsidRPr="00B13D42" w:rsidRDefault="00D568B2" w:rsidP="00914DBC">
            <w:pPr>
              <w:numPr>
                <w:ilvl w:val="0"/>
                <w:numId w:val="21"/>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B13D42">
              <w:rPr>
                <w:rFonts w:ascii="Calibri" w:hAnsi="Calibri" w:cs="Calibri"/>
                <w:color w:val="172B4D"/>
                <w:sz w:val="16"/>
                <w:szCs w:val="16"/>
              </w:rPr>
              <w:t>Step</w:t>
            </w:r>
            <w:r>
              <w:rPr>
                <w:rFonts w:ascii="Calibri" w:hAnsi="Calibri" w:cs="Calibri"/>
                <w:color w:val="172B4D"/>
                <w:sz w:val="16"/>
                <w:szCs w:val="16"/>
              </w:rPr>
              <w:t xml:space="preserve"> </w:t>
            </w:r>
            <w:r w:rsidRPr="00B13D42">
              <w:rPr>
                <w:rFonts w:ascii="Calibri" w:hAnsi="Calibri" w:cs="Calibri"/>
                <w:color w:val="172B4D"/>
                <w:sz w:val="16"/>
                <w:szCs w:val="16"/>
              </w:rPr>
              <w:t>Title #:  The Step Title # of each page might not have the correct numbering and sequencing as this is still being finalized. </w:t>
            </w:r>
          </w:p>
          <w:p w14:paraId="765A5249" w14:textId="7DC37810" w:rsidR="00D568B2" w:rsidRDefault="00D568B2" w:rsidP="00914DBC">
            <w:pPr>
              <w:numPr>
                <w:ilvl w:val="0"/>
                <w:numId w:val="21"/>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B13D42">
              <w:rPr>
                <w:rFonts w:ascii="Calibri" w:hAnsi="Calibri" w:cs="Calibri"/>
                <w:color w:val="172B4D"/>
                <w:sz w:val="16"/>
                <w:szCs w:val="16"/>
              </w:rPr>
              <w:t>Progress Bar: The incrementation of the progress bar at the top might not function per expected as this component is still being finalized. </w:t>
            </w:r>
          </w:p>
          <w:p w14:paraId="4EE1EDD4" w14:textId="5BB82F93" w:rsidR="003F1CCD" w:rsidRPr="003F1CCD" w:rsidRDefault="003F1CCD" w:rsidP="00914DBC">
            <w:pPr>
              <w:numPr>
                <w:ilvl w:val="0"/>
                <w:numId w:val="2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IE 11 - Rendering Step Title style of H</w:t>
            </w:r>
            <w:proofErr w:type="gramStart"/>
            <w:r w:rsidRPr="002631B0">
              <w:rPr>
                <w:rFonts w:ascii="Calibri" w:hAnsi="Calibri" w:cs="Calibri"/>
                <w:color w:val="172B4D"/>
                <w:sz w:val="16"/>
                <w:szCs w:val="16"/>
              </w:rPr>
              <w:t>5  as</w:t>
            </w:r>
            <w:proofErr w:type="gramEnd"/>
            <w:r w:rsidRPr="002631B0">
              <w:rPr>
                <w:rFonts w:ascii="Calibri" w:hAnsi="Calibri" w:cs="Calibri"/>
                <w:color w:val="172B4D"/>
                <w:sz w:val="16"/>
                <w:szCs w:val="16"/>
              </w:rPr>
              <w:t xml:space="preserve"> unbold.  (Other bowers render H5 as bold). It is a Browser specific issue that Dev team has no control over </w:t>
            </w:r>
          </w:p>
          <w:p w14:paraId="34B91F96" w14:textId="77777777" w:rsidR="00C701CB" w:rsidRPr="00C701CB" w:rsidRDefault="00C701CB" w:rsidP="00C701CB">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C701CB">
              <w:rPr>
                <w:rFonts w:ascii="Calibri" w:hAnsi="Calibri" w:cs="Calibri"/>
                <w:b/>
                <w:bCs/>
                <w:color w:val="172B4D"/>
                <w:sz w:val="16"/>
                <w:szCs w:val="16"/>
              </w:rPr>
              <w:t>Known Issue</w:t>
            </w:r>
          </w:p>
          <w:p w14:paraId="3CFD8E31" w14:textId="77777777" w:rsidR="00C701CB" w:rsidRPr="00C701CB" w:rsidRDefault="00C701CB" w:rsidP="00914DBC">
            <w:pPr>
              <w:numPr>
                <w:ilvl w:val="0"/>
                <w:numId w:val="2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C701CB">
              <w:rPr>
                <w:rFonts w:ascii="Calibri" w:hAnsi="Calibri" w:cs="Calibri"/>
                <w:color w:val="172B4D"/>
                <w:sz w:val="16"/>
                <w:szCs w:val="16"/>
              </w:rPr>
              <w:t>Home address and Previous Home address returning- 2 PO boxes results when NO PO box address should be returned per Spec. - Logged as separate issue </w:t>
            </w:r>
            <w:hyperlink r:id="rId43" w:tooltip="Home Address  &amp; Previous Home Address - Returning PO box Results (Incorrect)" w:history="1">
              <w:r w:rsidRPr="00C701CB">
                <w:rPr>
                  <w:rStyle w:val="Hyperlink"/>
                  <w:rFonts w:ascii="Calibri" w:hAnsi="Calibri" w:cs="Calibri"/>
                  <w:color w:val="03899C"/>
                  <w:sz w:val="16"/>
                  <w:szCs w:val="16"/>
                </w:rPr>
                <w:t>CWBSB-444</w:t>
              </w:r>
            </w:hyperlink>
          </w:p>
          <w:p w14:paraId="6644B954" w14:textId="77777777" w:rsidR="00C701CB" w:rsidRPr="00C701CB" w:rsidRDefault="00C701CB" w:rsidP="00C701CB">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C701CB">
              <w:rPr>
                <w:rFonts w:ascii="Calibri" w:hAnsi="Calibri" w:cs="Calibri"/>
                <w:b/>
                <w:bCs/>
                <w:color w:val="172B4D"/>
                <w:sz w:val="16"/>
                <w:szCs w:val="16"/>
              </w:rPr>
              <w:t>Notes:</w:t>
            </w:r>
          </w:p>
          <w:p w14:paraId="4BCFC170" w14:textId="25DC87C1" w:rsidR="00D568B2" w:rsidRPr="002631B0" w:rsidRDefault="00C701CB" w:rsidP="00914DBC">
            <w:pPr>
              <w:numPr>
                <w:ilvl w:val="0"/>
                <w:numId w:val="2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C701CB">
              <w:rPr>
                <w:rFonts w:ascii="Calibri" w:hAnsi="Calibri" w:cs="Calibri"/>
                <w:color w:val="172B4D"/>
                <w:sz w:val="16"/>
                <w:szCs w:val="16"/>
              </w:rPr>
              <w:t>Per Ian's comments above Spec with be updated to -prefill first/last name of Authorized Signer since it was provided by the applicant.</w:t>
            </w:r>
          </w:p>
        </w:tc>
        <w:tc>
          <w:tcPr>
            <w:tcW w:w="900" w:type="dxa"/>
            <w:tcBorders>
              <w:bottom w:val="single" w:sz="4" w:space="0" w:color="BFBFBF" w:themeColor="background1" w:themeShade="BF"/>
            </w:tcBorders>
            <w:vAlign w:val="center"/>
          </w:tcPr>
          <w:p w14:paraId="7C3CB3D6"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4B1F0312"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BE1214" w14:textId="1EC06C15"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CWBSB-68</w:t>
            </w:r>
          </w:p>
        </w:tc>
        <w:tc>
          <w:tcPr>
            <w:tcW w:w="5076" w:type="dxa"/>
          </w:tcPr>
          <w:p w14:paraId="66C85158" w14:textId="139FD58F"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 xml:space="preserve">SERVICE: Authorised Signer Canada Post Address Search </w:t>
            </w:r>
            <w:proofErr w:type="gramStart"/>
            <w:r w:rsidRPr="00D568B2">
              <w:rPr>
                <w:rFonts w:ascii="Calibri" w:hAnsi="Calibri" w:cs="Calibri"/>
                <w:color w:val="000000"/>
                <w:sz w:val="18"/>
                <w:szCs w:val="18"/>
              </w:rPr>
              <w:t>Full Service</w:t>
            </w:r>
            <w:proofErr w:type="gramEnd"/>
            <w:r w:rsidRPr="00D568B2">
              <w:rPr>
                <w:rFonts w:ascii="Calibri" w:hAnsi="Calibri" w:cs="Calibri"/>
                <w:color w:val="000000"/>
                <w:sz w:val="18"/>
                <w:szCs w:val="18"/>
              </w:rPr>
              <w:t xml:space="preserve"> Integration</w:t>
            </w:r>
          </w:p>
        </w:tc>
        <w:tc>
          <w:tcPr>
            <w:tcW w:w="3690" w:type="dxa"/>
            <w:tcBorders>
              <w:bottom w:val="single" w:sz="4" w:space="0" w:color="BFBFBF" w:themeColor="background1" w:themeShade="BF"/>
            </w:tcBorders>
            <w:vAlign w:val="center"/>
          </w:tcPr>
          <w:p w14:paraId="2DE59322" w14:textId="6AE607C2" w:rsidR="00D568B2" w:rsidRPr="00670090" w:rsidRDefault="002631B0" w:rsidP="00914DBC">
            <w:pPr>
              <w:numPr>
                <w:ilvl w:val="0"/>
                <w:numId w:val="22"/>
              </w:numPr>
              <w:spacing w:before="0" w:after="0"/>
              <w:ind w:left="714"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Pr>
                <w:rFonts w:ascii="Calibri" w:hAnsi="Calibri" w:cs="Calibri"/>
                <w:color w:val="172B4D"/>
                <w:sz w:val="16"/>
                <w:szCs w:val="16"/>
              </w:rPr>
              <w:t>Tested by Temenos QA</w:t>
            </w:r>
          </w:p>
        </w:tc>
        <w:tc>
          <w:tcPr>
            <w:tcW w:w="900" w:type="dxa"/>
            <w:tcBorders>
              <w:bottom w:val="single" w:sz="4" w:space="0" w:color="BFBFBF" w:themeColor="background1" w:themeShade="BF"/>
            </w:tcBorders>
            <w:vAlign w:val="center"/>
          </w:tcPr>
          <w:p w14:paraId="5B4A43FC"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3F588C36"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7FC5B249" w14:textId="5E785B1E"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CWBSB-70</w:t>
            </w:r>
          </w:p>
        </w:tc>
        <w:tc>
          <w:tcPr>
            <w:tcW w:w="5076" w:type="dxa"/>
          </w:tcPr>
          <w:p w14:paraId="5E55982C" w14:textId="71EF3B6A"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SERVICE: Authorised Signer Canada Post Address Search Form Integration</w:t>
            </w:r>
          </w:p>
        </w:tc>
        <w:tc>
          <w:tcPr>
            <w:tcW w:w="3690" w:type="dxa"/>
            <w:tcBorders>
              <w:bottom w:val="single" w:sz="4" w:space="0" w:color="BFBFBF" w:themeColor="background1" w:themeShade="BF"/>
            </w:tcBorders>
            <w:vAlign w:val="center"/>
          </w:tcPr>
          <w:p w14:paraId="14BBC15B" w14:textId="460AFADC" w:rsidR="00D568B2" w:rsidRPr="00670090" w:rsidRDefault="002631B0" w:rsidP="00914DBC">
            <w:pPr>
              <w:numPr>
                <w:ilvl w:val="0"/>
                <w:numId w:val="22"/>
              </w:numPr>
              <w:spacing w:before="0" w:after="0"/>
              <w:ind w:left="714" w:hanging="357"/>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Pr>
                <w:rFonts w:ascii="Calibri" w:hAnsi="Calibri" w:cs="Calibri"/>
                <w:color w:val="172B4D"/>
                <w:sz w:val="16"/>
                <w:szCs w:val="16"/>
              </w:rPr>
              <w:t>Tested by Temenos QA</w:t>
            </w:r>
          </w:p>
        </w:tc>
        <w:tc>
          <w:tcPr>
            <w:tcW w:w="900" w:type="dxa"/>
            <w:tcBorders>
              <w:bottom w:val="single" w:sz="4" w:space="0" w:color="BFBFBF" w:themeColor="background1" w:themeShade="BF"/>
            </w:tcBorders>
            <w:vAlign w:val="center"/>
          </w:tcPr>
          <w:p w14:paraId="01F56CB8"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30FB80D2"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07C464" w14:textId="53662997"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CWBSB-71</w:t>
            </w:r>
          </w:p>
        </w:tc>
        <w:tc>
          <w:tcPr>
            <w:tcW w:w="5076" w:type="dxa"/>
          </w:tcPr>
          <w:p w14:paraId="1C0619D4" w14:textId="3D878B77"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'Authorised Signer Birthday, SIN and Occupation' Page</w:t>
            </w:r>
          </w:p>
        </w:tc>
        <w:tc>
          <w:tcPr>
            <w:tcW w:w="3690" w:type="dxa"/>
            <w:tcBorders>
              <w:bottom w:val="single" w:sz="4" w:space="0" w:color="BFBFBF" w:themeColor="background1" w:themeShade="BF"/>
            </w:tcBorders>
            <w:vAlign w:val="center"/>
          </w:tcPr>
          <w:p w14:paraId="093A5DE0" w14:textId="65059888" w:rsidR="00D568B2" w:rsidRPr="00810432" w:rsidRDefault="00D568B2"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 xml:space="preserve">Tested Content against Spec </w:t>
            </w:r>
            <w:r>
              <w:rPr>
                <w:rFonts w:ascii="Calibri" w:hAnsi="Calibri" w:cs="Calibri"/>
                <w:color w:val="172B4D"/>
                <w:sz w:val="16"/>
                <w:szCs w:val="16"/>
              </w:rPr>
              <w:t>1</w:t>
            </w:r>
            <w:r w:rsidRPr="00810432">
              <w:rPr>
                <w:rFonts w:ascii="Calibri" w:hAnsi="Calibri" w:cs="Calibri"/>
                <w:color w:val="172B4D"/>
                <w:sz w:val="16"/>
                <w:szCs w:val="16"/>
              </w:rPr>
              <w:t>.</w:t>
            </w:r>
            <w:r w:rsidR="002631B0">
              <w:rPr>
                <w:rFonts w:ascii="Calibri" w:hAnsi="Calibri" w:cs="Calibri"/>
                <w:color w:val="172B4D"/>
                <w:sz w:val="16"/>
                <w:szCs w:val="16"/>
              </w:rPr>
              <w:t>3</w:t>
            </w:r>
            <w:r w:rsidRPr="00810432">
              <w:rPr>
                <w:rFonts w:ascii="Calibri" w:hAnsi="Calibri" w:cs="Calibri"/>
                <w:color w:val="172B4D"/>
                <w:sz w:val="16"/>
                <w:szCs w:val="16"/>
              </w:rPr>
              <w:t xml:space="preserve"> per AC as this was the version Dev used to build this page and it is attached to </w:t>
            </w:r>
            <w:proofErr w:type="gramStart"/>
            <w:r w:rsidRPr="00810432">
              <w:rPr>
                <w:rFonts w:ascii="Calibri" w:hAnsi="Calibri" w:cs="Calibri"/>
                <w:color w:val="172B4D"/>
                <w:sz w:val="16"/>
                <w:szCs w:val="16"/>
              </w:rPr>
              <w:t>Jira</w:t>
            </w:r>
            <w:proofErr w:type="gramEnd"/>
          </w:p>
          <w:p w14:paraId="76197E0C" w14:textId="631DD212" w:rsidR="00D568B2" w:rsidRPr="00810432" w:rsidRDefault="00D568B2" w:rsidP="00914DBC">
            <w:pPr>
              <w:numPr>
                <w:ilvl w:val="0"/>
                <w:numId w:val="2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Step</w:t>
            </w:r>
            <w:r>
              <w:rPr>
                <w:rFonts w:ascii="Calibri" w:hAnsi="Calibri" w:cs="Calibri"/>
                <w:color w:val="172B4D"/>
                <w:sz w:val="16"/>
                <w:szCs w:val="16"/>
              </w:rPr>
              <w:t xml:space="preserve"> </w:t>
            </w:r>
            <w:r w:rsidRPr="00810432">
              <w:rPr>
                <w:rFonts w:ascii="Calibri" w:hAnsi="Calibri" w:cs="Calibri"/>
                <w:color w:val="172B4D"/>
                <w:sz w:val="16"/>
                <w:szCs w:val="16"/>
              </w:rPr>
              <w:t>Title #:  The Step Title # of each page might not have the correct numbering and sequencing as this is still being finalized. </w:t>
            </w:r>
          </w:p>
          <w:p w14:paraId="4B057A36" w14:textId="77777777" w:rsidR="00D568B2" w:rsidRPr="00810432" w:rsidRDefault="00D568B2" w:rsidP="00914DBC">
            <w:pPr>
              <w:numPr>
                <w:ilvl w:val="0"/>
                <w:numId w:val="2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lastRenderedPageBreak/>
              <w:t>Progress Bar: The incrementation of the progress bar at the top might not function per expected as this component is still being finalized. </w:t>
            </w:r>
          </w:p>
          <w:p w14:paraId="2550DCF8" w14:textId="77777777" w:rsidR="002631B0" w:rsidRPr="002631B0" w:rsidRDefault="002631B0" w:rsidP="002631B0">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2631B0">
              <w:rPr>
                <w:rFonts w:ascii="Calibri" w:hAnsi="Calibri" w:cs="Calibri"/>
                <w:b/>
                <w:bCs/>
                <w:color w:val="172B4D"/>
                <w:sz w:val="16"/>
                <w:szCs w:val="16"/>
              </w:rPr>
              <w:t>Known Issues:</w:t>
            </w:r>
          </w:p>
          <w:p w14:paraId="2FC5D82E" w14:textId="1850CC16" w:rsidR="002631B0" w:rsidRPr="002631B0" w:rsidRDefault="002631B0" w:rsidP="00914DBC">
            <w:pPr>
              <w:numPr>
                <w:ilvl w:val="0"/>
                <w:numId w:val="3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IE 11 - Rendering Step Title style of H5 as unbold.  (Other bowers render H5 as bold). It is a Browser specific issue that Dev team has no control over </w:t>
            </w:r>
          </w:p>
          <w:p w14:paraId="54032C0F" w14:textId="77777777" w:rsidR="002631B0" w:rsidRPr="002631B0" w:rsidRDefault="002631B0" w:rsidP="00914DBC">
            <w:pPr>
              <w:numPr>
                <w:ilvl w:val="0"/>
                <w:numId w:val="3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Inline Help Icons needs to be Dark teal  - Logged as Issue </w:t>
            </w:r>
            <w:hyperlink r:id="rId44" w:tooltip="UX - Authorized Signer Form - Inline Help Icons  needs to be Dark Teal" w:history="1">
              <w:r w:rsidRPr="002631B0">
                <w:rPr>
                  <w:rStyle w:val="Hyperlink"/>
                  <w:rFonts w:ascii="Calibri" w:hAnsi="Calibri" w:cs="Calibri"/>
                  <w:color w:val="03899C"/>
                  <w:sz w:val="16"/>
                  <w:szCs w:val="16"/>
                </w:rPr>
                <w:t>CWBSB-447</w:t>
              </w:r>
            </w:hyperlink>
          </w:p>
          <w:p w14:paraId="18BE2301" w14:textId="77777777" w:rsidR="002631B0" w:rsidRPr="002631B0" w:rsidRDefault="002631B0" w:rsidP="002631B0">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631B0">
              <w:rPr>
                <w:rFonts w:ascii="Calibri" w:hAnsi="Calibri" w:cs="Calibri"/>
                <w:b/>
                <w:bCs/>
                <w:color w:val="172B4D"/>
                <w:sz w:val="16"/>
                <w:szCs w:val="16"/>
              </w:rPr>
              <w:t>Note:</w:t>
            </w:r>
          </w:p>
          <w:p w14:paraId="515191E3" w14:textId="6EB21AB7" w:rsidR="002631B0" w:rsidRPr="002631B0" w:rsidRDefault="002631B0" w:rsidP="00914DBC">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 xml:space="preserve"> Per AC 03 click </w:t>
            </w:r>
            <w:r w:rsidR="004B4902" w:rsidRPr="002631B0">
              <w:rPr>
                <w:rFonts w:ascii="Calibri" w:hAnsi="Calibri" w:cs="Calibri"/>
                <w:color w:val="172B4D"/>
                <w:sz w:val="16"/>
                <w:szCs w:val="16"/>
              </w:rPr>
              <w:t>Next,</w:t>
            </w:r>
            <w:r w:rsidRPr="002631B0">
              <w:rPr>
                <w:rFonts w:ascii="Calibri" w:hAnsi="Calibri" w:cs="Calibri"/>
                <w:color w:val="172B4D"/>
                <w:sz w:val="16"/>
                <w:szCs w:val="16"/>
              </w:rPr>
              <w:t xml:space="preserve"> it navigates to </w:t>
            </w:r>
            <w:proofErr w:type="spellStart"/>
            <w:r w:rsidRPr="002631B0">
              <w:rPr>
                <w:rFonts w:ascii="Calibri" w:hAnsi="Calibri" w:cs="Calibri"/>
                <w:color w:val="172B4D"/>
                <w:sz w:val="16"/>
                <w:szCs w:val="16"/>
              </w:rPr>
              <w:t>eConsent</w:t>
            </w:r>
            <w:proofErr w:type="spellEnd"/>
            <w:r w:rsidRPr="002631B0">
              <w:rPr>
                <w:rFonts w:ascii="Calibri" w:hAnsi="Calibri" w:cs="Calibri"/>
                <w:color w:val="172B4D"/>
                <w:sz w:val="16"/>
                <w:szCs w:val="16"/>
              </w:rPr>
              <w:t xml:space="preserve"> page, so the spec needs to </w:t>
            </w:r>
            <w:proofErr w:type="gramStart"/>
            <w:r w:rsidRPr="002631B0">
              <w:rPr>
                <w:rFonts w:ascii="Calibri" w:hAnsi="Calibri" w:cs="Calibri"/>
                <w:color w:val="172B4D"/>
                <w:sz w:val="16"/>
                <w:szCs w:val="16"/>
              </w:rPr>
              <w:t>updated</w:t>
            </w:r>
            <w:proofErr w:type="gramEnd"/>
            <w:r w:rsidRPr="002631B0">
              <w:rPr>
                <w:rFonts w:ascii="Calibri" w:hAnsi="Calibri" w:cs="Calibri"/>
                <w:color w:val="172B4D"/>
                <w:sz w:val="16"/>
                <w:szCs w:val="16"/>
              </w:rPr>
              <w:t xml:space="preserve"> as it is stating it should navigate to Accounts Option pages</w:t>
            </w:r>
          </w:p>
          <w:p w14:paraId="3119AA44" w14:textId="59EDB637" w:rsidR="00D568B2" w:rsidRPr="00810432" w:rsidRDefault="00D568B2" w:rsidP="00263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40A5BAC9"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48360D37"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3B89BCED" w14:textId="1637DCE0"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CWBSB-133</w:t>
            </w:r>
          </w:p>
        </w:tc>
        <w:tc>
          <w:tcPr>
            <w:tcW w:w="5076" w:type="dxa"/>
          </w:tcPr>
          <w:p w14:paraId="2E219243" w14:textId="2B143B9D"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SERVICE: Trigger Authorized Co-Signer invitation emails</w:t>
            </w:r>
          </w:p>
        </w:tc>
        <w:tc>
          <w:tcPr>
            <w:tcW w:w="3690" w:type="dxa"/>
            <w:tcBorders>
              <w:bottom w:val="single" w:sz="4" w:space="0" w:color="BFBFBF" w:themeColor="background1" w:themeShade="BF"/>
            </w:tcBorders>
            <w:vAlign w:val="center"/>
          </w:tcPr>
          <w:p w14:paraId="1562511E" w14:textId="3425E52C" w:rsidR="004B4902" w:rsidRPr="00B820EB" w:rsidRDefault="004B4902" w:rsidP="00B820E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B820EB">
              <w:rPr>
                <w:rFonts w:ascii="Calibri" w:hAnsi="Calibri" w:cs="Calibri"/>
                <w:b/>
                <w:bCs/>
                <w:color w:val="172B4D"/>
                <w:sz w:val="16"/>
                <w:szCs w:val="16"/>
              </w:rPr>
              <w:t>Note</w:t>
            </w:r>
            <w:r w:rsidRPr="00B820EB">
              <w:rPr>
                <w:rFonts w:ascii="Calibri" w:hAnsi="Calibri" w:cs="Calibri"/>
                <w:color w:val="172B4D"/>
                <w:sz w:val="16"/>
                <w:szCs w:val="16"/>
              </w:rPr>
              <w:t>:</w:t>
            </w:r>
          </w:p>
          <w:p w14:paraId="2CD5A778" w14:textId="3FE04B69" w:rsidR="004B4902" w:rsidRPr="003F1CCD" w:rsidRDefault="004B4902" w:rsidP="00914DBC">
            <w:pPr>
              <w:pStyle w:val="ListParagraph"/>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Calibri"/>
                <w:color w:val="172B4D"/>
                <w:sz w:val="16"/>
                <w:szCs w:val="16"/>
              </w:rPr>
            </w:pPr>
            <w:r w:rsidRPr="003F1CCD">
              <w:rPr>
                <w:rFonts w:cs="Calibri"/>
                <w:color w:val="172B4D"/>
                <w:sz w:val="16"/>
                <w:szCs w:val="16"/>
              </w:rPr>
              <w:t xml:space="preserve">Tester can move back form Business Disclosure page to the Owners, Directors and Signer page, and it trigger the Authorized Co Signer invitation email </w:t>
            </w:r>
            <w:r w:rsidR="00B820EB" w:rsidRPr="003F1CCD">
              <w:rPr>
                <w:rFonts w:cs="Calibri"/>
                <w:color w:val="172B4D"/>
                <w:sz w:val="16"/>
                <w:szCs w:val="16"/>
              </w:rPr>
              <w:t>again.</w:t>
            </w:r>
          </w:p>
          <w:p w14:paraId="05CAB9DE" w14:textId="100E25C4" w:rsidR="004B4902" w:rsidRPr="003F1CCD" w:rsidRDefault="004B4902" w:rsidP="00914DBC">
            <w:pPr>
              <w:pStyle w:val="ListParagraph"/>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Calibri"/>
                <w:sz w:val="16"/>
                <w:szCs w:val="16"/>
                <w:lang w:val="en-CA" w:eastAsia="en-CA"/>
              </w:rPr>
            </w:pPr>
            <w:r w:rsidRPr="003F1CCD">
              <w:rPr>
                <w:rFonts w:cs="Calibri"/>
                <w:sz w:val="16"/>
                <w:szCs w:val="16"/>
              </w:rPr>
              <w:t xml:space="preserve">From looking at the spec once Await Authorized Signer </w:t>
            </w:r>
            <w:r w:rsidR="00B820EB" w:rsidRPr="003F1CCD">
              <w:rPr>
                <w:rFonts w:cs="Calibri"/>
                <w:sz w:val="16"/>
                <w:szCs w:val="16"/>
              </w:rPr>
              <w:t>(</w:t>
            </w:r>
            <w:hyperlink r:id="rId45" w:tooltip="FORM: Build 'Await Authorized Signers' Page" w:history="1">
              <w:r w:rsidRPr="003F1CCD">
                <w:rPr>
                  <w:rStyle w:val="Hyperlink"/>
                  <w:rFonts w:cs="Calibri"/>
                  <w:sz w:val="16"/>
                  <w:szCs w:val="16"/>
                </w:rPr>
                <w:t>CWBSB-254</w:t>
              </w:r>
            </w:hyperlink>
            <w:r w:rsidRPr="003F1CCD">
              <w:rPr>
                <w:rFonts w:cs="Calibri"/>
                <w:sz w:val="16"/>
                <w:szCs w:val="16"/>
              </w:rPr>
              <w:t xml:space="preserve">). </w:t>
            </w:r>
            <w:r w:rsidR="00B820EB" w:rsidRPr="003F1CCD">
              <w:rPr>
                <w:rFonts w:cs="Calibri"/>
                <w:sz w:val="16"/>
                <w:szCs w:val="16"/>
              </w:rPr>
              <w:t>P</w:t>
            </w:r>
            <w:r w:rsidRPr="003F1CCD">
              <w:rPr>
                <w:rFonts w:cs="Calibri"/>
                <w:sz w:val="16"/>
                <w:szCs w:val="16"/>
              </w:rPr>
              <w:t>age</w:t>
            </w:r>
            <w:r w:rsidR="00B820EB" w:rsidRPr="003F1CCD">
              <w:rPr>
                <w:rFonts w:cs="Calibri"/>
                <w:sz w:val="16"/>
                <w:szCs w:val="16"/>
              </w:rPr>
              <w:t xml:space="preserve"> is created, </w:t>
            </w:r>
            <w:r w:rsidRPr="003F1CCD">
              <w:rPr>
                <w:rFonts w:cs="Calibri"/>
                <w:sz w:val="16"/>
                <w:szCs w:val="16"/>
              </w:rPr>
              <w:t xml:space="preserve">there </w:t>
            </w:r>
            <w:r w:rsidR="00B820EB" w:rsidRPr="003F1CCD">
              <w:rPr>
                <w:rFonts w:cs="Calibri"/>
                <w:sz w:val="16"/>
                <w:szCs w:val="16"/>
              </w:rPr>
              <w:t>will be</w:t>
            </w:r>
            <w:r w:rsidRPr="003F1CCD">
              <w:rPr>
                <w:rFonts w:cs="Calibri"/>
                <w:sz w:val="16"/>
                <w:szCs w:val="16"/>
              </w:rPr>
              <w:t xml:space="preserve"> no "back" button, </w:t>
            </w:r>
            <w:r w:rsidR="00B820EB" w:rsidRPr="003F1CCD">
              <w:rPr>
                <w:rFonts w:cs="Calibri"/>
                <w:sz w:val="16"/>
                <w:szCs w:val="16"/>
              </w:rPr>
              <w:t xml:space="preserve">to prevent user from </w:t>
            </w:r>
            <w:r w:rsidRPr="003F1CCD">
              <w:rPr>
                <w:rFonts w:cs="Calibri"/>
                <w:sz w:val="16"/>
                <w:szCs w:val="16"/>
              </w:rPr>
              <w:t>mov</w:t>
            </w:r>
            <w:r w:rsidR="00B820EB" w:rsidRPr="003F1CCD">
              <w:rPr>
                <w:rFonts w:cs="Calibri"/>
                <w:sz w:val="16"/>
                <w:szCs w:val="16"/>
              </w:rPr>
              <w:t>ing</w:t>
            </w:r>
            <w:r w:rsidRPr="003F1CCD">
              <w:rPr>
                <w:rFonts w:cs="Calibri"/>
                <w:sz w:val="16"/>
                <w:szCs w:val="16"/>
              </w:rPr>
              <w:t xml:space="preserve"> back to the " Owners, Directors</w:t>
            </w:r>
            <w:r w:rsidR="00B820EB" w:rsidRPr="003F1CCD">
              <w:rPr>
                <w:rFonts w:cs="Calibri"/>
                <w:sz w:val="16"/>
                <w:szCs w:val="16"/>
              </w:rPr>
              <w:t xml:space="preserve"> </w:t>
            </w:r>
            <w:r w:rsidRPr="003F1CCD">
              <w:rPr>
                <w:rFonts w:cs="Calibri"/>
                <w:sz w:val="16"/>
                <w:szCs w:val="16"/>
              </w:rPr>
              <w:t>+</w:t>
            </w:r>
            <w:r w:rsidR="00B820EB" w:rsidRPr="003F1CCD">
              <w:rPr>
                <w:rFonts w:cs="Calibri"/>
                <w:sz w:val="16"/>
                <w:szCs w:val="16"/>
              </w:rPr>
              <w:t xml:space="preserve"> </w:t>
            </w:r>
            <w:r w:rsidRPr="003F1CCD">
              <w:rPr>
                <w:rFonts w:cs="Calibri"/>
                <w:sz w:val="16"/>
                <w:szCs w:val="16"/>
              </w:rPr>
              <w:t>Signers" page and change info and advance to Business Disclosure Page and it tigger another email invitation to Authorized Signer.</w:t>
            </w:r>
          </w:p>
          <w:p w14:paraId="58F4D6BA" w14:textId="4D492EB2" w:rsidR="00D568B2" w:rsidRPr="00FC73BF" w:rsidRDefault="00D568B2" w:rsidP="004B490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43DE74DD"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6A5D7C3F"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CA5C308" w14:textId="20AFC8BF"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CWBSB-134</w:t>
            </w:r>
          </w:p>
        </w:tc>
        <w:tc>
          <w:tcPr>
            <w:tcW w:w="5076" w:type="dxa"/>
          </w:tcPr>
          <w:p w14:paraId="5E37F1C1" w14:textId="44987B7E"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EMAIL: Build 'Save Confirmation' Email Notification</w:t>
            </w:r>
          </w:p>
        </w:tc>
        <w:tc>
          <w:tcPr>
            <w:tcW w:w="3690" w:type="dxa"/>
            <w:tcBorders>
              <w:bottom w:val="single" w:sz="4" w:space="0" w:color="BFBFBF" w:themeColor="background1" w:themeShade="BF"/>
            </w:tcBorders>
            <w:vAlign w:val="center"/>
          </w:tcPr>
          <w:p w14:paraId="23426FE0" w14:textId="777E1182" w:rsidR="00D568B2" w:rsidRPr="007D13E3" w:rsidRDefault="00D568B2"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810432">
              <w:rPr>
                <w:rFonts w:ascii="Calibri" w:hAnsi="Calibri" w:cs="Calibri"/>
                <w:color w:val="172B4D"/>
                <w:sz w:val="16"/>
                <w:szCs w:val="16"/>
              </w:rPr>
              <w:t xml:space="preserve">Tested Content against </w:t>
            </w:r>
            <w:r w:rsidR="00B820EB">
              <w:rPr>
                <w:rFonts w:ascii="Calibri" w:hAnsi="Calibri" w:cs="Calibri"/>
                <w:color w:val="172B4D"/>
                <w:sz w:val="16"/>
                <w:szCs w:val="16"/>
              </w:rPr>
              <w:t xml:space="preserve">Email </w:t>
            </w:r>
            <w:r w:rsidRPr="00810432">
              <w:rPr>
                <w:rFonts w:ascii="Calibri" w:hAnsi="Calibri" w:cs="Calibri"/>
                <w:color w:val="172B4D"/>
                <w:sz w:val="16"/>
                <w:szCs w:val="16"/>
              </w:rPr>
              <w:t xml:space="preserve">Spec </w:t>
            </w:r>
            <w:r w:rsidR="00B820EB">
              <w:rPr>
                <w:rFonts w:ascii="Calibri" w:hAnsi="Calibri" w:cs="Calibri"/>
                <w:color w:val="172B4D"/>
                <w:sz w:val="16"/>
                <w:szCs w:val="16"/>
              </w:rPr>
              <w:t>1</w:t>
            </w:r>
            <w:r w:rsidRPr="00810432">
              <w:rPr>
                <w:rFonts w:ascii="Calibri" w:hAnsi="Calibri" w:cs="Calibri"/>
                <w:color w:val="172B4D"/>
                <w:sz w:val="16"/>
                <w:szCs w:val="16"/>
              </w:rPr>
              <w:t>.</w:t>
            </w:r>
            <w:r w:rsidR="00B820EB">
              <w:rPr>
                <w:rFonts w:ascii="Calibri" w:hAnsi="Calibri" w:cs="Calibri"/>
                <w:color w:val="172B4D"/>
                <w:sz w:val="16"/>
                <w:szCs w:val="16"/>
              </w:rPr>
              <w:t>1</w:t>
            </w:r>
            <w:r w:rsidRPr="00810432">
              <w:rPr>
                <w:rFonts w:ascii="Calibri" w:hAnsi="Calibri" w:cs="Calibri"/>
                <w:color w:val="172B4D"/>
                <w:sz w:val="16"/>
                <w:szCs w:val="16"/>
              </w:rPr>
              <w:t xml:space="preserve"> per AC as this was the version Dev used to build this page and it is attached to Jira</w:t>
            </w:r>
          </w:p>
        </w:tc>
        <w:tc>
          <w:tcPr>
            <w:tcW w:w="900" w:type="dxa"/>
            <w:tcBorders>
              <w:bottom w:val="single" w:sz="4" w:space="0" w:color="BFBFBF" w:themeColor="background1" w:themeShade="BF"/>
            </w:tcBorders>
            <w:vAlign w:val="center"/>
          </w:tcPr>
          <w:p w14:paraId="46CABA65"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719D03BD"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1F7468A3" w14:textId="5CC1740E"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CWBSB-139</w:t>
            </w:r>
          </w:p>
        </w:tc>
        <w:tc>
          <w:tcPr>
            <w:tcW w:w="5076" w:type="dxa"/>
          </w:tcPr>
          <w:p w14:paraId="4FDEF055" w14:textId="5A5190EC"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EMAIL: Build 'Authorized Signer Invitation' Email with Final Content</w:t>
            </w:r>
          </w:p>
        </w:tc>
        <w:tc>
          <w:tcPr>
            <w:tcW w:w="3690" w:type="dxa"/>
            <w:tcBorders>
              <w:bottom w:val="single" w:sz="4" w:space="0" w:color="BFBFBF" w:themeColor="background1" w:themeShade="BF"/>
            </w:tcBorders>
            <w:vAlign w:val="center"/>
          </w:tcPr>
          <w:p w14:paraId="35961072" w14:textId="77777777" w:rsidR="00D568B2" w:rsidRDefault="00B820EB"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 xml:space="preserve">Tested Content against </w:t>
            </w:r>
            <w:r>
              <w:rPr>
                <w:rFonts w:ascii="Calibri" w:hAnsi="Calibri" w:cs="Calibri"/>
                <w:color w:val="172B4D"/>
                <w:sz w:val="16"/>
                <w:szCs w:val="16"/>
              </w:rPr>
              <w:t xml:space="preserve">Email </w:t>
            </w:r>
            <w:r w:rsidRPr="00810432">
              <w:rPr>
                <w:rFonts w:ascii="Calibri" w:hAnsi="Calibri" w:cs="Calibri"/>
                <w:color w:val="172B4D"/>
                <w:sz w:val="16"/>
                <w:szCs w:val="16"/>
              </w:rPr>
              <w:t xml:space="preserve">Spec </w:t>
            </w:r>
            <w:r>
              <w:rPr>
                <w:rFonts w:ascii="Calibri" w:hAnsi="Calibri" w:cs="Calibri"/>
                <w:color w:val="172B4D"/>
                <w:sz w:val="16"/>
                <w:szCs w:val="16"/>
              </w:rPr>
              <w:t>1</w:t>
            </w:r>
            <w:r w:rsidRPr="00810432">
              <w:rPr>
                <w:rFonts w:ascii="Calibri" w:hAnsi="Calibri" w:cs="Calibri"/>
                <w:color w:val="172B4D"/>
                <w:sz w:val="16"/>
                <w:szCs w:val="16"/>
              </w:rPr>
              <w:t>.</w:t>
            </w:r>
            <w:r>
              <w:rPr>
                <w:rFonts w:ascii="Calibri" w:hAnsi="Calibri" w:cs="Calibri"/>
                <w:color w:val="172B4D"/>
                <w:sz w:val="16"/>
                <w:szCs w:val="16"/>
              </w:rPr>
              <w:t>1</w:t>
            </w:r>
            <w:r w:rsidRPr="00810432">
              <w:rPr>
                <w:rFonts w:ascii="Calibri" w:hAnsi="Calibri" w:cs="Calibri"/>
                <w:color w:val="172B4D"/>
                <w:sz w:val="16"/>
                <w:szCs w:val="16"/>
              </w:rPr>
              <w:t xml:space="preserve"> per AC as this was the version Dev used to build this page and it is attached to </w:t>
            </w:r>
            <w:proofErr w:type="gramStart"/>
            <w:r w:rsidRPr="00810432">
              <w:rPr>
                <w:rFonts w:ascii="Calibri" w:hAnsi="Calibri" w:cs="Calibri"/>
                <w:color w:val="172B4D"/>
                <w:sz w:val="16"/>
                <w:szCs w:val="16"/>
              </w:rPr>
              <w:t>Jira</w:t>
            </w:r>
            <w:proofErr w:type="gramEnd"/>
          </w:p>
          <w:p w14:paraId="33F04854" w14:textId="77777777" w:rsidR="003F1CCD" w:rsidRDefault="003F1CCD"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p w14:paraId="120D02D0" w14:textId="77777777" w:rsidR="003F1CCD" w:rsidRDefault="003F1CCD" w:rsidP="00D568B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Pr>
                <w:rFonts w:ascii="Calibri" w:hAnsi="Calibri" w:cs="Calibri"/>
                <w:color w:val="172B4D"/>
                <w:sz w:val="16"/>
                <w:szCs w:val="16"/>
              </w:rPr>
              <w:t>Note:</w:t>
            </w:r>
          </w:p>
          <w:p w14:paraId="1831AFE5" w14:textId="77777777" w:rsidR="003F1CCD" w:rsidRPr="003F1CCD" w:rsidRDefault="003F1CCD" w:rsidP="00914DBC">
            <w:pPr>
              <w:pStyle w:val="ListParagraph"/>
              <w:numPr>
                <w:ilvl w:val="0"/>
                <w:numId w:val="3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Calibri"/>
                <w:color w:val="172B4D"/>
                <w:sz w:val="16"/>
                <w:szCs w:val="16"/>
              </w:rPr>
            </w:pPr>
            <w:r w:rsidRPr="003F1CCD">
              <w:rPr>
                <w:rFonts w:cs="Calibri"/>
                <w:color w:val="172B4D"/>
                <w:sz w:val="16"/>
                <w:szCs w:val="16"/>
              </w:rPr>
              <w:t>Tester can move back form Business Disclosure page to the Owners, Directors and Signer page, and it trigger the Authorized Co Signer invitation email again.</w:t>
            </w:r>
          </w:p>
          <w:p w14:paraId="36B6D2C8" w14:textId="310540BF" w:rsidR="003F1CCD" w:rsidRPr="003F1CCD" w:rsidRDefault="003F1CCD" w:rsidP="00914DBC">
            <w:pPr>
              <w:pStyle w:val="ListParagraph"/>
              <w:numPr>
                <w:ilvl w:val="0"/>
                <w:numId w:val="3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Calibri"/>
                <w:sz w:val="16"/>
                <w:szCs w:val="16"/>
                <w:lang w:val="en-CA" w:eastAsia="en-CA"/>
              </w:rPr>
            </w:pPr>
            <w:r w:rsidRPr="003F1CCD">
              <w:rPr>
                <w:rFonts w:cs="Calibri"/>
                <w:sz w:val="16"/>
                <w:szCs w:val="16"/>
              </w:rPr>
              <w:t>From looking at the spec once Await Authorized Signer (</w:t>
            </w:r>
            <w:hyperlink r:id="rId46" w:tooltip="FORM: Build 'Await Authorized Signers' Page" w:history="1">
              <w:r w:rsidRPr="003F1CCD">
                <w:rPr>
                  <w:rStyle w:val="Hyperlink"/>
                  <w:rFonts w:cs="Calibri"/>
                  <w:sz w:val="16"/>
                  <w:szCs w:val="16"/>
                </w:rPr>
                <w:t>CWBSB-254</w:t>
              </w:r>
            </w:hyperlink>
            <w:r w:rsidRPr="003F1CCD">
              <w:rPr>
                <w:rFonts w:cs="Calibri"/>
                <w:sz w:val="16"/>
                <w:szCs w:val="16"/>
              </w:rPr>
              <w:t xml:space="preserve">). Page is </w:t>
            </w:r>
            <w:r w:rsidRPr="003F1CCD">
              <w:rPr>
                <w:rFonts w:cs="Calibri"/>
                <w:sz w:val="16"/>
                <w:szCs w:val="16"/>
              </w:rPr>
              <w:lastRenderedPageBreak/>
              <w:t>created, there will be no "back" button, to prevent user from moving back to the " Owners, Directors + Signers" page and change info and advance to Business Disclosure Page and it tigger another email invitation to Authorized Signer.</w:t>
            </w:r>
          </w:p>
        </w:tc>
        <w:tc>
          <w:tcPr>
            <w:tcW w:w="900" w:type="dxa"/>
            <w:tcBorders>
              <w:bottom w:val="single" w:sz="4" w:space="0" w:color="BFBFBF" w:themeColor="background1" w:themeShade="BF"/>
            </w:tcBorders>
            <w:vAlign w:val="center"/>
          </w:tcPr>
          <w:p w14:paraId="1EC11DB2"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4A695352"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A54DD7" w14:textId="38C2BAB1"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CWBSB-164</w:t>
            </w:r>
          </w:p>
        </w:tc>
        <w:tc>
          <w:tcPr>
            <w:tcW w:w="5076" w:type="dxa"/>
          </w:tcPr>
          <w:p w14:paraId="73A80566" w14:textId="689CFA5B"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 xml:space="preserve">SERVICE: Prefill Personal Info from </w:t>
            </w:r>
            <w:proofErr w:type="spellStart"/>
            <w:r w:rsidRPr="00D568B2">
              <w:rPr>
                <w:rFonts w:ascii="Calibri" w:hAnsi="Calibri" w:cs="Calibri"/>
                <w:color w:val="000000"/>
                <w:sz w:val="18"/>
                <w:szCs w:val="18"/>
              </w:rPr>
              <w:t>IDScan</w:t>
            </w:r>
            <w:proofErr w:type="spellEnd"/>
            <w:r w:rsidRPr="00D568B2">
              <w:rPr>
                <w:rFonts w:ascii="Calibri" w:hAnsi="Calibri" w:cs="Calibri"/>
                <w:color w:val="000000"/>
                <w:sz w:val="18"/>
                <w:szCs w:val="18"/>
              </w:rPr>
              <w:t xml:space="preserve"> for </w:t>
            </w:r>
            <w:proofErr w:type="spellStart"/>
            <w:r w:rsidRPr="00D568B2">
              <w:rPr>
                <w:rFonts w:ascii="Calibri" w:hAnsi="Calibri" w:cs="Calibri"/>
                <w:color w:val="000000"/>
                <w:sz w:val="18"/>
                <w:szCs w:val="18"/>
              </w:rPr>
              <w:t>SmallBiz</w:t>
            </w:r>
            <w:proofErr w:type="spellEnd"/>
            <w:r w:rsidRPr="00D568B2">
              <w:rPr>
                <w:rFonts w:ascii="Calibri" w:hAnsi="Calibri" w:cs="Calibri"/>
                <w:color w:val="000000"/>
                <w:sz w:val="18"/>
                <w:szCs w:val="18"/>
              </w:rPr>
              <w:t xml:space="preserve"> Authorized Co-signer</w:t>
            </w:r>
          </w:p>
        </w:tc>
        <w:tc>
          <w:tcPr>
            <w:tcW w:w="3690" w:type="dxa"/>
            <w:tcBorders>
              <w:bottom w:val="single" w:sz="4" w:space="0" w:color="BFBFBF" w:themeColor="background1" w:themeShade="BF"/>
            </w:tcBorders>
            <w:vAlign w:val="center"/>
          </w:tcPr>
          <w:p w14:paraId="661C1BBE" w14:textId="2D6749E9" w:rsidR="00D568B2" w:rsidRDefault="003F1CCD"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Pr>
                <w:rFonts w:ascii="Calibri" w:hAnsi="Calibri" w:cs="Calibri"/>
                <w:color w:val="172B4D"/>
                <w:sz w:val="16"/>
                <w:szCs w:val="16"/>
              </w:rPr>
              <w:t>Tested by Temenos QA</w:t>
            </w:r>
          </w:p>
          <w:p w14:paraId="0FE40129" w14:textId="7EDFD101" w:rsidR="003F1CCD" w:rsidRPr="006B3D2D" w:rsidRDefault="003F1CCD" w:rsidP="00D568B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p>
        </w:tc>
        <w:tc>
          <w:tcPr>
            <w:tcW w:w="900" w:type="dxa"/>
            <w:tcBorders>
              <w:bottom w:val="single" w:sz="4" w:space="0" w:color="BFBFBF" w:themeColor="background1" w:themeShade="BF"/>
            </w:tcBorders>
            <w:vAlign w:val="center"/>
          </w:tcPr>
          <w:p w14:paraId="390D32F9"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053D69BC"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45AE5AF6" w14:textId="71840E27"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CWBSB-175</w:t>
            </w:r>
          </w:p>
        </w:tc>
        <w:tc>
          <w:tcPr>
            <w:tcW w:w="5076" w:type="dxa"/>
          </w:tcPr>
          <w:p w14:paraId="4CE477F7" w14:textId="4CEED0EF"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'Existing Customer Check' Page</w:t>
            </w:r>
          </w:p>
        </w:tc>
        <w:tc>
          <w:tcPr>
            <w:tcW w:w="3690" w:type="dxa"/>
            <w:tcBorders>
              <w:bottom w:val="single" w:sz="4" w:space="0" w:color="BFBFBF" w:themeColor="background1" w:themeShade="BF"/>
            </w:tcBorders>
            <w:vAlign w:val="center"/>
          </w:tcPr>
          <w:p w14:paraId="70D69BCD" w14:textId="6BA9A41A" w:rsidR="00D568B2" w:rsidRPr="006B3D2D" w:rsidRDefault="00D568B2" w:rsidP="00D568B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6B3D2D">
              <w:rPr>
                <w:rFonts w:ascii="Calibri" w:hAnsi="Calibri" w:cs="Calibri"/>
                <w:color w:val="172B4D"/>
                <w:sz w:val="16"/>
                <w:szCs w:val="16"/>
              </w:rPr>
              <w:t>Tested Content against Spec 1.</w:t>
            </w:r>
            <w:r w:rsidR="003F1CCD">
              <w:rPr>
                <w:rFonts w:ascii="Calibri" w:hAnsi="Calibri" w:cs="Calibri"/>
                <w:color w:val="172B4D"/>
                <w:sz w:val="16"/>
                <w:szCs w:val="16"/>
              </w:rPr>
              <w:t>2</w:t>
            </w:r>
            <w:r w:rsidRPr="006B3D2D">
              <w:rPr>
                <w:rFonts w:ascii="Calibri" w:hAnsi="Calibri" w:cs="Calibri"/>
                <w:color w:val="172B4D"/>
                <w:sz w:val="16"/>
                <w:szCs w:val="16"/>
              </w:rPr>
              <w:t xml:space="preserve"> per AC as this was the version Dev used to build this page and it is attached to </w:t>
            </w:r>
            <w:proofErr w:type="gramStart"/>
            <w:r w:rsidRPr="006B3D2D">
              <w:rPr>
                <w:rFonts w:ascii="Calibri" w:hAnsi="Calibri" w:cs="Calibri"/>
                <w:color w:val="172B4D"/>
                <w:sz w:val="16"/>
                <w:szCs w:val="16"/>
              </w:rPr>
              <w:t>Jira</w:t>
            </w:r>
            <w:proofErr w:type="gramEnd"/>
            <w:r w:rsidRPr="006B3D2D">
              <w:rPr>
                <w:rFonts w:ascii="Calibri" w:hAnsi="Calibri" w:cs="Calibri"/>
                <w:color w:val="172B4D"/>
                <w:sz w:val="16"/>
                <w:szCs w:val="16"/>
              </w:rPr>
              <w:t xml:space="preserve"> </w:t>
            </w:r>
          </w:p>
          <w:p w14:paraId="11C4B0F5" w14:textId="77777777" w:rsidR="003F1CCD" w:rsidRPr="00810432" w:rsidRDefault="003F1CCD" w:rsidP="003F1CCD">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Step</w:t>
            </w:r>
            <w:r>
              <w:rPr>
                <w:rFonts w:ascii="Calibri" w:hAnsi="Calibri" w:cs="Calibri"/>
                <w:color w:val="172B4D"/>
                <w:sz w:val="16"/>
                <w:szCs w:val="16"/>
              </w:rPr>
              <w:t xml:space="preserve"> </w:t>
            </w:r>
            <w:r w:rsidRPr="00810432">
              <w:rPr>
                <w:rFonts w:ascii="Calibri" w:hAnsi="Calibri" w:cs="Calibri"/>
                <w:color w:val="172B4D"/>
                <w:sz w:val="16"/>
                <w:szCs w:val="16"/>
              </w:rPr>
              <w:t>Title #:  The Step Title # of each page might not have the correct numbering and sequencing as this is still being finalized. </w:t>
            </w:r>
          </w:p>
          <w:p w14:paraId="57B7359C" w14:textId="77777777" w:rsidR="00D568B2" w:rsidRDefault="003F1CCD" w:rsidP="003F1CCD">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Progress Bar: The incrementation of the progress bar at the top might not function per expected as this component is still being finalized. </w:t>
            </w:r>
          </w:p>
          <w:p w14:paraId="5A99ADAE" w14:textId="41B7DD8F" w:rsidR="003F1CCD" w:rsidRDefault="003F1CCD" w:rsidP="003F1CCD">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IE 11 - Rendering Step Title style of H5 as unbold.  (Other bowers render H5 as bold). It is a Browser specific issue that Dev team has no control over </w:t>
            </w:r>
          </w:p>
          <w:p w14:paraId="2F6FAC95" w14:textId="77777777" w:rsidR="003F1CCD" w:rsidRPr="003F1CCD" w:rsidRDefault="003F1CCD" w:rsidP="003F1CC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6"/>
                <w:szCs w:val="16"/>
              </w:rPr>
            </w:pPr>
            <w:r w:rsidRPr="003F1CCD">
              <w:rPr>
                <w:rFonts w:ascii="Calibri" w:hAnsi="Calibri" w:cs="Calibri"/>
                <w:b/>
                <w:bCs/>
                <w:color w:val="172B4D"/>
                <w:sz w:val="16"/>
                <w:szCs w:val="16"/>
              </w:rPr>
              <w:t>Note:</w:t>
            </w:r>
          </w:p>
          <w:p w14:paraId="7CB415A3" w14:textId="511912E3" w:rsidR="003F1CCD" w:rsidRPr="003F1CCD" w:rsidRDefault="003F1CCD" w:rsidP="00914DBC">
            <w:pPr>
              <w:pStyle w:val="NormalWeb"/>
              <w:numPr>
                <w:ilvl w:val="0"/>
                <w:numId w:val="35"/>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color w:val="172B4D"/>
                <w:sz w:val="16"/>
                <w:szCs w:val="16"/>
              </w:rPr>
              <w:t xml:space="preserve">CWB wants  it to be the same as </w:t>
            </w:r>
            <w:hyperlink r:id="rId47" w:tooltip="FORM: Build Authorized Signer 'Existing Customer Check' Page" w:history="1">
              <w:r w:rsidRPr="003F1CCD">
                <w:rPr>
                  <w:rStyle w:val="Hyperlink"/>
                  <w:rFonts w:ascii="Calibri" w:hAnsi="Calibri" w:cs="Calibri"/>
                  <w:color w:val="03899C"/>
                  <w:sz w:val="16"/>
                  <w:szCs w:val="16"/>
                </w:rPr>
                <w:t>CWBSB-245</w:t>
              </w:r>
            </w:hyperlink>
            <w:r>
              <w:rPr>
                <w:rFonts w:ascii="Calibri" w:hAnsi="Calibri" w:cs="Calibri"/>
                <w:color w:val="172B4D"/>
                <w:sz w:val="16"/>
                <w:szCs w:val="16"/>
                <w:lang w:val="en-CA" w:eastAsia="en-CA"/>
              </w:rPr>
              <w:t xml:space="preserve"> </w:t>
            </w:r>
            <w:r w:rsidRPr="003F1CCD">
              <w:rPr>
                <w:rFonts w:ascii="Calibri" w:hAnsi="Calibri" w:cs="Calibri"/>
                <w:color w:val="172B4D"/>
                <w:sz w:val="16"/>
                <w:szCs w:val="16"/>
              </w:rPr>
              <w:t>and will be teste d as part of </w:t>
            </w:r>
            <w:hyperlink r:id="rId48" w:history="1">
              <w:r w:rsidRPr="003F1CCD">
                <w:rPr>
                  <w:rStyle w:val="Hyperlink"/>
                  <w:rFonts w:ascii="Calibri" w:hAnsi="Calibri" w:cs="Calibri"/>
                  <w:color w:val="03899C"/>
                  <w:sz w:val="16"/>
                  <w:szCs w:val="16"/>
                </w:rPr>
                <w:t>https://servicedesk.temenos.com/tickets/browse/CWBSB-233</w:t>
              </w:r>
            </w:hyperlink>
          </w:p>
          <w:p w14:paraId="73DB2E72" w14:textId="394BE3D1" w:rsidR="003F1CCD" w:rsidRPr="003F1CCD" w:rsidRDefault="003F1CCD" w:rsidP="003F1CC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3A91C4F3"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512C02BE"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0E0167" w14:textId="1A66B159"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CWBSB-182</w:t>
            </w:r>
          </w:p>
        </w:tc>
        <w:tc>
          <w:tcPr>
            <w:tcW w:w="5076" w:type="dxa"/>
          </w:tcPr>
          <w:p w14:paraId="5458976C" w14:textId="6E52FD32"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'App-Alternate IDV' Page</w:t>
            </w:r>
          </w:p>
        </w:tc>
        <w:tc>
          <w:tcPr>
            <w:tcW w:w="3690" w:type="dxa"/>
            <w:tcBorders>
              <w:bottom w:val="single" w:sz="4" w:space="0" w:color="BFBFBF" w:themeColor="background1" w:themeShade="BF"/>
            </w:tcBorders>
            <w:vAlign w:val="center"/>
          </w:tcPr>
          <w:p w14:paraId="3C5D9AED" w14:textId="77777777" w:rsidR="00D568B2" w:rsidRDefault="00D568B2" w:rsidP="00D568B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6B3D2D">
              <w:rPr>
                <w:rFonts w:ascii="Calibri" w:hAnsi="Calibri" w:cs="Calibri"/>
                <w:color w:val="172B4D"/>
                <w:sz w:val="16"/>
                <w:szCs w:val="16"/>
              </w:rPr>
              <w:t>Tested Content against Spec 1.</w:t>
            </w:r>
            <w:r w:rsidR="003F1CCD">
              <w:rPr>
                <w:rFonts w:ascii="Calibri" w:hAnsi="Calibri" w:cs="Calibri"/>
                <w:color w:val="172B4D"/>
                <w:sz w:val="16"/>
                <w:szCs w:val="16"/>
              </w:rPr>
              <w:t>1</w:t>
            </w:r>
            <w:r w:rsidRPr="006B3D2D">
              <w:rPr>
                <w:rFonts w:ascii="Calibri" w:hAnsi="Calibri" w:cs="Calibri"/>
                <w:color w:val="172B4D"/>
                <w:sz w:val="16"/>
                <w:szCs w:val="16"/>
              </w:rPr>
              <w:t xml:space="preserve"> per AC as this was the version Dev used to build this page and it is attached to </w:t>
            </w:r>
            <w:proofErr w:type="gramStart"/>
            <w:r w:rsidRPr="006B3D2D">
              <w:rPr>
                <w:rFonts w:ascii="Calibri" w:hAnsi="Calibri" w:cs="Calibri"/>
                <w:color w:val="172B4D"/>
                <w:sz w:val="16"/>
                <w:szCs w:val="16"/>
              </w:rPr>
              <w:t>Jira</w:t>
            </w:r>
            <w:proofErr w:type="gramEnd"/>
            <w:r w:rsidRPr="006B3D2D">
              <w:rPr>
                <w:rFonts w:ascii="Calibri" w:hAnsi="Calibri" w:cs="Calibri"/>
                <w:color w:val="172B4D"/>
                <w:sz w:val="16"/>
                <w:szCs w:val="16"/>
              </w:rPr>
              <w:t xml:space="preserve"> </w:t>
            </w:r>
          </w:p>
          <w:p w14:paraId="6E0D58DA" w14:textId="77777777" w:rsidR="003F1CCD" w:rsidRPr="00810432" w:rsidRDefault="003F1CCD" w:rsidP="003F1CCD">
            <w:pPr>
              <w:numPr>
                <w:ilvl w:val="0"/>
                <w:numId w:val="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Step</w:t>
            </w:r>
            <w:r>
              <w:rPr>
                <w:rFonts w:ascii="Calibri" w:hAnsi="Calibri" w:cs="Calibri"/>
                <w:color w:val="172B4D"/>
                <w:sz w:val="16"/>
                <w:szCs w:val="16"/>
              </w:rPr>
              <w:t xml:space="preserve"> </w:t>
            </w:r>
            <w:r w:rsidRPr="00810432">
              <w:rPr>
                <w:rFonts w:ascii="Calibri" w:hAnsi="Calibri" w:cs="Calibri"/>
                <w:color w:val="172B4D"/>
                <w:sz w:val="16"/>
                <w:szCs w:val="16"/>
              </w:rPr>
              <w:t>Title #:  The Step Title # of each page might not have the correct numbering and sequencing as this is still being finalized. </w:t>
            </w:r>
          </w:p>
          <w:p w14:paraId="11168C79" w14:textId="77777777" w:rsidR="003F1CCD" w:rsidRDefault="003F1CCD" w:rsidP="003F1CCD">
            <w:pPr>
              <w:numPr>
                <w:ilvl w:val="0"/>
                <w:numId w:val="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Progress Bar: The incrementation of the progress bar at the top might not function per expected as this component is still being finalized. </w:t>
            </w:r>
          </w:p>
          <w:p w14:paraId="2917B960" w14:textId="45BB9330" w:rsidR="003F1CCD" w:rsidRDefault="003F1CCD" w:rsidP="003F1CCD">
            <w:pPr>
              <w:numPr>
                <w:ilvl w:val="0"/>
                <w:numId w:val="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IE 11 - Rendering Step Title style of H5 as unbold.  (Other bowers render H5 as bold). It is a Browser specific issue that Dev team has no control over </w:t>
            </w:r>
          </w:p>
          <w:p w14:paraId="0CFB0232" w14:textId="77777777" w:rsidR="003F1CCD" w:rsidRPr="003F1CCD" w:rsidRDefault="003F1CCD" w:rsidP="003F1CCD">
            <w:pPr>
              <w:spacing w:before="15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b/>
                <w:bCs/>
                <w:color w:val="172B4D"/>
                <w:sz w:val="16"/>
                <w:szCs w:val="16"/>
                <w:lang w:val="en-CA" w:eastAsia="en-CA"/>
              </w:rPr>
              <w:t>Notes:</w:t>
            </w:r>
          </w:p>
          <w:p w14:paraId="148FDE01" w14:textId="77777777" w:rsidR="003F1CCD" w:rsidRPr="003F1CCD" w:rsidRDefault="003F1CCD" w:rsidP="00914DBC">
            <w:pPr>
              <w:numPr>
                <w:ilvl w:val="0"/>
                <w:numId w:val="3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color w:val="172B4D"/>
                <w:sz w:val="16"/>
                <w:szCs w:val="16"/>
                <w:lang w:val="en-CA" w:eastAsia="en-CA"/>
              </w:rPr>
              <w:lastRenderedPageBreak/>
              <w:t xml:space="preserve">Spec </w:t>
            </w:r>
            <w:proofErr w:type="gramStart"/>
            <w:r w:rsidRPr="003F1CCD">
              <w:rPr>
                <w:rFonts w:ascii="Calibri" w:hAnsi="Calibri" w:cs="Calibri"/>
                <w:color w:val="172B4D"/>
                <w:sz w:val="16"/>
                <w:szCs w:val="16"/>
                <w:lang w:val="en-CA" w:eastAsia="en-CA"/>
              </w:rPr>
              <w:t>Field  ID</w:t>
            </w:r>
            <w:proofErr w:type="gramEnd"/>
            <w:r w:rsidRPr="003F1CCD">
              <w:rPr>
                <w:rFonts w:ascii="Calibri" w:hAnsi="Calibri" w:cs="Calibri"/>
                <w:color w:val="172B4D"/>
                <w:sz w:val="16"/>
                <w:szCs w:val="16"/>
                <w:lang w:val="en-CA" w:eastAsia="en-CA"/>
              </w:rPr>
              <w:t xml:space="preserve"> 14.7   and AC 05 -need to be updated  - as when select Yes, I am sure form Modal  it hold the decision per Journey flow as seen in above comments and does not show the Manual IDV page until after Disclosure Page (That is how Personal DCO &amp; Motive functions also)</w:t>
            </w:r>
          </w:p>
          <w:p w14:paraId="6E449BC9" w14:textId="77777777" w:rsidR="003F1CCD" w:rsidRPr="003F1CCD" w:rsidRDefault="003F1CCD" w:rsidP="00914DBC">
            <w:pPr>
              <w:numPr>
                <w:ilvl w:val="0"/>
                <w:numId w:val="3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color w:val="172B4D"/>
                <w:sz w:val="16"/>
                <w:szCs w:val="16"/>
                <w:lang w:val="en-CA" w:eastAsia="en-CA"/>
              </w:rPr>
              <w:t>Click Yes, I am sure and</w:t>
            </w:r>
            <w:proofErr w:type="gramStart"/>
            <w:r w:rsidRPr="003F1CCD">
              <w:rPr>
                <w:rFonts w:ascii="Calibri" w:hAnsi="Calibri" w:cs="Calibri"/>
                <w:color w:val="172B4D"/>
                <w:sz w:val="16"/>
                <w:szCs w:val="16"/>
                <w:lang w:val="en-CA" w:eastAsia="en-CA"/>
              </w:rPr>
              <w:t>-  If</w:t>
            </w:r>
            <w:proofErr w:type="gramEnd"/>
            <w:r w:rsidRPr="003F1CCD">
              <w:rPr>
                <w:rFonts w:ascii="Calibri" w:hAnsi="Calibri" w:cs="Calibri"/>
                <w:color w:val="172B4D"/>
                <w:sz w:val="16"/>
                <w:szCs w:val="16"/>
                <w:lang w:val="en-CA" w:eastAsia="en-CA"/>
              </w:rPr>
              <w:t xml:space="preserve">  business = Sole  Prop, then navigate to Business Disclosure</w:t>
            </w:r>
          </w:p>
          <w:p w14:paraId="59195C8A" w14:textId="77777777" w:rsidR="003F1CCD" w:rsidRPr="003F1CCD" w:rsidRDefault="003F1CCD" w:rsidP="00914DBC">
            <w:pPr>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color w:val="172B4D"/>
                <w:sz w:val="16"/>
                <w:szCs w:val="16"/>
                <w:lang w:val="en-CA" w:eastAsia="en-CA"/>
              </w:rPr>
              <w:t>Click Yes, I am sure and– If business = Corp or General Partner, then navigate to Your Role Page</w:t>
            </w:r>
          </w:p>
          <w:p w14:paraId="3CFFF0FA" w14:textId="77777777" w:rsidR="003F1CCD" w:rsidRPr="003F1CCD" w:rsidRDefault="003F1CCD" w:rsidP="00914DBC">
            <w:pPr>
              <w:numPr>
                <w:ilvl w:val="0"/>
                <w:numId w:val="3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3F1CCD">
              <w:rPr>
                <w:rFonts w:ascii="Calibri" w:hAnsi="Calibri" w:cs="Calibri"/>
                <w:color w:val="172B4D"/>
                <w:sz w:val="16"/>
                <w:szCs w:val="16"/>
                <w:lang w:val="en-CA" w:eastAsia="en-CA"/>
              </w:rPr>
              <w:t>No longer an Authorized Signer Page</w:t>
            </w:r>
          </w:p>
          <w:p w14:paraId="65B5DD41" w14:textId="40A95CE5" w:rsidR="003F1CCD" w:rsidRPr="00646C98" w:rsidRDefault="003F1CCD" w:rsidP="00D568B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0CF5EA59"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392B47F6"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20720586" w14:textId="1E52CB06"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CWBSB-189</w:t>
            </w:r>
          </w:p>
        </w:tc>
        <w:tc>
          <w:tcPr>
            <w:tcW w:w="5076" w:type="dxa"/>
          </w:tcPr>
          <w:p w14:paraId="514A98A1" w14:textId="5C392DD4"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Add handling of PO Box in Small Business Form</w:t>
            </w:r>
          </w:p>
        </w:tc>
        <w:tc>
          <w:tcPr>
            <w:tcW w:w="3690" w:type="dxa"/>
            <w:tcBorders>
              <w:bottom w:val="single" w:sz="4" w:space="0" w:color="BFBFBF" w:themeColor="background1" w:themeShade="BF"/>
            </w:tcBorders>
            <w:vAlign w:val="center"/>
          </w:tcPr>
          <w:p w14:paraId="0B105493" w14:textId="77777777" w:rsidR="004202D0" w:rsidRDefault="004202D0"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Pr>
                <w:rFonts w:ascii="Calibri" w:hAnsi="Calibri" w:cs="Calibri"/>
                <w:color w:val="172B4D"/>
                <w:sz w:val="16"/>
                <w:szCs w:val="16"/>
              </w:rPr>
              <w:t xml:space="preserve">Tested by Temenos QA </w:t>
            </w:r>
          </w:p>
          <w:p w14:paraId="35CE461C" w14:textId="1B50EFE8" w:rsidR="00D568B2" w:rsidRPr="004202D0" w:rsidRDefault="004202D0" w:rsidP="00914DBC">
            <w:pPr>
              <w:pStyle w:val="ListParagraph"/>
              <w:numPr>
                <w:ilvl w:val="0"/>
                <w:numId w:val="35"/>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6"/>
                <w:szCs w:val="16"/>
              </w:rPr>
            </w:pPr>
            <w:r w:rsidRPr="004202D0">
              <w:rPr>
                <w:rFonts w:cs="Calibri"/>
                <w:color w:val="172B4D"/>
                <w:sz w:val="16"/>
                <w:szCs w:val="16"/>
              </w:rPr>
              <w:t>Tested with Mailing address</w:t>
            </w:r>
          </w:p>
        </w:tc>
        <w:tc>
          <w:tcPr>
            <w:tcW w:w="900" w:type="dxa"/>
            <w:tcBorders>
              <w:bottom w:val="single" w:sz="4" w:space="0" w:color="BFBFBF" w:themeColor="background1" w:themeShade="BF"/>
            </w:tcBorders>
            <w:vAlign w:val="center"/>
          </w:tcPr>
          <w:p w14:paraId="4564700C"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6B8C8DFE"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C748CC5" w14:textId="4B2E0727"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CWBSB-237</w:t>
            </w:r>
          </w:p>
        </w:tc>
        <w:tc>
          <w:tcPr>
            <w:tcW w:w="5076" w:type="dxa"/>
          </w:tcPr>
          <w:p w14:paraId="2E494AB1" w14:textId="74DF8CE2"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Authorized Signer 'Decline' Page</w:t>
            </w:r>
          </w:p>
        </w:tc>
        <w:tc>
          <w:tcPr>
            <w:tcW w:w="3690" w:type="dxa"/>
            <w:tcBorders>
              <w:bottom w:val="single" w:sz="4" w:space="0" w:color="BFBFBF" w:themeColor="background1" w:themeShade="BF"/>
            </w:tcBorders>
            <w:vAlign w:val="center"/>
          </w:tcPr>
          <w:p w14:paraId="5E263CD5" w14:textId="77777777" w:rsidR="004202D0" w:rsidRDefault="004202D0" w:rsidP="004202D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6B3D2D">
              <w:rPr>
                <w:rFonts w:ascii="Calibri" w:hAnsi="Calibri" w:cs="Calibri"/>
                <w:color w:val="172B4D"/>
                <w:sz w:val="16"/>
                <w:szCs w:val="16"/>
              </w:rPr>
              <w:t>Tested Content against Spec 1.</w:t>
            </w:r>
            <w:r>
              <w:rPr>
                <w:rFonts w:ascii="Calibri" w:hAnsi="Calibri" w:cs="Calibri"/>
                <w:color w:val="172B4D"/>
                <w:sz w:val="16"/>
                <w:szCs w:val="16"/>
              </w:rPr>
              <w:t>1</w:t>
            </w:r>
            <w:r w:rsidRPr="006B3D2D">
              <w:rPr>
                <w:rFonts w:ascii="Calibri" w:hAnsi="Calibri" w:cs="Calibri"/>
                <w:color w:val="172B4D"/>
                <w:sz w:val="16"/>
                <w:szCs w:val="16"/>
              </w:rPr>
              <w:t xml:space="preserve"> per AC as this was the version Dev used to build this page and it is attached to </w:t>
            </w:r>
            <w:proofErr w:type="gramStart"/>
            <w:r w:rsidRPr="006B3D2D">
              <w:rPr>
                <w:rFonts w:ascii="Calibri" w:hAnsi="Calibri" w:cs="Calibri"/>
                <w:color w:val="172B4D"/>
                <w:sz w:val="16"/>
                <w:szCs w:val="16"/>
              </w:rPr>
              <w:t>Jira</w:t>
            </w:r>
            <w:proofErr w:type="gramEnd"/>
            <w:r w:rsidRPr="006B3D2D">
              <w:rPr>
                <w:rFonts w:ascii="Calibri" w:hAnsi="Calibri" w:cs="Calibri"/>
                <w:color w:val="172B4D"/>
                <w:sz w:val="16"/>
                <w:szCs w:val="16"/>
              </w:rPr>
              <w:t xml:space="preserve"> </w:t>
            </w:r>
          </w:p>
          <w:p w14:paraId="50A03AF6" w14:textId="77777777" w:rsidR="004202D0" w:rsidRPr="004202D0" w:rsidRDefault="004202D0" w:rsidP="004202D0">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4202D0">
              <w:rPr>
                <w:rFonts w:ascii="Calibri" w:hAnsi="Calibri" w:cs="Calibri"/>
                <w:b/>
                <w:bCs/>
                <w:color w:val="172B4D"/>
                <w:sz w:val="16"/>
                <w:szCs w:val="16"/>
              </w:rPr>
              <w:t>Known Issue:</w:t>
            </w:r>
          </w:p>
          <w:p w14:paraId="2E02C78F" w14:textId="77777777" w:rsidR="004202D0" w:rsidRPr="004202D0" w:rsidRDefault="004202D0" w:rsidP="00914DBC">
            <w:pPr>
              <w:numPr>
                <w:ilvl w:val="0"/>
                <w:numId w:val="3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4202D0">
              <w:rPr>
                <w:rFonts w:ascii="Calibri" w:hAnsi="Calibri" w:cs="Calibri"/>
                <w:color w:val="172B4D"/>
                <w:sz w:val="16"/>
                <w:szCs w:val="16"/>
              </w:rPr>
              <w:t>Text too far left align*as compare to Figma Logged as separate is </w:t>
            </w:r>
            <w:hyperlink r:id="rId49" w:tooltip="Authorized Signer Decline Business Application Page  - Text alignment issue" w:history="1">
              <w:r w:rsidRPr="004202D0">
                <w:rPr>
                  <w:rStyle w:val="Hyperlink"/>
                  <w:rFonts w:ascii="Calibri" w:hAnsi="Calibri" w:cs="Calibri"/>
                  <w:color w:val="03899C"/>
                  <w:sz w:val="16"/>
                  <w:szCs w:val="16"/>
                </w:rPr>
                <w:t>CWBSB-446</w:t>
              </w:r>
            </w:hyperlink>
          </w:p>
          <w:p w14:paraId="3BAE8AC6" w14:textId="77777777" w:rsidR="004202D0" w:rsidRPr="004202D0" w:rsidRDefault="004202D0" w:rsidP="004202D0">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rPr>
            </w:pPr>
            <w:r w:rsidRPr="004202D0">
              <w:rPr>
                <w:rFonts w:ascii="Calibri" w:hAnsi="Calibri" w:cs="Calibri"/>
                <w:b/>
                <w:bCs/>
                <w:color w:val="172B4D"/>
                <w:sz w:val="16"/>
                <w:szCs w:val="16"/>
              </w:rPr>
              <w:t>Note:</w:t>
            </w:r>
          </w:p>
          <w:p w14:paraId="4CC33C12" w14:textId="743E196D" w:rsidR="00D568B2" w:rsidRPr="004202D0" w:rsidRDefault="004202D0" w:rsidP="00914DBC">
            <w:pPr>
              <w:numPr>
                <w:ilvl w:val="0"/>
                <w:numId w:val="4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hAnsi="Segoe UI" w:cs="Segoe UI"/>
                <w:color w:val="172B4D"/>
                <w:sz w:val="21"/>
                <w:szCs w:val="21"/>
              </w:rPr>
            </w:pPr>
            <w:r w:rsidRPr="004202D0">
              <w:rPr>
                <w:rFonts w:ascii="Calibri" w:hAnsi="Calibri" w:cs="Calibri"/>
                <w:color w:val="172B4D"/>
                <w:sz w:val="16"/>
                <w:szCs w:val="16"/>
              </w:rPr>
              <w:t>Cannot Completely Test AC 02 - as Declined email are not being Triggered and will be tested in a later Sprint</w:t>
            </w:r>
            <w:r>
              <w:rPr>
                <w:rFonts w:ascii="Segoe UI" w:hAnsi="Segoe UI" w:cs="Segoe UI"/>
                <w:color w:val="172B4D"/>
                <w:sz w:val="21"/>
                <w:szCs w:val="21"/>
              </w:rPr>
              <w:t>.</w:t>
            </w:r>
          </w:p>
        </w:tc>
        <w:tc>
          <w:tcPr>
            <w:tcW w:w="900" w:type="dxa"/>
            <w:tcBorders>
              <w:bottom w:val="single" w:sz="4" w:space="0" w:color="BFBFBF" w:themeColor="background1" w:themeShade="BF"/>
            </w:tcBorders>
            <w:vAlign w:val="center"/>
          </w:tcPr>
          <w:p w14:paraId="78E45B39"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00BA0F8A"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0A3045E2" w14:textId="31C3365B"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CWBSB-239</w:t>
            </w:r>
          </w:p>
        </w:tc>
        <w:tc>
          <w:tcPr>
            <w:tcW w:w="5076" w:type="dxa"/>
          </w:tcPr>
          <w:p w14:paraId="78F5A546" w14:textId="5E5F4F75"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Authorized Signer 'Save Business Application' Page</w:t>
            </w:r>
          </w:p>
        </w:tc>
        <w:tc>
          <w:tcPr>
            <w:tcW w:w="3690" w:type="dxa"/>
            <w:tcBorders>
              <w:bottom w:val="single" w:sz="4" w:space="0" w:color="BFBFBF" w:themeColor="background1" w:themeShade="BF"/>
            </w:tcBorders>
            <w:vAlign w:val="center"/>
          </w:tcPr>
          <w:p w14:paraId="7819460A" w14:textId="77777777" w:rsidR="004202D0" w:rsidRPr="004202D0" w:rsidRDefault="004202D0"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4202D0">
              <w:rPr>
                <w:rFonts w:ascii="Calibri" w:hAnsi="Calibri" w:cs="Calibri"/>
                <w:color w:val="172B4D"/>
                <w:sz w:val="16"/>
                <w:szCs w:val="16"/>
              </w:rPr>
              <w:t xml:space="preserve">Tested Content against Spec 1.1 per AC as this was the version Dev used to build this page and it is attached to </w:t>
            </w:r>
            <w:proofErr w:type="gramStart"/>
            <w:r w:rsidRPr="004202D0">
              <w:rPr>
                <w:rFonts w:ascii="Calibri" w:hAnsi="Calibri" w:cs="Calibri"/>
                <w:color w:val="172B4D"/>
                <w:sz w:val="16"/>
                <w:szCs w:val="16"/>
              </w:rPr>
              <w:t>Jira</w:t>
            </w:r>
            <w:proofErr w:type="gramEnd"/>
            <w:r w:rsidRPr="004202D0">
              <w:rPr>
                <w:rFonts w:ascii="Calibri" w:hAnsi="Calibri" w:cs="Calibri"/>
                <w:color w:val="172B4D"/>
                <w:sz w:val="16"/>
                <w:szCs w:val="16"/>
              </w:rPr>
              <w:t xml:space="preserve"> </w:t>
            </w:r>
          </w:p>
          <w:p w14:paraId="7CA0DBD9" w14:textId="77777777" w:rsidR="004202D0" w:rsidRPr="004202D0" w:rsidRDefault="004202D0" w:rsidP="004202D0">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4202D0">
              <w:rPr>
                <w:rFonts w:ascii="Calibri" w:hAnsi="Calibri" w:cs="Calibri"/>
                <w:b/>
                <w:bCs/>
                <w:color w:val="172B4D"/>
                <w:sz w:val="16"/>
                <w:szCs w:val="16"/>
              </w:rPr>
              <w:t>Known Issue:</w:t>
            </w:r>
          </w:p>
          <w:p w14:paraId="1C89175A" w14:textId="3BE7C38F" w:rsidR="004202D0" w:rsidRPr="004202D0" w:rsidRDefault="004202D0" w:rsidP="00914DB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Calibri"/>
                <w:color w:val="172B4D"/>
                <w:sz w:val="16"/>
                <w:szCs w:val="16"/>
              </w:rPr>
            </w:pPr>
            <w:r w:rsidRPr="004202D0">
              <w:rPr>
                <w:rFonts w:cs="Calibri"/>
                <w:color w:val="172B4D"/>
                <w:sz w:val="16"/>
                <w:szCs w:val="16"/>
              </w:rPr>
              <w:t>Text too far left align*as compare to Figma Logged as separate is </w:t>
            </w:r>
            <w:hyperlink r:id="rId50" w:tooltip="Authorized Signer Decline Business Application Page  - Text alignment issue" w:history="1">
              <w:r w:rsidRPr="004202D0">
                <w:rPr>
                  <w:rStyle w:val="Hyperlink"/>
                  <w:rFonts w:cs="Calibri"/>
                  <w:color w:val="03899C"/>
                  <w:sz w:val="16"/>
                  <w:szCs w:val="16"/>
                </w:rPr>
                <w:t>CWBSB-44</w:t>
              </w:r>
              <w:r w:rsidR="0008044B">
                <w:rPr>
                  <w:rStyle w:val="Hyperlink"/>
                  <w:rFonts w:cs="Calibri"/>
                  <w:color w:val="03899C"/>
                  <w:sz w:val="16"/>
                  <w:szCs w:val="16"/>
                </w:rPr>
                <w:t>1</w:t>
              </w:r>
            </w:hyperlink>
          </w:p>
          <w:p w14:paraId="750A5527" w14:textId="77777777" w:rsidR="004202D0" w:rsidRPr="004202D0" w:rsidRDefault="004202D0" w:rsidP="004202D0">
            <w:pPr>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16"/>
                <w:szCs w:val="16"/>
              </w:rPr>
            </w:pPr>
            <w:r w:rsidRPr="004202D0">
              <w:rPr>
                <w:rFonts w:ascii="Calibri" w:hAnsi="Calibri" w:cs="Calibri"/>
                <w:b/>
                <w:bCs/>
                <w:color w:val="000000"/>
                <w:sz w:val="16"/>
                <w:szCs w:val="16"/>
              </w:rPr>
              <w:t>Note:</w:t>
            </w:r>
          </w:p>
          <w:p w14:paraId="02D254C9" w14:textId="518199FA" w:rsidR="004202D0" w:rsidRPr="004202D0" w:rsidRDefault="004202D0" w:rsidP="00914DB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cs="Calibri"/>
                <w:color w:val="000000"/>
                <w:sz w:val="16"/>
                <w:szCs w:val="16"/>
              </w:rPr>
            </w:pPr>
            <w:r w:rsidRPr="004202D0">
              <w:rPr>
                <w:rFonts w:cs="Calibri"/>
                <w:color w:val="172B4D"/>
                <w:sz w:val="16"/>
                <w:szCs w:val="16"/>
              </w:rPr>
              <w:t>In Personal DCO Save Application page Your application is safe with us has "!" at the end (We did the same in Small Biz application)</w:t>
            </w:r>
          </w:p>
        </w:tc>
        <w:tc>
          <w:tcPr>
            <w:tcW w:w="900" w:type="dxa"/>
            <w:tcBorders>
              <w:bottom w:val="single" w:sz="4" w:space="0" w:color="BFBFBF" w:themeColor="background1" w:themeShade="BF"/>
            </w:tcBorders>
            <w:vAlign w:val="center"/>
          </w:tcPr>
          <w:p w14:paraId="5A0B5B4A"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4DE517DE"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F2C997" w14:textId="6010F48B"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CWBSB-240</w:t>
            </w:r>
          </w:p>
        </w:tc>
        <w:tc>
          <w:tcPr>
            <w:tcW w:w="5076" w:type="dxa"/>
          </w:tcPr>
          <w:p w14:paraId="092CA95C" w14:textId="75388C6B"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Authorized Signer 'Resume Business Form' Page</w:t>
            </w:r>
          </w:p>
        </w:tc>
        <w:tc>
          <w:tcPr>
            <w:tcW w:w="3690" w:type="dxa"/>
            <w:tcBorders>
              <w:bottom w:val="single" w:sz="4" w:space="0" w:color="BFBFBF" w:themeColor="background1" w:themeShade="BF"/>
            </w:tcBorders>
            <w:vAlign w:val="center"/>
          </w:tcPr>
          <w:p w14:paraId="1169E50C" w14:textId="3C82B429" w:rsidR="00D568B2" w:rsidRPr="00BC3D68" w:rsidRDefault="004202D0" w:rsidP="004202D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Pr>
                <w:rFonts w:ascii="Calibri" w:hAnsi="Calibri" w:cs="Calibri"/>
                <w:color w:val="172B4D"/>
                <w:sz w:val="16"/>
                <w:szCs w:val="16"/>
              </w:rPr>
              <w:t>Tested by Temenos QA</w:t>
            </w:r>
          </w:p>
        </w:tc>
        <w:tc>
          <w:tcPr>
            <w:tcW w:w="900" w:type="dxa"/>
            <w:tcBorders>
              <w:bottom w:val="single" w:sz="4" w:space="0" w:color="BFBFBF" w:themeColor="background1" w:themeShade="BF"/>
            </w:tcBorders>
            <w:vAlign w:val="center"/>
          </w:tcPr>
          <w:p w14:paraId="2684C0CC"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D568B2" w:rsidRPr="007D0E7E" w14:paraId="1BE0CD03" w14:textId="77777777" w:rsidTr="00D568B2">
        <w:tc>
          <w:tcPr>
            <w:cnfStyle w:val="001000000000" w:firstRow="0" w:lastRow="0" w:firstColumn="1" w:lastColumn="0" w:oddVBand="0" w:evenVBand="0" w:oddHBand="0" w:evenHBand="0" w:firstRowFirstColumn="0" w:firstRowLastColumn="0" w:lastRowFirstColumn="0" w:lastRowLastColumn="0"/>
            <w:tcW w:w="1129" w:type="dxa"/>
          </w:tcPr>
          <w:p w14:paraId="1A6F9996" w14:textId="7E8ED446"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lastRenderedPageBreak/>
              <w:t>CWBSB-295</w:t>
            </w:r>
          </w:p>
        </w:tc>
        <w:tc>
          <w:tcPr>
            <w:tcW w:w="5076" w:type="dxa"/>
          </w:tcPr>
          <w:p w14:paraId="4663BDF3" w14:textId="690CB664" w:rsidR="00D568B2" w:rsidRPr="00D568B2" w:rsidRDefault="00D568B2" w:rsidP="00D568B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FORM: Build 'Your Role' Page</w:t>
            </w:r>
          </w:p>
        </w:tc>
        <w:tc>
          <w:tcPr>
            <w:tcW w:w="3690" w:type="dxa"/>
            <w:tcBorders>
              <w:bottom w:val="single" w:sz="4" w:space="0" w:color="BFBFBF" w:themeColor="background1" w:themeShade="BF"/>
            </w:tcBorders>
            <w:vAlign w:val="center"/>
          </w:tcPr>
          <w:p w14:paraId="26B3F3B5" w14:textId="4811B56B" w:rsidR="004202D0" w:rsidRDefault="004202D0"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6B3D2D">
              <w:rPr>
                <w:rFonts w:ascii="Calibri" w:hAnsi="Calibri" w:cs="Calibri"/>
                <w:color w:val="172B4D"/>
                <w:sz w:val="16"/>
                <w:szCs w:val="16"/>
              </w:rPr>
              <w:t>Tested Content against Spec 1.</w:t>
            </w:r>
            <w:r>
              <w:rPr>
                <w:rFonts w:ascii="Calibri" w:hAnsi="Calibri" w:cs="Calibri"/>
                <w:color w:val="172B4D"/>
                <w:sz w:val="16"/>
                <w:szCs w:val="16"/>
              </w:rPr>
              <w:t>1</w:t>
            </w:r>
            <w:r w:rsidRPr="006B3D2D">
              <w:rPr>
                <w:rFonts w:ascii="Calibri" w:hAnsi="Calibri" w:cs="Calibri"/>
                <w:color w:val="172B4D"/>
                <w:sz w:val="16"/>
                <w:szCs w:val="16"/>
              </w:rPr>
              <w:t xml:space="preserve"> per AC as this was the version Dev used to build this page and it is attached to Jira</w:t>
            </w:r>
            <w:r w:rsidR="007F54E3">
              <w:rPr>
                <w:rFonts w:ascii="Calibri" w:hAnsi="Calibri" w:cs="Calibri"/>
                <w:color w:val="172B4D"/>
                <w:sz w:val="16"/>
                <w:szCs w:val="16"/>
              </w:rPr>
              <w:t>.</w:t>
            </w:r>
          </w:p>
          <w:p w14:paraId="5DFFE390" w14:textId="77777777" w:rsidR="004202D0" w:rsidRPr="00810432" w:rsidRDefault="004202D0" w:rsidP="004202D0">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Step</w:t>
            </w:r>
            <w:r>
              <w:rPr>
                <w:rFonts w:ascii="Calibri" w:hAnsi="Calibri" w:cs="Calibri"/>
                <w:color w:val="172B4D"/>
                <w:sz w:val="16"/>
                <w:szCs w:val="16"/>
              </w:rPr>
              <w:t xml:space="preserve"> </w:t>
            </w:r>
            <w:r w:rsidRPr="00810432">
              <w:rPr>
                <w:rFonts w:ascii="Calibri" w:hAnsi="Calibri" w:cs="Calibri"/>
                <w:color w:val="172B4D"/>
                <w:sz w:val="16"/>
                <w:szCs w:val="16"/>
              </w:rPr>
              <w:t>Title #:  The Step Title # of each page might not have the correct numbering and sequencing as this is still being finalized. </w:t>
            </w:r>
          </w:p>
          <w:p w14:paraId="3CC9FFC0" w14:textId="77777777" w:rsidR="004202D0" w:rsidRDefault="004202D0" w:rsidP="004202D0">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810432">
              <w:rPr>
                <w:rFonts w:ascii="Calibri" w:hAnsi="Calibri" w:cs="Calibri"/>
                <w:color w:val="172B4D"/>
                <w:sz w:val="16"/>
                <w:szCs w:val="16"/>
              </w:rPr>
              <w:t>Progress Bar: The incrementation of the progress bar at the top might not function per expected as this component is still being finalized. </w:t>
            </w:r>
          </w:p>
          <w:p w14:paraId="2C654CEE" w14:textId="6A69B517" w:rsidR="004202D0" w:rsidRDefault="004202D0" w:rsidP="004202D0">
            <w:pPr>
              <w:numPr>
                <w:ilvl w:val="0"/>
                <w:numId w:val="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2631B0">
              <w:rPr>
                <w:rFonts w:ascii="Calibri" w:hAnsi="Calibri" w:cs="Calibri"/>
                <w:color w:val="172B4D"/>
                <w:sz w:val="16"/>
                <w:szCs w:val="16"/>
              </w:rPr>
              <w:t>IE 11 - Rendering Step Title style of H5 as unbold.  (Other bowers render H5 as bold). It is a Browser specific issue that Dev team has no control over </w:t>
            </w:r>
          </w:p>
          <w:p w14:paraId="249AB434" w14:textId="0D73CE4F" w:rsidR="004202D0" w:rsidRPr="004202D0" w:rsidRDefault="004202D0"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6"/>
                <w:szCs w:val="16"/>
              </w:rPr>
            </w:pPr>
            <w:r w:rsidRPr="004202D0">
              <w:rPr>
                <w:rFonts w:ascii="Calibri" w:hAnsi="Calibri" w:cs="Calibri"/>
                <w:b/>
                <w:bCs/>
                <w:color w:val="172B4D"/>
                <w:sz w:val="16"/>
                <w:szCs w:val="16"/>
              </w:rPr>
              <w:t>Note:</w:t>
            </w:r>
          </w:p>
          <w:p w14:paraId="4F24FB7D" w14:textId="0995BE0F" w:rsidR="004202D0" w:rsidRPr="004202D0" w:rsidRDefault="004202D0" w:rsidP="004202D0">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lang w:val="en-CA" w:eastAsia="en-CA"/>
              </w:rPr>
            </w:pPr>
            <w:r w:rsidRPr="004202D0">
              <w:rPr>
                <w:rFonts w:ascii="Calibri" w:hAnsi="Calibri" w:cs="Calibri"/>
                <w:color w:val="172B4D"/>
                <w:sz w:val="16"/>
                <w:szCs w:val="16"/>
              </w:rPr>
              <w:t xml:space="preserve">If Sole Proprietor - do not see this page - </w:t>
            </w:r>
          </w:p>
          <w:p w14:paraId="58D0CA8B" w14:textId="7B6B6466" w:rsidR="004202D0" w:rsidRPr="004202D0" w:rsidRDefault="004202D0" w:rsidP="004202D0">
            <w:pPr>
              <w:pStyle w:val="NormalWeb"/>
              <w:spacing w:before="15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r w:rsidRPr="004202D0">
              <w:rPr>
                <w:rFonts w:ascii="Calibri" w:hAnsi="Calibri" w:cs="Calibri"/>
                <w:color w:val="172B4D"/>
                <w:sz w:val="16"/>
                <w:szCs w:val="16"/>
              </w:rPr>
              <w:t>If Corporation or General Partnership - seen this page</w:t>
            </w:r>
          </w:p>
          <w:p w14:paraId="2EBE7442" w14:textId="77777777" w:rsidR="004202D0" w:rsidRDefault="004202D0"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p w14:paraId="7B7ADE6D" w14:textId="6D490E3C" w:rsidR="00D568B2" w:rsidRPr="00BC3D68" w:rsidRDefault="00D568B2" w:rsidP="004202D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6"/>
                <w:szCs w:val="16"/>
              </w:rPr>
            </w:pPr>
          </w:p>
        </w:tc>
        <w:tc>
          <w:tcPr>
            <w:tcW w:w="900" w:type="dxa"/>
            <w:tcBorders>
              <w:bottom w:val="single" w:sz="4" w:space="0" w:color="BFBFBF" w:themeColor="background1" w:themeShade="BF"/>
            </w:tcBorders>
            <w:vAlign w:val="center"/>
          </w:tcPr>
          <w:p w14:paraId="33B402EB" w14:textId="77777777" w:rsidR="00D568B2" w:rsidRPr="00483386" w:rsidRDefault="00D568B2" w:rsidP="00D568B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D568B2" w:rsidRPr="007D0E7E" w14:paraId="5FFE03C0" w14:textId="77777777" w:rsidTr="00D5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A25A530" w14:textId="4057E43F" w:rsidR="00D568B2" w:rsidRPr="00D568B2" w:rsidRDefault="00D568B2" w:rsidP="00D568B2">
            <w:pPr>
              <w:rPr>
                <w:rFonts w:ascii="Calibri" w:hAnsi="Calibri" w:cs="Calibri"/>
                <w:color w:val="000000"/>
                <w:sz w:val="18"/>
                <w:szCs w:val="18"/>
              </w:rPr>
            </w:pPr>
            <w:r w:rsidRPr="00D568B2">
              <w:rPr>
                <w:rFonts w:ascii="Calibri" w:hAnsi="Calibri" w:cs="Calibri"/>
                <w:color w:val="000000"/>
                <w:sz w:val="18"/>
                <w:szCs w:val="18"/>
              </w:rPr>
              <w:t>CWBSB-364</w:t>
            </w:r>
          </w:p>
        </w:tc>
        <w:tc>
          <w:tcPr>
            <w:tcW w:w="5076" w:type="dxa"/>
          </w:tcPr>
          <w:p w14:paraId="313EE5A6" w14:textId="44DE7F64" w:rsidR="00D568B2" w:rsidRPr="00D568B2" w:rsidRDefault="00D568B2" w:rsidP="00D568B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568B2">
              <w:rPr>
                <w:rFonts w:ascii="Calibri" w:hAnsi="Calibri" w:cs="Calibri"/>
                <w:color w:val="000000"/>
                <w:sz w:val="18"/>
                <w:szCs w:val="18"/>
              </w:rPr>
              <w:t>SERVICE: NAICS Code Lookup</w:t>
            </w:r>
          </w:p>
        </w:tc>
        <w:tc>
          <w:tcPr>
            <w:tcW w:w="3690" w:type="dxa"/>
            <w:tcBorders>
              <w:bottom w:val="single" w:sz="4" w:space="0" w:color="BFBFBF" w:themeColor="background1" w:themeShade="BF"/>
            </w:tcBorders>
            <w:vAlign w:val="center"/>
          </w:tcPr>
          <w:p w14:paraId="14C21095" w14:textId="1444B719" w:rsidR="00254639" w:rsidRPr="00254639" w:rsidRDefault="00254639" w:rsidP="00914DBC">
            <w:pPr>
              <w:numPr>
                <w:ilvl w:val="0"/>
                <w:numId w:val="4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6"/>
                <w:szCs w:val="16"/>
                <w:lang w:val="en-CA" w:eastAsia="en-CA"/>
              </w:rPr>
            </w:pPr>
            <w:r w:rsidRPr="00254639">
              <w:rPr>
                <w:rFonts w:ascii="Calibri" w:hAnsi="Calibri" w:cs="Calibri"/>
                <w:color w:val="172B4D"/>
                <w:sz w:val="16"/>
                <w:szCs w:val="16"/>
              </w:rPr>
              <w:t>Display the options for Industry Sector, Sub Sector and Industry per NAICS Spreadsheet attached to CWBSB-25</w:t>
            </w:r>
            <w:r w:rsidRPr="00254639">
              <w:rPr>
                <w:rFonts w:ascii="Calibri" w:hAnsi="Calibri" w:cs="Calibri"/>
                <w:color w:val="172B4D"/>
                <w:sz w:val="16"/>
                <w:szCs w:val="16"/>
              </w:rPr>
              <w:fldChar w:fldCharType="begin"/>
            </w:r>
            <w:r w:rsidRPr="00254639">
              <w:rPr>
                <w:rFonts w:ascii="Calibri" w:hAnsi="Calibri" w:cs="Calibri"/>
                <w:color w:val="172B4D"/>
                <w:sz w:val="16"/>
                <w:szCs w:val="16"/>
              </w:rPr>
              <w:instrText xml:space="preserve"> HYPERLINK "https://servicedesk.temenos.com/tickets/browse/CWBSB-25" \o "FORM: Build 'More About Your Business' Page" </w:instrText>
            </w:r>
            <w:r w:rsidRPr="00254639">
              <w:rPr>
                <w:rFonts w:ascii="Calibri" w:hAnsi="Calibri" w:cs="Calibri"/>
                <w:color w:val="172B4D"/>
                <w:sz w:val="16"/>
                <w:szCs w:val="16"/>
              </w:rPr>
              <w:fldChar w:fldCharType="separate"/>
            </w:r>
            <w:del w:id="45" w:author="Unknown">
              <w:r w:rsidRPr="00254639">
                <w:rPr>
                  <w:rStyle w:val="Hyperlink"/>
                  <w:rFonts w:ascii="Calibri" w:hAnsi="Calibri" w:cs="Calibri"/>
                  <w:color w:val="03899C"/>
                  <w:sz w:val="16"/>
                  <w:szCs w:val="16"/>
                </w:rPr>
                <w:delText>CWBSB-25</w:delText>
              </w:r>
            </w:del>
            <w:r w:rsidRPr="00254639">
              <w:rPr>
                <w:rFonts w:ascii="Calibri" w:hAnsi="Calibri" w:cs="Calibri"/>
                <w:color w:val="172B4D"/>
                <w:sz w:val="16"/>
                <w:szCs w:val="16"/>
              </w:rPr>
              <w:fldChar w:fldCharType="end"/>
            </w:r>
          </w:p>
          <w:p w14:paraId="54FCE885" w14:textId="5FD2AF7C" w:rsidR="00D568B2" w:rsidRPr="00254639" w:rsidRDefault="00254639" w:rsidP="00914DBC">
            <w:pPr>
              <w:numPr>
                <w:ilvl w:val="0"/>
                <w:numId w:val="4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hAnsi="Segoe UI" w:cs="Segoe UI"/>
                <w:color w:val="172B4D"/>
                <w:sz w:val="21"/>
                <w:szCs w:val="21"/>
              </w:rPr>
            </w:pPr>
            <w:r w:rsidRPr="00254639">
              <w:rPr>
                <w:rFonts w:ascii="Calibri" w:hAnsi="Calibri" w:cs="Calibri"/>
                <w:color w:val="172B4D"/>
                <w:sz w:val="16"/>
                <w:szCs w:val="16"/>
              </w:rPr>
              <w:t>All drop list options are shown in </w:t>
            </w:r>
            <w:ins w:id="46" w:author="Unknown">
              <w:r w:rsidRPr="00254639">
                <w:rPr>
                  <w:rFonts w:ascii="Calibri" w:hAnsi="Calibri" w:cs="Calibri"/>
                  <w:color w:val="172B4D"/>
                  <w:sz w:val="16"/>
                  <w:szCs w:val="16"/>
                </w:rPr>
                <w:t>alphabetical</w:t>
              </w:r>
            </w:ins>
            <w:r w:rsidRPr="00254639">
              <w:rPr>
                <w:rFonts w:ascii="Calibri" w:hAnsi="Calibri" w:cs="Calibri"/>
                <w:color w:val="172B4D"/>
                <w:sz w:val="16"/>
                <w:szCs w:val="16"/>
              </w:rPr>
              <w:t> order</w:t>
            </w:r>
          </w:p>
        </w:tc>
        <w:tc>
          <w:tcPr>
            <w:tcW w:w="900" w:type="dxa"/>
            <w:tcBorders>
              <w:bottom w:val="single" w:sz="4" w:space="0" w:color="BFBFBF" w:themeColor="background1" w:themeShade="BF"/>
            </w:tcBorders>
            <w:vAlign w:val="center"/>
          </w:tcPr>
          <w:p w14:paraId="057120A5" w14:textId="77777777" w:rsidR="00D568B2" w:rsidRPr="00483386" w:rsidRDefault="00D568B2" w:rsidP="00D568B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66294" w:rsidRPr="007D0E7E" w14:paraId="6B1F1258"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9DC7E53" w14:textId="77777777" w:rsidR="00C66294" w:rsidRPr="007D0E7E" w:rsidRDefault="00C66294" w:rsidP="009B4561">
            <w:pPr>
              <w:rPr>
                <w:rFonts w:ascii="Calibri" w:hAnsi="Calibri" w:cs="Calibri"/>
                <w:sz w:val="16"/>
                <w:szCs w:val="16"/>
              </w:rPr>
            </w:pPr>
          </w:p>
        </w:tc>
        <w:tc>
          <w:tcPr>
            <w:tcW w:w="5076" w:type="dxa"/>
          </w:tcPr>
          <w:p w14:paraId="4AE7300F" w14:textId="77777777" w:rsidR="00C66294" w:rsidRPr="007D0E7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p>
        </w:tc>
        <w:tc>
          <w:tcPr>
            <w:tcW w:w="3690" w:type="dxa"/>
          </w:tcPr>
          <w:p w14:paraId="222B9D99" w14:textId="77777777" w:rsidR="00C66294" w:rsidRPr="007D0E7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Pr>
                <w:rFonts w:ascii="Calibri" w:hAnsi="Calibri" w:cs="Calibri"/>
                <w:b/>
                <w:sz w:val="16"/>
                <w:szCs w:val="16"/>
              </w:rPr>
              <w:t>TOTAL</w:t>
            </w:r>
          </w:p>
        </w:tc>
        <w:tc>
          <w:tcPr>
            <w:tcW w:w="900" w:type="dxa"/>
          </w:tcPr>
          <w:p w14:paraId="7E49AA81" w14:textId="4D61767D" w:rsidR="00C66294" w:rsidRPr="00F27ECA" w:rsidRDefault="00C66294" w:rsidP="009B456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Pr>
                <w:rFonts w:ascii="Calibri" w:hAnsi="Calibri" w:cs="Calibri"/>
                <w:b/>
                <w:sz w:val="16"/>
                <w:szCs w:val="16"/>
              </w:rPr>
              <w:t xml:space="preserve">      </w:t>
            </w:r>
            <w:r w:rsidR="00C45344">
              <w:rPr>
                <w:rFonts w:ascii="Calibri" w:hAnsi="Calibri" w:cs="Calibri"/>
                <w:b/>
                <w:sz w:val="16"/>
                <w:szCs w:val="16"/>
              </w:rPr>
              <w:t>2</w:t>
            </w:r>
            <w:r w:rsidR="006739DA">
              <w:rPr>
                <w:rFonts w:ascii="Calibri" w:hAnsi="Calibri" w:cs="Calibri"/>
                <w:b/>
                <w:sz w:val="16"/>
                <w:szCs w:val="16"/>
              </w:rPr>
              <w:t>1</w:t>
            </w:r>
          </w:p>
        </w:tc>
      </w:tr>
    </w:tbl>
    <w:p w14:paraId="220FA0FF" w14:textId="12F787B3" w:rsidR="00C66294" w:rsidRPr="00830ECE" w:rsidRDefault="00C66294" w:rsidP="00C66294">
      <w:pPr>
        <w:pStyle w:val="Heading2"/>
      </w:pPr>
      <w:bookmarkStart w:id="47" w:name="_Toc63232510"/>
      <w:bookmarkStart w:id="48" w:name="_Toc54708262"/>
      <w:r w:rsidRPr="00830ECE">
        <w:t xml:space="preserve">Included Testable </w:t>
      </w:r>
      <w:r>
        <w:t>Changes</w:t>
      </w:r>
      <w:r w:rsidRPr="00830ECE">
        <w:t xml:space="preserve">: Total – </w:t>
      </w:r>
      <w:r w:rsidR="00A65203">
        <w:t>4</w:t>
      </w:r>
      <w:bookmarkEnd w:id="47"/>
    </w:p>
    <w:p w14:paraId="4CA0272F" w14:textId="77777777" w:rsidR="00C66294" w:rsidRPr="007D0E7E" w:rsidRDefault="00C66294" w:rsidP="00C66294">
      <w:pPr>
        <w:rPr>
          <w:rFonts w:ascii="Calibri" w:hAnsi="Calibri" w:cs="Calibri"/>
          <w:sz w:val="16"/>
          <w:szCs w:val="16"/>
        </w:rPr>
      </w:pPr>
      <w:r w:rsidRPr="007D0E7E">
        <w:rPr>
          <w:rFonts w:ascii="Calibri" w:hAnsi="Calibri" w:cs="Calibri"/>
          <w:sz w:val="16"/>
          <w:szCs w:val="16"/>
        </w:rPr>
        <w:t xml:space="preserve">High level Notes/Comments are documented in this table, however, </w:t>
      </w:r>
      <w:r w:rsidRPr="00242745">
        <w:rPr>
          <w:rFonts w:ascii="Calibri" w:hAnsi="Calibri" w:cs="Calibri"/>
          <w:b/>
          <w:bCs/>
          <w:sz w:val="16"/>
          <w:szCs w:val="16"/>
          <w:u w:val="single"/>
        </w:rPr>
        <w:t>please see the Jira number Comments for more details</w:t>
      </w:r>
      <w:r w:rsidRPr="007D0E7E">
        <w:rPr>
          <w:rFonts w:ascii="Calibri" w:hAnsi="Calibri" w:cs="Calibri"/>
          <w:sz w:val="16"/>
          <w:szCs w:val="16"/>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D0E7E" w14:paraId="4CA6058D"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D0E7E" w:rsidRDefault="00C66294" w:rsidP="009B4561">
            <w:pPr>
              <w:rPr>
                <w:rStyle w:val="BoldBlueLight"/>
                <w:rFonts w:ascii="Calibri" w:hAnsi="Calibri" w:cs="Calibri"/>
                <w:b/>
                <w:bCs/>
                <w:color w:val="003E75" w:themeColor="accent1"/>
                <w:sz w:val="16"/>
                <w:szCs w:val="16"/>
              </w:rPr>
            </w:pPr>
            <w:r w:rsidRPr="007D0E7E">
              <w:rPr>
                <w:rStyle w:val="BoldBlueLight"/>
                <w:rFonts w:ascii="Calibri" w:hAnsi="Calibri" w:cs="Calibri"/>
                <w:b/>
                <w:bCs/>
                <w:color w:val="003E75" w:themeColor="accent1"/>
                <w:sz w:val="16"/>
                <w:szCs w:val="16"/>
              </w:rPr>
              <w:t>Jira #</w:t>
            </w:r>
          </w:p>
        </w:tc>
        <w:tc>
          <w:tcPr>
            <w:tcW w:w="5076" w:type="dxa"/>
            <w:shd w:val="clear" w:color="auto" w:fill="D6EDF9" w:themeFill="accent2" w:themeFillTint="33"/>
          </w:tcPr>
          <w:p w14:paraId="664F6438"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6"/>
                <w:szCs w:val="16"/>
              </w:rPr>
            </w:pPr>
            <w:r w:rsidRPr="007D0E7E">
              <w:rPr>
                <w:rStyle w:val="BoldBlueLight"/>
                <w:rFonts w:ascii="Calibri" w:hAnsi="Calibri" w:cs="Calibri"/>
                <w:b/>
                <w:bCs/>
                <w:color w:val="003E75" w:themeColor="accent1"/>
                <w:sz w:val="16"/>
                <w:szCs w:val="16"/>
              </w:rPr>
              <w:t>Description</w:t>
            </w:r>
          </w:p>
        </w:tc>
        <w:tc>
          <w:tcPr>
            <w:tcW w:w="3690" w:type="dxa"/>
            <w:shd w:val="clear" w:color="auto" w:fill="D6EDF9" w:themeFill="accent2" w:themeFillTint="33"/>
          </w:tcPr>
          <w:p w14:paraId="0EC4A4D8"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6"/>
                <w:szCs w:val="16"/>
              </w:rPr>
            </w:pPr>
            <w:r w:rsidRPr="007D0E7E">
              <w:rPr>
                <w:rStyle w:val="BoldBlueLight"/>
                <w:rFonts w:ascii="Calibri" w:hAnsi="Calibri" w:cs="Calibri"/>
                <w:b/>
                <w:bCs/>
                <w:color w:val="003E75" w:themeColor="accent1"/>
                <w:sz w:val="16"/>
                <w:szCs w:val="16"/>
              </w:rPr>
              <w:t>Outstanding/Known Issues, Comments, Notes</w:t>
            </w:r>
          </w:p>
        </w:tc>
        <w:tc>
          <w:tcPr>
            <w:tcW w:w="900" w:type="dxa"/>
            <w:shd w:val="clear" w:color="auto" w:fill="D6EDF9" w:themeFill="accent2" w:themeFillTint="33"/>
          </w:tcPr>
          <w:p w14:paraId="28F4A68C"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6"/>
                <w:szCs w:val="16"/>
              </w:rPr>
            </w:pPr>
            <w:r w:rsidRPr="007D0E7E">
              <w:rPr>
                <w:rStyle w:val="BoldBlueLight"/>
                <w:rFonts w:ascii="Calibri" w:hAnsi="Calibri" w:cs="Calibri"/>
                <w:b/>
                <w:bCs/>
                <w:color w:val="003E75" w:themeColor="accent1"/>
                <w:sz w:val="16"/>
                <w:szCs w:val="16"/>
              </w:rPr>
              <w:t>Number</w:t>
            </w:r>
          </w:p>
        </w:tc>
      </w:tr>
      <w:tr w:rsidR="00A65203" w:rsidRPr="007D0E7E" w14:paraId="59EEBDFC"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2FD102" w14:textId="0CD08382" w:rsidR="00A65203" w:rsidRPr="00A65203" w:rsidRDefault="00A65203" w:rsidP="00A65203">
            <w:pPr>
              <w:rPr>
                <w:rFonts w:ascii="Calibri" w:hAnsi="Calibri" w:cs="Calibri"/>
                <w:color w:val="000000"/>
                <w:sz w:val="18"/>
                <w:szCs w:val="18"/>
              </w:rPr>
            </w:pPr>
            <w:r w:rsidRPr="00A65203">
              <w:rPr>
                <w:rFonts w:ascii="Calibri" w:hAnsi="Calibri" w:cs="Calibri"/>
                <w:color w:val="000000"/>
                <w:sz w:val="18"/>
                <w:szCs w:val="18"/>
              </w:rPr>
              <w:t>CWBSB-363</w:t>
            </w:r>
          </w:p>
        </w:tc>
        <w:tc>
          <w:tcPr>
            <w:tcW w:w="5076" w:type="dxa"/>
          </w:tcPr>
          <w:p w14:paraId="7D720AF2" w14:textId="2A5ADEC6" w:rsidR="00A65203" w:rsidRPr="00A65203" w:rsidRDefault="00A65203" w:rsidP="00A6520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A65203">
              <w:rPr>
                <w:rFonts w:ascii="Calibri" w:hAnsi="Calibri" w:cs="Calibri"/>
                <w:color w:val="000000"/>
                <w:sz w:val="18"/>
                <w:szCs w:val="18"/>
              </w:rPr>
              <w:t>Your Business Page - Business Legal Name and Trad or Operating Name are Not Accepting Spaces and Special Characters that are Allow in T24</w:t>
            </w:r>
          </w:p>
        </w:tc>
        <w:tc>
          <w:tcPr>
            <w:tcW w:w="3690" w:type="dxa"/>
            <w:tcBorders>
              <w:bottom w:val="single" w:sz="4" w:space="0" w:color="BFBFBF" w:themeColor="background1" w:themeShade="BF"/>
            </w:tcBorders>
          </w:tcPr>
          <w:p w14:paraId="1B1AE239" w14:textId="77777777" w:rsidR="00A65203" w:rsidRPr="008A108E" w:rsidRDefault="00A65203" w:rsidP="00A65203">
            <w:pPr>
              <w:pStyle w:val="ListParagraph"/>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color w:val="000000"/>
                <w:sz w:val="16"/>
                <w:szCs w:val="16"/>
              </w:rPr>
            </w:pPr>
            <w:r w:rsidRPr="00D61211">
              <w:rPr>
                <w:rFonts w:cs="Calibri"/>
                <w:color w:val="000000"/>
                <w:sz w:val="16"/>
                <w:szCs w:val="16"/>
              </w:rPr>
              <w:t>Tested by Temenos QA</w:t>
            </w:r>
          </w:p>
        </w:tc>
        <w:tc>
          <w:tcPr>
            <w:tcW w:w="900" w:type="dxa"/>
            <w:tcBorders>
              <w:bottom w:val="single" w:sz="4" w:space="0" w:color="BFBFBF" w:themeColor="background1" w:themeShade="BF"/>
            </w:tcBorders>
            <w:vAlign w:val="center"/>
          </w:tcPr>
          <w:p w14:paraId="7165655E" w14:textId="77777777" w:rsidR="00A65203" w:rsidRPr="00483386" w:rsidRDefault="00A65203" w:rsidP="00A6520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A65203" w:rsidRPr="007D0E7E" w14:paraId="064F9EC3" w14:textId="77777777" w:rsidTr="00C10EC7">
        <w:tc>
          <w:tcPr>
            <w:cnfStyle w:val="001000000000" w:firstRow="0" w:lastRow="0" w:firstColumn="1" w:lastColumn="0" w:oddVBand="0" w:evenVBand="0" w:oddHBand="0" w:evenHBand="0" w:firstRowFirstColumn="0" w:firstRowLastColumn="0" w:lastRowFirstColumn="0" w:lastRowLastColumn="0"/>
            <w:tcW w:w="1129" w:type="dxa"/>
          </w:tcPr>
          <w:p w14:paraId="36FB49AF" w14:textId="7DDF5485" w:rsidR="00A65203" w:rsidRPr="00A65203" w:rsidRDefault="00A65203" w:rsidP="00A65203">
            <w:pPr>
              <w:rPr>
                <w:rFonts w:ascii="Calibri" w:hAnsi="Calibri" w:cs="Calibri"/>
                <w:color w:val="000000"/>
                <w:sz w:val="18"/>
                <w:szCs w:val="18"/>
              </w:rPr>
            </w:pPr>
            <w:r w:rsidRPr="00A65203">
              <w:rPr>
                <w:rFonts w:ascii="Calibri" w:hAnsi="Calibri" w:cs="Calibri"/>
                <w:color w:val="000000"/>
                <w:sz w:val="18"/>
                <w:szCs w:val="18"/>
              </w:rPr>
              <w:t>CWBSB-367</w:t>
            </w:r>
          </w:p>
        </w:tc>
        <w:tc>
          <w:tcPr>
            <w:tcW w:w="5076" w:type="dxa"/>
          </w:tcPr>
          <w:p w14:paraId="61468FF2" w14:textId="3813694E" w:rsidR="00A65203" w:rsidRPr="00A65203" w:rsidRDefault="00A65203" w:rsidP="00A6520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A65203">
              <w:rPr>
                <w:rFonts w:ascii="Calibri" w:hAnsi="Calibri" w:cs="Calibri"/>
                <w:color w:val="000000"/>
                <w:sz w:val="18"/>
                <w:szCs w:val="18"/>
              </w:rPr>
              <w:t>App-</w:t>
            </w:r>
            <w:proofErr w:type="spellStart"/>
            <w:r w:rsidRPr="00A65203">
              <w:rPr>
                <w:rFonts w:ascii="Calibri" w:hAnsi="Calibri" w:cs="Calibri"/>
                <w:color w:val="000000"/>
                <w:sz w:val="18"/>
                <w:szCs w:val="18"/>
              </w:rPr>
              <w:t>eConsent</w:t>
            </w:r>
            <w:proofErr w:type="spellEnd"/>
            <w:r w:rsidRPr="00A65203">
              <w:rPr>
                <w:rFonts w:ascii="Calibri" w:hAnsi="Calibri" w:cs="Calibri"/>
                <w:color w:val="000000"/>
                <w:sz w:val="18"/>
                <w:szCs w:val="18"/>
              </w:rPr>
              <w:t xml:space="preserve"> Page: Bullets and Inline Help text </w:t>
            </w:r>
            <w:proofErr w:type="gramStart"/>
            <w:r w:rsidRPr="00A65203">
              <w:rPr>
                <w:rFonts w:ascii="Calibri" w:hAnsi="Calibri" w:cs="Calibri"/>
                <w:color w:val="000000"/>
                <w:sz w:val="18"/>
                <w:szCs w:val="18"/>
              </w:rPr>
              <w:t>need  to</w:t>
            </w:r>
            <w:proofErr w:type="gramEnd"/>
            <w:r w:rsidRPr="00A65203">
              <w:rPr>
                <w:rFonts w:ascii="Calibri" w:hAnsi="Calibri" w:cs="Calibri"/>
                <w:color w:val="000000"/>
                <w:sz w:val="18"/>
                <w:szCs w:val="18"/>
              </w:rPr>
              <w:t xml:space="preserve"> end with a period</w:t>
            </w:r>
          </w:p>
        </w:tc>
        <w:tc>
          <w:tcPr>
            <w:tcW w:w="3690" w:type="dxa"/>
            <w:tcBorders>
              <w:bottom w:val="single" w:sz="4" w:space="0" w:color="BFBFBF" w:themeColor="background1" w:themeShade="BF"/>
            </w:tcBorders>
          </w:tcPr>
          <w:p w14:paraId="6B0D1ACB" w14:textId="77777777" w:rsidR="00A65203" w:rsidRPr="008A108E" w:rsidRDefault="00A65203" w:rsidP="00A65203">
            <w:pPr>
              <w:pStyle w:val="ListParagraph"/>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color w:val="000000"/>
                <w:sz w:val="16"/>
                <w:szCs w:val="16"/>
              </w:rPr>
            </w:pPr>
            <w:r w:rsidRPr="00D61211">
              <w:rPr>
                <w:rFonts w:cs="Calibri"/>
                <w:color w:val="000000"/>
                <w:sz w:val="16"/>
                <w:szCs w:val="16"/>
              </w:rPr>
              <w:t>Tested by Temenos QA</w:t>
            </w:r>
          </w:p>
        </w:tc>
        <w:tc>
          <w:tcPr>
            <w:tcW w:w="900" w:type="dxa"/>
            <w:tcBorders>
              <w:bottom w:val="single" w:sz="4" w:space="0" w:color="BFBFBF" w:themeColor="background1" w:themeShade="BF"/>
            </w:tcBorders>
            <w:vAlign w:val="center"/>
          </w:tcPr>
          <w:p w14:paraId="70C9BC74" w14:textId="77777777" w:rsidR="00A65203" w:rsidRPr="00483386" w:rsidRDefault="00A65203" w:rsidP="00A6520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A65203" w:rsidRPr="007D0E7E" w14:paraId="11E42304"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CD1B6B9" w14:textId="5BBBB877" w:rsidR="00A65203" w:rsidRPr="00A65203" w:rsidRDefault="00A65203" w:rsidP="00A65203">
            <w:pPr>
              <w:rPr>
                <w:rFonts w:ascii="Calibri" w:hAnsi="Calibri" w:cs="Calibri"/>
                <w:color w:val="000000"/>
                <w:sz w:val="18"/>
                <w:szCs w:val="18"/>
              </w:rPr>
            </w:pPr>
            <w:r w:rsidRPr="00A65203">
              <w:rPr>
                <w:rFonts w:ascii="Calibri" w:hAnsi="Calibri" w:cs="Calibri"/>
                <w:color w:val="000000"/>
                <w:sz w:val="18"/>
                <w:szCs w:val="18"/>
              </w:rPr>
              <w:t>CWBSB-376</w:t>
            </w:r>
          </w:p>
        </w:tc>
        <w:tc>
          <w:tcPr>
            <w:tcW w:w="5076" w:type="dxa"/>
          </w:tcPr>
          <w:p w14:paraId="445BB65E" w14:textId="4BA092FC" w:rsidR="00A65203" w:rsidRPr="00A65203" w:rsidRDefault="00A65203" w:rsidP="00A6520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A65203">
              <w:rPr>
                <w:rFonts w:ascii="Calibri" w:hAnsi="Calibri" w:cs="Calibri"/>
                <w:color w:val="000000"/>
                <w:sz w:val="18"/>
                <w:szCs w:val="18"/>
              </w:rPr>
              <w:t>Disclosures-Tax Residency- Validation Message Needs to Ends with a period</w:t>
            </w:r>
          </w:p>
        </w:tc>
        <w:tc>
          <w:tcPr>
            <w:tcW w:w="3690" w:type="dxa"/>
            <w:tcBorders>
              <w:bottom w:val="single" w:sz="4" w:space="0" w:color="BFBFBF" w:themeColor="background1" w:themeShade="BF"/>
            </w:tcBorders>
          </w:tcPr>
          <w:p w14:paraId="0D700201" w14:textId="3DA82F24" w:rsidR="00A65203" w:rsidRPr="00D61211" w:rsidRDefault="00A65203" w:rsidP="00A65203">
            <w:pPr>
              <w:pStyle w:val="ListParagraph"/>
              <w:numPr>
                <w:ilvl w:val="0"/>
                <w:numId w:val="0"/>
              </w:numPr>
              <w:ind w:left="360"/>
              <w:cnfStyle w:val="000000100000" w:firstRow="0" w:lastRow="0" w:firstColumn="0" w:lastColumn="0" w:oddVBand="0" w:evenVBand="0" w:oddHBand="1" w:evenHBand="0" w:firstRowFirstColumn="0" w:firstRowLastColumn="0" w:lastRowFirstColumn="0" w:lastRowLastColumn="0"/>
              <w:rPr>
                <w:rFonts w:cs="Calibri"/>
                <w:color w:val="000000"/>
                <w:sz w:val="16"/>
                <w:szCs w:val="16"/>
              </w:rPr>
            </w:pPr>
            <w:r w:rsidRPr="00D61211">
              <w:rPr>
                <w:rFonts w:cs="Calibri"/>
                <w:color w:val="000000"/>
                <w:sz w:val="16"/>
                <w:szCs w:val="16"/>
              </w:rPr>
              <w:t>Tested by Temenos QA</w:t>
            </w:r>
          </w:p>
        </w:tc>
        <w:tc>
          <w:tcPr>
            <w:tcW w:w="900" w:type="dxa"/>
            <w:tcBorders>
              <w:bottom w:val="single" w:sz="4" w:space="0" w:color="BFBFBF" w:themeColor="background1" w:themeShade="BF"/>
            </w:tcBorders>
            <w:vAlign w:val="center"/>
          </w:tcPr>
          <w:p w14:paraId="1D098947" w14:textId="77777777" w:rsidR="00A65203" w:rsidRPr="00483386" w:rsidRDefault="00A65203" w:rsidP="00A6520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A65203" w:rsidRPr="007D0E7E" w14:paraId="4483774E" w14:textId="77777777" w:rsidTr="00C10EC7">
        <w:tc>
          <w:tcPr>
            <w:cnfStyle w:val="001000000000" w:firstRow="0" w:lastRow="0" w:firstColumn="1" w:lastColumn="0" w:oddVBand="0" w:evenVBand="0" w:oddHBand="0" w:evenHBand="0" w:firstRowFirstColumn="0" w:firstRowLastColumn="0" w:lastRowFirstColumn="0" w:lastRowLastColumn="0"/>
            <w:tcW w:w="1129" w:type="dxa"/>
          </w:tcPr>
          <w:p w14:paraId="378A529E" w14:textId="58C0A89F" w:rsidR="00A65203" w:rsidRPr="00A65203" w:rsidRDefault="00A65203" w:rsidP="00A65203">
            <w:pPr>
              <w:rPr>
                <w:rFonts w:ascii="Calibri" w:hAnsi="Calibri" w:cs="Calibri"/>
                <w:color w:val="000000"/>
                <w:sz w:val="18"/>
                <w:szCs w:val="18"/>
              </w:rPr>
            </w:pPr>
            <w:r w:rsidRPr="00A65203">
              <w:rPr>
                <w:rFonts w:ascii="Calibri" w:hAnsi="Calibri" w:cs="Calibri"/>
                <w:color w:val="000000"/>
                <w:sz w:val="18"/>
                <w:szCs w:val="18"/>
              </w:rPr>
              <w:t>CWBSB-438</w:t>
            </w:r>
          </w:p>
        </w:tc>
        <w:tc>
          <w:tcPr>
            <w:tcW w:w="5076" w:type="dxa"/>
          </w:tcPr>
          <w:p w14:paraId="50903E94" w14:textId="2DE09611" w:rsidR="00A65203" w:rsidRPr="00A65203" w:rsidRDefault="00A65203" w:rsidP="00A6520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A65203">
              <w:rPr>
                <w:rFonts w:ascii="Calibri" w:hAnsi="Calibri" w:cs="Calibri"/>
                <w:color w:val="000000"/>
                <w:sz w:val="18"/>
                <w:szCs w:val="18"/>
              </w:rPr>
              <w:t>Your Role: Need a period at the end of validation message</w:t>
            </w:r>
          </w:p>
        </w:tc>
        <w:tc>
          <w:tcPr>
            <w:tcW w:w="3690" w:type="dxa"/>
            <w:tcBorders>
              <w:bottom w:val="single" w:sz="4" w:space="0" w:color="BFBFBF" w:themeColor="background1" w:themeShade="BF"/>
            </w:tcBorders>
          </w:tcPr>
          <w:p w14:paraId="48BDA309" w14:textId="77777777" w:rsidR="00A65203" w:rsidRPr="008A108E" w:rsidRDefault="00A65203" w:rsidP="00A65203">
            <w:pPr>
              <w:pStyle w:val="ListParagraph"/>
              <w:numPr>
                <w:ilvl w:val="0"/>
                <w:numId w:val="0"/>
              </w:numPr>
              <w:ind w:left="360"/>
              <w:cnfStyle w:val="000000000000" w:firstRow="0" w:lastRow="0" w:firstColumn="0" w:lastColumn="0" w:oddVBand="0" w:evenVBand="0" w:oddHBand="0" w:evenHBand="0" w:firstRowFirstColumn="0" w:firstRowLastColumn="0" w:lastRowFirstColumn="0" w:lastRowLastColumn="0"/>
              <w:rPr>
                <w:rFonts w:cs="Calibri"/>
                <w:color w:val="000000"/>
                <w:sz w:val="16"/>
                <w:szCs w:val="16"/>
              </w:rPr>
            </w:pPr>
            <w:r w:rsidRPr="00D61211">
              <w:rPr>
                <w:rFonts w:cs="Calibri"/>
                <w:color w:val="000000"/>
                <w:sz w:val="16"/>
                <w:szCs w:val="16"/>
              </w:rPr>
              <w:t>Tested by Temenos QA</w:t>
            </w:r>
          </w:p>
        </w:tc>
        <w:tc>
          <w:tcPr>
            <w:tcW w:w="900" w:type="dxa"/>
            <w:tcBorders>
              <w:bottom w:val="single" w:sz="4" w:space="0" w:color="BFBFBF" w:themeColor="background1" w:themeShade="BF"/>
            </w:tcBorders>
            <w:vAlign w:val="center"/>
          </w:tcPr>
          <w:p w14:paraId="2E245FFF" w14:textId="77777777" w:rsidR="00A65203" w:rsidRPr="00483386" w:rsidRDefault="00A65203" w:rsidP="00A6520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66294" w:rsidRPr="007D0E7E" w14:paraId="4FA5486D"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C66294" w:rsidRPr="007D0E7E" w:rsidRDefault="00C66294" w:rsidP="009B4561">
            <w:pPr>
              <w:rPr>
                <w:rFonts w:ascii="Calibri" w:hAnsi="Calibri" w:cs="Calibri"/>
                <w:sz w:val="16"/>
                <w:szCs w:val="16"/>
              </w:rPr>
            </w:pPr>
          </w:p>
        </w:tc>
        <w:tc>
          <w:tcPr>
            <w:tcW w:w="5076" w:type="dxa"/>
          </w:tcPr>
          <w:p w14:paraId="379EE2C6" w14:textId="77777777" w:rsidR="00C66294" w:rsidRPr="007D0E7E" w:rsidRDefault="00C66294" w:rsidP="009B4561">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p>
        </w:tc>
        <w:tc>
          <w:tcPr>
            <w:tcW w:w="3690" w:type="dxa"/>
          </w:tcPr>
          <w:p w14:paraId="656EA0BE" w14:textId="77777777" w:rsidR="00C66294" w:rsidRPr="007D0E7E" w:rsidRDefault="00C66294" w:rsidP="009B4561">
            <w:pPr>
              <w:cnfStyle w:val="000000100000" w:firstRow="0" w:lastRow="0" w:firstColumn="0" w:lastColumn="0" w:oddVBand="0" w:evenVBand="0" w:oddHBand="1" w:evenHBand="0" w:firstRowFirstColumn="0" w:firstRowLastColumn="0" w:lastRowFirstColumn="0" w:lastRowLastColumn="0"/>
              <w:rPr>
                <w:rFonts w:ascii="Calibri" w:hAnsi="Calibri" w:cs="Calibri"/>
                <w:b/>
                <w:sz w:val="16"/>
                <w:szCs w:val="16"/>
              </w:rPr>
            </w:pPr>
            <w:r>
              <w:rPr>
                <w:rFonts w:ascii="Calibri" w:hAnsi="Calibri" w:cs="Calibri"/>
                <w:b/>
                <w:sz w:val="16"/>
                <w:szCs w:val="16"/>
              </w:rPr>
              <w:t>TOTAL</w:t>
            </w:r>
          </w:p>
        </w:tc>
        <w:tc>
          <w:tcPr>
            <w:tcW w:w="900" w:type="dxa"/>
          </w:tcPr>
          <w:p w14:paraId="60198F8F" w14:textId="4C3FE4F9" w:rsidR="00C66294" w:rsidRPr="00F27ECA" w:rsidRDefault="00C66294" w:rsidP="009B456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6"/>
                <w:szCs w:val="16"/>
              </w:rPr>
            </w:pPr>
            <w:r>
              <w:rPr>
                <w:rFonts w:ascii="Calibri" w:hAnsi="Calibri" w:cs="Calibri"/>
                <w:b/>
                <w:sz w:val="16"/>
                <w:szCs w:val="16"/>
              </w:rPr>
              <w:t xml:space="preserve">   </w:t>
            </w:r>
            <w:r w:rsidR="00A65203">
              <w:rPr>
                <w:rFonts w:ascii="Calibri" w:hAnsi="Calibri" w:cs="Calibri"/>
                <w:b/>
                <w:sz w:val="16"/>
                <w:szCs w:val="16"/>
              </w:rPr>
              <w:t>4</w:t>
            </w:r>
          </w:p>
        </w:tc>
      </w:tr>
    </w:tbl>
    <w:p w14:paraId="12D85185" w14:textId="07B738A4" w:rsidR="00C66294" w:rsidRPr="007D0E7E" w:rsidRDefault="00C66294" w:rsidP="00C66294">
      <w:pPr>
        <w:pStyle w:val="Heading2"/>
      </w:pPr>
      <w:bookmarkStart w:id="49" w:name="_Toc63232511"/>
      <w:r>
        <w:lastRenderedPageBreak/>
        <w:t xml:space="preserve">Included </w:t>
      </w:r>
      <w:r w:rsidRPr="007D0E7E">
        <w:t>Un-Testable Stories</w:t>
      </w:r>
      <w:r>
        <w:t>/Bugs/Change</w:t>
      </w:r>
      <w:r w:rsidRPr="007D0E7E">
        <w:t xml:space="preserve">– Total </w:t>
      </w:r>
      <w:r>
        <w:t>–</w:t>
      </w:r>
      <w:r w:rsidRPr="007D0E7E">
        <w:t xml:space="preserve"> </w:t>
      </w:r>
      <w:bookmarkEnd w:id="48"/>
      <w:r w:rsidR="00D43652">
        <w:t>1</w:t>
      </w:r>
      <w:bookmarkEnd w:id="49"/>
    </w:p>
    <w:p w14:paraId="0FBC1F94" w14:textId="77777777" w:rsidR="00C66294" w:rsidRDefault="00C66294" w:rsidP="00C66294">
      <w:pPr>
        <w:rPr>
          <w:rFonts w:ascii="Calibri" w:hAnsi="Calibri" w:cs="Calibri"/>
          <w:sz w:val="16"/>
          <w:szCs w:val="16"/>
        </w:rPr>
      </w:pPr>
      <w:r w:rsidRPr="007D0E7E">
        <w:rPr>
          <w:rFonts w:ascii="Calibri" w:hAnsi="Calibri" w:cs="Calibri"/>
          <w:sz w:val="16"/>
          <w:szCs w:val="16"/>
        </w:rPr>
        <w:t xml:space="preserve">High level Notes/Comments are documented in this table, however, </w:t>
      </w:r>
      <w:r w:rsidRPr="00242745">
        <w:rPr>
          <w:rFonts w:ascii="Calibri" w:hAnsi="Calibri" w:cs="Calibri"/>
          <w:b/>
          <w:bCs/>
          <w:sz w:val="16"/>
          <w:szCs w:val="16"/>
          <w:u w:val="single"/>
        </w:rPr>
        <w:t>please see the Jira number Comments for more details</w:t>
      </w:r>
      <w:r w:rsidRPr="007D0E7E">
        <w:rPr>
          <w:rFonts w:ascii="Calibri" w:hAnsi="Calibri" w:cs="Calibri"/>
          <w:sz w:val="16"/>
          <w:szCs w:val="16"/>
        </w:rPr>
        <w:t xml:space="preserve">. </w:t>
      </w:r>
    </w:p>
    <w:p w14:paraId="3F143673" w14:textId="33E0B4DD" w:rsidR="00C66294" w:rsidRPr="007D0E7E" w:rsidRDefault="00C66294" w:rsidP="00C66294">
      <w:pPr>
        <w:rPr>
          <w:rFonts w:ascii="Calibri" w:hAnsi="Calibri" w:cs="Calibri"/>
          <w:sz w:val="16"/>
          <w:szCs w:val="16"/>
        </w:rPr>
      </w:pPr>
      <w:r>
        <w:rPr>
          <w:rFonts w:ascii="Calibri" w:hAnsi="Calibri" w:cs="Calibri"/>
          <w:sz w:val="16"/>
          <w:szCs w:val="16"/>
        </w:rPr>
        <w:t xml:space="preserve">These include Non-Functional Requirements and other </w:t>
      </w:r>
      <w:proofErr w:type="gramStart"/>
      <w:r>
        <w:rPr>
          <w:rFonts w:ascii="Calibri" w:hAnsi="Calibri" w:cs="Calibri"/>
          <w:sz w:val="16"/>
          <w:szCs w:val="16"/>
        </w:rPr>
        <w:t>items  that</w:t>
      </w:r>
      <w:proofErr w:type="gramEnd"/>
      <w:r>
        <w:rPr>
          <w:rFonts w:ascii="Calibri" w:hAnsi="Calibri" w:cs="Calibri"/>
          <w:sz w:val="16"/>
          <w:szCs w:val="16"/>
        </w:rPr>
        <w:t xml:space="preserve">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D0E7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D0E7E" w:rsidRDefault="00C66294" w:rsidP="009B4561">
            <w:pPr>
              <w:rPr>
                <w:rFonts w:ascii="Calibri" w:hAnsi="Calibri" w:cs="Calibri"/>
                <w:sz w:val="16"/>
                <w:szCs w:val="16"/>
              </w:rPr>
            </w:pPr>
            <w:r w:rsidRPr="007D0E7E">
              <w:rPr>
                <w:rStyle w:val="BoldBlueLight"/>
                <w:rFonts w:ascii="Calibri" w:hAnsi="Calibri" w:cs="Calibri"/>
                <w:b/>
                <w:bCs/>
                <w:color w:val="003E75" w:themeColor="accent1"/>
                <w:sz w:val="16"/>
                <w:szCs w:val="16"/>
              </w:rPr>
              <w:t>Jira #</w:t>
            </w:r>
          </w:p>
        </w:tc>
        <w:tc>
          <w:tcPr>
            <w:tcW w:w="5076" w:type="dxa"/>
            <w:shd w:val="clear" w:color="auto" w:fill="D6EDF9" w:themeFill="accent2" w:themeFillTint="33"/>
          </w:tcPr>
          <w:p w14:paraId="287F4AFD"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Description</w:t>
            </w:r>
          </w:p>
        </w:tc>
        <w:tc>
          <w:tcPr>
            <w:tcW w:w="3690" w:type="dxa"/>
            <w:shd w:val="clear" w:color="auto" w:fill="D6EDF9" w:themeFill="accent2" w:themeFillTint="33"/>
          </w:tcPr>
          <w:p w14:paraId="366C8216"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Outstanding Issues, Comments, Notes</w:t>
            </w:r>
          </w:p>
        </w:tc>
        <w:tc>
          <w:tcPr>
            <w:tcW w:w="900" w:type="dxa"/>
            <w:shd w:val="clear" w:color="auto" w:fill="D6EDF9" w:themeFill="accent2" w:themeFillTint="33"/>
          </w:tcPr>
          <w:p w14:paraId="7BC745FA"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6"/>
                <w:szCs w:val="16"/>
              </w:rPr>
            </w:pPr>
            <w:r w:rsidRPr="007D0E7E">
              <w:rPr>
                <w:rStyle w:val="BoldBlueLight"/>
                <w:rFonts w:ascii="Calibri" w:hAnsi="Calibri" w:cs="Calibri"/>
                <w:b/>
                <w:bCs/>
                <w:color w:val="003E75" w:themeColor="accent1"/>
                <w:sz w:val="16"/>
                <w:szCs w:val="16"/>
              </w:rPr>
              <w:t>N</w:t>
            </w:r>
            <w:r w:rsidRPr="007D0E7E">
              <w:rPr>
                <w:rStyle w:val="BoldBlueLight"/>
                <w:rFonts w:ascii="Calibri" w:hAnsi="Calibri" w:cs="Calibri"/>
                <w:b/>
                <w:color w:val="003E75" w:themeColor="accent1"/>
                <w:sz w:val="16"/>
                <w:szCs w:val="16"/>
              </w:rPr>
              <w:t>umber</w:t>
            </w:r>
          </w:p>
        </w:tc>
      </w:tr>
      <w:tr w:rsidR="00A65203" w:rsidRPr="00062566" w14:paraId="6D7B5620" w14:textId="77777777" w:rsidTr="00A652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2557E9" w14:textId="3839DF4D" w:rsidR="00A65203" w:rsidRPr="00A65203" w:rsidRDefault="00A65203" w:rsidP="00A65203">
            <w:pPr>
              <w:rPr>
                <w:rFonts w:ascii="Calibri" w:hAnsi="Calibri" w:cs="Calibri"/>
                <w:color w:val="000000"/>
                <w:sz w:val="18"/>
                <w:szCs w:val="18"/>
              </w:rPr>
            </w:pPr>
            <w:r w:rsidRPr="00A65203">
              <w:rPr>
                <w:rFonts w:ascii="Calibri" w:hAnsi="Calibri" w:cs="Calibri"/>
                <w:color w:val="000000"/>
                <w:sz w:val="18"/>
                <w:szCs w:val="18"/>
              </w:rPr>
              <w:t>CWBSB-37</w:t>
            </w:r>
          </w:p>
        </w:tc>
        <w:tc>
          <w:tcPr>
            <w:tcW w:w="5076" w:type="dxa"/>
          </w:tcPr>
          <w:p w14:paraId="0AAA4CAE" w14:textId="4EF5CBF4" w:rsidR="00A65203" w:rsidRPr="00A65203" w:rsidRDefault="00A65203" w:rsidP="00A6520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A65203">
              <w:rPr>
                <w:rFonts w:ascii="Calibri" w:hAnsi="Calibri" w:cs="Calibri"/>
                <w:color w:val="000000"/>
                <w:sz w:val="18"/>
                <w:szCs w:val="18"/>
              </w:rPr>
              <w:t xml:space="preserve">SERVICE: Check for Duplicate Business CIF </w:t>
            </w:r>
            <w:proofErr w:type="gramStart"/>
            <w:r w:rsidRPr="00A65203">
              <w:rPr>
                <w:rFonts w:ascii="Calibri" w:hAnsi="Calibri" w:cs="Calibri"/>
                <w:color w:val="000000"/>
                <w:sz w:val="18"/>
                <w:szCs w:val="18"/>
              </w:rPr>
              <w:t>Full Service</w:t>
            </w:r>
            <w:proofErr w:type="gramEnd"/>
            <w:r w:rsidRPr="00A65203">
              <w:rPr>
                <w:rFonts w:ascii="Calibri" w:hAnsi="Calibri" w:cs="Calibri"/>
                <w:color w:val="000000"/>
                <w:sz w:val="18"/>
                <w:szCs w:val="18"/>
              </w:rPr>
              <w:t xml:space="preserve"> Integration [Not Testable]</w:t>
            </w:r>
          </w:p>
        </w:tc>
        <w:tc>
          <w:tcPr>
            <w:tcW w:w="3690" w:type="dxa"/>
            <w:vAlign w:val="center"/>
          </w:tcPr>
          <w:p w14:paraId="424C6A2E" w14:textId="0CF4FCE3" w:rsidR="00A65203" w:rsidRPr="00540B03" w:rsidRDefault="00A65203" w:rsidP="00A6520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Pr>
                <w:rFonts w:ascii="Calibri" w:hAnsi="Calibri" w:cs="Calibri"/>
                <w:color w:val="000000"/>
                <w:sz w:val="16"/>
                <w:szCs w:val="16"/>
              </w:rPr>
              <w:t xml:space="preserve">Non-Functional Requirement </w:t>
            </w:r>
            <w:r>
              <w:rPr>
                <w:rFonts w:ascii="Calibri" w:hAnsi="Calibri" w:cs="Calibri"/>
                <w:color w:val="000000"/>
                <w:sz w:val="16"/>
                <w:szCs w:val="16"/>
              </w:rPr>
              <w:br/>
              <w:t xml:space="preserve">(Tested via Narrator Story </w:t>
            </w:r>
            <w:r w:rsidR="00D43652">
              <w:rPr>
                <w:rFonts w:ascii="Calibri" w:hAnsi="Calibri" w:cs="Calibri"/>
                <w:color w:val="000000"/>
                <w:sz w:val="16"/>
                <w:szCs w:val="16"/>
              </w:rPr>
              <w:t>CWBSB-410)</w:t>
            </w:r>
          </w:p>
        </w:tc>
        <w:tc>
          <w:tcPr>
            <w:tcW w:w="900" w:type="dxa"/>
            <w:vAlign w:val="center"/>
          </w:tcPr>
          <w:p w14:paraId="08923EAE" w14:textId="77777777" w:rsidR="00A65203" w:rsidRPr="00075444" w:rsidRDefault="00A65203" w:rsidP="00A6520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66294" w:rsidRPr="00062566" w14:paraId="49C354E3"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C66294" w:rsidRPr="00062566" w:rsidRDefault="00C66294" w:rsidP="009B4561">
            <w:pPr>
              <w:rPr>
                <w:rFonts w:ascii="Calibri" w:hAnsi="Calibri" w:cs="Calibri"/>
                <w:sz w:val="16"/>
                <w:szCs w:val="16"/>
              </w:rPr>
            </w:pPr>
          </w:p>
        </w:tc>
        <w:tc>
          <w:tcPr>
            <w:tcW w:w="5076" w:type="dxa"/>
          </w:tcPr>
          <w:p w14:paraId="072ECEF5" w14:textId="77777777" w:rsidR="00C66294" w:rsidRPr="00062566"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p>
        </w:tc>
        <w:tc>
          <w:tcPr>
            <w:tcW w:w="3690" w:type="dxa"/>
          </w:tcPr>
          <w:p w14:paraId="29C6402E" w14:textId="77777777" w:rsidR="00C66294" w:rsidRPr="00062566"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sidRPr="00062566">
              <w:rPr>
                <w:rFonts w:ascii="Calibri" w:hAnsi="Calibri" w:cs="Calibri"/>
                <w:b/>
                <w:sz w:val="16"/>
                <w:szCs w:val="16"/>
              </w:rPr>
              <w:t>TOTAL</w:t>
            </w:r>
          </w:p>
        </w:tc>
        <w:tc>
          <w:tcPr>
            <w:tcW w:w="900" w:type="dxa"/>
          </w:tcPr>
          <w:p w14:paraId="359900E0" w14:textId="7A90B103" w:rsidR="00C66294" w:rsidRPr="00062566" w:rsidRDefault="00A325EB" w:rsidP="009B456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Pr>
                <w:rFonts w:ascii="Calibri" w:hAnsi="Calibri" w:cs="Calibri"/>
                <w:b/>
                <w:sz w:val="16"/>
                <w:szCs w:val="16"/>
              </w:rPr>
              <w:t xml:space="preserve"> </w:t>
            </w:r>
            <w:r w:rsidR="00D43652">
              <w:rPr>
                <w:rFonts w:ascii="Calibri" w:hAnsi="Calibri" w:cs="Calibri"/>
                <w:b/>
                <w:sz w:val="16"/>
                <w:szCs w:val="16"/>
              </w:rPr>
              <w:t>1</w:t>
            </w:r>
          </w:p>
        </w:tc>
      </w:tr>
    </w:tbl>
    <w:p w14:paraId="16EFADFC" w14:textId="7ECA8D7B" w:rsidR="00C66294" w:rsidRPr="00C66294" w:rsidRDefault="00C66294" w:rsidP="00C66294">
      <w:pPr>
        <w:pStyle w:val="Heading2"/>
      </w:pPr>
      <w:bookmarkStart w:id="50" w:name="_Toc54708263"/>
      <w:bookmarkStart w:id="51" w:name="_Toc63232512"/>
      <w:bookmarkStart w:id="52" w:name="_Toc9001894"/>
      <w:r w:rsidRPr="00062566">
        <w:t xml:space="preserve">Not Included Stories/Bugs/Change – Total – </w:t>
      </w:r>
      <w:bookmarkEnd w:id="50"/>
      <w:r w:rsidR="000C4C44">
        <w:t>3</w:t>
      </w:r>
      <w:r>
        <w:t>9</w:t>
      </w:r>
      <w:bookmarkEnd w:id="51"/>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062566"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062566" w:rsidRDefault="00C66294" w:rsidP="009B4561">
            <w:pPr>
              <w:rPr>
                <w:rFonts w:ascii="Calibri" w:hAnsi="Calibri" w:cs="Calibri"/>
                <w:sz w:val="16"/>
                <w:szCs w:val="16"/>
              </w:rPr>
            </w:pPr>
            <w:r w:rsidRPr="00062566">
              <w:rPr>
                <w:rStyle w:val="BoldBlueLight"/>
                <w:rFonts w:ascii="Calibri" w:hAnsi="Calibri" w:cs="Calibri"/>
                <w:b/>
                <w:bCs/>
                <w:color w:val="003E75" w:themeColor="accent1"/>
                <w:sz w:val="16"/>
                <w:szCs w:val="16"/>
              </w:rPr>
              <w:t>Jira #</w:t>
            </w:r>
          </w:p>
        </w:tc>
        <w:tc>
          <w:tcPr>
            <w:tcW w:w="4820" w:type="dxa"/>
            <w:shd w:val="clear" w:color="auto" w:fill="D6EDF9" w:themeFill="accent2" w:themeFillTint="33"/>
          </w:tcPr>
          <w:p w14:paraId="6C2743A3" w14:textId="77777777" w:rsidR="00C66294" w:rsidRPr="00062566"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062566">
              <w:rPr>
                <w:rStyle w:val="BoldBlueLight"/>
                <w:rFonts w:ascii="Calibri" w:hAnsi="Calibri" w:cs="Calibri"/>
                <w:b/>
                <w:bCs/>
                <w:color w:val="003E75" w:themeColor="accent1"/>
                <w:sz w:val="16"/>
                <w:szCs w:val="16"/>
              </w:rPr>
              <w:t>Description</w:t>
            </w:r>
          </w:p>
        </w:tc>
        <w:tc>
          <w:tcPr>
            <w:tcW w:w="1559" w:type="dxa"/>
            <w:shd w:val="clear" w:color="auto" w:fill="D6EDF9" w:themeFill="accent2" w:themeFillTint="33"/>
          </w:tcPr>
          <w:p w14:paraId="395AB8CE" w14:textId="77777777" w:rsidR="00C66294" w:rsidRPr="00062566"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6"/>
                <w:szCs w:val="16"/>
              </w:rPr>
            </w:pPr>
            <w:r>
              <w:rPr>
                <w:rStyle w:val="BoldBlueLight"/>
                <w:rFonts w:ascii="Calibri" w:hAnsi="Calibri" w:cs="Calibri"/>
                <w:b/>
                <w:bCs/>
                <w:color w:val="003E75" w:themeColor="accent1"/>
                <w:sz w:val="16"/>
                <w:szCs w:val="16"/>
              </w:rPr>
              <w:t>Type</w:t>
            </w:r>
          </w:p>
        </w:tc>
        <w:tc>
          <w:tcPr>
            <w:tcW w:w="2268" w:type="dxa"/>
            <w:shd w:val="clear" w:color="auto" w:fill="D6EDF9" w:themeFill="accent2" w:themeFillTint="33"/>
          </w:tcPr>
          <w:p w14:paraId="68708296" w14:textId="77777777" w:rsidR="00C66294" w:rsidRPr="00062566"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062566">
              <w:rPr>
                <w:rStyle w:val="BoldBlueLight"/>
                <w:rFonts w:ascii="Calibri" w:hAnsi="Calibri" w:cs="Calibri"/>
                <w:b/>
                <w:bCs/>
                <w:color w:val="003E75" w:themeColor="accent1"/>
                <w:sz w:val="16"/>
                <w:szCs w:val="16"/>
              </w:rPr>
              <w:t>Outstanding Issues, Comments, Notes</w:t>
            </w:r>
          </w:p>
        </w:tc>
        <w:tc>
          <w:tcPr>
            <w:tcW w:w="992" w:type="dxa"/>
            <w:shd w:val="clear" w:color="auto" w:fill="D6EDF9" w:themeFill="accent2" w:themeFillTint="33"/>
          </w:tcPr>
          <w:p w14:paraId="3F4EA6D5" w14:textId="77777777" w:rsidR="00C66294" w:rsidRPr="00062566"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6"/>
                <w:szCs w:val="16"/>
              </w:rPr>
            </w:pPr>
            <w:r w:rsidRPr="00062566">
              <w:rPr>
                <w:rStyle w:val="BoldBlueLight"/>
                <w:rFonts w:ascii="Calibri" w:hAnsi="Calibri" w:cs="Calibri"/>
                <w:b/>
                <w:bCs/>
                <w:color w:val="003E75" w:themeColor="accent1"/>
                <w:sz w:val="16"/>
                <w:szCs w:val="16"/>
              </w:rPr>
              <w:t>N</w:t>
            </w:r>
            <w:r w:rsidRPr="00062566">
              <w:rPr>
                <w:rStyle w:val="BoldBlueLight"/>
                <w:rFonts w:ascii="Calibri" w:hAnsi="Calibri" w:cs="Calibri"/>
                <w:b/>
                <w:color w:val="003E75" w:themeColor="accent1"/>
                <w:sz w:val="16"/>
                <w:szCs w:val="16"/>
              </w:rPr>
              <w:t>umber</w:t>
            </w:r>
          </w:p>
        </w:tc>
      </w:tr>
      <w:tr w:rsidR="000C4C44" w:rsidRPr="00062566" w14:paraId="4E60CB2A"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FF350DC" w14:textId="1067736D"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CWBSB-45</w:t>
            </w:r>
          </w:p>
        </w:tc>
        <w:tc>
          <w:tcPr>
            <w:tcW w:w="4820" w:type="dxa"/>
          </w:tcPr>
          <w:p w14:paraId="7471DD90" w14:textId="559BB1D6"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'Business Account Options' Page</w:t>
            </w:r>
          </w:p>
        </w:tc>
        <w:tc>
          <w:tcPr>
            <w:tcW w:w="1559" w:type="dxa"/>
          </w:tcPr>
          <w:p w14:paraId="4F4DCEC1" w14:textId="1321626C"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7019C40" w14:textId="05D0AEA8"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13D430CC"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40612095"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725EE7EA" w14:textId="5E21B3B6"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CWBSB-49</w:t>
            </w:r>
          </w:p>
        </w:tc>
        <w:tc>
          <w:tcPr>
            <w:tcW w:w="4820" w:type="dxa"/>
          </w:tcPr>
          <w:p w14:paraId="3DF3FE29" w14:textId="477C2E53"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'Manual Review' Page</w:t>
            </w:r>
          </w:p>
        </w:tc>
        <w:tc>
          <w:tcPr>
            <w:tcW w:w="1559" w:type="dxa"/>
          </w:tcPr>
          <w:p w14:paraId="546A3200" w14:textId="0A82A11F"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090D124E" w14:textId="5248A889"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5583E7D1"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573FD59E"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2BBDEE" w14:textId="576625A6"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CWBSB-57</w:t>
            </w:r>
          </w:p>
        </w:tc>
        <w:tc>
          <w:tcPr>
            <w:tcW w:w="4820" w:type="dxa"/>
          </w:tcPr>
          <w:p w14:paraId="4E225071" w14:textId="34DB93A2"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'Previously Submitted' Page</w:t>
            </w:r>
          </w:p>
        </w:tc>
        <w:tc>
          <w:tcPr>
            <w:tcW w:w="1559" w:type="dxa"/>
          </w:tcPr>
          <w:p w14:paraId="1574D7FE" w14:textId="04451A40"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3E8EF60D" w14:textId="04A5A946"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0D823534"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9B87031"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46F30469" w14:textId="445CB6F2"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CWBSB-61</w:t>
            </w:r>
          </w:p>
        </w:tc>
        <w:tc>
          <w:tcPr>
            <w:tcW w:w="4820" w:type="dxa"/>
          </w:tcPr>
          <w:p w14:paraId="73FD0D34" w14:textId="2F754CE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'Authorised Signer Landing' Page</w:t>
            </w:r>
          </w:p>
        </w:tc>
        <w:tc>
          <w:tcPr>
            <w:tcW w:w="1559" w:type="dxa"/>
          </w:tcPr>
          <w:p w14:paraId="4DF074A8" w14:textId="6E731860"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CB8391C" w14:textId="1904F70E"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6273A61C"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5F837068"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B4D07C" w14:textId="2912DE2B"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CWBSB-63</w:t>
            </w:r>
          </w:p>
        </w:tc>
        <w:tc>
          <w:tcPr>
            <w:tcW w:w="4820" w:type="dxa"/>
          </w:tcPr>
          <w:p w14:paraId="4AAEDFDE" w14:textId="1C63BFC7"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'Authorised Signer Qualifying Questions' Page</w:t>
            </w:r>
          </w:p>
        </w:tc>
        <w:tc>
          <w:tcPr>
            <w:tcW w:w="1559" w:type="dxa"/>
          </w:tcPr>
          <w:p w14:paraId="31CF11AE" w14:textId="3A141099"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6FE6055E" w14:textId="1E4E31E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6668DA16"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4742DEB5"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507C2DA2" w14:textId="3974F651"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CWBSB-72</w:t>
            </w:r>
          </w:p>
        </w:tc>
        <w:tc>
          <w:tcPr>
            <w:tcW w:w="4820" w:type="dxa"/>
          </w:tcPr>
          <w:p w14:paraId="46EF7040" w14:textId="26BC4D71"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FORM: Build 'Authorised Signer </w:t>
            </w:r>
            <w:proofErr w:type="spellStart"/>
            <w:r w:rsidRPr="000C4C44">
              <w:rPr>
                <w:rFonts w:ascii="Calibri" w:hAnsi="Calibri" w:cs="Calibri"/>
                <w:color w:val="000000"/>
                <w:sz w:val="18"/>
                <w:szCs w:val="18"/>
              </w:rPr>
              <w:t>eConsent</w:t>
            </w:r>
            <w:proofErr w:type="spellEnd"/>
            <w:r w:rsidRPr="000C4C44">
              <w:rPr>
                <w:rFonts w:ascii="Calibri" w:hAnsi="Calibri" w:cs="Calibri"/>
                <w:color w:val="000000"/>
                <w:sz w:val="18"/>
                <w:szCs w:val="18"/>
              </w:rPr>
              <w:t>' Page</w:t>
            </w:r>
          </w:p>
        </w:tc>
        <w:tc>
          <w:tcPr>
            <w:tcW w:w="1559" w:type="dxa"/>
          </w:tcPr>
          <w:p w14:paraId="6AB21D44" w14:textId="0BD44E3E"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4E19A79F" w14:textId="706405E4"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49406A82"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457DB8DD"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66ABA7" w14:textId="3E5A27EE"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CWBSB-101</w:t>
            </w:r>
          </w:p>
        </w:tc>
        <w:tc>
          <w:tcPr>
            <w:tcW w:w="4820" w:type="dxa"/>
          </w:tcPr>
          <w:p w14:paraId="5CD42711" w14:textId="4951AC43"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Business Customer Form &amp; Narrative Integration</w:t>
            </w:r>
          </w:p>
        </w:tc>
        <w:tc>
          <w:tcPr>
            <w:tcW w:w="1559" w:type="dxa"/>
          </w:tcPr>
          <w:p w14:paraId="51EBABB0" w14:textId="4C1F186A"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59266A15" w14:textId="575E057B"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31C09E17"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A83D950"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0329CE54" w14:textId="06FA11AD"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CWBSB-110</w:t>
            </w:r>
          </w:p>
        </w:tc>
        <w:tc>
          <w:tcPr>
            <w:tcW w:w="4820" w:type="dxa"/>
          </w:tcPr>
          <w:p w14:paraId="75DD3066" w14:textId="79C8F1B6"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Applicant Customer Form &amp; Narrative Integration</w:t>
            </w:r>
          </w:p>
        </w:tc>
        <w:tc>
          <w:tcPr>
            <w:tcW w:w="1559" w:type="dxa"/>
          </w:tcPr>
          <w:p w14:paraId="4196A8A0" w14:textId="588E5164"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4BCFDE5D" w14:textId="229D8AD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00926045"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2941977C"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F3485E9" w14:textId="3AD3A255"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CWBSB-112</w:t>
            </w:r>
          </w:p>
        </w:tc>
        <w:tc>
          <w:tcPr>
            <w:tcW w:w="4820" w:type="dxa"/>
          </w:tcPr>
          <w:p w14:paraId="1D023BA9" w14:textId="0BCCBC68"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SERVICE: Create Applicant Contact Log </w:t>
            </w:r>
            <w:proofErr w:type="gramStart"/>
            <w:r w:rsidRPr="000C4C44">
              <w:rPr>
                <w:rFonts w:ascii="Calibri" w:hAnsi="Calibri" w:cs="Calibri"/>
                <w:color w:val="000000"/>
                <w:sz w:val="18"/>
                <w:szCs w:val="18"/>
              </w:rPr>
              <w:t>Full Service</w:t>
            </w:r>
            <w:proofErr w:type="gramEnd"/>
            <w:r w:rsidRPr="000C4C44">
              <w:rPr>
                <w:rFonts w:ascii="Calibri" w:hAnsi="Calibri" w:cs="Calibri"/>
                <w:color w:val="000000"/>
                <w:sz w:val="18"/>
                <w:szCs w:val="18"/>
              </w:rPr>
              <w:t xml:space="preserve"> Integration Testing</w:t>
            </w:r>
          </w:p>
        </w:tc>
        <w:tc>
          <w:tcPr>
            <w:tcW w:w="1559" w:type="dxa"/>
          </w:tcPr>
          <w:p w14:paraId="79B795F0" w14:textId="0FA91DDC"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3000656" w14:textId="0AF2A27B"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02FFC552"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25FFC62B"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545D2878" w14:textId="58DB12D3"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CWBSB-113</w:t>
            </w:r>
          </w:p>
        </w:tc>
        <w:tc>
          <w:tcPr>
            <w:tcW w:w="4820" w:type="dxa"/>
          </w:tcPr>
          <w:p w14:paraId="14E66BD2" w14:textId="03B87E0F"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Applicant Contact Log Form &amp; Narrative Integration</w:t>
            </w:r>
          </w:p>
        </w:tc>
        <w:tc>
          <w:tcPr>
            <w:tcW w:w="1559" w:type="dxa"/>
          </w:tcPr>
          <w:p w14:paraId="66C3242A" w14:textId="2D21DBB7"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674F4708" w14:textId="4254CB26"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6764EDB2"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533D9B6A"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06226CD" w14:textId="4B990031"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CWBSB-122</w:t>
            </w:r>
          </w:p>
        </w:tc>
        <w:tc>
          <w:tcPr>
            <w:tcW w:w="4820" w:type="dxa"/>
          </w:tcPr>
          <w:p w14:paraId="307775BE" w14:textId="3F35E58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Authorized Signer Customer Form &amp; Narrative Integration</w:t>
            </w:r>
          </w:p>
        </w:tc>
        <w:tc>
          <w:tcPr>
            <w:tcW w:w="1559" w:type="dxa"/>
          </w:tcPr>
          <w:p w14:paraId="71ECC9BF" w14:textId="53A05D01"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2404886B" w14:textId="4C0F50B1"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5CF2373A"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3F2D855"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7D800832" w14:textId="1A04A598"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CWBSB-148</w:t>
            </w:r>
          </w:p>
        </w:tc>
        <w:tc>
          <w:tcPr>
            <w:tcW w:w="4820" w:type="dxa"/>
          </w:tcPr>
          <w:p w14:paraId="33C76C70" w14:textId="336668C6"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Combine Authorized Signer Data into Primary Application [Not CWB Testable]</w:t>
            </w:r>
          </w:p>
        </w:tc>
        <w:tc>
          <w:tcPr>
            <w:tcW w:w="1559" w:type="dxa"/>
          </w:tcPr>
          <w:p w14:paraId="0497CB59" w14:textId="09E921E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4E60D3D2" w14:textId="7C5FED1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73AB0BDB"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40A6AAF7"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61ED74" w14:textId="57033651"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CWBSB-166</w:t>
            </w:r>
          </w:p>
        </w:tc>
        <w:tc>
          <w:tcPr>
            <w:tcW w:w="4820" w:type="dxa"/>
          </w:tcPr>
          <w:p w14:paraId="45DF33F0" w14:textId="2355CECA"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'Authorized Signer Contact Info' Page</w:t>
            </w:r>
          </w:p>
        </w:tc>
        <w:tc>
          <w:tcPr>
            <w:tcW w:w="1559" w:type="dxa"/>
          </w:tcPr>
          <w:p w14:paraId="1ED84BE4" w14:textId="20E0CDFE"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6AE42B2A" w14:textId="4182F69E"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4E58D315"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588FD33B"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54F99381" w14:textId="28E2A7FC"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CWBSB-167</w:t>
            </w:r>
          </w:p>
        </w:tc>
        <w:tc>
          <w:tcPr>
            <w:tcW w:w="4820" w:type="dxa"/>
          </w:tcPr>
          <w:p w14:paraId="059CAA89" w14:textId="06E1DD17"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'Authorized Signer Verify Mobile' Page</w:t>
            </w:r>
          </w:p>
        </w:tc>
        <w:tc>
          <w:tcPr>
            <w:tcW w:w="1559" w:type="dxa"/>
          </w:tcPr>
          <w:p w14:paraId="6647081C" w14:textId="0EE14F4C"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4E0EF8CE" w14:textId="7FF862B1"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2F6BE07C"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6C99355F"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A764A3" w14:textId="60F36872"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CWBSB-190</w:t>
            </w:r>
          </w:p>
        </w:tc>
        <w:tc>
          <w:tcPr>
            <w:tcW w:w="4820" w:type="dxa"/>
          </w:tcPr>
          <w:p w14:paraId="50CC91C3" w14:textId="525D7E63"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'Disclosures-Tax Residency' Page</w:t>
            </w:r>
          </w:p>
        </w:tc>
        <w:tc>
          <w:tcPr>
            <w:tcW w:w="1559" w:type="dxa"/>
          </w:tcPr>
          <w:p w14:paraId="5300C9CB" w14:textId="4E574B44"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604A566C" w14:textId="481EA89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1EE259BC"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5A6FBF8E"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4CA16091" w14:textId="44432A44"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lastRenderedPageBreak/>
              <w:t>CWBSB-245</w:t>
            </w:r>
          </w:p>
        </w:tc>
        <w:tc>
          <w:tcPr>
            <w:tcW w:w="4820" w:type="dxa"/>
          </w:tcPr>
          <w:p w14:paraId="6602799C" w14:textId="629203F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Authorized Signer 'Existing Customer Check' Page</w:t>
            </w:r>
          </w:p>
        </w:tc>
        <w:tc>
          <w:tcPr>
            <w:tcW w:w="1559" w:type="dxa"/>
          </w:tcPr>
          <w:p w14:paraId="080034D6" w14:textId="48D5875F"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0AF79D15" w14:textId="055C58D2"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Ready for Review</w:t>
            </w:r>
          </w:p>
        </w:tc>
        <w:tc>
          <w:tcPr>
            <w:tcW w:w="992" w:type="dxa"/>
            <w:vAlign w:val="center"/>
          </w:tcPr>
          <w:p w14:paraId="5851EFF7"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7C420564"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1488D9" w14:textId="64FCEF79"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CWBSB-247</w:t>
            </w:r>
          </w:p>
        </w:tc>
        <w:tc>
          <w:tcPr>
            <w:tcW w:w="4820" w:type="dxa"/>
          </w:tcPr>
          <w:p w14:paraId="0AD2B3A5" w14:textId="6C003CFF"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INTEGRATION: Populate new T24 DCO CHANNEL field in create CIF service</w:t>
            </w:r>
          </w:p>
        </w:tc>
        <w:tc>
          <w:tcPr>
            <w:tcW w:w="1559" w:type="dxa"/>
          </w:tcPr>
          <w:p w14:paraId="50426701" w14:textId="13FC9D46"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E7675B2" w14:textId="3904BF0E"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418DE975"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1327765C"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1BBA59A0" w14:textId="6030EFA8"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CWBSB-254</w:t>
            </w:r>
          </w:p>
        </w:tc>
        <w:tc>
          <w:tcPr>
            <w:tcW w:w="4820" w:type="dxa"/>
          </w:tcPr>
          <w:p w14:paraId="570D22AB" w14:textId="5066E4F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'Await Authorized Signers' Page</w:t>
            </w:r>
          </w:p>
        </w:tc>
        <w:tc>
          <w:tcPr>
            <w:tcW w:w="1559" w:type="dxa"/>
          </w:tcPr>
          <w:p w14:paraId="2DF7E844" w14:textId="062259F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A9652FF" w14:textId="6EE26FC9"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Awaiting Information</w:t>
            </w:r>
          </w:p>
        </w:tc>
        <w:tc>
          <w:tcPr>
            <w:tcW w:w="992" w:type="dxa"/>
            <w:vAlign w:val="center"/>
          </w:tcPr>
          <w:p w14:paraId="13FAAF65"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1906A8E9"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F45187" w14:textId="166A7E8C"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CWBSB-255</w:t>
            </w:r>
          </w:p>
        </w:tc>
        <w:tc>
          <w:tcPr>
            <w:tcW w:w="4820" w:type="dxa"/>
          </w:tcPr>
          <w:p w14:paraId="16E8AB65" w14:textId="0E8577C9"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'Unable to Resume' Page</w:t>
            </w:r>
          </w:p>
        </w:tc>
        <w:tc>
          <w:tcPr>
            <w:tcW w:w="1559" w:type="dxa"/>
          </w:tcPr>
          <w:p w14:paraId="77040533" w14:textId="7FE7530C"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048689D" w14:textId="6869FC40"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24E24F3D"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15894091"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2F8AACA4" w14:textId="315112F7"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CWBSB-258</w:t>
            </w:r>
          </w:p>
        </w:tc>
        <w:tc>
          <w:tcPr>
            <w:tcW w:w="4820" w:type="dxa"/>
          </w:tcPr>
          <w:p w14:paraId="760DD9AE" w14:textId="0E51695F"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EMAIL: Build 'Manual IDV Instructions' Email Notification</w:t>
            </w:r>
          </w:p>
        </w:tc>
        <w:tc>
          <w:tcPr>
            <w:tcW w:w="1559" w:type="dxa"/>
          </w:tcPr>
          <w:p w14:paraId="0C64DAB4" w14:textId="44FF1E0F"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426F3D9" w14:textId="0A30F421"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3565981C"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6951956E"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7EBEB6" w14:textId="64441A9B"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CWBSB-283</w:t>
            </w:r>
          </w:p>
        </w:tc>
        <w:tc>
          <w:tcPr>
            <w:tcW w:w="4820" w:type="dxa"/>
          </w:tcPr>
          <w:p w14:paraId="12672343" w14:textId="23BD95E2"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SERVICE: Check for Applicant Duplicate CIF </w:t>
            </w:r>
            <w:proofErr w:type="gramStart"/>
            <w:r w:rsidRPr="000C4C44">
              <w:rPr>
                <w:rFonts w:ascii="Calibri" w:hAnsi="Calibri" w:cs="Calibri"/>
                <w:color w:val="000000"/>
                <w:sz w:val="18"/>
                <w:szCs w:val="18"/>
              </w:rPr>
              <w:t>Full Service</w:t>
            </w:r>
            <w:proofErr w:type="gramEnd"/>
            <w:r w:rsidRPr="000C4C44">
              <w:rPr>
                <w:rFonts w:ascii="Calibri" w:hAnsi="Calibri" w:cs="Calibri"/>
                <w:color w:val="000000"/>
                <w:sz w:val="18"/>
                <w:szCs w:val="18"/>
              </w:rPr>
              <w:t xml:space="preserve"> Integration Testing</w:t>
            </w:r>
          </w:p>
        </w:tc>
        <w:tc>
          <w:tcPr>
            <w:tcW w:w="1559" w:type="dxa"/>
          </w:tcPr>
          <w:p w14:paraId="19C07E56" w14:textId="13123ED4"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08BB572D" w14:textId="3E00FE44"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Ready for Review</w:t>
            </w:r>
          </w:p>
        </w:tc>
        <w:tc>
          <w:tcPr>
            <w:tcW w:w="992" w:type="dxa"/>
            <w:vAlign w:val="center"/>
          </w:tcPr>
          <w:p w14:paraId="160C1A17"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6CCBA132"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79DE9C30" w14:textId="3B2BD652"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CWBSB-293</w:t>
            </w:r>
          </w:p>
        </w:tc>
        <w:tc>
          <w:tcPr>
            <w:tcW w:w="4820" w:type="dxa"/>
          </w:tcPr>
          <w:p w14:paraId="6C1AC79C" w14:textId="1BC9CBC0"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SERVICE: Check for Duplicate Authorized Signer CIF </w:t>
            </w:r>
            <w:proofErr w:type="gramStart"/>
            <w:r w:rsidRPr="000C4C44">
              <w:rPr>
                <w:rFonts w:ascii="Calibri" w:hAnsi="Calibri" w:cs="Calibri"/>
                <w:color w:val="000000"/>
                <w:sz w:val="18"/>
                <w:szCs w:val="18"/>
              </w:rPr>
              <w:t>Full Service</w:t>
            </w:r>
            <w:proofErr w:type="gramEnd"/>
            <w:r w:rsidRPr="000C4C44">
              <w:rPr>
                <w:rFonts w:ascii="Calibri" w:hAnsi="Calibri" w:cs="Calibri"/>
                <w:color w:val="000000"/>
                <w:sz w:val="18"/>
                <w:szCs w:val="18"/>
              </w:rPr>
              <w:t xml:space="preserve"> Integration</w:t>
            </w:r>
          </w:p>
        </w:tc>
        <w:tc>
          <w:tcPr>
            <w:tcW w:w="1559" w:type="dxa"/>
          </w:tcPr>
          <w:p w14:paraId="5A689458" w14:textId="472759D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90FEABA" w14:textId="4BAE2622"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Ready for Review</w:t>
            </w:r>
          </w:p>
        </w:tc>
        <w:tc>
          <w:tcPr>
            <w:tcW w:w="992" w:type="dxa"/>
            <w:vAlign w:val="center"/>
          </w:tcPr>
          <w:p w14:paraId="72ACDDF3"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0FB273D9"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F3E6FC" w14:textId="279A54ED"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CWBSB-294</w:t>
            </w:r>
          </w:p>
        </w:tc>
        <w:tc>
          <w:tcPr>
            <w:tcW w:w="4820" w:type="dxa"/>
          </w:tcPr>
          <w:p w14:paraId="59F13A12" w14:textId="66B8C93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FORM: Build 'Owners, Directors and Signers' Page</w:t>
            </w:r>
          </w:p>
        </w:tc>
        <w:tc>
          <w:tcPr>
            <w:tcW w:w="1559" w:type="dxa"/>
          </w:tcPr>
          <w:p w14:paraId="164DAD4B" w14:textId="72F9B373"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3CFDC72D" w14:textId="70663F7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6ECED446"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03B778E"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4C130D65" w14:textId="5A0BF089"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CWBSB-302</w:t>
            </w:r>
          </w:p>
        </w:tc>
        <w:tc>
          <w:tcPr>
            <w:tcW w:w="4820" w:type="dxa"/>
          </w:tcPr>
          <w:p w14:paraId="11F5B310" w14:textId="1717A26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Expired Message from </w:t>
            </w:r>
            <w:proofErr w:type="spellStart"/>
            <w:r w:rsidRPr="000C4C44">
              <w:rPr>
                <w:rFonts w:ascii="Calibri" w:hAnsi="Calibri" w:cs="Calibri"/>
                <w:color w:val="000000"/>
                <w:sz w:val="18"/>
                <w:szCs w:val="18"/>
              </w:rPr>
              <w:t>reCAPTCHA</w:t>
            </w:r>
            <w:proofErr w:type="spellEnd"/>
            <w:r w:rsidRPr="000C4C44">
              <w:rPr>
                <w:rFonts w:ascii="Calibri" w:hAnsi="Calibri" w:cs="Calibri"/>
                <w:color w:val="000000"/>
                <w:sz w:val="18"/>
                <w:szCs w:val="18"/>
              </w:rPr>
              <w:t xml:space="preserve"> is cut off</w:t>
            </w:r>
          </w:p>
        </w:tc>
        <w:tc>
          <w:tcPr>
            <w:tcW w:w="1559" w:type="dxa"/>
          </w:tcPr>
          <w:p w14:paraId="19E31859" w14:textId="1D9D4EF0"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3829D644" w14:textId="36EA022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380DB091"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59B904A2"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664401" w14:textId="00BDC261"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CWBSB-351</w:t>
            </w:r>
          </w:p>
        </w:tc>
        <w:tc>
          <w:tcPr>
            <w:tcW w:w="4820" w:type="dxa"/>
          </w:tcPr>
          <w:p w14:paraId="624B7D6E" w14:textId="0AD6B3DF"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UX: Mobile ID Scan Page - Scan of Image is not Left Align</w:t>
            </w:r>
          </w:p>
        </w:tc>
        <w:tc>
          <w:tcPr>
            <w:tcW w:w="1559" w:type="dxa"/>
          </w:tcPr>
          <w:p w14:paraId="0517CD7A" w14:textId="4A61C8D8"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7D326CDA" w14:textId="2462DA2A"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1286D57E"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75C73226"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29F3AE18" w14:textId="69BF2111"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CWBSB-360</w:t>
            </w:r>
          </w:p>
        </w:tc>
        <w:tc>
          <w:tcPr>
            <w:tcW w:w="4820" w:type="dxa"/>
          </w:tcPr>
          <w:p w14:paraId="046A9023" w14:textId="64647136"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Auth Signer Job Controller [Not Testable]</w:t>
            </w:r>
          </w:p>
        </w:tc>
        <w:tc>
          <w:tcPr>
            <w:tcW w:w="1559" w:type="dxa"/>
          </w:tcPr>
          <w:p w14:paraId="072831C9" w14:textId="7F5852F9"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2C0A9FCC" w14:textId="7A7412DD"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2EA11C4B"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503322B0"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5DBD1E4" w14:textId="7C5819A7"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CWBSB-370</w:t>
            </w:r>
          </w:p>
        </w:tc>
        <w:tc>
          <w:tcPr>
            <w:tcW w:w="4820" w:type="dxa"/>
          </w:tcPr>
          <w:p w14:paraId="0D0FFBDC" w14:textId="5ADD113B"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Get Oops Error Page with HTTP Post Error for a Few Applications </w:t>
            </w:r>
            <w:proofErr w:type="gramStart"/>
            <w:r w:rsidRPr="000C4C44">
              <w:rPr>
                <w:rFonts w:ascii="Calibri" w:hAnsi="Calibri" w:cs="Calibri"/>
                <w:color w:val="000000"/>
                <w:sz w:val="18"/>
                <w:szCs w:val="18"/>
              </w:rPr>
              <w:t>Tracking  9</w:t>
            </w:r>
            <w:proofErr w:type="gramEnd"/>
            <w:r w:rsidRPr="000C4C44">
              <w:rPr>
                <w:rFonts w:ascii="Calibri" w:hAnsi="Calibri" w:cs="Calibri"/>
                <w:color w:val="000000"/>
                <w:sz w:val="18"/>
                <w:szCs w:val="18"/>
              </w:rPr>
              <w:t>QS8WM7 &amp; BWMMXSV</w:t>
            </w:r>
          </w:p>
        </w:tc>
        <w:tc>
          <w:tcPr>
            <w:tcW w:w="1559" w:type="dxa"/>
          </w:tcPr>
          <w:p w14:paraId="393DED48" w14:textId="5204A497"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17C4AC24" w14:textId="172B1BE2"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Backlog</w:t>
            </w:r>
          </w:p>
        </w:tc>
        <w:tc>
          <w:tcPr>
            <w:tcW w:w="992" w:type="dxa"/>
            <w:vAlign w:val="center"/>
          </w:tcPr>
          <w:p w14:paraId="6F0C9168"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C3DD04A"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54C6A6F5" w14:textId="6DEADE1F"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CWBSB-371</w:t>
            </w:r>
          </w:p>
        </w:tc>
        <w:tc>
          <w:tcPr>
            <w:tcW w:w="4820" w:type="dxa"/>
          </w:tcPr>
          <w:p w14:paraId="63FFE9DB" w14:textId="6658355C"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roofErr w:type="spellStart"/>
            <w:r w:rsidRPr="000C4C44">
              <w:rPr>
                <w:rFonts w:ascii="Calibri" w:hAnsi="Calibri" w:cs="Calibri"/>
                <w:color w:val="000000"/>
                <w:sz w:val="18"/>
                <w:szCs w:val="18"/>
              </w:rPr>
              <w:t>Flinks</w:t>
            </w:r>
            <w:proofErr w:type="spellEnd"/>
            <w:r w:rsidRPr="000C4C44">
              <w:rPr>
                <w:rFonts w:ascii="Calibri" w:hAnsi="Calibri" w:cs="Calibri"/>
                <w:color w:val="000000"/>
                <w:sz w:val="18"/>
                <w:szCs w:val="18"/>
              </w:rPr>
              <w:t xml:space="preserve"> Failure - Tracking 9QS8WM7</w:t>
            </w:r>
          </w:p>
        </w:tc>
        <w:tc>
          <w:tcPr>
            <w:tcW w:w="1559" w:type="dxa"/>
          </w:tcPr>
          <w:p w14:paraId="6BBB6321" w14:textId="6BD97D92"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0ED6CA66" w14:textId="11B34D64"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Backlog</w:t>
            </w:r>
          </w:p>
        </w:tc>
        <w:tc>
          <w:tcPr>
            <w:tcW w:w="992" w:type="dxa"/>
            <w:vAlign w:val="center"/>
          </w:tcPr>
          <w:p w14:paraId="611F63A0"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7BD8D554"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A6C4E39" w14:textId="6103EC0D"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CWBSB-378</w:t>
            </w:r>
          </w:p>
        </w:tc>
        <w:tc>
          <w:tcPr>
            <w:tcW w:w="4820" w:type="dxa"/>
          </w:tcPr>
          <w:p w14:paraId="6801A20B" w14:textId="6E83A28F"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 xml:space="preserve">Manual IDV Page - The word "e-mail" on the </w:t>
            </w:r>
            <w:proofErr w:type="gramStart"/>
            <w:r w:rsidRPr="000C4C44">
              <w:rPr>
                <w:rFonts w:ascii="Calibri" w:hAnsi="Calibri" w:cs="Calibri"/>
                <w:color w:val="000000"/>
                <w:sz w:val="18"/>
                <w:szCs w:val="18"/>
              </w:rPr>
              <w:t>Page  needs</w:t>
            </w:r>
            <w:proofErr w:type="gramEnd"/>
            <w:r w:rsidRPr="000C4C44">
              <w:rPr>
                <w:rFonts w:ascii="Calibri" w:hAnsi="Calibri" w:cs="Calibri"/>
                <w:color w:val="000000"/>
                <w:sz w:val="18"/>
                <w:szCs w:val="18"/>
              </w:rPr>
              <w:t xml:space="preserve"> to be spelt as "email"</w:t>
            </w:r>
          </w:p>
        </w:tc>
        <w:tc>
          <w:tcPr>
            <w:tcW w:w="1559" w:type="dxa"/>
          </w:tcPr>
          <w:p w14:paraId="21B268D3" w14:textId="26ACB8D7"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Change</w:t>
            </w:r>
          </w:p>
        </w:tc>
        <w:tc>
          <w:tcPr>
            <w:tcW w:w="2268" w:type="dxa"/>
          </w:tcPr>
          <w:p w14:paraId="546C1E8C" w14:textId="4B3BDCD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52DCCE07"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64D9BBD2"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0BD5D002" w14:textId="63CE9E12"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CWBSB-379</w:t>
            </w:r>
          </w:p>
        </w:tc>
        <w:tc>
          <w:tcPr>
            <w:tcW w:w="4820" w:type="dxa"/>
          </w:tcPr>
          <w:p w14:paraId="249987D0" w14:textId="09F31332"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Birthday, SIN &amp; Occupation Page Desktop- Calendar is cut-off at 100% View</w:t>
            </w:r>
          </w:p>
        </w:tc>
        <w:tc>
          <w:tcPr>
            <w:tcW w:w="1559" w:type="dxa"/>
          </w:tcPr>
          <w:p w14:paraId="30FBFB0C" w14:textId="0702830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4DDAD5F2" w14:textId="06AB71B3"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5F4E95E8"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47E9DB7A"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075FA1" w14:textId="6431AB46"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CWBSB-380</w:t>
            </w:r>
          </w:p>
        </w:tc>
        <w:tc>
          <w:tcPr>
            <w:tcW w:w="4820" w:type="dxa"/>
          </w:tcPr>
          <w:p w14:paraId="05EC4C07" w14:textId="550D62FD"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SERVICE: Create Applicant Customer Mock Service Integration Testing</w:t>
            </w:r>
          </w:p>
        </w:tc>
        <w:tc>
          <w:tcPr>
            <w:tcW w:w="1559" w:type="dxa"/>
          </w:tcPr>
          <w:p w14:paraId="552D6648" w14:textId="724C25D8"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Change</w:t>
            </w:r>
          </w:p>
        </w:tc>
        <w:tc>
          <w:tcPr>
            <w:tcW w:w="2268" w:type="dxa"/>
          </w:tcPr>
          <w:p w14:paraId="49B9CBC5" w14:textId="47C3BED1"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77CB28D1"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41EAAAE5"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7195B368" w14:textId="4BAD88D4"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CWBSB-381</w:t>
            </w:r>
          </w:p>
        </w:tc>
        <w:tc>
          <w:tcPr>
            <w:tcW w:w="4820" w:type="dxa"/>
          </w:tcPr>
          <w:p w14:paraId="17107FB0" w14:textId="1A56930B"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SERVICE: Create Business Customer Mock Service Integration Testing</w:t>
            </w:r>
          </w:p>
        </w:tc>
        <w:tc>
          <w:tcPr>
            <w:tcW w:w="1559" w:type="dxa"/>
          </w:tcPr>
          <w:p w14:paraId="6EFF53C8" w14:textId="25BF0730"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Change</w:t>
            </w:r>
          </w:p>
        </w:tc>
        <w:tc>
          <w:tcPr>
            <w:tcW w:w="2268" w:type="dxa"/>
          </w:tcPr>
          <w:p w14:paraId="543E1F7C" w14:textId="4D90C5D4"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6E4AAD63"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3895D088"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2AAFDD0" w14:textId="58E0130A"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CWBSB-384</w:t>
            </w:r>
          </w:p>
        </w:tc>
        <w:tc>
          <w:tcPr>
            <w:tcW w:w="4820" w:type="dxa"/>
          </w:tcPr>
          <w:p w14:paraId="54D8009C" w14:textId="7308790F"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SERVICE: Create Authorized Signer Customer Mock Service Integration Testing</w:t>
            </w:r>
          </w:p>
        </w:tc>
        <w:tc>
          <w:tcPr>
            <w:tcW w:w="1559" w:type="dxa"/>
          </w:tcPr>
          <w:p w14:paraId="7D9C37A9" w14:textId="5E572631"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Change</w:t>
            </w:r>
          </w:p>
        </w:tc>
        <w:tc>
          <w:tcPr>
            <w:tcW w:w="2268" w:type="dxa"/>
          </w:tcPr>
          <w:p w14:paraId="6D104A2C" w14:textId="38131C05"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24FA7CE3"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7F7A14E0"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666DB07E" w14:textId="0A25DD87"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CWBSB-401</w:t>
            </w:r>
          </w:p>
        </w:tc>
        <w:tc>
          <w:tcPr>
            <w:tcW w:w="4820" w:type="dxa"/>
          </w:tcPr>
          <w:p w14:paraId="1918CFBB" w14:textId="2668F0D9"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Business Duplicate CIF Check Form &amp; Narrative Integration</w:t>
            </w:r>
          </w:p>
        </w:tc>
        <w:tc>
          <w:tcPr>
            <w:tcW w:w="1559" w:type="dxa"/>
          </w:tcPr>
          <w:p w14:paraId="67E5F95F" w14:textId="7BE97F2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C9C9371" w14:textId="20FA71E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Blocked</w:t>
            </w:r>
          </w:p>
        </w:tc>
        <w:tc>
          <w:tcPr>
            <w:tcW w:w="992" w:type="dxa"/>
            <w:vAlign w:val="center"/>
          </w:tcPr>
          <w:p w14:paraId="1DD13F67"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04F8793E"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7FDA00" w14:textId="633C46EE"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lastRenderedPageBreak/>
              <w:t>CWBSB-402</w:t>
            </w:r>
          </w:p>
        </w:tc>
        <w:tc>
          <w:tcPr>
            <w:tcW w:w="4820" w:type="dxa"/>
          </w:tcPr>
          <w:p w14:paraId="08DAF8F6" w14:textId="5428DBF2"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Applicant Duplicate CIF Form &amp; Narrative Integration</w:t>
            </w:r>
          </w:p>
        </w:tc>
        <w:tc>
          <w:tcPr>
            <w:tcW w:w="1559" w:type="dxa"/>
          </w:tcPr>
          <w:p w14:paraId="538DA95E" w14:textId="2C002F74"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CA7573B" w14:textId="2E9489B7"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Ready for Development</w:t>
            </w:r>
          </w:p>
        </w:tc>
        <w:tc>
          <w:tcPr>
            <w:tcW w:w="992" w:type="dxa"/>
            <w:vAlign w:val="center"/>
          </w:tcPr>
          <w:p w14:paraId="3ACA7BB4"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0CD49DA0"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4B4FF2A0" w14:textId="68AD9E4F"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CWBSB-403</w:t>
            </w:r>
          </w:p>
        </w:tc>
        <w:tc>
          <w:tcPr>
            <w:tcW w:w="4820" w:type="dxa"/>
          </w:tcPr>
          <w:p w14:paraId="551BB951" w14:textId="617D6C45"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NARRATOR: Create Auth Signer Duplicate CIF Form &amp; Narrative Integration</w:t>
            </w:r>
          </w:p>
        </w:tc>
        <w:tc>
          <w:tcPr>
            <w:tcW w:w="1559" w:type="dxa"/>
          </w:tcPr>
          <w:p w14:paraId="23A1466C" w14:textId="639B94B6"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7D176995" w14:textId="6F5BEB0A"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Ready for Development</w:t>
            </w:r>
          </w:p>
        </w:tc>
        <w:tc>
          <w:tcPr>
            <w:tcW w:w="992" w:type="dxa"/>
            <w:vAlign w:val="center"/>
          </w:tcPr>
          <w:p w14:paraId="063A7CDB"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6DB79C38"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AFC237" w14:textId="20CE79F5"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CWBSB-421</w:t>
            </w:r>
          </w:p>
        </w:tc>
        <w:tc>
          <w:tcPr>
            <w:tcW w:w="4820" w:type="dxa"/>
          </w:tcPr>
          <w:p w14:paraId="18BA8F93" w14:textId="4CFB43EE"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Not Qualified Information Page- Submit See HTTP Post Error and Blank Page</w:t>
            </w:r>
          </w:p>
        </w:tc>
        <w:tc>
          <w:tcPr>
            <w:tcW w:w="1559" w:type="dxa"/>
          </w:tcPr>
          <w:p w14:paraId="4822BAD7" w14:textId="32BF99EA"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7766AC09" w14:textId="078549BF"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In Development</w:t>
            </w:r>
          </w:p>
        </w:tc>
        <w:tc>
          <w:tcPr>
            <w:tcW w:w="992" w:type="dxa"/>
            <w:vAlign w:val="center"/>
          </w:tcPr>
          <w:p w14:paraId="38E2BE9F"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0C4C44" w:rsidRPr="00062566" w14:paraId="37AA30D5" w14:textId="77777777" w:rsidTr="000C4C44">
        <w:tc>
          <w:tcPr>
            <w:cnfStyle w:val="001000000000" w:firstRow="0" w:lastRow="0" w:firstColumn="1" w:lastColumn="0" w:oddVBand="0" w:evenVBand="0" w:oddHBand="0" w:evenHBand="0" w:firstRowFirstColumn="0" w:firstRowLastColumn="0" w:lastRowFirstColumn="0" w:lastRowLastColumn="0"/>
            <w:tcW w:w="1129" w:type="dxa"/>
          </w:tcPr>
          <w:p w14:paraId="37F114F8" w14:textId="1D655247"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CWBSB-431</w:t>
            </w:r>
          </w:p>
        </w:tc>
        <w:tc>
          <w:tcPr>
            <w:tcW w:w="4820" w:type="dxa"/>
          </w:tcPr>
          <w:p w14:paraId="36BE350D" w14:textId="7B733023"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Prepare Standard File Upload Component Demo [Not CWB Testable]</w:t>
            </w:r>
          </w:p>
        </w:tc>
        <w:tc>
          <w:tcPr>
            <w:tcW w:w="1559" w:type="dxa"/>
          </w:tcPr>
          <w:p w14:paraId="3A060E16" w14:textId="613E4713"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Story</w:t>
            </w:r>
          </w:p>
        </w:tc>
        <w:tc>
          <w:tcPr>
            <w:tcW w:w="2268" w:type="dxa"/>
          </w:tcPr>
          <w:p w14:paraId="15573E15" w14:textId="16008101" w:rsidR="000C4C44" w:rsidRPr="000C4C44" w:rsidRDefault="000C4C44" w:rsidP="000C4C4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Backlog</w:t>
            </w:r>
          </w:p>
        </w:tc>
        <w:tc>
          <w:tcPr>
            <w:tcW w:w="992" w:type="dxa"/>
            <w:vAlign w:val="center"/>
          </w:tcPr>
          <w:p w14:paraId="4EF5682C" w14:textId="77777777" w:rsidR="000C4C44" w:rsidRPr="001810ED" w:rsidRDefault="000C4C44" w:rsidP="000C4C44">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0C4C44" w:rsidRPr="00062566" w14:paraId="6755EB2F" w14:textId="77777777" w:rsidTr="000C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2034D9" w14:textId="6E2D1BCF" w:rsidR="000C4C44" w:rsidRPr="000C4C44" w:rsidRDefault="000C4C44" w:rsidP="000C4C44">
            <w:pPr>
              <w:rPr>
                <w:rFonts w:ascii="Calibri" w:hAnsi="Calibri" w:cs="Calibri"/>
                <w:color w:val="000000"/>
                <w:sz w:val="18"/>
                <w:szCs w:val="18"/>
              </w:rPr>
            </w:pPr>
            <w:r w:rsidRPr="000C4C44">
              <w:rPr>
                <w:rFonts w:ascii="Calibri" w:hAnsi="Calibri" w:cs="Calibri"/>
                <w:color w:val="000000"/>
                <w:sz w:val="18"/>
                <w:szCs w:val="18"/>
              </w:rPr>
              <w:t>CWBSB-447</w:t>
            </w:r>
          </w:p>
        </w:tc>
        <w:tc>
          <w:tcPr>
            <w:tcW w:w="4820" w:type="dxa"/>
          </w:tcPr>
          <w:p w14:paraId="499817A9" w14:textId="722F1368"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C4C44">
              <w:rPr>
                <w:rFonts w:ascii="Calibri" w:hAnsi="Calibri" w:cs="Calibri"/>
                <w:color w:val="000000"/>
                <w:sz w:val="18"/>
                <w:szCs w:val="18"/>
              </w:rPr>
              <w:t>UX - Authorized Signer Form - Inline Help Icons needs to be Dark Teal</w:t>
            </w:r>
          </w:p>
        </w:tc>
        <w:tc>
          <w:tcPr>
            <w:tcW w:w="1559" w:type="dxa"/>
          </w:tcPr>
          <w:p w14:paraId="6AD09C63" w14:textId="3AFDEFCC"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Bug</w:t>
            </w:r>
          </w:p>
        </w:tc>
        <w:tc>
          <w:tcPr>
            <w:tcW w:w="2268" w:type="dxa"/>
          </w:tcPr>
          <w:p w14:paraId="600C74AE" w14:textId="05A7593B" w:rsidR="000C4C44" w:rsidRPr="000C4C44" w:rsidRDefault="000C4C44" w:rsidP="000C4C4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C4C44">
              <w:rPr>
                <w:rFonts w:ascii="Calibri" w:hAnsi="Calibri" w:cs="Calibri"/>
                <w:color w:val="000000"/>
                <w:sz w:val="16"/>
                <w:szCs w:val="16"/>
              </w:rPr>
              <w:t>Backlog</w:t>
            </w:r>
          </w:p>
        </w:tc>
        <w:tc>
          <w:tcPr>
            <w:tcW w:w="992" w:type="dxa"/>
            <w:vAlign w:val="center"/>
          </w:tcPr>
          <w:p w14:paraId="58E514A5" w14:textId="77777777" w:rsidR="000C4C44" w:rsidRPr="001810ED" w:rsidRDefault="000C4C44" w:rsidP="000C4C44">
            <w:pPr>
              <w:pStyle w:val="ListParagraph"/>
              <w:numPr>
                <w:ilvl w:val="0"/>
                <w:numId w:val="16"/>
              </w:numPr>
              <w:jc w:val="cente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66294" w:rsidRPr="007D0E7E" w14:paraId="4F84EC07"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C66294" w:rsidRPr="007D0E7E" w:rsidRDefault="00C66294" w:rsidP="009B4561">
            <w:pPr>
              <w:rPr>
                <w:rFonts w:ascii="Calibri" w:hAnsi="Calibri" w:cs="Calibri"/>
                <w:sz w:val="16"/>
                <w:szCs w:val="16"/>
              </w:rPr>
            </w:pPr>
          </w:p>
        </w:tc>
        <w:tc>
          <w:tcPr>
            <w:tcW w:w="4820" w:type="dxa"/>
          </w:tcPr>
          <w:p w14:paraId="7D021663" w14:textId="77777777" w:rsidR="00C66294" w:rsidRPr="007D0E7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p>
        </w:tc>
        <w:tc>
          <w:tcPr>
            <w:tcW w:w="1559" w:type="dxa"/>
          </w:tcPr>
          <w:p w14:paraId="5421CBED" w14:textId="77777777" w:rsidR="00C66294" w:rsidRPr="007D0E7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p>
        </w:tc>
        <w:tc>
          <w:tcPr>
            <w:tcW w:w="2268" w:type="dxa"/>
          </w:tcPr>
          <w:p w14:paraId="2F991598" w14:textId="77777777" w:rsidR="00C66294" w:rsidRPr="007D0E7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sidRPr="007D0E7E">
              <w:rPr>
                <w:rFonts w:ascii="Calibri" w:hAnsi="Calibri" w:cs="Calibri"/>
                <w:b/>
                <w:sz w:val="16"/>
                <w:szCs w:val="16"/>
              </w:rPr>
              <w:t>TOTAL</w:t>
            </w:r>
          </w:p>
        </w:tc>
        <w:tc>
          <w:tcPr>
            <w:tcW w:w="992" w:type="dxa"/>
          </w:tcPr>
          <w:p w14:paraId="1EDE4189" w14:textId="508C2032" w:rsidR="00C66294" w:rsidRPr="007D0E7E" w:rsidRDefault="00E9530B" w:rsidP="009B456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Pr>
                <w:rFonts w:ascii="Calibri" w:hAnsi="Calibri" w:cs="Calibri"/>
                <w:b/>
                <w:sz w:val="16"/>
                <w:szCs w:val="16"/>
              </w:rPr>
              <w:t xml:space="preserve">    </w:t>
            </w:r>
            <w:r w:rsidR="00C10EC7">
              <w:rPr>
                <w:rFonts w:ascii="Calibri" w:hAnsi="Calibri" w:cs="Calibri"/>
                <w:b/>
                <w:sz w:val="16"/>
                <w:szCs w:val="16"/>
              </w:rPr>
              <w:t>39</w:t>
            </w:r>
          </w:p>
        </w:tc>
      </w:tr>
    </w:tbl>
    <w:p w14:paraId="395F986B" w14:textId="77777777" w:rsidR="00C66294" w:rsidRDefault="00C66294" w:rsidP="00C66294">
      <w:pPr>
        <w:spacing w:before="0" w:after="0"/>
      </w:pPr>
    </w:p>
    <w:p w14:paraId="23670C7A" w14:textId="379CAD73" w:rsidR="00C66294" w:rsidRPr="003B3F1C" w:rsidRDefault="00C66294" w:rsidP="00C66294">
      <w:pPr>
        <w:pStyle w:val="Heading1"/>
        <w:rPr>
          <w:rFonts w:ascii="Calibri" w:hAnsi="Calibri" w:cs="Calibri"/>
          <w:sz w:val="16"/>
          <w:szCs w:val="16"/>
        </w:rPr>
      </w:pPr>
      <w:bookmarkStart w:id="53" w:name="_Toc54708264"/>
      <w:bookmarkStart w:id="54" w:name="_Toc63232513"/>
      <w:r w:rsidRPr="007D0E7E">
        <w:rPr>
          <w:rFonts w:ascii="Calibri" w:hAnsi="Calibri" w:cs="Calibri"/>
          <w:sz w:val="16"/>
          <w:szCs w:val="16"/>
        </w:rPr>
        <w:t>4</w:t>
      </w:r>
      <w:r w:rsidRPr="007D0E7E">
        <w:rPr>
          <w:rFonts w:ascii="Calibri" w:hAnsi="Calibri" w:cs="Calibri"/>
          <w:sz w:val="16"/>
          <w:szCs w:val="16"/>
        </w:rPr>
        <w:tab/>
        <w:t xml:space="preserve">Temenos Dev/QA Defects Fixed within this </w:t>
      </w:r>
      <w:bookmarkEnd w:id="52"/>
      <w:r w:rsidRPr="007D0E7E">
        <w:rPr>
          <w:rFonts w:ascii="Calibri" w:hAnsi="Calibri" w:cs="Calibri"/>
          <w:sz w:val="16"/>
          <w:szCs w:val="16"/>
        </w:rPr>
        <w:t xml:space="preserve">Sprint – Total </w:t>
      </w:r>
      <w:r>
        <w:rPr>
          <w:rFonts w:ascii="Calibri" w:hAnsi="Calibri" w:cs="Calibri"/>
          <w:sz w:val="16"/>
          <w:szCs w:val="16"/>
        </w:rPr>
        <w:t>–</w:t>
      </w:r>
      <w:r w:rsidRPr="007D0E7E">
        <w:rPr>
          <w:rFonts w:ascii="Calibri" w:hAnsi="Calibri" w:cs="Calibri"/>
          <w:sz w:val="16"/>
          <w:szCs w:val="16"/>
        </w:rPr>
        <w:t xml:space="preserve"> </w:t>
      </w:r>
      <w:bookmarkEnd w:id="53"/>
      <w:r w:rsidR="00C10EC7">
        <w:rPr>
          <w:rFonts w:ascii="Calibri" w:hAnsi="Calibri" w:cs="Calibri"/>
          <w:sz w:val="16"/>
          <w:szCs w:val="16"/>
        </w:rPr>
        <w:t>26</w:t>
      </w:r>
      <w:bookmarkEnd w:id="54"/>
    </w:p>
    <w:p w14:paraId="4356625C" w14:textId="77777777" w:rsidR="00C66294" w:rsidRPr="007D0E7E" w:rsidRDefault="00C66294" w:rsidP="00C66294">
      <w:pPr>
        <w:rPr>
          <w:rFonts w:ascii="Calibri" w:hAnsi="Calibri" w:cs="Calibri"/>
          <w:sz w:val="16"/>
          <w:szCs w:val="16"/>
        </w:rPr>
      </w:pPr>
      <w:r w:rsidRPr="007D0E7E">
        <w:rPr>
          <w:rFonts w:ascii="Calibri" w:hAnsi="Calibri" w:cs="Calibri"/>
          <w:sz w:val="16"/>
          <w:szCs w:val="16"/>
        </w:rPr>
        <w:t>The following defects have been included in this release as reported by Temenos Dev/QA</w:t>
      </w:r>
    </w:p>
    <w:tbl>
      <w:tblPr>
        <w:tblStyle w:val="PlainTable1"/>
        <w:tblW w:w="10910" w:type="dxa"/>
        <w:tblLook w:val="04A0" w:firstRow="1" w:lastRow="0" w:firstColumn="1" w:lastColumn="0" w:noHBand="0" w:noVBand="1"/>
      </w:tblPr>
      <w:tblGrid>
        <w:gridCol w:w="1102"/>
        <w:gridCol w:w="4705"/>
        <w:gridCol w:w="1134"/>
        <w:gridCol w:w="3119"/>
        <w:gridCol w:w="850"/>
      </w:tblGrid>
      <w:tr w:rsidR="00C66294" w:rsidRPr="007D0E7E" w14:paraId="5E013105"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2" w:type="dxa"/>
            <w:shd w:val="clear" w:color="auto" w:fill="D6EDF9" w:themeFill="accent2" w:themeFillTint="33"/>
            <w:vAlign w:val="center"/>
          </w:tcPr>
          <w:p w14:paraId="64084C8B" w14:textId="77777777" w:rsidR="00C66294" w:rsidRPr="00483386" w:rsidRDefault="00C66294" w:rsidP="009B4561">
            <w:pPr>
              <w:rPr>
                <w:rFonts w:ascii="Calibri" w:hAnsi="Calibri" w:cs="Calibri"/>
                <w:b w:val="0"/>
                <w:bCs w:val="0"/>
                <w:sz w:val="16"/>
                <w:szCs w:val="16"/>
              </w:rPr>
            </w:pPr>
            <w:r w:rsidRPr="00483386">
              <w:rPr>
                <w:rStyle w:val="BoldBlueLight"/>
                <w:rFonts w:ascii="Calibri" w:hAnsi="Calibri" w:cs="Calibri"/>
                <w:b/>
                <w:bCs/>
                <w:color w:val="003E75" w:themeColor="accent1"/>
                <w:sz w:val="16"/>
                <w:szCs w:val="16"/>
              </w:rPr>
              <w:t>Bug #</w:t>
            </w:r>
          </w:p>
        </w:tc>
        <w:tc>
          <w:tcPr>
            <w:tcW w:w="4705" w:type="dxa"/>
            <w:shd w:val="clear" w:color="auto" w:fill="D6EDF9" w:themeFill="accent2" w:themeFillTint="33"/>
            <w:vAlign w:val="center"/>
          </w:tcPr>
          <w:p w14:paraId="2D6D6AA1"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Description</w:t>
            </w:r>
          </w:p>
        </w:tc>
        <w:tc>
          <w:tcPr>
            <w:tcW w:w="1134" w:type="dxa"/>
            <w:shd w:val="clear" w:color="auto" w:fill="D6EDF9" w:themeFill="accent2" w:themeFillTint="33"/>
            <w:vAlign w:val="center"/>
          </w:tcPr>
          <w:p w14:paraId="59A07F2C" w14:textId="77777777" w:rsidR="00C66294" w:rsidRPr="00C66294"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6"/>
              </w:rPr>
            </w:pPr>
            <w:bookmarkStart w:id="55" w:name="_Toc47466129"/>
            <w:bookmarkStart w:id="56" w:name="_Toc47510641"/>
            <w:bookmarkStart w:id="57" w:name="_Toc52403004"/>
            <w:bookmarkStart w:id="58" w:name="_Toc52403087"/>
            <w:bookmarkStart w:id="59" w:name="_Toc53407184"/>
            <w:bookmarkStart w:id="60" w:name="_Toc53407859"/>
            <w:bookmarkStart w:id="61" w:name="_Toc53686502"/>
            <w:bookmarkStart w:id="62" w:name="_Toc53687090"/>
            <w:bookmarkStart w:id="63" w:name="_Toc54283067"/>
            <w:bookmarkStart w:id="64" w:name="_Toc54708265"/>
            <w:r w:rsidRPr="00C66294">
              <w:rPr>
                <w:rStyle w:val="BoldBlueLight"/>
                <w:rFonts w:ascii="Calibri" w:hAnsi="Calibri"/>
                <w:b/>
                <w:bCs/>
                <w:color w:val="003E75" w:themeColor="accent1"/>
                <w:sz w:val="16"/>
              </w:rPr>
              <w:t>Priority</w:t>
            </w:r>
            <w:bookmarkEnd w:id="55"/>
            <w:bookmarkEnd w:id="56"/>
            <w:bookmarkEnd w:id="57"/>
            <w:bookmarkEnd w:id="58"/>
            <w:bookmarkEnd w:id="59"/>
            <w:bookmarkEnd w:id="60"/>
            <w:bookmarkEnd w:id="61"/>
            <w:bookmarkEnd w:id="62"/>
            <w:bookmarkEnd w:id="63"/>
            <w:bookmarkEnd w:id="64"/>
          </w:p>
        </w:tc>
        <w:tc>
          <w:tcPr>
            <w:tcW w:w="3119" w:type="dxa"/>
            <w:shd w:val="clear" w:color="auto" w:fill="D6EDF9" w:themeFill="accent2" w:themeFillTint="33"/>
            <w:vAlign w:val="center"/>
          </w:tcPr>
          <w:p w14:paraId="7D3BAF45"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Outstanding Issues, Comments, Notes</w:t>
            </w:r>
          </w:p>
        </w:tc>
        <w:tc>
          <w:tcPr>
            <w:tcW w:w="850" w:type="dxa"/>
            <w:shd w:val="clear" w:color="auto" w:fill="D6EDF9" w:themeFill="accent2" w:themeFillTint="33"/>
            <w:vAlign w:val="center"/>
          </w:tcPr>
          <w:p w14:paraId="75BFE6AB"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6"/>
                <w:szCs w:val="16"/>
              </w:rPr>
            </w:pPr>
            <w:r w:rsidRPr="007D0E7E">
              <w:rPr>
                <w:rStyle w:val="BoldBlueLight"/>
                <w:rFonts w:ascii="Calibri" w:hAnsi="Calibri" w:cs="Calibri"/>
                <w:b/>
                <w:bCs/>
                <w:color w:val="003E75" w:themeColor="accent1"/>
                <w:sz w:val="16"/>
                <w:szCs w:val="16"/>
              </w:rPr>
              <w:t>N</w:t>
            </w:r>
            <w:r w:rsidRPr="007D0E7E">
              <w:rPr>
                <w:rStyle w:val="BoldBlueLight"/>
                <w:rFonts w:ascii="Calibri" w:hAnsi="Calibri" w:cs="Calibri"/>
                <w:b/>
                <w:color w:val="003E75" w:themeColor="accent1"/>
                <w:sz w:val="16"/>
                <w:szCs w:val="16"/>
              </w:rPr>
              <w:t>umber</w:t>
            </w:r>
          </w:p>
        </w:tc>
      </w:tr>
      <w:tr w:rsidR="00C10EC7" w:rsidRPr="007D0E7E" w14:paraId="1215CB09"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0B7AA9A7" w14:textId="57973BC1"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CWBSB-186</w:t>
            </w:r>
          </w:p>
        </w:tc>
        <w:tc>
          <w:tcPr>
            <w:tcW w:w="4705" w:type="dxa"/>
          </w:tcPr>
          <w:p w14:paraId="7BCB1433" w14:textId="2146AAFB"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Able to Advance to Next Page when Cannot Read ID Scan image</w:t>
            </w:r>
          </w:p>
        </w:tc>
        <w:tc>
          <w:tcPr>
            <w:tcW w:w="1134" w:type="dxa"/>
          </w:tcPr>
          <w:p w14:paraId="38D2F2FF" w14:textId="7FBC0774"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FC0EDE4" w14:textId="5816A403"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777301B7"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229CE73A"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6EC2733E" w14:textId="19782A78"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CWBSB-209</w:t>
            </w:r>
          </w:p>
        </w:tc>
        <w:tc>
          <w:tcPr>
            <w:tcW w:w="4705" w:type="dxa"/>
          </w:tcPr>
          <w:p w14:paraId="34CBF6FA" w14:textId="6051746B"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Authorized Signer page - starting Step 6 Fields/texts on every page is indented and not left-justified anymore</w:t>
            </w:r>
          </w:p>
        </w:tc>
        <w:tc>
          <w:tcPr>
            <w:tcW w:w="1134" w:type="dxa"/>
          </w:tcPr>
          <w:p w14:paraId="0FCEAC91" w14:textId="4BC422FE"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6BEDEB1"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6371DFA0"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4795A22E"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785F5756" w14:textId="3F1D4DFC"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CWBSB-273</w:t>
            </w:r>
          </w:p>
        </w:tc>
        <w:tc>
          <w:tcPr>
            <w:tcW w:w="4705" w:type="dxa"/>
          </w:tcPr>
          <w:p w14:paraId="7CA67214" w14:textId="22AA0582"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Step #Headings Do Not Match the Style in Figma</w:t>
            </w:r>
          </w:p>
        </w:tc>
        <w:tc>
          <w:tcPr>
            <w:tcW w:w="1134" w:type="dxa"/>
          </w:tcPr>
          <w:p w14:paraId="18736294" w14:textId="33A9DB1B"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1D997E3E" w14:textId="7777777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48CC606"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112C5244"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527B9BEC" w14:textId="39EBD3BD"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CWBSB-299</w:t>
            </w:r>
          </w:p>
        </w:tc>
        <w:tc>
          <w:tcPr>
            <w:tcW w:w="4705" w:type="dxa"/>
          </w:tcPr>
          <w:p w14:paraId="6B198513" w14:textId="14EC0570"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Getting HTTP Post error on Mobile</w:t>
            </w:r>
          </w:p>
        </w:tc>
        <w:tc>
          <w:tcPr>
            <w:tcW w:w="1134" w:type="dxa"/>
          </w:tcPr>
          <w:p w14:paraId="4D1309A9" w14:textId="4AEEBD08"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High</w:t>
            </w:r>
          </w:p>
        </w:tc>
        <w:tc>
          <w:tcPr>
            <w:tcW w:w="3119" w:type="dxa"/>
          </w:tcPr>
          <w:p w14:paraId="6E6677A0"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6C083028"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67004CB9"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6C5CA52F" w14:textId="3DEA0DA7"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CWBSB-300</w:t>
            </w:r>
          </w:p>
        </w:tc>
        <w:tc>
          <w:tcPr>
            <w:tcW w:w="4705" w:type="dxa"/>
          </w:tcPr>
          <w:p w14:paraId="3939FBE7" w14:textId="33269A66"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Error Message Style not per Spec on Mobile Verification Page</w:t>
            </w:r>
          </w:p>
        </w:tc>
        <w:tc>
          <w:tcPr>
            <w:tcW w:w="1134" w:type="dxa"/>
          </w:tcPr>
          <w:p w14:paraId="0081A244" w14:textId="217F959C"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83AB9E9" w14:textId="7777777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4FFAE3C1"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1782FB15"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118C430E" w14:textId="2F0FF6E7"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CWBSB-341</w:t>
            </w:r>
          </w:p>
        </w:tc>
        <w:tc>
          <w:tcPr>
            <w:tcW w:w="4705" w:type="dxa"/>
          </w:tcPr>
          <w:p w14:paraId="4CF52E80" w14:textId="494472AC"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UX: Existing Customer Check page on iPhone Safari the Radio buttons are not Position as Expected</w:t>
            </w:r>
          </w:p>
        </w:tc>
        <w:tc>
          <w:tcPr>
            <w:tcW w:w="1134" w:type="dxa"/>
          </w:tcPr>
          <w:p w14:paraId="7505CA1A" w14:textId="7D5DECF0"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7A272CF8"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4BF52B17"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4CDDCC60"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16E7136C" w14:textId="4FA3B104"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CWBSB-342</w:t>
            </w:r>
          </w:p>
        </w:tc>
        <w:tc>
          <w:tcPr>
            <w:tcW w:w="4705" w:type="dxa"/>
          </w:tcPr>
          <w:p w14:paraId="39E0D1F4" w14:textId="5DEF528A"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UX: Mobile - Button is too Long not Matching Figma</w:t>
            </w:r>
          </w:p>
        </w:tc>
        <w:tc>
          <w:tcPr>
            <w:tcW w:w="1134" w:type="dxa"/>
          </w:tcPr>
          <w:p w14:paraId="00E34E91" w14:textId="174DFA53"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2B49CABF" w14:textId="7777777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48F3D276"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23DEB087"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73F65663" w14:textId="0ED5CF64"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CWBSB-348</w:t>
            </w:r>
          </w:p>
        </w:tc>
        <w:tc>
          <w:tcPr>
            <w:tcW w:w="4705" w:type="dxa"/>
          </w:tcPr>
          <w:p w14:paraId="4C5D1A29" w14:textId="0211BD10"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IE - ID Scan Page has a flashing cursor in Upload here image</w:t>
            </w:r>
          </w:p>
        </w:tc>
        <w:tc>
          <w:tcPr>
            <w:tcW w:w="1134" w:type="dxa"/>
          </w:tcPr>
          <w:p w14:paraId="2AC17D06" w14:textId="12E20C0D"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Low</w:t>
            </w:r>
          </w:p>
        </w:tc>
        <w:tc>
          <w:tcPr>
            <w:tcW w:w="3119" w:type="dxa"/>
          </w:tcPr>
          <w:p w14:paraId="5BE618C2"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550B28E"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2364FE71"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3126F4B3" w14:textId="67B22EB6"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CWBSB-357</w:t>
            </w:r>
          </w:p>
        </w:tc>
        <w:tc>
          <w:tcPr>
            <w:tcW w:w="4705" w:type="dxa"/>
          </w:tcPr>
          <w:p w14:paraId="3E863FB5" w14:textId="3A2EBC27"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spellStart"/>
            <w:r w:rsidRPr="00C10EC7">
              <w:rPr>
                <w:rFonts w:ascii="Calibri" w:hAnsi="Calibri" w:cs="Calibri"/>
                <w:color w:val="000000"/>
                <w:sz w:val="18"/>
                <w:szCs w:val="18"/>
              </w:rPr>
              <w:t>CanadaPost</w:t>
            </w:r>
            <w:proofErr w:type="spellEnd"/>
            <w:r w:rsidRPr="00C10EC7">
              <w:rPr>
                <w:rFonts w:ascii="Calibri" w:hAnsi="Calibri" w:cs="Calibri"/>
                <w:color w:val="000000"/>
                <w:sz w:val="18"/>
                <w:szCs w:val="18"/>
              </w:rPr>
              <w:t xml:space="preserve"> type ahead for an address that includes a PO Box, the </w:t>
            </w:r>
            <w:proofErr w:type="spellStart"/>
            <w:r w:rsidRPr="00C10EC7">
              <w:rPr>
                <w:rFonts w:ascii="Calibri" w:hAnsi="Calibri" w:cs="Calibri"/>
                <w:color w:val="000000"/>
                <w:sz w:val="18"/>
                <w:szCs w:val="18"/>
              </w:rPr>
              <w:t>poBoxNumber</w:t>
            </w:r>
            <w:proofErr w:type="spellEnd"/>
            <w:r w:rsidRPr="00C10EC7">
              <w:rPr>
                <w:rFonts w:ascii="Calibri" w:hAnsi="Calibri" w:cs="Calibri"/>
                <w:color w:val="000000"/>
                <w:sz w:val="18"/>
                <w:szCs w:val="18"/>
              </w:rPr>
              <w:t xml:space="preserve"> field is not stored in the </w:t>
            </w:r>
            <w:proofErr w:type="spellStart"/>
            <w:r w:rsidRPr="00C10EC7">
              <w:rPr>
                <w:rFonts w:ascii="Calibri" w:hAnsi="Calibri" w:cs="Calibri"/>
                <w:color w:val="000000"/>
                <w:sz w:val="18"/>
                <w:szCs w:val="18"/>
              </w:rPr>
              <w:t>Txn</w:t>
            </w:r>
            <w:proofErr w:type="spellEnd"/>
            <w:r w:rsidRPr="00C10EC7">
              <w:rPr>
                <w:rFonts w:ascii="Calibri" w:hAnsi="Calibri" w:cs="Calibri"/>
                <w:color w:val="000000"/>
                <w:sz w:val="18"/>
                <w:szCs w:val="18"/>
              </w:rPr>
              <w:t xml:space="preserve"> XML</w:t>
            </w:r>
          </w:p>
        </w:tc>
        <w:tc>
          <w:tcPr>
            <w:tcW w:w="1134" w:type="dxa"/>
          </w:tcPr>
          <w:p w14:paraId="3F46E3F0" w14:textId="46D80AE6"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1DA33838" w14:textId="77777777" w:rsidR="00C10EC7" w:rsidRPr="00EC57F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D61211">
              <w:rPr>
                <w:rFonts w:ascii="Calibri" w:hAnsi="Calibri" w:cs="Calibri"/>
                <w:color w:val="000000"/>
                <w:sz w:val="16"/>
                <w:szCs w:val="16"/>
              </w:rPr>
              <w:t>Tested by Temenos QA</w:t>
            </w:r>
          </w:p>
        </w:tc>
        <w:tc>
          <w:tcPr>
            <w:tcW w:w="850" w:type="dxa"/>
            <w:vAlign w:val="center"/>
          </w:tcPr>
          <w:p w14:paraId="19B08181"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255E917D"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748200F3" w14:textId="2BC418C3"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CWBSB-365</w:t>
            </w:r>
          </w:p>
        </w:tc>
        <w:tc>
          <w:tcPr>
            <w:tcW w:w="4705" w:type="dxa"/>
          </w:tcPr>
          <w:p w14:paraId="3A6B6A8E" w14:textId="3EE1F3E3"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UX: Small Biz Manual IDV Confirmation Modal - Button Style is Not </w:t>
            </w:r>
            <w:proofErr w:type="gramStart"/>
            <w:r w:rsidRPr="00C10EC7">
              <w:rPr>
                <w:rFonts w:ascii="Calibri" w:hAnsi="Calibri" w:cs="Calibri"/>
                <w:color w:val="000000"/>
                <w:sz w:val="18"/>
                <w:szCs w:val="18"/>
              </w:rPr>
              <w:t>The</w:t>
            </w:r>
            <w:proofErr w:type="gramEnd"/>
            <w:r w:rsidRPr="00C10EC7">
              <w:rPr>
                <w:rFonts w:ascii="Calibri" w:hAnsi="Calibri" w:cs="Calibri"/>
                <w:color w:val="000000"/>
                <w:sz w:val="18"/>
                <w:szCs w:val="18"/>
              </w:rPr>
              <w:t xml:space="preserve"> Same as Personal DCO</w:t>
            </w:r>
          </w:p>
        </w:tc>
        <w:tc>
          <w:tcPr>
            <w:tcW w:w="1134" w:type="dxa"/>
          </w:tcPr>
          <w:p w14:paraId="45E3A23A" w14:textId="13EFF6EA"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48D36057"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7023B834"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555B4704"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0EDF82F4" w14:textId="7D563389"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lastRenderedPageBreak/>
              <w:t>CWBSB-366</w:t>
            </w:r>
          </w:p>
        </w:tc>
        <w:tc>
          <w:tcPr>
            <w:tcW w:w="4705" w:type="dxa"/>
          </w:tcPr>
          <w:p w14:paraId="2FAF786C" w14:textId="6F041A6F"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UX: About Your Business CODAT </w:t>
            </w:r>
            <w:proofErr w:type="gramStart"/>
            <w:r w:rsidRPr="00C10EC7">
              <w:rPr>
                <w:rFonts w:ascii="Calibri" w:hAnsi="Calibri" w:cs="Calibri"/>
                <w:color w:val="000000"/>
                <w:sz w:val="18"/>
                <w:szCs w:val="18"/>
              </w:rPr>
              <w:t>Page  and</w:t>
            </w:r>
            <w:proofErr w:type="gramEnd"/>
            <w:r w:rsidRPr="00C10EC7">
              <w:rPr>
                <w:rFonts w:ascii="Calibri" w:hAnsi="Calibri" w:cs="Calibri"/>
                <w:color w:val="000000"/>
                <w:sz w:val="18"/>
                <w:szCs w:val="18"/>
              </w:rPr>
              <w:t xml:space="preserve"> Your Business Page - Title incorrect Font size and Style</w:t>
            </w:r>
          </w:p>
        </w:tc>
        <w:tc>
          <w:tcPr>
            <w:tcW w:w="1134" w:type="dxa"/>
          </w:tcPr>
          <w:p w14:paraId="79ABA065" w14:textId="77E01D76"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483548BD" w14:textId="4579792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3F3452DA"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7BF5BF98"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29C04BC8" w14:textId="0B770458"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CWBSB-368</w:t>
            </w:r>
          </w:p>
        </w:tc>
        <w:tc>
          <w:tcPr>
            <w:tcW w:w="4705" w:type="dxa"/>
          </w:tcPr>
          <w:p w14:paraId="5127FDA3" w14:textId="6FEE6CB9"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Application is Looping Back App-</w:t>
            </w:r>
            <w:proofErr w:type="spellStart"/>
            <w:r w:rsidRPr="00C10EC7">
              <w:rPr>
                <w:rFonts w:ascii="Calibri" w:hAnsi="Calibri" w:cs="Calibri"/>
                <w:color w:val="000000"/>
                <w:sz w:val="18"/>
                <w:szCs w:val="18"/>
              </w:rPr>
              <w:t>eConsent</w:t>
            </w:r>
            <w:proofErr w:type="spellEnd"/>
            <w:r w:rsidRPr="00C10EC7">
              <w:rPr>
                <w:rFonts w:ascii="Calibri" w:hAnsi="Calibri" w:cs="Calibri"/>
                <w:color w:val="000000"/>
                <w:sz w:val="18"/>
                <w:szCs w:val="18"/>
              </w:rPr>
              <w:t xml:space="preserve"> Page  </w:t>
            </w:r>
          </w:p>
        </w:tc>
        <w:tc>
          <w:tcPr>
            <w:tcW w:w="1134" w:type="dxa"/>
          </w:tcPr>
          <w:p w14:paraId="063A4915" w14:textId="6BD72962"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5126F91" w14:textId="6029B445"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F4EC559"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4D8FB9D1"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1DC42960" w14:textId="28CDDD5C"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CWBSB-372</w:t>
            </w:r>
          </w:p>
        </w:tc>
        <w:tc>
          <w:tcPr>
            <w:tcW w:w="4705" w:type="dxa"/>
          </w:tcPr>
          <w:p w14:paraId="097404CC" w14:textId="64F73DC3"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Email Style: Link should not be bolded " business-onboarding@cwbank.com" to match Personal DCO Email Template</w:t>
            </w:r>
          </w:p>
        </w:tc>
        <w:tc>
          <w:tcPr>
            <w:tcW w:w="1134" w:type="dxa"/>
          </w:tcPr>
          <w:p w14:paraId="42E8AD12" w14:textId="385B75A2"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734476C2" w14:textId="3AF59282"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48CEDE9"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29ADFFB5"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1DD86D48" w14:textId="4DCABA27"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CWBSB-373</w:t>
            </w:r>
          </w:p>
        </w:tc>
        <w:tc>
          <w:tcPr>
            <w:tcW w:w="4705" w:type="dxa"/>
          </w:tcPr>
          <w:p w14:paraId="12E51B48" w14:textId="7554517E"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Application Time Out page - bottom of page displays: copyright @2020 Motive Financial.</w:t>
            </w:r>
          </w:p>
        </w:tc>
        <w:tc>
          <w:tcPr>
            <w:tcW w:w="1134" w:type="dxa"/>
          </w:tcPr>
          <w:p w14:paraId="7A544E81" w14:textId="27BCAA62"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F54914B" w14:textId="4B3F3CAC"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3A56A969"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18C49497"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13377F13" w14:textId="3EC73B1F"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CWBSB-374</w:t>
            </w:r>
          </w:p>
        </w:tc>
        <w:tc>
          <w:tcPr>
            <w:tcW w:w="4705" w:type="dxa"/>
          </w:tcPr>
          <w:p w14:paraId="5312B7D8" w14:textId="7C33E0E9"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Resume Page for Authorized Signer - Token Needs to Be Masked</w:t>
            </w:r>
          </w:p>
        </w:tc>
        <w:tc>
          <w:tcPr>
            <w:tcW w:w="1134" w:type="dxa"/>
          </w:tcPr>
          <w:p w14:paraId="1023BF4D" w14:textId="0BE145F9"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466E9AAE" w14:textId="54075E29"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1C30D769"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72089650"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4885163C" w14:textId="6D4843E0"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CWBSB-386</w:t>
            </w:r>
          </w:p>
        </w:tc>
        <w:tc>
          <w:tcPr>
            <w:tcW w:w="4705" w:type="dxa"/>
          </w:tcPr>
          <w:p w14:paraId="34B2CA2C" w14:textId="0860E4AF"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Saved Email From address is show Motive instead of </w:t>
            </w:r>
            <w:proofErr w:type="spellStart"/>
            <w:r w:rsidRPr="00C10EC7">
              <w:rPr>
                <w:rFonts w:ascii="Calibri" w:hAnsi="Calibri" w:cs="Calibri"/>
                <w:color w:val="000000"/>
                <w:sz w:val="18"/>
                <w:szCs w:val="18"/>
              </w:rPr>
              <w:t>cwb</w:t>
            </w:r>
            <w:proofErr w:type="spellEnd"/>
          </w:p>
        </w:tc>
        <w:tc>
          <w:tcPr>
            <w:tcW w:w="1134" w:type="dxa"/>
          </w:tcPr>
          <w:p w14:paraId="4A02D3AC" w14:textId="5C462929"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697F5795" w14:textId="39B43644"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554FD0C2"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318228FE"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4E7B7439" w14:textId="0831CE3E"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CWBSB-410</w:t>
            </w:r>
          </w:p>
        </w:tc>
        <w:tc>
          <w:tcPr>
            <w:tcW w:w="4705" w:type="dxa"/>
          </w:tcPr>
          <w:p w14:paraId="71267D9B" w14:textId="745530C8"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After App </w:t>
            </w:r>
            <w:proofErr w:type="spellStart"/>
            <w:r w:rsidRPr="00C10EC7">
              <w:rPr>
                <w:rFonts w:ascii="Calibri" w:hAnsi="Calibri" w:cs="Calibri"/>
                <w:color w:val="000000"/>
                <w:sz w:val="18"/>
                <w:szCs w:val="18"/>
              </w:rPr>
              <w:t>EConsent</w:t>
            </w:r>
            <w:proofErr w:type="spellEnd"/>
            <w:r w:rsidRPr="00C10EC7">
              <w:rPr>
                <w:rFonts w:ascii="Calibri" w:hAnsi="Calibri" w:cs="Calibri"/>
                <w:color w:val="000000"/>
                <w:sz w:val="18"/>
                <w:szCs w:val="18"/>
              </w:rPr>
              <w:t xml:space="preserve"> or After </w:t>
            </w:r>
            <w:proofErr w:type="spellStart"/>
            <w:r w:rsidRPr="00C10EC7">
              <w:rPr>
                <w:rFonts w:ascii="Calibri" w:hAnsi="Calibri" w:cs="Calibri"/>
                <w:color w:val="000000"/>
                <w:sz w:val="18"/>
                <w:szCs w:val="18"/>
              </w:rPr>
              <w:t>Flinks</w:t>
            </w:r>
            <w:proofErr w:type="spellEnd"/>
            <w:r w:rsidRPr="00C10EC7">
              <w:rPr>
                <w:rFonts w:ascii="Calibri" w:hAnsi="Calibri" w:cs="Calibri"/>
                <w:color w:val="000000"/>
                <w:sz w:val="18"/>
                <w:szCs w:val="18"/>
              </w:rPr>
              <w:t xml:space="preserve"> Pages - Getting Oops Page </w:t>
            </w:r>
          </w:p>
        </w:tc>
        <w:tc>
          <w:tcPr>
            <w:tcW w:w="1134" w:type="dxa"/>
          </w:tcPr>
          <w:p w14:paraId="6CAD8769" w14:textId="0AA60395"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High</w:t>
            </w:r>
          </w:p>
        </w:tc>
        <w:tc>
          <w:tcPr>
            <w:tcW w:w="3119" w:type="dxa"/>
          </w:tcPr>
          <w:p w14:paraId="5830BAC2" w14:textId="755D2F28"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607988CE"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04467B30"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38001FC8" w14:textId="5C264C9D"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CWBSB-411</w:t>
            </w:r>
          </w:p>
        </w:tc>
        <w:tc>
          <w:tcPr>
            <w:tcW w:w="4705" w:type="dxa"/>
          </w:tcPr>
          <w:p w14:paraId="77D01E69" w14:textId="359BA377"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Tracking 7P899S4 - Seeing Alternate IDV page when it should Not </w:t>
            </w:r>
          </w:p>
        </w:tc>
        <w:tc>
          <w:tcPr>
            <w:tcW w:w="1134" w:type="dxa"/>
          </w:tcPr>
          <w:p w14:paraId="062B8B6C" w14:textId="535FF304"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4F9069A7" w14:textId="436144E9"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72320714"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2B6D315D"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1EF089BA" w14:textId="1D7FC04F"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CWBSB-413</w:t>
            </w:r>
          </w:p>
        </w:tc>
        <w:tc>
          <w:tcPr>
            <w:tcW w:w="4705" w:type="dxa"/>
          </w:tcPr>
          <w:p w14:paraId="0CE05B45" w14:textId="5589A3D9"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Missing Animated Shards After Upload ID Scan and Click Next</w:t>
            </w:r>
          </w:p>
        </w:tc>
        <w:tc>
          <w:tcPr>
            <w:tcW w:w="1134" w:type="dxa"/>
          </w:tcPr>
          <w:p w14:paraId="161A3079" w14:textId="06E96B02"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05C25399" w14:textId="0327359D"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0B0DCC8F"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08FABF1A"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170B8518" w14:textId="1DA9AEDE"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CWBSB-415</w:t>
            </w:r>
          </w:p>
        </w:tc>
        <w:tc>
          <w:tcPr>
            <w:tcW w:w="4705" w:type="dxa"/>
          </w:tcPr>
          <w:p w14:paraId="2FFDA80F" w14:textId="365CA4F3"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 xml:space="preserve">Action Required from Business Associate &amp; Manually Saved Emails </w:t>
            </w:r>
            <w:r>
              <w:rPr>
                <w:rFonts w:ascii="Calibri" w:hAnsi="Calibri" w:cs="Calibri"/>
                <w:color w:val="000000"/>
                <w:sz w:val="18"/>
                <w:szCs w:val="18"/>
              </w:rPr>
              <w:t xml:space="preserve">- </w:t>
            </w:r>
            <w:r w:rsidRPr="00C10EC7">
              <w:rPr>
                <w:rFonts w:ascii="Calibri" w:hAnsi="Calibri" w:cs="Calibri"/>
                <w:color w:val="000000"/>
                <w:sz w:val="18"/>
                <w:szCs w:val="18"/>
              </w:rPr>
              <w:t xml:space="preserve">now has extra text, extra </w:t>
            </w:r>
            <w:proofErr w:type="gramStart"/>
            <w:r w:rsidRPr="00C10EC7">
              <w:rPr>
                <w:rFonts w:ascii="Calibri" w:hAnsi="Calibri" w:cs="Calibri"/>
                <w:color w:val="000000"/>
                <w:sz w:val="18"/>
                <w:szCs w:val="18"/>
              </w:rPr>
              <w:t>period</w:t>
            </w:r>
            <w:proofErr w:type="gramEnd"/>
            <w:r w:rsidRPr="00C10EC7">
              <w:rPr>
                <w:rFonts w:ascii="Calibri" w:hAnsi="Calibri" w:cs="Calibri"/>
                <w:color w:val="000000"/>
                <w:sz w:val="18"/>
                <w:szCs w:val="18"/>
              </w:rPr>
              <w:t xml:space="preserve"> and spacing issue</w:t>
            </w:r>
          </w:p>
        </w:tc>
        <w:tc>
          <w:tcPr>
            <w:tcW w:w="1134" w:type="dxa"/>
          </w:tcPr>
          <w:p w14:paraId="31252616" w14:textId="752E073F"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7932DD46"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F5FCAFB"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0AB96465"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1681F99A" w14:textId="354B4BA5"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CWBSB-416</w:t>
            </w:r>
          </w:p>
        </w:tc>
        <w:tc>
          <w:tcPr>
            <w:tcW w:w="4705" w:type="dxa"/>
          </w:tcPr>
          <w:p w14:paraId="1351426B" w14:textId="6FFD6A5E"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Get HTTP Post Error Open Authorized Signer Application via Email</w:t>
            </w:r>
          </w:p>
        </w:tc>
        <w:tc>
          <w:tcPr>
            <w:tcW w:w="1134" w:type="dxa"/>
          </w:tcPr>
          <w:p w14:paraId="2F6DC290" w14:textId="7B1B1DCF"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20CDD0ED" w14:textId="7777777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12D4D9EF"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397E477F"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054D1D82" w14:textId="12CEB946"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CWBSB-417</w:t>
            </w:r>
          </w:p>
        </w:tc>
        <w:tc>
          <w:tcPr>
            <w:tcW w:w="4705" w:type="dxa"/>
          </w:tcPr>
          <w:p w14:paraId="7A71BB25" w14:textId="606DE5EF"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Authorized Signer page - Time Out showing Motive</w:t>
            </w:r>
          </w:p>
        </w:tc>
        <w:tc>
          <w:tcPr>
            <w:tcW w:w="1134" w:type="dxa"/>
          </w:tcPr>
          <w:p w14:paraId="7825801C" w14:textId="4FFE6B86"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51B0B42C"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02FCDB86"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117D6616"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6FFADA06" w14:textId="28A18A14"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CWBSB-418</w:t>
            </w:r>
          </w:p>
        </w:tc>
        <w:tc>
          <w:tcPr>
            <w:tcW w:w="4705" w:type="dxa"/>
          </w:tcPr>
          <w:p w14:paraId="058B0CD9" w14:textId="583AE1A1"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Authorized Signer Page Getting Oops page after Contact Info Page</w:t>
            </w:r>
          </w:p>
        </w:tc>
        <w:tc>
          <w:tcPr>
            <w:tcW w:w="1134" w:type="dxa"/>
          </w:tcPr>
          <w:p w14:paraId="42788D44" w14:textId="6E6FD9BB"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High</w:t>
            </w:r>
          </w:p>
        </w:tc>
        <w:tc>
          <w:tcPr>
            <w:tcW w:w="3119" w:type="dxa"/>
          </w:tcPr>
          <w:p w14:paraId="25D03888" w14:textId="6ED23CD9"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4015702E"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4203524E"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12C21783" w14:textId="65EEB873"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CWBSB-419</w:t>
            </w:r>
          </w:p>
        </w:tc>
        <w:tc>
          <w:tcPr>
            <w:tcW w:w="4705" w:type="dxa"/>
          </w:tcPr>
          <w:p w14:paraId="3B0CB4F0" w14:textId="12270140"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UX Issue Not Qualified Information Page - Move validation message closer to checkbox</w:t>
            </w:r>
          </w:p>
        </w:tc>
        <w:tc>
          <w:tcPr>
            <w:tcW w:w="1134" w:type="dxa"/>
          </w:tcPr>
          <w:p w14:paraId="71862570" w14:textId="5400C3E8"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42573A1D" w14:textId="12754832"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275D5144"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0EB37128"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3C89A63C" w14:textId="0EC52349"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CWBSB-423</w:t>
            </w:r>
          </w:p>
        </w:tc>
        <w:tc>
          <w:tcPr>
            <w:tcW w:w="4705" w:type="dxa"/>
          </w:tcPr>
          <w:p w14:paraId="07BB2723" w14:textId="04EF7669"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Authorized Signer Resume Page - Continue button incorrect Style and Colour</w:t>
            </w:r>
          </w:p>
        </w:tc>
        <w:tc>
          <w:tcPr>
            <w:tcW w:w="1134" w:type="dxa"/>
          </w:tcPr>
          <w:p w14:paraId="31D92D4D" w14:textId="1125181F"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73ABB6AA" w14:textId="3F09E2B7"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1D8B93D7" w14:textId="77777777" w:rsidR="00C10EC7" w:rsidRPr="00483386" w:rsidRDefault="00C10EC7" w:rsidP="00C10EC7">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cs="Calibri"/>
                <w:bCs/>
                <w:sz w:val="16"/>
                <w:szCs w:val="16"/>
              </w:rPr>
            </w:pPr>
          </w:p>
        </w:tc>
      </w:tr>
      <w:tr w:rsidR="00C10EC7" w:rsidRPr="007D0E7E" w14:paraId="1AEA67F8" w14:textId="77777777" w:rsidTr="00C10EC7">
        <w:tc>
          <w:tcPr>
            <w:cnfStyle w:val="001000000000" w:firstRow="0" w:lastRow="0" w:firstColumn="1" w:lastColumn="0" w:oddVBand="0" w:evenVBand="0" w:oddHBand="0" w:evenHBand="0" w:firstRowFirstColumn="0" w:firstRowLastColumn="0" w:lastRowFirstColumn="0" w:lastRowLastColumn="0"/>
            <w:tcW w:w="1102" w:type="dxa"/>
          </w:tcPr>
          <w:p w14:paraId="1508BB0A" w14:textId="684F9558"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CWBSB-430</w:t>
            </w:r>
          </w:p>
        </w:tc>
        <w:tc>
          <w:tcPr>
            <w:tcW w:w="4705" w:type="dxa"/>
          </w:tcPr>
          <w:p w14:paraId="0AFC2842" w14:textId="719E4946"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Applicant Resume Page   Continue button incorrect Style and Colour</w:t>
            </w:r>
          </w:p>
        </w:tc>
        <w:tc>
          <w:tcPr>
            <w:tcW w:w="1134" w:type="dxa"/>
          </w:tcPr>
          <w:p w14:paraId="06A1133E" w14:textId="4799CF16" w:rsidR="00C10EC7" w:rsidRPr="00C10EC7"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9" w:type="dxa"/>
          </w:tcPr>
          <w:p w14:paraId="6C6BEBE4" w14:textId="77777777" w:rsidR="00C10EC7" w:rsidRPr="00D61211" w:rsidRDefault="00C10EC7" w:rsidP="00C10EC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vAlign w:val="center"/>
          </w:tcPr>
          <w:p w14:paraId="034576C7" w14:textId="77777777" w:rsidR="00C10EC7" w:rsidRPr="00483386" w:rsidRDefault="00C10EC7" w:rsidP="00C10EC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Calibri"/>
                <w:bCs/>
                <w:sz w:val="16"/>
                <w:szCs w:val="16"/>
              </w:rPr>
            </w:pPr>
          </w:p>
        </w:tc>
      </w:tr>
      <w:tr w:rsidR="00C10EC7" w:rsidRPr="007D0E7E" w14:paraId="5CD28F74"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2DA34700" w14:textId="77777777" w:rsidR="00C10EC7" w:rsidRPr="007D0E7E" w:rsidRDefault="00C10EC7" w:rsidP="00C10EC7">
            <w:pPr>
              <w:rPr>
                <w:rFonts w:ascii="Calibri" w:hAnsi="Calibri" w:cs="Calibri"/>
                <w:sz w:val="16"/>
                <w:szCs w:val="16"/>
              </w:rPr>
            </w:pPr>
          </w:p>
        </w:tc>
        <w:tc>
          <w:tcPr>
            <w:tcW w:w="4705" w:type="dxa"/>
          </w:tcPr>
          <w:p w14:paraId="6BE7946D" w14:textId="77777777" w:rsidR="00C10EC7" w:rsidRPr="007D0E7E"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p>
        </w:tc>
        <w:tc>
          <w:tcPr>
            <w:tcW w:w="1134" w:type="dxa"/>
          </w:tcPr>
          <w:p w14:paraId="2E361A1A" w14:textId="77777777" w:rsidR="00C10EC7" w:rsidRPr="007D0E7E"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b/>
                <w:sz w:val="16"/>
                <w:szCs w:val="16"/>
              </w:rPr>
            </w:pPr>
          </w:p>
        </w:tc>
        <w:tc>
          <w:tcPr>
            <w:tcW w:w="3119" w:type="dxa"/>
          </w:tcPr>
          <w:p w14:paraId="6C941EB3" w14:textId="77777777" w:rsidR="00C10EC7" w:rsidRPr="007D0E7E"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b/>
                <w:sz w:val="16"/>
                <w:szCs w:val="16"/>
              </w:rPr>
            </w:pPr>
            <w:r w:rsidRPr="007D0E7E">
              <w:rPr>
                <w:rFonts w:ascii="Calibri" w:hAnsi="Calibri" w:cs="Calibri"/>
                <w:b/>
                <w:sz w:val="16"/>
                <w:szCs w:val="16"/>
              </w:rPr>
              <w:t>TOTAL</w:t>
            </w:r>
          </w:p>
        </w:tc>
        <w:tc>
          <w:tcPr>
            <w:tcW w:w="850" w:type="dxa"/>
          </w:tcPr>
          <w:p w14:paraId="096AAF45" w14:textId="244E7FEC" w:rsidR="00C10EC7" w:rsidRPr="007D0E7E" w:rsidRDefault="00C73060" w:rsidP="00C10EC7">
            <w:pPr>
              <w:cnfStyle w:val="000000100000" w:firstRow="0" w:lastRow="0" w:firstColumn="0" w:lastColumn="0" w:oddVBand="0" w:evenVBand="0" w:oddHBand="1" w:evenHBand="0" w:firstRowFirstColumn="0" w:firstRowLastColumn="0" w:lastRowFirstColumn="0" w:lastRowLastColumn="0"/>
              <w:rPr>
                <w:rFonts w:ascii="Calibri" w:hAnsi="Calibri" w:cs="Calibri"/>
                <w:b/>
                <w:sz w:val="16"/>
                <w:szCs w:val="16"/>
              </w:rPr>
            </w:pPr>
            <w:r>
              <w:rPr>
                <w:rFonts w:ascii="Calibri" w:hAnsi="Calibri" w:cs="Calibri"/>
                <w:b/>
                <w:sz w:val="16"/>
                <w:szCs w:val="16"/>
              </w:rPr>
              <w:t xml:space="preserve">          </w:t>
            </w:r>
            <w:r w:rsidR="00C10EC7">
              <w:rPr>
                <w:rFonts w:ascii="Calibri" w:hAnsi="Calibri" w:cs="Calibri"/>
                <w:b/>
                <w:sz w:val="16"/>
                <w:szCs w:val="16"/>
              </w:rPr>
              <w:t>26</w:t>
            </w:r>
          </w:p>
        </w:tc>
      </w:tr>
    </w:tbl>
    <w:p w14:paraId="7B811A90" w14:textId="52A04134" w:rsidR="00C66294" w:rsidRDefault="00C66294" w:rsidP="00C66294">
      <w:pPr>
        <w:spacing w:before="0" w:after="0"/>
      </w:pPr>
      <w:bookmarkStart w:id="65" w:name="_Toc9001895"/>
    </w:p>
    <w:p w14:paraId="22E50132" w14:textId="557F8E79" w:rsidR="00C66294" w:rsidRPr="007D0E7E" w:rsidRDefault="00C66294" w:rsidP="00C66294">
      <w:pPr>
        <w:pStyle w:val="Heading1"/>
        <w:rPr>
          <w:rFonts w:ascii="Calibri" w:hAnsi="Calibri" w:cs="Calibri"/>
          <w:sz w:val="16"/>
          <w:szCs w:val="16"/>
        </w:rPr>
      </w:pPr>
      <w:bookmarkStart w:id="66" w:name="_Toc54708266"/>
      <w:bookmarkStart w:id="67" w:name="_Toc63232514"/>
      <w:r w:rsidRPr="007D0E7E">
        <w:rPr>
          <w:rFonts w:ascii="Calibri" w:hAnsi="Calibri" w:cs="Calibri"/>
          <w:sz w:val="16"/>
          <w:szCs w:val="16"/>
        </w:rPr>
        <w:t>5</w:t>
      </w:r>
      <w:r w:rsidRPr="007D0E7E">
        <w:rPr>
          <w:rFonts w:ascii="Calibri" w:hAnsi="Calibri" w:cs="Calibri"/>
          <w:sz w:val="16"/>
          <w:szCs w:val="16"/>
        </w:rPr>
        <w:tab/>
        <w:t>Partner QA Defects Fixed with this Release</w:t>
      </w:r>
      <w:bookmarkEnd w:id="65"/>
      <w:r w:rsidRPr="007D0E7E">
        <w:rPr>
          <w:rFonts w:ascii="Calibri" w:hAnsi="Calibri" w:cs="Calibri"/>
          <w:sz w:val="16"/>
          <w:szCs w:val="16"/>
        </w:rPr>
        <w:t xml:space="preserve"> – Total </w:t>
      </w:r>
      <w:r>
        <w:rPr>
          <w:rFonts w:ascii="Calibri" w:hAnsi="Calibri" w:cs="Calibri"/>
          <w:sz w:val="16"/>
          <w:szCs w:val="16"/>
        </w:rPr>
        <w:t>–</w:t>
      </w:r>
      <w:r w:rsidRPr="007D0E7E">
        <w:rPr>
          <w:rFonts w:ascii="Calibri" w:hAnsi="Calibri" w:cs="Calibri"/>
          <w:sz w:val="16"/>
          <w:szCs w:val="16"/>
        </w:rPr>
        <w:t xml:space="preserve"> </w:t>
      </w:r>
      <w:bookmarkEnd w:id="66"/>
      <w:r w:rsidR="00C10EC7">
        <w:rPr>
          <w:rFonts w:ascii="Calibri" w:hAnsi="Calibri" w:cs="Calibri"/>
          <w:sz w:val="16"/>
          <w:szCs w:val="16"/>
        </w:rPr>
        <w:t>1</w:t>
      </w:r>
      <w:bookmarkEnd w:id="67"/>
    </w:p>
    <w:p w14:paraId="466BB0CF" w14:textId="77777777" w:rsidR="00C66294" w:rsidRDefault="00C66294" w:rsidP="00C66294">
      <w:pPr>
        <w:rPr>
          <w:rFonts w:ascii="Calibri" w:hAnsi="Calibri" w:cs="Calibri"/>
          <w:sz w:val="16"/>
          <w:szCs w:val="16"/>
        </w:rPr>
      </w:pPr>
      <w:r w:rsidRPr="007D0E7E">
        <w:rPr>
          <w:rFonts w:ascii="Calibri" w:hAnsi="Calibri" w:cs="Calibri"/>
          <w:sz w:val="16"/>
          <w:szCs w:val="16"/>
        </w:rPr>
        <w:t>The following defects have been included in this release as reported by CWB QA during UAT</w:t>
      </w:r>
      <w:r>
        <w:rPr>
          <w:rFonts w:ascii="Calibri" w:hAnsi="Calibri" w:cs="Calibri"/>
          <w:sz w:val="16"/>
          <w:szCs w:val="16"/>
        </w:rPr>
        <w:t xml:space="preserve"> and all assigned back to </w:t>
      </w:r>
      <w:proofErr w:type="gramStart"/>
      <w:r>
        <w:rPr>
          <w:rFonts w:ascii="Calibri" w:hAnsi="Calibri" w:cs="Calibri"/>
          <w:sz w:val="16"/>
          <w:szCs w:val="16"/>
        </w:rPr>
        <w:t>CWB</w:t>
      </w:r>
      <w:proofErr w:type="gramEnd"/>
    </w:p>
    <w:tbl>
      <w:tblPr>
        <w:tblStyle w:val="PlainTable1"/>
        <w:tblW w:w="10910" w:type="dxa"/>
        <w:tblLook w:val="04A0" w:firstRow="1" w:lastRow="0" w:firstColumn="1" w:lastColumn="0" w:noHBand="0" w:noVBand="1"/>
      </w:tblPr>
      <w:tblGrid>
        <w:gridCol w:w="1101"/>
        <w:gridCol w:w="4700"/>
        <w:gridCol w:w="1143"/>
        <w:gridCol w:w="3116"/>
        <w:gridCol w:w="850"/>
      </w:tblGrid>
      <w:tr w:rsidR="00C66294" w:rsidRPr="007D0E7E" w14:paraId="78637CB1"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D6EDF9" w:themeFill="accent2" w:themeFillTint="33"/>
            <w:vAlign w:val="center"/>
          </w:tcPr>
          <w:p w14:paraId="2C6AC047" w14:textId="77777777" w:rsidR="00C66294" w:rsidRPr="007D0E7E" w:rsidRDefault="00C66294" w:rsidP="009B4561">
            <w:pPr>
              <w:rPr>
                <w:rFonts w:ascii="Calibri" w:hAnsi="Calibri" w:cs="Calibri"/>
                <w:sz w:val="16"/>
                <w:szCs w:val="16"/>
              </w:rPr>
            </w:pPr>
            <w:r w:rsidRPr="007D0E7E">
              <w:rPr>
                <w:rStyle w:val="BoldBlueLight"/>
                <w:rFonts w:ascii="Calibri" w:hAnsi="Calibri" w:cs="Calibri"/>
                <w:b/>
                <w:bCs/>
                <w:color w:val="003E75" w:themeColor="accent1"/>
                <w:sz w:val="16"/>
                <w:szCs w:val="16"/>
              </w:rPr>
              <w:lastRenderedPageBreak/>
              <w:t>B</w:t>
            </w:r>
            <w:r w:rsidRPr="007D0E7E">
              <w:rPr>
                <w:rStyle w:val="BoldBlueLight"/>
                <w:rFonts w:ascii="Calibri" w:hAnsi="Calibri" w:cs="Calibri"/>
                <w:bCs/>
                <w:color w:val="003E75" w:themeColor="accent1"/>
                <w:sz w:val="16"/>
                <w:szCs w:val="16"/>
              </w:rPr>
              <w:t>ug</w:t>
            </w:r>
            <w:r w:rsidRPr="007D0E7E">
              <w:rPr>
                <w:rStyle w:val="BoldBlueLight"/>
                <w:rFonts w:ascii="Calibri" w:hAnsi="Calibri" w:cs="Calibri"/>
                <w:b/>
                <w:bCs/>
                <w:color w:val="003E75" w:themeColor="accent1"/>
                <w:sz w:val="16"/>
                <w:szCs w:val="16"/>
              </w:rPr>
              <w:t xml:space="preserve"> #</w:t>
            </w:r>
          </w:p>
        </w:tc>
        <w:tc>
          <w:tcPr>
            <w:tcW w:w="4700" w:type="dxa"/>
            <w:shd w:val="clear" w:color="auto" w:fill="D6EDF9" w:themeFill="accent2" w:themeFillTint="33"/>
            <w:vAlign w:val="center"/>
          </w:tcPr>
          <w:p w14:paraId="165F3DC9"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Description</w:t>
            </w:r>
          </w:p>
        </w:tc>
        <w:tc>
          <w:tcPr>
            <w:tcW w:w="1143" w:type="dxa"/>
            <w:shd w:val="clear" w:color="auto" w:fill="D6EDF9" w:themeFill="accent2" w:themeFillTint="33"/>
            <w:vAlign w:val="center"/>
          </w:tcPr>
          <w:p w14:paraId="5ED20143" w14:textId="77777777" w:rsidR="00C66294" w:rsidRPr="00C66294"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6"/>
              </w:rPr>
            </w:pPr>
            <w:bookmarkStart w:id="68" w:name="_Toc52403006"/>
            <w:bookmarkStart w:id="69" w:name="_Toc52403089"/>
            <w:bookmarkStart w:id="70" w:name="_Toc53407186"/>
            <w:bookmarkStart w:id="71" w:name="_Toc53407861"/>
            <w:bookmarkStart w:id="72" w:name="_Toc53686504"/>
            <w:bookmarkStart w:id="73" w:name="_Toc53687092"/>
            <w:bookmarkStart w:id="74" w:name="_Toc54283069"/>
            <w:bookmarkStart w:id="75" w:name="_Toc54708267"/>
            <w:r w:rsidRPr="00C66294">
              <w:rPr>
                <w:rStyle w:val="BoldBlueLight"/>
                <w:rFonts w:ascii="Calibri" w:hAnsi="Calibri"/>
                <w:b/>
                <w:bCs/>
                <w:color w:val="003E75" w:themeColor="accent1"/>
                <w:sz w:val="16"/>
              </w:rPr>
              <w:t>Priority</w:t>
            </w:r>
            <w:bookmarkEnd w:id="68"/>
            <w:bookmarkEnd w:id="69"/>
            <w:bookmarkEnd w:id="70"/>
            <w:bookmarkEnd w:id="71"/>
            <w:bookmarkEnd w:id="72"/>
            <w:bookmarkEnd w:id="73"/>
            <w:bookmarkEnd w:id="74"/>
            <w:bookmarkEnd w:id="75"/>
          </w:p>
        </w:tc>
        <w:tc>
          <w:tcPr>
            <w:tcW w:w="3116" w:type="dxa"/>
            <w:shd w:val="clear" w:color="auto" w:fill="D6EDF9" w:themeFill="accent2" w:themeFillTint="33"/>
            <w:vAlign w:val="center"/>
          </w:tcPr>
          <w:p w14:paraId="39875EDA"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7D0E7E">
              <w:rPr>
                <w:rStyle w:val="BoldBlueLight"/>
                <w:rFonts w:ascii="Calibri" w:hAnsi="Calibri" w:cs="Calibri"/>
                <w:b/>
                <w:bCs/>
                <w:color w:val="003E75" w:themeColor="accent1"/>
                <w:sz w:val="16"/>
                <w:szCs w:val="16"/>
              </w:rPr>
              <w:t>Outstanding Issues, Comments, Notes</w:t>
            </w:r>
          </w:p>
        </w:tc>
        <w:tc>
          <w:tcPr>
            <w:tcW w:w="850" w:type="dxa"/>
            <w:shd w:val="clear" w:color="auto" w:fill="D6EDF9" w:themeFill="accent2" w:themeFillTint="33"/>
            <w:vAlign w:val="center"/>
          </w:tcPr>
          <w:p w14:paraId="194EA02C" w14:textId="77777777" w:rsidR="00C66294" w:rsidRPr="007D0E7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6"/>
                <w:szCs w:val="16"/>
              </w:rPr>
            </w:pPr>
            <w:r w:rsidRPr="007D0E7E">
              <w:rPr>
                <w:rStyle w:val="BoldBlueLight"/>
                <w:rFonts w:ascii="Calibri" w:hAnsi="Calibri" w:cs="Calibri"/>
                <w:b/>
                <w:bCs/>
                <w:color w:val="003E75" w:themeColor="accent1"/>
                <w:sz w:val="16"/>
                <w:szCs w:val="16"/>
              </w:rPr>
              <w:t>N</w:t>
            </w:r>
            <w:r w:rsidRPr="007D0E7E">
              <w:rPr>
                <w:rStyle w:val="BoldBlueLight"/>
                <w:rFonts w:ascii="Calibri" w:hAnsi="Calibri" w:cs="Calibri"/>
                <w:b/>
                <w:color w:val="003E75" w:themeColor="accent1"/>
                <w:sz w:val="16"/>
                <w:szCs w:val="16"/>
              </w:rPr>
              <w:t>umber</w:t>
            </w:r>
          </w:p>
        </w:tc>
      </w:tr>
      <w:tr w:rsidR="00C10EC7" w:rsidRPr="0063566C" w14:paraId="25CDEA2B" w14:textId="77777777" w:rsidTr="00C10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BB381CC" w14:textId="507D7B2C" w:rsidR="00C10EC7" w:rsidRPr="00C10EC7" w:rsidRDefault="00C10EC7" w:rsidP="00C10EC7">
            <w:pPr>
              <w:rPr>
                <w:rFonts w:ascii="Calibri" w:hAnsi="Calibri" w:cs="Calibri"/>
                <w:color w:val="000000"/>
                <w:sz w:val="18"/>
                <w:szCs w:val="18"/>
              </w:rPr>
            </w:pPr>
            <w:r w:rsidRPr="00C10EC7">
              <w:rPr>
                <w:rFonts w:ascii="Calibri" w:hAnsi="Calibri" w:cs="Calibri"/>
                <w:color w:val="000000"/>
                <w:sz w:val="18"/>
                <w:szCs w:val="18"/>
              </w:rPr>
              <w:t>CWBSB-414</w:t>
            </w:r>
          </w:p>
        </w:tc>
        <w:tc>
          <w:tcPr>
            <w:tcW w:w="4700" w:type="dxa"/>
          </w:tcPr>
          <w:p w14:paraId="50872D60" w14:textId="78EB2BC3"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SBDCO: Qualifying Questions page- Misspelling of Partnership</w:t>
            </w:r>
          </w:p>
        </w:tc>
        <w:tc>
          <w:tcPr>
            <w:tcW w:w="1143" w:type="dxa"/>
          </w:tcPr>
          <w:p w14:paraId="6CE4938A" w14:textId="6C35939A" w:rsidR="00C10EC7" w:rsidRPr="00C10EC7"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10EC7">
              <w:rPr>
                <w:rFonts w:ascii="Calibri" w:hAnsi="Calibri" w:cs="Calibri"/>
                <w:color w:val="000000"/>
                <w:sz w:val="18"/>
                <w:szCs w:val="18"/>
              </w:rPr>
              <w:t>Medium</w:t>
            </w:r>
          </w:p>
        </w:tc>
        <w:tc>
          <w:tcPr>
            <w:tcW w:w="3116" w:type="dxa"/>
          </w:tcPr>
          <w:p w14:paraId="17FD02E8" w14:textId="0C22E418" w:rsidR="00C10EC7" w:rsidRPr="00D61211" w:rsidRDefault="00C10EC7" w:rsidP="00C10EC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61211">
              <w:rPr>
                <w:rFonts w:ascii="Calibri" w:hAnsi="Calibri" w:cs="Calibri"/>
                <w:color w:val="000000"/>
                <w:sz w:val="16"/>
                <w:szCs w:val="16"/>
              </w:rPr>
              <w:t>Tested by Temenos QA</w:t>
            </w:r>
          </w:p>
        </w:tc>
        <w:tc>
          <w:tcPr>
            <w:tcW w:w="850" w:type="dxa"/>
          </w:tcPr>
          <w:p w14:paraId="606535CD" w14:textId="02462127" w:rsidR="00C10EC7" w:rsidRPr="0008044B" w:rsidRDefault="0008044B" w:rsidP="00914DBC">
            <w:pPr>
              <w:pStyle w:val="ListParagraph"/>
              <w:numPr>
                <w:ilvl w:val="0"/>
                <w:numId w:val="44"/>
              </w:numPr>
              <w:jc w:val="right"/>
              <w:cnfStyle w:val="000000100000" w:firstRow="0" w:lastRow="0" w:firstColumn="0" w:lastColumn="0" w:oddVBand="0" w:evenVBand="0" w:oddHBand="1" w:evenHBand="0" w:firstRowFirstColumn="0" w:firstRowLastColumn="0" w:lastRowFirstColumn="0" w:lastRowLastColumn="0"/>
              <w:rPr>
                <w:rFonts w:cs="Calibri"/>
                <w:bCs/>
                <w:sz w:val="16"/>
                <w:szCs w:val="16"/>
              </w:rPr>
            </w:pPr>
            <w:r>
              <w:rPr>
                <w:rFonts w:cs="Calibri"/>
                <w:bCs/>
                <w:sz w:val="16"/>
                <w:szCs w:val="16"/>
              </w:rPr>
              <w:t xml:space="preserve"> </w:t>
            </w:r>
          </w:p>
        </w:tc>
      </w:tr>
      <w:tr w:rsidR="00C66294" w:rsidRPr="0063566C" w14:paraId="44E69A2B" w14:textId="77777777" w:rsidTr="009B4561">
        <w:tc>
          <w:tcPr>
            <w:cnfStyle w:val="001000000000" w:firstRow="0" w:lastRow="0" w:firstColumn="1" w:lastColumn="0" w:oddVBand="0" w:evenVBand="0" w:oddHBand="0" w:evenHBand="0" w:firstRowFirstColumn="0" w:firstRowLastColumn="0" w:lastRowFirstColumn="0" w:lastRowLastColumn="0"/>
            <w:tcW w:w="1101" w:type="dxa"/>
            <w:vAlign w:val="bottom"/>
          </w:tcPr>
          <w:p w14:paraId="679D2E4A" w14:textId="77777777" w:rsidR="00C66294" w:rsidRPr="00494AE7" w:rsidRDefault="00C66294" w:rsidP="009B4561">
            <w:pPr>
              <w:rPr>
                <w:rFonts w:ascii="Calibri" w:hAnsi="Calibri" w:cs="Calibri"/>
                <w:color w:val="000000"/>
                <w:sz w:val="16"/>
                <w:szCs w:val="16"/>
              </w:rPr>
            </w:pPr>
          </w:p>
        </w:tc>
        <w:tc>
          <w:tcPr>
            <w:tcW w:w="4700" w:type="dxa"/>
            <w:vAlign w:val="bottom"/>
          </w:tcPr>
          <w:p w14:paraId="1405AF57" w14:textId="77777777" w:rsidR="00C66294" w:rsidRPr="00494AE7"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143" w:type="dxa"/>
          </w:tcPr>
          <w:p w14:paraId="39246A02" w14:textId="77777777" w:rsidR="00C66294" w:rsidRPr="00162F2E"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116" w:type="dxa"/>
          </w:tcPr>
          <w:p w14:paraId="45039A8E" w14:textId="77777777" w:rsidR="00C66294" w:rsidRPr="00552221" w:rsidRDefault="00C66294" w:rsidP="009B4561">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7D0E7E">
              <w:rPr>
                <w:rFonts w:ascii="Calibri" w:hAnsi="Calibri" w:cs="Calibri"/>
                <w:b/>
                <w:sz w:val="16"/>
                <w:szCs w:val="16"/>
              </w:rPr>
              <w:t>TOTAL</w:t>
            </w:r>
          </w:p>
        </w:tc>
        <w:tc>
          <w:tcPr>
            <w:tcW w:w="850" w:type="dxa"/>
          </w:tcPr>
          <w:p w14:paraId="364D0C88" w14:textId="17290C55" w:rsidR="00C66294" w:rsidRPr="006D58AA" w:rsidRDefault="00C73060" w:rsidP="009B456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6"/>
                <w:szCs w:val="16"/>
              </w:rPr>
            </w:pPr>
            <w:r>
              <w:rPr>
                <w:rFonts w:ascii="Calibri" w:hAnsi="Calibri" w:cs="Calibri"/>
                <w:b/>
                <w:sz w:val="16"/>
                <w:szCs w:val="16"/>
              </w:rPr>
              <w:t>1</w:t>
            </w:r>
          </w:p>
        </w:tc>
      </w:tr>
    </w:tbl>
    <w:p w14:paraId="5DB53883" w14:textId="77777777" w:rsidR="00C66294" w:rsidRDefault="00C66294" w:rsidP="00C66294">
      <w:pPr>
        <w:rPr>
          <w:rFonts w:ascii="Calibri" w:hAnsi="Calibri" w:cs="Calibri"/>
          <w:sz w:val="16"/>
          <w:szCs w:val="16"/>
        </w:rPr>
      </w:pPr>
    </w:p>
    <w:p w14:paraId="2A6D4741" w14:textId="31B3857E" w:rsidR="004F346C" w:rsidRPr="007D0E7E" w:rsidRDefault="004F346C" w:rsidP="004F346C">
      <w:pPr>
        <w:pStyle w:val="Heading1"/>
        <w:rPr>
          <w:rFonts w:ascii="Calibri" w:hAnsi="Calibri" w:cs="Calibri"/>
          <w:sz w:val="16"/>
          <w:szCs w:val="16"/>
        </w:rPr>
      </w:pPr>
      <w:bookmarkStart w:id="76" w:name="_Toc63232515"/>
      <w:r w:rsidRPr="007D0E7E">
        <w:rPr>
          <w:rFonts w:ascii="Calibri" w:hAnsi="Calibri" w:cs="Calibri"/>
          <w:sz w:val="16"/>
          <w:szCs w:val="16"/>
        </w:rPr>
        <w:t>6</w:t>
      </w:r>
      <w:r w:rsidRPr="007D0E7E">
        <w:rPr>
          <w:rFonts w:ascii="Calibri" w:hAnsi="Calibri" w:cs="Calibri"/>
          <w:sz w:val="16"/>
          <w:szCs w:val="16"/>
        </w:rPr>
        <w:tab/>
      </w:r>
      <w:r>
        <w:rPr>
          <w:rFonts w:ascii="Calibri" w:hAnsi="Calibri" w:cs="Calibri"/>
          <w:sz w:val="16"/>
          <w:szCs w:val="16"/>
        </w:rPr>
        <w:t>Accessibility Items</w:t>
      </w:r>
      <w:bookmarkEnd w:id="76"/>
    </w:p>
    <w:p w14:paraId="661D6CF1" w14:textId="36765382" w:rsidR="006D5B09" w:rsidRPr="004F346C" w:rsidRDefault="006D5B09" w:rsidP="00E93EEB">
      <w:pPr>
        <w:pStyle w:val="ListParagraph"/>
        <w:numPr>
          <w:ilvl w:val="0"/>
          <w:numId w:val="10"/>
        </w:numPr>
        <w:rPr>
          <w:sz w:val="16"/>
          <w:szCs w:val="16"/>
        </w:rPr>
      </w:pPr>
      <w:r w:rsidRPr="004F346C">
        <w:rPr>
          <w:sz w:val="16"/>
          <w:szCs w:val="16"/>
        </w:rPr>
        <w:t>N</w:t>
      </w:r>
      <w:r w:rsidR="004F346C" w:rsidRPr="004F346C">
        <w:rPr>
          <w:sz w:val="16"/>
          <w:szCs w:val="16"/>
        </w:rPr>
        <w:t>o Accessibility items included wit</w:t>
      </w:r>
      <w:r w:rsidR="00880CCD">
        <w:rPr>
          <w:sz w:val="16"/>
          <w:szCs w:val="16"/>
        </w:rPr>
        <w:t>h</w:t>
      </w:r>
      <w:r w:rsidR="004F346C" w:rsidRPr="004F346C">
        <w:rPr>
          <w:sz w:val="16"/>
          <w:szCs w:val="16"/>
        </w:rPr>
        <w:t xml:space="preserve"> this release </w:t>
      </w:r>
    </w:p>
    <w:p w14:paraId="156DBAFF" w14:textId="77777777" w:rsidR="006D5B09" w:rsidRPr="007D0E7E" w:rsidRDefault="006D5B09" w:rsidP="00201B7C">
      <w:pPr>
        <w:rPr>
          <w:rFonts w:ascii="Calibri" w:hAnsi="Calibri" w:cs="Calibri"/>
          <w:sz w:val="16"/>
          <w:szCs w:val="16"/>
        </w:rPr>
      </w:pPr>
    </w:p>
    <w:p w14:paraId="742693AC" w14:textId="422B96DE" w:rsidR="00201B7C" w:rsidRPr="007D0E7E" w:rsidRDefault="004F346C" w:rsidP="00201B7C">
      <w:pPr>
        <w:pStyle w:val="Heading1"/>
        <w:rPr>
          <w:rFonts w:ascii="Calibri" w:hAnsi="Calibri" w:cs="Calibri"/>
          <w:sz w:val="16"/>
          <w:szCs w:val="16"/>
        </w:rPr>
      </w:pPr>
      <w:bookmarkStart w:id="77" w:name="_Toc9001896"/>
      <w:bookmarkStart w:id="78" w:name="_Toc63232516"/>
      <w:r>
        <w:rPr>
          <w:rFonts w:ascii="Calibri" w:hAnsi="Calibri" w:cs="Calibri"/>
          <w:sz w:val="16"/>
          <w:szCs w:val="16"/>
        </w:rPr>
        <w:t>7</w:t>
      </w:r>
      <w:r w:rsidR="00201B7C" w:rsidRPr="007D0E7E">
        <w:rPr>
          <w:rFonts w:ascii="Calibri" w:hAnsi="Calibri" w:cs="Calibri"/>
          <w:sz w:val="16"/>
          <w:szCs w:val="16"/>
        </w:rPr>
        <w:tab/>
        <w:t>Reporting Defects</w:t>
      </w:r>
      <w:bookmarkEnd w:id="77"/>
      <w:bookmarkEnd w:id="78"/>
    </w:p>
    <w:p w14:paraId="25886048" w14:textId="77777777" w:rsidR="00201B7C" w:rsidRPr="007D0E7E" w:rsidRDefault="00201B7C" w:rsidP="00201B7C">
      <w:pPr>
        <w:rPr>
          <w:rFonts w:ascii="Calibri" w:hAnsi="Calibri" w:cs="Calibri"/>
          <w:sz w:val="16"/>
          <w:szCs w:val="16"/>
        </w:rPr>
      </w:pPr>
    </w:p>
    <w:p w14:paraId="7BE2789A" w14:textId="77777777" w:rsidR="00201B7C" w:rsidRPr="007D0E7E" w:rsidRDefault="00201B7C" w:rsidP="00201B7C">
      <w:pPr>
        <w:rPr>
          <w:rFonts w:ascii="Calibri" w:hAnsi="Calibri" w:cs="Calibri"/>
          <w:sz w:val="16"/>
          <w:szCs w:val="16"/>
        </w:rPr>
      </w:pPr>
      <w:r w:rsidRPr="007D0E7E">
        <w:rPr>
          <w:rFonts w:ascii="Calibri" w:hAnsi="Calibri" w:cs="Calibri"/>
          <w:sz w:val="16"/>
          <w:szCs w:val="16"/>
        </w:rPr>
        <w:t>When reporting Defects in UAT, please follow instructions below:</w:t>
      </w:r>
    </w:p>
    <w:p w14:paraId="3A39B2F7"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Select Issue Type: UAT Issue</w:t>
      </w:r>
    </w:p>
    <w:p w14:paraId="529393DB"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Summary: Prefix with page issue is on and include short description</w:t>
      </w:r>
    </w:p>
    <w:p w14:paraId="029C2881"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Description: Include steps to reproduce, Actual and Expected results</w:t>
      </w:r>
    </w:p>
    <w:p w14:paraId="3BCA9E93"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Priority: (see our guidance on selecting a priority in section 7 below)</w:t>
      </w:r>
    </w:p>
    <w:p w14:paraId="673252B5"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Environment: Device/Browser/OS information (and if it is across all, provide list)</w:t>
      </w:r>
    </w:p>
    <w:p w14:paraId="109BCA6A" w14:textId="77777777" w:rsidR="00201B7C" w:rsidRPr="007D0E7E" w:rsidRDefault="00201B7C" w:rsidP="00E93EEB">
      <w:pPr>
        <w:pStyle w:val="ListParagraph"/>
        <w:numPr>
          <w:ilvl w:val="0"/>
          <w:numId w:val="6"/>
        </w:numPr>
        <w:rPr>
          <w:rFonts w:cs="Calibri"/>
          <w:sz w:val="16"/>
          <w:szCs w:val="16"/>
        </w:rPr>
      </w:pPr>
      <w:r w:rsidRPr="007D0E7E">
        <w:rPr>
          <w:rFonts w:cs="Calibri"/>
          <w:sz w:val="16"/>
          <w:szCs w:val="16"/>
        </w:rPr>
        <w:t>Linked Issue: Select story issue is linked to</w:t>
      </w:r>
    </w:p>
    <w:p w14:paraId="5BC3AA6A" w14:textId="77777777" w:rsidR="00201B7C" w:rsidRPr="007D0E7E" w:rsidRDefault="00201B7C" w:rsidP="00201B7C">
      <w:pPr>
        <w:rPr>
          <w:rFonts w:ascii="Calibri" w:hAnsi="Calibri" w:cs="Calibri"/>
          <w:sz w:val="16"/>
          <w:szCs w:val="16"/>
        </w:rPr>
      </w:pPr>
    </w:p>
    <w:p w14:paraId="7C6D8CE1" w14:textId="5C76D9AC" w:rsidR="00201B7C" w:rsidRPr="007D0E7E" w:rsidRDefault="004F346C" w:rsidP="00201B7C">
      <w:pPr>
        <w:pStyle w:val="Heading1"/>
        <w:rPr>
          <w:rFonts w:ascii="Calibri" w:hAnsi="Calibri" w:cs="Calibri"/>
          <w:sz w:val="16"/>
          <w:szCs w:val="16"/>
        </w:rPr>
      </w:pPr>
      <w:bookmarkStart w:id="79" w:name="_Toc9001897"/>
      <w:bookmarkStart w:id="80" w:name="_Toc63232517"/>
      <w:r>
        <w:rPr>
          <w:rFonts w:ascii="Calibri" w:hAnsi="Calibri" w:cs="Calibri"/>
          <w:sz w:val="16"/>
          <w:szCs w:val="16"/>
        </w:rPr>
        <w:t>8</w:t>
      </w:r>
      <w:r w:rsidR="00201B7C" w:rsidRPr="007D0E7E">
        <w:rPr>
          <w:rFonts w:ascii="Calibri" w:hAnsi="Calibri" w:cs="Calibri"/>
          <w:sz w:val="16"/>
          <w:szCs w:val="16"/>
        </w:rPr>
        <w:tab/>
        <w:t>Defect Severity Levels</w:t>
      </w:r>
      <w:bookmarkEnd w:id="79"/>
      <w:bookmarkEnd w:id="80"/>
    </w:p>
    <w:p w14:paraId="6EE5BB14" w14:textId="7E46F129" w:rsidR="00201B7C" w:rsidRPr="007D0E7E" w:rsidRDefault="00201B7C" w:rsidP="00201B7C">
      <w:pPr>
        <w:rPr>
          <w:rFonts w:ascii="Calibri" w:hAnsi="Calibri" w:cs="Calibri"/>
          <w:sz w:val="16"/>
          <w:szCs w:val="16"/>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D0E7E" w14:paraId="6D60610B" w14:textId="77777777" w:rsidTr="004D2E3F">
        <w:tc>
          <w:tcPr>
            <w:tcW w:w="1255" w:type="dxa"/>
            <w:shd w:val="clear" w:color="auto" w:fill="D6EDF9" w:themeFill="accent2" w:themeFillTint="33"/>
          </w:tcPr>
          <w:p w14:paraId="1F06251B" w14:textId="44AFA2FF" w:rsidR="00201B7C" w:rsidRPr="007D0E7E" w:rsidRDefault="00C656A0" w:rsidP="000C307C">
            <w:pPr>
              <w:rPr>
                <w:rFonts w:ascii="Calibri" w:hAnsi="Calibri" w:cs="Calibri"/>
                <w:b/>
                <w:sz w:val="16"/>
                <w:szCs w:val="16"/>
              </w:rPr>
            </w:pPr>
            <w:r w:rsidRPr="007D0E7E">
              <w:rPr>
                <w:rStyle w:val="BoldBlueLight"/>
                <w:rFonts w:ascii="Calibri" w:hAnsi="Calibri" w:cs="Calibri"/>
                <w:color w:val="003E75" w:themeColor="accent1"/>
                <w:sz w:val="16"/>
                <w:szCs w:val="16"/>
              </w:rPr>
              <w:t>Level</w:t>
            </w:r>
          </w:p>
        </w:tc>
        <w:tc>
          <w:tcPr>
            <w:tcW w:w="9180" w:type="dxa"/>
            <w:shd w:val="clear" w:color="auto" w:fill="D6EDF9" w:themeFill="accent2" w:themeFillTint="33"/>
          </w:tcPr>
          <w:p w14:paraId="49CA3502" w14:textId="2BFAA4B6" w:rsidR="00201B7C" w:rsidRPr="007D0E7E" w:rsidRDefault="00C656A0" w:rsidP="000C307C">
            <w:pPr>
              <w:rPr>
                <w:rFonts w:ascii="Calibri" w:hAnsi="Calibri" w:cs="Calibri"/>
                <w:b/>
                <w:sz w:val="16"/>
                <w:szCs w:val="16"/>
              </w:rPr>
            </w:pPr>
            <w:r w:rsidRPr="007D0E7E">
              <w:rPr>
                <w:rStyle w:val="BoldBlueLight"/>
                <w:rFonts w:ascii="Calibri" w:hAnsi="Calibri" w:cs="Calibri"/>
                <w:color w:val="003E75" w:themeColor="accent1"/>
                <w:sz w:val="16"/>
                <w:szCs w:val="16"/>
              </w:rPr>
              <w:t>Description</w:t>
            </w:r>
          </w:p>
        </w:tc>
      </w:tr>
      <w:tr w:rsidR="009200A5" w:rsidRPr="007D0E7E" w14:paraId="538F27A9" w14:textId="77777777" w:rsidTr="004D2E3F">
        <w:tc>
          <w:tcPr>
            <w:tcW w:w="1255" w:type="dxa"/>
          </w:tcPr>
          <w:p w14:paraId="2577E29A" w14:textId="273012F0" w:rsidR="009200A5" w:rsidRPr="007D0E7E" w:rsidRDefault="009200A5" w:rsidP="009200A5">
            <w:pPr>
              <w:jc w:val="center"/>
              <w:rPr>
                <w:rFonts w:ascii="Calibri" w:hAnsi="Calibri" w:cs="Calibri"/>
                <w:sz w:val="16"/>
                <w:szCs w:val="16"/>
              </w:rPr>
            </w:pPr>
            <w:r w:rsidRPr="007D0E7E">
              <w:rPr>
                <w:rFonts w:ascii="Calibri" w:hAnsi="Calibri" w:cs="Calibri"/>
                <w:sz w:val="16"/>
                <w:szCs w:val="16"/>
              </w:rPr>
              <w:t>Severity 1 or Critical</w:t>
            </w:r>
          </w:p>
        </w:tc>
        <w:tc>
          <w:tcPr>
            <w:tcW w:w="9180" w:type="dxa"/>
          </w:tcPr>
          <w:p w14:paraId="033CEE50" w14:textId="66574113" w:rsidR="009200A5" w:rsidRPr="007D0E7E" w:rsidRDefault="009200A5" w:rsidP="009200A5">
            <w:pPr>
              <w:rPr>
                <w:rFonts w:ascii="Calibri" w:hAnsi="Calibri" w:cs="Calibri"/>
                <w:sz w:val="16"/>
                <w:szCs w:val="16"/>
                <w:shd w:val="clear" w:color="auto" w:fill="FFFFFF"/>
              </w:rPr>
            </w:pPr>
            <w:r w:rsidRPr="007D0E7E">
              <w:rPr>
                <w:rFonts w:ascii="Calibri" w:hAnsi="Calibri" w:cs="Calibri"/>
                <w:b/>
                <w:bCs/>
                <w:color w:val="172B4D"/>
                <w:sz w:val="16"/>
                <w:szCs w:val="16"/>
                <w:shd w:val="clear" w:color="auto" w:fill="FFFFFF"/>
              </w:rPr>
              <w:t>Critical/Showstopper/Blocker:</w:t>
            </w:r>
            <w:r w:rsidRPr="007D0E7E">
              <w:rPr>
                <w:rFonts w:ascii="Calibri" w:hAnsi="Calibri" w:cs="Calibri"/>
                <w:color w:val="172B4D"/>
                <w:sz w:val="16"/>
                <w:szCs w:val="16"/>
                <w:shd w:val="clear" w:color="auto" w:fill="FFFFFF"/>
              </w:rPr>
              <w:t xml:space="preserve">  This affects, or materially fails to comply with the acceptance criteria for, critical functionality or critical data. This does not have a workaround.</w:t>
            </w:r>
          </w:p>
        </w:tc>
      </w:tr>
      <w:tr w:rsidR="009200A5" w:rsidRPr="007D0E7E" w14:paraId="3EBDF7A2" w14:textId="77777777" w:rsidTr="004D2E3F">
        <w:tc>
          <w:tcPr>
            <w:tcW w:w="1255" w:type="dxa"/>
          </w:tcPr>
          <w:p w14:paraId="35F16BDE" w14:textId="0929B94D" w:rsidR="009200A5" w:rsidRPr="007D0E7E" w:rsidRDefault="009200A5" w:rsidP="009200A5">
            <w:pPr>
              <w:jc w:val="center"/>
              <w:rPr>
                <w:rFonts w:ascii="Calibri" w:hAnsi="Calibri" w:cs="Calibri"/>
                <w:sz w:val="16"/>
                <w:szCs w:val="16"/>
              </w:rPr>
            </w:pPr>
            <w:r w:rsidRPr="007D0E7E">
              <w:rPr>
                <w:rFonts w:ascii="Calibri" w:hAnsi="Calibri" w:cs="Calibri"/>
                <w:sz w:val="16"/>
                <w:szCs w:val="16"/>
              </w:rPr>
              <w:t>Severity 2 or High</w:t>
            </w:r>
          </w:p>
        </w:tc>
        <w:tc>
          <w:tcPr>
            <w:tcW w:w="9180" w:type="dxa"/>
          </w:tcPr>
          <w:p w14:paraId="09C3FC98" w14:textId="143FE135" w:rsidR="009200A5" w:rsidRPr="007D0E7E" w:rsidRDefault="009200A5" w:rsidP="009200A5">
            <w:pPr>
              <w:rPr>
                <w:rFonts w:ascii="Calibri" w:hAnsi="Calibri" w:cs="Calibri"/>
                <w:color w:val="172B4D"/>
                <w:sz w:val="16"/>
                <w:szCs w:val="16"/>
                <w:shd w:val="clear" w:color="auto" w:fill="FFFFFF"/>
              </w:rPr>
            </w:pPr>
            <w:r w:rsidRPr="007D0E7E">
              <w:rPr>
                <w:rFonts w:ascii="Calibri" w:hAnsi="Calibri" w:cs="Calibri"/>
                <w:b/>
                <w:bCs/>
                <w:color w:val="172B4D"/>
                <w:sz w:val="16"/>
                <w:szCs w:val="16"/>
                <w:shd w:val="clear" w:color="auto" w:fill="FFFFFF"/>
              </w:rPr>
              <w:t>High:</w:t>
            </w:r>
            <w:r w:rsidRPr="007D0E7E">
              <w:rPr>
                <w:rFonts w:ascii="Calibri" w:hAnsi="Calibri" w:cs="Calibri"/>
                <w:color w:val="172B4D"/>
                <w:sz w:val="16"/>
                <w:szCs w:val="16"/>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D0E7E" w14:paraId="4AE97452" w14:textId="77777777" w:rsidTr="004D2E3F">
        <w:tblPrEx>
          <w:tblCellMar>
            <w:left w:w="115" w:type="dxa"/>
            <w:right w:w="115" w:type="dxa"/>
          </w:tblCellMar>
        </w:tblPrEx>
        <w:trPr>
          <w:tblHeader/>
        </w:trPr>
        <w:tc>
          <w:tcPr>
            <w:tcW w:w="1255" w:type="dxa"/>
          </w:tcPr>
          <w:p w14:paraId="18D1E655" w14:textId="733632B8" w:rsidR="009200A5" w:rsidRPr="007D0E7E" w:rsidRDefault="009200A5" w:rsidP="009200A5">
            <w:pPr>
              <w:jc w:val="center"/>
              <w:rPr>
                <w:rFonts w:ascii="Calibri" w:hAnsi="Calibri" w:cs="Calibri"/>
                <w:sz w:val="16"/>
                <w:szCs w:val="16"/>
              </w:rPr>
            </w:pPr>
            <w:r w:rsidRPr="007D0E7E">
              <w:rPr>
                <w:rFonts w:ascii="Calibri" w:hAnsi="Calibri" w:cs="Calibri"/>
                <w:sz w:val="16"/>
                <w:szCs w:val="16"/>
              </w:rPr>
              <w:t>Severity 3 or Medium</w:t>
            </w:r>
          </w:p>
        </w:tc>
        <w:tc>
          <w:tcPr>
            <w:tcW w:w="9180" w:type="dxa"/>
          </w:tcPr>
          <w:p w14:paraId="477E149C" w14:textId="442F5174" w:rsidR="009200A5" w:rsidRPr="007D0E7E" w:rsidRDefault="009200A5" w:rsidP="009200A5">
            <w:pPr>
              <w:rPr>
                <w:rFonts w:ascii="Calibri" w:hAnsi="Calibri" w:cs="Calibri"/>
                <w:sz w:val="16"/>
                <w:szCs w:val="16"/>
                <w:shd w:val="clear" w:color="auto" w:fill="FFFFFF"/>
              </w:rPr>
            </w:pPr>
            <w:r w:rsidRPr="007D0E7E">
              <w:rPr>
                <w:rFonts w:ascii="Calibri" w:hAnsi="Calibri" w:cs="Calibri"/>
                <w:b/>
                <w:bCs/>
                <w:color w:val="172B4D"/>
                <w:sz w:val="16"/>
                <w:szCs w:val="16"/>
                <w:shd w:val="clear" w:color="auto" w:fill="FFFFFF"/>
              </w:rPr>
              <w:t>Medium:</w:t>
            </w:r>
            <w:r w:rsidRPr="007D0E7E">
              <w:rPr>
                <w:rFonts w:ascii="Calibri" w:hAnsi="Calibri" w:cs="Calibri"/>
                <w:color w:val="172B4D"/>
                <w:sz w:val="16"/>
                <w:szCs w:val="16"/>
                <w:shd w:val="clear" w:color="auto" w:fill="FFFFFF"/>
              </w:rPr>
              <w:t xml:space="preserve">  The defect affects minor functionality or non-critical data. It has an easy workaround.</w:t>
            </w:r>
          </w:p>
        </w:tc>
      </w:tr>
      <w:tr w:rsidR="009200A5" w:rsidRPr="007D0E7E" w14:paraId="610170A8" w14:textId="77777777" w:rsidTr="004D2E3F">
        <w:tblPrEx>
          <w:tblCellMar>
            <w:left w:w="115" w:type="dxa"/>
            <w:right w:w="115" w:type="dxa"/>
          </w:tblCellMar>
        </w:tblPrEx>
        <w:trPr>
          <w:tblHeader/>
        </w:trPr>
        <w:tc>
          <w:tcPr>
            <w:tcW w:w="1255" w:type="dxa"/>
          </w:tcPr>
          <w:p w14:paraId="79204AD9" w14:textId="5787B1F7" w:rsidR="009200A5" w:rsidRPr="007D0E7E" w:rsidRDefault="009200A5" w:rsidP="009200A5">
            <w:pPr>
              <w:jc w:val="center"/>
              <w:rPr>
                <w:rFonts w:ascii="Calibri" w:hAnsi="Calibri" w:cs="Calibri"/>
                <w:sz w:val="16"/>
                <w:szCs w:val="16"/>
              </w:rPr>
            </w:pPr>
            <w:r w:rsidRPr="007D0E7E">
              <w:rPr>
                <w:rFonts w:ascii="Calibri" w:hAnsi="Calibri" w:cs="Calibri"/>
                <w:sz w:val="16"/>
                <w:szCs w:val="16"/>
              </w:rPr>
              <w:t>Severity 4 or Low</w:t>
            </w:r>
          </w:p>
        </w:tc>
        <w:tc>
          <w:tcPr>
            <w:tcW w:w="9180" w:type="dxa"/>
          </w:tcPr>
          <w:p w14:paraId="66E45799" w14:textId="5DBD013D" w:rsidR="009200A5" w:rsidRPr="007D0E7E" w:rsidRDefault="009200A5" w:rsidP="009200A5">
            <w:pPr>
              <w:rPr>
                <w:rFonts w:ascii="Calibri" w:hAnsi="Calibri" w:cs="Calibri"/>
                <w:sz w:val="16"/>
                <w:szCs w:val="16"/>
                <w:shd w:val="clear" w:color="auto" w:fill="FFFFFF"/>
              </w:rPr>
            </w:pPr>
            <w:r w:rsidRPr="007D0E7E">
              <w:rPr>
                <w:rFonts w:ascii="Calibri" w:hAnsi="Calibri" w:cs="Calibri"/>
                <w:b/>
                <w:bCs/>
                <w:color w:val="172B4D"/>
                <w:sz w:val="16"/>
                <w:szCs w:val="16"/>
                <w:shd w:val="clear" w:color="auto" w:fill="FFFFFF"/>
              </w:rPr>
              <w:t>Low:</w:t>
            </w:r>
            <w:r w:rsidRPr="007D0E7E">
              <w:rPr>
                <w:rFonts w:ascii="Calibri" w:hAnsi="Calibri" w:cs="Calibri"/>
                <w:color w:val="172B4D"/>
                <w:sz w:val="16"/>
                <w:szCs w:val="16"/>
                <w:shd w:val="clear" w:color="auto" w:fill="FFFFFF"/>
              </w:rPr>
              <w:t xml:space="preserve">  The defect does not affect functionality or data. It does not need a workaround; no impacts to productivity.</w:t>
            </w:r>
          </w:p>
        </w:tc>
      </w:tr>
    </w:tbl>
    <w:p w14:paraId="29FC4354" w14:textId="77777777" w:rsidR="00084D6D" w:rsidRPr="007D0E7E" w:rsidRDefault="00084D6D" w:rsidP="0080032E">
      <w:pPr>
        <w:rPr>
          <w:rFonts w:ascii="Calibri" w:hAnsi="Calibri" w:cs="Calibri"/>
          <w:sz w:val="16"/>
          <w:szCs w:val="16"/>
        </w:rPr>
      </w:pPr>
    </w:p>
    <w:p w14:paraId="1CBB4AAC" w14:textId="77777777" w:rsidR="008737D5" w:rsidRPr="007D0E7E" w:rsidRDefault="008737D5">
      <w:pPr>
        <w:rPr>
          <w:rFonts w:ascii="Calibri" w:hAnsi="Calibri" w:cs="Calibri"/>
          <w:sz w:val="16"/>
          <w:szCs w:val="16"/>
        </w:rPr>
      </w:pPr>
    </w:p>
    <w:sectPr w:rsidR="008737D5" w:rsidRPr="007D0E7E" w:rsidSect="006C363C">
      <w:headerReference w:type="even" r:id="rId51"/>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A35D8" w14:textId="77777777" w:rsidR="003952C4" w:rsidRDefault="003952C4">
      <w:r>
        <w:separator/>
      </w:r>
    </w:p>
  </w:endnote>
  <w:endnote w:type="continuationSeparator" w:id="0">
    <w:p w14:paraId="2B079C65" w14:textId="77777777" w:rsidR="003952C4" w:rsidRDefault="00395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5E" w14:textId="77777777" w:rsidR="00946CEC" w:rsidRDefault="00946CEC"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946CEC" w:rsidRDefault="00946CEC"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0" w14:textId="6C02E680" w:rsidR="00946CEC" w:rsidRPr="0005548B" w:rsidRDefault="00946CEC"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4B79EF9A" w:rsidR="00946CEC" w:rsidRPr="00F205A6" w:rsidRDefault="00946CEC"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58149E">
      <w:rPr>
        <w:rFonts w:ascii="Arial" w:hAnsi="Arial"/>
        <w:color w:val="003E75" w:themeColor="accent1"/>
      </w:rPr>
      <w:t>Feb</w:t>
    </w:r>
    <w:r>
      <w:rPr>
        <w:rFonts w:ascii="Arial" w:hAnsi="Arial"/>
        <w:color w:val="003E75" w:themeColor="accent1"/>
      </w:rPr>
      <w:t xml:space="preserve"> </w:t>
    </w:r>
    <w:r w:rsidR="0058149E">
      <w:rPr>
        <w:rFonts w:ascii="Arial" w:hAnsi="Arial"/>
        <w:color w:val="003E75" w:themeColor="accent1"/>
      </w:rPr>
      <w:t>2</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3" w14:textId="7783ECFC" w:rsidR="00946CEC" w:rsidRDefault="00946CEC">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946CEC" w:rsidRPr="007A2D63" w:rsidRDefault="00946CEC"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946CEC" w:rsidRPr="007A2D63" w:rsidRDefault="00946CEC"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84204F" w14:textId="77777777" w:rsidR="003952C4" w:rsidRDefault="003952C4">
      <w:r>
        <w:separator/>
      </w:r>
    </w:p>
  </w:footnote>
  <w:footnote w:type="continuationSeparator" w:id="0">
    <w:p w14:paraId="6CC81BA5" w14:textId="77777777" w:rsidR="003952C4" w:rsidRDefault="00395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5D" w14:textId="157E9923" w:rsidR="00946CEC" w:rsidRPr="007A2D63" w:rsidRDefault="00946CEC">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2" w14:textId="58DA9DA7" w:rsidR="00946CEC" w:rsidRDefault="00946CEC">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4" w14:textId="77777777" w:rsidR="00946CEC" w:rsidRDefault="00946C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54A77"/>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2" w15:restartNumberingAfterBreak="0">
    <w:nsid w:val="0293774F"/>
    <w:multiLevelType w:val="multilevel"/>
    <w:tmpl w:val="D48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5" w15:restartNumberingAfterBreak="0">
    <w:nsid w:val="09E67E00"/>
    <w:multiLevelType w:val="multilevel"/>
    <w:tmpl w:val="336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819A5"/>
    <w:multiLevelType w:val="multilevel"/>
    <w:tmpl w:val="EC62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F4FA3"/>
    <w:multiLevelType w:val="multilevel"/>
    <w:tmpl w:val="C47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9" w15:restartNumberingAfterBreak="0">
    <w:nsid w:val="0E1B5C3D"/>
    <w:multiLevelType w:val="multilevel"/>
    <w:tmpl w:val="985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F930CB4"/>
    <w:multiLevelType w:val="multilevel"/>
    <w:tmpl w:val="1F5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6271"/>
    <w:multiLevelType w:val="multilevel"/>
    <w:tmpl w:val="CF82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C3707"/>
    <w:multiLevelType w:val="hybridMultilevel"/>
    <w:tmpl w:val="AE92C3CA"/>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DD33185"/>
    <w:multiLevelType w:val="hybridMultilevel"/>
    <w:tmpl w:val="D05AB0D8"/>
    <w:lvl w:ilvl="0" w:tplc="3106FAE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51B17DE"/>
    <w:multiLevelType w:val="multilevel"/>
    <w:tmpl w:val="D8B8B2AE"/>
    <w:lvl w:ilvl="0">
      <w:start w:val="1"/>
      <w:numFmt w:val="bullet"/>
      <w:lvlText w:val=""/>
      <w:lvlJc w:val="left"/>
      <w:pPr>
        <w:ind w:left="720" w:hanging="360"/>
      </w:pPr>
      <w:rPr>
        <w:rFonts w:ascii="Symbol" w:hAnsi="Symbol" w:hint="default"/>
      </w:rPr>
    </w:lvl>
    <w:lvl w:ilvl="1">
      <w:start w:val="1"/>
      <w:numFmt w:val="bullet"/>
      <w:lvlText w:val="o"/>
      <w:lvlJc w:val="left"/>
      <w:pPr>
        <w:ind w:left="1152" w:hanging="360"/>
      </w:pPr>
      <w:rPr>
        <w:rFonts w:ascii="Courier New" w:hAnsi="Courier New" w:cs="Courier New" w:hint="default"/>
      </w:rPr>
    </w:lvl>
    <w:lvl w:ilvl="2">
      <w:start w:val="1"/>
      <w:numFmt w:val="bullet"/>
      <w:lvlText w:val=""/>
      <w:lvlJc w:val="left"/>
      <w:pPr>
        <w:ind w:left="1584" w:hanging="360"/>
      </w:pPr>
      <w:rPr>
        <w:rFonts w:ascii="Symbol" w:hAnsi="Symbol" w:hint="default"/>
      </w:rPr>
    </w:lvl>
    <w:lvl w:ilvl="3">
      <w:start w:val="1"/>
      <w:numFmt w:val="decimal"/>
      <w:lvlText w:val="%1.%2.%3.%4"/>
      <w:lvlJc w:val="left"/>
      <w:pPr>
        <w:ind w:left="2376" w:hanging="720"/>
      </w:pPr>
      <w:rPr>
        <w:rFonts w:hint="default"/>
      </w:rPr>
    </w:lvl>
    <w:lvl w:ilvl="4">
      <w:start w:val="1"/>
      <w:numFmt w:val="decimal"/>
      <w:lvlText w:val="%1.%2.%3.%4.%5"/>
      <w:lvlJc w:val="left"/>
      <w:pPr>
        <w:ind w:left="2808" w:hanging="720"/>
      </w:pPr>
      <w:rPr>
        <w:rFonts w:hint="default"/>
      </w:rPr>
    </w:lvl>
    <w:lvl w:ilvl="5">
      <w:start w:val="1"/>
      <w:numFmt w:val="decimal"/>
      <w:lvlText w:val="%1.%2.%3.%4.%5.%6"/>
      <w:lvlJc w:val="left"/>
      <w:pPr>
        <w:ind w:left="3240" w:hanging="720"/>
      </w:pPr>
      <w:rPr>
        <w:rFonts w:hint="default"/>
      </w:rPr>
    </w:lvl>
    <w:lvl w:ilvl="6">
      <w:start w:val="1"/>
      <w:numFmt w:val="decimal"/>
      <w:lvlText w:val="%1.%2.%3.%4.%5.%6.%7"/>
      <w:lvlJc w:val="left"/>
      <w:pPr>
        <w:ind w:left="4032" w:hanging="1080"/>
      </w:pPr>
      <w:rPr>
        <w:rFonts w:hint="default"/>
      </w:rPr>
    </w:lvl>
    <w:lvl w:ilvl="7">
      <w:start w:val="1"/>
      <w:numFmt w:val="decimal"/>
      <w:lvlText w:val="%1.%2.%3.%4.%5.%6.%7.%8"/>
      <w:lvlJc w:val="left"/>
      <w:pPr>
        <w:ind w:left="4464" w:hanging="1080"/>
      </w:pPr>
      <w:rPr>
        <w:rFonts w:hint="default"/>
      </w:rPr>
    </w:lvl>
    <w:lvl w:ilvl="8">
      <w:start w:val="1"/>
      <w:numFmt w:val="decimal"/>
      <w:lvlText w:val="%1.%2.%3.%4.%5.%6.%7.%8.%9"/>
      <w:lvlJc w:val="left"/>
      <w:pPr>
        <w:ind w:left="4896" w:hanging="1080"/>
      </w:pPr>
      <w:rPr>
        <w:rFonts w:hint="default"/>
      </w:rPr>
    </w:lvl>
  </w:abstractNum>
  <w:abstractNum w:abstractNumId="18"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19"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792"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0" w15:restartNumberingAfterBreak="0">
    <w:nsid w:val="39FD4DB3"/>
    <w:multiLevelType w:val="multilevel"/>
    <w:tmpl w:val="43A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2" w15:restartNumberingAfterBreak="0">
    <w:nsid w:val="3C420309"/>
    <w:multiLevelType w:val="multilevel"/>
    <w:tmpl w:val="59A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96CA4"/>
    <w:multiLevelType w:val="multilevel"/>
    <w:tmpl w:val="443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70FAA"/>
    <w:multiLevelType w:val="multilevel"/>
    <w:tmpl w:val="415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F6D6B"/>
    <w:multiLevelType w:val="multilevel"/>
    <w:tmpl w:val="E66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D6E26"/>
    <w:multiLevelType w:val="multilevel"/>
    <w:tmpl w:val="D8A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50DB0"/>
    <w:multiLevelType w:val="multilevel"/>
    <w:tmpl w:val="71044384"/>
    <w:lvl w:ilvl="0">
      <w:start w:val="1"/>
      <w:numFmt w:val="decimal"/>
      <w:lvlText w:val="%1"/>
      <w:lvlJc w:val="left"/>
      <w:pPr>
        <w:ind w:left="1152" w:hanging="360"/>
      </w:pPr>
      <w:rPr>
        <w:rFonts w:hint="default"/>
      </w:rPr>
    </w:lvl>
    <w:lvl w:ilvl="1">
      <w:start w:val="1"/>
      <w:numFmt w:val="decimal"/>
      <w:lvlText w:val="%2"/>
      <w:lvlJc w:val="left"/>
      <w:pPr>
        <w:ind w:left="1584" w:hanging="360"/>
      </w:pPr>
      <w:rPr>
        <w:rFonts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8" w15:restartNumberingAfterBreak="0">
    <w:nsid w:val="4B7C0B91"/>
    <w:multiLevelType w:val="multilevel"/>
    <w:tmpl w:val="D8B8B2AE"/>
    <w:lvl w:ilvl="0">
      <w:start w:val="1"/>
      <w:numFmt w:val="bullet"/>
      <w:lvlText w:val=""/>
      <w:lvlJc w:val="left"/>
      <w:pPr>
        <w:ind w:left="927" w:hanging="360"/>
      </w:pPr>
      <w:rPr>
        <w:rFonts w:ascii="Symbol" w:hAnsi="Symbol" w:hint="default"/>
      </w:rPr>
    </w:lvl>
    <w:lvl w:ilvl="1">
      <w:start w:val="1"/>
      <w:numFmt w:val="bullet"/>
      <w:lvlText w:val="o"/>
      <w:lvlJc w:val="left"/>
      <w:pPr>
        <w:ind w:left="1359" w:hanging="360"/>
      </w:pPr>
      <w:rPr>
        <w:rFonts w:ascii="Courier New" w:hAnsi="Courier New" w:cs="Courier New" w:hint="default"/>
      </w:rPr>
    </w:lvl>
    <w:lvl w:ilvl="2">
      <w:start w:val="1"/>
      <w:numFmt w:val="bullet"/>
      <w:lvlText w:val=""/>
      <w:lvlJc w:val="left"/>
      <w:pPr>
        <w:ind w:left="1791" w:hanging="360"/>
      </w:pPr>
      <w:rPr>
        <w:rFonts w:ascii="Symbol" w:hAnsi="Symbol" w:hint="default"/>
      </w:rPr>
    </w:lvl>
    <w:lvl w:ilvl="3">
      <w:start w:val="1"/>
      <w:numFmt w:val="decimal"/>
      <w:lvlText w:val="%1.%2.%3.%4"/>
      <w:lvlJc w:val="left"/>
      <w:pPr>
        <w:ind w:left="2583" w:hanging="720"/>
      </w:pPr>
      <w:rPr>
        <w:rFonts w:hint="default"/>
      </w:rPr>
    </w:lvl>
    <w:lvl w:ilvl="4">
      <w:start w:val="1"/>
      <w:numFmt w:val="decimal"/>
      <w:lvlText w:val="%1.%2.%3.%4.%5"/>
      <w:lvlJc w:val="left"/>
      <w:pPr>
        <w:ind w:left="3015" w:hanging="720"/>
      </w:pPr>
      <w:rPr>
        <w:rFonts w:hint="default"/>
      </w:rPr>
    </w:lvl>
    <w:lvl w:ilvl="5">
      <w:start w:val="1"/>
      <w:numFmt w:val="decimal"/>
      <w:lvlText w:val="%1.%2.%3.%4.%5.%6"/>
      <w:lvlJc w:val="left"/>
      <w:pPr>
        <w:ind w:left="3447" w:hanging="720"/>
      </w:pPr>
      <w:rPr>
        <w:rFonts w:hint="default"/>
      </w:rPr>
    </w:lvl>
    <w:lvl w:ilvl="6">
      <w:start w:val="1"/>
      <w:numFmt w:val="decimal"/>
      <w:lvlText w:val="%1.%2.%3.%4.%5.%6.%7"/>
      <w:lvlJc w:val="left"/>
      <w:pPr>
        <w:ind w:left="4239" w:hanging="1080"/>
      </w:pPr>
      <w:rPr>
        <w:rFonts w:hint="default"/>
      </w:rPr>
    </w:lvl>
    <w:lvl w:ilvl="7">
      <w:start w:val="1"/>
      <w:numFmt w:val="decimal"/>
      <w:lvlText w:val="%1.%2.%3.%4.%5.%6.%7.%8"/>
      <w:lvlJc w:val="left"/>
      <w:pPr>
        <w:ind w:left="4671" w:hanging="1080"/>
      </w:pPr>
      <w:rPr>
        <w:rFonts w:hint="default"/>
      </w:rPr>
    </w:lvl>
    <w:lvl w:ilvl="8">
      <w:start w:val="1"/>
      <w:numFmt w:val="decimal"/>
      <w:lvlText w:val="%1.%2.%3.%4.%5.%6.%7.%8.%9"/>
      <w:lvlJc w:val="left"/>
      <w:pPr>
        <w:ind w:left="5103" w:hanging="1080"/>
      </w:pPr>
      <w:rPr>
        <w:rFonts w:hint="default"/>
      </w:rPr>
    </w:lvl>
  </w:abstractNum>
  <w:abstractNum w:abstractNumId="29" w15:restartNumberingAfterBreak="0">
    <w:nsid w:val="4D22493E"/>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0" w15:restartNumberingAfterBreak="0">
    <w:nsid w:val="4DA73923"/>
    <w:multiLevelType w:val="multilevel"/>
    <w:tmpl w:val="696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540B7F"/>
    <w:multiLevelType w:val="multilevel"/>
    <w:tmpl w:val="5BF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A1FC0"/>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5" w15:restartNumberingAfterBreak="0">
    <w:nsid w:val="60D05664"/>
    <w:multiLevelType w:val="multilevel"/>
    <w:tmpl w:val="E03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EF44F59"/>
    <w:multiLevelType w:val="multilevel"/>
    <w:tmpl w:val="821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74108"/>
    <w:multiLevelType w:val="multilevel"/>
    <w:tmpl w:val="22C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4448B"/>
    <w:multiLevelType w:val="multilevel"/>
    <w:tmpl w:val="8AB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D351FCB"/>
    <w:multiLevelType w:val="multilevel"/>
    <w:tmpl w:val="B0A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B2C41"/>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43" w15:restartNumberingAfterBreak="0">
    <w:nsid w:val="7F5836DF"/>
    <w:multiLevelType w:val="multilevel"/>
    <w:tmpl w:val="AB0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1"/>
  </w:num>
  <w:num w:numId="3">
    <w:abstractNumId w:val="4"/>
  </w:num>
  <w:num w:numId="4">
    <w:abstractNumId w:val="18"/>
  </w:num>
  <w:num w:numId="5">
    <w:abstractNumId w:val="14"/>
  </w:num>
  <w:num w:numId="6">
    <w:abstractNumId w:val="32"/>
  </w:num>
  <w:num w:numId="7">
    <w:abstractNumId w:val="3"/>
  </w:num>
  <w:num w:numId="8">
    <w:abstractNumId w:val="13"/>
  </w:num>
  <w:num w:numId="9">
    <w:abstractNumId w:val="19"/>
  </w:num>
  <w:num w:numId="10">
    <w:abstractNumId w:val="1"/>
  </w:num>
  <w:num w:numId="11">
    <w:abstractNumId w:val="10"/>
  </w:num>
  <w:num w:numId="12">
    <w:abstractNumId w:val="16"/>
  </w:num>
  <w:num w:numId="13">
    <w:abstractNumId w:val="34"/>
  </w:num>
  <w:num w:numId="14">
    <w:abstractNumId w:val="15"/>
  </w:num>
  <w:num w:numId="15">
    <w:abstractNumId w:val="36"/>
  </w:num>
  <w:num w:numId="16">
    <w:abstractNumId w:val="40"/>
  </w:num>
  <w:num w:numId="17">
    <w:abstractNumId w:val="41"/>
  </w:num>
  <w:num w:numId="18">
    <w:abstractNumId w:val="43"/>
  </w:num>
  <w:num w:numId="19">
    <w:abstractNumId w:val="39"/>
  </w:num>
  <w:num w:numId="20">
    <w:abstractNumId w:val="12"/>
  </w:num>
  <w:num w:numId="21">
    <w:abstractNumId w:val="37"/>
  </w:num>
  <w:num w:numId="22">
    <w:abstractNumId w:val="22"/>
  </w:num>
  <w:num w:numId="23">
    <w:abstractNumId w:val="11"/>
  </w:num>
  <w:num w:numId="24">
    <w:abstractNumId w:val="6"/>
  </w:num>
  <w:num w:numId="25">
    <w:abstractNumId w:val="9"/>
  </w:num>
  <w:num w:numId="26">
    <w:abstractNumId w:val="26"/>
  </w:num>
  <w:num w:numId="27">
    <w:abstractNumId w:val="7"/>
  </w:num>
  <w:num w:numId="28">
    <w:abstractNumId w:val="2"/>
  </w:num>
  <w:num w:numId="29">
    <w:abstractNumId w:val="33"/>
  </w:num>
  <w:num w:numId="30">
    <w:abstractNumId w:val="42"/>
  </w:num>
  <w:num w:numId="31">
    <w:abstractNumId w:val="24"/>
  </w:num>
  <w:num w:numId="32">
    <w:abstractNumId w:val="20"/>
  </w:num>
  <w:num w:numId="33">
    <w:abstractNumId w:val="17"/>
  </w:num>
  <w:num w:numId="34">
    <w:abstractNumId w:val="28"/>
  </w:num>
  <w:num w:numId="35">
    <w:abstractNumId w:val="27"/>
  </w:num>
  <w:num w:numId="36">
    <w:abstractNumId w:val="38"/>
  </w:num>
  <w:num w:numId="37">
    <w:abstractNumId w:val="5"/>
  </w:num>
  <w:num w:numId="38">
    <w:abstractNumId w:val="25"/>
  </w:num>
  <w:num w:numId="39">
    <w:abstractNumId w:val="35"/>
  </w:num>
  <w:num w:numId="40">
    <w:abstractNumId w:val="23"/>
  </w:num>
  <w:num w:numId="41">
    <w:abstractNumId w:val="30"/>
  </w:num>
  <w:num w:numId="42">
    <w:abstractNumId w:val="29"/>
  </w:num>
  <w:num w:numId="43">
    <w:abstractNumId w:val="0"/>
  </w:num>
  <w:num w:numId="44">
    <w:abstractNumId w:va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2787"/>
    <w:rsid w:val="00004F3D"/>
    <w:rsid w:val="000078E4"/>
    <w:rsid w:val="000300D7"/>
    <w:rsid w:val="00030158"/>
    <w:rsid w:val="000301DC"/>
    <w:rsid w:val="00030680"/>
    <w:rsid w:val="000315C2"/>
    <w:rsid w:val="00031B0F"/>
    <w:rsid w:val="000320A3"/>
    <w:rsid w:val="000364AF"/>
    <w:rsid w:val="000442CE"/>
    <w:rsid w:val="000551E9"/>
    <w:rsid w:val="00055231"/>
    <w:rsid w:val="0005548B"/>
    <w:rsid w:val="0005738D"/>
    <w:rsid w:val="00062154"/>
    <w:rsid w:val="00062566"/>
    <w:rsid w:val="00062FE0"/>
    <w:rsid w:val="000648E3"/>
    <w:rsid w:val="00065261"/>
    <w:rsid w:val="00067D78"/>
    <w:rsid w:val="00070311"/>
    <w:rsid w:val="00072B86"/>
    <w:rsid w:val="000749FF"/>
    <w:rsid w:val="00077277"/>
    <w:rsid w:val="0008044B"/>
    <w:rsid w:val="00084D6D"/>
    <w:rsid w:val="0009019D"/>
    <w:rsid w:val="00091080"/>
    <w:rsid w:val="0009223C"/>
    <w:rsid w:val="00094981"/>
    <w:rsid w:val="0009523B"/>
    <w:rsid w:val="0009565F"/>
    <w:rsid w:val="00096EDE"/>
    <w:rsid w:val="000A0BCA"/>
    <w:rsid w:val="000A1FC2"/>
    <w:rsid w:val="000A3EF4"/>
    <w:rsid w:val="000A3F97"/>
    <w:rsid w:val="000A6439"/>
    <w:rsid w:val="000A726C"/>
    <w:rsid w:val="000B0FDC"/>
    <w:rsid w:val="000B173B"/>
    <w:rsid w:val="000B64DD"/>
    <w:rsid w:val="000B6DE3"/>
    <w:rsid w:val="000C307C"/>
    <w:rsid w:val="000C4C44"/>
    <w:rsid w:val="000C68C6"/>
    <w:rsid w:val="000D732E"/>
    <w:rsid w:val="000E06BC"/>
    <w:rsid w:val="000E75B7"/>
    <w:rsid w:val="000F0FAC"/>
    <w:rsid w:val="000F202B"/>
    <w:rsid w:val="000F3046"/>
    <w:rsid w:val="000F33DA"/>
    <w:rsid w:val="000F5F93"/>
    <w:rsid w:val="00102B91"/>
    <w:rsid w:val="00106FA4"/>
    <w:rsid w:val="00116371"/>
    <w:rsid w:val="00125931"/>
    <w:rsid w:val="00125A5B"/>
    <w:rsid w:val="00127747"/>
    <w:rsid w:val="00147B10"/>
    <w:rsid w:val="00147C71"/>
    <w:rsid w:val="00153FAF"/>
    <w:rsid w:val="0016256B"/>
    <w:rsid w:val="00162F2E"/>
    <w:rsid w:val="00164539"/>
    <w:rsid w:val="00167DFD"/>
    <w:rsid w:val="00174ABD"/>
    <w:rsid w:val="001758FA"/>
    <w:rsid w:val="001773C0"/>
    <w:rsid w:val="0018056B"/>
    <w:rsid w:val="001807D6"/>
    <w:rsid w:val="001912D9"/>
    <w:rsid w:val="00193870"/>
    <w:rsid w:val="001A1E73"/>
    <w:rsid w:val="001B2C53"/>
    <w:rsid w:val="001B775C"/>
    <w:rsid w:val="001C242E"/>
    <w:rsid w:val="001C2C7F"/>
    <w:rsid w:val="001C795E"/>
    <w:rsid w:val="001D271B"/>
    <w:rsid w:val="001D3CE7"/>
    <w:rsid w:val="001D4467"/>
    <w:rsid w:val="001D544A"/>
    <w:rsid w:val="001D66F9"/>
    <w:rsid w:val="001D6E4D"/>
    <w:rsid w:val="001D7BBF"/>
    <w:rsid w:val="001F7552"/>
    <w:rsid w:val="00201B7C"/>
    <w:rsid w:val="002026BB"/>
    <w:rsid w:val="00210E11"/>
    <w:rsid w:val="0021190A"/>
    <w:rsid w:val="00213E87"/>
    <w:rsid w:val="00214D16"/>
    <w:rsid w:val="002224D8"/>
    <w:rsid w:val="0022687F"/>
    <w:rsid w:val="00230F53"/>
    <w:rsid w:val="002317CA"/>
    <w:rsid w:val="00232F0C"/>
    <w:rsid w:val="00233743"/>
    <w:rsid w:val="00242745"/>
    <w:rsid w:val="00243AFD"/>
    <w:rsid w:val="00243B05"/>
    <w:rsid w:val="002442FF"/>
    <w:rsid w:val="002516CE"/>
    <w:rsid w:val="00254639"/>
    <w:rsid w:val="0025568D"/>
    <w:rsid w:val="002631B0"/>
    <w:rsid w:val="002648E8"/>
    <w:rsid w:val="00265C8E"/>
    <w:rsid w:val="0026629E"/>
    <w:rsid w:val="002678C8"/>
    <w:rsid w:val="00277622"/>
    <w:rsid w:val="00280183"/>
    <w:rsid w:val="00280C4B"/>
    <w:rsid w:val="002830A2"/>
    <w:rsid w:val="00283DEF"/>
    <w:rsid w:val="00293E2A"/>
    <w:rsid w:val="002955EE"/>
    <w:rsid w:val="002A4089"/>
    <w:rsid w:val="002A6C40"/>
    <w:rsid w:val="002B3BCA"/>
    <w:rsid w:val="002B419C"/>
    <w:rsid w:val="002B4D5B"/>
    <w:rsid w:val="002B7EAF"/>
    <w:rsid w:val="002C181C"/>
    <w:rsid w:val="002D3A67"/>
    <w:rsid w:val="002D6EF2"/>
    <w:rsid w:val="002D71A7"/>
    <w:rsid w:val="002D7951"/>
    <w:rsid w:val="002E477E"/>
    <w:rsid w:val="002E6865"/>
    <w:rsid w:val="002E6900"/>
    <w:rsid w:val="002F0401"/>
    <w:rsid w:val="002F38D5"/>
    <w:rsid w:val="002F3D14"/>
    <w:rsid w:val="002F4BE6"/>
    <w:rsid w:val="002F5373"/>
    <w:rsid w:val="002F7803"/>
    <w:rsid w:val="00300DE5"/>
    <w:rsid w:val="00300ED2"/>
    <w:rsid w:val="00301002"/>
    <w:rsid w:val="003034FD"/>
    <w:rsid w:val="00310270"/>
    <w:rsid w:val="003131FF"/>
    <w:rsid w:val="0031393A"/>
    <w:rsid w:val="00326C71"/>
    <w:rsid w:val="003273FA"/>
    <w:rsid w:val="00333D1B"/>
    <w:rsid w:val="00335C5E"/>
    <w:rsid w:val="00336B38"/>
    <w:rsid w:val="00341149"/>
    <w:rsid w:val="00342D6D"/>
    <w:rsid w:val="0035108E"/>
    <w:rsid w:val="00352CE6"/>
    <w:rsid w:val="0035341C"/>
    <w:rsid w:val="00354A72"/>
    <w:rsid w:val="0036279A"/>
    <w:rsid w:val="00364962"/>
    <w:rsid w:val="0037187D"/>
    <w:rsid w:val="00380A0E"/>
    <w:rsid w:val="003814F8"/>
    <w:rsid w:val="00382564"/>
    <w:rsid w:val="00385460"/>
    <w:rsid w:val="003857D8"/>
    <w:rsid w:val="0038617A"/>
    <w:rsid w:val="00386391"/>
    <w:rsid w:val="0039058D"/>
    <w:rsid w:val="00391654"/>
    <w:rsid w:val="0039262D"/>
    <w:rsid w:val="00392A4A"/>
    <w:rsid w:val="00394372"/>
    <w:rsid w:val="003952C4"/>
    <w:rsid w:val="003A3DC0"/>
    <w:rsid w:val="003A4135"/>
    <w:rsid w:val="003B07DF"/>
    <w:rsid w:val="003B3F1C"/>
    <w:rsid w:val="003B591B"/>
    <w:rsid w:val="003B6144"/>
    <w:rsid w:val="003C24C9"/>
    <w:rsid w:val="003C2FCB"/>
    <w:rsid w:val="003C4BD0"/>
    <w:rsid w:val="003C687B"/>
    <w:rsid w:val="003C72D0"/>
    <w:rsid w:val="003D17AA"/>
    <w:rsid w:val="003D5C12"/>
    <w:rsid w:val="003D640C"/>
    <w:rsid w:val="003D7F8D"/>
    <w:rsid w:val="003E4303"/>
    <w:rsid w:val="003E59D7"/>
    <w:rsid w:val="003F0840"/>
    <w:rsid w:val="003F1CCD"/>
    <w:rsid w:val="003F29C8"/>
    <w:rsid w:val="003F2CF8"/>
    <w:rsid w:val="003F3303"/>
    <w:rsid w:val="003F5552"/>
    <w:rsid w:val="003F56EC"/>
    <w:rsid w:val="003F67DC"/>
    <w:rsid w:val="003F6C0E"/>
    <w:rsid w:val="00402556"/>
    <w:rsid w:val="004030CA"/>
    <w:rsid w:val="004056E8"/>
    <w:rsid w:val="0040660F"/>
    <w:rsid w:val="00406D7F"/>
    <w:rsid w:val="00407969"/>
    <w:rsid w:val="004104AD"/>
    <w:rsid w:val="004161BD"/>
    <w:rsid w:val="00416D17"/>
    <w:rsid w:val="004202D0"/>
    <w:rsid w:val="00420ECF"/>
    <w:rsid w:val="00421325"/>
    <w:rsid w:val="00426DDA"/>
    <w:rsid w:val="00436CB1"/>
    <w:rsid w:val="00440D2B"/>
    <w:rsid w:val="004431B3"/>
    <w:rsid w:val="0045553F"/>
    <w:rsid w:val="00457E68"/>
    <w:rsid w:val="004609E7"/>
    <w:rsid w:val="004620B6"/>
    <w:rsid w:val="00463541"/>
    <w:rsid w:val="004656CB"/>
    <w:rsid w:val="00470D94"/>
    <w:rsid w:val="00471EDD"/>
    <w:rsid w:val="004725B2"/>
    <w:rsid w:val="00473ECA"/>
    <w:rsid w:val="00476A7D"/>
    <w:rsid w:val="00477215"/>
    <w:rsid w:val="004801FC"/>
    <w:rsid w:val="0049363C"/>
    <w:rsid w:val="004942CC"/>
    <w:rsid w:val="00494474"/>
    <w:rsid w:val="00494AE7"/>
    <w:rsid w:val="004B13DF"/>
    <w:rsid w:val="004B2B80"/>
    <w:rsid w:val="004B4902"/>
    <w:rsid w:val="004B6683"/>
    <w:rsid w:val="004B71B8"/>
    <w:rsid w:val="004B7E1C"/>
    <w:rsid w:val="004D2E3F"/>
    <w:rsid w:val="004D5012"/>
    <w:rsid w:val="004D6519"/>
    <w:rsid w:val="004E0327"/>
    <w:rsid w:val="004E2B08"/>
    <w:rsid w:val="004E36EF"/>
    <w:rsid w:val="004E472E"/>
    <w:rsid w:val="004F346C"/>
    <w:rsid w:val="004F6C66"/>
    <w:rsid w:val="005038C2"/>
    <w:rsid w:val="00510530"/>
    <w:rsid w:val="0051128F"/>
    <w:rsid w:val="00522768"/>
    <w:rsid w:val="00527626"/>
    <w:rsid w:val="005304D8"/>
    <w:rsid w:val="00532D66"/>
    <w:rsid w:val="00533297"/>
    <w:rsid w:val="005370D2"/>
    <w:rsid w:val="0054040B"/>
    <w:rsid w:val="00540B03"/>
    <w:rsid w:val="00541007"/>
    <w:rsid w:val="00543A2F"/>
    <w:rsid w:val="00552221"/>
    <w:rsid w:val="00553E43"/>
    <w:rsid w:val="00554257"/>
    <w:rsid w:val="00561847"/>
    <w:rsid w:val="005632A2"/>
    <w:rsid w:val="005712C3"/>
    <w:rsid w:val="00572085"/>
    <w:rsid w:val="0058149E"/>
    <w:rsid w:val="005817C5"/>
    <w:rsid w:val="0058181A"/>
    <w:rsid w:val="00585CE5"/>
    <w:rsid w:val="00590434"/>
    <w:rsid w:val="0059281F"/>
    <w:rsid w:val="005943E5"/>
    <w:rsid w:val="00594B04"/>
    <w:rsid w:val="005A31D6"/>
    <w:rsid w:val="005A53F2"/>
    <w:rsid w:val="005B1D0A"/>
    <w:rsid w:val="005C3BF5"/>
    <w:rsid w:val="005C525F"/>
    <w:rsid w:val="005D028E"/>
    <w:rsid w:val="005D17E7"/>
    <w:rsid w:val="005D209D"/>
    <w:rsid w:val="005E39B2"/>
    <w:rsid w:val="005E5514"/>
    <w:rsid w:val="005F01A9"/>
    <w:rsid w:val="005F1081"/>
    <w:rsid w:val="005F2871"/>
    <w:rsid w:val="005F316E"/>
    <w:rsid w:val="005F4791"/>
    <w:rsid w:val="005F49FE"/>
    <w:rsid w:val="005F5138"/>
    <w:rsid w:val="006033E5"/>
    <w:rsid w:val="00603B5E"/>
    <w:rsid w:val="00606DB7"/>
    <w:rsid w:val="006130F3"/>
    <w:rsid w:val="00617305"/>
    <w:rsid w:val="00621643"/>
    <w:rsid w:val="006350C4"/>
    <w:rsid w:val="0063540C"/>
    <w:rsid w:val="0063566C"/>
    <w:rsid w:val="00637005"/>
    <w:rsid w:val="00641884"/>
    <w:rsid w:val="006452E4"/>
    <w:rsid w:val="00646C98"/>
    <w:rsid w:val="00657461"/>
    <w:rsid w:val="00657ACF"/>
    <w:rsid w:val="00657E6F"/>
    <w:rsid w:val="00661915"/>
    <w:rsid w:val="0066389B"/>
    <w:rsid w:val="00667126"/>
    <w:rsid w:val="006677C7"/>
    <w:rsid w:val="00670090"/>
    <w:rsid w:val="0067051C"/>
    <w:rsid w:val="006739DA"/>
    <w:rsid w:val="00674235"/>
    <w:rsid w:val="00677E55"/>
    <w:rsid w:val="00680285"/>
    <w:rsid w:val="00682191"/>
    <w:rsid w:val="00696A91"/>
    <w:rsid w:val="006A08E9"/>
    <w:rsid w:val="006A4F13"/>
    <w:rsid w:val="006A546F"/>
    <w:rsid w:val="006A675A"/>
    <w:rsid w:val="006B3D2D"/>
    <w:rsid w:val="006B40A4"/>
    <w:rsid w:val="006C0FE2"/>
    <w:rsid w:val="006C363C"/>
    <w:rsid w:val="006C4732"/>
    <w:rsid w:val="006C606D"/>
    <w:rsid w:val="006D3FA0"/>
    <w:rsid w:val="006D3FCB"/>
    <w:rsid w:val="006D58AA"/>
    <w:rsid w:val="006D5B09"/>
    <w:rsid w:val="006E0389"/>
    <w:rsid w:val="006E11A9"/>
    <w:rsid w:val="006E41DA"/>
    <w:rsid w:val="006F7E39"/>
    <w:rsid w:val="007053C7"/>
    <w:rsid w:val="00706CE4"/>
    <w:rsid w:val="00707C8A"/>
    <w:rsid w:val="00713DBA"/>
    <w:rsid w:val="00720FDE"/>
    <w:rsid w:val="0072282A"/>
    <w:rsid w:val="007248CB"/>
    <w:rsid w:val="00725BA0"/>
    <w:rsid w:val="007264DB"/>
    <w:rsid w:val="00736084"/>
    <w:rsid w:val="00736AD0"/>
    <w:rsid w:val="007379D8"/>
    <w:rsid w:val="0074258B"/>
    <w:rsid w:val="00746A74"/>
    <w:rsid w:val="00747420"/>
    <w:rsid w:val="00750121"/>
    <w:rsid w:val="00750AAF"/>
    <w:rsid w:val="00751067"/>
    <w:rsid w:val="00751D91"/>
    <w:rsid w:val="00753FD4"/>
    <w:rsid w:val="0075757B"/>
    <w:rsid w:val="00760401"/>
    <w:rsid w:val="007707E4"/>
    <w:rsid w:val="00770C18"/>
    <w:rsid w:val="0077120A"/>
    <w:rsid w:val="00776516"/>
    <w:rsid w:val="00777DD1"/>
    <w:rsid w:val="007837A0"/>
    <w:rsid w:val="007850C6"/>
    <w:rsid w:val="00786483"/>
    <w:rsid w:val="007907A6"/>
    <w:rsid w:val="0079088A"/>
    <w:rsid w:val="007912DC"/>
    <w:rsid w:val="0079192C"/>
    <w:rsid w:val="00793172"/>
    <w:rsid w:val="0079351E"/>
    <w:rsid w:val="00797586"/>
    <w:rsid w:val="007A2D63"/>
    <w:rsid w:val="007A3635"/>
    <w:rsid w:val="007C235C"/>
    <w:rsid w:val="007D0E7E"/>
    <w:rsid w:val="007D13E3"/>
    <w:rsid w:val="007D3465"/>
    <w:rsid w:val="007D3B9C"/>
    <w:rsid w:val="007D49A8"/>
    <w:rsid w:val="007D6991"/>
    <w:rsid w:val="007D6A9C"/>
    <w:rsid w:val="007E3A4F"/>
    <w:rsid w:val="007E4251"/>
    <w:rsid w:val="007E64A7"/>
    <w:rsid w:val="007F168C"/>
    <w:rsid w:val="007F373B"/>
    <w:rsid w:val="007F54E3"/>
    <w:rsid w:val="007F7ABB"/>
    <w:rsid w:val="0080032E"/>
    <w:rsid w:val="00802E01"/>
    <w:rsid w:val="00802EDD"/>
    <w:rsid w:val="0080341D"/>
    <w:rsid w:val="00810432"/>
    <w:rsid w:val="00810D67"/>
    <w:rsid w:val="00812677"/>
    <w:rsid w:val="00813DFF"/>
    <w:rsid w:val="00820EEB"/>
    <w:rsid w:val="0082110E"/>
    <w:rsid w:val="00821C65"/>
    <w:rsid w:val="0082253D"/>
    <w:rsid w:val="008274DF"/>
    <w:rsid w:val="00831A12"/>
    <w:rsid w:val="00833DC0"/>
    <w:rsid w:val="00834AE1"/>
    <w:rsid w:val="00844F55"/>
    <w:rsid w:val="0085453A"/>
    <w:rsid w:val="00862198"/>
    <w:rsid w:val="008634B6"/>
    <w:rsid w:val="0086408B"/>
    <w:rsid w:val="008657E0"/>
    <w:rsid w:val="00867F1D"/>
    <w:rsid w:val="00870790"/>
    <w:rsid w:val="008725A1"/>
    <w:rsid w:val="00872D55"/>
    <w:rsid w:val="008737D5"/>
    <w:rsid w:val="00873B50"/>
    <w:rsid w:val="00880CCD"/>
    <w:rsid w:val="00881A76"/>
    <w:rsid w:val="008828F4"/>
    <w:rsid w:val="00884211"/>
    <w:rsid w:val="008942E0"/>
    <w:rsid w:val="00896085"/>
    <w:rsid w:val="008A108E"/>
    <w:rsid w:val="008A2E59"/>
    <w:rsid w:val="008B068F"/>
    <w:rsid w:val="008B516F"/>
    <w:rsid w:val="008B58C0"/>
    <w:rsid w:val="008C2707"/>
    <w:rsid w:val="008C6C96"/>
    <w:rsid w:val="008C6F91"/>
    <w:rsid w:val="008C7C20"/>
    <w:rsid w:val="008D0591"/>
    <w:rsid w:val="008D0F1A"/>
    <w:rsid w:val="008D5FB6"/>
    <w:rsid w:val="008D6C6D"/>
    <w:rsid w:val="008E14D5"/>
    <w:rsid w:val="008E27A3"/>
    <w:rsid w:val="008E34F5"/>
    <w:rsid w:val="008F4560"/>
    <w:rsid w:val="009049EF"/>
    <w:rsid w:val="0090756A"/>
    <w:rsid w:val="00911381"/>
    <w:rsid w:val="0091282B"/>
    <w:rsid w:val="00914DBC"/>
    <w:rsid w:val="009157E9"/>
    <w:rsid w:val="009164E0"/>
    <w:rsid w:val="009200A5"/>
    <w:rsid w:val="009214FB"/>
    <w:rsid w:val="009258AF"/>
    <w:rsid w:val="0092621C"/>
    <w:rsid w:val="009308CD"/>
    <w:rsid w:val="0093476D"/>
    <w:rsid w:val="0093636D"/>
    <w:rsid w:val="00937CDA"/>
    <w:rsid w:val="00940314"/>
    <w:rsid w:val="0094176A"/>
    <w:rsid w:val="009430EA"/>
    <w:rsid w:val="00946CEC"/>
    <w:rsid w:val="00951BF6"/>
    <w:rsid w:val="00957603"/>
    <w:rsid w:val="00957CC3"/>
    <w:rsid w:val="009608CB"/>
    <w:rsid w:val="0096208B"/>
    <w:rsid w:val="009631A8"/>
    <w:rsid w:val="0096338C"/>
    <w:rsid w:val="009653DB"/>
    <w:rsid w:val="00965AD5"/>
    <w:rsid w:val="00965E07"/>
    <w:rsid w:val="00970F80"/>
    <w:rsid w:val="00974E22"/>
    <w:rsid w:val="00981A64"/>
    <w:rsid w:val="009824C3"/>
    <w:rsid w:val="00983B25"/>
    <w:rsid w:val="0098469F"/>
    <w:rsid w:val="00985872"/>
    <w:rsid w:val="00987805"/>
    <w:rsid w:val="00992949"/>
    <w:rsid w:val="00993303"/>
    <w:rsid w:val="00996D52"/>
    <w:rsid w:val="00996DBD"/>
    <w:rsid w:val="009979CF"/>
    <w:rsid w:val="009A1DA4"/>
    <w:rsid w:val="009A4453"/>
    <w:rsid w:val="009A6D11"/>
    <w:rsid w:val="009A7D1D"/>
    <w:rsid w:val="009B4561"/>
    <w:rsid w:val="009C0632"/>
    <w:rsid w:val="009C3689"/>
    <w:rsid w:val="009C7110"/>
    <w:rsid w:val="009D0F84"/>
    <w:rsid w:val="009D2479"/>
    <w:rsid w:val="009D347A"/>
    <w:rsid w:val="009D40FA"/>
    <w:rsid w:val="009D4530"/>
    <w:rsid w:val="009D7CB5"/>
    <w:rsid w:val="009E107E"/>
    <w:rsid w:val="009E1B97"/>
    <w:rsid w:val="009F7D9F"/>
    <w:rsid w:val="00A017F1"/>
    <w:rsid w:val="00A02624"/>
    <w:rsid w:val="00A03E20"/>
    <w:rsid w:val="00A043BE"/>
    <w:rsid w:val="00A05FCC"/>
    <w:rsid w:val="00A101DC"/>
    <w:rsid w:val="00A1319C"/>
    <w:rsid w:val="00A167B0"/>
    <w:rsid w:val="00A2045D"/>
    <w:rsid w:val="00A216CF"/>
    <w:rsid w:val="00A24C6D"/>
    <w:rsid w:val="00A27A8D"/>
    <w:rsid w:val="00A301DC"/>
    <w:rsid w:val="00A325EB"/>
    <w:rsid w:val="00A35CE8"/>
    <w:rsid w:val="00A36CAA"/>
    <w:rsid w:val="00A41BD2"/>
    <w:rsid w:val="00A41D7C"/>
    <w:rsid w:val="00A4347A"/>
    <w:rsid w:val="00A449A8"/>
    <w:rsid w:val="00A46FF4"/>
    <w:rsid w:val="00A50203"/>
    <w:rsid w:val="00A50FA1"/>
    <w:rsid w:val="00A513D8"/>
    <w:rsid w:val="00A5358E"/>
    <w:rsid w:val="00A62E65"/>
    <w:rsid w:val="00A6451F"/>
    <w:rsid w:val="00A65203"/>
    <w:rsid w:val="00A6556C"/>
    <w:rsid w:val="00A65E8C"/>
    <w:rsid w:val="00A664A2"/>
    <w:rsid w:val="00A66601"/>
    <w:rsid w:val="00A70DCE"/>
    <w:rsid w:val="00A70F4C"/>
    <w:rsid w:val="00A7237F"/>
    <w:rsid w:val="00A74DC5"/>
    <w:rsid w:val="00A76CC5"/>
    <w:rsid w:val="00A77E46"/>
    <w:rsid w:val="00A86181"/>
    <w:rsid w:val="00A9058C"/>
    <w:rsid w:val="00A92C53"/>
    <w:rsid w:val="00A94424"/>
    <w:rsid w:val="00A970F9"/>
    <w:rsid w:val="00AA0217"/>
    <w:rsid w:val="00AA3225"/>
    <w:rsid w:val="00AB4275"/>
    <w:rsid w:val="00AC0E7C"/>
    <w:rsid w:val="00AC473A"/>
    <w:rsid w:val="00AC4B79"/>
    <w:rsid w:val="00AD0548"/>
    <w:rsid w:val="00AD58BF"/>
    <w:rsid w:val="00AE1526"/>
    <w:rsid w:val="00AE1FAF"/>
    <w:rsid w:val="00AE273E"/>
    <w:rsid w:val="00AE33FD"/>
    <w:rsid w:val="00AE48C4"/>
    <w:rsid w:val="00AE66D7"/>
    <w:rsid w:val="00AF10EE"/>
    <w:rsid w:val="00AF3208"/>
    <w:rsid w:val="00AF6BF3"/>
    <w:rsid w:val="00AF7A26"/>
    <w:rsid w:val="00B02153"/>
    <w:rsid w:val="00B05A0F"/>
    <w:rsid w:val="00B07C97"/>
    <w:rsid w:val="00B103A8"/>
    <w:rsid w:val="00B105C5"/>
    <w:rsid w:val="00B12052"/>
    <w:rsid w:val="00B13D42"/>
    <w:rsid w:val="00B156A5"/>
    <w:rsid w:val="00B2018E"/>
    <w:rsid w:val="00B21D0D"/>
    <w:rsid w:val="00B35E70"/>
    <w:rsid w:val="00B46D38"/>
    <w:rsid w:val="00B5032D"/>
    <w:rsid w:val="00B50FB4"/>
    <w:rsid w:val="00B51477"/>
    <w:rsid w:val="00B52F3E"/>
    <w:rsid w:val="00B6438C"/>
    <w:rsid w:val="00B67CBC"/>
    <w:rsid w:val="00B7222B"/>
    <w:rsid w:val="00B73A0A"/>
    <w:rsid w:val="00B7477B"/>
    <w:rsid w:val="00B7782C"/>
    <w:rsid w:val="00B81FB6"/>
    <w:rsid w:val="00B820EB"/>
    <w:rsid w:val="00B82D5D"/>
    <w:rsid w:val="00B85848"/>
    <w:rsid w:val="00B914AA"/>
    <w:rsid w:val="00B96EDC"/>
    <w:rsid w:val="00BA0476"/>
    <w:rsid w:val="00BA18DD"/>
    <w:rsid w:val="00BA47C8"/>
    <w:rsid w:val="00BA5D49"/>
    <w:rsid w:val="00BB5D2E"/>
    <w:rsid w:val="00BB645A"/>
    <w:rsid w:val="00BC1718"/>
    <w:rsid w:val="00BC3D68"/>
    <w:rsid w:val="00BC6A70"/>
    <w:rsid w:val="00BD0AE0"/>
    <w:rsid w:val="00BD1278"/>
    <w:rsid w:val="00BD231C"/>
    <w:rsid w:val="00BD4A68"/>
    <w:rsid w:val="00BD5750"/>
    <w:rsid w:val="00BE1619"/>
    <w:rsid w:val="00BF4B11"/>
    <w:rsid w:val="00C006B5"/>
    <w:rsid w:val="00C03D9F"/>
    <w:rsid w:val="00C07BE5"/>
    <w:rsid w:val="00C07F50"/>
    <w:rsid w:val="00C10EC7"/>
    <w:rsid w:val="00C121DD"/>
    <w:rsid w:val="00C1432F"/>
    <w:rsid w:val="00C22C51"/>
    <w:rsid w:val="00C22FBA"/>
    <w:rsid w:val="00C23A04"/>
    <w:rsid w:val="00C23A19"/>
    <w:rsid w:val="00C25AAB"/>
    <w:rsid w:val="00C3650D"/>
    <w:rsid w:val="00C407CD"/>
    <w:rsid w:val="00C40D24"/>
    <w:rsid w:val="00C41F56"/>
    <w:rsid w:val="00C43367"/>
    <w:rsid w:val="00C45344"/>
    <w:rsid w:val="00C46B2A"/>
    <w:rsid w:val="00C52C7E"/>
    <w:rsid w:val="00C5352F"/>
    <w:rsid w:val="00C540A5"/>
    <w:rsid w:val="00C55CF6"/>
    <w:rsid w:val="00C56419"/>
    <w:rsid w:val="00C62471"/>
    <w:rsid w:val="00C64A6E"/>
    <w:rsid w:val="00C656A0"/>
    <w:rsid w:val="00C66294"/>
    <w:rsid w:val="00C66F86"/>
    <w:rsid w:val="00C670B6"/>
    <w:rsid w:val="00C679CB"/>
    <w:rsid w:val="00C701CB"/>
    <w:rsid w:val="00C73060"/>
    <w:rsid w:val="00C77A85"/>
    <w:rsid w:val="00C77AD2"/>
    <w:rsid w:val="00C77AF9"/>
    <w:rsid w:val="00C837E0"/>
    <w:rsid w:val="00C87BB5"/>
    <w:rsid w:val="00C910BF"/>
    <w:rsid w:val="00C9230F"/>
    <w:rsid w:val="00CA0800"/>
    <w:rsid w:val="00CA4AC6"/>
    <w:rsid w:val="00CA4E4A"/>
    <w:rsid w:val="00CC0DD4"/>
    <w:rsid w:val="00CC15EB"/>
    <w:rsid w:val="00CC1CEF"/>
    <w:rsid w:val="00CC2D9B"/>
    <w:rsid w:val="00CC4290"/>
    <w:rsid w:val="00CC56D2"/>
    <w:rsid w:val="00CD1089"/>
    <w:rsid w:val="00CD2109"/>
    <w:rsid w:val="00CD64E2"/>
    <w:rsid w:val="00CD7C8E"/>
    <w:rsid w:val="00CE105A"/>
    <w:rsid w:val="00CE2035"/>
    <w:rsid w:val="00CE277C"/>
    <w:rsid w:val="00CE2EAA"/>
    <w:rsid w:val="00CE3B83"/>
    <w:rsid w:val="00CE40E5"/>
    <w:rsid w:val="00CE6329"/>
    <w:rsid w:val="00CF349D"/>
    <w:rsid w:val="00CF3F6C"/>
    <w:rsid w:val="00CF5520"/>
    <w:rsid w:val="00D076E7"/>
    <w:rsid w:val="00D1149B"/>
    <w:rsid w:val="00D1224A"/>
    <w:rsid w:val="00D124A6"/>
    <w:rsid w:val="00D16B4C"/>
    <w:rsid w:val="00D16D90"/>
    <w:rsid w:val="00D233F1"/>
    <w:rsid w:val="00D27D37"/>
    <w:rsid w:val="00D34973"/>
    <w:rsid w:val="00D371F6"/>
    <w:rsid w:val="00D3789D"/>
    <w:rsid w:val="00D411E1"/>
    <w:rsid w:val="00D42B48"/>
    <w:rsid w:val="00D43652"/>
    <w:rsid w:val="00D46F3E"/>
    <w:rsid w:val="00D52381"/>
    <w:rsid w:val="00D5428F"/>
    <w:rsid w:val="00D568B2"/>
    <w:rsid w:val="00D56CFA"/>
    <w:rsid w:val="00D57DB2"/>
    <w:rsid w:val="00D6016B"/>
    <w:rsid w:val="00D61211"/>
    <w:rsid w:val="00D62E85"/>
    <w:rsid w:val="00D6347A"/>
    <w:rsid w:val="00D647FF"/>
    <w:rsid w:val="00D676E7"/>
    <w:rsid w:val="00D70C81"/>
    <w:rsid w:val="00D72955"/>
    <w:rsid w:val="00D730DA"/>
    <w:rsid w:val="00D74442"/>
    <w:rsid w:val="00D75728"/>
    <w:rsid w:val="00D856FC"/>
    <w:rsid w:val="00D86C5D"/>
    <w:rsid w:val="00D86F22"/>
    <w:rsid w:val="00D871D3"/>
    <w:rsid w:val="00D8735E"/>
    <w:rsid w:val="00D91CE0"/>
    <w:rsid w:val="00DA4269"/>
    <w:rsid w:val="00DA5D49"/>
    <w:rsid w:val="00DB0D4C"/>
    <w:rsid w:val="00DB382A"/>
    <w:rsid w:val="00DB49CE"/>
    <w:rsid w:val="00DC2BC9"/>
    <w:rsid w:val="00DC714A"/>
    <w:rsid w:val="00DD0C6F"/>
    <w:rsid w:val="00DD14B3"/>
    <w:rsid w:val="00DD6B9A"/>
    <w:rsid w:val="00DD797D"/>
    <w:rsid w:val="00DE02A6"/>
    <w:rsid w:val="00DE04EC"/>
    <w:rsid w:val="00DE0DB1"/>
    <w:rsid w:val="00DE5626"/>
    <w:rsid w:val="00DE5A52"/>
    <w:rsid w:val="00DF744C"/>
    <w:rsid w:val="00DF75D4"/>
    <w:rsid w:val="00E03B9F"/>
    <w:rsid w:val="00E15305"/>
    <w:rsid w:val="00E1650E"/>
    <w:rsid w:val="00E16744"/>
    <w:rsid w:val="00E16B8B"/>
    <w:rsid w:val="00E21AD2"/>
    <w:rsid w:val="00E2531A"/>
    <w:rsid w:val="00E312C9"/>
    <w:rsid w:val="00E3195A"/>
    <w:rsid w:val="00E31EA5"/>
    <w:rsid w:val="00E3579F"/>
    <w:rsid w:val="00E35EEA"/>
    <w:rsid w:val="00E3682C"/>
    <w:rsid w:val="00E4114C"/>
    <w:rsid w:val="00E411E5"/>
    <w:rsid w:val="00E42161"/>
    <w:rsid w:val="00E429C5"/>
    <w:rsid w:val="00E440B6"/>
    <w:rsid w:val="00E45581"/>
    <w:rsid w:val="00E50B63"/>
    <w:rsid w:val="00E51E0F"/>
    <w:rsid w:val="00E6479E"/>
    <w:rsid w:val="00E6482F"/>
    <w:rsid w:val="00E668D5"/>
    <w:rsid w:val="00E668D8"/>
    <w:rsid w:val="00E753F0"/>
    <w:rsid w:val="00E93EEB"/>
    <w:rsid w:val="00E9530B"/>
    <w:rsid w:val="00E95790"/>
    <w:rsid w:val="00E96E89"/>
    <w:rsid w:val="00E96FB6"/>
    <w:rsid w:val="00E97166"/>
    <w:rsid w:val="00EA06D4"/>
    <w:rsid w:val="00EA0836"/>
    <w:rsid w:val="00EA09CE"/>
    <w:rsid w:val="00EA25F9"/>
    <w:rsid w:val="00EB440D"/>
    <w:rsid w:val="00EB7514"/>
    <w:rsid w:val="00EC0243"/>
    <w:rsid w:val="00EC1AE2"/>
    <w:rsid w:val="00EC40F0"/>
    <w:rsid w:val="00EC553D"/>
    <w:rsid w:val="00EC57F1"/>
    <w:rsid w:val="00ED09A8"/>
    <w:rsid w:val="00ED2240"/>
    <w:rsid w:val="00EE6774"/>
    <w:rsid w:val="00EE6C32"/>
    <w:rsid w:val="00EF1AE7"/>
    <w:rsid w:val="00EF2B1E"/>
    <w:rsid w:val="00EF37B0"/>
    <w:rsid w:val="00EF5A2D"/>
    <w:rsid w:val="00F0341C"/>
    <w:rsid w:val="00F03761"/>
    <w:rsid w:val="00F121CB"/>
    <w:rsid w:val="00F129B9"/>
    <w:rsid w:val="00F20089"/>
    <w:rsid w:val="00F205A6"/>
    <w:rsid w:val="00F21548"/>
    <w:rsid w:val="00F22480"/>
    <w:rsid w:val="00F27D5A"/>
    <w:rsid w:val="00F27ECA"/>
    <w:rsid w:val="00F3039B"/>
    <w:rsid w:val="00F35393"/>
    <w:rsid w:val="00F421AD"/>
    <w:rsid w:val="00F43172"/>
    <w:rsid w:val="00F4499B"/>
    <w:rsid w:val="00F518AA"/>
    <w:rsid w:val="00F61F70"/>
    <w:rsid w:val="00F72901"/>
    <w:rsid w:val="00F75388"/>
    <w:rsid w:val="00F92075"/>
    <w:rsid w:val="00FA473E"/>
    <w:rsid w:val="00FA6E3C"/>
    <w:rsid w:val="00FB3057"/>
    <w:rsid w:val="00FB34F6"/>
    <w:rsid w:val="00FB5696"/>
    <w:rsid w:val="00FC11D1"/>
    <w:rsid w:val="00FC17A6"/>
    <w:rsid w:val="00FC1A9D"/>
    <w:rsid w:val="00FC65E5"/>
    <w:rsid w:val="00FC6845"/>
    <w:rsid w:val="00FC73BF"/>
    <w:rsid w:val="00FD1D91"/>
    <w:rsid w:val="00FD5319"/>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915"/>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65E8C"/>
    <w:pPr>
      <w:tabs>
        <w:tab w:val="right" w:leader="dot" w:pos="9356"/>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26" Type="http://schemas.openxmlformats.org/officeDocument/2006/relationships/hyperlink" Target="https://admin.staging.cwb.avoka-transact.com/manager/login.htm" TargetMode="External"/><Relationship Id="rId39" Type="http://schemas.openxmlformats.org/officeDocument/2006/relationships/hyperlink" Target="https://servicedesk.temenos.com/tickets/browse/CWBSB-443" TargetMode="External"/><Relationship Id="rId21" Type="http://schemas.openxmlformats.org/officeDocument/2006/relationships/hyperlink" Target="https://dev.cwb.avoka-transact.com/insights/login.htm" TargetMode="External"/><Relationship Id="rId34" Type="http://schemas.openxmlformats.org/officeDocument/2006/relationships/hyperlink" Target="https://servicedesk.temenos.com/tickets/browse/CWBSB-420" TargetMode="External"/><Relationship Id="rId42" Type="http://schemas.openxmlformats.org/officeDocument/2006/relationships/hyperlink" Target="https://servicedesk.temenos.com/tickets/browse/CWBSB-355" TargetMode="External"/><Relationship Id="rId47" Type="http://schemas.openxmlformats.org/officeDocument/2006/relationships/hyperlink" Target="https://servicedesk.temenos.com/tickets/browse/CWBSB-245" TargetMode="External"/><Relationship Id="rId50" Type="http://schemas.openxmlformats.org/officeDocument/2006/relationships/hyperlink" Target="https://servicedesk.temenos.com/tickets/browse/CWBSB-446"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taging.cwb.avoka-transact.com/insights/login.htm" TargetMode="External"/><Relationship Id="rId11" Type="http://schemas.openxmlformats.org/officeDocument/2006/relationships/footnotes" Target="footnotes.xml"/><Relationship Id="rId24" Type="http://schemas.openxmlformats.org/officeDocument/2006/relationships/hyperlink" Target="https://test.cwb.avoka-transact.com/workspaces-cwb/login.htm" TargetMode="External"/><Relationship Id="rId32" Type="http://schemas.openxmlformats.org/officeDocument/2006/relationships/hyperlink" Target="https://servicedesk.temenos.com/tickets/secure/RapidBoard.jspa?rapidView=630&amp;projectKey=CWBSB" TargetMode="External"/><Relationship Id="rId37" Type="http://schemas.openxmlformats.org/officeDocument/2006/relationships/hyperlink" Target="https://servicedesk.temenos.com/tickets/browse/CWBSB-349" TargetMode="External"/><Relationship Id="rId40" Type="http://schemas.openxmlformats.org/officeDocument/2006/relationships/hyperlink" Target="https://servicedesk.temenos.com/tickets/browse/CWBSB-445" TargetMode="External"/><Relationship Id="rId45" Type="http://schemas.openxmlformats.org/officeDocument/2006/relationships/hyperlink" Target="https://servicedesk.temenos.com/tickets/browse/CWBSB-254" TargetMode="External"/><Relationship Id="rId53" Type="http://schemas.openxmlformats.org/officeDocument/2006/relationships/theme" Target="theme/theme1.xml"/><Relationship Id="rId15" Type="http://schemas.openxmlformats.org/officeDocument/2006/relationships/footer" Target="footer2.xml"/><Relationship Id="rId23" Type="http://schemas.openxmlformats.org/officeDocument/2006/relationships/hyperlink" Target="https://test.cwb.avoka-transact.com/cwbank/servlet/SmartForm.html?formCode=dcompcwb-business" TargetMode="External"/><Relationship Id="rId28" Type="http://schemas.openxmlformats.org/officeDocument/2006/relationships/hyperlink" Target="https://staging.cwb.avoka-transact.com/workspaces-cwb/login.htm" TargetMode="External"/><Relationship Id="rId36" Type="http://schemas.openxmlformats.org/officeDocument/2006/relationships/hyperlink" Target="https://servicedesk.temenos.com/tickets/browse/CWBSB-440" TargetMode="External"/><Relationship Id="rId49" Type="http://schemas.openxmlformats.org/officeDocument/2006/relationships/hyperlink" Target="https://servicedesk.temenos.com/tickets/browse/CWBSB-446" TargetMode="External"/><Relationship Id="rId10" Type="http://schemas.openxmlformats.org/officeDocument/2006/relationships/webSettings" Target="webSettings.xml"/><Relationship Id="rId19" Type="http://schemas.openxmlformats.org/officeDocument/2006/relationships/hyperlink" Target="https://dev.cwb.avoka-transact.com/cwbank/servlet/SmartForm.html?formCode=cwb-pers-dco" TargetMode="External"/><Relationship Id="rId31" Type="http://schemas.openxmlformats.org/officeDocument/2006/relationships/hyperlink" Target="https://admin.preprod.cwb.avoka-transact.com/manager/login.htm" TargetMode="External"/><Relationship Id="rId44" Type="http://schemas.openxmlformats.org/officeDocument/2006/relationships/hyperlink" Target="https://servicedesk.temenos.com/tickets/browse/CWBSB-447"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staging.cwb.avoka-transact.com/cwbank/servlet/SmartForm.html?formCode=cwb-pers-dco" TargetMode="External"/><Relationship Id="rId30" Type="http://schemas.openxmlformats.org/officeDocument/2006/relationships/hyperlink" Target="https://staging.cwb.avoka-transact.com/cwbank/servlet/SmartForm.html?formCode=launchform-cwb" TargetMode="External"/><Relationship Id="rId35" Type="http://schemas.openxmlformats.org/officeDocument/2006/relationships/hyperlink" Target="https://servicedesk.temenos.com/tickets/browse/CWBSB-427" TargetMode="External"/><Relationship Id="rId43" Type="http://schemas.openxmlformats.org/officeDocument/2006/relationships/hyperlink" Target="https://servicedesk.temenos.com/tickets/browse/CWBSB-444" TargetMode="External"/><Relationship Id="rId48" Type="http://schemas.openxmlformats.org/officeDocument/2006/relationships/hyperlink" Target="https://servicedesk.temenos.com/tickets/browse/CWBSB-233" TargetMode="External"/><Relationship Id="rId8" Type="http://schemas.openxmlformats.org/officeDocument/2006/relationships/styles" Target="styl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servicedesk.temenos.com/tickets/browse/CWBSB-421" TargetMode="External"/><Relationship Id="rId38" Type="http://schemas.openxmlformats.org/officeDocument/2006/relationships/hyperlink" Target="https://servicedesk.temenos.com/tickets/browse/CWBSB-442" TargetMode="External"/><Relationship Id="rId46" Type="http://schemas.openxmlformats.org/officeDocument/2006/relationships/hyperlink" Target="https://servicedesk.temenos.com/tickets/browse/CWBSB-254" TargetMode="External"/><Relationship Id="rId20" Type="http://schemas.openxmlformats.org/officeDocument/2006/relationships/hyperlink" Target="https://dev.cwb.avoka-transact.com/workspaces-cwb/login.htm" TargetMode="External"/><Relationship Id="rId41" Type="http://schemas.openxmlformats.org/officeDocument/2006/relationships/hyperlink" Target="https://servicedesk.temenos.com/tickets/browse/CWBSB-186_"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2.xml><?xml version="1.0" encoding="utf-8"?>
<ds:datastoreItem xmlns:ds="http://schemas.openxmlformats.org/officeDocument/2006/customXml" ds:itemID="{AC4CEE43-6250-499C-9F29-E49CACB2BA7A}"/>
</file>

<file path=customXml/itemProps3.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4.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5.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5</TotalTime>
  <Pages>19</Pages>
  <Words>6106</Words>
  <Characters>34809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CWB Small Biz Sprint 5 Release Notes: Build 1.5.0-RC19</vt:lpstr>
    </vt:vector>
  </TitlesOfParts>
  <Company>Open</Company>
  <LinksUpToDate>false</LinksUpToDate>
  <CharactersWithSpaces>40834</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6 Release Notes: Build 1.5.0-RC30</dc:title>
  <dc:subject>UAT Region</dc:subject>
  <dc:creator>Andra Georgescu</dc:creator>
  <cp:keywords>Template; Word Template</cp:keywords>
  <dc:description/>
  <cp:lastModifiedBy>Angela Ahn</cp:lastModifiedBy>
  <cp:revision>5</cp:revision>
  <cp:lastPrinted>2010-12-20T12:57:00Z</cp:lastPrinted>
  <dcterms:created xsi:type="dcterms:W3CDTF">2021-02-03T16:46:00Z</dcterms:created>
  <dcterms:modified xsi:type="dcterms:W3CDTF">2021-02-03T16:49:00Z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