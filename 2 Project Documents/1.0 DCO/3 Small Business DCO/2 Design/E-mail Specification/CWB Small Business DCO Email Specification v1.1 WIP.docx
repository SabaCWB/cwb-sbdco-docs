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83D0D5" w14:textId="35B1BDAD" w:rsidR="00E5178D" w:rsidRPr="00C40914" w:rsidRDefault="008C72FD" w:rsidP="001207BB">
      <w:pPr>
        <w:pStyle w:val="TitleCover"/>
      </w:pPr>
      <w:sdt>
        <w:sdtPr>
          <w:alias w:val="Title"/>
          <w:tag w:val=""/>
          <w:id w:val="-1461955582"/>
          <w:placeholder>
            <w:docPart w:val="34266F18DABF49918328682AF3A7908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34D17">
            <w:t>E</w:t>
          </w:r>
          <w:r w:rsidR="00B4270C">
            <w:t>mail Specification</w:t>
          </w:r>
        </w:sdtContent>
      </w:sdt>
    </w:p>
    <w:p w14:paraId="62EF4F26" w14:textId="420E8176" w:rsidR="00793F43" w:rsidRPr="00B4270C" w:rsidRDefault="007B6B63" w:rsidP="00B4270C">
      <w:pPr>
        <w:pStyle w:val="SubtitleCover"/>
      </w:pPr>
      <w:r>
        <w:t xml:space="preserve">CWB </w:t>
      </w:r>
      <w:r w:rsidR="00063C20">
        <w:t>Small Business</w:t>
      </w:r>
      <w:r w:rsidR="00C40914" w:rsidRPr="00B4270C">
        <w:t xml:space="preserve"> Digit</w:t>
      </w:r>
      <w:r w:rsidR="00B4270C" w:rsidRPr="00B4270C">
        <w:t>al Client Onboarding (DCO)</w:t>
      </w:r>
    </w:p>
    <w:p w14:paraId="11BC417E" w14:textId="77777777" w:rsidR="00396719" w:rsidRDefault="00396719" w:rsidP="009D5446">
      <w:pPr>
        <w:pStyle w:val="Sub-subtitlingCover"/>
        <w:spacing w:line="240" w:lineRule="auto"/>
        <w:rPr>
          <w:color w:val="808474" w:themeColor="accent6" w:themeShade="BF"/>
        </w:rPr>
      </w:pPr>
    </w:p>
    <w:p w14:paraId="7E294CB2" w14:textId="77777777" w:rsidR="00857139" w:rsidRDefault="00857139" w:rsidP="009D5446">
      <w:pPr>
        <w:pStyle w:val="Sub-subtitlingCover"/>
        <w:spacing w:line="240" w:lineRule="auto"/>
        <w:rPr>
          <w:color w:val="808474" w:themeColor="accent6" w:themeShade="BF"/>
        </w:rPr>
      </w:pPr>
    </w:p>
    <w:p w14:paraId="11704546" w14:textId="77777777" w:rsidR="00FC0A7C" w:rsidRDefault="00FC0A7C" w:rsidP="009D5446">
      <w:pPr>
        <w:pStyle w:val="Sub-subtitlingCover"/>
        <w:spacing w:line="240" w:lineRule="auto"/>
        <w:rPr>
          <w:color w:val="808474" w:themeColor="accent6" w:themeShade="BF"/>
        </w:rPr>
      </w:pPr>
    </w:p>
    <w:p w14:paraId="1B1E449B" w14:textId="77777777" w:rsidR="00857139" w:rsidRDefault="00857139" w:rsidP="009D5446">
      <w:pPr>
        <w:pStyle w:val="Sub-subtitlingCover"/>
        <w:spacing w:line="240" w:lineRule="auto"/>
        <w:rPr>
          <w:color w:val="808474" w:themeColor="accent6" w:themeShade="BF"/>
        </w:rPr>
      </w:pPr>
    </w:p>
    <w:p w14:paraId="733AAE4B" w14:textId="77777777" w:rsidR="00857139" w:rsidRDefault="00857139" w:rsidP="009D5446">
      <w:pPr>
        <w:pStyle w:val="Sub-subtitlingCover"/>
        <w:spacing w:line="240" w:lineRule="auto"/>
        <w:rPr>
          <w:color w:val="808474" w:themeColor="accent6" w:themeShade="BF"/>
        </w:rPr>
      </w:pPr>
    </w:p>
    <w:p w14:paraId="2D3D7818" w14:textId="77777777" w:rsidR="002D1958" w:rsidRDefault="002D1958" w:rsidP="009D5446">
      <w:pPr>
        <w:pStyle w:val="Sub-subtitlingCover"/>
        <w:spacing w:line="240" w:lineRule="auto"/>
        <w:rPr>
          <w:color w:val="808474" w:themeColor="accent6" w:themeShade="BF"/>
        </w:rPr>
      </w:pPr>
    </w:p>
    <w:p w14:paraId="2A350C82" w14:textId="77777777" w:rsidR="00857139" w:rsidRDefault="00857139" w:rsidP="009D5446">
      <w:pPr>
        <w:pStyle w:val="Sub-subtitlingCover"/>
        <w:spacing w:line="240" w:lineRule="auto"/>
        <w:rPr>
          <w:color w:val="808474" w:themeColor="accent6" w:themeShade="BF"/>
        </w:rPr>
      </w:pPr>
    </w:p>
    <w:p w14:paraId="502D9E42" w14:textId="77777777" w:rsidR="00857139" w:rsidRPr="00CA1329" w:rsidRDefault="00857139" w:rsidP="009D5446">
      <w:pPr>
        <w:pStyle w:val="Sub-subtitlingCover"/>
        <w:spacing w:line="240" w:lineRule="auto"/>
        <w:rPr>
          <w:color w:val="808474" w:themeColor="accent6" w:themeShade="BF"/>
        </w:rPr>
      </w:pPr>
    </w:p>
    <w:p w14:paraId="242EAFFD" w14:textId="42524BDA" w:rsidR="0070796F" w:rsidRDefault="00063C20" w:rsidP="009D5446">
      <w:pPr>
        <w:pStyle w:val="Sub-subtitlingCover"/>
        <w:spacing w:line="240" w:lineRule="auto"/>
        <w:rPr>
          <w:color w:val="808474" w:themeColor="accent6" w:themeShade="BF"/>
        </w:rPr>
      </w:pPr>
      <w:r>
        <w:rPr>
          <w:color w:val="808474" w:themeColor="accent6" w:themeShade="BF"/>
        </w:rPr>
        <w:t>Version 1.0</w:t>
      </w:r>
    </w:p>
    <w:p w14:paraId="011D2B50" w14:textId="17402E8E" w:rsidR="003D3085" w:rsidRPr="002106C3" w:rsidRDefault="00063C20" w:rsidP="009D5446">
      <w:pPr>
        <w:pStyle w:val="Sub-subtitlingCover"/>
        <w:spacing w:line="240" w:lineRule="auto"/>
        <w:rPr>
          <w:color w:val="808474" w:themeColor="accent6" w:themeShade="BF"/>
        </w:rPr>
        <w:sectPr w:rsidR="003D3085" w:rsidRPr="002106C3" w:rsidSect="009A237D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  <w:r>
        <w:rPr>
          <w:color w:val="808474" w:themeColor="accent6" w:themeShade="BF"/>
        </w:rPr>
        <w:t>Ian Hicks,</w:t>
      </w:r>
      <w:r w:rsidR="00397B15">
        <w:rPr>
          <w:color w:val="808474" w:themeColor="accent6" w:themeShade="BF"/>
        </w:rPr>
        <w:t xml:space="preserve"> Business Analyst, Digital Program</w:t>
      </w:r>
      <w:r w:rsidR="00D4641D" w:rsidRPr="00CA1329">
        <w:rPr>
          <w:color w:val="808474" w:themeColor="accent6" w:themeShade="BF"/>
        </w:rPr>
        <w:br/>
      </w:r>
      <w:r w:rsidR="00C51575" w:rsidRPr="00CA1329">
        <w:rPr>
          <w:color w:val="808474" w:themeColor="accent6" w:themeShade="BF"/>
        </w:rPr>
        <w:fldChar w:fldCharType="begin"/>
      </w:r>
      <w:r w:rsidR="00C51575" w:rsidRPr="00CA1329">
        <w:rPr>
          <w:color w:val="808474" w:themeColor="accent6" w:themeShade="BF"/>
        </w:rPr>
        <w:instrText xml:space="preserve"> Branch/Department </w:instrText>
      </w:r>
      <w:r w:rsidR="00C51575" w:rsidRPr="00CA1329">
        <w:rPr>
          <w:color w:val="808474" w:themeColor="accent6" w:themeShade="BF"/>
        </w:rPr>
        <w:fldChar w:fldCharType="end"/>
      </w:r>
      <w:r w:rsidR="00234D17">
        <w:rPr>
          <w:color w:val="808474" w:themeColor="accent6" w:themeShade="BF"/>
        </w:rPr>
        <w:t>October</w:t>
      </w:r>
      <w:r w:rsidR="00D8582D">
        <w:rPr>
          <w:color w:val="808474" w:themeColor="accent6" w:themeShade="BF"/>
        </w:rPr>
        <w:t>, 2020</w:t>
      </w:r>
    </w:p>
    <w:p w14:paraId="57134DAA" w14:textId="77777777" w:rsidR="00585913" w:rsidRPr="00F81697" w:rsidRDefault="00585913" w:rsidP="009D5446">
      <w:pPr>
        <w:pStyle w:val="TOCHeading"/>
        <w:spacing w:after="0" w:line="240" w:lineRule="auto"/>
      </w:pPr>
      <w:r w:rsidRPr="00337680">
        <w:rPr>
          <w:color w:val="808474" w:themeColor="accent6" w:themeShade="BF"/>
        </w:rPr>
        <w:lastRenderedPageBreak/>
        <w:t>Contents</w:t>
      </w:r>
    </w:p>
    <w:p w14:paraId="279A73C6" w14:textId="291AF420" w:rsidR="008D4E82" w:rsidRDefault="000B5A4B">
      <w:pPr>
        <w:pStyle w:val="TOC1"/>
        <w:tabs>
          <w:tab w:val="left" w:pos="880"/>
        </w:tabs>
        <w:rPr>
          <w:color w:val="auto"/>
          <w:lang w:eastAsia="en-US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59446115" w:history="1">
        <w:r w:rsidR="008D4E82" w:rsidRPr="00453A3F">
          <w:rPr>
            <w:rStyle w:val="Hyperlink"/>
            <w:rFonts w:cs="Times New Roman"/>
          </w:rPr>
          <w:t>1.0</w:t>
        </w:r>
        <w:r w:rsidR="008D4E82">
          <w:rPr>
            <w:color w:val="auto"/>
            <w:lang w:eastAsia="en-US"/>
          </w:rPr>
          <w:tab/>
        </w:r>
        <w:r w:rsidR="008D4E82" w:rsidRPr="00453A3F">
          <w:rPr>
            <w:rStyle w:val="Hyperlink"/>
          </w:rPr>
          <w:t>Revision Control Form</w:t>
        </w:r>
        <w:r w:rsidR="008D4E82">
          <w:rPr>
            <w:webHidden/>
          </w:rPr>
          <w:tab/>
        </w:r>
        <w:r w:rsidR="008D4E82">
          <w:rPr>
            <w:webHidden/>
          </w:rPr>
          <w:fldChar w:fldCharType="begin"/>
        </w:r>
        <w:r w:rsidR="008D4E82">
          <w:rPr>
            <w:webHidden/>
          </w:rPr>
          <w:instrText xml:space="preserve"> PAGEREF _Toc59446115 \h </w:instrText>
        </w:r>
        <w:r w:rsidR="008D4E82">
          <w:rPr>
            <w:webHidden/>
          </w:rPr>
        </w:r>
        <w:r w:rsidR="008D4E82">
          <w:rPr>
            <w:webHidden/>
          </w:rPr>
          <w:fldChar w:fldCharType="separate"/>
        </w:r>
        <w:r w:rsidR="008D4E82">
          <w:rPr>
            <w:webHidden/>
          </w:rPr>
          <w:t>3</w:t>
        </w:r>
        <w:r w:rsidR="008D4E82">
          <w:rPr>
            <w:webHidden/>
          </w:rPr>
          <w:fldChar w:fldCharType="end"/>
        </w:r>
      </w:hyperlink>
    </w:p>
    <w:p w14:paraId="6B582847" w14:textId="6BABB771" w:rsidR="008D4E82" w:rsidRDefault="008C72FD">
      <w:pPr>
        <w:pStyle w:val="TOC1"/>
        <w:tabs>
          <w:tab w:val="left" w:pos="880"/>
        </w:tabs>
        <w:rPr>
          <w:color w:val="auto"/>
          <w:lang w:eastAsia="en-US"/>
        </w:rPr>
      </w:pPr>
      <w:hyperlink w:anchor="_Toc59446116" w:history="1">
        <w:r w:rsidR="008D4E82" w:rsidRPr="00453A3F">
          <w:rPr>
            <w:rStyle w:val="Hyperlink"/>
            <w:rFonts w:cs="Times New Roman"/>
          </w:rPr>
          <w:t>2.0</w:t>
        </w:r>
        <w:r w:rsidR="008D4E82">
          <w:rPr>
            <w:color w:val="auto"/>
            <w:lang w:eastAsia="en-US"/>
          </w:rPr>
          <w:tab/>
        </w:r>
        <w:r w:rsidR="008D4E82" w:rsidRPr="00453A3F">
          <w:rPr>
            <w:rStyle w:val="Hyperlink"/>
          </w:rPr>
          <w:t>About This Document</w:t>
        </w:r>
        <w:r w:rsidR="008D4E82">
          <w:rPr>
            <w:webHidden/>
          </w:rPr>
          <w:tab/>
        </w:r>
        <w:r w:rsidR="008D4E82">
          <w:rPr>
            <w:webHidden/>
          </w:rPr>
          <w:fldChar w:fldCharType="begin"/>
        </w:r>
        <w:r w:rsidR="008D4E82">
          <w:rPr>
            <w:webHidden/>
          </w:rPr>
          <w:instrText xml:space="preserve"> PAGEREF _Toc59446116 \h </w:instrText>
        </w:r>
        <w:r w:rsidR="008D4E82">
          <w:rPr>
            <w:webHidden/>
          </w:rPr>
        </w:r>
        <w:r w:rsidR="008D4E82">
          <w:rPr>
            <w:webHidden/>
          </w:rPr>
          <w:fldChar w:fldCharType="separate"/>
        </w:r>
        <w:r w:rsidR="008D4E82">
          <w:rPr>
            <w:webHidden/>
          </w:rPr>
          <w:t>4</w:t>
        </w:r>
        <w:r w:rsidR="008D4E82">
          <w:rPr>
            <w:webHidden/>
          </w:rPr>
          <w:fldChar w:fldCharType="end"/>
        </w:r>
      </w:hyperlink>
    </w:p>
    <w:p w14:paraId="300E1239" w14:textId="5595B118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17" w:history="1">
        <w:r w:rsidR="008D4E82" w:rsidRPr="00453A3F">
          <w:rPr>
            <w:rStyle w:val="Hyperlink"/>
            <w:noProof/>
          </w:rPr>
          <w:t>Purpose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_Toc59446117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4</w:t>
        </w:r>
        <w:r w:rsidR="008D4E82">
          <w:rPr>
            <w:noProof/>
            <w:webHidden/>
          </w:rPr>
          <w:fldChar w:fldCharType="end"/>
        </w:r>
      </w:hyperlink>
    </w:p>
    <w:p w14:paraId="26DDD3E0" w14:textId="587B16CD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18" w:history="1">
        <w:r w:rsidR="008D4E82" w:rsidRPr="00453A3F">
          <w:rPr>
            <w:rStyle w:val="Hyperlink"/>
            <w:noProof/>
          </w:rPr>
          <w:t>Audience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_Toc59446118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4</w:t>
        </w:r>
        <w:r w:rsidR="008D4E82">
          <w:rPr>
            <w:noProof/>
            <w:webHidden/>
          </w:rPr>
          <w:fldChar w:fldCharType="end"/>
        </w:r>
      </w:hyperlink>
    </w:p>
    <w:p w14:paraId="2715F093" w14:textId="1B8464F2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19" w:history="1">
        <w:r w:rsidR="008D4E82" w:rsidRPr="00453A3F">
          <w:rPr>
            <w:rStyle w:val="Hyperlink"/>
            <w:noProof/>
          </w:rPr>
          <w:t>Overview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_Toc59446119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4</w:t>
        </w:r>
        <w:r w:rsidR="008D4E82">
          <w:rPr>
            <w:noProof/>
            <w:webHidden/>
          </w:rPr>
          <w:fldChar w:fldCharType="end"/>
        </w:r>
      </w:hyperlink>
    </w:p>
    <w:p w14:paraId="0FBAF3B9" w14:textId="54DEB260" w:rsidR="008D4E82" w:rsidRDefault="008C72FD">
      <w:pPr>
        <w:pStyle w:val="TOC1"/>
        <w:tabs>
          <w:tab w:val="left" w:pos="880"/>
        </w:tabs>
        <w:rPr>
          <w:color w:val="auto"/>
          <w:lang w:eastAsia="en-US"/>
        </w:rPr>
      </w:pPr>
      <w:hyperlink w:anchor="_Toc59446120" w:history="1">
        <w:r w:rsidR="008D4E82" w:rsidRPr="00453A3F">
          <w:rPr>
            <w:rStyle w:val="Hyperlink"/>
            <w:rFonts w:cs="Times New Roman"/>
          </w:rPr>
          <w:t>3.0</w:t>
        </w:r>
        <w:r w:rsidR="008D4E82">
          <w:rPr>
            <w:color w:val="auto"/>
            <w:lang w:eastAsia="en-US"/>
          </w:rPr>
          <w:tab/>
        </w:r>
        <w:r w:rsidR="008D4E82" w:rsidRPr="00453A3F">
          <w:rPr>
            <w:rStyle w:val="Hyperlink"/>
          </w:rPr>
          <w:t>Email Specifications</w:t>
        </w:r>
        <w:r w:rsidR="008D4E82">
          <w:rPr>
            <w:webHidden/>
          </w:rPr>
          <w:tab/>
        </w:r>
        <w:r w:rsidR="008D4E82">
          <w:rPr>
            <w:webHidden/>
          </w:rPr>
          <w:fldChar w:fldCharType="begin"/>
        </w:r>
        <w:r w:rsidR="008D4E82">
          <w:rPr>
            <w:webHidden/>
          </w:rPr>
          <w:instrText xml:space="preserve"> PAGEREF _Toc59446120 \h </w:instrText>
        </w:r>
        <w:r w:rsidR="008D4E82">
          <w:rPr>
            <w:webHidden/>
          </w:rPr>
        </w:r>
        <w:r w:rsidR="008D4E82">
          <w:rPr>
            <w:webHidden/>
          </w:rPr>
          <w:fldChar w:fldCharType="separate"/>
        </w:r>
        <w:r w:rsidR="008D4E82">
          <w:rPr>
            <w:webHidden/>
          </w:rPr>
          <w:t>5</w:t>
        </w:r>
        <w:r w:rsidR="008D4E82">
          <w:rPr>
            <w:webHidden/>
          </w:rPr>
          <w:fldChar w:fldCharType="end"/>
        </w:r>
      </w:hyperlink>
    </w:p>
    <w:p w14:paraId="1224BC27" w14:textId="2A537ED2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21" w:history="1">
        <w:r w:rsidR="008D4E82" w:rsidRPr="00453A3F">
          <w:rPr>
            <w:rStyle w:val="Hyperlink"/>
            <w:noProof/>
          </w:rPr>
          <w:t>3.1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Application Approval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_Toc59446121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5</w:t>
        </w:r>
        <w:r w:rsidR="008D4E82">
          <w:rPr>
            <w:noProof/>
            <w:webHidden/>
          </w:rPr>
          <w:fldChar w:fldCharType="end"/>
        </w:r>
      </w:hyperlink>
    </w:p>
    <w:p w14:paraId="2652E3A2" w14:textId="5D8AB660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22" w:history="1">
        <w:r w:rsidR="008D4E82" w:rsidRPr="00453A3F">
          <w:rPr>
            <w:rStyle w:val="Hyperlink"/>
            <w:noProof/>
          </w:rPr>
          <w:t>3.2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Pending Review Email (Business Entity)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_Toc59446122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8</w:t>
        </w:r>
        <w:r w:rsidR="008D4E82">
          <w:rPr>
            <w:noProof/>
            <w:webHidden/>
          </w:rPr>
          <w:fldChar w:fldCharType="end"/>
        </w:r>
      </w:hyperlink>
    </w:p>
    <w:p w14:paraId="54F391EC" w14:textId="6E24D832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23" w:history="1">
        <w:r w:rsidR="008D4E82" w:rsidRPr="00453A3F">
          <w:rPr>
            <w:rStyle w:val="Hyperlink"/>
            <w:noProof/>
          </w:rPr>
          <w:t>3.2a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Pending Review Email (Individual Applicant or Authorized Signer)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_Toc59446123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9</w:t>
        </w:r>
        <w:r w:rsidR="008D4E82">
          <w:rPr>
            <w:noProof/>
            <w:webHidden/>
          </w:rPr>
          <w:fldChar w:fldCharType="end"/>
        </w:r>
      </w:hyperlink>
    </w:p>
    <w:p w14:paraId="1F31DCEF" w14:textId="7CBA5229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24" w:history="1">
        <w:r w:rsidR="008D4E82" w:rsidRPr="00453A3F">
          <w:rPr>
            <w:rStyle w:val="Hyperlink"/>
            <w:noProof/>
          </w:rPr>
          <w:t>3.3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Review Complete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_Toc59446124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11</w:t>
        </w:r>
        <w:r w:rsidR="008D4E82">
          <w:rPr>
            <w:noProof/>
            <w:webHidden/>
          </w:rPr>
          <w:fldChar w:fldCharType="end"/>
        </w:r>
      </w:hyperlink>
    </w:p>
    <w:p w14:paraId="56F57A44" w14:textId="597332B5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25" w:history="1">
        <w:r w:rsidR="008D4E82" w:rsidRPr="00453A3F">
          <w:rPr>
            <w:rStyle w:val="Hyperlink"/>
            <w:noProof/>
          </w:rPr>
          <w:t>3.4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Declined Application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_Toc59446125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13</w:t>
        </w:r>
        <w:r w:rsidR="008D4E82">
          <w:rPr>
            <w:noProof/>
            <w:webHidden/>
          </w:rPr>
          <w:fldChar w:fldCharType="end"/>
        </w:r>
      </w:hyperlink>
    </w:p>
    <w:p w14:paraId="22605A72" w14:textId="14F3CF66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26" w:history="1">
        <w:r w:rsidR="008D4E82" w:rsidRPr="00453A3F">
          <w:rPr>
            <w:rStyle w:val="Hyperlink"/>
            <w:noProof/>
          </w:rPr>
          <w:t>3.5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Saved Application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_Toc59446126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14</w:t>
        </w:r>
        <w:r w:rsidR="008D4E82">
          <w:rPr>
            <w:noProof/>
            <w:webHidden/>
          </w:rPr>
          <w:fldChar w:fldCharType="end"/>
        </w:r>
      </w:hyperlink>
    </w:p>
    <w:p w14:paraId="657A95C9" w14:textId="4F794BF1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27" w:history="1">
        <w:r w:rsidR="008D4E82" w:rsidRPr="00453A3F">
          <w:rPr>
            <w:rStyle w:val="Hyperlink"/>
            <w:noProof/>
          </w:rPr>
          <w:t>3.6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Withdrawn Application Email (Business Applicant)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_Toc59446127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15</w:t>
        </w:r>
        <w:r w:rsidR="008D4E82">
          <w:rPr>
            <w:noProof/>
            <w:webHidden/>
          </w:rPr>
          <w:fldChar w:fldCharType="end"/>
        </w:r>
      </w:hyperlink>
    </w:p>
    <w:p w14:paraId="2AD14013" w14:textId="11EC583E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28" w:history="1">
        <w:r w:rsidR="008D4E82" w:rsidRPr="00453A3F">
          <w:rPr>
            <w:rStyle w:val="Hyperlink"/>
            <w:noProof/>
          </w:rPr>
          <w:t>3.6a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Withdrawn Application Email (Authorized Signer)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_Toc59446128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16</w:t>
        </w:r>
        <w:r w:rsidR="008D4E82">
          <w:rPr>
            <w:noProof/>
            <w:webHidden/>
          </w:rPr>
          <w:fldChar w:fldCharType="end"/>
        </w:r>
      </w:hyperlink>
    </w:p>
    <w:p w14:paraId="3893DCA3" w14:textId="2F871D76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29" w:history="1">
        <w:r w:rsidR="008D4E82" w:rsidRPr="00453A3F">
          <w:rPr>
            <w:rStyle w:val="Hyperlink"/>
            <w:noProof/>
          </w:rPr>
          <w:t>3.7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Nurture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_Toc59446129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17</w:t>
        </w:r>
        <w:r w:rsidR="008D4E82">
          <w:rPr>
            <w:noProof/>
            <w:webHidden/>
          </w:rPr>
          <w:fldChar w:fldCharType="end"/>
        </w:r>
      </w:hyperlink>
    </w:p>
    <w:p w14:paraId="1B843AD9" w14:textId="1E09C299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30" w:history="1">
        <w:r w:rsidR="008D4E82" w:rsidRPr="00453A3F">
          <w:rPr>
            <w:rStyle w:val="Hyperlink"/>
            <w:noProof/>
          </w:rPr>
          <w:t>3.8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Manual Identity Verification Instructions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_Toc59446130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19</w:t>
        </w:r>
        <w:r w:rsidR="008D4E82">
          <w:rPr>
            <w:noProof/>
            <w:webHidden/>
          </w:rPr>
          <w:fldChar w:fldCharType="end"/>
        </w:r>
      </w:hyperlink>
    </w:p>
    <w:p w14:paraId="3AD2644F" w14:textId="33973E8A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31" w:history="1">
        <w:r w:rsidR="008D4E82" w:rsidRPr="00453A3F">
          <w:rPr>
            <w:rStyle w:val="Hyperlink"/>
            <w:noProof/>
          </w:rPr>
          <w:t>3.9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Authorized Signer Invitation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_Toc59446131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21</w:t>
        </w:r>
        <w:r w:rsidR="008D4E82">
          <w:rPr>
            <w:noProof/>
            <w:webHidden/>
          </w:rPr>
          <w:fldChar w:fldCharType="end"/>
        </w:r>
      </w:hyperlink>
    </w:p>
    <w:p w14:paraId="345EFD7F" w14:textId="3A47012B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32" w:history="1">
        <w:r w:rsidR="008D4E82" w:rsidRPr="00453A3F">
          <w:rPr>
            <w:rStyle w:val="Hyperlink"/>
            <w:noProof/>
          </w:rPr>
          <w:t>3.10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Application Complete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_Toc59446132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23</w:t>
        </w:r>
        <w:r w:rsidR="008D4E82">
          <w:rPr>
            <w:noProof/>
            <w:webHidden/>
          </w:rPr>
          <w:fldChar w:fldCharType="end"/>
        </w:r>
      </w:hyperlink>
    </w:p>
    <w:p w14:paraId="3B2FBFF6" w14:textId="0817CE41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33" w:history="1">
        <w:r w:rsidR="008D4E82" w:rsidRPr="00453A3F">
          <w:rPr>
            <w:rStyle w:val="Hyperlink"/>
            <w:noProof/>
          </w:rPr>
          <w:t>3.11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Concurrent Application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_Toc59446133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26</w:t>
        </w:r>
        <w:r w:rsidR="008D4E82">
          <w:rPr>
            <w:noProof/>
            <w:webHidden/>
          </w:rPr>
          <w:fldChar w:fldCharType="end"/>
        </w:r>
      </w:hyperlink>
    </w:p>
    <w:p w14:paraId="31E41D81" w14:textId="173960E4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34" w:history="1">
        <w:r w:rsidR="008D4E82" w:rsidRPr="00453A3F">
          <w:rPr>
            <w:rStyle w:val="Hyperlink"/>
            <w:noProof/>
          </w:rPr>
          <w:t>3.12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Await Authorized Signers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_Toc59446134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28</w:t>
        </w:r>
        <w:r w:rsidR="008D4E82">
          <w:rPr>
            <w:noProof/>
            <w:webHidden/>
          </w:rPr>
          <w:fldChar w:fldCharType="end"/>
        </w:r>
      </w:hyperlink>
    </w:p>
    <w:p w14:paraId="174CAF3D" w14:textId="0AE03384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35" w:history="1">
        <w:r w:rsidR="008D4E82" w:rsidRPr="00453A3F">
          <w:rPr>
            <w:rStyle w:val="Hyperlink"/>
            <w:noProof/>
          </w:rPr>
          <w:t>3.13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Authorized Signers Complete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_Toc59446135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30</w:t>
        </w:r>
        <w:r w:rsidR="008D4E82">
          <w:rPr>
            <w:noProof/>
            <w:webHidden/>
          </w:rPr>
          <w:fldChar w:fldCharType="end"/>
        </w:r>
      </w:hyperlink>
    </w:p>
    <w:p w14:paraId="73EB74AC" w14:textId="16249539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36" w:history="1">
        <w:r w:rsidR="008D4E82" w:rsidRPr="00453A3F">
          <w:rPr>
            <w:rStyle w:val="Hyperlink"/>
            <w:noProof/>
          </w:rPr>
          <w:t>3.14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Complementary Products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_Toc59446136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32</w:t>
        </w:r>
        <w:r w:rsidR="008D4E82">
          <w:rPr>
            <w:noProof/>
            <w:webHidden/>
          </w:rPr>
          <w:fldChar w:fldCharType="end"/>
        </w:r>
      </w:hyperlink>
    </w:p>
    <w:p w14:paraId="2AE7EF8F" w14:textId="49817053" w:rsidR="008D4E82" w:rsidRDefault="008C72FD">
      <w:pPr>
        <w:pStyle w:val="TOC2"/>
        <w:rPr>
          <w:b w:val="0"/>
          <w:noProof/>
          <w:color w:val="auto"/>
          <w:sz w:val="22"/>
          <w:lang w:eastAsia="en-US"/>
        </w:rPr>
      </w:pPr>
      <w:hyperlink w:anchor="_Toc59446137" w:history="1">
        <w:r w:rsidR="008D4E82" w:rsidRPr="00453A3F">
          <w:rPr>
            <w:rStyle w:val="Hyperlink"/>
            <w:noProof/>
          </w:rPr>
          <w:t>3.15</w:t>
        </w:r>
        <w:r w:rsidR="008D4E82">
          <w:rPr>
            <w:b w:val="0"/>
            <w:noProof/>
            <w:color w:val="auto"/>
            <w:sz w:val="22"/>
            <w:lang w:eastAsia="en-US"/>
          </w:rPr>
          <w:tab/>
        </w:r>
        <w:r w:rsidR="008D4E82" w:rsidRPr="00453A3F">
          <w:rPr>
            <w:rStyle w:val="Hyperlink"/>
            <w:noProof/>
          </w:rPr>
          <w:t>Authorized Signers – Online Access/Debit Card Email</w:t>
        </w:r>
        <w:r w:rsidR="008D4E82">
          <w:rPr>
            <w:noProof/>
            <w:webHidden/>
          </w:rPr>
          <w:tab/>
        </w:r>
        <w:r w:rsidR="008D4E82">
          <w:rPr>
            <w:noProof/>
            <w:webHidden/>
          </w:rPr>
          <w:fldChar w:fldCharType="begin"/>
        </w:r>
        <w:r w:rsidR="008D4E82">
          <w:rPr>
            <w:noProof/>
            <w:webHidden/>
          </w:rPr>
          <w:instrText xml:space="preserve"> PAGEREF _Toc59446137 \h </w:instrText>
        </w:r>
        <w:r w:rsidR="008D4E82">
          <w:rPr>
            <w:noProof/>
            <w:webHidden/>
          </w:rPr>
        </w:r>
        <w:r w:rsidR="008D4E82">
          <w:rPr>
            <w:noProof/>
            <w:webHidden/>
          </w:rPr>
          <w:fldChar w:fldCharType="separate"/>
        </w:r>
        <w:r w:rsidR="008D4E82">
          <w:rPr>
            <w:noProof/>
            <w:webHidden/>
          </w:rPr>
          <w:t>34</w:t>
        </w:r>
        <w:r w:rsidR="008D4E82">
          <w:rPr>
            <w:noProof/>
            <w:webHidden/>
          </w:rPr>
          <w:fldChar w:fldCharType="end"/>
        </w:r>
      </w:hyperlink>
    </w:p>
    <w:p w14:paraId="1EDE0B35" w14:textId="032C16B4" w:rsidR="008D4E82" w:rsidRDefault="008C72FD">
      <w:pPr>
        <w:pStyle w:val="TOC1"/>
        <w:rPr>
          <w:color w:val="auto"/>
          <w:lang w:eastAsia="en-US"/>
        </w:rPr>
      </w:pPr>
      <w:hyperlink w:anchor="_Toc59446138" w:history="1">
        <w:r w:rsidR="008D4E82" w:rsidRPr="00453A3F">
          <w:rPr>
            <w:rStyle w:val="Hyperlink"/>
          </w:rPr>
          <w:t>Approvals</w:t>
        </w:r>
        <w:r w:rsidR="008D4E82">
          <w:rPr>
            <w:webHidden/>
          </w:rPr>
          <w:tab/>
        </w:r>
        <w:r w:rsidR="008D4E82">
          <w:rPr>
            <w:webHidden/>
          </w:rPr>
          <w:fldChar w:fldCharType="begin"/>
        </w:r>
        <w:r w:rsidR="008D4E82">
          <w:rPr>
            <w:webHidden/>
          </w:rPr>
          <w:instrText xml:space="preserve"> PAGEREF _Toc59446138 \h </w:instrText>
        </w:r>
        <w:r w:rsidR="008D4E82">
          <w:rPr>
            <w:webHidden/>
          </w:rPr>
        </w:r>
        <w:r w:rsidR="008D4E82">
          <w:rPr>
            <w:webHidden/>
          </w:rPr>
          <w:fldChar w:fldCharType="separate"/>
        </w:r>
        <w:r w:rsidR="008D4E82">
          <w:rPr>
            <w:webHidden/>
          </w:rPr>
          <w:t>36</w:t>
        </w:r>
        <w:r w:rsidR="008D4E82">
          <w:rPr>
            <w:webHidden/>
          </w:rPr>
          <w:fldChar w:fldCharType="end"/>
        </w:r>
      </w:hyperlink>
    </w:p>
    <w:p w14:paraId="50F1FEC2" w14:textId="5CA32275" w:rsidR="001D4FB6" w:rsidRDefault="000B5A4B" w:rsidP="009D5446">
      <w:pPr>
        <w:spacing w:after="0" w:line="240" w:lineRule="auto"/>
      </w:pPr>
      <w:r>
        <w:rPr>
          <w:noProof/>
          <w:color w:val="9E7C0C"/>
          <w:lang w:val="en-US" w:eastAsia="ja-JP"/>
        </w:rPr>
        <w:fldChar w:fldCharType="end"/>
      </w:r>
    </w:p>
    <w:p w14:paraId="6EC731F0" w14:textId="77777777" w:rsidR="0067401E" w:rsidRDefault="0067401E" w:rsidP="009D5446">
      <w:pPr>
        <w:spacing w:after="0" w:line="240" w:lineRule="auto"/>
      </w:pPr>
    </w:p>
    <w:p w14:paraId="6AD3BFBE" w14:textId="77777777" w:rsidR="00EE707B" w:rsidRPr="001D4FB6" w:rsidRDefault="00EE707B" w:rsidP="009D5446">
      <w:pPr>
        <w:spacing w:after="0" w:line="240" w:lineRule="auto"/>
        <w:sectPr w:rsidR="00EE707B" w:rsidRPr="001D4FB6" w:rsidSect="000F6BDA">
          <w:headerReference w:type="even" r:id="rId16"/>
          <w:headerReference w:type="default" r:id="rId17"/>
          <w:footerReference w:type="default" r:id="rId18"/>
          <w:headerReference w:type="first" r:id="rId1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586FCA18" w14:textId="510F8BE4" w:rsidR="00857139" w:rsidRPr="00631314" w:rsidRDefault="00B4270C" w:rsidP="009D5446">
      <w:pPr>
        <w:pStyle w:val="Heading1"/>
        <w:numPr>
          <w:ilvl w:val="0"/>
          <w:numId w:val="14"/>
        </w:numPr>
        <w:spacing w:before="240" w:after="0" w:line="240" w:lineRule="auto"/>
        <w:ind w:left="709" w:hanging="709"/>
        <w:rPr>
          <w:color w:val="937A46"/>
        </w:rPr>
      </w:pPr>
      <w:bookmarkStart w:id="0" w:name="_Toc59446115"/>
      <w:bookmarkStart w:id="1" w:name="_Toc379182382"/>
      <w:bookmarkStart w:id="2" w:name="_Toc379183389"/>
      <w:r>
        <w:rPr>
          <w:color w:val="937A46"/>
        </w:rPr>
        <w:lastRenderedPageBreak/>
        <w:t>Revision Control Form</w:t>
      </w:r>
      <w:bookmarkEnd w:id="0"/>
    </w:p>
    <w:p w14:paraId="47F82D09" w14:textId="77777777" w:rsidR="00B4270C" w:rsidRDefault="00B4270C">
      <w:pPr>
        <w:rPr>
          <w:color w:val="937A46"/>
        </w:rPr>
      </w:pPr>
    </w:p>
    <w:tbl>
      <w:tblPr>
        <w:tblStyle w:val="GridTable4-Accent5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88"/>
        <w:gridCol w:w="1134"/>
        <w:gridCol w:w="3118"/>
        <w:gridCol w:w="1472"/>
        <w:gridCol w:w="1679"/>
        <w:gridCol w:w="1679"/>
      </w:tblGrid>
      <w:tr w:rsidR="00B4270C" w14:paraId="33831DEB" w14:textId="77777777" w:rsidTr="009A0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E86FB07" w14:textId="7F600689" w:rsidR="00B4270C" w:rsidRPr="00B4270C" w:rsidRDefault="005E52A1" w:rsidP="00B4270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Revision</w:t>
            </w:r>
          </w:p>
        </w:tc>
        <w:tc>
          <w:tcPr>
            <w:tcW w:w="1134" w:type="dxa"/>
            <w:vAlign w:val="center"/>
          </w:tcPr>
          <w:p w14:paraId="7B5934D9" w14:textId="5559CD16" w:rsidR="00B4270C" w:rsidRPr="00B4270C" w:rsidRDefault="00B4270C" w:rsidP="00B42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270C">
              <w:rPr>
                <w:sz w:val="20"/>
                <w:szCs w:val="20"/>
              </w:rPr>
              <w:t>Date</w:t>
            </w:r>
          </w:p>
        </w:tc>
        <w:tc>
          <w:tcPr>
            <w:tcW w:w="3118" w:type="dxa"/>
            <w:vAlign w:val="center"/>
          </w:tcPr>
          <w:p w14:paraId="284D6BF5" w14:textId="38182D7E" w:rsidR="00B4270C" w:rsidRPr="00B4270C" w:rsidRDefault="00B4270C" w:rsidP="00B42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270C">
              <w:rPr>
                <w:sz w:val="20"/>
                <w:szCs w:val="20"/>
              </w:rPr>
              <w:t>Change Summary</w:t>
            </w:r>
          </w:p>
        </w:tc>
        <w:tc>
          <w:tcPr>
            <w:tcW w:w="1472" w:type="dxa"/>
            <w:vAlign w:val="center"/>
          </w:tcPr>
          <w:p w14:paraId="3D336B0C" w14:textId="5F617410" w:rsidR="00B4270C" w:rsidRPr="00B4270C" w:rsidRDefault="00B4270C" w:rsidP="00B42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270C">
              <w:rPr>
                <w:sz w:val="20"/>
                <w:szCs w:val="20"/>
              </w:rPr>
              <w:t>Updated By</w:t>
            </w:r>
          </w:p>
        </w:tc>
        <w:tc>
          <w:tcPr>
            <w:tcW w:w="1679" w:type="dxa"/>
            <w:vAlign w:val="center"/>
          </w:tcPr>
          <w:p w14:paraId="789E8B6A" w14:textId="7AE0DB9B" w:rsidR="00B4270C" w:rsidRPr="00B4270C" w:rsidRDefault="00B4270C" w:rsidP="00B42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270C">
              <w:rPr>
                <w:sz w:val="20"/>
                <w:szCs w:val="20"/>
              </w:rPr>
              <w:t>Reviewed By</w:t>
            </w:r>
          </w:p>
        </w:tc>
        <w:tc>
          <w:tcPr>
            <w:tcW w:w="1679" w:type="dxa"/>
            <w:vAlign w:val="center"/>
          </w:tcPr>
          <w:p w14:paraId="75575C76" w14:textId="53758D63" w:rsidR="00B4270C" w:rsidRPr="00B4270C" w:rsidRDefault="00B4270C" w:rsidP="00B42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270C">
              <w:rPr>
                <w:sz w:val="20"/>
                <w:szCs w:val="20"/>
              </w:rPr>
              <w:t>Approved By</w:t>
            </w:r>
          </w:p>
        </w:tc>
      </w:tr>
      <w:tr w:rsidR="00B4270C" w14:paraId="16C0AF52" w14:textId="77777777" w:rsidTr="009A0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481F8E5F" w14:textId="6A3D0A58" w:rsidR="002E6245" w:rsidRPr="005E52A1" w:rsidRDefault="007B6B63" w:rsidP="00B4270C">
            <w:pPr>
              <w:jc w:val="center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1.0</w:t>
            </w:r>
          </w:p>
        </w:tc>
        <w:tc>
          <w:tcPr>
            <w:tcW w:w="1134" w:type="dxa"/>
            <w:vAlign w:val="center"/>
          </w:tcPr>
          <w:p w14:paraId="7DA5AFB8" w14:textId="6A58A452" w:rsidR="00B4270C" w:rsidRPr="005E52A1" w:rsidRDefault="00063C20" w:rsidP="00B42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2020-10-26</w:t>
            </w:r>
          </w:p>
        </w:tc>
        <w:tc>
          <w:tcPr>
            <w:tcW w:w="3118" w:type="dxa"/>
            <w:vAlign w:val="center"/>
          </w:tcPr>
          <w:p w14:paraId="10943B63" w14:textId="77777777" w:rsidR="00AD2C31" w:rsidRDefault="00063C20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Initial version created, based on Personal DCO</w:t>
            </w:r>
            <w:r w:rsidR="00505775">
              <w:rPr>
                <w:color w:val="1A304A" w:themeColor="accent5" w:themeShade="80"/>
                <w:sz w:val="16"/>
                <w:szCs w:val="16"/>
              </w:rPr>
              <w:t>.</w:t>
            </w:r>
          </w:p>
          <w:p w14:paraId="0497B1E7" w14:textId="77777777" w:rsidR="00F66A67" w:rsidRDefault="00505775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Added</w:t>
            </w:r>
            <w:r w:rsidR="00F66A67">
              <w:rPr>
                <w:color w:val="1A304A" w:themeColor="accent5" w:themeShade="80"/>
                <w:sz w:val="16"/>
                <w:szCs w:val="16"/>
              </w:rPr>
              <w:t>:</w:t>
            </w:r>
            <w:r>
              <w:rPr>
                <w:color w:val="1A304A" w:themeColor="accent5" w:themeShade="80"/>
                <w:sz w:val="16"/>
                <w:szCs w:val="16"/>
              </w:rPr>
              <w:t xml:space="preserve"> </w:t>
            </w:r>
          </w:p>
          <w:p w14:paraId="54A0F698" w14:textId="77777777" w:rsidR="00F66A67" w:rsidRDefault="00505775" w:rsidP="00F66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3.12 Await Authorized Signers</w:t>
            </w:r>
          </w:p>
          <w:p w14:paraId="659FF782" w14:textId="77777777" w:rsidR="00505775" w:rsidRDefault="00505775" w:rsidP="00F66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3.13 Authorized Signers Complete</w:t>
            </w:r>
          </w:p>
          <w:p w14:paraId="5853248C" w14:textId="0BCAC69A" w:rsidR="00F66A67" w:rsidRPr="005E52A1" w:rsidRDefault="00F66A67" w:rsidP="00F66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3.14 Complementary Products Email</w:t>
            </w:r>
          </w:p>
        </w:tc>
        <w:tc>
          <w:tcPr>
            <w:tcW w:w="1472" w:type="dxa"/>
            <w:vAlign w:val="center"/>
          </w:tcPr>
          <w:p w14:paraId="28CE3BCA" w14:textId="77777777" w:rsidR="007B6B63" w:rsidRDefault="00063C20" w:rsidP="00B42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Ian Hicks</w:t>
            </w:r>
          </w:p>
          <w:p w14:paraId="08ADEEB2" w14:textId="7CC2A7E5" w:rsidR="00271CEC" w:rsidRPr="005E52A1" w:rsidRDefault="00271CEC" w:rsidP="00B42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</w:p>
        </w:tc>
        <w:tc>
          <w:tcPr>
            <w:tcW w:w="1679" w:type="dxa"/>
            <w:vAlign w:val="center"/>
          </w:tcPr>
          <w:p w14:paraId="13AAE25B" w14:textId="2F7CDD64" w:rsidR="005A3817" w:rsidRPr="005E52A1" w:rsidRDefault="005A3817" w:rsidP="00B42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</w:p>
        </w:tc>
        <w:tc>
          <w:tcPr>
            <w:tcW w:w="1679" w:type="dxa"/>
            <w:vAlign w:val="center"/>
          </w:tcPr>
          <w:p w14:paraId="1DBA7FAC" w14:textId="01A65374" w:rsidR="00B4270C" w:rsidRPr="005E52A1" w:rsidRDefault="00B4270C" w:rsidP="00B42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</w:p>
        </w:tc>
      </w:tr>
      <w:tr w:rsidR="00271CEC" w14:paraId="00361BA4" w14:textId="77777777" w:rsidTr="009A0DD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44FFC6B8" w14:textId="06448D5D" w:rsidR="00271CEC" w:rsidRDefault="00271CEC" w:rsidP="00B4270C">
            <w:pPr>
              <w:jc w:val="center"/>
              <w:rPr>
                <w:color w:val="1A304A" w:themeColor="accent5" w:themeShade="8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3775896" w14:textId="6F1AA521" w:rsidR="00271CEC" w:rsidRDefault="0059697E" w:rsidP="00B42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2020-12-21</w:t>
            </w:r>
          </w:p>
        </w:tc>
        <w:tc>
          <w:tcPr>
            <w:tcW w:w="3118" w:type="dxa"/>
            <w:vAlign w:val="center"/>
          </w:tcPr>
          <w:p w14:paraId="74575076" w14:textId="3FAC5E25" w:rsidR="00271CEC" w:rsidRDefault="007468A5" w:rsidP="00B4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Only the following s</w:t>
            </w:r>
            <w:r w:rsidR="00271CEC">
              <w:rPr>
                <w:color w:val="1A304A" w:themeColor="accent5" w:themeShade="80"/>
                <w:sz w:val="16"/>
                <w:szCs w:val="16"/>
              </w:rPr>
              <w:t xml:space="preserve">ections are approved for Sprint 5: </w:t>
            </w:r>
          </w:p>
          <w:p w14:paraId="1634463A" w14:textId="739FE67C" w:rsidR="0059697E" w:rsidRDefault="0059697E" w:rsidP="00B4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 w:rsidRPr="0059697E">
              <w:rPr>
                <w:color w:val="1A304A" w:themeColor="accent5" w:themeShade="80"/>
                <w:sz w:val="16"/>
                <w:szCs w:val="16"/>
              </w:rPr>
              <w:t>3.2</w:t>
            </w:r>
            <w:r w:rsidRPr="0059697E">
              <w:rPr>
                <w:color w:val="1A304A" w:themeColor="accent5" w:themeShade="80"/>
                <w:sz w:val="16"/>
                <w:szCs w:val="16"/>
              </w:rPr>
              <w:tab/>
              <w:t xml:space="preserve">Pending Review Email </w:t>
            </w:r>
          </w:p>
          <w:p w14:paraId="585A0D12" w14:textId="2B375E97" w:rsidR="0059697E" w:rsidRDefault="0059697E" w:rsidP="00B4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 w:rsidRPr="0059697E">
              <w:rPr>
                <w:color w:val="1A304A" w:themeColor="accent5" w:themeShade="80"/>
                <w:sz w:val="16"/>
                <w:szCs w:val="16"/>
              </w:rPr>
              <w:t>3.4</w:t>
            </w:r>
            <w:r w:rsidRPr="0059697E">
              <w:rPr>
                <w:color w:val="1A304A" w:themeColor="accent5" w:themeShade="80"/>
                <w:sz w:val="16"/>
                <w:szCs w:val="16"/>
              </w:rPr>
              <w:tab/>
              <w:t>Declined Application Email</w:t>
            </w:r>
          </w:p>
          <w:p w14:paraId="032B2E9A" w14:textId="14BDDB27" w:rsidR="00271CEC" w:rsidRDefault="0059697E" w:rsidP="00B4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 w:rsidRPr="0059697E">
              <w:rPr>
                <w:color w:val="1A304A" w:themeColor="accent5" w:themeShade="80"/>
                <w:sz w:val="16"/>
                <w:szCs w:val="16"/>
              </w:rPr>
              <w:t>3.5</w:t>
            </w:r>
            <w:r w:rsidRPr="0059697E">
              <w:rPr>
                <w:color w:val="1A304A" w:themeColor="accent5" w:themeShade="80"/>
                <w:sz w:val="16"/>
                <w:szCs w:val="16"/>
              </w:rPr>
              <w:tab/>
              <w:t>Saved Application Email</w:t>
            </w:r>
          </w:p>
          <w:p w14:paraId="41F27465" w14:textId="3A7A6D50" w:rsidR="00271CEC" w:rsidRDefault="0059697E" w:rsidP="00B4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 w:rsidRPr="0059697E">
              <w:rPr>
                <w:color w:val="1A304A" w:themeColor="accent5" w:themeShade="80"/>
                <w:sz w:val="16"/>
                <w:szCs w:val="16"/>
              </w:rPr>
              <w:t>3.6</w:t>
            </w:r>
            <w:r w:rsidRPr="0059697E">
              <w:rPr>
                <w:color w:val="1A304A" w:themeColor="accent5" w:themeShade="80"/>
                <w:sz w:val="16"/>
                <w:szCs w:val="16"/>
              </w:rPr>
              <w:tab/>
              <w:t>Withdrawn Application Email</w:t>
            </w:r>
          </w:p>
          <w:p w14:paraId="05C07526" w14:textId="61669A22" w:rsidR="0059697E" w:rsidRDefault="0059697E" w:rsidP="00B4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 w:rsidRPr="0059697E">
              <w:rPr>
                <w:color w:val="1A304A" w:themeColor="accent5" w:themeShade="80"/>
                <w:sz w:val="16"/>
                <w:szCs w:val="16"/>
              </w:rPr>
              <w:t>3.8</w:t>
            </w:r>
            <w:r w:rsidRPr="0059697E">
              <w:rPr>
                <w:color w:val="1A304A" w:themeColor="accent5" w:themeShade="80"/>
                <w:sz w:val="16"/>
                <w:szCs w:val="16"/>
              </w:rPr>
              <w:tab/>
              <w:t>Manual Identity Verification Instructions Email</w:t>
            </w:r>
          </w:p>
          <w:p w14:paraId="3833E7CA" w14:textId="7975E8C1" w:rsidR="0059697E" w:rsidRDefault="0059697E" w:rsidP="00B4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 w:rsidRPr="0059697E">
              <w:rPr>
                <w:color w:val="1A304A" w:themeColor="accent5" w:themeShade="80"/>
                <w:sz w:val="16"/>
                <w:szCs w:val="16"/>
              </w:rPr>
              <w:t>3.12</w:t>
            </w:r>
            <w:r w:rsidRPr="0059697E">
              <w:rPr>
                <w:color w:val="1A304A" w:themeColor="accent5" w:themeShade="80"/>
                <w:sz w:val="16"/>
                <w:szCs w:val="16"/>
              </w:rPr>
              <w:tab/>
              <w:t>Await Authorized Signers Email</w:t>
            </w:r>
          </w:p>
          <w:p w14:paraId="348E40DE" w14:textId="3E8B7249" w:rsidR="00271CEC" w:rsidRDefault="00271CEC" w:rsidP="00B42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</w:p>
        </w:tc>
        <w:tc>
          <w:tcPr>
            <w:tcW w:w="1472" w:type="dxa"/>
            <w:vAlign w:val="center"/>
          </w:tcPr>
          <w:p w14:paraId="4268FA0F" w14:textId="77777777" w:rsidR="0059697E" w:rsidRDefault="0059697E" w:rsidP="00596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Ian Hicks</w:t>
            </w:r>
          </w:p>
          <w:p w14:paraId="505B5E56" w14:textId="504DF088" w:rsidR="00271CEC" w:rsidRDefault="0059697E" w:rsidP="00596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Roland Matsuba</w:t>
            </w:r>
          </w:p>
        </w:tc>
        <w:tc>
          <w:tcPr>
            <w:tcW w:w="1679" w:type="dxa"/>
            <w:vAlign w:val="center"/>
          </w:tcPr>
          <w:p w14:paraId="5DBC6F99" w14:textId="77777777" w:rsidR="0059697E" w:rsidRDefault="0059697E" w:rsidP="00596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Ian Hicks</w:t>
            </w:r>
          </w:p>
          <w:p w14:paraId="7502E353" w14:textId="146ABC09" w:rsidR="0059697E" w:rsidRDefault="0059697E" w:rsidP="00596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Roland Matsuba</w:t>
            </w:r>
          </w:p>
          <w:p w14:paraId="0AD7E0FD" w14:textId="77777777" w:rsidR="0059697E" w:rsidRDefault="0059697E" w:rsidP="00596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Connie Smart</w:t>
            </w:r>
          </w:p>
          <w:p w14:paraId="16DF0AE0" w14:textId="77777777" w:rsidR="0059697E" w:rsidRDefault="0059697E" w:rsidP="00596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Candyse Watkins</w:t>
            </w:r>
          </w:p>
          <w:p w14:paraId="05B0F95D" w14:textId="77777777" w:rsidR="0059697E" w:rsidRDefault="0059697E" w:rsidP="00596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Lorraine McLeod</w:t>
            </w:r>
          </w:p>
          <w:p w14:paraId="715B0AEC" w14:textId="77777777" w:rsidR="0059697E" w:rsidRDefault="0059697E" w:rsidP="005969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Stacy Schmidt</w:t>
            </w:r>
          </w:p>
          <w:p w14:paraId="5C3EF357" w14:textId="6D084613" w:rsidR="00271CEC" w:rsidRDefault="0059697E" w:rsidP="007468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Christin</w:t>
            </w:r>
            <w:r w:rsidR="007468A5">
              <w:rPr>
                <w:color w:val="1A304A" w:themeColor="accent5" w:themeShade="80"/>
                <w:sz w:val="16"/>
                <w:szCs w:val="16"/>
              </w:rPr>
              <w:t>a</w:t>
            </w:r>
            <w:r>
              <w:rPr>
                <w:color w:val="1A304A" w:themeColor="accent5" w:themeShade="80"/>
                <w:sz w:val="16"/>
                <w:szCs w:val="16"/>
              </w:rPr>
              <w:t xml:space="preserve"> Mullin</w:t>
            </w:r>
          </w:p>
        </w:tc>
        <w:tc>
          <w:tcPr>
            <w:tcW w:w="1679" w:type="dxa"/>
            <w:vAlign w:val="center"/>
          </w:tcPr>
          <w:p w14:paraId="0AA49638" w14:textId="124F5D7B" w:rsidR="007468A5" w:rsidRDefault="007468A5" w:rsidP="007468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Stacy Schmidt</w:t>
            </w:r>
          </w:p>
          <w:p w14:paraId="09C1E70B" w14:textId="2501F609" w:rsidR="007468A5" w:rsidRDefault="007468A5" w:rsidP="007468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Christina Mullin</w:t>
            </w:r>
          </w:p>
          <w:p w14:paraId="760A323C" w14:textId="77777777" w:rsidR="00271CEC" w:rsidRPr="005E52A1" w:rsidRDefault="00271CEC" w:rsidP="00B42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</w:p>
        </w:tc>
      </w:tr>
      <w:tr w:rsidR="00240A72" w14:paraId="464AE36F" w14:textId="77777777" w:rsidTr="009A0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06E5D904" w14:textId="77777777" w:rsidR="00240A72" w:rsidRDefault="00240A72" w:rsidP="00B4270C">
            <w:pPr>
              <w:jc w:val="center"/>
              <w:rPr>
                <w:color w:val="1A304A" w:themeColor="accent5" w:themeShade="8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AC321DB" w14:textId="77777777" w:rsidR="00240A72" w:rsidRDefault="00240A72" w:rsidP="00B42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</w:p>
        </w:tc>
        <w:tc>
          <w:tcPr>
            <w:tcW w:w="3118" w:type="dxa"/>
            <w:vAlign w:val="center"/>
          </w:tcPr>
          <w:p w14:paraId="41F19C3F" w14:textId="77777777" w:rsidR="00240A72" w:rsidRDefault="00240A72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 xml:space="preserve">The following sections are for Sprint 6: </w:t>
            </w:r>
          </w:p>
          <w:p w14:paraId="588DDC19" w14:textId="107CFDA3" w:rsidR="00240A72" w:rsidRDefault="00240A72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 xml:space="preserve">3.1   Application Approval Email </w:t>
            </w:r>
          </w:p>
          <w:p w14:paraId="42BFE3A2" w14:textId="0AF53917" w:rsidR="00240A72" w:rsidRDefault="00240A72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3.3  Review Complete Email</w:t>
            </w:r>
          </w:p>
          <w:p w14:paraId="43E5CBC2" w14:textId="3ACB2A7A" w:rsidR="00240A72" w:rsidRDefault="00240A72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3.9  Authorized Signer Invitation Email</w:t>
            </w:r>
          </w:p>
          <w:p w14:paraId="13429C57" w14:textId="577CDBFC" w:rsidR="00240A72" w:rsidRDefault="00240A72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3.10  Application Complete Email</w:t>
            </w:r>
          </w:p>
          <w:p w14:paraId="255C10CA" w14:textId="47FEBE1F" w:rsidR="00240A72" w:rsidRDefault="00240A72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3.13  Authorized Complete Email</w:t>
            </w:r>
          </w:p>
          <w:p w14:paraId="0930D03C" w14:textId="740EFA09" w:rsidR="00240A72" w:rsidRDefault="00240A72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3.14  Complementary Products Email</w:t>
            </w:r>
          </w:p>
          <w:p w14:paraId="6AF69943" w14:textId="4F8D74FC" w:rsidR="00240A72" w:rsidRDefault="00240A72" w:rsidP="00B427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3.15  Authorized Access – Online Access/ Debit Card Email</w:t>
            </w:r>
          </w:p>
        </w:tc>
        <w:tc>
          <w:tcPr>
            <w:tcW w:w="1472" w:type="dxa"/>
            <w:vAlign w:val="center"/>
          </w:tcPr>
          <w:p w14:paraId="11627CDB" w14:textId="39BFB42F" w:rsidR="00240A72" w:rsidRDefault="00240A72" w:rsidP="005969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  <w:r>
              <w:rPr>
                <w:color w:val="1A304A" w:themeColor="accent5" w:themeShade="80"/>
                <w:sz w:val="16"/>
                <w:szCs w:val="16"/>
              </w:rPr>
              <w:t>Roland Matsuba</w:t>
            </w:r>
          </w:p>
        </w:tc>
        <w:tc>
          <w:tcPr>
            <w:tcW w:w="1679" w:type="dxa"/>
            <w:vAlign w:val="center"/>
          </w:tcPr>
          <w:p w14:paraId="2F6CDCCF" w14:textId="77777777" w:rsidR="008C72FD" w:rsidRDefault="008C72FD" w:rsidP="008C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" w:author="Lorraine McLeod" w:date="2021-01-18T10:23:00Z"/>
                <w:color w:val="1A304A" w:themeColor="accent5" w:themeShade="80"/>
                <w:sz w:val="16"/>
                <w:szCs w:val="16"/>
              </w:rPr>
            </w:pPr>
            <w:ins w:id="4" w:author="Lorraine McLeod" w:date="2021-01-18T10:23:00Z">
              <w:r>
                <w:rPr>
                  <w:color w:val="1A304A" w:themeColor="accent5" w:themeShade="80"/>
                  <w:sz w:val="16"/>
                  <w:szCs w:val="16"/>
                </w:rPr>
                <w:t>Ian Hicks</w:t>
              </w:r>
            </w:ins>
          </w:p>
          <w:p w14:paraId="7E5FBD66" w14:textId="77777777" w:rsidR="008C72FD" w:rsidRDefault="008C72FD" w:rsidP="008C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" w:author="Lorraine McLeod" w:date="2021-01-18T10:23:00Z"/>
                <w:color w:val="1A304A" w:themeColor="accent5" w:themeShade="80"/>
                <w:sz w:val="16"/>
                <w:szCs w:val="16"/>
              </w:rPr>
            </w:pPr>
            <w:ins w:id="6" w:author="Lorraine McLeod" w:date="2021-01-18T10:23:00Z">
              <w:r>
                <w:rPr>
                  <w:color w:val="1A304A" w:themeColor="accent5" w:themeShade="80"/>
                  <w:sz w:val="16"/>
                  <w:szCs w:val="16"/>
                </w:rPr>
                <w:t>Roland Matsuba</w:t>
              </w:r>
            </w:ins>
          </w:p>
          <w:p w14:paraId="39F1E7D8" w14:textId="77777777" w:rsidR="008C72FD" w:rsidRDefault="008C72FD" w:rsidP="008C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" w:author="Lorraine McLeod" w:date="2021-01-18T10:23:00Z"/>
                <w:color w:val="1A304A" w:themeColor="accent5" w:themeShade="80"/>
                <w:sz w:val="16"/>
                <w:szCs w:val="16"/>
              </w:rPr>
            </w:pPr>
            <w:ins w:id="8" w:author="Lorraine McLeod" w:date="2021-01-18T10:23:00Z">
              <w:r>
                <w:rPr>
                  <w:color w:val="1A304A" w:themeColor="accent5" w:themeShade="80"/>
                  <w:sz w:val="16"/>
                  <w:szCs w:val="16"/>
                </w:rPr>
                <w:t>Connie Smart</w:t>
              </w:r>
            </w:ins>
          </w:p>
          <w:p w14:paraId="105811A1" w14:textId="77777777" w:rsidR="008C72FD" w:rsidRDefault="008C72FD" w:rsidP="008C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9" w:author="Lorraine McLeod" w:date="2021-01-18T10:23:00Z"/>
                <w:color w:val="1A304A" w:themeColor="accent5" w:themeShade="80"/>
                <w:sz w:val="16"/>
                <w:szCs w:val="16"/>
              </w:rPr>
            </w:pPr>
            <w:ins w:id="10" w:author="Lorraine McLeod" w:date="2021-01-18T10:23:00Z">
              <w:r>
                <w:rPr>
                  <w:color w:val="1A304A" w:themeColor="accent5" w:themeShade="80"/>
                  <w:sz w:val="16"/>
                  <w:szCs w:val="16"/>
                </w:rPr>
                <w:t>Candyse Watkins</w:t>
              </w:r>
            </w:ins>
          </w:p>
          <w:p w14:paraId="1DA8FDE5" w14:textId="77777777" w:rsidR="008C72FD" w:rsidRDefault="008C72FD" w:rsidP="008C7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" w:author="Lorraine McLeod" w:date="2021-01-18T10:23:00Z"/>
                <w:color w:val="1A304A" w:themeColor="accent5" w:themeShade="80"/>
                <w:sz w:val="16"/>
                <w:szCs w:val="16"/>
              </w:rPr>
            </w:pPr>
            <w:ins w:id="12" w:author="Lorraine McLeod" w:date="2021-01-18T10:23:00Z">
              <w:r>
                <w:rPr>
                  <w:color w:val="1A304A" w:themeColor="accent5" w:themeShade="80"/>
                  <w:sz w:val="16"/>
                  <w:szCs w:val="16"/>
                </w:rPr>
                <w:t>Lorraine McLeod</w:t>
              </w:r>
            </w:ins>
          </w:p>
          <w:p w14:paraId="0A5C850D" w14:textId="77777777" w:rsidR="00240A72" w:rsidRDefault="00240A72" w:rsidP="005969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</w:p>
        </w:tc>
        <w:tc>
          <w:tcPr>
            <w:tcW w:w="1679" w:type="dxa"/>
            <w:vAlign w:val="center"/>
          </w:tcPr>
          <w:p w14:paraId="1A68ECA3" w14:textId="77777777" w:rsidR="00240A72" w:rsidRDefault="00240A72" w:rsidP="007468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A304A" w:themeColor="accent5" w:themeShade="80"/>
                <w:sz w:val="16"/>
                <w:szCs w:val="16"/>
              </w:rPr>
            </w:pPr>
          </w:p>
        </w:tc>
      </w:tr>
    </w:tbl>
    <w:p w14:paraId="6792E064" w14:textId="312DAAE4" w:rsidR="009A0DDA" w:rsidRDefault="009A0DDA" w:rsidP="009A0DDA">
      <w:pPr>
        <w:spacing w:after="0" w:line="240" w:lineRule="auto"/>
        <w:rPr>
          <w:rFonts w:eastAsiaTheme="minorHAnsi"/>
          <w:lang w:eastAsia="en-US"/>
        </w:rPr>
      </w:pPr>
    </w:p>
    <w:p w14:paraId="6BE1694B" w14:textId="3A876747" w:rsidR="009A0DDA" w:rsidRDefault="009A0DDA"/>
    <w:p w14:paraId="741886C7" w14:textId="1ABB598E" w:rsidR="009A0DDA" w:rsidRDefault="009A0DDA">
      <w:r>
        <w:br w:type="page"/>
      </w:r>
    </w:p>
    <w:p w14:paraId="662F6E22" w14:textId="51F9648A" w:rsidR="00B4270C" w:rsidRPr="00631314" w:rsidRDefault="00104E0B" w:rsidP="00B4270C">
      <w:pPr>
        <w:pStyle w:val="Heading1"/>
        <w:numPr>
          <w:ilvl w:val="0"/>
          <w:numId w:val="14"/>
        </w:numPr>
        <w:spacing w:before="240" w:after="0" w:line="240" w:lineRule="auto"/>
        <w:ind w:left="709" w:hanging="709"/>
        <w:rPr>
          <w:color w:val="937A46"/>
        </w:rPr>
      </w:pPr>
      <w:bookmarkStart w:id="13" w:name="_Toc59446116"/>
      <w:r>
        <w:rPr>
          <w:color w:val="937A46"/>
        </w:rPr>
        <w:lastRenderedPageBreak/>
        <w:t>About This Document</w:t>
      </w:r>
      <w:bookmarkEnd w:id="13"/>
    </w:p>
    <w:p w14:paraId="54225B61" w14:textId="61CEE8ED" w:rsidR="00B4270C" w:rsidRDefault="00B4270C" w:rsidP="00B4270C">
      <w:pPr>
        <w:pStyle w:val="Heading2"/>
        <w:keepNext/>
        <w:spacing w:after="0" w:line="240" w:lineRule="auto"/>
      </w:pPr>
      <w:bookmarkStart w:id="14" w:name="_Toc55555393"/>
      <w:bookmarkStart w:id="15" w:name="_Toc59446117"/>
      <w:r>
        <w:t>Purpose</w:t>
      </w:r>
      <w:bookmarkEnd w:id="14"/>
      <w:bookmarkEnd w:id="15"/>
    </w:p>
    <w:p w14:paraId="0EFBC1CF" w14:textId="3E302568" w:rsidR="00B4270C" w:rsidRDefault="00B4270C" w:rsidP="009D5446">
      <w:pPr>
        <w:pStyle w:val="BodyCopy"/>
        <w:spacing w:after="0" w:line="240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9213F65" w14:textId="35C621E8" w:rsidR="00C40914" w:rsidRDefault="00104E0B" w:rsidP="00C40914">
      <w:pPr>
        <w:spacing w:after="0" w:line="240" w:lineRule="auto"/>
      </w:pPr>
      <w:r w:rsidRPr="00104E0B">
        <w:rPr>
          <w:rFonts w:eastAsiaTheme="minorHAnsi"/>
          <w:lang w:eastAsia="en-US"/>
        </w:rPr>
        <w:t>This document defines the content of emails generated by the CWB</w:t>
      </w:r>
      <w:r w:rsidR="007B6B63">
        <w:rPr>
          <w:rFonts w:eastAsiaTheme="minorHAnsi"/>
          <w:lang w:eastAsia="en-US"/>
        </w:rPr>
        <w:t xml:space="preserve"> </w:t>
      </w:r>
      <w:r w:rsidR="0058587F">
        <w:rPr>
          <w:rFonts w:eastAsiaTheme="minorHAnsi"/>
          <w:lang w:eastAsia="en-US"/>
        </w:rPr>
        <w:t>Small Business</w:t>
      </w:r>
      <w:r w:rsidR="007B6B63">
        <w:rPr>
          <w:rFonts w:eastAsiaTheme="minorHAnsi"/>
          <w:lang w:eastAsia="en-US"/>
        </w:rPr>
        <w:t xml:space="preserve"> </w:t>
      </w:r>
      <w:r w:rsidRPr="00104E0B">
        <w:rPr>
          <w:rFonts w:eastAsiaTheme="minorHAnsi"/>
          <w:lang w:eastAsia="en-US"/>
        </w:rPr>
        <w:t>Digital Client Onboarding (DCO) solution.</w:t>
      </w:r>
    </w:p>
    <w:p w14:paraId="6E87A15B" w14:textId="1693D642" w:rsidR="00B4270C" w:rsidRDefault="00B4270C" w:rsidP="00B4270C">
      <w:pPr>
        <w:pStyle w:val="Heading2"/>
        <w:keepNext/>
        <w:spacing w:after="0" w:line="240" w:lineRule="auto"/>
      </w:pPr>
      <w:bookmarkStart w:id="16" w:name="_Toc55555394"/>
      <w:bookmarkStart w:id="17" w:name="_Toc59446118"/>
      <w:r>
        <w:t>Audience</w:t>
      </w:r>
      <w:bookmarkEnd w:id="16"/>
      <w:bookmarkEnd w:id="17"/>
    </w:p>
    <w:p w14:paraId="64460CC7" w14:textId="02E19D58" w:rsidR="00B4270C" w:rsidRDefault="00B4270C" w:rsidP="00B4270C">
      <w:pPr>
        <w:pStyle w:val="BodyCopy"/>
        <w:spacing w:after="0" w:line="240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643C5AAE" w14:textId="77777777" w:rsidR="00104E0B" w:rsidRDefault="00104E0B" w:rsidP="00B4270C">
      <w:pPr>
        <w:pStyle w:val="BodyCopy"/>
        <w:spacing w:after="0" w:line="240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04E0B">
        <w:rPr>
          <w:rFonts w:asciiTheme="minorHAnsi" w:eastAsiaTheme="minorHAnsi" w:hAnsiTheme="minorHAnsi" w:cstheme="minorBidi"/>
          <w:sz w:val="22"/>
          <w:szCs w:val="22"/>
          <w:lang w:eastAsia="en-US"/>
        </w:rPr>
        <w:t>This document is intended for members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of the CWB Digital Program including:</w:t>
      </w:r>
    </w:p>
    <w:p w14:paraId="72A657F6" w14:textId="77777777" w:rsidR="00104E0B" w:rsidRDefault="00104E0B" w:rsidP="006E0242">
      <w:pPr>
        <w:pStyle w:val="BodyCopy"/>
        <w:numPr>
          <w:ilvl w:val="0"/>
          <w:numId w:val="18"/>
        </w:numPr>
        <w:spacing w:after="0" w:line="240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CWB Project Owners</w:t>
      </w:r>
    </w:p>
    <w:p w14:paraId="1C4AF544" w14:textId="0AC00FE5" w:rsidR="00104E0B" w:rsidRDefault="00104E0B" w:rsidP="006E0242">
      <w:pPr>
        <w:pStyle w:val="BodyCopy"/>
        <w:numPr>
          <w:ilvl w:val="0"/>
          <w:numId w:val="18"/>
        </w:numPr>
        <w:spacing w:after="0" w:line="240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CWB Digital Delivery Team</w:t>
      </w:r>
    </w:p>
    <w:p w14:paraId="052E7DD1" w14:textId="3B4197AD" w:rsidR="00104E0B" w:rsidRDefault="00104E0B" w:rsidP="006E0242">
      <w:pPr>
        <w:pStyle w:val="BodyCopy"/>
        <w:numPr>
          <w:ilvl w:val="0"/>
          <w:numId w:val="18"/>
        </w:numPr>
        <w:spacing w:after="0" w:line="240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CWB Business Analysts</w:t>
      </w:r>
    </w:p>
    <w:p w14:paraId="5E64976C" w14:textId="177CF790" w:rsidR="00104E0B" w:rsidRDefault="00104E0B" w:rsidP="006E0242">
      <w:pPr>
        <w:pStyle w:val="BodyCopy"/>
        <w:numPr>
          <w:ilvl w:val="0"/>
          <w:numId w:val="18"/>
        </w:numPr>
        <w:spacing w:after="0" w:line="240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CWB Quality Assurance Team</w:t>
      </w:r>
    </w:p>
    <w:p w14:paraId="480F6C0D" w14:textId="77777777" w:rsidR="00104E0B" w:rsidRDefault="00104E0B" w:rsidP="006E0242">
      <w:pPr>
        <w:pStyle w:val="BodyCopy"/>
        <w:numPr>
          <w:ilvl w:val="0"/>
          <w:numId w:val="18"/>
        </w:numPr>
        <w:spacing w:after="0" w:line="240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Temenos Business Analysts</w:t>
      </w:r>
    </w:p>
    <w:p w14:paraId="3CA2DB89" w14:textId="34E7A39B" w:rsidR="00104E0B" w:rsidRDefault="00104E0B" w:rsidP="006E0242">
      <w:pPr>
        <w:pStyle w:val="BodyCopy"/>
        <w:numPr>
          <w:ilvl w:val="0"/>
          <w:numId w:val="18"/>
        </w:numPr>
        <w:spacing w:after="0" w:line="240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Temenos Solution Architects, Developers, and Testers</w:t>
      </w:r>
    </w:p>
    <w:p w14:paraId="2A2A8718" w14:textId="26CB7729" w:rsidR="00B4270C" w:rsidRDefault="00104E0B" w:rsidP="006E0242">
      <w:pPr>
        <w:pStyle w:val="BodyCopy"/>
        <w:numPr>
          <w:ilvl w:val="0"/>
          <w:numId w:val="18"/>
        </w:numPr>
        <w:spacing w:after="0" w:line="240" w:lineRule="auto"/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Other interested parties</w:t>
      </w:r>
    </w:p>
    <w:p w14:paraId="67219F62" w14:textId="54D0CFA9" w:rsidR="00B156F2" w:rsidRDefault="00B156F2" w:rsidP="00B156F2">
      <w:pPr>
        <w:pStyle w:val="Heading2"/>
        <w:keepNext/>
        <w:spacing w:after="0" w:line="240" w:lineRule="auto"/>
      </w:pPr>
      <w:bookmarkStart w:id="18" w:name="_Toc55555395"/>
      <w:bookmarkStart w:id="19" w:name="_Toc59446119"/>
      <w:r>
        <w:t>Overview</w:t>
      </w:r>
      <w:bookmarkEnd w:id="18"/>
      <w:bookmarkEnd w:id="19"/>
    </w:p>
    <w:p w14:paraId="79DAB974" w14:textId="70D96218" w:rsidR="009D5446" w:rsidRDefault="009D5446" w:rsidP="009D5446">
      <w:pPr>
        <w:spacing w:after="0"/>
      </w:pPr>
      <w:bookmarkStart w:id="20" w:name="_Toc29968701"/>
      <w:bookmarkStart w:id="21" w:name="_Toc29968804"/>
      <w:bookmarkStart w:id="22" w:name="_Toc29803688"/>
      <w:bookmarkStart w:id="23" w:name="_Toc29813206"/>
      <w:bookmarkStart w:id="24" w:name="_Toc29817094"/>
      <w:bookmarkStart w:id="25" w:name="_Toc29817153"/>
      <w:bookmarkStart w:id="26" w:name="_Toc29817451"/>
      <w:bookmarkStart w:id="27" w:name="_Toc29803689"/>
      <w:bookmarkStart w:id="28" w:name="_Toc29813207"/>
      <w:bookmarkStart w:id="29" w:name="_Toc29817095"/>
      <w:bookmarkStart w:id="30" w:name="_Toc29817154"/>
      <w:bookmarkStart w:id="31" w:name="_Toc29817452"/>
      <w:bookmarkStart w:id="32" w:name="_Toc29803690"/>
      <w:bookmarkStart w:id="33" w:name="_Toc29813208"/>
      <w:bookmarkStart w:id="34" w:name="_Toc29817096"/>
      <w:bookmarkStart w:id="35" w:name="_Toc29817155"/>
      <w:bookmarkStart w:id="36" w:name="_Toc29817453"/>
      <w:bookmarkStart w:id="37" w:name="_Toc29803691"/>
      <w:bookmarkStart w:id="38" w:name="_Toc29813209"/>
      <w:bookmarkStart w:id="39" w:name="_Toc29817097"/>
      <w:bookmarkStart w:id="40" w:name="_Toc29817156"/>
      <w:bookmarkStart w:id="41" w:name="_Toc29817454"/>
      <w:bookmarkStart w:id="42" w:name="_Toc29803692"/>
      <w:bookmarkStart w:id="43" w:name="_Toc29813210"/>
      <w:bookmarkStart w:id="44" w:name="_Toc29817098"/>
      <w:bookmarkStart w:id="45" w:name="_Toc29817157"/>
      <w:bookmarkStart w:id="46" w:name="_Toc29817455"/>
      <w:bookmarkStart w:id="47" w:name="_Toc29803693"/>
      <w:bookmarkStart w:id="48" w:name="_Toc29813211"/>
      <w:bookmarkStart w:id="49" w:name="_Toc29817099"/>
      <w:bookmarkStart w:id="50" w:name="_Toc29817158"/>
      <w:bookmarkStart w:id="51" w:name="_Toc29817456"/>
      <w:bookmarkStart w:id="52" w:name="_Toc29803694"/>
      <w:bookmarkStart w:id="53" w:name="_Toc29813212"/>
      <w:bookmarkStart w:id="54" w:name="_Toc29817100"/>
      <w:bookmarkStart w:id="55" w:name="_Toc29817159"/>
      <w:bookmarkStart w:id="56" w:name="_Toc29817457"/>
      <w:bookmarkStart w:id="57" w:name="_Toc29803695"/>
      <w:bookmarkStart w:id="58" w:name="_Toc29813213"/>
      <w:bookmarkStart w:id="59" w:name="_Toc29817101"/>
      <w:bookmarkStart w:id="60" w:name="_Toc29817160"/>
      <w:bookmarkStart w:id="61" w:name="_Toc29817458"/>
      <w:bookmarkStart w:id="62" w:name="_Toc29803696"/>
      <w:bookmarkStart w:id="63" w:name="_Toc29813214"/>
      <w:bookmarkStart w:id="64" w:name="_Toc29817102"/>
      <w:bookmarkStart w:id="65" w:name="_Toc29817161"/>
      <w:bookmarkStart w:id="66" w:name="_Toc29817459"/>
      <w:bookmarkStart w:id="67" w:name="_Toc29803697"/>
      <w:bookmarkStart w:id="68" w:name="_Toc29813215"/>
      <w:bookmarkStart w:id="69" w:name="_Toc29817103"/>
      <w:bookmarkStart w:id="70" w:name="_Toc29817162"/>
      <w:bookmarkStart w:id="71" w:name="_Toc29817460"/>
      <w:bookmarkStart w:id="72" w:name="_Toc29803698"/>
      <w:bookmarkStart w:id="73" w:name="_Toc29813216"/>
      <w:bookmarkStart w:id="74" w:name="_Toc29817104"/>
      <w:bookmarkStart w:id="75" w:name="_Toc29817163"/>
      <w:bookmarkStart w:id="76" w:name="_Toc29817461"/>
      <w:bookmarkStart w:id="77" w:name="_Toc29803699"/>
      <w:bookmarkStart w:id="78" w:name="_Toc29813217"/>
      <w:bookmarkStart w:id="79" w:name="_Toc29817105"/>
      <w:bookmarkStart w:id="80" w:name="_Toc29817164"/>
      <w:bookmarkStart w:id="81" w:name="_Toc29817462"/>
      <w:bookmarkStart w:id="82" w:name="_Toc29803700"/>
      <w:bookmarkStart w:id="83" w:name="_Toc29813218"/>
      <w:bookmarkStart w:id="84" w:name="_Toc29817106"/>
      <w:bookmarkStart w:id="85" w:name="_Toc29817165"/>
      <w:bookmarkStart w:id="86" w:name="_Toc29817463"/>
      <w:bookmarkStart w:id="87" w:name="_Toc29803701"/>
      <w:bookmarkStart w:id="88" w:name="_Toc29813219"/>
      <w:bookmarkStart w:id="89" w:name="_Toc29817107"/>
      <w:bookmarkStart w:id="90" w:name="_Toc29817166"/>
      <w:bookmarkStart w:id="91" w:name="_Toc29817464"/>
      <w:bookmarkStart w:id="92" w:name="_Toc29803702"/>
      <w:bookmarkStart w:id="93" w:name="_Toc29813220"/>
      <w:bookmarkStart w:id="94" w:name="_Toc29817108"/>
      <w:bookmarkStart w:id="95" w:name="_Toc29817167"/>
      <w:bookmarkStart w:id="96" w:name="_Toc29817465"/>
      <w:bookmarkStart w:id="97" w:name="_Toc29803703"/>
      <w:bookmarkStart w:id="98" w:name="_Toc29813221"/>
      <w:bookmarkStart w:id="99" w:name="_Toc29817109"/>
      <w:bookmarkStart w:id="100" w:name="_Toc29817168"/>
      <w:bookmarkStart w:id="101" w:name="_Toc29817466"/>
      <w:bookmarkStart w:id="102" w:name="_Toc29803704"/>
      <w:bookmarkStart w:id="103" w:name="_Toc29813222"/>
      <w:bookmarkStart w:id="104" w:name="_Toc29817110"/>
      <w:bookmarkStart w:id="105" w:name="_Toc29817169"/>
      <w:bookmarkStart w:id="106" w:name="_Toc29817467"/>
      <w:bookmarkStart w:id="107" w:name="_Toc29803705"/>
      <w:bookmarkStart w:id="108" w:name="_Toc29813223"/>
      <w:bookmarkStart w:id="109" w:name="_Toc29817111"/>
      <w:bookmarkStart w:id="110" w:name="_Toc29817170"/>
      <w:bookmarkStart w:id="111" w:name="_Toc29817468"/>
      <w:bookmarkStart w:id="112" w:name="_Toc29803706"/>
      <w:bookmarkStart w:id="113" w:name="_Toc29813224"/>
      <w:bookmarkStart w:id="114" w:name="_Toc29817112"/>
      <w:bookmarkStart w:id="115" w:name="_Toc29817171"/>
      <w:bookmarkStart w:id="116" w:name="_Toc29817469"/>
      <w:bookmarkStart w:id="117" w:name="_Toc29803707"/>
      <w:bookmarkStart w:id="118" w:name="_Toc29813225"/>
      <w:bookmarkStart w:id="119" w:name="_Toc29817113"/>
      <w:bookmarkStart w:id="120" w:name="_Toc29817172"/>
      <w:bookmarkStart w:id="121" w:name="_Toc29817470"/>
      <w:bookmarkStart w:id="122" w:name="_Toc29803708"/>
      <w:bookmarkStart w:id="123" w:name="_Toc29813226"/>
      <w:bookmarkStart w:id="124" w:name="_Toc29817114"/>
      <w:bookmarkStart w:id="125" w:name="_Toc29817173"/>
      <w:bookmarkStart w:id="126" w:name="_Toc29817471"/>
      <w:bookmarkStart w:id="127" w:name="_Toc29803709"/>
      <w:bookmarkStart w:id="128" w:name="_Toc29813227"/>
      <w:bookmarkStart w:id="129" w:name="_Toc29817115"/>
      <w:bookmarkStart w:id="130" w:name="_Toc29817174"/>
      <w:bookmarkStart w:id="131" w:name="_Toc29817472"/>
      <w:bookmarkStart w:id="132" w:name="_Toc29803710"/>
      <w:bookmarkStart w:id="133" w:name="_Toc29813228"/>
      <w:bookmarkStart w:id="134" w:name="_Toc29817116"/>
      <w:bookmarkStart w:id="135" w:name="_Toc29817175"/>
      <w:bookmarkStart w:id="136" w:name="_Toc29817473"/>
      <w:bookmarkStart w:id="137" w:name="_Toc29803711"/>
      <w:bookmarkStart w:id="138" w:name="_Toc29813229"/>
      <w:bookmarkStart w:id="139" w:name="_Toc29817117"/>
      <w:bookmarkStart w:id="140" w:name="_Toc29817176"/>
      <w:bookmarkStart w:id="141" w:name="_Toc29817474"/>
      <w:bookmarkStart w:id="142" w:name="_Toc29803712"/>
      <w:bookmarkStart w:id="143" w:name="_Toc29813230"/>
      <w:bookmarkStart w:id="144" w:name="_Toc29817118"/>
      <w:bookmarkStart w:id="145" w:name="_Toc29817177"/>
      <w:bookmarkStart w:id="146" w:name="_Toc29817475"/>
      <w:bookmarkStart w:id="147" w:name="_Toc29803713"/>
      <w:bookmarkStart w:id="148" w:name="_Toc29813231"/>
      <w:bookmarkStart w:id="149" w:name="_Toc29817119"/>
      <w:bookmarkStart w:id="150" w:name="_Toc29817178"/>
      <w:bookmarkStart w:id="151" w:name="_Toc29817476"/>
      <w:bookmarkStart w:id="152" w:name="_Toc29803714"/>
      <w:bookmarkStart w:id="153" w:name="_Toc29813232"/>
      <w:bookmarkStart w:id="154" w:name="_Toc29817120"/>
      <w:bookmarkStart w:id="155" w:name="_Toc29817179"/>
      <w:bookmarkStart w:id="156" w:name="_Toc29817477"/>
      <w:bookmarkStart w:id="157" w:name="_Toc29803715"/>
      <w:bookmarkStart w:id="158" w:name="_Toc29813233"/>
      <w:bookmarkStart w:id="159" w:name="_Toc29817121"/>
      <w:bookmarkStart w:id="160" w:name="_Toc29817180"/>
      <w:bookmarkStart w:id="161" w:name="_Toc29817478"/>
      <w:bookmarkStart w:id="162" w:name="_Toc29803716"/>
      <w:bookmarkStart w:id="163" w:name="_Toc29813234"/>
      <w:bookmarkStart w:id="164" w:name="_Toc29817122"/>
      <w:bookmarkStart w:id="165" w:name="_Toc29817181"/>
      <w:bookmarkStart w:id="166" w:name="_Toc29817479"/>
      <w:bookmarkStart w:id="167" w:name="_Toc29803717"/>
      <w:bookmarkStart w:id="168" w:name="_Toc29813235"/>
      <w:bookmarkStart w:id="169" w:name="_Toc29817123"/>
      <w:bookmarkStart w:id="170" w:name="_Toc29817182"/>
      <w:bookmarkStart w:id="171" w:name="_Toc29817480"/>
      <w:bookmarkStart w:id="172" w:name="_Toc29803718"/>
      <w:bookmarkStart w:id="173" w:name="_Toc29813236"/>
      <w:bookmarkStart w:id="174" w:name="_Toc29817124"/>
      <w:bookmarkStart w:id="175" w:name="_Toc29817183"/>
      <w:bookmarkStart w:id="176" w:name="_Toc29817481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</w:p>
    <w:p w14:paraId="6DCF3C06" w14:textId="7C8A70E9" w:rsidR="00B156F2" w:rsidRDefault="00B156F2" w:rsidP="00B156F2">
      <w:pPr>
        <w:spacing w:after="0"/>
      </w:pPr>
      <w:r>
        <w:t xml:space="preserve">The </w:t>
      </w:r>
      <w:r w:rsidR="007B6B63">
        <w:t xml:space="preserve">CWB </w:t>
      </w:r>
      <w:r w:rsidR="0058587F">
        <w:t>Small Business</w:t>
      </w:r>
      <w:r>
        <w:t xml:space="preserve"> DCO application generates email notifications, which are sent to the primary applicant </w:t>
      </w:r>
      <w:r w:rsidR="0058587F">
        <w:t xml:space="preserve">(the individual who initiated the small business application) </w:t>
      </w:r>
      <w:r>
        <w:t>and</w:t>
      </w:r>
      <w:r w:rsidR="0058587F">
        <w:t>/or</w:t>
      </w:r>
      <w:r>
        <w:t xml:space="preserve"> </w:t>
      </w:r>
      <w:r w:rsidR="0058587F">
        <w:t>authorized signer(s) (other parties who will have signing/transactional authority over the business account(s) being opened)</w:t>
      </w:r>
      <w:r>
        <w:t xml:space="preserve">, based on specific triggers. Any application data which has been collected, retrieved or </w:t>
      </w:r>
      <w:r>
        <w:lastRenderedPageBreak/>
        <w:t>generated at the time that the email is sent can be dynamically included in the subject or message of the email.</w:t>
      </w:r>
    </w:p>
    <w:p w14:paraId="423E9190" w14:textId="77777777" w:rsidR="00B156F2" w:rsidRDefault="00B156F2" w:rsidP="00B156F2">
      <w:pPr>
        <w:spacing w:after="0"/>
      </w:pPr>
    </w:p>
    <w:p w14:paraId="4CDE475C" w14:textId="4E5592D0" w:rsidR="00BE1D03" w:rsidRDefault="00B156F2" w:rsidP="00B156F2">
      <w:pPr>
        <w:spacing w:after="0"/>
      </w:pPr>
      <w:r>
        <w:t>This document defines the content and trigger events for all such email notifications.</w:t>
      </w:r>
    </w:p>
    <w:p w14:paraId="29F14B0B" w14:textId="071ACDD7" w:rsidR="00BE1D03" w:rsidRDefault="00BE1D03" w:rsidP="009D5446">
      <w:pPr>
        <w:spacing w:after="0"/>
      </w:pPr>
    </w:p>
    <w:p w14:paraId="7029AD04" w14:textId="00615D05" w:rsidR="00E84B38" w:rsidRDefault="00E84B38"/>
    <w:p w14:paraId="5648CB1A" w14:textId="77777777" w:rsidR="00B156F2" w:rsidRDefault="00B156F2">
      <w:pPr>
        <w:rPr>
          <w:rFonts w:asciiTheme="majorHAnsi" w:hAnsiTheme="majorHAnsi" w:cstheme="majorHAnsi"/>
          <w:color w:val="937A46" w:themeColor="accent2"/>
          <w:spacing w:val="-5"/>
          <w:sz w:val="40"/>
          <w:szCs w:val="40"/>
        </w:rPr>
      </w:pPr>
      <w:r>
        <w:br w:type="page"/>
      </w:r>
    </w:p>
    <w:p w14:paraId="3D7D8734" w14:textId="33E4B9FF" w:rsidR="002106C3" w:rsidRPr="002106C3" w:rsidRDefault="00234D17" w:rsidP="003E1230">
      <w:pPr>
        <w:pStyle w:val="Heading1"/>
        <w:numPr>
          <w:ilvl w:val="0"/>
          <w:numId w:val="14"/>
        </w:numPr>
        <w:spacing w:after="0"/>
        <w:ind w:left="709" w:hanging="709"/>
      </w:pPr>
      <w:bookmarkStart w:id="177" w:name="_Toc59446120"/>
      <w:r>
        <w:lastRenderedPageBreak/>
        <w:t>E</w:t>
      </w:r>
      <w:r w:rsidR="00B156F2">
        <w:t>mail Specifications</w:t>
      </w:r>
      <w:bookmarkEnd w:id="177"/>
    </w:p>
    <w:p w14:paraId="331859DC" w14:textId="4C06E863" w:rsidR="00857139" w:rsidRDefault="006B729E" w:rsidP="009D5446">
      <w:pPr>
        <w:pStyle w:val="Heading2"/>
        <w:keepNext/>
        <w:spacing w:after="0" w:line="240" w:lineRule="auto"/>
      </w:pPr>
      <w:bookmarkStart w:id="178" w:name="_Toc59446121"/>
      <w:r>
        <w:t>3.1</w:t>
      </w:r>
      <w:r>
        <w:tab/>
      </w:r>
      <w:r w:rsidR="002136F6">
        <w:t xml:space="preserve">Application </w:t>
      </w:r>
      <w:r w:rsidR="00234D17">
        <w:t>Approval E</w:t>
      </w:r>
      <w:r>
        <w:t>mail</w:t>
      </w:r>
      <w:bookmarkEnd w:id="178"/>
      <w:r w:rsidR="00B51D70">
        <w:t xml:space="preserve"> </w:t>
      </w:r>
    </w:p>
    <w:p w14:paraId="5F4EA913" w14:textId="13EDF2DA" w:rsidR="00735545" w:rsidRDefault="00735545" w:rsidP="009D5446">
      <w:pPr>
        <w:pStyle w:val="NoSpacing"/>
        <w:jc w:val="both"/>
      </w:pPr>
    </w:p>
    <w:p w14:paraId="2A9DD903" w14:textId="1BF5231D" w:rsidR="006B729E" w:rsidRPr="006B729E" w:rsidRDefault="006B729E" w:rsidP="009D5446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74E8CAC1" w14:textId="77777777" w:rsidR="006B729E" w:rsidRDefault="006B729E" w:rsidP="009D5446">
      <w:pPr>
        <w:pStyle w:val="NoSpacing"/>
        <w:jc w:val="both"/>
      </w:pPr>
    </w:p>
    <w:p w14:paraId="14D2A3A8" w14:textId="24FCFF5C" w:rsidR="006B729E" w:rsidRDefault="006B729E" w:rsidP="009D5446">
      <w:pPr>
        <w:pStyle w:val="NoSpacing"/>
        <w:jc w:val="both"/>
      </w:pPr>
      <w:r>
        <w:t>The following ev</w:t>
      </w:r>
      <w:r w:rsidR="00D8427C">
        <w:t xml:space="preserve">ents trigger the sending </w:t>
      </w:r>
      <w:r w:rsidR="00234D17">
        <w:t>of this e</w:t>
      </w:r>
      <w:r w:rsidR="00D8427C">
        <w:t>mail.</w:t>
      </w:r>
    </w:p>
    <w:p w14:paraId="5EED8EB7" w14:textId="4F98284D" w:rsidR="00D8427C" w:rsidRDefault="00D8427C" w:rsidP="00D8427C">
      <w:pPr>
        <w:pStyle w:val="NoSpacing"/>
        <w:jc w:val="both"/>
      </w:pPr>
    </w:p>
    <w:p w14:paraId="1B4EEB24" w14:textId="6D8BC0E5" w:rsidR="00D8427C" w:rsidRDefault="008B0ED2" w:rsidP="006E0242">
      <w:pPr>
        <w:pStyle w:val="NoSpacing"/>
        <w:numPr>
          <w:ilvl w:val="0"/>
          <w:numId w:val="19"/>
        </w:numPr>
        <w:jc w:val="both"/>
      </w:pPr>
      <w:r>
        <w:t xml:space="preserve">An applicant </w:t>
      </w:r>
      <w:r w:rsidR="00D8427C">
        <w:t xml:space="preserve">successfully updates their </w:t>
      </w:r>
      <w:commentRangeStart w:id="179"/>
      <w:commentRangeStart w:id="180"/>
      <w:commentRangeStart w:id="181"/>
      <w:r w:rsidR="00D8427C">
        <w:t>PAC on the Funding Form’s Application Approval page</w:t>
      </w:r>
      <w:commentRangeEnd w:id="179"/>
      <w:r w:rsidR="00F05424">
        <w:rPr>
          <w:rStyle w:val="CommentReference"/>
          <w:rFonts w:eastAsiaTheme="minorEastAsia"/>
          <w:lang w:eastAsia="en-CA"/>
        </w:rPr>
        <w:commentReference w:id="179"/>
      </w:r>
      <w:commentRangeEnd w:id="180"/>
      <w:r w:rsidR="00240A72">
        <w:rPr>
          <w:rStyle w:val="CommentReference"/>
          <w:rFonts w:eastAsiaTheme="minorEastAsia"/>
          <w:lang w:eastAsia="en-CA"/>
        </w:rPr>
        <w:commentReference w:id="180"/>
      </w:r>
      <w:commentRangeEnd w:id="181"/>
      <w:r w:rsidR="008019B4">
        <w:rPr>
          <w:rStyle w:val="CommentReference"/>
          <w:rFonts w:eastAsiaTheme="minorEastAsia"/>
          <w:lang w:eastAsia="en-CA"/>
        </w:rPr>
        <w:commentReference w:id="181"/>
      </w:r>
      <w:r w:rsidR="00D8427C">
        <w:t>.</w:t>
      </w:r>
    </w:p>
    <w:p w14:paraId="28FA15FB" w14:textId="3BB835FA" w:rsidR="00D8427C" w:rsidRDefault="007B6B63" w:rsidP="006E0242">
      <w:pPr>
        <w:pStyle w:val="NoSpacing"/>
        <w:numPr>
          <w:ilvl w:val="0"/>
          <w:numId w:val="19"/>
        </w:numPr>
        <w:jc w:val="both"/>
      </w:pPr>
      <w:r>
        <w:t>A CWB</w:t>
      </w:r>
      <w:r w:rsidR="00D8427C">
        <w:t xml:space="preserve"> staff member successfully resolves a PAC failure scenario for an applicant. See “PAC Failed” path on funding form journey map.</w:t>
      </w:r>
    </w:p>
    <w:p w14:paraId="1896D475" w14:textId="77777777" w:rsidR="00D8427C" w:rsidRDefault="00D8427C" w:rsidP="00D8427C">
      <w:pPr>
        <w:pStyle w:val="NoSpacing"/>
        <w:jc w:val="both"/>
      </w:pPr>
    </w:p>
    <w:p w14:paraId="0D563195" w14:textId="77777777" w:rsidR="00D8427C" w:rsidRDefault="00D8427C" w:rsidP="00D8427C">
      <w:pPr>
        <w:pStyle w:val="NoSpacing"/>
        <w:jc w:val="both"/>
      </w:pPr>
      <w:r>
        <w:rPr>
          <w:b/>
          <w:u w:val="single"/>
        </w:rPr>
        <w:t>Subject Line</w:t>
      </w:r>
    </w:p>
    <w:p w14:paraId="16AAFA17" w14:textId="77777777" w:rsidR="00D8427C" w:rsidRDefault="00D8427C" w:rsidP="00D8427C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D8427C" w:rsidRPr="00F96A95" w14:paraId="11597427" w14:textId="77777777" w:rsidTr="00D8427C">
        <w:tc>
          <w:tcPr>
            <w:tcW w:w="10070" w:type="dxa"/>
          </w:tcPr>
          <w:p w14:paraId="1FE43888" w14:textId="4C504F25" w:rsidR="00D8427C" w:rsidRPr="00F96A95" w:rsidRDefault="00D8427C" w:rsidP="0026497B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 xml:space="preserve">Your </w:t>
            </w:r>
            <w:r w:rsidR="0026497B">
              <w:rPr>
                <w:sz w:val="20"/>
                <w:szCs w:val="20"/>
              </w:rPr>
              <w:t>CWB</w:t>
            </w:r>
            <w:r w:rsidRPr="00F96A95">
              <w:rPr>
                <w:sz w:val="20"/>
                <w:szCs w:val="20"/>
              </w:rPr>
              <w:t xml:space="preserve"> </w:t>
            </w:r>
            <w:r w:rsidR="004F0CA2">
              <w:rPr>
                <w:sz w:val="20"/>
                <w:szCs w:val="20"/>
              </w:rPr>
              <w:t xml:space="preserve">business </w:t>
            </w:r>
            <w:r w:rsidRPr="00F96A95">
              <w:rPr>
                <w:sz w:val="20"/>
                <w:szCs w:val="20"/>
              </w:rPr>
              <w:t>application has been approved</w:t>
            </w:r>
          </w:p>
        </w:tc>
      </w:tr>
    </w:tbl>
    <w:p w14:paraId="5F6B7DA5" w14:textId="1AB610E5" w:rsidR="00942900" w:rsidRDefault="00942900" w:rsidP="00942900">
      <w:pPr>
        <w:pStyle w:val="NoSpacing"/>
        <w:jc w:val="both"/>
      </w:pPr>
    </w:p>
    <w:p w14:paraId="39C01DE6" w14:textId="18C8ED65" w:rsidR="00942900" w:rsidRDefault="00942900" w:rsidP="00942900">
      <w:pPr>
        <w:pStyle w:val="NoSpacing"/>
        <w:jc w:val="both"/>
      </w:pPr>
      <w:r>
        <w:rPr>
          <w:b/>
          <w:u w:val="single"/>
        </w:rPr>
        <w:t>Message Body</w:t>
      </w:r>
    </w:p>
    <w:p w14:paraId="1A47DD2B" w14:textId="77777777" w:rsidR="00942900" w:rsidRDefault="00942900" w:rsidP="0094290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942900" w:rsidRPr="00F96A95" w14:paraId="5F03E521" w14:textId="77777777" w:rsidTr="00DF3C1D">
        <w:tc>
          <w:tcPr>
            <w:tcW w:w="10070" w:type="dxa"/>
          </w:tcPr>
          <w:p w14:paraId="63CFEBE7" w14:textId="5FF2E8D8" w:rsidR="00942900" w:rsidRPr="00F96A95" w:rsidRDefault="0026497B" w:rsidP="00942900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="00942900" w:rsidRPr="00F96A95">
              <w:rPr>
                <w:sz w:val="20"/>
                <w:szCs w:val="20"/>
              </w:rPr>
              <w:t xml:space="preserve"> &lt;&lt;Applicant First Name&gt;&gt;, </w:t>
            </w:r>
          </w:p>
          <w:p w14:paraId="3A99D70F" w14:textId="777777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ADC21A2" w14:textId="4C10FCF5" w:rsidR="00942900" w:rsidRPr="00F96A95" w:rsidRDefault="0026497B" w:rsidP="00942900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Welcome to Canadian Western Bank</w:t>
            </w:r>
            <w:r w:rsidR="00746E66">
              <w:rPr>
                <w:sz w:val="20"/>
                <w:szCs w:val="20"/>
              </w:rPr>
              <w:t>.</w:t>
            </w:r>
            <w:r w:rsidR="00942900" w:rsidRPr="00F96A95">
              <w:rPr>
                <w:sz w:val="20"/>
                <w:szCs w:val="20"/>
              </w:rPr>
              <w:t xml:space="preserve"> </w:t>
            </w:r>
            <w:r w:rsidR="004F0CA2">
              <w:rPr>
                <w:sz w:val="20"/>
                <w:szCs w:val="20"/>
              </w:rPr>
              <w:t>&lt;&lt;business legal name&gt;&gt; has</w:t>
            </w:r>
            <w:r w:rsidR="00942900" w:rsidRPr="00F96A95">
              <w:rPr>
                <w:sz w:val="20"/>
                <w:szCs w:val="20"/>
              </w:rPr>
              <w:t xml:space="preserve"> been approved for:</w:t>
            </w:r>
          </w:p>
          <w:p w14:paraId="2A030CC2" w14:textId="777777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20D3E33" w14:textId="777777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 xml:space="preserve">     &lt;&lt;List of approved product names – bullet points&gt;&gt; </w:t>
            </w:r>
          </w:p>
          <w:p w14:paraId="61180E8E" w14:textId="0A135867" w:rsidR="00942900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3418592" w14:textId="77777777" w:rsidR="0026497B" w:rsidRPr="0026497B" w:rsidRDefault="0026497B" w:rsidP="0026497B">
            <w:pPr>
              <w:pStyle w:val="NoSpacing"/>
              <w:jc w:val="both"/>
              <w:rPr>
                <w:sz w:val="20"/>
                <w:szCs w:val="20"/>
              </w:rPr>
            </w:pPr>
            <w:r w:rsidRPr="0026497B">
              <w:rPr>
                <w:sz w:val="20"/>
                <w:szCs w:val="20"/>
              </w:rPr>
              <w:t xml:space="preserve">We think this is the beginning of a great banking relationship – thanks for putting your trust in us! </w:t>
            </w:r>
          </w:p>
          <w:p w14:paraId="23ADF46D" w14:textId="77777777" w:rsidR="0026497B" w:rsidRPr="0026497B" w:rsidRDefault="0026497B" w:rsidP="0026497B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386D0E3" w14:textId="40DD888D" w:rsidR="0026497B" w:rsidRPr="0026497B" w:rsidRDefault="0026497B" w:rsidP="0026497B">
            <w:pPr>
              <w:pStyle w:val="NoSpacing"/>
              <w:jc w:val="both"/>
              <w:rPr>
                <w:sz w:val="20"/>
                <w:szCs w:val="20"/>
              </w:rPr>
            </w:pPr>
            <w:r w:rsidRPr="0026497B">
              <w:rPr>
                <w:sz w:val="20"/>
                <w:szCs w:val="20"/>
              </w:rPr>
              <w:t xml:space="preserve">Whether you need product support or </w:t>
            </w:r>
            <w:r w:rsidR="007046A5">
              <w:rPr>
                <w:sz w:val="20"/>
                <w:szCs w:val="20"/>
              </w:rPr>
              <w:t xml:space="preserve">expert </w:t>
            </w:r>
            <w:r w:rsidRPr="0026497B">
              <w:rPr>
                <w:sz w:val="20"/>
                <w:szCs w:val="20"/>
              </w:rPr>
              <w:t>advice, the CWB team is ready to help you</w:t>
            </w:r>
            <w:r w:rsidR="004F0CA2">
              <w:rPr>
                <w:sz w:val="20"/>
                <w:szCs w:val="20"/>
              </w:rPr>
              <w:t>r business</w:t>
            </w:r>
            <w:r w:rsidRPr="0026497B">
              <w:rPr>
                <w:sz w:val="20"/>
                <w:szCs w:val="20"/>
              </w:rPr>
              <w:t xml:space="preserve"> realize </w:t>
            </w:r>
            <w:r w:rsidR="004F0CA2">
              <w:rPr>
                <w:sz w:val="20"/>
                <w:szCs w:val="20"/>
              </w:rPr>
              <w:t>its</w:t>
            </w:r>
            <w:r w:rsidR="004F0CA2" w:rsidRPr="0026497B">
              <w:rPr>
                <w:sz w:val="20"/>
                <w:szCs w:val="20"/>
              </w:rPr>
              <w:t xml:space="preserve"> </w:t>
            </w:r>
            <w:r w:rsidRPr="0026497B">
              <w:rPr>
                <w:sz w:val="20"/>
                <w:szCs w:val="20"/>
              </w:rPr>
              <w:t>financial potential.</w:t>
            </w:r>
          </w:p>
          <w:p w14:paraId="460885C2" w14:textId="77777777" w:rsidR="0026497B" w:rsidRPr="0026497B" w:rsidRDefault="0026497B" w:rsidP="0026497B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3332F47" w14:textId="50002F87" w:rsidR="0026497B" w:rsidRDefault="0026497B" w:rsidP="0026497B">
            <w:pPr>
              <w:pStyle w:val="NoSpacing"/>
              <w:jc w:val="both"/>
              <w:rPr>
                <w:sz w:val="20"/>
                <w:szCs w:val="20"/>
              </w:rPr>
            </w:pPr>
            <w:r w:rsidRPr="0026497B">
              <w:rPr>
                <w:sz w:val="20"/>
                <w:szCs w:val="20"/>
              </w:rPr>
              <w:t>Let’s get started with this important information:</w:t>
            </w:r>
          </w:p>
          <w:p w14:paraId="6822D207" w14:textId="4C76E08B" w:rsidR="0026497B" w:rsidRDefault="0026497B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FBB2A29" w14:textId="5ECF291D" w:rsidR="00F7154B" w:rsidRPr="00F96A95" w:rsidRDefault="00F7154B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1E4DDD11" w14:textId="77777777" w:rsidR="00942900" w:rsidRPr="00756F91" w:rsidRDefault="00942900" w:rsidP="00942900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756F91">
              <w:rPr>
                <w:b/>
                <w:sz w:val="20"/>
                <w:szCs w:val="20"/>
              </w:rPr>
              <w:lastRenderedPageBreak/>
              <w:t>&lt;&lt;IF (debit card requested)&gt;&gt;</w:t>
            </w:r>
          </w:p>
          <w:p w14:paraId="2C26A487" w14:textId="01EC097A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 xml:space="preserve">We’ll mail your </w:t>
            </w:r>
            <w:r w:rsidR="004F0CA2">
              <w:rPr>
                <w:sz w:val="20"/>
                <w:szCs w:val="20"/>
              </w:rPr>
              <w:t xml:space="preserve">business </w:t>
            </w:r>
            <w:r w:rsidRPr="00F96A95">
              <w:rPr>
                <w:sz w:val="20"/>
                <w:szCs w:val="20"/>
              </w:rPr>
              <w:t xml:space="preserve">debit card </w:t>
            </w:r>
            <w:r w:rsidR="0026497B">
              <w:rPr>
                <w:sz w:val="20"/>
                <w:szCs w:val="20"/>
              </w:rPr>
              <w:t>with</w:t>
            </w:r>
            <w:r w:rsidRPr="00F96A95">
              <w:rPr>
                <w:sz w:val="20"/>
                <w:szCs w:val="20"/>
              </w:rPr>
              <w:t>in 7 - 10 business days</w:t>
            </w:r>
            <w:r w:rsidR="0096101B">
              <w:rPr>
                <w:sz w:val="20"/>
                <w:szCs w:val="20"/>
              </w:rPr>
              <w:t>.</w:t>
            </w:r>
            <w:r w:rsidRPr="00F96A95">
              <w:rPr>
                <w:sz w:val="20"/>
                <w:szCs w:val="20"/>
              </w:rPr>
              <w:t xml:space="preserve"> </w:t>
            </w:r>
            <w:r w:rsidR="0096101B">
              <w:rPr>
                <w:sz w:val="20"/>
                <w:szCs w:val="20"/>
              </w:rPr>
              <w:t>I</w:t>
            </w:r>
            <w:r w:rsidRPr="00F96A95">
              <w:rPr>
                <w:sz w:val="20"/>
                <w:szCs w:val="20"/>
              </w:rPr>
              <w:t>n the meantime, your Personal Access Number (PAN) lets you start banking</w:t>
            </w:r>
            <w:r w:rsidR="007046A5">
              <w:rPr>
                <w:sz w:val="20"/>
                <w:szCs w:val="20"/>
              </w:rPr>
              <w:t xml:space="preserve"> with us</w:t>
            </w:r>
            <w:r w:rsidRPr="00F96A95">
              <w:rPr>
                <w:sz w:val="20"/>
                <w:szCs w:val="20"/>
              </w:rPr>
              <w:t xml:space="preserve"> right away.</w:t>
            </w:r>
          </w:p>
          <w:p w14:paraId="6182903B" w14:textId="77777777" w:rsidR="00942900" w:rsidRPr="00756F91" w:rsidRDefault="00942900" w:rsidP="00942900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756F91">
              <w:rPr>
                <w:b/>
                <w:sz w:val="20"/>
                <w:szCs w:val="20"/>
              </w:rPr>
              <w:t>&lt;&lt;ELSE&gt;&gt;</w:t>
            </w:r>
          </w:p>
          <w:p w14:paraId="68E40252" w14:textId="31642B4A" w:rsidR="00942900" w:rsidRPr="00F96A95" w:rsidRDefault="008E2D6F" w:rsidP="00942900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you </w:t>
            </w:r>
            <w:r w:rsidR="00113870">
              <w:rPr>
                <w:sz w:val="20"/>
                <w:szCs w:val="20"/>
              </w:rPr>
              <w:t xml:space="preserve">haven’t requested </w:t>
            </w:r>
            <w:r>
              <w:rPr>
                <w:sz w:val="20"/>
                <w:szCs w:val="20"/>
              </w:rPr>
              <w:t xml:space="preserve">a </w:t>
            </w:r>
            <w:r w:rsidR="004F0CA2">
              <w:rPr>
                <w:sz w:val="20"/>
                <w:szCs w:val="20"/>
              </w:rPr>
              <w:t xml:space="preserve">business </w:t>
            </w:r>
            <w:r>
              <w:rPr>
                <w:sz w:val="20"/>
                <w:szCs w:val="20"/>
              </w:rPr>
              <w:t>debit</w:t>
            </w:r>
            <w:r w:rsidR="00942900" w:rsidRPr="00F96A95">
              <w:rPr>
                <w:sz w:val="20"/>
                <w:szCs w:val="20"/>
              </w:rPr>
              <w:t xml:space="preserve"> card,</w:t>
            </w:r>
            <w:r w:rsidR="00113870">
              <w:rPr>
                <w:sz w:val="20"/>
                <w:szCs w:val="20"/>
              </w:rPr>
              <w:t xml:space="preserve"> but would like one,</w:t>
            </w:r>
            <w:r w:rsidR="00942900" w:rsidRPr="00F96A95">
              <w:rPr>
                <w:sz w:val="20"/>
                <w:szCs w:val="20"/>
              </w:rPr>
              <w:t xml:space="preserve"> </w:t>
            </w:r>
            <w:r w:rsidR="0026497B">
              <w:rPr>
                <w:sz w:val="20"/>
                <w:szCs w:val="20"/>
              </w:rPr>
              <w:t xml:space="preserve">please </w:t>
            </w:r>
            <w:r w:rsidR="0026497B" w:rsidRPr="0026497B">
              <w:rPr>
                <w:b/>
                <w:sz w:val="20"/>
                <w:szCs w:val="20"/>
                <w:u w:val="single"/>
              </w:rPr>
              <w:t>contact a branch</w:t>
            </w:r>
            <w:r w:rsidR="0026497B">
              <w:rPr>
                <w:sz w:val="20"/>
                <w:szCs w:val="20"/>
              </w:rPr>
              <w:t xml:space="preserve"> for assistance.</w:t>
            </w:r>
          </w:p>
          <w:p w14:paraId="0E39EA4B" w14:textId="77777777" w:rsidR="00942900" w:rsidRPr="00756F91" w:rsidRDefault="00942900" w:rsidP="00942900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756F91">
              <w:rPr>
                <w:b/>
                <w:sz w:val="20"/>
                <w:szCs w:val="20"/>
              </w:rPr>
              <w:t>&lt;&lt;END IF&gt;&gt;</w:t>
            </w:r>
          </w:p>
          <w:p w14:paraId="5EDE054D" w14:textId="66D17A5E" w:rsidR="00942900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DC20B9E" w14:textId="77777777" w:rsidR="00756F91" w:rsidRPr="00F96A95" w:rsidRDefault="00756F91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67E54CF" w14:textId="777777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Here’s some quick info about your Personal Access Number (PAN):</w:t>
            </w:r>
          </w:p>
          <w:p w14:paraId="37884A03" w14:textId="58A4C7C7" w:rsidR="00942900" w:rsidRPr="00F96A95" w:rsidRDefault="00942900" w:rsidP="006E0242">
            <w:pPr>
              <w:pStyle w:val="NoSpacing"/>
              <w:numPr>
                <w:ilvl w:val="0"/>
                <w:numId w:val="20"/>
              </w:numPr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We provided your PAN during your application process.</w:t>
            </w:r>
          </w:p>
          <w:p w14:paraId="4AD9D34D" w14:textId="6138055F" w:rsidR="00942900" w:rsidRPr="00F96A95" w:rsidRDefault="0026497B" w:rsidP="006E0242">
            <w:pPr>
              <w:pStyle w:val="NoSpacing"/>
              <w:numPr>
                <w:ilvl w:val="0"/>
                <w:numId w:val="20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  <w:r w:rsidR="00942900" w:rsidRPr="00F96A95">
              <w:rPr>
                <w:sz w:val="20"/>
                <w:szCs w:val="20"/>
              </w:rPr>
              <w:t>our PAN</w:t>
            </w:r>
            <w:r>
              <w:rPr>
                <w:sz w:val="20"/>
                <w:szCs w:val="20"/>
              </w:rPr>
              <w:t xml:space="preserve"> is your key to accessing CWB’s online and mobile banking services.</w:t>
            </w:r>
          </w:p>
          <w:p w14:paraId="44E45713" w14:textId="777777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6ED49A0" w14:textId="11434122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Please complete the attached signature card and return it back to us.</w:t>
            </w:r>
            <w:r w:rsidR="00023742">
              <w:rPr>
                <w:sz w:val="20"/>
                <w:szCs w:val="20"/>
              </w:rPr>
              <w:t xml:space="preserve">  </w:t>
            </w:r>
          </w:p>
          <w:p w14:paraId="582E2ACF" w14:textId="777777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40BF4D9" w14:textId="15075663" w:rsidR="00023742" w:rsidRPr="00023742" w:rsidRDefault="00942900" w:rsidP="00023742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Finally,</w:t>
            </w:r>
            <w:r w:rsidR="00AB29C6">
              <w:rPr>
                <w:sz w:val="20"/>
                <w:szCs w:val="20"/>
              </w:rPr>
              <w:t xml:space="preserve"> please take a few minutes to review </w:t>
            </w:r>
            <w:r w:rsidR="007D3BDF">
              <w:rPr>
                <w:sz w:val="20"/>
                <w:szCs w:val="20"/>
              </w:rPr>
              <w:t xml:space="preserve">this </w:t>
            </w:r>
            <w:r w:rsidRPr="00F96A95">
              <w:rPr>
                <w:sz w:val="20"/>
                <w:szCs w:val="20"/>
              </w:rPr>
              <w:t>important</w:t>
            </w:r>
            <w:r w:rsidR="002F0B9C">
              <w:rPr>
                <w:sz w:val="20"/>
                <w:szCs w:val="20"/>
              </w:rPr>
              <w:t xml:space="preserve"> information</w:t>
            </w:r>
            <w:del w:id="182" w:author="Connie Smart" w:date="2021-01-14T09:46:00Z">
              <w:r w:rsidR="002F0B9C" w:rsidDel="007D3BDF">
                <w:rPr>
                  <w:sz w:val="20"/>
                  <w:szCs w:val="20"/>
                </w:rPr>
                <w:delText>.</w:delText>
              </w:r>
            </w:del>
            <w:r w:rsidR="00AB29C6">
              <w:rPr>
                <w:sz w:val="20"/>
                <w:szCs w:val="20"/>
              </w:rPr>
              <w:t>:</w:t>
            </w:r>
          </w:p>
          <w:p w14:paraId="3C89F399" w14:textId="769883FA" w:rsidR="00942900" w:rsidRPr="00F96A95" w:rsidRDefault="00942900" w:rsidP="006E0242">
            <w:pPr>
              <w:pStyle w:val="NoSpacing"/>
              <w:numPr>
                <w:ilvl w:val="0"/>
                <w:numId w:val="21"/>
              </w:numPr>
              <w:jc w:val="both"/>
              <w:rPr>
                <w:sz w:val="20"/>
                <w:szCs w:val="20"/>
                <w:u w:val="single"/>
              </w:rPr>
            </w:pPr>
            <w:r w:rsidRPr="00F96A95">
              <w:rPr>
                <w:sz w:val="20"/>
                <w:szCs w:val="20"/>
                <w:u w:val="single"/>
              </w:rPr>
              <w:t>Service fees</w:t>
            </w:r>
          </w:p>
          <w:p w14:paraId="70B12131" w14:textId="7D43A5C7" w:rsidR="00942900" w:rsidRPr="00F96A95" w:rsidRDefault="00942900" w:rsidP="00B33D0B">
            <w:pPr>
              <w:pStyle w:val="NoSpacing"/>
              <w:numPr>
                <w:ilvl w:val="0"/>
                <w:numId w:val="21"/>
              </w:numPr>
              <w:jc w:val="both"/>
              <w:rPr>
                <w:sz w:val="20"/>
                <w:szCs w:val="20"/>
                <w:u w:val="single"/>
              </w:rPr>
            </w:pPr>
            <w:r w:rsidRPr="00F96A95">
              <w:rPr>
                <w:sz w:val="20"/>
                <w:szCs w:val="20"/>
                <w:u w:val="single"/>
              </w:rPr>
              <w:t xml:space="preserve">Interest </w:t>
            </w:r>
            <w:r w:rsidR="007D3BDF">
              <w:rPr>
                <w:sz w:val="20"/>
                <w:szCs w:val="20"/>
                <w:u w:val="single"/>
              </w:rPr>
              <w:t>r</w:t>
            </w:r>
            <w:r w:rsidRPr="00F96A95">
              <w:rPr>
                <w:sz w:val="20"/>
                <w:szCs w:val="20"/>
                <w:u w:val="single"/>
              </w:rPr>
              <w:t>ates</w:t>
            </w:r>
            <w:r w:rsidRPr="00F96A95">
              <w:rPr>
                <w:sz w:val="20"/>
                <w:szCs w:val="20"/>
              </w:rPr>
              <w:t xml:space="preserve"> in effect as of today’s date</w:t>
            </w:r>
          </w:p>
          <w:p w14:paraId="5653596C" w14:textId="36EB5440" w:rsidR="00942900" w:rsidRPr="00F96A95" w:rsidRDefault="00942900" w:rsidP="006E0242">
            <w:pPr>
              <w:pStyle w:val="NoSpacing"/>
              <w:numPr>
                <w:ilvl w:val="0"/>
                <w:numId w:val="21"/>
              </w:numPr>
              <w:jc w:val="both"/>
              <w:rPr>
                <w:sz w:val="20"/>
                <w:szCs w:val="20"/>
                <w:u w:val="single"/>
              </w:rPr>
            </w:pPr>
            <w:r w:rsidRPr="00F96A95">
              <w:rPr>
                <w:sz w:val="20"/>
                <w:szCs w:val="20"/>
                <w:u w:val="single"/>
              </w:rPr>
              <w:t xml:space="preserve">Resolving your </w:t>
            </w:r>
            <w:r w:rsidR="007D3BDF">
              <w:rPr>
                <w:sz w:val="20"/>
                <w:szCs w:val="20"/>
                <w:u w:val="single"/>
              </w:rPr>
              <w:t>c</w:t>
            </w:r>
            <w:r w:rsidRPr="00F96A95">
              <w:rPr>
                <w:sz w:val="20"/>
                <w:szCs w:val="20"/>
                <w:u w:val="single"/>
              </w:rPr>
              <w:t>oncerns</w:t>
            </w:r>
          </w:p>
          <w:p w14:paraId="569A718E" w14:textId="3F17C1E5" w:rsidR="00942900" w:rsidRPr="00F96A95" w:rsidRDefault="00942900" w:rsidP="006E0242">
            <w:pPr>
              <w:pStyle w:val="NoSpacing"/>
              <w:numPr>
                <w:ilvl w:val="0"/>
                <w:numId w:val="21"/>
              </w:numPr>
              <w:jc w:val="both"/>
              <w:rPr>
                <w:sz w:val="20"/>
                <w:szCs w:val="20"/>
                <w:u w:val="single"/>
              </w:rPr>
            </w:pPr>
            <w:r w:rsidRPr="00F96A95">
              <w:rPr>
                <w:sz w:val="20"/>
                <w:szCs w:val="20"/>
                <w:u w:val="single"/>
              </w:rPr>
              <w:t xml:space="preserve">Privacy </w:t>
            </w:r>
            <w:r w:rsidR="007D3BDF">
              <w:rPr>
                <w:sz w:val="20"/>
                <w:szCs w:val="20"/>
                <w:u w:val="single"/>
              </w:rPr>
              <w:t>s</w:t>
            </w:r>
            <w:r w:rsidRPr="00F96A95">
              <w:rPr>
                <w:sz w:val="20"/>
                <w:szCs w:val="20"/>
                <w:u w:val="single"/>
              </w:rPr>
              <w:t>tatement</w:t>
            </w:r>
          </w:p>
          <w:p w14:paraId="7E032EF2" w14:textId="777777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10B224CF" w14:textId="46997209" w:rsidR="00AB29C6" w:rsidRDefault="00AF2D12" w:rsidP="00942900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</w:t>
            </w:r>
            <w:r w:rsidR="00AB29C6">
              <w:rPr>
                <w:sz w:val="20"/>
                <w:szCs w:val="20"/>
              </w:rPr>
              <w:t xml:space="preserve"> you, </w:t>
            </w:r>
          </w:p>
          <w:p w14:paraId="759F6B93" w14:textId="77777777" w:rsidR="00AB29C6" w:rsidRDefault="00AB29C6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B2CFC5D" w14:textId="1599AFAD" w:rsidR="00942900" w:rsidRDefault="00AB29C6" w:rsidP="00942900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  <w:p w14:paraId="13514564" w14:textId="188513ED" w:rsidR="008C391B" w:rsidRDefault="008C391B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45A289D" w14:textId="76310310" w:rsidR="008C391B" w:rsidRPr="00F96A95" w:rsidRDefault="008C391B" w:rsidP="00942900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67DA5EC3" w14:textId="777777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F725D05" w14:textId="1CA49BD0" w:rsidR="00942900" w:rsidRPr="00F96A95" w:rsidRDefault="00942900" w:rsidP="00942900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 w:rsidRPr="00F96A95">
              <w:rPr>
                <w:b/>
                <w:sz w:val="20"/>
                <w:szCs w:val="20"/>
                <w:u w:val="single"/>
              </w:rPr>
              <w:t xml:space="preserve">Go To </w:t>
            </w:r>
            <w:proofErr w:type="spellStart"/>
            <w:r w:rsidR="00AB29C6" w:rsidRPr="00AB29C6">
              <w:rPr>
                <w:b/>
                <w:sz w:val="20"/>
                <w:szCs w:val="20"/>
                <w:u w:val="single"/>
              </w:rPr>
              <w:t>CWBDirect</w:t>
            </w:r>
            <w:proofErr w:type="spellEnd"/>
            <w:r w:rsidR="00AB29C6" w:rsidRPr="00AB29C6">
              <w:rPr>
                <w:b/>
                <w:sz w:val="20"/>
                <w:szCs w:val="20"/>
                <w:u w:val="single"/>
              </w:rPr>
              <w:t>®</w:t>
            </w:r>
            <w:r w:rsidR="00AB29C6">
              <w:rPr>
                <w:b/>
                <w:sz w:val="20"/>
                <w:szCs w:val="20"/>
                <w:u w:val="single"/>
              </w:rPr>
              <w:t xml:space="preserve"> </w:t>
            </w:r>
            <w:r w:rsidRPr="00F96A95">
              <w:rPr>
                <w:b/>
                <w:sz w:val="20"/>
                <w:szCs w:val="20"/>
                <w:u w:val="single"/>
              </w:rPr>
              <w:t>Online Banking</w:t>
            </w:r>
          </w:p>
          <w:p w14:paraId="21675E29" w14:textId="777777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1FC8194" w14:textId="15942077" w:rsidR="00942900" w:rsidRPr="00F96A95" w:rsidRDefault="00942900" w:rsidP="00942900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Canada Deposit Insurance Corporation (CDIC) is a federal Crown corporation that protects your deposits at financial institutions that are CDIC members. Coverage is free and automatic — you don’t have to sign up. CDIC encourages you to learn about CDIC protection by reviewing the CDIC brochure available at this link: “</w:t>
            </w:r>
            <w:r w:rsidRPr="00A5055A">
              <w:rPr>
                <w:sz w:val="20"/>
                <w:szCs w:val="20"/>
                <w:u w:val="single"/>
              </w:rPr>
              <w:t>Protecting your deposits</w:t>
            </w:r>
            <w:r w:rsidRPr="00F96A95">
              <w:rPr>
                <w:sz w:val="20"/>
                <w:szCs w:val="20"/>
              </w:rPr>
              <w:t>”</w:t>
            </w:r>
          </w:p>
        </w:tc>
      </w:tr>
    </w:tbl>
    <w:p w14:paraId="0491A808" w14:textId="4F2FCBB7" w:rsidR="00942900" w:rsidRDefault="00942900" w:rsidP="00D8427C">
      <w:pPr>
        <w:pStyle w:val="NoSpacing"/>
        <w:jc w:val="both"/>
      </w:pPr>
    </w:p>
    <w:p w14:paraId="237FE53A" w14:textId="2351F503" w:rsidR="00942900" w:rsidRDefault="00942900" w:rsidP="00942900">
      <w:pPr>
        <w:pStyle w:val="NoSpacing"/>
        <w:jc w:val="both"/>
      </w:pPr>
      <w:r>
        <w:rPr>
          <w:b/>
          <w:u w:val="single"/>
        </w:rPr>
        <w:t>Hyperlinks</w:t>
      </w:r>
    </w:p>
    <w:p w14:paraId="7C89A98C" w14:textId="583FB96E" w:rsidR="00942900" w:rsidRDefault="00942900" w:rsidP="00942900">
      <w:pPr>
        <w:pStyle w:val="NoSpacing"/>
        <w:jc w:val="both"/>
      </w:pPr>
    </w:p>
    <w:p w14:paraId="1FB98DF3" w14:textId="638F796A" w:rsidR="00942900" w:rsidRDefault="00942900" w:rsidP="00942900">
      <w:pPr>
        <w:pStyle w:val="NoSpacing"/>
        <w:jc w:val="both"/>
      </w:pPr>
      <w:r>
        <w:t>The message body above includes the following hyperlinked text.</w:t>
      </w:r>
    </w:p>
    <w:p w14:paraId="2454A52E" w14:textId="77777777" w:rsidR="0026497B" w:rsidRPr="00F96A95" w:rsidRDefault="0026497B" w:rsidP="0026497B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26497B" w:rsidRPr="00BA3D49" w14:paraId="196FC998" w14:textId="77777777" w:rsidTr="0026497B">
        <w:tc>
          <w:tcPr>
            <w:tcW w:w="704" w:type="dxa"/>
          </w:tcPr>
          <w:p w14:paraId="5E51A1D6" w14:textId="77777777" w:rsidR="0026497B" w:rsidRPr="00BA3D49" w:rsidRDefault="0026497B" w:rsidP="0026497B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7CBA7D8F" w14:textId="45D3BDC8" w:rsidR="0026497B" w:rsidRPr="00BA3D49" w:rsidRDefault="0026497B" w:rsidP="0026497B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“</w:t>
            </w:r>
            <w:r w:rsidR="00F7154B" w:rsidRPr="00BA3D49">
              <w:rPr>
                <w:b/>
                <w:sz w:val="20"/>
                <w:szCs w:val="20"/>
              </w:rPr>
              <w:t>c</w:t>
            </w:r>
            <w:r w:rsidRPr="00BA3D49">
              <w:rPr>
                <w:b/>
                <w:sz w:val="20"/>
                <w:szCs w:val="20"/>
              </w:rPr>
              <w:t>ontact a branch”</w:t>
            </w:r>
          </w:p>
        </w:tc>
      </w:tr>
      <w:tr w:rsidR="0026497B" w:rsidRPr="00BA3D49" w14:paraId="66300697" w14:textId="77777777" w:rsidTr="0026497B">
        <w:tc>
          <w:tcPr>
            <w:tcW w:w="704" w:type="dxa"/>
          </w:tcPr>
          <w:p w14:paraId="70957C65" w14:textId="77777777" w:rsidR="0026497B" w:rsidRPr="00BA3D49" w:rsidRDefault="0026497B" w:rsidP="0026497B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31D22707" w14:textId="4F7D387D" w:rsidR="0026497B" w:rsidRPr="00BA3D49" w:rsidRDefault="0026497B" w:rsidP="0026497B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https://www.cwbank.com/branch-locator?sc_trk=GlobalFindABranch</w:t>
            </w:r>
          </w:p>
        </w:tc>
      </w:tr>
    </w:tbl>
    <w:p w14:paraId="2B5A0790" w14:textId="77777777" w:rsidR="002363FA" w:rsidRPr="00BA3D49" w:rsidRDefault="002363FA" w:rsidP="002363FA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2363FA" w:rsidRPr="00BA3D49" w14:paraId="43BF8ED4" w14:textId="77777777" w:rsidTr="0058587F">
        <w:tc>
          <w:tcPr>
            <w:tcW w:w="704" w:type="dxa"/>
          </w:tcPr>
          <w:p w14:paraId="37E0E66C" w14:textId="77777777" w:rsidR="002363FA" w:rsidRPr="00BA3D49" w:rsidRDefault="002363FA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49F47F2C" w14:textId="3702EEA6" w:rsidR="002363FA" w:rsidRPr="00BA3D49" w:rsidRDefault="002363FA" w:rsidP="008400F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“</w:t>
            </w:r>
            <w:r w:rsidR="004F0CA2">
              <w:rPr>
                <w:b/>
                <w:sz w:val="20"/>
                <w:szCs w:val="20"/>
              </w:rPr>
              <w:t>business</w:t>
            </w:r>
            <w:r w:rsidRPr="00BA3D49">
              <w:rPr>
                <w:b/>
                <w:sz w:val="20"/>
                <w:szCs w:val="20"/>
              </w:rPr>
              <w:t>-onboarding@cwbank.com”</w:t>
            </w:r>
          </w:p>
        </w:tc>
      </w:tr>
      <w:tr w:rsidR="002363FA" w:rsidRPr="00BA3D49" w14:paraId="5B3FEB80" w14:textId="77777777" w:rsidTr="0058587F">
        <w:tc>
          <w:tcPr>
            <w:tcW w:w="704" w:type="dxa"/>
          </w:tcPr>
          <w:p w14:paraId="26D73EAC" w14:textId="77777777" w:rsidR="002363FA" w:rsidRPr="00BA3D49" w:rsidRDefault="002363FA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2A8C164A" w14:textId="6F4A6BE3" w:rsidR="002363FA" w:rsidRPr="00BA3D49" w:rsidRDefault="002363FA" w:rsidP="008400F3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mailto:</w:t>
            </w:r>
            <w:r w:rsidR="004F0CA2">
              <w:rPr>
                <w:sz w:val="20"/>
                <w:szCs w:val="20"/>
              </w:rPr>
              <w:t>business</w:t>
            </w:r>
            <w:r w:rsidRPr="00BA3D49">
              <w:rPr>
                <w:sz w:val="20"/>
                <w:szCs w:val="20"/>
              </w:rPr>
              <w:t>-onboarding@cwbank.com?subject=Proof%20of%20post-secondary%20student%20enrollment</w:t>
            </w:r>
          </w:p>
        </w:tc>
      </w:tr>
    </w:tbl>
    <w:p w14:paraId="04B10D59" w14:textId="4CFA0565" w:rsidR="00942900" w:rsidRPr="00BA3D49" w:rsidRDefault="00942900" w:rsidP="00942900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F96A95" w:rsidRPr="00BA3D49" w14:paraId="63EEEC77" w14:textId="77777777" w:rsidTr="00DF3C1D">
        <w:tc>
          <w:tcPr>
            <w:tcW w:w="704" w:type="dxa"/>
          </w:tcPr>
          <w:p w14:paraId="2DF8DB68" w14:textId="77777777" w:rsidR="00F96A95" w:rsidRPr="00BA3D49" w:rsidRDefault="00F96A95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3F05FE05" w14:textId="297E25A1" w:rsidR="00F96A95" w:rsidRPr="00BA3D49" w:rsidRDefault="00F96A95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“Service Fees”</w:t>
            </w:r>
          </w:p>
        </w:tc>
      </w:tr>
      <w:tr w:rsidR="00F96A95" w:rsidRPr="00BA3D49" w14:paraId="54046C8E" w14:textId="77777777" w:rsidTr="00DF3C1D">
        <w:tc>
          <w:tcPr>
            <w:tcW w:w="704" w:type="dxa"/>
          </w:tcPr>
          <w:p w14:paraId="5FF28B96" w14:textId="77777777" w:rsidR="00F96A95" w:rsidRPr="00BA3D49" w:rsidRDefault="00F96A95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lastRenderedPageBreak/>
              <w:t>URL:</w:t>
            </w:r>
          </w:p>
        </w:tc>
        <w:tc>
          <w:tcPr>
            <w:tcW w:w="9366" w:type="dxa"/>
          </w:tcPr>
          <w:p w14:paraId="76E1EB15" w14:textId="5F3D0277" w:rsidR="00F96A95" w:rsidRPr="00BA3D49" w:rsidRDefault="005101AF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5101AF">
              <w:rPr>
                <w:sz w:val="20"/>
                <w:szCs w:val="20"/>
              </w:rPr>
              <w:t>https://www.cwbank.com/-/media/canadianwesternbank/documents/Migrated/CWB-BankingCharges-Business.ashx</w:t>
            </w:r>
          </w:p>
        </w:tc>
      </w:tr>
    </w:tbl>
    <w:p w14:paraId="71E38049" w14:textId="0D27CD42" w:rsidR="00F96A95" w:rsidRPr="00BA3D49" w:rsidRDefault="00F96A95" w:rsidP="009D5446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F96A95" w:rsidRPr="00BA3D49" w14:paraId="4462CDE1" w14:textId="77777777" w:rsidTr="00DF3C1D">
        <w:tc>
          <w:tcPr>
            <w:tcW w:w="704" w:type="dxa"/>
          </w:tcPr>
          <w:p w14:paraId="33194F35" w14:textId="77777777" w:rsidR="00F96A95" w:rsidRPr="00BA3D49" w:rsidRDefault="00F96A95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6D006D02" w14:textId="35C6597E" w:rsidR="00F96A95" w:rsidRPr="00BA3D49" w:rsidRDefault="00F96A95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“Interest Rates”</w:t>
            </w:r>
          </w:p>
        </w:tc>
      </w:tr>
      <w:tr w:rsidR="00F96A95" w:rsidRPr="00BA3D49" w14:paraId="54C3EBF1" w14:textId="77777777" w:rsidTr="00DF3C1D">
        <w:tc>
          <w:tcPr>
            <w:tcW w:w="704" w:type="dxa"/>
          </w:tcPr>
          <w:p w14:paraId="1D80F6CC" w14:textId="77777777" w:rsidR="00F96A95" w:rsidRPr="00BA3D49" w:rsidRDefault="00F96A95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7788C394" w14:textId="7B9FC219" w:rsidR="00F96A95" w:rsidRPr="00BA3D49" w:rsidRDefault="005101AF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5101AF">
              <w:rPr>
                <w:sz w:val="20"/>
                <w:szCs w:val="20"/>
              </w:rPr>
              <w:t>https://www.cwbank.com/business/accounts/business-account-rates</w:t>
            </w:r>
          </w:p>
        </w:tc>
      </w:tr>
    </w:tbl>
    <w:p w14:paraId="220247C9" w14:textId="104B9B18" w:rsidR="00F96A95" w:rsidRPr="00BA3D49" w:rsidRDefault="00F96A95" w:rsidP="009D5446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F96A95" w:rsidRPr="00BA3D49" w14:paraId="278892B1" w14:textId="77777777" w:rsidTr="00DF3C1D">
        <w:tc>
          <w:tcPr>
            <w:tcW w:w="704" w:type="dxa"/>
          </w:tcPr>
          <w:p w14:paraId="5FBB3AFB" w14:textId="77777777" w:rsidR="00F96A95" w:rsidRPr="00BA3D49" w:rsidRDefault="00F96A95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2CD2A173" w14:textId="02D4CD1B" w:rsidR="00F96A95" w:rsidRPr="00BA3D49" w:rsidRDefault="00F96A95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“Resolving Your Concerns”</w:t>
            </w:r>
          </w:p>
        </w:tc>
      </w:tr>
      <w:tr w:rsidR="00F96A95" w:rsidRPr="00BA3D49" w14:paraId="11E9D8E4" w14:textId="77777777" w:rsidTr="00DF3C1D">
        <w:tc>
          <w:tcPr>
            <w:tcW w:w="704" w:type="dxa"/>
          </w:tcPr>
          <w:p w14:paraId="3D7068F1" w14:textId="77777777" w:rsidR="00F96A95" w:rsidRPr="00BA3D49" w:rsidRDefault="00F96A95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1C76BAD2" w14:textId="78FBE783" w:rsidR="00F96A95" w:rsidRPr="00BA3D49" w:rsidRDefault="00B33D0B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https://www.cwbank.com/about-us/resolving-your-concerns</w:t>
            </w:r>
          </w:p>
        </w:tc>
      </w:tr>
    </w:tbl>
    <w:p w14:paraId="5DCABDEF" w14:textId="3AEED81C" w:rsidR="00F96A95" w:rsidRPr="00BA3D49" w:rsidRDefault="00F96A95" w:rsidP="009D5446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F96A95" w:rsidRPr="00BA3D49" w14:paraId="68CC0B7F" w14:textId="77777777" w:rsidTr="00DF3C1D">
        <w:tc>
          <w:tcPr>
            <w:tcW w:w="704" w:type="dxa"/>
          </w:tcPr>
          <w:p w14:paraId="622F3103" w14:textId="77777777" w:rsidR="00F96A95" w:rsidRPr="00BA3D49" w:rsidRDefault="00F96A95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47782FBC" w14:textId="16CF262A" w:rsidR="00F96A95" w:rsidRPr="00BA3D49" w:rsidRDefault="005C5DE6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“Privacy Statement”</w:t>
            </w:r>
          </w:p>
        </w:tc>
      </w:tr>
      <w:tr w:rsidR="00F96A95" w:rsidRPr="00BA3D49" w14:paraId="59650C74" w14:textId="77777777" w:rsidTr="00DF3C1D">
        <w:tc>
          <w:tcPr>
            <w:tcW w:w="704" w:type="dxa"/>
          </w:tcPr>
          <w:p w14:paraId="76E1FCEC" w14:textId="77777777" w:rsidR="00F96A95" w:rsidRPr="00BA3D49" w:rsidRDefault="00F96A95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56B0D841" w14:textId="08B4B13E" w:rsidR="00F96A95" w:rsidRPr="00BA3D49" w:rsidRDefault="00CB22F9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https://www.cwbank.com/en/about-us/privacy</w:t>
            </w:r>
          </w:p>
        </w:tc>
      </w:tr>
    </w:tbl>
    <w:p w14:paraId="77E57519" w14:textId="28DAB702" w:rsidR="00F96A95" w:rsidRPr="00BA3D49" w:rsidRDefault="00F96A95" w:rsidP="009D5446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F96A95" w:rsidRPr="00BA3D49" w14:paraId="1A357C5E" w14:textId="77777777" w:rsidTr="00DF3C1D">
        <w:tc>
          <w:tcPr>
            <w:tcW w:w="704" w:type="dxa"/>
          </w:tcPr>
          <w:p w14:paraId="180FFC19" w14:textId="77777777" w:rsidR="00F96A95" w:rsidRPr="00BA3D49" w:rsidRDefault="00F96A95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38471676" w14:textId="2162490E" w:rsidR="00F96A95" w:rsidRPr="00BA3D49" w:rsidRDefault="005C5DE6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 xml:space="preserve">“Go To </w:t>
            </w:r>
            <w:proofErr w:type="spellStart"/>
            <w:r w:rsidR="00CB22F9" w:rsidRPr="00BA3D49">
              <w:rPr>
                <w:b/>
                <w:sz w:val="20"/>
                <w:szCs w:val="20"/>
              </w:rPr>
              <w:t>CWBDirect</w:t>
            </w:r>
            <w:proofErr w:type="spellEnd"/>
            <w:r w:rsidR="00CB22F9" w:rsidRPr="00BA3D49">
              <w:rPr>
                <w:b/>
                <w:sz w:val="20"/>
                <w:szCs w:val="20"/>
              </w:rPr>
              <w:t>®</w:t>
            </w:r>
            <w:r w:rsidR="00CB22F9" w:rsidRPr="00BA3D49">
              <w:rPr>
                <w:b/>
                <w:sz w:val="20"/>
                <w:szCs w:val="20"/>
                <w:u w:val="single"/>
              </w:rPr>
              <w:t xml:space="preserve"> </w:t>
            </w:r>
            <w:r w:rsidRPr="00BA3D49">
              <w:rPr>
                <w:b/>
                <w:sz w:val="20"/>
                <w:szCs w:val="20"/>
              </w:rPr>
              <w:t>Online Banking”</w:t>
            </w:r>
          </w:p>
        </w:tc>
      </w:tr>
      <w:tr w:rsidR="00F96A95" w:rsidRPr="00BA3D49" w14:paraId="66820927" w14:textId="77777777" w:rsidTr="00DF3C1D">
        <w:tc>
          <w:tcPr>
            <w:tcW w:w="704" w:type="dxa"/>
          </w:tcPr>
          <w:p w14:paraId="10F0F147" w14:textId="77777777" w:rsidR="00F96A95" w:rsidRPr="00BA3D49" w:rsidRDefault="00F96A95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0664DD14" w14:textId="00949454" w:rsidR="00F96A95" w:rsidRPr="00BA3D49" w:rsidRDefault="00B33D0B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https://direct.cwbank.com/OnlineBanking/</w:t>
            </w:r>
          </w:p>
        </w:tc>
      </w:tr>
    </w:tbl>
    <w:p w14:paraId="737473F2" w14:textId="4193F5DD" w:rsidR="00A5055A" w:rsidRPr="00BA3D49" w:rsidRDefault="00A5055A" w:rsidP="00A5055A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A5055A" w:rsidRPr="00F96A95" w14:paraId="4ABD0EA5" w14:textId="77777777" w:rsidTr="00D97EE2">
        <w:tc>
          <w:tcPr>
            <w:tcW w:w="704" w:type="dxa"/>
          </w:tcPr>
          <w:p w14:paraId="3CC0B7C6" w14:textId="77777777" w:rsidR="00A5055A" w:rsidRPr="00BA3D49" w:rsidRDefault="00A5055A" w:rsidP="00D97EE2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4856F335" w14:textId="37147AE1" w:rsidR="00A5055A" w:rsidRPr="00F96A95" w:rsidRDefault="00A5055A" w:rsidP="00A5055A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“Protecting your deposits”</w:t>
            </w:r>
          </w:p>
        </w:tc>
      </w:tr>
      <w:tr w:rsidR="00A5055A" w:rsidRPr="00F96A95" w14:paraId="7412ECBD" w14:textId="77777777" w:rsidTr="00D97EE2">
        <w:tc>
          <w:tcPr>
            <w:tcW w:w="704" w:type="dxa"/>
          </w:tcPr>
          <w:p w14:paraId="51E7BA57" w14:textId="77777777" w:rsidR="00A5055A" w:rsidRPr="00F96A95" w:rsidRDefault="00A5055A" w:rsidP="00D97EE2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41E472BF" w14:textId="7560A7ED" w:rsidR="00A5055A" w:rsidRPr="00F96A95" w:rsidRDefault="00A5055A" w:rsidP="00D97EE2">
            <w:pPr>
              <w:pStyle w:val="NoSpacing"/>
              <w:jc w:val="both"/>
              <w:rPr>
                <w:sz w:val="20"/>
                <w:szCs w:val="20"/>
              </w:rPr>
            </w:pPr>
            <w:r w:rsidRPr="00A5055A">
              <w:rPr>
                <w:sz w:val="20"/>
                <w:szCs w:val="20"/>
              </w:rPr>
              <w:t>https://www.cdic.ca/your-coverage/protecting-your-deposit/</w:t>
            </w:r>
          </w:p>
        </w:tc>
      </w:tr>
    </w:tbl>
    <w:p w14:paraId="15110952" w14:textId="77777777" w:rsidR="00A5055A" w:rsidRDefault="00A5055A" w:rsidP="00A5055A">
      <w:pPr>
        <w:pStyle w:val="NoSpacing"/>
        <w:jc w:val="both"/>
        <w:rPr>
          <w:sz w:val="20"/>
          <w:szCs w:val="20"/>
        </w:rPr>
      </w:pPr>
    </w:p>
    <w:p w14:paraId="4E20474D" w14:textId="77777777" w:rsidR="00A5055A" w:rsidRDefault="00A5055A" w:rsidP="009D5446">
      <w:pPr>
        <w:pStyle w:val="NoSpacing"/>
        <w:jc w:val="both"/>
        <w:rPr>
          <w:sz w:val="20"/>
          <w:szCs w:val="20"/>
        </w:rPr>
      </w:pPr>
    </w:p>
    <w:p w14:paraId="7BAD729E" w14:textId="77777777" w:rsidR="00FE398E" w:rsidRDefault="00FE398E" w:rsidP="00FE398E">
      <w:pPr>
        <w:pStyle w:val="NoSpacing"/>
        <w:jc w:val="both"/>
      </w:pPr>
    </w:p>
    <w:p w14:paraId="481313DB" w14:textId="11E125EA" w:rsidR="00FE398E" w:rsidRDefault="00FE398E" w:rsidP="00FE398E">
      <w:pPr>
        <w:pStyle w:val="NoSpacing"/>
        <w:jc w:val="both"/>
      </w:pPr>
      <w:r>
        <w:rPr>
          <w:b/>
          <w:u w:val="single"/>
        </w:rPr>
        <w:t>Attachments</w:t>
      </w:r>
    </w:p>
    <w:p w14:paraId="335BA941" w14:textId="77777777" w:rsidR="00023742" w:rsidRDefault="00023742" w:rsidP="00023742">
      <w:pPr>
        <w:pStyle w:val="NoSpacing"/>
        <w:jc w:val="both"/>
      </w:pPr>
    </w:p>
    <w:p w14:paraId="5E790179" w14:textId="77777777" w:rsidR="00023742" w:rsidRDefault="00023742" w:rsidP="00023742">
      <w:pPr>
        <w:pStyle w:val="NoSpacing"/>
        <w:jc w:val="both"/>
      </w:pPr>
      <w:r>
        <w:t>The message body above includes references to the following attachments.</w:t>
      </w:r>
    </w:p>
    <w:p w14:paraId="633A5725" w14:textId="77777777" w:rsidR="00023742" w:rsidRDefault="00023742" w:rsidP="00023742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37"/>
        <w:gridCol w:w="8833"/>
      </w:tblGrid>
      <w:tr w:rsidR="00023742" w:rsidRPr="00F96A95" w14:paraId="5345731F" w14:textId="77777777" w:rsidTr="0058587F">
        <w:tc>
          <w:tcPr>
            <w:tcW w:w="1237" w:type="dxa"/>
          </w:tcPr>
          <w:p w14:paraId="502E1EA0" w14:textId="77777777" w:rsidR="00023742" w:rsidRPr="00F96A95" w:rsidRDefault="00023742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File Name:</w:t>
            </w:r>
          </w:p>
        </w:tc>
        <w:tc>
          <w:tcPr>
            <w:tcW w:w="8833" w:type="dxa"/>
          </w:tcPr>
          <w:p w14:paraId="1459C774" w14:textId="274316FD" w:rsidR="00023742" w:rsidRPr="00F96A95" w:rsidRDefault="00023742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CWB Signature Card</w:t>
            </w:r>
          </w:p>
        </w:tc>
      </w:tr>
      <w:tr w:rsidR="00023742" w:rsidRPr="00F96A95" w14:paraId="62DEF0C5" w14:textId="77777777" w:rsidTr="0058587F">
        <w:tc>
          <w:tcPr>
            <w:tcW w:w="1237" w:type="dxa"/>
          </w:tcPr>
          <w:p w14:paraId="2A5E5F21" w14:textId="77777777" w:rsidR="00023742" w:rsidRPr="00F96A95" w:rsidRDefault="00023742" w:rsidP="0058587F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Attachment:</w:t>
            </w:r>
          </w:p>
        </w:tc>
        <w:tc>
          <w:tcPr>
            <w:tcW w:w="8833" w:type="dxa"/>
          </w:tcPr>
          <w:p w14:paraId="017439ED" w14:textId="17056C1E" w:rsidR="00023742" w:rsidRPr="00F96A95" w:rsidRDefault="00A64F89" w:rsidP="0058587F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935" w:dyaOrig="590" w14:anchorId="78C602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.8pt;height:29.4pt" o:ole="">
                  <v:imagedata r:id="rId22" o:title=""/>
                </v:shape>
                <o:OLEObject Type="Embed" ProgID="AcroExch.Document.DC" ShapeID="_x0000_i1025" DrawAspect="Icon" ObjectID="_1672470965" r:id="rId23"/>
              </w:object>
            </w:r>
          </w:p>
        </w:tc>
      </w:tr>
    </w:tbl>
    <w:p w14:paraId="69FB8161" w14:textId="4DA6E26D" w:rsidR="00023742" w:rsidRDefault="00023742" w:rsidP="00023742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37"/>
        <w:gridCol w:w="8833"/>
      </w:tblGrid>
      <w:tr w:rsidR="00023742" w:rsidRPr="00F96A95" w14:paraId="68541F74" w14:textId="77777777" w:rsidTr="0058587F">
        <w:tc>
          <w:tcPr>
            <w:tcW w:w="1237" w:type="dxa"/>
          </w:tcPr>
          <w:p w14:paraId="709F4A7D" w14:textId="3F6C2D93" w:rsidR="00023742" w:rsidRPr="00F96A95" w:rsidRDefault="00023742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8833" w:type="dxa"/>
          </w:tcPr>
          <w:p w14:paraId="29F99EF6" w14:textId="1BC1FE2F" w:rsidR="00023742" w:rsidRPr="00F96A95" w:rsidRDefault="00023742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</w:p>
        </w:tc>
      </w:tr>
      <w:tr w:rsidR="00023742" w:rsidRPr="00F96A95" w14:paraId="08439BCC" w14:textId="77777777" w:rsidTr="0058587F">
        <w:tc>
          <w:tcPr>
            <w:tcW w:w="1237" w:type="dxa"/>
          </w:tcPr>
          <w:p w14:paraId="7E47880B" w14:textId="66671CC6" w:rsidR="00023742" w:rsidRPr="00F96A95" w:rsidRDefault="00023742" w:rsidP="0058587F">
            <w:pPr>
              <w:pStyle w:val="NoSpacing"/>
              <w:jc w:val="both"/>
              <w:rPr>
                <w:sz w:val="20"/>
                <w:szCs w:val="20"/>
              </w:rPr>
            </w:pPr>
          </w:p>
        </w:tc>
        <w:tc>
          <w:tcPr>
            <w:tcW w:w="8833" w:type="dxa"/>
          </w:tcPr>
          <w:p w14:paraId="193B0536" w14:textId="612A5D52" w:rsidR="00023742" w:rsidRPr="00F96A95" w:rsidRDefault="00023742" w:rsidP="0058587F">
            <w:pPr>
              <w:pStyle w:val="NoSpacing"/>
              <w:jc w:val="both"/>
              <w:rPr>
                <w:sz w:val="20"/>
                <w:szCs w:val="20"/>
              </w:rPr>
            </w:pPr>
          </w:p>
        </w:tc>
      </w:tr>
    </w:tbl>
    <w:p w14:paraId="0B4DD56B" w14:textId="7279D8D4" w:rsidR="002E7525" w:rsidRDefault="002E7525">
      <w:pPr>
        <w:rPr>
          <w:rFonts w:eastAsiaTheme="minorHAnsi"/>
          <w:sz w:val="20"/>
          <w:szCs w:val="20"/>
          <w:lang w:eastAsia="en-US"/>
        </w:rPr>
      </w:pPr>
      <w:r>
        <w:rPr>
          <w:sz w:val="20"/>
          <w:szCs w:val="20"/>
        </w:rPr>
        <w:br w:type="page"/>
      </w:r>
    </w:p>
    <w:p w14:paraId="03DDF357" w14:textId="7298B8CB" w:rsidR="002E7525" w:rsidRDefault="00234D17" w:rsidP="002E7525">
      <w:pPr>
        <w:pStyle w:val="Heading2"/>
        <w:keepNext/>
        <w:spacing w:after="0" w:line="240" w:lineRule="auto"/>
      </w:pPr>
      <w:bookmarkStart w:id="183" w:name="_Toc59446122"/>
      <w:r>
        <w:lastRenderedPageBreak/>
        <w:t>3.2</w:t>
      </w:r>
      <w:r>
        <w:tab/>
        <w:t>Pending Review E</w:t>
      </w:r>
      <w:r w:rsidR="002E7525">
        <w:t>mail</w:t>
      </w:r>
      <w:r w:rsidR="00DF4939">
        <w:t xml:space="preserve"> (Business Entity)</w:t>
      </w:r>
      <w:bookmarkEnd w:id="183"/>
    </w:p>
    <w:p w14:paraId="74CD15B0" w14:textId="77777777" w:rsidR="002E7525" w:rsidRDefault="002E7525" w:rsidP="002E7525">
      <w:pPr>
        <w:pStyle w:val="NoSpacing"/>
        <w:jc w:val="both"/>
      </w:pPr>
    </w:p>
    <w:p w14:paraId="7AC5ECE8" w14:textId="77777777" w:rsidR="002E7525" w:rsidRPr="006B729E" w:rsidRDefault="002E7525" w:rsidP="002E7525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161E76BF" w14:textId="77777777" w:rsidR="002E7525" w:rsidRDefault="002E7525" w:rsidP="002E7525">
      <w:pPr>
        <w:pStyle w:val="NoSpacing"/>
        <w:jc w:val="both"/>
      </w:pPr>
    </w:p>
    <w:p w14:paraId="38C28BEB" w14:textId="16926B50" w:rsidR="003C76BA" w:rsidRDefault="00234D17" w:rsidP="002E7525">
      <w:pPr>
        <w:pStyle w:val="NoSpacing"/>
        <w:jc w:val="both"/>
      </w:pPr>
      <w:r>
        <w:t>This e</w:t>
      </w:r>
      <w:r w:rsidR="003C76BA">
        <w:t>mail is sent to applicants requiring manual review of the</w:t>
      </w:r>
      <w:r w:rsidR="00DF4939">
        <w:t xml:space="preserve"> business</w:t>
      </w:r>
      <w:r w:rsidR="003C76BA">
        <w:t xml:space="preserve"> application.  It notifies the applicant that they must </w:t>
      </w:r>
      <w:r w:rsidR="00B268D3">
        <w:t xml:space="preserve">provide further information to </w:t>
      </w:r>
      <w:r w:rsidR="007B6B63">
        <w:t>CWB</w:t>
      </w:r>
      <w:r w:rsidR="00DF4939">
        <w:t>.</w:t>
      </w:r>
    </w:p>
    <w:p w14:paraId="6F39399E" w14:textId="1840757C" w:rsidR="00AE4220" w:rsidRDefault="00234D17" w:rsidP="00AE4220">
      <w:pPr>
        <w:pStyle w:val="NoSpacing"/>
        <w:jc w:val="both"/>
      </w:pPr>
      <w:r>
        <w:t xml:space="preserve"> </w:t>
      </w:r>
      <w:r w:rsidR="00AE4220">
        <w:t>The email will be triggered by the application going into manual review.</w:t>
      </w:r>
    </w:p>
    <w:p w14:paraId="29BE379C" w14:textId="76A23CB5" w:rsidR="002E7525" w:rsidRDefault="002E7525" w:rsidP="002E7525">
      <w:pPr>
        <w:pStyle w:val="NoSpacing"/>
        <w:jc w:val="both"/>
      </w:pPr>
    </w:p>
    <w:p w14:paraId="01681452" w14:textId="5575B60C" w:rsidR="002E7525" w:rsidRDefault="002E7525" w:rsidP="002E7525">
      <w:pPr>
        <w:pStyle w:val="NoSpacing"/>
        <w:jc w:val="both"/>
      </w:pPr>
    </w:p>
    <w:p w14:paraId="3504EECE" w14:textId="63DF1517" w:rsidR="00F37E93" w:rsidRDefault="00CE3E49" w:rsidP="006E0242">
      <w:pPr>
        <w:pStyle w:val="NoSpacing"/>
        <w:numPr>
          <w:ilvl w:val="0"/>
          <w:numId w:val="22"/>
        </w:numPr>
        <w:jc w:val="both"/>
      </w:pPr>
      <w:r>
        <w:t>Business Search API does not return a match,</w:t>
      </w:r>
      <w:r w:rsidR="00F37E93">
        <w:t xml:space="preserve"> or</w:t>
      </w:r>
      <w:r w:rsidR="00FE5A80">
        <w:t xml:space="preserve"> </w:t>
      </w:r>
      <w:r w:rsidR="00F37E93">
        <w:t xml:space="preserve">returns an inactive registration. </w:t>
      </w:r>
    </w:p>
    <w:p w14:paraId="2C2DE2C9" w14:textId="3D71C567" w:rsidR="00CE3E49" w:rsidRDefault="00F37E93" w:rsidP="006E0242">
      <w:pPr>
        <w:pStyle w:val="NoSpacing"/>
        <w:numPr>
          <w:ilvl w:val="0"/>
          <w:numId w:val="22"/>
        </w:numPr>
        <w:jc w:val="both"/>
      </w:pPr>
      <w:r>
        <w:t xml:space="preserve">Business Search API </w:t>
      </w:r>
      <w:r w:rsidR="000A2033">
        <w:t>service fails/returns an error</w:t>
      </w:r>
      <w:r w:rsidR="005C1143">
        <w:t>.</w:t>
      </w:r>
      <w:r w:rsidR="00DF4939" w:rsidDel="00DF4939">
        <w:t xml:space="preserve"> </w:t>
      </w:r>
    </w:p>
    <w:p w14:paraId="17B54C23" w14:textId="37615C1B" w:rsidR="00FE5A80" w:rsidRDefault="00FE5A80" w:rsidP="006E0242">
      <w:pPr>
        <w:pStyle w:val="NoSpacing"/>
        <w:numPr>
          <w:ilvl w:val="0"/>
          <w:numId w:val="22"/>
        </w:numPr>
        <w:jc w:val="both"/>
      </w:pPr>
      <w:r>
        <w:t>Business Search API results do not match entered information (see Business Search-elements for comparison).</w:t>
      </w:r>
    </w:p>
    <w:p w14:paraId="4A267662" w14:textId="52BDEC73" w:rsidR="00FE5A80" w:rsidRDefault="00FE5A80" w:rsidP="001C2BA1">
      <w:pPr>
        <w:pStyle w:val="NoSpacing"/>
        <w:numPr>
          <w:ilvl w:val="1"/>
          <w:numId w:val="22"/>
        </w:numPr>
        <w:jc w:val="both"/>
      </w:pPr>
      <w:r>
        <w:t>Unable to validate shareholder names – jurisdiction of registration does not provide these data.</w:t>
      </w:r>
    </w:p>
    <w:p w14:paraId="080C0A2C" w14:textId="41B27BED" w:rsidR="002E7525" w:rsidRDefault="00835608" w:rsidP="006E0242">
      <w:pPr>
        <w:pStyle w:val="NoSpacing"/>
        <w:numPr>
          <w:ilvl w:val="0"/>
          <w:numId w:val="22"/>
        </w:numPr>
        <w:jc w:val="both"/>
      </w:pPr>
      <w:r>
        <w:t>Any other reason for the business entity requiring manual review.</w:t>
      </w:r>
    </w:p>
    <w:p w14:paraId="50EEE0D6" w14:textId="2BA07B45" w:rsidR="002E7525" w:rsidRDefault="00DF4939" w:rsidP="002E7525">
      <w:pPr>
        <w:pStyle w:val="NoSpacing"/>
        <w:jc w:val="both"/>
      </w:pPr>
      <w:r>
        <w:t xml:space="preserve"> </w:t>
      </w:r>
    </w:p>
    <w:p w14:paraId="77343F54" w14:textId="77777777" w:rsidR="002E7525" w:rsidRDefault="002E7525" w:rsidP="002E7525">
      <w:pPr>
        <w:pStyle w:val="NoSpacing"/>
        <w:jc w:val="both"/>
      </w:pPr>
      <w:r>
        <w:rPr>
          <w:b/>
          <w:u w:val="single"/>
        </w:rPr>
        <w:t>Subject Line</w:t>
      </w:r>
    </w:p>
    <w:p w14:paraId="2A6E69E9" w14:textId="77777777" w:rsidR="002E7525" w:rsidRDefault="002E7525" w:rsidP="002E7525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2E7525" w:rsidRPr="00F96A95" w14:paraId="3AADAF6A" w14:textId="77777777" w:rsidTr="00DF3C1D">
        <w:tc>
          <w:tcPr>
            <w:tcW w:w="10070" w:type="dxa"/>
          </w:tcPr>
          <w:p w14:paraId="68E1D4CD" w14:textId="120D1075" w:rsidR="002E7525" w:rsidRPr="00F96A95" w:rsidRDefault="00BA3D49" w:rsidP="00DF3C1D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More information </w:t>
            </w:r>
            <w:r w:rsidR="00BA316A">
              <w:rPr>
                <w:sz w:val="20"/>
                <w:szCs w:val="20"/>
              </w:rPr>
              <w:t xml:space="preserve">is </w:t>
            </w:r>
            <w:r>
              <w:rPr>
                <w:sz w:val="20"/>
                <w:szCs w:val="20"/>
              </w:rPr>
              <w:t xml:space="preserve">needed for your CWB </w:t>
            </w:r>
            <w:r w:rsidR="00FE5A80">
              <w:rPr>
                <w:sz w:val="20"/>
                <w:szCs w:val="20"/>
              </w:rPr>
              <w:t xml:space="preserve">business </w:t>
            </w:r>
            <w:r>
              <w:rPr>
                <w:sz w:val="20"/>
                <w:szCs w:val="20"/>
              </w:rPr>
              <w:t>application</w:t>
            </w:r>
          </w:p>
        </w:tc>
      </w:tr>
    </w:tbl>
    <w:p w14:paraId="342F4169" w14:textId="2CCD3381" w:rsidR="002E7525" w:rsidRDefault="002E7525" w:rsidP="002E7525">
      <w:pPr>
        <w:pStyle w:val="NoSpacing"/>
        <w:jc w:val="both"/>
      </w:pPr>
    </w:p>
    <w:p w14:paraId="573DA8BD" w14:textId="77777777" w:rsidR="007216BD" w:rsidRDefault="007216BD" w:rsidP="002E7525">
      <w:pPr>
        <w:pStyle w:val="NoSpacing"/>
        <w:jc w:val="both"/>
      </w:pPr>
    </w:p>
    <w:p w14:paraId="13ED3310" w14:textId="77777777" w:rsidR="002E7525" w:rsidRDefault="002E7525" w:rsidP="002E7525">
      <w:pPr>
        <w:pStyle w:val="NoSpacing"/>
        <w:jc w:val="both"/>
      </w:pPr>
      <w:r>
        <w:rPr>
          <w:b/>
          <w:u w:val="single"/>
        </w:rPr>
        <w:t>Message Body</w:t>
      </w:r>
    </w:p>
    <w:p w14:paraId="0DCC9F18" w14:textId="77777777" w:rsidR="002E7525" w:rsidRDefault="002E7525" w:rsidP="002E7525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2E7525" w:rsidRPr="00F96A95" w14:paraId="62A46AB9" w14:textId="77777777" w:rsidTr="007216BD">
        <w:trPr>
          <w:trHeight w:val="174"/>
        </w:trPr>
        <w:tc>
          <w:tcPr>
            <w:tcW w:w="10070" w:type="dxa"/>
          </w:tcPr>
          <w:p w14:paraId="1EA6DC46" w14:textId="0FA907EB" w:rsidR="00955208" w:rsidRPr="00955208" w:rsidRDefault="00BA3D49" w:rsidP="0095520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="00955208" w:rsidRPr="00955208">
              <w:rPr>
                <w:sz w:val="20"/>
                <w:szCs w:val="20"/>
              </w:rPr>
              <w:t xml:space="preserve"> &lt;&lt;First Name&gt;&gt;,</w:t>
            </w:r>
          </w:p>
          <w:p w14:paraId="45271D71" w14:textId="0098470E" w:rsidR="00BA3D49" w:rsidRDefault="00BA3D49" w:rsidP="0095520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Thank you</w:t>
            </w:r>
            <w:r w:rsidR="00955208" w:rsidRPr="00955208">
              <w:rPr>
                <w:sz w:val="20"/>
                <w:szCs w:val="20"/>
              </w:rPr>
              <w:t xml:space="preserve"> for completing </w:t>
            </w:r>
            <w:r w:rsidR="00F37E93">
              <w:rPr>
                <w:sz w:val="20"/>
                <w:szCs w:val="20"/>
              </w:rPr>
              <w:t>an</w:t>
            </w:r>
            <w:r w:rsidR="00F37E93" w:rsidRPr="00955208">
              <w:rPr>
                <w:sz w:val="20"/>
                <w:szCs w:val="20"/>
              </w:rPr>
              <w:t xml:space="preserve"> </w:t>
            </w:r>
            <w:r w:rsidR="00955208" w:rsidRPr="00955208">
              <w:rPr>
                <w:sz w:val="20"/>
                <w:szCs w:val="20"/>
              </w:rPr>
              <w:t xml:space="preserve">application with </w:t>
            </w:r>
            <w:r>
              <w:rPr>
                <w:sz w:val="20"/>
                <w:szCs w:val="20"/>
              </w:rPr>
              <w:t>Canadian Western Bank (</w:t>
            </w:r>
            <w:r w:rsidR="00DD4406">
              <w:rPr>
                <w:sz w:val="20"/>
                <w:szCs w:val="20"/>
              </w:rPr>
              <w:t>CWB</w:t>
            </w:r>
            <w:r>
              <w:rPr>
                <w:sz w:val="20"/>
                <w:szCs w:val="20"/>
              </w:rPr>
              <w:t>)</w:t>
            </w:r>
            <w:r w:rsidR="00F37E93">
              <w:rPr>
                <w:sz w:val="20"/>
                <w:szCs w:val="20"/>
              </w:rPr>
              <w:t xml:space="preserve"> on behalf of &lt;&lt;business legal name&gt;&gt;</w:t>
            </w:r>
            <w:r>
              <w:rPr>
                <w:sz w:val="20"/>
                <w:szCs w:val="20"/>
              </w:rPr>
              <w:t xml:space="preserve">. </w:t>
            </w:r>
            <w:r w:rsidRPr="00BA3D49">
              <w:rPr>
                <w:sz w:val="20"/>
                <w:szCs w:val="20"/>
              </w:rPr>
              <w:t>We look forward to building a great banking relationship with you! It looks like we just need a bit more information to get your account set up.</w:t>
            </w:r>
          </w:p>
          <w:p w14:paraId="501322B5" w14:textId="77777777" w:rsidR="00BA3D49" w:rsidRDefault="00BA3D49" w:rsidP="0095520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2E9291F" w14:textId="150136E6" w:rsidR="00BA3D49" w:rsidRPr="00BA3D49" w:rsidRDefault="00BA3D49" w:rsidP="00955208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A3D49">
              <w:rPr>
                <w:b/>
                <w:sz w:val="20"/>
                <w:szCs w:val="20"/>
              </w:rPr>
              <w:t>Here’s what we need from you:</w:t>
            </w:r>
          </w:p>
          <w:p w14:paraId="7B5CC0DF" w14:textId="77777777" w:rsidR="00BA3D49" w:rsidRDefault="00BA3D49" w:rsidP="0095520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F2491B1" w14:textId="26E89E99" w:rsidR="002521B2" w:rsidRDefault="002521B2" w:rsidP="002521B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&lt;&lt;IF</w:t>
            </w:r>
            <w:r>
              <w:rPr>
                <w:sz w:val="20"/>
                <w:szCs w:val="20"/>
              </w:rPr>
              <w:t xml:space="preserve">: condition 1 </w:t>
            </w:r>
            <w:r w:rsidR="008400F3">
              <w:rPr>
                <w:sz w:val="20"/>
                <w:szCs w:val="20"/>
              </w:rPr>
              <w:t xml:space="preserve">and/or 3 </w:t>
            </w:r>
            <w:r>
              <w:rPr>
                <w:sz w:val="20"/>
                <w:szCs w:val="20"/>
              </w:rPr>
              <w:t>is true (business registration is not found or is inactive</w:t>
            </w:r>
            <w:r w:rsidR="008400F3">
              <w:rPr>
                <w:sz w:val="20"/>
                <w:szCs w:val="20"/>
              </w:rPr>
              <w:t>; or information entered does not match</w:t>
            </w:r>
            <w:r>
              <w:rPr>
                <w:sz w:val="20"/>
                <w:szCs w:val="20"/>
              </w:rPr>
              <w:t>)</w:t>
            </w:r>
            <w:r w:rsidR="00B650D3" w:rsidRPr="001C2BA1">
              <w:rPr>
                <w:b/>
                <w:sz w:val="20"/>
                <w:szCs w:val="20"/>
              </w:rPr>
              <w:t>&gt;&gt;</w:t>
            </w:r>
          </w:p>
          <w:p w14:paraId="55C048A5" w14:textId="54A00493" w:rsidR="008400F3" w:rsidRDefault="002521B2" w:rsidP="002521B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send us</w:t>
            </w:r>
            <w:r w:rsidR="008400F3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4A4A3470" w14:textId="43EFD6D6" w:rsidR="008400F3" w:rsidRDefault="008400F3" w:rsidP="001C2BA1">
            <w:pPr>
              <w:pStyle w:val="NoSpacing"/>
              <w:numPr>
                <w:ilvl w:val="0"/>
                <w:numId w:val="4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2521B2">
              <w:rPr>
                <w:sz w:val="20"/>
                <w:szCs w:val="20"/>
              </w:rPr>
              <w:t>he registration document for &lt;&lt;business legal name&gt;&gt; from the jurisdiction of</w:t>
            </w:r>
            <w:r w:rsidR="000A2033">
              <w:rPr>
                <w:sz w:val="20"/>
                <w:szCs w:val="20"/>
              </w:rPr>
              <w:t xml:space="preserve"> the business is registered in.</w:t>
            </w:r>
            <w:r w:rsidR="002521B2">
              <w:rPr>
                <w:sz w:val="20"/>
                <w:szCs w:val="20"/>
              </w:rPr>
              <w:t xml:space="preserve"> </w:t>
            </w:r>
          </w:p>
          <w:p w14:paraId="6BCA8D83" w14:textId="16DAAA46" w:rsidR="008400F3" w:rsidRDefault="008400F3" w:rsidP="001C2BA1">
            <w:pPr>
              <w:pStyle w:val="NoSpacing"/>
              <w:numPr>
                <w:ilvl w:val="0"/>
                <w:numId w:val="4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copy of the most recent Annual Return for &lt;&lt;business legal name&gt;&gt;, confirming the active status of the business</w:t>
            </w:r>
          </w:p>
          <w:p w14:paraId="4E312B4C" w14:textId="26B5C5A7" w:rsidR="002521B2" w:rsidRDefault="008400F3" w:rsidP="001C2BA1">
            <w:pPr>
              <w:pStyle w:val="NoSpacing"/>
              <w:numPr>
                <w:ilvl w:val="0"/>
                <w:numId w:val="4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copy of the Shareholder Registry for &lt;&lt;business legal name&gt;&gt;</w:t>
            </w:r>
          </w:p>
          <w:p w14:paraId="48550090" w14:textId="36FB0E3F" w:rsidR="002521B2" w:rsidRDefault="002521B2" w:rsidP="002521B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85E5C4E" w14:textId="4064766F" w:rsidR="002521B2" w:rsidRPr="001C2BA1" w:rsidRDefault="00B650D3" w:rsidP="002521B2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&lt;&lt;ELSE </w:t>
            </w:r>
            <w:r w:rsidR="002521B2">
              <w:rPr>
                <w:b/>
                <w:sz w:val="20"/>
                <w:szCs w:val="20"/>
              </w:rPr>
              <w:t>IF</w:t>
            </w:r>
            <w:r w:rsidR="002521B2">
              <w:rPr>
                <w:sz w:val="20"/>
                <w:szCs w:val="20"/>
              </w:rPr>
              <w:t>: condition 2 is true (business registration is not returned)</w:t>
            </w:r>
            <w:r>
              <w:rPr>
                <w:b/>
                <w:sz w:val="20"/>
                <w:szCs w:val="20"/>
              </w:rPr>
              <w:t>&gt;&gt;</w:t>
            </w:r>
          </w:p>
          <w:p w14:paraId="59C7A9CD" w14:textId="0A7C9F9E" w:rsidR="008400F3" w:rsidRDefault="002521B2" w:rsidP="002521B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 the time you applied, we were unable to obtain the registration document for &lt;&lt;business legal name&gt;&gt;. </w:t>
            </w:r>
            <w:r w:rsidR="008400F3">
              <w:rPr>
                <w:sz w:val="20"/>
                <w:szCs w:val="20"/>
              </w:rPr>
              <w:t>We will contact you within the next</w:t>
            </w:r>
            <w:r w:rsidR="000A2033">
              <w:rPr>
                <w:sz w:val="20"/>
                <w:szCs w:val="20"/>
              </w:rPr>
              <w:t xml:space="preserve"> two business days</w:t>
            </w:r>
            <w:r w:rsidR="008400F3">
              <w:rPr>
                <w:sz w:val="20"/>
                <w:szCs w:val="20"/>
              </w:rPr>
              <w:t xml:space="preserve"> to let you know when you may resume the application.</w:t>
            </w:r>
          </w:p>
          <w:p w14:paraId="7A856BB1" w14:textId="77777777" w:rsidR="00835608" w:rsidRDefault="00835608" w:rsidP="002521B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F776DC1" w14:textId="5CE68AA8" w:rsidR="008400F3" w:rsidRDefault="00835608" w:rsidP="002521B2">
            <w:pPr>
              <w:pStyle w:val="NoSpacing"/>
              <w:jc w:val="both"/>
              <w:rPr>
                <w:sz w:val="20"/>
                <w:szCs w:val="20"/>
              </w:rPr>
            </w:pPr>
            <w:r w:rsidRPr="00835608">
              <w:rPr>
                <w:b/>
                <w:sz w:val="20"/>
                <w:szCs w:val="20"/>
              </w:rPr>
              <w:t>&lt;&lt;ELSE IF:</w:t>
            </w:r>
            <w:r>
              <w:rPr>
                <w:sz w:val="20"/>
                <w:szCs w:val="20"/>
              </w:rPr>
              <w:t xml:space="preserve"> any other manual review conditions for the business entity exists&gt;&gt;</w:t>
            </w:r>
          </w:p>
          <w:p w14:paraId="068C546A" w14:textId="3A6FE29D" w:rsidR="00835608" w:rsidRDefault="00835608" w:rsidP="002521B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 will contact you within the next two business days to discuss your application. </w:t>
            </w:r>
          </w:p>
          <w:p w14:paraId="71725F43" w14:textId="77777777" w:rsidR="002950B6" w:rsidRDefault="002950B6" w:rsidP="0095520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C934AD2" w14:textId="30256551" w:rsidR="00955208" w:rsidRPr="00A90282" w:rsidRDefault="007216BD" w:rsidP="0095520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you have any questions, p</w:t>
            </w:r>
            <w:r w:rsidR="00955208" w:rsidRPr="00955208">
              <w:rPr>
                <w:sz w:val="20"/>
                <w:szCs w:val="20"/>
              </w:rPr>
              <w:t xml:space="preserve">lease </w:t>
            </w:r>
            <w:r w:rsidR="007B190B" w:rsidRPr="00955208">
              <w:rPr>
                <w:sz w:val="20"/>
                <w:szCs w:val="20"/>
              </w:rPr>
              <w:t xml:space="preserve">email us at </w:t>
            </w:r>
            <w:r w:rsidR="00F37E93">
              <w:rPr>
                <w:b/>
                <w:sz w:val="20"/>
                <w:szCs w:val="20"/>
                <w:u w:val="single"/>
              </w:rPr>
              <w:t>business</w:t>
            </w:r>
            <w:r w:rsidR="00A90282"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="00A90282">
              <w:rPr>
                <w:sz w:val="20"/>
                <w:szCs w:val="20"/>
              </w:rPr>
              <w:t>.</w:t>
            </w:r>
          </w:p>
          <w:p w14:paraId="21670921" w14:textId="5580DC06" w:rsidR="008C391B" w:rsidRDefault="008C391B" w:rsidP="0095520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B85B289" w14:textId="1205FEA9" w:rsidR="008C391B" w:rsidRPr="00955208" w:rsidRDefault="008C391B" w:rsidP="0095520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49AA3A46" w14:textId="77777777" w:rsidR="00955208" w:rsidRPr="00955208" w:rsidRDefault="00955208" w:rsidP="0095520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04B654E" w14:textId="77777777" w:rsidR="0062034D" w:rsidRDefault="00A90282" w:rsidP="00A9028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you,</w:t>
            </w:r>
          </w:p>
          <w:p w14:paraId="028E793C" w14:textId="77777777" w:rsidR="00A90282" w:rsidRDefault="00A90282" w:rsidP="00A9028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E000A9F" w14:textId="3650D9CD" w:rsidR="00A90282" w:rsidRPr="00F96A95" w:rsidRDefault="00A90282" w:rsidP="00A9028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589F29E0" w14:textId="7B7AFB70" w:rsidR="002E7525" w:rsidRDefault="002E7525" w:rsidP="002E7525">
      <w:pPr>
        <w:pStyle w:val="NoSpacing"/>
        <w:jc w:val="both"/>
      </w:pPr>
    </w:p>
    <w:p w14:paraId="380CFF3C" w14:textId="77777777" w:rsidR="007216BD" w:rsidRDefault="007216BD" w:rsidP="002E7525">
      <w:pPr>
        <w:pStyle w:val="NoSpacing"/>
        <w:jc w:val="both"/>
      </w:pPr>
    </w:p>
    <w:p w14:paraId="6D165B14" w14:textId="77777777" w:rsidR="002E7525" w:rsidRDefault="002E7525" w:rsidP="002E7525">
      <w:pPr>
        <w:pStyle w:val="NoSpacing"/>
        <w:jc w:val="both"/>
      </w:pPr>
      <w:r>
        <w:rPr>
          <w:b/>
          <w:u w:val="single"/>
        </w:rPr>
        <w:t>Hyperlinks</w:t>
      </w:r>
    </w:p>
    <w:p w14:paraId="0DB0ECE7" w14:textId="77777777" w:rsidR="002E7525" w:rsidRDefault="002E7525" w:rsidP="002E7525">
      <w:pPr>
        <w:pStyle w:val="NoSpacing"/>
        <w:jc w:val="both"/>
      </w:pPr>
    </w:p>
    <w:p w14:paraId="577D1D47" w14:textId="77777777" w:rsidR="002E7525" w:rsidRDefault="002E7525" w:rsidP="002E7525">
      <w:pPr>
        <w:pStyle w:val="NoSpacing"/>
        <w:jc w:val="both"/>
      </w:pPr>
      <w:r>
        <w:t>The message body above includes the following hyperlinked text.</w:t>
      </w:r>
    </w:p>
    <w:p w14:paraId="75D911F1" w14:textId="77777777" w:rsidR="002E7525" w:rsidRPr="00F96A95" w:rsidRDefault="002E7525" w:rsidP="002E7525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2E7525" w:rsidRPr="00F96A95" w14:paraId="32251B41" w14:textId="77777777" w:rsidTr="00DF3C1D">
        <w:tc>
          <w:tcPr>
            <w:tcW w:w="704" w:type="dxa"/>
          </w:tcPr>
          <w:p w14:paraId="239252FF" w14:textId="77777777" w:rsidR="002E7525" w:rsidRPr="00F96A95" w:rsidRDefault="002E7525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3F86D1A2" w14:textId="25AC976A" w:rsidR="002E7525" w:rsidRPr="00F96A95" w:rsidRDefault="00955208" w:rsidP="00B268D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 w:rsidR="00B268D3">
              <w:rPr>
                <w:b/>
                <w:sz w:val="20"/>
                <w:szCs w:val="20"/>
                <w:u w:val="single"/>
              </w:rPr>
              <w:t>business</w:t>
            </w:r>
            <w:r w:rsidR="00A90282"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2E7525" w:rsidRPr="00F96A95" w14:paraId="2D707CC2" w14:textId="77777777" w:rsidTr="00DF3C1D">
        <w:tc>
          <w:tcPr>
            <w:tcW w:w="704" w:type="dxa"/>
          </w:tcPr>
          <w:p w14:paraId="54935990" w14:textId="77777777" w:rsidR="002E7525" w:rsidRPr="00F96A95" w:rsidRDefault="002E7525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33DFD80F" w14:textId="69397FD1" w:rsidR="002E7525" w:rsidRPr="00F96A95" w:rsidRDefault="00955208" w:rsidP="00B268D3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 w:rsidR="00B268D3">
              <w:rPr>
                <w:sz w:val="20"/>
                <w:szCs w:val="20"/>
              </w:rPr>
              <w:t>business</w:t>
            </w:r>
            <w:r w:rsidR="00A90282"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4F6EF8FD" w14:textId="53D0EEEA" w:rsidR="002E7525" w:rsidRDefault="002E7525" w:rsidP="002E7525">
      <w:pPr>
        <w:pStyle w:val="NoSpacing"/>
        <w:jc w:val="both"/>
      </w:pPr>
    </w:p>
    <w:p w14:paraId="116A71A2" w14:textId="77777777" w:rsidR="007216BD" w:rsidRDefault="007216BD" w:rsidP="002E7525">
      <w:pPr>
        <w:pStyle w:val="NoSpacing"/>
        <w:jc w:val="both"/>
      </w:pPr>
    </w:p>
    <w:p w14:paraId="6F52EBEE" w14:textId="77777777" w:rsidR="002E7525" w:rsidRDefault="002E7525" w:rsidP="002E7525">
      <w:pPr>
        <w:pStyle w:val="NoSpacing"/>
        <w:jc w:val="both"/>
      </w:pPr>
      <w:r>
        <w:rPr>
          <w:b/>
          <w:u w:val="single"/>
        </w:rPr>
        <w:t>Attachments</w:t>
      </w:r>
    </w:p>
    <w:p w14:paraId="5B320A7C" w14:textId="77777777" w:rsidR="002E7525" w:rsidRDefault="002E7525" w:rsidP="002E7525">
      <w:pPr>
        <w:pStyle w:val="NoSpacing"/>
        <w:jc w:val="both"/>
      </w:pPr>
    </w:p>
    <w:p w14:paraId="6EAE4CE5" w14:textId="2A87703B" w:rsidR="00955208" w:rsidRDefault="002E7525" w:rsidP="00955208">
      <w:pPr>
        <w:pStyle w:val="NoSpacing"/>
        <w:jc w:val="both"/>
      </w:pPr>
      <w:r>
        <w:t xml:space="preserve">The message </w:t>
      </w:r>
      <w:r w:rsidR="00AB4E05">
        <w:t>does not require</w:t>
      </w:r>
      <w:r w:rsidR="00955208">
        <w:t xml:space="preserve"> attachments.</w:t>
      </w:r>
    </w:p>
    <w:p w14:paraId="531FBE2A" w14:textId="77777777" w:rsidR="00955208" w:rsidRDefault="00955208" w:rsidP="00955208">
      <w:pPr>
        <w:pStyle w:val="NoSpacing"/>
        <w:jc w:val="both"/>
      </w:pPr>
    </w:p>
    <w:p w14:paraId="7CA08D3D" w14:textId="512D8997" w:rsidR="00B51D70" w:rsidRDefault="00B51D70" w:rsidP="00B51D70">
      <w:pPr>
        <w:pStyle w:val="Heading2"/>
        <w:keepNext/>
        <w:spacing w:after="0" w:line="240" w:lineRule="auto"/>
      </w:pPr>
      <w:bookmarkStart w:id="184" w:name="_Toc59446123"/>
      <w:r>
        <w:lastRenderedPageBreak/>
        <w:t>3.2</w:t>
      </w:r>
      <w:r w:rsidR="008D4E82">
        <w:t>a</w:t>
      </w:r>
      <w:r>
        <w:tab/>
        <w:t>Pending Review Email (</w:t>
      </w:r>
      <w:r w:rsidR="00F42956">
        <w:t xml:space="preserve">Individual Applicant or </w:t>
      </w:r>
      <w:r w:rsidR="00C021FE">
        <w:t xml:space="preserve">Authorized </w:t>
      </w:r>
      <w:r>
        <w:t>Signer)</w:t>
      </w:r>
      <w:bookmarkEnd w:id="184"/>
    </w:p>
    <w:p w14:paraId="36574FA7" w14:textId="77777777" w:rsidR="00B51D70" w:rsidRDefault="00B51D70" w:rsidP="00B51D70">
      <w:pPr>
        <w:pStyle w:val="NoSpacing"/>
        <w:jc w:val="both"/>
      </w:pPr>
    </w:p>
    <w:p w14:paraId="4E978220" w14:textId="77777777" w:rsidR="00B51D70" w:rsidRPr="006B729E" w:rsidRDefault="00B51D70" w:rsidP="00B51D70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2567D1E7" w14:textId="77777777" w:rsidR="00B51D70" w:rsidRDefault="00B51D70" w:rsidP="00B51D70">
      <w:pPr>
        <w:pStyle w:val="NoSpacing"/>
        <w:jc w:val="both"/>
      </w:pPr>
    </w:p>
    <w:p w14:paraId="1AEC6150" w14:textId="7D15E895" w:rsidR="00B51D70" w:rsidRDefault="00B51D70" w:rsidP="00B51D70">
      <w:pPr>
        <w:pStyle w:val="NoSpacing"/>
        <w:jc w:val="both"/>
      </w:pPr>
      <w:r>
        <w:t xml:space="preserve">This email is sent to applicants requiring manual review of the </w:t>
      </w:r>
      <w:r w:rsidR="00E60069">
        <w:t>applicant/</w:t>
      </w:r>
      <w:r>
        <w:t>signer’s application.  It notifies the applicant that they must provide further information to CWB.</w:t>
      </w:r>
    </w:p>
    <w:p w14:paraId="795DFE18" w14:textId="77777777" w:rsidR="00B51D70" w:rsidRDefault="00B51D70" w:rsidP="00B51D70">
      <w:pPr>
        <w:pStyle w:val="NoSpacing"/>
        <w:jc w:val="both"/>
      </w:pPr>
      <w:r>
        <w:t xml:space="preserve"> The email will be triggered by the application going into manual review.</w:t>
      </w:r>
    </w:p>
    <w:p w14:paraId="25E9DC3A" w14:textId="77777777" w:rsidR="00B51D70" w:rsidRDefault="00B51D70" w:rsidP="00B51D70">
      <w:pPr>
        <w:pStyle w:val="NoSpacing"/>
        <w:jc w:val="both"/>
      </w:pPr>
    </w:p>
    <w:p w14:paraId="17B25A24" w14:textId="77777777" w:rsidR="00B51D70" w:rsidRDefault="00B51D70" w:rsidP="00B51D70">
      <w:pPr>
        <w:pStyle w:val="NoSpacing"/>
        <w:jc w:val="both"/>
      </w:pPr>
    </w:p>
    <w:p w14:paraId="00BCDB2B" w14:textId="2CEA4484" w:rsidR="00B51D70" w:rsidRDefault="00C021FE" w:rsidP="00B51D70">
      <w:pPr>
        <w:pStyle w:val="NoSpacing"/>
        <w:numPr>
          <w:ilvl w:val="0"/>
          <w:numId w:val="54"/>
        </w:numPr>
        <w:jc w:val="both"/>
      </w:pPr>
      <w:r>
        <w:t>Applicant</w:t>
      </w:r>
      <w:r w:rsidR="00B51D70">
        <w:t xml:space="preserve"> or authorized signer</w:t>
      </w:r>
      <w:r w:rsidR="00B51D70" w:rsidRPr="002E7525">
        <w:t xml:space="preserve"> </w:t>
      </w:r>
      <w:r w:rsidR="00B51D70">
        <w:t xml:space="preserve">fails to pass fraud checks (combined </w:t>
      </w:r>
      <w:proofErr w:type="spellStart"/>
      <w:r w:rsidR="00B51D70">
        <w:t>ThirdStream</w:t>
      </w:r>
      <w:proofErr w:type="spellEnd"/>
      <w:r w:rsidR="00B51D70">
        <w:t xml:space="preserve"> API and/or SAS AML API)</w:t>
      </w:r>
    </w:p>
    <w:p w14:paraId="307CA91E" w14:textId="678D13D7" w:rsidR="00B51D70" w:rsidRDefault="00B51D70" w:rsidP="00B51D70">
      <w:pPr>
        <w:pStyle w:val="NoSpacing"/>
        <w:numPr>
          <w:ilvl w:val="0"/>
          <w:numId w:val="54"/>
        </w:numPr>
        <w:jc w:val="both"/>
      </w:pPr>
      <w:r>
        <w:t>Applicant or authorized signer requires manual IDV (fails to pass Flinks IDV</w:t>
      </w:r>
      <w:r w:rsidR="00C021FE">
        <w:t xml:space="preserve"> or Canada Post DPOI</w:t>
      </w:r>
      <w:r>
        <w:t>)</w:t>
      </w:r>
    </w:p>
    <w:p w14:paraId="3970AF21" w14:textId="1C2E749E" w:rsidR="00B51D70" w:rsidRDefault="00C021FE" w:rsidP="00B51D70">
      <w:pPr>
        <w:pStyle w:val="NoSpacing"/>
        <w:numPr>
          <w:ilvl w:val="0"/>
          <w:numId w:val="54"/>
        </w:numPr>
        <w:jc w:val="both"/>
      </w:pPr>
      <w:r>
        <w:t xml:space="preserve">Applicant or authorized </w:t>
      </w:r>
      <w:r w:rsidR="00B51D70">
        <w:t>signer fails the CIF check (one or more CWB CIFs found, or Multiple Motive CIFs found)</w:t>
      </w:r>
    </w:p>
    <w:p w14:paraId="50CAB9D6" w14:textId="56BA919E" w:rsidR="00B51D70" w:rsidRDefault="00B51D70" w:rsidP="00B51D70">
      <w:pPr>
        <w:pStyle w:val="NoSpacing"/>
        <w:jc w:val="both"/>
      </w:pPr>
    </w:p>
    <w:p w14:paraId="0C4832CB" w14:textId="77777777" w:rsidR="00B51D70" w:rsidRDefault="00B51D70" w:rsidP="00B51D70">
      <w:pPr>
        <w:pStyle w:val="NoSpacing"/>
        <w:jc w:val="both"/>
      </w:pPr>
      <w:r>
        <w:rPr>
          <w:b/>
          <w:u w:val="single"/>
        </w:rPr>
        <w:t>Subject Line</w:t>
      </w:r>
    </w:p>
    <w:p w14:paraId="48D14660" w14:textId="77777777" w:rsidR="00B51D70" w:rsidRDefault="00B51D70" w:rsidP="00B51D7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B51D70" w:rsidRPr="00F96A95" w14:paraId="654967C8" w14:textId="77777777" w:rsidTr="004560F8">
        <w:tc>
          <w:tcPr>
            <w:tcW w:w="10070" w:type="dxa"/>
          </w:tcPr>
          <w:p w14:paraId="1F85A64C" w14:textId="71B43E76" w:rsidR="00B51D70" w:rsidRPr="00F96A95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information is needed for your CWB application</w:t>
            </w:r>
          </w:p>
        </w:tc>
      </w:tr>
    </w:tbl>
    <w:p w14:paraId="4C1F4A02" w14:textId="77777777" w:rsidR="00B51D70" w:rsidRDefault="00B51D70" w:rsidP="00B51D70">
      <w:pPr>
        <w:pStyle w:val="NoSpacing"/>
        <w:jc w:val="both"/>
      </w:pPr>
    </w:p>
    <w:p w14:paraId="67670D36" w14:textId="77777777" w:rsidR="00B51D70" w:rsidRDefault="00B51D70" w:rsidP="00B51D70">
      <w:pPr>
        <w:pStyle w:val="NoSpacing"/>
        <w:jc w:val="both"/>
      </w:pPr>
    </w:p>
    <w:p w14:paraId="7772AC54" w14:textId="77777777" w:rsidR="00B51D70" w:rsidRDefault="00B51D70" w:rsidP="00B51D70">
      <w:pPr>
        <w:pStyle w:val="NoSpacing"/>
        <w:jc w:val="both"/>
      </w:pPr>
      <w:r>
        <w:rPr>
          <w:b/>
          <w:u w:val="single"/>
        </w:rPr>
        <w:t>Message Body</w:t>
      </w:r>
    </w:p>
    <w:p w14:paraId="0549F8F2" w14:textId="77777777" w:rsidR="00B51D70" w:rsidRDefault="00B51D70" w:rsidP="00B51D7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B51D70" w:rsidRPr="00F96A95" w14:paraId="492EED03" w14:textId="77777777" w:rsidTr="004560F8">
        <w:trPr>
          <w:trHeight w:val="174"/>
        </w:trPr>
        <w:tc>
          <w:tcPr>
            <w:tcW w:w="10070" w:type="dxa"/>
          </w:tcPr>
          <w:p w14:paraId="01E01B15" w14:textId="064271FC" w:rsidR="00B51D70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Pr="00955208">
              <w:rPr>
                <w:sz w:val="20"/>
                <w:szCs w:val="20"/>
              </w:rPr>
              <w:t xml:space="preserve"> &lt;&lt;</w:t>
            </w:r>
            <w:r>
              <w:rPr>
                <w:sz w:val="20"/>
                <w:szCs w:val="20"/>
              </w:rPr>
              <w:t>Applicant</w:t>
            </w:r>
            <w:r w:rsidR="00F42956">
              <w:rPr>
                <w:sz w:val="20"/>
                <w:szCs w:val="20"/>
              </w:rPr>
              <w:t xml:space="preserve"> or </w:t>
            </w:r>
            <w:proofErr w:type="spellStart"/>
            <w:r w:rsidR="00F42956">
              <w:rPr>
                <w:sz w:val="20"/>
                <w:szCs w:val="20"/>
              </w:rPr>
              <w:t>Auth</w:t>
            </w:r>
            <w:proofErr w:type="spellEnd"/>
            <w:r w:rsidR="00F42956">
              <w:rPr>
                <w:sz w:val="20"/>
                <w:szCs w:val="20"/>
              </w:rPr>
              <w:t xml:space="preserve"> Signer</w:t>
            </w:r>
            <w:r>
              <w:rPr>
                <w:sz w:val="20"/>
                <w:szCs w:val="20"/>
              </w:rPr>
              <w:t xml:space="preserve"> </w:t>
            </w:r>
            <w:r w:rsidRPr="00955208">
              <w:rPr>
                <w:sz w:val="20"/>
                <w:szCs w:val="20"/>
              </w:rPr>
              <w:t>First Name&gt;&gt;,</w:t>
            </w:r>
          </w:p>
          <w:p w14:paraId="7AA8B4F0" w14:textId="77777777" w:rsidR="009E454D" w:rsidRPr="00955208" w:rsidRDefault="009E454D" w:rsidP="004560F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D7BACD4" w14:textId="16EF46F7" w:rsidR="00B51D70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Thank you</w:t>
            </w:r>
            <w:r w:rsidRPr="00955208">
              <w:rPr>
                <w:sz w:val="20"/>
                <w:szCs w:val="20"/>
              </w:rPr>
              <w:t xml:space="preserve"> for completing </w:t>
            </w:r>
            <w:r w:rsidR="009E454D">
              <w:rPr>
                <w:sz w:val="20"/>
                <w:szCs w:val="20"/>
              </w:rPr>
              <w:t xml:space="preserve">your </w:t>
            </w:r>
            <w:r w:rsidR="00F42956">
              <w:rPr>
                <w:sz w:val="20"/>
                <w:szCs w:val="20"/>
              </w:rPr>
              <w:t xml:space="preserve">business </w:t>
            </w:r>
            <w:r w:rsidR="009E454D">
              <w:rPr>
                <w:sz w:val="20"/>
                <w:szCs w:val="20"/>
              </w:rPr>
              <w:t xml:space="preserve">application </w:t>
            </w:r>
            <w:r w:rsidRPr="00955208">
              <w:rPr>
                <w:sz w:val="20"/>
                <w:szCs w:val="20"/>
              </w:rPr>
              <w:t xml:space="preserve">with </w:t>
            </w:r>
            <w:r>
              <w:rPr>
                <w:sz w:val="20"/>
                <w:szCs w:val="20"/>
              </w:rPr>
              <w:t>Canadian Western Bank (CWB)</w:t>
            </w:r>
            <w:r w:rsidR="00F42956">
              <w:rPr>
                <w:sz w:val="20"/>
                <w:szCs w:val="20"/>
              </w:rPr>
              <w:t xml:space="preserve"> in connection with &lt;&lt;business legal name&gt;&gt;</w:t>
            </w:r>
            <w:r w:rsidR="00C021FE">
              <w:rPr>
                <w:sz w:val="20"/>
                <w:szCs w:val="20"/>
              </w:rPr>
              <w:t xml:space="preserve">. </w:t>
            </w:r>
            <w:r w:rsidR="009E454D">
              <w:rPr>
                <w:sz w:val="20"/>
                <w:szCs w:val="20"/>
              </w:rPr>
              <w:t xml:space="preserve">We look forward to building a great banking relationship with you! It looks like we just need a bit more information to get your account set up. </w:t>
            </w:r>
          </w:p>
          <w:p w14:paraId="5CA1FD55" w14:textId="77777777" w:rsidR="00B51D70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C5B1100" w14:textId="1A3A52D2" w:rsidR="009E454D" w:rsidRPr="00955208" w:rsidRDefault="009E454D" w:rsidP="009E454D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email us at </w:t>
            </w:r>
            <w:hyperlink r:id="rId24" w:history="1">
              <w:r w:rsidRPr="005368DC">
                <w:rPr>
                  <w:rStyle w:val="Hyperlink"/>
                  <w:b/>
                  <w:sz w:val="20"/>
                  <w:szCs w:val="20"/>
                </w:rPr>
                <w:t>business-onboarding@cwbank.com</w:t>
              </w:r>
            </w:hyperlink>
            <w:r>
              <w:rPr>
                <w:b/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</w:rPr>
              <w:t>or call us at 1 (877) 441-2249 between the hours of 7:00 a.m. and 5:00 p.m. MST Monday to Friday</w:t>
            </w:r>
            <w:r w:rsidRPr="00955208">
              <w:rPr>
                <w:sz w:val="20"/>
                <w:szCs w:val="20"/>
              </w:rPr>
              <w:t>, so we can get you on your way.</w:t>
            </w:r>
          </w:p>
          <w:p w14:paraId="2CA807AA" w14:textId="77777777" w:rsidR="009E454D" w:rsidRDefault="009E454D" w:rsidP="009E454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2E38656" w14:textId="77777777" w:rsidR="00B51D70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DA55367" w14:textId="77777777" w:rsidR="00B51D70" w:rsidRPr="00955208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2A7D7F2B" w14:textId="77777777" w:rsidR="00B51D70" w:rsidRPr="00955208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B846BEA" w14:textId="77777777" w:rsidR="00B51D70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you,</w:t>
            </w:r>
          </w:p>
          <w:p w14:paraId="122CBAF0" w14:textId="77777777" w:rsidR="00B51D70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90C553D" w14:textId="77777777" w:rsidR="00B51D70" w:rsidRPr="00F96A95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28475C7D" w14:textId="77777777" w:rsidR="00B51D70" w:rsidRDefault="00B51D70" w:rsidP="00B51D70">
      <w:pPr>
        <w:pStyle w:val="NoSpacing"/>
        <w:jc w:val="both"/>
      </w:pPr>
    </w:p>
    <w:p w14:paraId="54B3FD6D" w14:textId="77777777" w:rsidR="00B51D70" w:rsidRDefault="00B51D70" w:rsidP="00B51D70">
      <w:pPr>
        <w:pStyle w:val="NoSpacing"/>
        <w:jc w:val="both"/>
      </w:pPr>
    </w:p>
    <w:p w14:paraId="180E2C85" w14:textId="77777777" w:rsidR="00B51D70" w:rsidRDefault="00B51D70" w:rsidP="00B51D70">
      <w:pPr>
        <w:pStyle w:val="NoSpacing"/>
        <w:jc w:val="both"/>
      </w:pPr>
      <w:r>
        <w:rPr>
          <w:b/>
          <w:u w:val="single"/>
        </w:rPr>
        <w:t>Hyperlinks</w:t>
      </w:r>
    </w:p>
    <w:p w14:paraId="72CEAFB2" w14:textId="77777777" w:rsidR="00B51D70" w:rsidRDefault="00B51D70" w:rsidP="00B51D70">
      <w:pPr>
        <w:pStyle w:val="NoSpacing"/>
        <w:jc w:val="both"/>
      </w:pPr>
    </w:p>
    <w:p w14:paraId="7E374781" w14:textId="77777777" w:rsidR="00B51D70" w:rsidRDefault="00B51D70" w:rsidP="00B51D70">
      <w:pPr>
        <w:pStyle w:val="NoSpacing"/>
        <w:jc w:val="both"/>
      </w:pPr>
      <w:r>
        <w:t>The message body above includes the following hyperlinked text.</w:t>
      </w:r>
    </w:p>
    <w:p w14:paraId="29BF2C35" w14:textId="77777777" w:rsidR="00B51D70" w:rsidRPr="00F96A95" w:rsidRDefault="00B51D70" w:rsidP="00B51D70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B51D70" w:rsidRPr="00F96A95" w14:paraId="368A4EAC" w14:textId="77777777" w:rsidTr="004560F8">
        <w:tc>
          <w:tcPr>
            <w:tcW w:w="704" w:type="dxa"/>
          </w:tcPr>
          <w:p w14:paraId="260FA8F9" w14:textId="77777777" w:rsidR="00B51D70" w:rsidRPr="00F96A95" w:rsidRDefault="00B51D70" w:rsidP="004560F8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41D22961" w14:textId="77777777" w:rsidR="00B51D70" w:rsidRPr="00F96A95" w:rsidRDefault="00B51D70" w:rsidP="004560F8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B51D70" w:rsidRPr="00F96A95" w14:paraId="69E7D5E8" w14:textId="77777777" w:rsidTr="004560F8">
        <w:tc>
          <w:tcPr>
            <w:tcW w:w="704" w:type="dxa"/>
          </w:tcPr>
          <w:p w14:paraId="72F8ED8E" w14:textId="77777777" w:rsidR="00B51D70" w:rsidRPr="00F96A95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52BE4EF4" w14:textId="77777777" w:rsidR="00B51D70" w:rsidRPr="00F96A95" w:rsidRDefault="00B51D70" w:rsidP="004560F8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7E061B5D" w14:textId="77777777" w:rsidR="00B51D70" w:rsidRDefault="00B51D70" w:rsidP="00B51D70">
      <w:pPr>
        <w:pStyle w:val="NoSpacing"/>
        <w:jc w:val="both"/>
      </w:pPr>
    </w:p>
    <w:p w14:paraId="4B54C92D" w14:textId="77777777" w:rsidR="00B51D70" w:rsidRDefault="00B51D70" w:rsidP="00B51D70">
      <w:pPr>
        <w:pStyle w:val="NoSpacing"/>
        <w:jc w:val="both"/>
      </w:pPr>
    </w:p>
    <w:p w14:paraId="0EB6B012" w14:textId="77777777" w:rsidR="00B51D70" w:rsidRDefault="00B51D70" w:rsidP="00B51D70">
      <w:pPr>
        <w:pStyle w:val="NoSpacing"/>
        <w:jc w:val="both"/>
      </w:pPr>
      <w:r>
        <w:rPr>
          <w:b/>
          <w:u w:val="single"/>
        </w:rPr>
        <w:t>Attachments</w:t>
      </w:r>
    </w:p>
    <w:p w14:paraId="118D6B86" w14:textId="77777777" w:rsidR="00B51D70" w:rsidRDefault="00B51D70" w:rsidP="00B51D70">
      <w:pPr>
        <w:pStyle w:val="NoSpacing"/>
        <w:jc w:val="both"/>
      </w:pPr>
    </w:p>
    <w:p w14:paraId="7962A401" w14:textId="77777777" w:rsidR="00B51D70" w:rsidRDefault="00B51D70" w:rsidP="00B51D70">
      <w:pPr>
        <w:pStyle w:val="NoSpacing"/>
        <w:jc w:val="both"/>
      </w:pPr>
      <w:r>
        <w:t>The message does not require attachments.</w:t>
      </w:r>
    </w:p>
    <w:p w14:paraId="5EE2D6CC" w14:textId="77777777" w:rsidR="00955208" w:rsidRDefault="00955208">
      <w:pPr>
        <w:rPr>
          <w:rFonts w:eastAsiaTheme="minorHAnsi"/>
          <w:lang w:eastAsia="en-US"/>
        </w:rPr>
      </w:pPr>
      <w:r>
        <w:br w:type="page"/>
      </w:r>
    </w:p>
    <w:p w14:paraId="7870A3E8" w14:textId="4C9CA0C8" w:rsidR="00955208" w:rsidRDefault="00955208" w:rsidP="00955208">
      <w:pPr>
        <w:pStyle w:val="Heading2"/>
        <w:keepNext/>
        <w:spacing w:after="0" w:line="240" w:lineRule="auto"/>
      </w:pPr>
      <w:r>
        <w:rPr>
          <w:sz w:val="20"/>
          <w:szCs w:val="20"/>
        </w:rPr>
        <w:lastRenderedPageBreak/>
        <w:t xml:space="preserve"> </w:t>
      </w:r>
      <w:bookmarkStart w:id="185" w:name="_Toc59446124"/>
      <w:r w:rsidR="00234D17">
        <w:t>3.3</w:t>
      </w:r>
      <w:r w:rsidR="00234D17">
        <w:tab/>
        <w:t>Review Complete E</w:t>
      </w:r>
      <w:r>
        <w:t>mail</w:t>
      </w:r>
      <w:bookmarkEnd w:id="185"/>
    </w:p>
    <w:p w14:paraId="144CE0F6" w14:textId="77777777" w:rsidR="00955208" w:rsidRDefault="00955208" w:rsidP="00955208">
      <w:pPr>
        <w:pStyle w:val="NoSpacing"/>
        <w:jc w:val="both"/>
      </w:pPr>
    </w:p>
    <w:p w14:paraId="645F0393" w14:textId="77777777" w:rsidR="00955208" w:rsidRPr="006B729E" w:rsidRDefault="00955208" w:rsidP="00955208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2C18FFD0" w14:textId="77777777" w:rsidR="00955208" w:rsidRDefault="00955208" w:rsidP="00955208">
      <w:pPr>
        <w:pStyle w:val="NoSpacing"/>
        <w:jc w:val="both"/>
      </w:pPr>
    </w:p>
    <w:p w14:paraId="79F8DC57" w14:textId="58230BD8" w:rsidR="00955208" w:rsidRDefault="00955208" w:rsidP="00955208">
      <w:pPr>
        <w:pStyle w:val="NoSpacing"/>
        <w:jc w:val="both"/>
      </w:pPr>
      <w:r w:rsidRPr="00955208">
        <w:t xml:space="preserve">This email is sent to applicants whose </w:t>
      </w:r>
      <w:r>
        <w:t>applications have passed a manual review process in</w:t>
      </w:r>
      <w:r w:rsidRPr="00955208">
        <w:t xml:space="preserve"> the Workspace</w:t>
      </w:r>
      <w:r>
        <w:t xml:space="preserve">s tool, and are now ready to </w:t>
      </w:r>
      <w:r w:rsidRPr="00955208">
        <w:t>resume</w:t>
      </w:r>
      <w:r>
        <w:t xml:space="preserve"> the </w:t>
      </w:r>
      <w:r w:rsidRPr="00955208">
        <w:t xml:space="preserve">online </w:t>
      </w:r>
      <w:r>
        <w:t>workflow</w:t>
      </w:r>
      <w:r w:rsidRPr="00955208">
        <w:t>.</w:t>
      </w:r>
    </w:p>
    <w:p w14:paraId="0B22B730" w14:textId="77777777" w:rsidR="00955208" w:rsidRDefault="00955208" w:rsidP="00955208">
      <w:pPr>
        <w:pStyle w:val="NoSpacing"/>
        <w:jc w:val="both"/>
      </w:pPr>
    </w:p>
    <w:p w14:paraId="561A8722" w14:textId="5511038E" w:rsidR="00955208" w:rsidRDefault="00955208" w:rsidP="00955208">
      <w:pPr>
        <w:pStyle w:val="NoSpacing"/>
        <w:jc w:val="both"/>
      </w:pPr>
      <w:r>
        <w:t>The following ev</w:t>
      </w:r>
      <w:r w:rsidR="00DF3C1D">
        <w:t>ent</w:t>
      </w:r>
      <w:r>
        <w:t xml:space="preserve"> trigger</w:t>
      </w:r>
      <w:r w:rsidR="00DF3C1D">
        <w:t>s</w:t>
      </w:r>
      <w:r>
        <w:t xml:space="preserve"> the sending of this</w:t>
      </w:r>
      <w:r w:rsidR="00234D17">
        <w:t xml:space="preserve"> e</w:t>
      </w:r>
      <w:r w:rsidR="00DF3C1D">
        <w:t>mail.</w:t>
      </w:r>
    </w:p>
    <w:p w14:paraId="52BF0282" w14:textId="77777777" w:rsidR="00955208" w:rsidRDefault="00955208" w:rsidP="00955208">
      <w:pPr>
        <w:pStyle w:val="NoSpacing"/>
        <w:jc w:val="both"/>
      </w:pPr>
    </w:p>
    <w:p w14:paraId="04D0294B" w14:textId="5DE96B9C" w:rsidR="00955208" w:rsidRDefault="00DF3C1D" w:rsidP="006E0242">
      <w:pPr>
        <w:pStyle w:val="NoSpacing"/>
        <w:numPr>
          <w:ilvl w:val="0"/>
          <w:numId w:val="23"/>
        </w:numPr>
        <w:jc w:val="both"/>
      </w:pPr>
      <w:r>
        <w:t xml:space="preserve">A </w:t>
      </w:r>
      <w:r w:rsidR="007B6B63">
        <w:t xml:space="preserve">CWB </w:t>
      </w:r>
      <w:r w:rsidRPr="00DF3C1D">
        <w:t>staf</w:t>
      </w:r>
      <w:r>
        <w:t xml:space="preserve">f member </w:t>
      </w:r>
      <w:r w:rsidR="006A0961">
        <w:t xml:space="preserve">has </w:t>
      </w:r>
      <w:r w:rsidRPr="00DF3C1D">
        <w:t>complet</w:t>
      </w:r>
      <w:r>
        <w:t>e</w:t>
      </w:r>
      <w:r w:rsidR="006A0961">
        <w:t>d</w:t>
      </w:r>
      <w:r>
        <w:t xml:space="preserve"> a</w:t>
      </w:r>
      <w:r w:rsidRPr="00DF3C1D">
        <w:t xml:space="preserve"> manual </w:t>
      </w:r>
      <w:r>
        <w:t>review, and approved the application to be returned to the digital workflow.</w:t>
      </w:r>
    </w:p>
    <w:p w14:paraId="0F43B3F5" w14:textId="77777777" w:rsidR="00955208" w:rsidRDefault="00955208" w:rsidP="00955208">
      <w:pPr>
        <w:pStyle w:val="NoSpacing"/>
        <w:jc w:val="both"/>
      </w:pPr>
    </w:p>
    <w:p w14:paraId="335B75E7" w14:textId="77777777" w:rsidR="00955208" w:rsidRDefault="00955208" w:rsidP="00955208">
      <w:pPr>
        <w:pStyle w:val="NoSpacing"/>
        <w:jc w:val="both"/>
      </w:pPr>
      <w:r>
        <w:rPr>
          <w:b/>
          <w:u w:val="single"/>
        </w:rPr>
        <w:t>Subject Line</w:t>
      </w:r>
    </w:p>
    <w:p w14:paraId="56C6E5B9" w14:textId="77777777" w:rsidR="00955208" w:rsidRDefault="00955208" w:rsidP="00955208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955208" w:rsidRPr="00F96A95" w14:paraId="569606F7" w14:textId="77777777" w:rsidTr="00DF3C1D">
        <w:tc>
          <w:tcPr>
            <w:tcW w:w="10070" w:type="dxa"/>
          </w:tcPr>
          <w:p w14:paraId="2767DD00" w14:textId="794ED689" w:rsidR="00955208" w:rsidRPr="00F96A95" w:rsidRDefault="00BA316A" w:rsidP="00DF3C1D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</w:t>
            </w:r>
            <w:r w:rsidR="00287AF3" w:rsidRPr="00287AF3">
              <w:rPr>
                <w:sz w:val="20"/>
                <w:szCs w:val="20"/>
              </w:rPr>
              <w:t xml:space="preserve"> complete the final steps in your CWB </w:t>
            </w:r>
            <w:r w:rsidR="006A0961">
              <w:rPr>
                <w:sz w:val="20"/>
                <w:szCs w:val="20"/>
              </w:rPr>
              <w:t xml:space="preserve">business </w:t>
            </w:r>
            <w:r w:rsidR="00287AF3" w:rsidRPr="00287AF3">
              <w:rPr>
                <w:sz w:val="20"/>
                <w:szCs w:val="20"/>
              </w:rPr>
              <w:t>application</w:t>
            </w:r>
          </w:p>
        </w:tc>
      </w:tr>
    </w:tbl>
    <w:p w14:paraId="549613E3" w14:textId="77777777" w:rsidR="00955208" w:rsidRDefault="00955208" w:rsidP="00955208">
      <w:pPr>
        <w:pStyle w:val="NoSpacing"/>
        <w:jc w:val="both"/>
      </w:pPr>
    </w:p>
    <w:p w14:paraId="1C85C35C" w14:textId="77777777" w:rsidR="00955208" w:rsidRDefault="00955208" w:rsidP="00955208">
      <w:pPr>
        <w:pStyle w:val="NoSpacing"/>
        <w:jc w:val="both"/>
      </w:pPr>
      <w:r>
        <w:rPr>
          <w:b/>
          <w:u w:val="single"/>
        </w:rPr>
        <w:t>Message Body</w:t>
      </w:r>
    </w:p>
    <w:p w14:paraId="52A4565F" w14:textId="77777777" w:rsidR="00955208" w:rsidRDefault="00955208" w:rsidP="00955208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955208" w:rsidRPr="00F96A95" w14:paraId="5878E0DA" w14:textId="77777777" w:rsidTr="00DF3C1D">
        <w:tc>
          <w:tcPr>
            <w:tcW w:w="10070" w:type="dxa"/>
          </w:tcPr>
          <w:p w14:paraId="51DB3DEB" w14:textId="5ED23515" w:rsidR="00DF3C1D" w:rsidRPr="00DF3C1D" w:rsidRDefault="00287AF3" w:rsidP="00DF3C1D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="00DF3C1D" w:rsidRPr="00DF3C1D">
              <w:rPr>
                <w:sz w:val="20"/>
                <w:szCs w:val="20"/>
              </w:rPr>
              <w:t xml:space="preserve"> &lt;&lt;First Name&gt;&gt;,</w:t>
            </w:r>
          </w:p>
          <w:p w14:paraId="62E33B08" w14:textId="77777777" w:rsidR="00DF3C1D" w:rsidRPr="00DF3C1D" w:rsidRDefault="00DF3C1D" w:rsidP="00DF3C1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25C99DE" w14:textId="3230E08E" w:rsidR="00DF3C1D" w:rsidRPr="00DF3C1D" w:rsidRDefault="000A2033" w:rsidP="00214992">
            <w:pPr>
              <w:pStyle w:val="NoSpacing"/>
              <w:jc w:val="both"/>
              <w:rPr>
                <w:sz w:val="20"/>
                <w:szCs w:val="20"/>
              </w:rPr>
            </w:pPr>
            <w:r w:rsidRPr="00214992">
              <w:rPr>
                <w:sz w:val="20"/>
                <w:szCs w:val="20"/>
              </w:rPr>
              <w:t>We’ve</w:t>
            </w:r>
            <w:r>
              <w:rPr>
                <w:sz w:val="20"/>
                <w:szCs w:val="20"/>
              </w:rPr>
              <w:t xml:space="preserve"> completed</w:t>
            </w:r>
            <w:r w:rsidR="00BA316A">
              <w:rPr>
                <w:sz w:val="20"/>
                <w:szCs w:val="20"/>
              </w:rPr>
              <w:t xml:space="preserve"> our</w:t>
            </w:r>
            <w:r w:rsidR="00214992" w:rsidRPr="00214992">
              <w:rPr>
                <w:sz w:val="20"/>
                <w:szCs w:val="20"/>
              </w:rPr>
              <w:t xml:space="preserve"> </w:t>
            </w:r>
            <w:r w:rsidRPr="00214992">
              <w:rPr>
                <w:sz w:val="20"/>
                <w:szCs w:val="20"/>
              </w:rPr>
              <w:t>review of</w:t>
            </w:r>
            <w:r w:rsidR="00214992" w:rsidRPr="00214992">
              <w:rPr>
                <w:sz w:val="20"/>
                <w:szCs w:val="20"/>
              </w:rPr>
              <w:t xml:space="preserve"> your </w:t>
            </w:r>
            <w:r w:rsidR="00F66A67">
              <w:rPr>
                <w:sz w:val="20"/>
                <w:szCs w:val="20"/>
              </w:rPr>
              <w:t xml:space="preserve">business </w:t>
            </w:r>
            <w:r w:rsidR="00214992" w:rsidRPr="00214992">
              <w:rPr>
                <w:sz w:val="20"/>
                <w:szCs w:val="20"/>
              </w:rPr>
              <w:t xml:space="preserve">application. Thank you for your patience. </w:t>
            </w:r>
            <w:r w:rsidR="00214992">
              <w:rPr>
                <w:sz w:val="20"/>
                <w:szCs w:val="20"/>
              </w:rPr>
              <w:t xml:space="preserve">You </w:t>
            </w:r>
            <w:r w:rsidR="00DF3C1D" w:rsidRPr="00DF3C1D">
              <w:rPr>
                <w:sz w:val="20"/>
                <w:szCs w:val="20"/>
              </w:rPr>
              <w:t>may now comp</w:t>
            </w:r>
            <w:r w:rsidR="007B190B">
              <w:rPr>
                <w:sz w:val="20"/>
                <w:szCs w:val="20"/>
              </w:rPr>
              <w:t>lete the final steps</w:t>
            </w:r>
            <w:r w:rsidR="00214992">
              <w:rPr>
                <w:sz w:val="20"/>
                <w:szCs w:val="20"/>
              </w:rPr>
              <w:t xml:space="preserve"> in the application process.</w:t>
            </w:r>
          </w:p>
          <w:p w14:paraId="7587AC11" w14:textId="77777777" w:rsidR="00DF3C1D" w:rsidRPr="00DF3C1D" w:rsidRDefault="00DF3C1D" w:rsidP="00DF3C1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0E100E2" w14:textId="45D69D70" w:rsidR="00DF3C1D" w:rsidRPr="00DF3C1D" w:rsidRDefault="00214992" w:rsidP="00DF3C1D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Finish my </w:t>
            </w:r>
            <w:r w:rsidR="00F66A67">
              <w:rPr>
                <w:b/>
                <w:sz w:val="20"/>
                <w:szCs w:val="20"/>
                <w:u w:val="single"/>
              </w:rPr>
              <w:t xml:space="preserve">business </w:t>
            </w:r>
            <w:r>
              <w:rPr>
                <w:b/>
                <w:sz w:val="20"/>
                <w:szCs w:val="20"/>
                <w:u w:val="single"/>
              </w:rPr>
              <w:t>application n</w:t>
            </w:r>
            <w:r w:rsidR="00DF3C1D" w:rsidRPr="00DF3C1D">
              <w:rPr>
                <w:b/>
                <w:sz w:val="20"/>
                <w:szCs w:val="20"/>
                <w:u w:val="single"/>
              </w:rPr>
              <w:t>ow</w:t>
            </w:r>
          </w:p>
          <w:p w14:paraId="02EBCFEC" w14:textId="77777777" w:rsidR="00DF3C1D" w:rsidRPr="00DF3C1D" w:rsidRDefault="00DF3C1D" w:rsidP="00DF3C1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B9440EA" w14:textId="414B58AC" w:rsidR="00DF3C1D" w:rsidRDefault="00DF3C1D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DF3C1D">
              <w:rPr>
                <w:sz w:val="20"/>
                <w:szCs w:val="20"/>
              </w:rPr>
              <w:t xml:space="preserve">If you have any further questions about the application, or just need help with your </w:t>
            </w:r>
            <w:r w:rsidR="00214992">
              <w:rPr>
                <w:sz w:val="20"/>
                <w:szCs w:val="20"/>
              </w:rPr>
              <w:t>CWB</w:t>
            </w:r>
            <w:r w:rsidRPr="00DF3C1D">
              <w:rPr>
                <w:sz w:val="20"/>
                <w:szCs w:val="20"/>
              </w:rPr>
              <w:t xml:space="preserve"> account, email us at </w:t>
            </w:r>
            <w:r w:rsidR="006A0961">
              <w:rPr>
                <w:b/>
                <w:sz w:val="20"/>
                <w:szCs w:val="20"/>
                <w:u w:val="single"/>
              </w:rPr>
              <w:t>business</w:t>
            </w:r>
            <w:r w:rsidR="00214992" w:rsidRPr="00214992">
              <w:rPr>
                <w:b/>
                <w:sz w:val="20"/>
                <w:szCs w:val="20"/>
                <w:u w:val="single"/>
              </w:rPr>
              <w:t>-onboarding@cwbank.com</w:t>
            </w:r>
            <w:r w:rsidR="00214992">
              <w:rPr>
                <w:sz w:val="20"/>
                <w:szCs w:val="20"/>
              </w:rPr>
              <w:t>.</w:t>
            </w:r>
          </w:p>
          <w:p w14:paraId="237D67C5" w14:textId="7C5FCE3C" w:rsidR="008C391B" w:rsidRDefault="008C391B" w:rsidP="00DF3C1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277BC40" w14:textId="765BDBEC" w:rsidR="008C391B" w:rsidRPr="00DF3C1D" w:rsidRDefault="008C391B" w:rsidP="00DF3C1D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718B22FB" w14:textId="77777777" w:rsidR="00DF3C1D" w:rsidRPr="00DF3C1D" w:rsidRDefault="00DF3C1D" w:rsidP="00DF3C1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52BAD9A" w14:textId="021F6769" w:rsidR="00955208" w:rsidRDefault="00214992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214992">
              <w:rPr>
                <w:sz w:val="20"/>
                <w:szCs w:val="20"/>
              </w:rPr>
              <w:t>We look forward to the opportunity to help you realize your financial potential!</w:t>
            </w:r>
          </w:p>
          <w:p w14:paraId="15FAAAF1" w14:textId="77777777" w:rsidR="00214992" w:rsidRDefault="00214992" w:rsidP="00DF3C1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31C542B" w14:textId="35471902" w:rsidR="00214992" w:rsidRDefault="00AF2D12" w:rsidP="00DF3C1D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</w:t>
            </w:r>
            <w:r w:rsidR="00214992">
              <w:rPr>
                <w:sz w:val="20"/>
                <w:szCs w:val="20"/>
              </w:rPr>
              <w:t xml:space="preserve"> you,</w:t>
            </w:r>
          </w:p>
          <w:p w14:paraId="382D2374" w14:textId="77777777" w:rsidR="00214992" w:rsidRDefault="00214992" w:rsidP="00DF3C1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5924BF6" w14:textId="054E454B" w:rsidR="00214992" w:rsidRPr="00F96A95" w:rsidRDefault="00214992" w:rsidP="00DF3C1D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3056E5C9" w14:textId="77777777" w:rsidR="00955208" w:rsidRDefault="00955208" w:rsidP="00955208">
      <w:pPr>
        <w:pStyle w:val="NoSpacing"/>
        <w:jc w:val="both"/>
      </w:pPr>
    </w:p>
    <w:p w14:paraId="10BA1AA7" w14:textId="77777777" w:rsidR="00955208" w:rsidRDefault="00955208" w:rsidP="00955208">
      <w:pPr>
        <w:pStyle w:val="NoSpacing"/>
        <w:jc w:val="both"/>
      </w:pPr>
      <w:r>
        <w:rPr>
          <w:b/>
          <w:u w:val="single"/>
        </w:rPr>
        <w:t>Hyperlinks</w:t>
      </w:r>
    </w:p>
    <w:p w14:paraId="4E9D28D9" w14:textId="77777777" w:rsidR="00955208" w:rsidRDefault="00955208" w:rsidP="00955208">
      <w:pPr>
        <w:pStyle w:val="NoSpacing"/>
        <w:jc w:val="both"/>
      </w:pPr>
    </w:p>
    <w:p w14:paraId="7E34DECD" w14:textId="77777777" w:rsidR="00955208" w:rsidRDefault="00955208" w:rsidP="00955208">
      <w:pPr>
        <w:pStyle w:val="NoSpacing"/>
        <w:jc w:val="both"/>
      </w:pPr>
      <w:r>
        <w:t>The message body above includes the following hyperlinked text.</w:t>
      </w:r>
    </w:p>
    <w:p w14:paraId="4D5453BC" w14:textId="77777777" w:rsidR="00955208" w:rsidRPr="00F96A95" w:rsidRDefault="00955208" w:rsidP="00955208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955208" w:rsidRPr="00F96A95" w14:paraId="7421E943" w14:textId="77777777" w:rsidTr="00DF3C1D">
        <w:tc>
          <w:tcPr>
            <w:tcW w:w="704" w:type="dxa"/>
          </w:tcPr>
          <w:p w14:paraId="371D377A" w14:textId="77777777" w:rsidR="00955208" w:rsidRPr="00F96A95" w:rsidRDefault="00955208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76E61789" w14:textId="59A3031E" w:rsidR="00955208" w:rsidRPr="00F96A95" w:rsidRDefault="00214992" w:rsidP="00DF3C1D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“Finish my </w:t>
            </w:r>
            <w:r w:rsidR="00357D1A">
              <w:rPr>
                <w:b/>
                <w:sz w:val="20"/>
                <w:szCs w:val="20"/>
              </w:rPr>
              <w:t xml:space="preserve">business </w:t>
            </w:r>
            <w:r>
              <w:rPr>
                <w:b/>
                <w:sz w:val="20"/>
                <w:szCs w:val="20"/>
              </w:rPr>
              <w:t>application n</w:t>
            </w:r>
            <w:r w:rsidR="00DF3C1D" w:rsidRPr="00DF3C1D">
              <w:rPr>
                <w:b/>
                <w:sz w:val="20"/>
                <w:szCs w:val="20"/>
              </w:rPr>
              <w:t>ow”</w:t>
            </w:r>
          </w:p>
        </w:tc>
      </w:tr>
      <w:tr w:rsidR="00955208" w:rsidRPr="00F96A95" w14:paraId="56B7CD42" w14:textId="77777777" w:rsidTr="00DF3C1D">
        <w:tc>
          <w:tcPr>
            <w:tcW w:w="704" w:type="dxa"/>
          </w:tcPr>
          <w:p w14:paraId="53FEB157" w14:textId="77777777" w:rsidR="00955208" w:rsidRPr="00F96A95" w:rsidRDefault="00955208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6CE63623" w14:textId="0E661DCA" w:rsidR="00955208" w:rsidRPr="00F96A95" w:rsidRDefault="00DF3C1D" w:rsidP="00DF3C1D">
            <w:pPr>
              <w:pStyle w:val="NoSpacing"/>
              <w:jc w:val="both"/>
              <w:rPr>
                <w:sz w:val="20"/>
                <w:szCs w:val="20"/>
              </w:rPr>
            </w:pPr>
            <w:r w:rsidRPr="00DF3C1D">
              <w:rPr>
                <w:sz w:val="20"/>
                <w:szCs w:val="20"/>
              </w:rPr>
              <w:t>System generated URL directing</w:t>
            </w:r>
            <w:r>
              <w:rPr>
                <w:sz w:val="20"/>
                <w:szCs w:val="20"/>
              </w:rPr>
              <w:t xml:space="preserve"> the user to the resume page</w:t>
            </w:r>
          </w:p>
        </w:tc>
      </w:tr>
    </w:tbl>
    <w:p w14:paraId="090C34A5" w14:textId="77777777" w:rsidR="00214992" w:rsidRPr="00F96A95" w:rsidRDefault="00214992" w:rsidP="00214992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214992" w:rsidRPr="00F96A95" w14:paraId="5E659973" w14:textId="77777777" w:rsidTr="0058587F">
        <w:tc>
          <w:tcPr>
            <w:tcW w:w="704" w:type="dxa"/>
          </w:tcPr>
          <w:p w14:paraId="344C5683" w14:textId="77777777" w:rsidR="00214992" w:rsidRPr="00F96A95" w:rsidRDefault="00214992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6F9FBEBF" w14:textId="0295837F" w:rsidR="00214992" w:rsidRPr="00F96A95" w:rsidRDefault="00214992" w:rsidP="006A0961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 w:rsidR="006A0961"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214992" w:rsidRPr="00F96A95" w14:paraId="7EF81897" w14:textId="77777777" w:rsidTr="0058587F">
        <w:tc>
          <w:tcPr>
            <w:tcW w:w="704" w:type="dxa"/>
          </w:tcPr>
          <w:p w14:paraId="7ABCB88D" w14:textId="77777777" w:rsidR="00214992" w:rsidRPr="00F96A95" w:rsidRDefault="00214992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3500E904" w14:textId="3CE25DC7" w:rsidR="00214992" w:rsidRPr="00F96A95" w:rsidRDefault="00214992" w:rsidP="006A0961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 w:rsidR="006A0961"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3F016AFC" w14:textId="210FE0B7" w:rsidR="00DF3C1D" w:rsidRDefault="00DF3C1D" w:rsidP="00955208">
      <w:pPr>
        <w:pStyle w:val="NoSpacing"/>
        <w:jc w:val="both"/>
      </w:pPr>
    </w:p>
    <w:p w14:paraId="792C8B58" w14:textId="77777777" w:rsidR="00214992" w:rsidRDefault="00214992" w:rsidP="00955208">
      <w:pPr>
        <w:pStyle w:val="NoSpacing"/>
        <w:jc w:val="both"/>
      </w:pPr>
    </w:p>
    <w:p w14:paraId="0D28CCFB" w14:textId="77777777" w:rsidR="00955208" w:rsidRDefault="00955208" w:rsidP="00955208">
      <w:pPr>
        <w:pStyle w:val="NoSpacing"/>
        <w:jc w:val="both"/>
      </w:pPr>
      <w:r>
        <w:rPr>
          <w:b/>
          <w:u w:val="single"/>
        </w:rPr>
        <w:t>Attachments</w:t>
      </w:r>
    </w:p>
    <w:p w14:paraId="714C7D97" w14:textId="77777777" w:rsidR="00955208" w:rsidRDefault="00955208" w:rsidP="00955208">
      <w:pPr>
        <w:pStyle w:val="NoSpacing"/>
        <w:jc w:val="both"/>
      </w:pPr>
    </w:p>
    <w:p w14:paraId="1E7B03D7" w14:textId="4AE35117" w:rsidR="00955208" w:rsidRDefault="00AB4E05" w:rsidP="00955208">
      <w:pPr>
        <w:pStyle w:val="NoSpacing"/>
        <w:jc w:val="both"/>
      </w:pPr>
      <w:r>
        <w:t>This message does not require</w:t>
      </w:r>
      <w:r w:rsidR="00955208">
        <w:t xml:space="preserve"> attachments.</w:t>
      </w:r>
    </w:p>
    <w:p w14:paraId="4B523178" w14:textId="3CF33AE1" w:rsidR="00AB4E05" w:rsidRDefault="00AB4E05">
      <w:pPr>
        <w:rPr>
          <w:rFonts w:eastAsiaTheme="minorHAnsi"/>
          <w:color w:val="937A46"/>
          <w:sz w:val="20"/>
          <w:szCs w:val="20"/>
          <w:lang w:eastAsia="en-US"/>
        </w:rPr>
      </w:pPr>
      <w:r>
        <w:rPr>
          <w:color w:val="937A46"/>
          <w:sz w:val="20"/>
          <w:szCs w:val="20"/>
        </w:rPr>
        <w:br w:type="page"/>
      </w:r>
    </w:p>
    <w:p w14:paraId="700AB8CB" w14:textId="30053106" w:rsidR="00AB4E05" w:rsidRDefault="00234D17" w:rsidP="00AB4E05">
      <w:pPr>
        <w:pStyle w:val="Heading2"/>
        <w:keepNext/>
        <w:spacing w:after="0" w:line="240" w:lineRule="auto"/>
      </w:pPr>
      <w:bookmarkStart w:id="186" w:name="_Toc59446125"/>
      <w:r>
        <w:lastRenderedPageBreak/>
        <w:t>3.4</w:t>
      </w:r>
      <w:r>
        <w:tab/>
        <w:t>Declined Application E</w:t>
      </w:r>
      <w:r w:rsidR="00AB4E05">
        <w:t>mail</w:t>
      </w:r>
      <w:bookmarkEnd w:id="186"/>
    </w:p>
    <w:p w14:paraId="66602839" w14:textId="77777777" w:rsidR="00AB4E05" w:rsidRDefault="00AB4E05" w:rsidP="00AB4E05">
      <w:pPr>
        <w:pStyle w:val="NoSpacing"/>
        <w:jc w:val="both"/>
      </w:pPr>
    </w:p>
    <w:p w14:paraId="11F402E1" w14:textId="77777777" w:rsidR="00AB4E05" w:rsidRPr="006B729E" w:rsidRDefault="00AB4E05" w:rsidP="00AB4E05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591F21FE" w14:textId="77777777" w:rsidR="00AB4E05" w:rsidRDefault="00AB4E05" w:rsidP="00AB4E05">
      <w:pPr>
        <w:pStyle w:val="NoSpacing"/>
        <w:jc w:val="both"/>
      </w:pPr>
    </w:p>
    <w:p w14:paraId="1A67E637" w14:textId="63601AFD" w:rsidR="00AB4E05" w:rsidRDefault="00234D17" w:rsidP="00AB4E05">
      <w:pPr>
        <w:pStyle w:val="NoSpacing"/>
        <w:jc w:val="both"/>
      </w:pPr>
      <w:r>
        <w:t>This e</w:t>
      </w:r>
      <w:r w:rsidR="00AB4E05">
        <w:t xml:space="preserve">mail notifies applicants that they have been declined service by </w:t>
      </w:r>
      <w:r w:rsidR="007B6B63">
        <w:t>CWB</w:t>
      </w:r>
      <w:r w:rsidR="00AB4E05">
        <w:t>. The following event</w:t>
      </w:r>
      <w:r>
        <w:t xml:space="preserve"> triggers the sending of this e</w:t>
      </w:r>
      <w:r w:rsidR="00AB4E05">
        <w:t>mail.</w:t>
      </w:r>
    </w:p>
    <w:p w14:paraId="1EF796C3" w14:textId="77777777" w:rsidR="00AB4E05" w:rsidRDefault="00AB4E05" w:rsidP="00AB4E05">
      <w:pPr>
        <w:pStyle w:val="NoSpacing"/>
        <w:jc w:val="both"/>
      </w:pPr>
    </w:p>
    <w:p w14:paraId="1B5F74F5" w14:textId="75039097" w:rsidR="00AB4E05" w:rsidRDefault="002C375F" w:rsidP="00AB4E05">
      <w:pPr>
        <w:pStyle w:val="NoSpacing"/>
        <w:numPr>
          <w:ilvl w:val="0"/>
          <w:numId w:val="24"/>
        </w:numPr>
        <w:jc w:val="both"/>
      </w:pPr>
      <w:r>
        <w:t>This is a placeholder and may not be required</w:t>
      </w:r>
      <w:r w:rsidR="006C1DA9">
        <w:t xml:space="preserve"> – this will be brought back in if flagged as prohibited industry in the NAICS table (Decision TBD).</w:t>
      </w:r>
      <w:r w:rsidR="006C1DA9" w:rsidDel="006C1DA9">
        <w:t xml:space="preserve"> </w:t>
      </w:r>
    </w:p>
    <w:p w14:paraId="57BA8FF2" w14:textId="77777777" w:rsidR="00AB4E05" w:rsidRDefault="00AB4E05" w:rsidP="00AB4E05">
      <w:pPr>
        <w:pStyle w:val="NoSpacing"/>
        <w:jc w:val="both"/>
      </w:pPr>
    </w:p>
    <w:p w14:paraId="2B3113FA" w14:textId="77777777" w:rsidR="00AB4E05" w:rsidRDefault="00AB4E05" w:rsidP="00AB4E05">
      <w:pPr>
        <w:pStyle w:val="NoSpacing"/>
        <w:jc w:val="both"/>
      </w:pPr>
      <w:r>
        <w:rPr>
          <w:b/>
          <w:u w:val="single"/>
        </w:rPr>
        <w:t>Subject Line</w:t>
      </w:r>
    </w:p>
    <w:p w14:paraId="14D8283A" w14:textId="77777777" w:rsidR="00AB4E05" w:rsidRDefault="00AB4E05" w:rsidP="00AB4E05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AB4E05" w:rsidRPr="00F96A95" w14:paraId="6C1DD016" w14:textId="77777777" w:rsidTr="00AB4E05">
        <w:tc>
          <w:tcPr>
            <w:tcW w:w="10070" w:type="dxa"/>
          </w:tcPr>
          <w:p w14:paraId="438BFAB5" w14:textId="0E48851B" w:rsidR="00AB4E05" w:rsidRPr="00F96A95" w:rsidRDefault="00AB4E05" w:rsidP="00AB4E05">
            <w:pPr>
              <w:pStyle w:val="NoSpacing"/>
              <w:jc w:val="both"/>
              <w:rPr>
                <w:sz w:val="20"/>
                <w:szCs w:val="20"/>
              </w:rPr>
            </w:pPr>
            <w:r w:rsidRPr="00AB4E05">
              <w:rPr>
                <w:sz w:val="20"/>
                <w:szCs w:val="20"/>
              </w:rPr>
              <w:t>An</w:t>
            </w:r>
            <w:r w:rsidR="00BE5600">
              <w:rPr>
                <w:sz w:val="20"/>
                <w:szCs w:val="20"/>
              </w:rPr>
              <w:t xml:space="preserve"> update on your CWB</w:t>
            </w:r>
            <w:r w:rsidRPr="00AB4E05">
              <w:rPr>
                <w:sz w:val="20"/>
                <w:szCs w:val="20"/>
              </w:rPr>
              <w:t xml:space="preserve"> </w:t>
            </w:r>
            <w:r w:rsidR="002950B6">
              <w:rPr>
                <w:sz w:val="20"/>
                <w:szCs w:val="20"/>
              </w:rPr>
              <w:t xml:space="preserve">business </w:t>
            </w:r>
            <w:r w:rsidRPr="00AB4E05">
              <w:rPr>
                <w:sz w:val="20"/>
                <w:szCs w:val="20"/>
              </w:rPr>
              <w:t>application</w:t>
            </w:r>
          </w:p>
        </w:tc>
      </w:tr>
    </w:tbl>
    <w:p w14:paraId="4EC4D021" w14:textId="77777777" w:rsidR="00AB4E05" w:rsidRDefault="00AB4E05" w:rsidP="00AB4E05">
      <w:pPr>
        <w:pStyle w:val="NoSpacing"/>
        <w:jc w:val="both"/>
      </w:pPr>
    </w:p>
    <w:p w14:paraId="6F7170CE" w14:textId="77777777" w:rsidR="00AB4E05" w:rsidRDefault="00AB4E05" w:rsidP="00AB4E05">
      <w:pPr>
        <w:pStyle w:val="NoSpacing"/>
        <w:jc w:val="both"/>
      </w:pPr>
      <w:r>
        <w:rPr>
          <w:b/>
          <w:u w:val="single"/>
        </w:rPr>
        <w:t>Message Body</w:t>
      </w:r>
    </w:p>
    <w:p w14:paraId="6E018179" w14:textId="77777777" w:rsidR="00AB4E05" w:rsidRDefault="00AB4E05" w:rsidP="00AB4E05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AB4E05" w:rsidRPr="00F96A95" w14:paraId="4E5B1F55" w14:textId="77777777" w:rsidTr="00AB4E05">
        <w:tc>
          <w:tcPr>
            <w:tcW w:w="10070" w:type="dxa"/>
          </w:tcPr>
          <w:p w14:paraId="799B3128" w14:textId="2821C31A" w:rsidR="00AB4E05" w:rsidRPr="00AB4E05" w:rsidRDefault="00BE5600" w:rsidP="00AB4E0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="00AB4E05" w:rsidRPr="00AB4E05">
              <w:rPr>
                <w:sz w:val="20"/>
                <w:szCs w:val="20"/>
              </w:rPr>
              <w:t xml:space="preserve"> &lt;&lt;</w:t>
            </w:r>
            <w:r w:rsidR="008B0ED2">
              <w:rPr>
                <w:sz w:val="20"/>
                <w:szCs w:val="20"/>
              </w:rPr>
              <w:t xml:space="preserve">Applicant </w:t>
            </w:r>
            <w:r w:rsidR="00AB4E05" w:rsidRPr="00AB4E05">
              <w:rPr>
                <w:sz w:val="20"/>
                <w:szCs w:val="20"/>
              </w:rPr>
              <w:t>First Name&gt;&gt;,</w:t>
            </w:r>
          </w:p>
          <w:p w14:paraId="51B9BE05" w14:textId="77777777" w:rsidR="00AB4E05" w:rsidRPr="00AB4E05" w:rsidRDefault="00AB4E05" w:rsidP="00AB4E0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DBBB4A2" w14:textId="4A9A4524" w:rsidR="00AB4E05" w:rsidRDefault="00BE5600" w:rsidP="00AB4E0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Thank you </w:t>
            </w:r>
            <w:r w:rsidR="00AB4E05" w:rsidRPr="00AB4E05">
              <w:rPr>
                <w:sz w:val="20"/>
                <w:szCs w:val="20"/>
              </w:rPr>
              <w:t xml:space="preserve">for your interest in </w:t>
            </w:r>
            <w:r>
              <w:rPr>
                <w:sz w:val="20"/>
                <w:szCs w:val="20"/>
              </w:rPr>
              <w:t>Canadian Western Bank (</w:t>
            </w:r>
            <w:r w:rsidR="007B6B63">
              <w:rPr>
                <w:sz w:val="20"/>
                <w:szCs w:val="20"/>
              </w:rPr>
              <w:t>CWB</w:t>
            </w:r>
            <w:r>
              <w:rPr>
                <w:sz w:val="20"/>
                <w:szCs w:val="20"/>
              </w:rPr>
              <w:t>)</w:t>
            </w:r>
            <w:r w:rsidR="00AB4E05" w:rsidRPr="00AB4E05">
              <w:rPr>
                <w:sz w:val="20"/>
                <w:szCs w:val="20"/>
              </w:rPr>
              <w:t xml:space="preserve">. Unfortunately, </w:t>
            </w:r>
            <w:r>
              <w:rPr>
                <w:sz w:val="20"/>
                <w:szCs w:val="20"/>
              </w:rPr>
              <w:t>we a</w:t>
            </w:r>
            <w:r w:rsidR="007B6B63">
              <w:rPr>
                <w:sz w:val="20"/>
                <w:szCs w:val="20"/>
              </w:rPr>
              <w:t xml:space="preserve">re unable to approve your </w:t>
            </w:r>
            <w:r w:rsidR="002950B6">
              <w:rPr>
                <w:sz w:val="20"/>
                <w:szCs w:val="20"/>
              </w:rPr>
              <w:t xml:space="preserve">business </w:t>
            </w:r>
            <w:r w:rsidR="007B6B63">
              <w:rPr>
                <w:sz w:val="20"/>
                <w:szCs w:val="20"/>
              </w:rPr>
              <w:t xml:space="preserve">application online </w:t>
            </w:r>
            <w:r w:rsidR="00AB4E05" w:rsidRPr="00AB4E05">
              <w:rPr>
                <w:sz w:val="20"/>
                <w:szCs w:val="20"/>
              </w:rPr>
              <w:t>at this time</w:t>
            </w:r>
            <w:r w:rsidR="007B6B63">
              <w:rPr>
                <w:sz w:val="20"/>
                <w:szCs w:val="20"/>
              </w:rPr>
              <w:t>.</w:t>
            </w:r>
          </w:p>
          <w:p w14:paraId="050D9D7F" w14:textId="1F6D865E" w:rsidR="00AB4E05" w:rsidRDefault="00AB4E05" w:rsidP="00AB4E0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FA666F9" w14:textId="65B0ADFB" w:rsidR="008C391B" w:rsidRDefault="00BA316A" w:rsidP="008C391B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8C391B">
              <w:rPr>
                <w:sz w:val="20"/>
                <w:szCs w:val="20"/>
              </w:rPr>
              <w:t>eference number &lt;&lt;Application Number&gt;&gt;.</w:t>
            </w:r>
          </w:p>
          <w:p w14:paraId="62EDD5AF" w14:textId="77777777" w:rsidR="008C391B" w:rsidRPr="00AB4E05" w:rsidRDefault="008C391B" w:rsidP="00AB4E0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65FC12A" w14:textId="77777777" w:rsidR="00AB4E05" w:rsidRPr="00AB4E05" w:rsidRDefault="00AB4E05" w:rsidP="00AB4E05">
            <w:pPr>
              <w:pStyle w:val="NoSpacing"/>
              <w:jc w:val="both"/>
              <w:rPr>
                <w:sz w:val="20"/>
                <w:szCs w:val="20"/>
              </w:rPr>
            </w:pPr>
            <w:r w:rsidRPr="00AB4E05">
              <w:rPr>
                <w:sz w:val="20"/>
                <w:szCs w:val="20"/>
              </w:rPr>
              <w:t>Sincerely,</w:t>
            </w:r>
          </w:p>
          <w:p w14:paraId="528252A8" w14:textId="77777777" w:rsidR="00AB4E05" w:rsidRPr="00AB4E05" w:rsidRDefault="00AB4E05" w:rsidP="00AB4E0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AD0FBDD" w14:textId="587A7460" w:rsidR="00AB4E05" w:rsidRPr="00F96A95" w:rsidRDefault="00DD4406" w:rsidP="00AB4E0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18CDD5C0" w14:textId="77777777" w:rsidR="00AB4E05" w:rsidRDefault="00AB4E05" w:rsidP="00AB4E05">
      <w:pPr>
        <w:pStyle w:val="NoSpacing"/>
        <w:jc w:val="both"/>
      </w:pPr>
    </w:p>
    <w:p w14:paraId="41E90A21" w14:textId="619B4E9E" w:rsidR="00AB4E05" w:rsidRDefault="00AB4E05" w:rsidP="00AB4E05">
      <w:pPr>
        <w:pStyle w:val="NoSpacing"/>
        <w:jc w:val="both"/>
      </w:pPr>
    </w:p>
    <w:p w14:paraId="24365D6C" w14:textId="77777777" w:rsidR="00AB4E05" w:rsidRDefault="00AB4E05" w:rsidP="00AB4E05">
      <w:pPr>
        <w:pStyle w:val="NoSpacing"/>
        <w:jc w:val="both"/>
      </w:pPr>
      <w:r>
        <w:rPr>
          <w:b/>
          <w:u w:val="single"/>
        </w:rPr>
        <w:t>Attachments</w:t>
      </w:r>
    </w:p>
    <w:p w14:paraId="54AAAC02" w14:textId="77777777" w:rsidR="00AB4E05" w:rsidRDefault="00AB4E05" w:rsidP="00AB4E05">
      <w:pPr>
        <w:pStyle w:val="NoSpacing"/>
        <w:jc w:val="both"/>
      </w:pPr>
    </w:p>
    <w:p w14:paraId="4B1ABB64" w14:textId="77777777" w:rsidR="008B0ED2" w:rsidRDefault="008B0ED2" w:rsidP="008B0ED2">
      <w:pPr>
        <w:pStyle w:val="NoSpacing"/>
        <w:jc w:val="both"/>
      </w:pPr>
      <w:r>
        <w:t>This message does not require attachments.</w:t>
      </w:r>
    </w:p>
    <w:p w14:paraId="347E6456" w14:textId="77777777" w:rsidR="00AB4E05" w:rsidRPr="00F96A95" w:rsidRDefault="00AB4E05" w:rsidP="00AB4E05">
      <w:pPr>
        <w:pStyle w:val="NoSpacing"/>
        <w:jc w:val="both"/>
        <w:rPr>
          <w:sz w:val="20"/>
          <w:szCs w:val="20"/>
        </w:rPr>
      </w:pPr>
    </w:p>
    <w:p w14:paraId="20CA45D1" w14:textId="77777777" w:rsidR="00AB4E05" w:rsidRDefault="00AB4E05" w:rsidP="00AB4E05">
      <w:pPr>
        <w:pStyle w:val="NoSpacing"/>
        <w:jc w:val="both"/>
        <w:rPr>
          <w:sz w:val="20"/>
          <w:szCs w:val="20"/>
        </w:rPr>
      </w:pPr>
    </w:p>
    <w:p w14:paraId="5052E52D" w14:textId="77777777" w:rsidR="008B0ED2" w:rsidRDefault="008B0ED2">
      <w:pPr>
        <w:rPr>
          <w:rFonts w:eastAsiaTheme="minorHAnsi"/>
          <w:color w:val="937A46"/>
          <w:sz w:val="20"/>
          <w:szCs w:val="20"/>
          <w:lang w:eastAsia="en-US"/>
        </w:rPr>
      </w:pPr>
      <w:r>
        <w:rPr>
          <w:color w:val="937A46"/>
          <w:sz w:val="20"/>
          <w:szCs w:val="20"/>
        </w:rPr>
        <w:br w:type="page"/>
      </w:r>
    </w:p>
    <w:p w14:paraId="65686AF6" w14:textId="40310C14" w:rsidR="008B0ED2" w:rsidRDefault="00234D17" w:rsidP="008B0ED2">
      <w:pPr>
        <w:pStyle w:val="Heading2"/>
        <w:keepNext/>
        <w:spacing w:after="0" w:line="240" w:lineRule="auto"/>
      </w:pPr>
      <w:bookmarkStart w:id="187" w:name="_Toc59446126"/>
      <w:r>
        <w:lastRenderedPageBreak/>
        <w:t>3.5</w:t>
      </w:r>
      <w:r>
        <w:tab/>
        <w:t>Saved Application E</w:t>
      </w:r>
      <w:r w:rsidR="008B0ED2">
        <w:t>mail</w:t>
      </w:r>
      <w:bookmarkEnd w:id="187"/>
    </w:p>
    <w:p w14:paraId="71DC5839" w14:textId="77777777" w:rsidR="008B0ED2" w:rsidRDefault="008B0ED2" w:rsidP="008B0ED2">
      <w:pPr>
        <w:pStyle w:val="NoSpacing"/>
        <w:jc w:val="both"/>
      </w:pPr>
    </w:p>
    <w:p w14:paraId="2D318263" w14:textId="77777777" w:rsidR="008B0ED2" w:rsidRPr="006B729E" w:rsidRDefault="008B0ED2" w:rsidP="008B0ED2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5F63D738" w14:textId="77777777" w:rsidR="008B0ED2" w:rsidRDefault="008B0ED2" w:rsidP="008B0ED2">
      <w:pPr>
        <w:pStyle w:val="NoSpacing"/>
        <w:jc w:val="both"/>
      </w:pPr>
    </w:p>
    <w:p w14:paraId="14447595" w14:textId="04BAAEBB" w:rsidR="008B0ED2" w:rsidRDefault="00234D17" w:rsidP="008B0ED2">
      <w:pPr>
        <w:pStyle w:val="NoSpacing"/>
        <w:jc w:val="both"/>
      </w:pPr>
      <w:r>
        <w:t>This e</w:t>
      </w:r>
      <w:r w:rsidR="008B0ED2">
        <w:t>mail notifies applicants that their application has been successfully saved for later completion.  The following event</w:t>
      </w:r>
      <w:r>
        <w:t xml:space="preserve"> triggers the sending of this e</w:t>
      </w:r>
      <w:r w:rsidR="008B0ED2">
        <w:t>mail.</w:t>
      </w:r>
    </w:p>
    <w:p w14:paraId="215FA0BC" w14:textId="77777777" w:rsidR="008B0ED2" w:rsidRDefault="008B0ED2" w:rsidP="008B0ED2">
      <w:pPr>
        <w:pStyle w:val="NoSpacing"/>
        <w:jc w:val="both"/>
      </w:pPr>
    </w:p>
    <w:p w14:paraId="38E76E5E" w14:textId="3967A72D" w:rsidR="008B0ED2" w:rsidRDefault="008B0ED2" w:rsidP="008B0ED2">
      <w:pPr>
        <w:pStyle w:val="NoSpacing"/>
        <w:numPr>
          <w:ilvl w:val="0"/>
          <w:numId w:val="25"/>
        </w:numPr>
        <w:jc w:val="both"/>
      </w:pPr>
      <w:r>
        <w:t>Applicant (</w:t>
      </w:r>
      <w:r w:rsidR="00221B60">
        <w:t>or authorized signer</w:t>
      </w:r>
      <w:r>
        <w:t>)</w:t>
      </w:r>
      <w:r w:rsidRPr="008B0ED2">
        <w:t xml:space="preserve"> saves</w:t>
      </w:r>
      <w:r>
        <w:t xml:space="preserve"> their application using the </w:t>
      </w:r>
      <w:r w:rsidRPr="008B0ED2">
        <w:t xml:space="preserve">save &amp; </w:t>
      </w:r>
      <w:r w:rsidR="007B4475" w:rsidRPr="008B0ED2">
        <w:t>re</w:t>
      </w:r>
      <w:r w:rsidR="007B4475">
        <w:t>sume</w:t>
      </w:r>
      <w:r w:rsidR="007B4475" w:rsidRPr="008B0ED2">
        <w:t xml:space="preserve"> </w:t>
      </w:r>
      <w:r w:rsidRPr="008B0ED2">
        <w:t>feature.</w:t>
      </w:r>
    </w:p>
    <w:p w14:paraId="2181DFFF" w14:textId="77777777" w:rsidR="008B0ED2" w:rsidRDefault="008B0ED2" w:rsidP="008B0ED2">
      <w:pPr>
        <w:pStyle w:val="NoSpacing"/>
        <w:jc w:val="both"/>
      </w:pPr>
    </w:p>
    <w:p w14:paraId="0E7AF6EE" w14:textId="77777777" w:rsidR="008B0ED2" w:rsidRDefault="008B0ED2" w:rsidP="008B0ED2">
      <w:pPr>
        <w:pStyle w:val="NoSpacing"/>
        <w:jc w:val="both"/>
      </w:pPr>
      <w:r>
        <w:rPr>
          <w:b/>
          <w:u w:val="single"/>
        </w:rPr>
        <w:t>Subject Line</w:t>
      </w:r>
    </w:p>
    <w:p w14:paraId="1E5FD245" w14:textId="77777777" w:rsidR="008B0ED2" w:rsidRDefault="008B0ED2" w:rsidP="008B0ED2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8B0ED2" w:rsidRPr="00F96A95" w14:paraId="22C68FBB" w14:textId="77777777" w:rsidTr="001908EF">
        <w:tc>
          <w:tcPr>
            <w:tcW w:w="10070" w:type="dxa"/>
          </w:tcPr>
          <w:p w14:paraId="5D125152" w14:textId="292181F2" w:rsidR="008B0ED2" w:rsidRPr="00F96A95" w:rsidRDefault="00B67A47" w:rsidP="001908EF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CWB</w:t>
            </w:r>
            <w:r w:rsidR="008B0ED2" w:rsidRPr="008B0ED2">
              <w:rPr>
                <w:sz w:val="20"/>
                <w:szCs w:val="20"/>
              </w:rPr>
              <w:t xml:space="preserve"> </w:t>
            </w:r>
            <w:r w:rsidR="00221B60">
              <w:rPr>
                <w:sz w:val="20"/>
                <w:szCs w:val="20"/>
              </w:rPr>
              <w:t xml:space="preserve">business </w:t>
            </w:r>
            <w:r w:rsidR="008B0ED2" w:rsidRPr="008B0ED2">
              <w:rPr>
                <w:sz w:val="20"/>
                <w:szCs w:val="20"/>
              </w:rPr>
              <w:t>application is safe with us!</w:t>
            </w:r>
          </w:p>
        </w:tc>
      </w:tr>
    </w:tbl>
    <w:p w14:paraId="3684C3B7" w14:textId="77777777" w:rsidR="008B0ED2" w:rsidRDefault="008B0ED2" w:rsidP="008B0ED2">
      <w:pPr>
        <w:pStyle w:val="NoSpacing"/>
        <w:jc w:val="both"/>
      </w:pPr>
    </w:p>
    <w:p w14:paraId="1E550199" w14:textId="77777777" w:rsidR="008B0ED2" w:rsidRDefault="008B0ED2" w:rsidP="008B0ED2">
      <w:pPr>
        <w:pStyle w:val="NoSpacing"/>
        <w:jc w:val="both"/>
      </w:pPr>
      <w:r>
        <w:rPr>
          <w:b/>
          <w:u w:val="single"/>
        </w:rPr>
        <w:t>Message Body</w:t>
      </w:r>
    </w:p>
    <w:p w14:paraId="3E2B1450" w14:textId="77777777" w:rsidR="008B0ED2" w:rsidRDefault="008B0ED2" w:rsidP="008B0ED2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8B0ED2" w:rsidRPr="00F96A95" w14:paraId="2B08F32E" w14:textId="77777777" w:rsidTr="001908EF">
        <w:tc>
          <w:tcPr>
            <w:tcW w:w="10070" w:type="dxa"/>
          </w:tcPr>
          <w:p w14:paraId="615D5B7D" w14:textId="1F2A06E2" w:rsidR="008B0ED2" w:rsidRPr="008B0ED2" w:rsidRDefault="00B67A47" w:rsidP="008B0ED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="008B0ED2" w:rsidRPr="008B0ED2">
              <w:rPr>
                <w:sz w:val="20"/>
                <w:szCs w:val="20"/>
              </w:rPr>
              <w:t xml:space="preserve"> &lt;&lt;First Name&gt;&gt;,</w:t>
            </w:r>
          </w:p>
          <w:p w14:paraId="558BB5DB" w14:textId="77777777" w:rsidR="008B0ED2" w:rsidRPr="008B0ED2" w:rsidRDefault="008B0ED2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BCC7E87" w14:textId="41FFDB05" w:rsidR="008B0ED2" w:rsidRPr="008B0ED2" w:rsidRDefault="00B67A47" w:rsidP="00B67A47">
            <w:pPr>
              <w:pStyle w:val="NoSpacing"/>
              <w:jc w:val="both"/>
              <w:rPr>
                <w:sz w:val="20"/>
                <w:szCs w:val="20"/>
              </w:rPr>
            </w:pPr>
            <w:r w:rsidRPr="00B67A47">
              <w:rPr>
                <w:sz w:val="20"/>
                <w:szCs w:val="20"/>
              </w:rPr>
              <w:t xml:space="preserve">Thanks for starting your </w:t>
            </w:r>
            <w:r w:rsidR="00221B60">
              <w:rPr>
                <w:sz w:val="20"/>
                <w:szCs w:val="20"/>
              </w:rPr>
              <w:t xml:space="preserve">business </w:t>
            </w:r>
            <w:r w:rsidRPr="00B67A47">
              <w:rPr>
                <w:sz w:val="20"/>
                <w:szCs w:val="20"/>
              </w:rPr>
              <w:t>application with Canadian Western Bank (CWB)</w:t>
            </w:r>
            <w:r w:rsidR="00DC614F">
              <w:rPr>
                <w:sz w:val="20"/>
                <w:szCs w:val="20"/>
              </w:rPr>
              <w:t xml:space="preserve">. </w:t>
            </w:r>
            <w:r w:rsidR="00221B60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application is saved</w:t>
            </w:r>
            <w:r w:rsidR="00AA319C">
              <w:rPr>
                <w:sz w:val="20"/>
                <w:szCs w:val="20"/>
              </w:rPr>
              <w:t xml:space="preserve"> for 45 days</w:t>
            </w:r>
            <w:r>
              <w:rPr>
                <w:sz w:val="20"/>
                <w:szCs w:val="20"/>
              </w:rPr>
              <w:t xml:space="preserve"> so you can</w:t>
            </w:r>
            <w:r w:rsidRPr="00B67A47">
              <w:rPr>
                <w:sz w:val="20"/>
                <w:szCs w:val="20"/>
              </w:rPr>
              <w:t xml:space="preserve"> simply resume where you left off when you’re ready.</w:t>
            </w:r>
          </w:p>
          <w:p w14:paraId="1F1EF76F" w14:textId="77777777" w:rsidR="008B0ED2" w:rsidRPr="008B0ED2" w:rsidRDefault="008B0ED2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2071081" w14:textId="3F52F8FF" w:rsidR="008B0ED2" w:rsidRPr="008B0ED2" w:rsidRDefault="00B67A47" w:rsidP="008B0ED2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Resume my </w:t>
            </w:r>
            <w:r w:rsidR="00221B60">
              <w:rPr>
                <w:b/>
                <w:sz w:val="20"/>
                <w:szCs w:val="20"/>
                <w:u w:val="single"/>
              </w:rPr>
              <w:t xml:space="preserve">business </w:t>
            </w:r>
            <w:r>
              <w:rPr>
                <w:b/>
                <w:sz w:val="20"/>
                <w:szCs w:val="20"/>
                <w:u w:val="single"/>
              </w:rPr>
              <w:t>application n</w:t>
            </w:r>
            <w:r w:rsidR="008B0ED2" w:rsidRPr="008B0ED2">
              <w:rPr>
                <w:b/>
                <w:sz w:val="20"/>
                <w:szCs w:val="20"/>
                <w:u w:val="single"/>
              </w:rPr>
              <w:t>ow</w:t>
            </w:r>
          </w:p>
          <w:p w14:paraId="6410DAA9" w14:textId="77777777" w:rsidR="008B0ED2" w:rsidRPr="008B0ED2" w:rsidRDefault="008B0ED2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5A16F45" w14:textId="1E93C6E0" w:rsidR="008B0ED2" w:rsidRDefault="008B0ED2" w:rsidP="008B0ED2">
            <w:pPr>
              <w:pStyle w:val="NoSpacing"/>
              <w:jc w:val="both"/>
              <w:rPr>
                <w:sz w:val="20"/>
                <w:szCs w:val="20"/>
              </w:rPr>
            </w:pPr>
            <w:r w:rsidRPr="008B0ED2">
              <w:rPr>
                <w:sz w:val="20"/>
                <w:szCs w:val="20"/>
              </w:rPr>
              <w:t xml:space="preserve">If you have any questions about the application, or just need help opening your </w:t>
            </w:r>
            <w:r w:rsidR="00B67A47">
              <w:rPr>
                <w:sz w:val="20"/>
                <w:szCs w:val="20"/>
              </w:rPr>
              <w:t xml:space="preserve">CWB </w:t>
            </w:r>
            <w:r w:rsidRPr="008B0ED2">
              <w:rPr>
                <w:sz w:val="20"/>
                <w:szCs w:val="20"/>
              </w:rPr>
              <w:t xml:space="preserve">account, email us at </w:t>
            </w:r>
            <w:r w:rsidR="00221B60">
              <w:rPr>
                <w:b/>
                <w:sz w:val="20"/>
                <w:szCs w:val="20"/>
                <w:u w:val="single"/>
              </w:rPr>
              <w:t>business</w:t>
            </w:r>
            <w:r w:rsidR="00B67A47" w:rsidRPr="00B67A47">
              <w:rPr>
                <w:b/>
                <w:sz w:val="20"/>
                <w:szCs w:val="20"/>
                <w:u w:val="single"/>
              </w:rPr>
              <w:t>-onboarding@cwbank.com</w:t>
            </w:r>
            <w:r w:rsidRPr="008B0ED2">
              <w:rPr>
                <w:sz w:val="20"/>
                <w:szCs w:val="20"/>
              </w:rPr>
              <w:t>.</w:t>
            </w:r>
          </w:p>
          <w:p w14:paraId="3B00931B" w14:textId="77777777" w:rsidR="008C391B" w:rsidRPr="008B0ED2" w:rsidRDefault="008C391B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2B25FD6" w14:textId="77777777" w:rsidR="008C391B" w:rsidRDefault="008C391B" w:rsidP="008C391B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4D368DCC" w14:textId="77777777" w:rsidR="008B0ED2" w:rsidRPr="008B0ED2" w:rsidRDefault="008B0ED2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D4D0FD9" w14:textId="45CAB35F" w:rsidR="00B67A47" w:rsidRDefault="00EB53D2" w:rsidP="008B0ED2">
            <w:pPr>
              <w:pStyle w:val="NoSpacing"/>
              <w:jc w:val="both"/>
              <w:rPr>
                <w:sz w:val="20"/>
                <w:szCs w:val="20"/>
              </w:rPr>
            </w:pPr>
            <w:r w:rsidRPr="00BA3D49">
              <w:rPr>
                <w:sz w:val="20"/>
                <w:szCs w:val="20"/>
              </w:rPr>
              <w:t>We look forward to building a great banking relationship with you!</w:t>
            </w:r>
          </w:p>
          <w:p w14:paraId="387234D7" w14:textId="77777777" w:rsidR="00EB53D2" w:rsidRDefault="00EB53D2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5C529C5" w14:textId="4547C08E" w:rsidR="00B67A47" w:rsidRDefault="00AF2D12" w:rsidP="008B0ED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</w:t>
            </w:r>
            <w:r w:rsidR="00B67A47">
              <w:rPr>
                <w:sz w:val="20"/>
                <w:szCs w:val="20"/>
              </w:rPr>
              <w:t xml:space="preserve"> you,</w:t>
            </w:r>
          </w:p>
          <w:p w14:paraId="328EC916" w14:textId="77777777" w:rsidR="00B67A47" w:rsidRDefault="00B67A47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15B710B7" w14:textId="7510678C" w:rsidR="00B67A47" w:rsidRPr="00F96A95" w:rsidRDefault="00B67A47" w:rsidP="008B0ED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1165F61E" w14:textId="77777777" w:rsidR="008B0ED2" w:rsidRDefault="008B0ED2" w:rsidP="008B0ED2">
      <w:pPr>
        <w:pStyle w:val="NoSpacing"/>
        <w:jc w:val="both"/>
      </w:pPr>
    </w:p>
    <w:p w14:paraId="0F9F9E8A" w14:textId="77777777" w:rsidR="008B0ED2" w:rsidRDefault="008B0ED2" w:rsidP="008B0ED2">
      <w:pPr>
        <w:pStyle w:val="NoSpacing"/>
        <w:jc w:val="both"/>
      </w:pPr>
      <w:r>
        <w:rPr>
          <w:b/>
          <w:u w:val="single"/>
        </w:rPr>
        <w:t>Hyperlinks</w:t>
      </w:r>
    </w:p>
    <w:p w14:paraId="7991CC1A" w14:textId="77777777" w:rsidR="008B0ED2" w:rsidRDefault="008B0ED2" w:rsidP="008B0ED2">
      <w:pPr>
        <w:pStyle w:val="NoSpacing"/>
        <w:jc w:val="both"/>
      </w:pPr>
    </w:p>
    <w:p w14:paraId="694FF595" w14:textId="77777777" w:rsidR="008B0ED2" w:rsidRDefault="008B0ED2" w:rsidP="008B0ED2">
      <w:pPr>
        <w:pStyle w:val="NoSpacing"/>
        <w:jc w:val="both"/>
      </w:pPr>
      <w:r>
        <w:t>The message body above includes the following hyperlinked text.</w:t>
      </w:r>
    </w:p>
    <w:p w14:paraId="184307F2" w14:textId="1CD02D3B" w:rsidR="008B0ED2" w:rsidRPr="00F96A95" w:rsidRDefault="008B0ED2" w:rsidP="008B0ED2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8B0ED2" w:rsidRPr="00F96A95" w14:paraId="2CB3BCC3" w14:textId="77777777" w:rsidTr="001908EF">
        <w:tc>
          <w:tcPr>
            <w:tcW w:w="704" w:type="dxa"/>
          </w:tcPr>
          <w:p w14:paraId="5E947A99" w14:textId="77777777" w:rsidR="008B0ED2" w:rsidRPr="00F96A95" w:rsidRDefault="008B0ED2" w:rsidP="001908E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01301574" w14:textId="078794FF" w:rsidR="008B0ED2" w:rsidRPr="00F96A95" w:rsidRDefault="008B0ED2" w:rsidP="008400F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“Resume</w:t>
            </w:r>
            <w:r w:rsidRPr="00DF3C1D">
              <w:rPr>
                <w:b/>
                <w:sz w:val="20"/>
                <w:szCs w:val="20"/>
              </w:rPr>
              <w:t xml:space="preserve"> </w:t>
            </w:r>
            <w:r w:rsidR="00221B60">
              <w:rPr>
                <w:b/>
                <w:sz w:val="20"/>
                <w:szCs w:val="20"/>
              </w:rPr>
              <w:t>m</w:t>
            </w:r>
            <w:r w:rsidRPr="00DF3C1D">
              <w:rPr>
                <w:b/>
                <w:sz w:val="20"/>
                <w:szCs w:val="20"/>
              </w:rPr>
              <w:t xml:space="preserve">y </w:t>
            </w:r>
            <w:r w:rsidR="00221B60">
              <w:rPr>
                <w:b/>
                <w:sz w:val="20"/>
                <w:szCs w:val="20"/>
              </w:rPr>
              <w:t>business a</w:t>
            </w:r>
            <w:r w:rsidRPr="00DF3C1D">
              <w:rPr>
                <w:b/>
                <w:sz w:val="20"/>
                <w:szCs w:val="20"/>
              </w:rPr>
              <w:t xml:space="preserve">pplication </w:t>
            </w:r>
            <w:r w:rsidR="00221B60">
              <w:rPr>
                <w:b/>
                <w:sz w:val="20"/>
                <w:szCs w:val="20"/>
              </w:rPr>
              <w:t>n</w:t>
            </w:r>
            <w:r w:rsidRPr="00DF3C1D">
              <w:rPr>
                <w:b/>
                <w:sz w:val="20"/>
                <w:szCs w:val="20"/>
              </w:rPr>
              <w:t>ow”</w:t>
            </w:r>
          </w:p>
        </w:tc>
      </w:tr>
      <w:tr w:rsidR="008B0ED2" w:rsidRPr="00F96A95" w14:paraId="18C02977" w14:textId="77777777" w:rsidTr="001908EF">
        <w:tc>
          <w:tcPr>
            <w:tcW w:w="704" w:type="dxa"/>
          </w:tcPr>
          <w:p w14:paraId="065D5278" w14:textId="77777777" w:rsidR="008B0ED2" w:rsidRPr="00F96A95" w:rsidRDefault="008B0ED2" w:rsidP="001908E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45318B77" w14:textId="77777777" w:rsidR="008B0ED2" w:rsidRPr="00F96A95" w:rsidRDefault="008B0ED2" w:rsidP="001908EF">
            <w:pPr>
              <w:pStyle w:val="NoSpacing"/>
              <w:jc w:val="both"/>
              <w:rPr>
                <w:sz w:val="20"/>
                <w:szCs w:val="20"/>
              </w:rPr>
            </w:pPr>
            <w:r w:rsidRPr="00DF3C1D">
              <w:rPr>
                <w:sz w:val="20"/>
                <w:szCs w:val="20"/>
              </w:rPr>
              <w:t>System generated URL directing</w:t>
            </w:r>
            <w:r>
              <w:rPr>
                <w:sz w:val="20"/>
                <w:szCs w:val="20"/>
              </w:rPr>
              <w:t xml:space="preserve"> the user to the resume page</w:t>
            </w:r>
          </w:p>
        </w:tc>
      </w:tr>
    </w:tbl>
    <w:p w14:paraId="0D7E1AD6" w14:textId="77777777" w:rsidR="00B67A47" w:rsidRPr="00F96A95" w:rsidRDefault="00B67A47" w:rsidP="00B67A47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B67A47" w:rsidRPr="00F96A95" w14:paraId="47412D2A" w14:textId="77777777" w:rsidTr="0058587F">
        <w:tc>
          <w:tcPr>
            <w:tcW w:w="704" w:type="dxa"/>
          </w:tcPr>
          <w:p w14:paraId="39D84980" w14:textId="77777777" w:rsidR="00B67A47" w:rsidRPr="00F96A95" w:rsidRDefault="00B67A47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39889176" w14:textId="776BBC7F" w:rsidR="00B67A47" w:rsidRPr="00F96A95" w:rsidRDefault="00B67A47" w:rsidP="00B650D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 w:rsidR="00B650D3"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B67A47" w:rsidRPr="00F96A95" w14:paraId="749BF904" w14:textId="77777777" w:rsidTr="0058587F">
        <w:tc>
          <w:tcPr>
            <w:tcW w:w="704" w:type="dxa"/>
          </w:tcPr>
          <w:p w14:paraId="2A6E812C" w14:textId="77777777" w:rsidR="00B67A47" w:rsidRPr="00F96A95" w:rsidRDefault="00B67A47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6C5E3173" w14:textId="7B2B4760" w:rsidR="00B67A47" w:rsidRPr="00F96A95" w:rsidRDefault="00B67A47" w:rsidP="00B650D3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 w:rsidR="00B650D3"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1EAD128E" w14:textId="77777777" w:rsidR="00B67A47" w:rsidRDefault="00B67A47" w:rsidP="00B67A47">
      <w:pPr>
        <w:pStyle w:val="NoSpacing"/>
        <w:jc w:val="both"/>
      </w:pPr>
    </w:p>
    <w:p w14:paraId="0349E5CA" w14:textId="77777777" w:rsidR="008B0ED2" w:rsidRDefault="008B0ED2" w:rsidP="008B0ED2">
      <w:pPr>
        <w:pStyle w:val="NoSpacing"/>
        <w:jc w:val="both"/>
      </w:pPr>
      <w:r>
        <w:rPr>
          <w:b/>
          <w:u w:val="single"/>
        </w:rPr>
        <w:t>Attachments</w:t>
      </w:r>
    </w:p>
    <w:p w14:paraId="450128E2" w14:textId="77777777" w:rsidR="008B0ED2" w:rsidRDefault="008B0ED2" w:rsidP="008B0ED2">
      <w:pPr>
        <w:pStyle w:val="NoSpacing"/>
        <w:jc w:val="both"/>
      </w:pPr>
    </w:p>
    <w:p w14:paraId="588A5047" w14:textId="2E54E88F" w:rsidR="008B0ED2" w:rsidRDefault="008B0ED2" w:rsidP="008B0ED2">
      <w:pPr>
        <w:pStyle w:val="NoSpacing"/>
        <w:jc w:val="both"/>
      </w:pPr>
      <w:r>
        <w:t>This message does not require attachments.</w:t>
      </w:r>
    </w:p>
    <w:p w14:paraId="4D368D08" w14:textId="77777777" w:rsidR="008B0ED2" w:rsidRPr="00F96A95" w:rsidRDefault="008B0ED2" w:rsidP="008B0ED2">
      <w:pPr>
        <w:pStyle w:val="NoSpacing"/>
        <w:jc w:val="both"/>
        <w:rPr>
          <w:sz w:val="20"/>
          <w:szCs w:val="20"/>
        </w:rPr>
      </w:pPr>
    </w:p>
    <w:p w14:paraId="6FA1624F" w14:textId="32A0C0DE" w:rsidR="008B0ED2" w:rsidRDefault="008B0ED2">
      <w:pPr>
        <w:rPr>
          <w:rFonts w:eastAsiaTheme="minorHAnsi"/>
          <w:sz w:val="20"/>
          <w:szCs w:val="20"/>
          <w:lang w:eastAsia="en-US"/>
        </w:rPr>
      </w:pPr>
      <w:r>
        <w:rPr>
          <w:sz w:val="20"/>
          <w:szCs w:val="20"/>
        </w:rPr>
        <w:br w:type="page"/>
      </w:r>
    </w:p>
    <w:p w14:paraId="38DB64FA" w14:textId="5BAD106D" w:rsidR="008B0ED2" w:rsidRDefault="00234D17" w:rsidP="00A713C6">
      <w:pPr>
        <w:pStyle w:val="Heading2"/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359"/>
        </w:tabs>
        <w:spacing w:after="0" w:line="240" w:lineRule="auto"/>
      </w:pPr>
      <w:bookmarkStart w:id="188" w:name="_Toc59446127"/>
      <w:r>
        <w:lastRenderedPageBreak/>
        <w:t>3.6</w:t>
      </w:r>
      <w:r>
        <w:tab/>
        <w:t>Withdrawn Application E</w:t>
      </w:r>
      <w:r w:rsidR="008B0ED2">
        <w:t>mail</w:t>
      </w:r>
      <w:r w:rsidR="001C3693">
        <w:t xml:space="preserve"> (Business Applicant)</w:t>
      </w:r>
      <w:bookmarkEnd w:id="188"/>
    </w:p>
    <w:p w14:paraId="53BD8A22" w14:textId="77777777" w:rsidR="008B0ED2" w:rsidRDefault="008B0ED2" w:rsidP="008B0ED2">
      <w:pPr>
        <w:pStyle w:val="NoSpacing"/>
        <w:jc w:val="both"/>
      </w:pPr>
    </w:p>
    <w:p w14:paraId="296926D9" w14:textId="77777777" w:rsidR="008B0ED2" w:rsidRPr="006B729E" w:rsidRDefault="008B0ED2" w:rsidP="008B0ED2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42042D45" w14:textId="77777777" w:rsidR="008B0ED2" w:rsidRDefault="008B0ED2" w:rsidP="008B0ED2">
      <w:pPr>
        <w:pStyle w:val="NoSpacing"/>
        <w:jc w:val="both"/>
      </w:pPr>
    </w:p>
    <w:p w14:paraId="3549931F" w14:textId="0A4B2342" w:rsidR="008B0ED2" w:rsidRDefault="00234D17" w:rsidP="008B0ED2">
      <w:pPr>
        <w:pStyle w:val="NoSpacing"/>
        <w:jc w:val="both"/>
      </w:pPr>
      <w:r>
        <w:t>This e</w:t>
      </w:r>
      <w:r w:rsidR="008B0ED2">
        <w:t>mail notifies applicants that their application has been successfully withdrawn, in response to their own request.  The following event</w:t>
      </w:r>
      <w:r>
        <w:t xml:space="preserve"> triggers the sending of this e</w:t>
      </w:r>
      <w:r w:rsidR="008B0ED2">
        <w:t>mail.</w:t>
      </w:r>
    </w:p>
    <w:p w14:paraId="629DEB0B" w14:textId="77777777" w:rsidR="008B0ED2" w:rsidRDefault="008B0ED2" w:rsidP="008B0ED2">
      <w:pPr>
        <w:pStyle w:val="NoSpacing"/>
        <w:jc w:val="both"/>
      </w:pPr>
    </w:p>
    <w:p w14:paraId="743CB612" w14:textId="7DB93789" w:rsidR="008B0ED2" w:rsidRDefault="008B0ED2" w:rsidP="008B0ED2">
      <w:pPr>
        <w:pStyle w:val="NoSpacing"/>
        <w:numPr>
          <w:ilvl w:val="0"/>
          <w:numId w:val="26"/>
        </w:numPr>
        <w:jc w:val="both"/>
      </w:pPr>
      <w:r>
        <w:t xml:space="preserve">Applicant uses the </w:t>
      </w:r>
      <w:r w:rsidRPr="008B0ED2">
        <w:t>“Cancel” menu function</w:t>
      </w:r>
      <w:r>
        <w:t xml:space="preserve"> to withdraw their application</w:t>
      </w:r>
    </w:p>
    <w:p w14:paraId="5821B77D" w14:textId="77777777" w:rsidR="008B0ED2" w:rsidRDefault="008B0ED2" w:rsidP="008B0ED2">
      <w:pPr>
        <w:pStyle w:val="NoSpacing"/>
        <w:jc w:val="both"/>
      </w:pPr>
    </w:p>
    <w:p w14:paraId="2089266E" w14:textId="77777777" w:rsidR="008B0ED2" w:rsidRDefault="008B0ED2" w:rsidP="008B0ED2">
      <w:pPr>
        <w:pStyle w:val="NoSpacing"/>
        <w:jc w:val="both"/>
      </w:pPr>
      <w:r>
        <w:rPr>
          <w:b/>
          <w:u w:val="single"/>
        </w:rPr>
        <w:t>Subject Line</w:t>
      </w:r>
    </w:p>
    <w:p w14:paraId="489412A4" w14:textId="77777777" w:rsidR="008B0ED2" w:rsidRDefault="008B0ED2" w:rsidP="008B0ED2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8B0ED2" w:rsidRPr="00F96A95" w14:paraId="428948DF" w14:textId="77777777" w:rsidTr="001908EF">
        <w:tc>
          <w:tcPr>
            <w:tcW w:w="10070" w:type="dxa"/>
          </w:tcPr>
          <w:p w14:paraId="739BFEC2" w14:textId="465E15CD" w:rsidR="008B0ED2" w:rsidRPr="00F96A95" w:rsidRDefault="001343D7" w:rsidP="001908EF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CWB</w:t>
            </w:r>
            <w:r w:rsidR="008B0ED2" w:rsidRPr="008B0ED2">
              <w:rPr>
                <w:sz w:val="20"/>
                <w:szCs w:val="20"/>
              </w:rPr>
              <w:t xml:space="preserve"> </w:t>
            </w:r>
            <w:r w:rsidR="00221B60">
              <w:rPr>
                <w:sz w:val="20"/>
                <w:szCs w:val="20"/>
              </w:rPr>
              <w:t>business a</w:t>
            </w:r>
            <w:r w:rsidR="008B0ED2" w:rsidRPr="008B0ED2">
              <w:rPr>
                <w:sz w:val="20"/>
                <w:szCs w:val="20"/>
              </w:rPr>
              <w:t>pplication has been cancelled</w:t>
            </w:r>
          </w:p>
        </w:tc>
      </w:tr>
    </w:tbl>
    <w:p w14:paraId="27BD582C" w14:textId="77777777" w:rsidR="008B0ED2" w:rsidRDefault="008B0ED2" w:rsidP="008B0ED2">
      <w:pPr>
        <w:pStyle w:val="NoSpacing"/>
        <w:jc w:val="both"/>
      </w:pPr>
    </w:p>
    <w:p w14:paraId="25EC5C90" w14:textId="77777777" w:rsidR="008B0ED2" w:rsidRDefault="008B0ED2" w:rsidP="008B0ED2">
      <w:pPr>
        <w:pStyle w:val="NoSpacing"/>
        <w:jc w:val="both"/>
      </w:pPr>
      <w:r>
        <w:rPr>
          <w:b/>
          <w:u w:val="single"/>
        </w:rPr>
        <w:t>Message Body</w:t>
      </w:r>
    </w:p>
    <w:p w14:paraId="77A7CC36" w14:textId="77777777" w:rsidR="008B0ED2" w:rsidRDefault="008B0ED2" w:rsidP="008B0ED2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8B0ED2" w:rsidRPr="00F96A95" w14:paraId="1B9DB0D6" w14:textId="77777777" w:rsidTr="001908EF">
        <w:tc>
          <w:tcPr>
            <w:tcW w:w="10070" w:type="dxa"/>
          </w:tcPr>
          <w:p w14:paraId="1519961A" w14:textId="77777777" w:rsidR="00BB5B7F" w:rsidRPr="008B0ED2" w:rsidRDefault="00BB5B7F" w:rsidP="00BB5B7F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Pr="008B0ED2">
              <w:rPr>
                <w:sz w:val="20"/>
                <w:szCs w:val="20"/>
              </w:rPr>
              <w:t xml:space="preserve"> &lt;&lt;First Name&gt;&gt;,</w:t>
            </w:r>
          </w:p>
          <w:p w14:paraId="17186862" w14:textId="77777777" w:rsidR="00BB5B7F" w:rsidRDefault="00BB5B7F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FFE8E85" w14:textId="4912ACCC" w:rsidR="001343D7" w:rsidRPr="001343D7" w:rsidRDefault="001343D7" w:rsidP="001343D7">
            <w:pPr>
              <w:pStyle w:val="NoSpacing"/>
              <w:jc w:val="both"/>
              <w:rPr>
                <w:sz w:val="20"/>
                <w:szCs w:val="20"/>
              </w:rPr>
            </w:pPr>
            <w:r w:rsidRPr="001343D7">
              <w:rPr>
                <w:sz w:val="20"/>
                <w:szCs w:val="20"/>
              </w:rPr>
              <w:t xml:space="preserve">Your </w:t>
            </w:r>
            <w:r w:rsidR="00221B60">
              <w:rPr>
                <w:sz w:val="20"/>
                <w:szCs w:val="20"/>
              </w:rPr>
              <w:t xml:space="preserve">business </w:t>
            </w:r>
            <w:r w:rsidRPr="001343D7">
              <w:rPr>
                <w:sz w:val="20"/>
                <w:szCs w:val="20"/>
              </w:rPr>
              <w:t xml:space="preserve">application with Canadian Western Bank (CWB) </w:t>
            </w:r>
            <w:r w:rsidR="00BB5B7F">
              <w:rPr>
                <w:sz w:val="20"/>
                <w:szCs w:val="20"/>
              </w:rPr>
              <w:t xml:space="preserve">has </w:t>
            </w:r>
            <w:r w:rsidRPr="001343D7">
              <w:rPr>
                <w:sz w:val="20"/>
                <w:szCs w:val="20"/>
              </w:rPr>
              <w:t xml:space="preserve">been cancelled. </w:t>
            </w:r>
          </w:p>
          <w:p w14:paraId="63AE784E" w14:textId="77777777" w:rsidR="001343D7" w:rsidRPr="001343D7" w:rsidRDefault="001343D7" w:rsidP="001343D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B68712D" w14:textId="7E224524" w:rsidR="001343D7" w:rsidRDefault="001343D7" w:rsidP="001343D7">
            <w:pPr>
              <w:pStyle w:val="NoSpacing"/>
              <w:jc w:val="both"/>
              <w:rPr>
                <w:sz w:val="20"/>
                <w:szCs w:val="20"/>
              </w:rPr>
            </w:pPr>
            <w:r w:rsidRPr="001343D7">
              <w:rPr>
                <w:sz w:val="20"/>
                <w:szCs w:val="20"/>
              </w:rPr>
              <w:t xml:space="preserve">We're sorry to see you go! If you change your mind, you can </w:t>
            </w:r>
            <w:commentRangeStart w:id="189"/>
            <w:r w:rsidRPr="00113870">
              <w:rPr>
                <w:b/>
                <w:sz w:val="20"/>
                <w:szCs w:val="20"/>
              </w:rPr>
              <w:t>start a new application</w:t>
            </w:r>
            <w:commentRangeEnd w:id="189"/>
            <w:r w:rsidR="006B677D">
              <w:rPr>
                <w:rStyle w:val="CommentReference"/>
                <w:rFonts w:eastAsiaTheme="minorEastAsia"/>
                <w:lang w:eastAsia="en-CA"/>
              </w:rPr>
              <w:commentReference w:id="189"/>
            </w:r>
            <w:r w:rsidRPr="001343D7">
              <w:rPr>
                <w:sz w:val="20"/>
                <w:szCs w:val="20"/>
              </w:rPr>
              <w:t xml:space="preserve"> at any</w:t>
            </w:r>
            <w:r w:rsidR="00BB5B7F">
              <w:rPr>
                <w:sz w:val="20"/>
                <w:szCs w:val="20"/>
              </w:rPr>
              <w:t xml:space="preserve"> </w:t>
            </w:r>
            <w:r w:rsidRPr="001343D7">
              <w:rPr>
                <w:sz w:val="20"/>
                <w:szCs w:val="20"/>
              </w:rPr>
              <w:t>time.</w:t>
            </w:r>
          </w:p>
          <w:p w14:paraId="15C93380" w14:textId="0EDF5EEA" w:rsidR="008B0ED2" w:rsidRDefault="008B0ED2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3DF66C7" w14:textId="51D9BE55" w:rsidR="001343D7" w:rsidRPr="001343D7" w:rsidRDefault="001343D7" w:rsidP="008B0ED2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Need </w:t>
            </w:r>
            <w:commentRangeStart w:id="190"/>
            <w:commentRangeStart w:id="191"/>
            <w:r>
              <w:rPr>
                <w:b/>
                <w:sz w:val="20"/>
                <w:szCs w:val="20"/>
                <w:u w:val="single"/>
              </w:rPr>
              <w:t>help</w:t>
            </w:r>
            <w:commentRangeEnd w:id="190"/>
            <w:r w:rsidR="00357D1A">
              <w:rPr>
                <w:rStyle w:val="CommentReference"/>
                <w:rFonts w:eastAsiaTheme="minorEastAsia"/>
                <w:lang w:eastAsia="en-CA"/>
              </w:rPr>
              <w:commentReference w:id="190"/>
            </w:r>
            <w:commentRangeEnd w:id="191"/>
            <w:r w:rsidR="003B23B1">
              <w:rPr>
                <w:rStyle w:val="CommentReference"/>
                <w:rFonts w:eastAsiaTheme="minorEastAsia"/>
                <w:lang w:eastAsia="en-CA"/>
              </w:rPr>
              <w:commentReference w:id="191"/>
            </w:r>
            <w:r>
              <w:rPr>
                <w:b/>
                <w:sz w:val="20"/>
                <w:szCs w:val="20"/>
                <w:u w:val="single"/>
              </w:rPr>
              <w:t>?</w:t>
            </w:r>
          </w:p>
          <w:p w14:paraId="72F7DC9C" w14:textId="77777777" w:rsidR="001343D7" w:rsidRPr="008B0ED2" w:rsidRDefault="001343D7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2C9684D" w14:textId="7630AA2F" w:rsidR="008B0ED2" w:rsidRPr="008B0ED2" w:rsidRDefault="008B0ED2" w:rsidP="008B0ED2">
            <w:pPr>
              <w:pStyle w:val="NoSpacing"/>
              <w:jc w:val="both"/>
              <w:rPr>
                <w:sz w:val="20"/>
                <w:szCs w:val="20"/>
              </w:rPr>
            </w:pPr>
            <w:r w:rsidRPr="008B0ED2">
              <w:rPr>
                <w:sz w:val="20"/>
                <w:szCs w:val="20"/>
              </w:rPr>
              <w:t>You can</w:t>
            </w:r>
            <w:r w:rsidR="00BB5B7F">
              <w:rPr>
                <w:sz w:val="20"/>
                <w:szCs w:val="20"/>
              </w:rPr>
              <w:t xml:space="preserve"> </w:t>
            </w:r>
            <w:r w:rsidRPr="008B0ED2">
              <w:rPr>
                <w:sz w:val="20"/>
                <w:szCs w:val="20"/>
              </w:rPr>
              <w:t xml:space="preserve">email us at </w:t>
            </w:r>
            <w:r w:rsidR="00221B60">
              <w:rPr>
                <w:b/>
                <w:sz w:val="20"/>
                <w:szCs w:val="20"/>
                <w:u w:val="single"/>
              </w:rPr>
              <w:t>business</w:t>
            </w:r>
            <w:r w:rsidR="001343D7" w:rsidRPr="001343D7">
              <w:rPr>
                <w:b/>
                <w:sz w:val="20"/>
                <w:szCs w:val="20"/>
                <w:u w:val="single"/>
              </w:rPr>
              <w:t>-onboarding@cwbank.com</w:t>
            </w:r>
            <w:r w:rsidR="001343D7">
              <w:rPr>
                <w:sz w:val="20"/>
                <w:szCs w:val="20"/>
              </w:rPr>
              <w:t>.</w:t>
            </w:r>
          </w:p>
          <w:p w14:paraId="63B331A7" w14:textId="139A40A0" w:rsidR="008B0ED2" w:rsidRDefault="008B0ED2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0BD3EE0" w14:textId="77777777" w:rsidR="008C391B" w:rsidRDefault="008C391B" w:rsidP="008C391B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1FADE37D" w14:textId="77777777" w:rsidR="008C391B" w:rsidRPr="008B0ED2" w:rsidRDefault="008C391B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40EBD64" w14:textId="029DE049" w:rsidR="008B0ED2" w:rsidRDefault="00AF2D12" w:rsidP="008B0ED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</w:t>
            </w:r>
            <w:r w:rsidR="001343D7">
              <w:rPr>
                <w:sz w:val="20"/>
                <w:szCs w:val="20"/>
              </w:rPr>
              <w:t xml:space="preserve"> you, </w:t>
            </w:r>
          </w:p>
          <w:p w14:paraId="4893D7DD" w14:textId="77777777" w:rsidR="001343D7" w:rsidRDefault="001343D7" w:rsidP="008B0ED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B5233E4" w14:textId="5A0E1B36" w:rsidR="001343D7" w:rsidRPr="00F96A95" w:rsidRDefault="001343D7" w:rsidP="008B0ED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  <w:bookmarkStart w:id="192" w:name="_GoBack"/>
        <w:bookmarkEnd w:id="192"/>
      </w:tr>
    </w:tbl>
    <w:p w14:paraId="0B95B0BA" w14:textId="77777777" w:rsidR="008B0ED2" w:rsidRDefault="008B0ED2" w:rsidP="008B0ED2">
      <w:pPr>
        <w:pStyle w:val="NoSpacing"/>
        <w:jc w:val="both"/>
      </w:pPr>
    </w:p>
    <w:p w14:paraId="08A97EC7" w14:textId="77777777" w:rsidR="008B0ED2" w:rsidRDefault="008B0ED2" w:rsidP="008B0ED2">
      <w:pPr>
        <w:pStyle w:val="NoSpacing"/>
        <w:jc w:val="both"/>
      </w:pPr>
      <w:r>
        <w:rPr>
          <w:b/>
          <w:u w:val="single"/>
        </w:rPr>
        <w:lastRenderedPageBreak/>
        <w:t>Hyperlinks</w:t>
      </w:r>
    </w:p>
    <w:p w14:paraId="69715C67" w14:textId="77777777" w:rsidR="008B0ED2" w:rsidRDefault="008B0ED2" w:rsidP="008B0ED2">
      <w:pPr>
        <w:pStyle w:val="NoSpacing"/>
        <w:jc w:val="both"/>
      </w:pPr>
    </w:p>
    <w:p w14:paraId="3CF2B987" w14:textId="77777777" w:rsidR="008B0ED2" w:rsidRDefault="008B0ED2" w:rsidP="008B0ED2">
      <w:pPr>
        <w:pStyle w:val="NoSpacing"/>
        <w:jc w:val="both"/>
      </w:pPr>
      <w:r>
        <w:t>The message body above includes the following hyperlinked text.</w:t>
      </w:r>
    </w:p>
    <w:p w14:paraId="7AC51CA3" w14:textId="77777777" w:rsidR="001343D7" w:rsidRPr="00F96A95" w:rsidRDefault="001343D7" w:rsidP="001343D7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1343D7" w:rsidRPr="00F96A95" w14:paraId="34B36970" w14:textId="77777777" w:rsidTr="0058587F">
        <w:tc>
          <w:tcPr>
            <w:tcW w:w="704" w:type="dxa"/>
          </w:tcPr>
          <w:p w14:paraId="76E8978A" w14:textId="77777777" w:rsidR="001343D7" w:rsidRPr="00F96A95" w:rsidRDefault="001343D7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540A92ED" w14:textId="2E6DF17B" w:rsidR="001343D7" w:rsidRPr="00F96A95" w:rsidRDefault="006B677D" w:rsidP="001343D7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“start a new application”</w:t>
            </w:r>
          </w:p>
        </w:tc>
      </w:tr>
      <w:tr w:rsidR="001343D7" w:rsidRPr="00F96A95" w14:paraId="33A80758" w14:textId="77777777" w:rsidTr="0058587F">
        <w:tc>
          <w:tcPr>
            <w:tcW w:w="704" w:type="dxa"/>
          </w:tcPr>
          <w:p w14:paraId="61E0B145" w14:textId="77777777" w:rsidR="001343D7" w:rsidRPr="00F96A95" w:rsidRDefault="001343D7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03FD9E21" w14:textId="69200643" w:rsidR="001343D7" w:rsidRPr="00F96A95" w:rsidRDefault="001343D7" w:rsidP="008400F3">
            <w:pPr>
              <w:pStyle w:val="NoSpacing"/>
              <w:jc w:val="both"/>
              <w:rPr>
                <w:sz w:val="20"/>
                <w:szCs w:val="20"/>
              </w:rPr>
            </w:pPr>
            <w:r w:rsidRPr="001343D7">
              <w:rPr>
                <w:sz w:val="20"/>
                <w:szCs w:val="20"/>
              </w:rPr>
              <w:t>https://www.cwbank.com/en/</w:t>
            </w:r>
            <w:r w:rsidR="00221B60">
              <w:rPr>
                <w:sz w:val="20"/>
                <w:szCs w:val="20"/>
              </w:rPr>
              <w:t>business</w:t>
            </w:r>
          </w:p>
        </w:tc>
      </w:tr>
    </w:tbl>
    <w:p w14:paraId="502E8D04" w14:textId="77777777" w:rsidR="001343D7" w:rsidRPr="00F96A95" w:rsidRDefault="001343D7" w:rsidP="001343D7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1343D7" w:rsidRPr="00F96A95" w14:paraId="4EF4468E" w14:textId="77777777" w:rsidTr="0058587F">
        <w:tc>
          <w:tcPr>
            <w:tcW w:w="704" w:type="dxa"/>
          </w:tcPr>
          <w:p w14:paraId="24E4A853" w14:textId="77777777" w:rsidR="001343D7" w:rsidRPr="00F96A95" w:rsidRDefault="001343D7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731A31C5" w14:textId="0C9D3540" w:rsidR="001343D7" w:rsidRPr="00F96A95" w:rsidRDefault="001343D7" w:rsidP="008400F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 w:rsidR="00221B60"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1343D7" w:rsidRPr="00F96A95" w14:paraId="1C64B066" w14:textId="77777777" w:rsidTr="0058587F">
        <w:tc>
          <w:tcPr>
            <w:tcW w:w="704" w:type="dxa"/>
          </w:tcPr>
          <w:p w14:paraId="0C439652" w14:textId="77777777" w:rsidR="001343D7" w:rsidRPr="00F96A95" w:rsidRDefault="001343D7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17EA8E60" w14:textId="061083DD" w:rsidR="001343D7" w:rsidRPr="00F96A95" w:rsidRDefault="001343D7" w:rsidP="008400F3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 w:rsidR="00221B60"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5DD00362" w14:textId="77777777" w:rsidR="001343D7" w:rsidRDefault="001343D7" w:rsidP="001343D7">
      <w:pPr>
        <w:pStyle w:val="NoSpacing"/>
        <w:jc w:val="both"/>
      </w:pPr>
    </w:p>
    <w:p w14:paraId="3DF28FA6" w14:textId="77777777" w:rsidR="008B0ED2" w:rsidRDefault="008B0ED2" w:rsidP="008B0ED2">
      <w:pPr>
        <w:pStyle w:val="NoSpacing"/>
        <w:jc w:val="both"/>
      </w:pPr>
      <w:r>
        <w:rPr>
          <w:b/>
          <w:u w:val="single"/>
        </w:rPr>
        <w:t>Attachments</w:t>
      </w:r>
    </w:p>
    <w:p w14:paraId="1D7DAE32" w14:textId="77777777" w:rsidR="008B0ED2" w:rsidRDefault="008B0ED2" w:rsidP="008B0ED2">
      <w:pPr>
        <w:pStyle w:val="NoSpacing"/>
        <w:jc w:val="both"/>
      </w:pPr>
    </w:p>
    <w:p w14:paraId="08253D30" w14:textId="77777777" w:rsidR="008B0ED2" w:rsidRDefault="008B0ED2" w:rsidP="008B0ED2">
      <w:pPr>
        <w:pStyle w:val="NoSpacing"/>
        <w:jc w:val="both"/>
      </w:pPr>
      <w:r>
        <w:t>This message does not require attachments.</w:t>
      </w:r>
    </w:p>
    <w:p w14:paraId="66ED0315" w14:textId="77777777" w:rsidR="00AA1093" w:rsidRDefault="00AA1093">
      <w:pPr>
        <w:rPr>
          <w:sz w:val="20"/>
          <w:szCs w:val="20"/>
        </w:rPr>
      </w:pPr>
    </w:p>
    <w:p w14:paraId="03F71E9D" w14:textId="77777777" w:rsidR="00AA1093" w:rsidRDefault="00AA1093">
      <w:pPr>
        <w:rPr>
          <w:sz w:val="20"/>
          <w:szCs w:val="20"/>
        </w:rPr>
      </w:pPr>
    </w:p>
    <w:p w14:paraId="4BC4C6A3" w14:textId="123EBBA6" w:rsidR="00AA1093" w:rsidRDefault="00AA1093" w:rsidP="00AA1093">
      <w:pPr>
        <w:pStyle w:val="Heading2"/>
        <w:keepNext/>
        <w:spacing w:after="0" w:line="240" w:lineRule="auto"/>
      </w:pPr>
      <w:bookmarkStart w:id="193" w:name="_Toc59446128"/>
      <w:r>
        <w:t>3.6a</w:t>
      </w:r>
      <w:r>
        <w:tab/>
        <w:t>Withdrawn Application Email (Authorized Signer)</w:t>
      </w:r>
      <w:bookmarkEnd w:id="193"/>
    </w:p>
    <w:p w14:paraId="570541DE" w14:textId="77777777" w:rsidR="00AA1093" w:rsidRDefault="00AA1093" w:rsidP="00AA1093">
      <w:pPr>
        <w:pStyle w:val="NoSpacing"/>
        <w:jc w:val="both"/>
      </w:pPr>
    </w:p>
    <w:p w14:paraId="7FBCB5A4" w14:textId="77777777" w:rsidR="00AA1093" w:rsidRPr="006B729E" w:rsidRDefault="00AA1093" w:rsidP="00AA1093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0591462C" w14:textId="77777777" w:rsidR="00AA1093" w:rsidRDefault="00AA1093" w:rsidP="00AA1093">
      <w:pPr>
        <w:pStyle w:val="NoSpacing"/>
        <w:jc w:val="both"/>
      </w:pPr>
    </w:p>
    <w:p w14:paraId="313DC78C" w14:textId="496156DF" w:rsidR="00AA1093" w:rsidRDefault="00AA1093" w:rsidP="00AA1093">
      <w:pPr>
        <w:pStyle w:val="NoSpacing"/>
        <w:jc w:val="both"/>
      </w:pPr>
      <w:r>
        <w:t xml:space="preserve">This email notifies </w:t>
      </w:r>
      <w:r w:rsidR="002C375F">
        <w:t xml:space="preserve">the </w:t>
      </w:r>
      <w:r>
        <w:t>authorized signer that their application has been successfully withdrawn, in response to their own request.  The following event triggers the sending of this email.</w:t>
      </w:r>
    </w:p>
    <w:p w14:paraId="2A1D1D3A" w14:textId="77777777" w:rsidR="00AA1093" w:rsidRDefault="00AA1093" w:rsidP="00AA1093">
      <w:pPr>
        <w:pStyle w:val="NoSpacing"/>
        <w:jc w:val="both"/>
      </w:pPr>
    </w:p>
    <w:p w14:paraId="39F70BF8" w14:textId="3ABC8496" w:rsidR="00AA1093" w:rsidRDefault="00AA1093" w:rsidP="00AA1093">
      <w:pPr>
        <w:pStyle w:val="NoSpacing"/>
        <w:numPr>
          <w:ilvl w:val="0"/>
          <w:numId w:val="53"/>
        </w:numPr>
        <w:jc w:val="both"/>
      </w:pPr>
      <w:r>
        <w:t xml:space="preserve">Authorized Signer uses the </w:t>
      </w:r>
      <w:r w:rsidRPr="008B0ED2">
        <w:t>“Cancel” menu function</w:t>
      </w:r>
      <w:r>
        <w:t xml:space="preserve"> to withdraw their application</w:t>
      </w:r>
    </w:p>
    <w:p w14:paraId="5592F106" w14:textId="77777777" w:rsidR="00AA1093" w:rsidRDefault="00AA1093" w:rsidP="00AA1093">
      <w:pPr>
        <w:pStyle w:val="NoSpacing"/>
        <w:jc w:val="both"/>
      </w:pPr>
    </w:p>
    <w:p w14:paraId="01355B69" w14:textId="77777777" w:rsidR="00AA1093" w:rsidRDefault="00AA1093" w:rsidP="00AA1093">
      <w:pPr>
        <w:pStyle w:val="NoSpacing"/>
        <w:jc w:val="both"/>
      </w:pPr>
      <w:r>
        <w:rPr>
          <w:b/>
          <w:u w:val="single"/>
        </w:rPr>
        <w:t>Subject Line</w:t>
      </w:r>
    </w:p>
    <w:p w14:paraId="770071A8" w14:textId="77777777" w:rsidR="00AA1093" w:rsidRDefault="00AA1093" w:rsidP="00AA1093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AA1093" w:rsidRPr="00F96A95" w14:paraId="30BED73E" w14:textId="77777777" w:rsidTr="005D3B9E">
        <w:tc>
          <w:tcPr>
            <w:tcW w:w="10070" w:type="dxa"/>
          </w:tcPr>
          <w:p w14:paraId="671521CE" w14:textId="77777777" w:rsidR="00AA1093" w:rsidRPr="00F96A95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CWB</w:t>
            </w:r>
            <w:r w:rsidRPr="008B0E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business a</w:t>
            </w:r>
            <w:r w:rsidRPr="008B0ED2">
              <w:rPr>
                <w:sz w:val="20"/>
                <w:szCs w:val="20"/>
              </w:rPr>
              <w:t>pplication has been cancelled</w:t>
            </w:r>
          </w:p>
        </w:tc>
      </w:tr>
    </w:tbl>
    <w:p w14:paraId="24544595" w14:textId="77777777" w:rsidR="00AA1093" w:rsidRDefault="00AA1093" w:rsidP="00AA1093">
      <w:pPr>
        <w:pStyle w:val="NoSpacing"/>
        <w:jc w:val="both"/>
      </w:pPr>
    </w:p>
    <w:p w14:paraId="4FFE39B9" w14:textId="77777777" w:rsidR="00AA1093" w:rsidRDefault="00AA1093" w:rsidP="00AA1093">
      <w:pPr>
        <w:pStyle w:val="NoSpacing"/>
        <w:jc w:val="both"/>
      </w:pPr>
      <w:r>
        <w:rPr>
          <w:b/>
          <w:u w:val="single"/>
        </w:rPr>
        <w:t>Message Body</w:t>
      </w:r>
    </w:p>
    <w:p w14:paraId="66F94AD1" w14:textId="77777777" w:rsidR="00AA1093" w:rsidRDefault="00AA1093" w:rsidP="00AA1093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AA1093" w:rsidRPr="00F96A95" w14:paraId="3B1D9DF1" w14:textId="77777777" w:rsidTr="005D3B9E">
        <w:tc>
          <w:tcPr>
            <w:tcW w:w="10070" w:type="dxa"/>
          </w:tcPr>
          <w:p w14:paraId="04B82140" w14:textId="77777777" w:rsidR="00AA1093" w:rsidRPr="008B0ED2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Pr="008B0ED2">
              <w:rPr>
                <w:sz w:val="20"/>
                <w:szCs w:val="20"/>
              </w:rPr>
              <w:t xml:space="preserve"> &lt;&lt;First Name&gt;&gt;,</w:t>
            </w:r>
          </w:p>
          <w:p w14:paraId="26E04841" w14:textId="77777777" w:rsidR="00AA1093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5409B57" w14:textId="77777777" w:rsidR="00AA1093" w:rsidRPr="001343D7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 w:rsidRPr="001343D7">
              <w:rPr>
                <w:sz w:val="20"/>
                <w:szCs w:val="20"/>
              </w:rPr>
              <w:t xml:space="preserve">Your </w:t>
            </w:r>
            <w:r>
              <w:rPr>
                <w:sz w:val="20"/>
                <w:szCs w:val="20"/>
              </w:rPr>
              <w:t xml:space="preserve">business </w:t>
            </w:r>
            <w:r w:rsidRPr="001343D7">
              <w:rPr>
                <w:sz w:val="20"/>
                <w:szCs w:val="20"/>
              </w:rPr>
              <w:t xml:space="preserve">application with Canadian Western Bank (CWB) </w:t>
            </w:r>
            <w:r>
              <w:rPr>
                <w:sz w:val="20"/>
                <w:szCs w:val="20"/>
              </w:rPr>
              <w:t xml:space="preserve">has </w:t>
            </w:r>
            <w:r w:rsidRPr="001343D7">
              <w:rPr>
                <w:sz w:val="20"/>
                <w:szCs w:val="20"/>
              </w:rPr>
              <w:t xml:space="preserve">been cancelled. </w:t>
            </w:r>
          </w:p>
          <w:p w14:paraId="1A941526" w14:textId="77777777" w:rsidR="00AA1093" w:rsidRPr="001343D7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DFC23A7" w14:textId="3B310CA4" w:rsidR="00AA1093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 w:rsidRPr="001343D7">
              <w:rPr>
                <w:sz w:val="20"/>
                <w:szCs w:val="20"/>
              </w:rPr>
              <w:t xml:space="preserve">We're sorry to see you go! If you change your mind, you can </w:t>
            </w:r>
            <w:r w:rsidRPr="00113870">
              <w:rPr>
                <w:b/>
                <w:sz w:val="20"/>
                <w:szCs w:val="20"/>
              </w:rPr>
              <w:t xml:space="preserve">start a new </w:t>
            </w:r>
            <w:commentRangeStart w:id="194"/>
            <w:r w:rsidRPr="00113870">
              <w:rPr>
                <w:b/>
                <w:sz w:val="20"/>
                <w:szCs w:val="20"/>
              </w:rPr>
              <w:t>application</w:t>
            </w:r>
            <w:commentRangeEnd w:id="194"/>
            <w:r w:rsidR="006B677D">
              <w:rPr>
                <w:rStyle w:val="CommentReference"/>
                <w:rFonts w:eastAsiaTheme="minorEastAsia"/>
                <w:lang w:eastAsia="en-CA"/>
              </w:rPr>
              <w:commentReference w:id="194"/>
            </w:r>
            <w:r w:rsidRPr="001343D7">
              <w:rPr>
                <w:sz w:val="20"/>
                <w:szCs w:val="20"/>
              </w:rPr>
              <w:t xml:space="preserve"> at any</w:t>
            </w:r>
            <w:r>
              <w:rPr>
                <w:sz w:val="20"/>
                <w:szCs w:val="20"/>
              </w:rPr>
              <w:t xml:space="preserve"> </w:t>
            </w:r>
            <w:r w:rsidRPr="001343D7">
              <w:rPr>
                <w:sz w:val="20"/>
                <w:szCs w:val="20"/>
              </w:rPr>
              <w:t>time.</w:t>
            </w:r>
          </w:p>
          <w:p w14:paraId="0CF09723" w14:textId="77777777" w:rsidR="00AA1093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4E2C88D" w14:textId="77777777" w:rsidR="00AA1093" w:rsidRPr="001343D7" w:rsidRDefault="00AA1093" w:rsidP="005D3B9E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 xml:space="preserve">Need </w:t>
            </w:r>
            <w:commentRangeStart w:id="195"/>
            <w:commentRangeStart w:id="196"/>
            <w:r>
              <w:rPr>
                <w:b/>
                <w:sz w:val="20"/>
                <w:szCs w:val="20"/>
                <w:u w:val="single"/>
              </w:rPr>
              <w:t>help</w:t>
            </w:r>
            <w:commentRangeEnd w:id="195"/>
            <w:r w:rsidR="00357D1A">
              <w:rPr>
                <w:rStyle w:val="CommentReference"/>
                <w:rFonts w:eastAsiaTheme="minorEastAsia"/>
                <w:lang w:eastAsia="en-CA"/>
              </w:rPr>
              <w:commentReference w:id="195"/>
            </w:r>
            <w:commentRangeEnd w:id="196"/>
            <w:r w:rsidR="006F34E5">
              <w:rPr>
                <w:rStyle w:val="CommentReference"/>
                <w:rFonts w:eastAsiaTheme="minorEastAsia"/>
                <w:lang w:eastAsia="en-CA"/>
              </w:rPr>
              <w:commentReference w:id="196"/>
            </w:r>
            <w:r>
              <w:rPr>
                <w:b/>
                <w:sz w:val="20"/>
                <w:szCs w:val="20"/>
                <w:u w:val="single"/>
              </w:rPr>
              <w:t>?</w:t>
            </w:r>
          </w:p>
          <w:p w14:paraId="0B346A7F" w14:textId="77777777" w:rsidR="00AA1093" w:rsidRPr="008B0ED2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4E6301F" w14:textId="77777777" w:rsidR="00AA1093" w:rsidRPr="008B0ED2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 w:rsidRPr="008B0ED2">
              <w:rPr>
                <w:sz w:val="20"/>
                <w:szCs w:val="20"/>
              </w:rPr>
              <w:t>You can</w:t>
            </w:r>
            <w:r>
              <w:rPr>
                <w:sz w:val="20"/>
                <w:szCs w:val="20"/>
              </w:rPr>
              <w:t xml:space="preserve"> </w:t>
            </w:r>
            <w:r w:rsidRPr="008B0ED2">
              <w:rPr>
                <w:sz w:val="20"/>
                <w:szCs w:val="20"/>
              </w:rPr>
              <w:t xml:space="preserve">email us at 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1343D7">
              <w:rPr>
                <w:b/>
                <w:sz w:val="20"/>
                <w:szCs w:val="20"/>
                <w:u w:val="single"/>
              </w:rPr>
              <w:t>-onboarding@cwbank.com</w:t>
            </w:r>
            <w:r>
              <w:rPr>
                <w:sz w:val="20"/>
                <w:szCs w:val="20"/>
              </w:rPr>
              <w:t>.</w:t>
            </w:r>
          </w:p>
          <w:p w14:paraId="3DD118FC" w14:textId="77777777" w:rsidR="00AA1093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19B861FA" w14:textId="77777777" w:rsidR="00AA1093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519372E9" w14:textId="77777777" w:rsidR="00AA1093" w:rsidRPr="008B0ED2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0AC2C3D" w14:textId="77777777" w:rsidR="00AA1093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Thank you, </w:t>
            </w:r>
          </w:p>
          <w:p w14:paraId="0829E09A" w14:textId="77777777" w:rsidR="00AA1093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99A2F83" w14:textId="77777777" w:rsidR="00AA1093" w:rsidRPr="00F96A95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7A40E8DC" w14:textId="77777777" w:rsidR="00AA1093" w:rsidRDefault="00AA1093" w:rsidP="00AA1093">
      <w:pPr>
        <w:pStyle w:val="NoSpacing"/>
        <w:jc w:val="both"/>
      </w:pPr>
    </w:p>
    <w:p w14:paraId="2732369C" w14:textId="77777777" w:rsidR="00AA1093" w:rsidRDefault="00AA1093" w:rsidP="00AA1093">
      <w:pPr>
        <w:pStyle w:val="NoSpacing"/>
        <w:jc w:val="both"/>
      </w:pPr>
      <w:r>
        <w:rPr>
          <w:b/>
          <w:u w:val="single"/>
        </w:rPr>
        <w:t>Hyperlinks</w:t>
      </w:r>
    </w:p>
    <w:p w14:paraId="4C65CDB9" w14:textId="77777777" w:rsidR="00AA1093" w:rsidRDefault="00AA1093" w:rsidP="00AA1093">
      <w:pPr>
        <w:pStyle w:val="NoSpacing"/>
        <w:jc w:val="both"/>
      </w:pPr>
    </w:p>
    <w:p w14:paraId="7891FDE2" w14:textId="77777777" w:rsidR="00AA1093" w:rsidRDefault="00AA1093" w:rsidP="00AA1093">
      <w:pPr>
        <w:pStyle w:val="NoSpacing"/>
        <w:jc w:val="both"/>
      </w:pPr>
      <w:r>
        <w:t>The message body above includes the following hyperlinked text.</w:t>
      </w:r>
    </w:p>
    <w:p w14:paraId="13C5B27A" w14:textId="77777777" w:rsidR="00AA1093" w:rsidRPr="00F96A95" w:rsidRDefault="00AA1093" w:rsidP="00AA1093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AA1093" w:rsidRPr="00F96A95" w14:paraId="037061A6" w14:textId="77777777" w:rsidTr="005D3B9E">
        <w:tc>
          <w:tcPr>
            <w:tcW w:w="704" w:type="dxa"/>
          </w:tcPr>
          <w:p w14:paraId="225CB10A" w14:textId="77777777" w:rsidR="00AA1093" w:rsidRPr="00F96A95" w:rsidRDefault="00AA1093" w:rsidP="005D3B9E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59008162" w14:textId="4E02C6DA" w:rsidR="00AA1093" w:rsidRPr="00F96A95" w:rsidRDefault="006B677D" w:rsidP="005D3B9E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“start a new application”</w:t>
            </w:r>
          </w:p>
        </w:tc>
      </w:tr>
      <w:tr w:rsidR="00AA1093" w:rsidRPr="00F96A95" w14:paraId="1F7676D5" w14:textId="77777777" w:rsidTr="005D3B9E">
        <w:tc>
          <w:tcPr>
            <w:tcW w:w="704" w:type="dxa"/>
          </w:tcPr>
          <w:p w14:paraId="095ED701" w14:textId="77777777" w:rsidR="00AA1093" w:rsidRPr="00F96A95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166AEF99" w14:textId="77777777" w:rsidR="00AA1093" w:rsidRPr="00F96A95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 w:rsidRPr="001343D7">
              <w:rPr>
                <w:sz w:val="20"/>
                <w:szCs w:val="20"/>
              </w:rPr>
              <w:t>https://www.cwbank.com/en/</w:t>
            </w:r>
            <w:r>
              <w:rPr>
                <w:sz w:val="20"/>
                <w:szCs w:val="20"/>
              </w:rPr>
              <w:t>business</w:t>
            </w:r>
          </w:p>
        </w:tc>
      </w:tr>
    </w:tbl>
    <w:p w14:paraId="1EB99057" w14:textId="77777777" w:rsidR="00AA1093" w:rsidRPr="00F96A95" w:rsidRDefault="00AA1093" w:rsidP="00AA1093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AA1093" w:rsidRPr="00F96A95" w14:paraId="5F5A3898" w14:textId="77777777" w:rsidTr="005D3B9E">
        <w:tc>
          <w:tcPr>
            <w:tcW w:w="704" w:type="dxa"/>
          </w:tcPr>
          <w:p w14:paraId="4FE30D9B" w14:textId="77777777" w:rsidR="00AA1093" w:rsidRPr="00F96A95" w:rsidRDefault="00AA1093" w:rsidP="005D3B9E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548DCF65" w14:textId="77777777" w:rsidR="00AA1093" w:rsidRPr="00F96A95" w:rsidRDefault="00AA1093" w:rsidP="005D3B9E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AA1093" w:rsidRPr="00F96A95" w14:paraId="443C51CB" w14:textId="77777777" w:rsidTr="005D3B9E">
        <w:tc>
          <w:tcPr>
            <w:tcW w:w="704" w:type="dxa"/>
          </w:tcPr>
          <w:p w14:paraId="233A166F" w14:textId="77777777" w:rsidR="00AA1093" w:rsidRPr="00F96A95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067B536E" w14:textId="77777777" w:rsidR="00AA1093" w:rsidRPr="00F96A95" w:rsidRDefault="00AA1093" w:rsidP="005D3B9E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591AA060" w14:textId="77777777" w:rsidR="00AA1093" w:rsidRDefault="00AA1093" w:rsidP="00AA1093">
      <w:pPr>
        <w:pStyle w:val="NoSpacing"/>
        <w:jc w:val="both"/>
      </w:pPr>
    </w:p>
    <w:p w14:paraId="6D877596" w14:textId="77777777" w:rsidR="00AA1093" w:rsidRDefault="00AA1093" w:rsidP="00AA1093">
      <w:pPr>
        <w:pStyle w:val="NoSpacing"/>
        <w:jc w:val="both"/>
      </w:pPr>
      <w:r>
        <w:rPr>
          <w:b/>
          <w:u w:val="single"/>
        </w:rPr>
        <w:t>Attachments</w:t>
      </w:r>
    </w:p>
    <w:p w14:paraId="00B6FF38" w14:textId="77777777" w:rsidR="00AA1093" w:rsidRDefault="00AA1093" w:rsidP="00AA1093">
      <w:pPr>
        <w:pStyle w:val="NoSpacing"/>
        <w:jc w:val="both"/>
      </w:pPr>
    </w:p>
    <w:p w14:paraId="0769C769" w14:textId="77777777" w:rsidR="00AA1093" w:rsidRDefault="00AA1093" w:rsidP="00AA1093">
      <w:pPr>
        <w:pStyle w:val="NoSpacing"/>
        <w:jc w:val="both"/>
      </w:pPr>
      <w:r>
        <w:lastRenderedPageBreak/>
        <w:t>This message does not require attachments.</w:t>
      </w:r>
    </w:p>
    <w:p w14:paraId="3AE60F57" w14:textId="3C682F9B" w:rsidR="00780EC0" w:rsidRDefault="00780EC0">
      <w:pPr>
        <w:rPr>
          <w:rFonts w:eastAsiaTheme="minorHAnsi"/>
          <w:sz w:val="20"/>
          <w:szCs w:val="20"/>
          <w:lang w:eastAsia="en-US"/>
        </w:rPr>
      </w:pPr>
      <w:r>
        <w:rPr>
          <w:sz w:val="20"/>
          <w:szCs w:val="20"/>
        </w:rPr>
        <w:br w:type="page"/>
      </w:r>
    </w:p>
    <w:p w14:paraId="49C3F0D9" w14:textId="28EDE87F" w:rsidR="00780EC0" w:rsidRDefault="000E4ED8" w:rsidP="00780EC0">
      <w:pPr>
        <w:pStyle w:val="Heading2"/>
        <w:keepNext/>
        <w:spacing w:after="0" w:line="240" w:lineRule="auto"/>
      </w:pPr>
      <w:bookmarkStart w:id="197" w:name="_Toc59446129"/>
      <w:r>
        <w:lastRenderedPageBreak/>
        <w:t>3.7</w:t>
      </w:r>
      <w:r>
        <w:tab/>
      </w:r>
      <w:r w:rsidR="00234D17">
        <w:t>Nurture E</w:t>
      </w:r>
      <w:r w:rsidR="00780EC0">
        <w:t>mail</w:t>
      </w:r>
      <w:bookmarkEnd w:id="197"/>
    </w:p>
    <w:p w14:paraId="7CFB8766" w14:textId="77777777" w:rsidR="00780EC0" w:rsidRDefault="00780EC0" w:rsidP="00780EC0">
      <w:pPr>
        <w:pStyle w:val="NoSpacing"/>
        <w:jc w:val="both"/>
      </w:pPr>
    </w:p>
    <w:p w14:paraId="58865AB3" w14:textId="77777777" w:rsidR="00780EC0" w:rsidRPr="006B729E" w:rsidRDefault="00780EC0" w:rsidP="00780EC0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35526E9A" w14:textId="77777777" w:rsidR="00780EC0" w:rsidRDefault="00780EC0" w:rsidP="00780EC0">
      <w:pPr>
        <w:pStyle w:val="NoSpacing"/>
        <w:jc w:val="both"/>
      </w:pPr>
    </w:p>
    <w:p w14:paraId="3669E12A" w14:textId="23DDECA4" w:rsidR="00780EC0" w:rsidRDefault="00234D17" w:rsidP="00780EC0">
      <w:pPr>
        <w:pStyle w:val="NoSpacing"/>
        <w:jc w:val="both"/>
      </w:pPr>
      <w:r>
        <w:t>This e</w:t>
      </w:r>
      <w:r w:rsidR="000E4ED8">
        <w:t>mail serves as a</w:t>
      </w:r>
      <w:r w:rsidR="00780EC0">
        <w:t xml:space="preserve"> reminder </w:t>
      </w:r>
      <w:r w:rsidR="000E4ED8">
        <w:t xml:space="preserve">to applicants that they have an </w:t>
      </w:r>
      <w:r w:rsidR="00780EC0">
        <w:t>incomplete application in progress.</w:t>
      </w:r>
      <w:r w:rsidR="000E4ED8">
        <w:t xml:space="preserve">  The</w:t>
      </w:r>
      <w:r w:rsidR="00780EC0">
        <w:t xml:space="preserve"> </w:t>
      </w:r>
      <w:r>
        <w:t>e</w:t>
      </w:r>
      <w:r w:rsidR="000E4ED8">
        <w:t xml:space="preserve">mail is a repeating message, and should be sent </w:t>
      </w:r>
      <w:r w:rsidR="000E4ED8" w:rsidRPr="000E4ED8">
        <w:rPr>
          <w:u w:val="single"/>
        </w:rPr>
        <w:t>every 5 days up to a maximum of</w:t>
      </w:r>
      <w:r w:rsidR="00780EC0" w:rsidRPr="000E4ED8">
        <w:rPr>
          <w:u w:val="single"/>
        </w:rPr>
        <w:t xml:space="preserve"> </w:t>
      </w:r>
      <w:r w:rsidR="000E4ED8" w:rsidRPr="000E4ED8">
        <w:rPr>
          <w:u w:val="single"/>
        </w:rPr>
        <w:t>three times</w:t>
      </w:r>
      <w:r w:rsidR="000E4ED8">
        <w:t>, as long as any of t</w:t>
      </w:r>
      <w:r w:rsidR="00780EC0">
        <w:t xml:space="preserve">he following </w:t>
      </w:r>
      <w:r w:rsidR="000E4ED8">
        <w:t>conditions hold.</w:t>
      </w:r>
    </w:p>
    <w:p w14:paraId="16EFCC38" w14:textId="77777777" w:rsidR="00780EC0" w:rsidRDefault="00780EC0" w:rsidP="00780EC0">
      <w:pPr>
        <w:pStyle w:val="NoSpacing"/>
        <w:jc w:val="both"/>
      </w:pPr>
    </w:p>
    <w:p w14:paraId="576FBF6E" w14:textId="429F5DD2" w:rsidR="00780EC0" w:rsidRDefault="000E4ED8" w:rsidP="00780EC0">
      <w:pPr>
        <w:pStyle w:val="NoSpacing"/>
        <w:numPr>
          <w:ilvl w:val="0"/>
          <w:numId w:val="27"/>
        </w:numPr>
        <w:jc w:val="both"/>
      </w:pPr>
      <w:r>
        <w:t>A</w:t>
      </w:r>
      <w:r w:rsidR="005F71B5">
        <w:t>pplicant (</w:t>
      </w:r>
      <w:r w:rsidR="00221B60">
        <w:t>or authorized signer</w:t>
      </w:r>
      <w:r w:rsidR="005F71B5">
        <w:t>)</w:t>
      </w:r>
      <w:r w:rsidR="00780EC0" w:rsidRPr="00780EC0">
        <w:t xml:space="preserve"> has saved their applica</w:t>
      </w:r>
      <w:r w:rsidR="00780EC0">
        <w:t xml:space="preserve">tion but </w:t>
      </w:r>
      <w:r>
        <w:t>has not returned.</w:t>
      </w:r>
    </w:p>
    <w:p w14:paraId="70AAB6C2" w14:textId="69AA60F1" w:rsidR="005F71B5" w:rsidRDefault="00221B60" w:rsidP="00780EC0">
      <w:pPr>
        <w:pStyle w:val="NoSpacing"/>
        <w:numPr>
          <w:ilvl w:val="0"/>
          <w:numId w:val="27"/>
        </w:numPr>
        <w:jc w:val="both"/>
      </w:pPr>
      <w:r>
        <w:t>Authorized signer</w:t>
      </w:r>
      <w:r w:rsidR="005F71B5">
        <w:t xml:space="preserve"> has been invited to </w:t>
      </w:r>
      <w:r w:rsidR="00177881">
        <w:t>apply</w:t>
      </w:r>
      <w:r w:rsidR="005F71B5">
        <w:t>, but has not</w:t>
      </w:r>
      <w:r w:rsidR="000E4ED8">
        <w:t xml:space="preserve"> taken action by using the resume function</w:t>
      </w:r>
      <w:r w:rsidR="005F71B5">
        <w:t>.</w:t>
      </w:r>
    </w:p>
    <w:p w14:paraId="750FB2E1" w14:textId="77777777" w:rsidR="00780EC0" w:rsidRDefault="00780EC0" w:rsidP="00780EC0">
      <w:pPr>
        <w:pStyle w:val="NoSpacing"/>
        <w:jc w:val="both"/>
      </w:pPr>
    </w:p>
    <w:p w14:paraId="764E4C5C" w14:textId="77777777" w:rsidR="00780EC0" w:rsidRDefault="00780EC0" w:rsidP="00780EC0">
      <w:pPr>
        <w:pStyle w:val="NoSpacing"/>
        <w:jc w:val="both"/>
      </w:pPr>
      <w:r>
        <w:rPr>
          <w:b/>
          <w:u w:val="single"/>
        </w:rPr>
        <w:t>Subject Line</w:t>
      </w:r>
    </w:p>
    <w:p w14:paraId="34D4518B" w14:textId="77777777" w:rsidR="00780EC0" w:rsidRDefault="00780EC0" w:rsidP="00780EC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780EC0" w:rsidRPr="00F96A95" w14:paraId="204B7CAD" w14:textId="77777777" w:rsidTr="001908EF">
        <w:tc>
          <w:tcPr>
            <w:tcW w:w="10070" w:type="dxa"/>
          </w:tcPr>
          <w:p w14:paraId="50491F88" w14:textId="6AAA22CC" w:rsidR="00780EC0" w:rsidRPr="00F96A95" w:rsidRDefault="00BA6023" w:rsidP="001908EF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reminder about your CWB </w:t>
            </w:r>
            <w:r w:rsidR="00221B60">
              <w:rPr>
                <w:sz w:val="20"/>
                <w:szCs w:val="20"/>
              </w:rPr>
              <w:t xml:space="preserve">business </w:t>
            </w:r>
            <w:r>
              <w:rPr>
                <w:sz w:val="20"/>
                <w:szCs w:val="20"/>
              </w:rPr>
              <w:t>application</w:t>
            </w:r>
          </w:p>
        </w:tc>
      </w:tr>
    </w:tbl>
    <w:p w14:paraId="0AFAAB47" w14:textId="77777777" w:rsidR="00780EC0" w:rsidRDefault="00780EC0" w:rsidP="00780EC0">
      <w:pPr>
        <w:pStyle w:val="NoSpacing"/>
        <w:jc w:val="both"/>
      </w:pPr>
    </w:p>
    <w:p w14:paraId="4D897FA2" w14:textId="77777777" w:rsidR="00780EC0" w:rsidRDefault="00780EC0" w:rsidP="00780EC0">
      <w:pPr>
        <w:pStyle w:val="NoSpacing"/>
        <w:jc w:val="both"/>
      </w:pPr>
      <w:r>
        <w:rPr>
          <w:b/>
          <w:u w:val="single"/>
        </w:rPr>
        <w:t>Message Body</w:t>
      </w:r>
    </w:p>
    <w:p w14:paraId="2EF25693" w14:textId="77777777" w:rsidR="00780EC0" w:rsidRDefault="00780EC0" w:rsidP="00780EC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780EC0" w:rsidRPr="00F96A95" w14:paraId="11649C4C" w14:textId="77777777" w:rsidTr="001908EF">
        <w:tc>
          <w:tcPr>
            <w:tcW w:w="10070" w:type="dxa"/>
          </w:tcPr>
          <w:p w14:paraId="2041076A" w14:textId="4855E1E1" w:rsidR="00780EC0" w:rsidRPr="00780EC0" w:rsidRDefault="00780EC0" w:rsidP="00780EC0">
            <w:pPr>
              <w:pStyle w:val="NoSpacing"/>
              <w:jc w:val="both"/>
              <w:rPr>
                <w:sz w:val="20"/>
                <w:szCs w:val="20"/>
              </w:rPr>
            </w:pPr>
            <w:r w:rsidRPr="00780EC0">
              <w:rPr>
                <w:sz w:val="20"/>
                <w:szCs w:val="20"/>
              </w:rPr>
              <w:t>He</w:t>
            </w:r>
            <w:r w:rsidR="00BA6023">
              <w:rPr>
                <w:sz w:val="20"/>
                <w:szCs w:val="20"/>
              </w:rPr>
              <w:t>llo</w:t>
            </w:r>
            <w:r w:rsidRPr="00780EC0">
              <w:rPr>
                <w:sz w:val="20"/>
                <w:szCs w:val="20"/>
              </w:rPr>
              <w:t xml:space="preserve"> &lt;&lt;</w:t>
            </w:r>
            <w:r>
              <w:rPr>
                <w:sz w:val="20"/>
                <w:szCs w:val="20"/>
              </w:rPr>
              <w:t xml:space="preserve"> </w:t>
            </w:r>
            <w:r w:rsidRPr="00780EC0">
              <w:rPr>
                <w:sz w:val="20"/>
                <w:szCs w:val="20"/>
              </w:rPr>
              <w:t>First Name&gt;&gt;,</w:t>
            </w:r>
          </w:p>
          <w:p w14:paraId="79C6403A" w14:textId="4CE3C721" w:rsidR="00780EC0" w:rsidRDefault="00780EC0" w:rsidP="00780EC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4641466" w14:textId="77777777" w:rsidR="00BA6023" w:rsidRDefault="00BA6023" w:rsidP="00BA6023">
            <w:pPr>
              <w:pStyle w:val="NoSpacing"/>
              <w:jc w:val="both"/>
              <w:rPr>
                <w:sz w:val="20"/>
                <w:szCs w:val="20"/>
              </w:rPr>
            </w:pPr>
            <w:r w:rsidRPr="00FD3141">
              <w:rPr>
                <w:sz w:val="20"/>
                <w:szCs w:val="20"/>
              </w:rPr>
              <w:t xml:space="preserve">We’re looking forward to the opportunity to build a great banking relationship with you! </w:t>
            </w:r>
          </w:p>
          <w:p w14:paraId="1E6F63F9" w14:textId="77777777" w:rsidR="00BA6023" w:rsidRDefault="00BA6023" w:rsidP="00BA602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25B15E8" w14:textId="57923576" w:rsidR="00BA6023" w:rsidRPr="00FD3141" w:rsidRDefault="00BA6023" w:rsidP="00BA6023">
            <w:pPr>
              <w:pStyle w:val="NoSpacing"/>
              <w:jc w:val="both"/>
              <w:rPr>
                <w:sz w:val="20"/>
                <w:szCs w:val="20"/>
              </w:rPr>
            </w:pPr>
            <w:r w:rsidRPr="00FD3141">
              <w:rPr>
                <w:sz w:val="20"/>
                <w:szCs w:val="20"/>
              </w:rPr>
              <w:t xml:space="preserve">At this time, your </w:t>
            </w:r>
            <w:r w:rsidR="007B4475">
              <w:rPr>
                <w:sz w:val="20"/>
                <w:szCs w:val="20"/>
              </w:rPr>
              <w:t xml:space="preserve">business </w:t>
            </w:r>
            <w:r w:rsidRPr="00FD3141">
              <w:rPr>
                <w:sz w:val="20"/>
                <w:szCs w:val="20"/>
              </w:rPr>
              <w:t xml:space="preserve">application with Canadian Western Bank (CWB) is still incomplete. </w:t>
            </w:r>
          </w:p>
          <w:p w14:paraId="6B6445F0" w14:textId="77777777" w:rsidR="00BA6023" w:rsidRDefault="00BA6023" w:rsidP="00BA602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FD644F2" w14:textId="7FD54862" w:rsidR="00780EC0" w:rsidRPr="00780EC0" w:rsidRDefault="00BA6023" w:rsidP="00BA6023">
            <w:pPr>
              <w:pStyle w:val="NoSpacing"/>
              <w:jc w:val="both"/>
              <w:rPr>
                <w:sz w:val="20"/>
                <w:szCs w:val="20"/>
              </w:rPr>
            </w:pPr>
            <w:r w:rsidRPr="00FD3141">
              <w:rPr>
                <w:sz w:val="20"/>
                <w:szCs w:val="20"/>
              </w:rPr>
              <w:t>Finish it</w:t>
            </w:r>
            <w:r>
              <w:rPr>
                <w:sz w:val="20"/>
                <w:szCs w:val="20"/>
              </w:rPr>
              <w:t xml:space="preserve"> up in just a few minutes:</w:t>
            </w:r>
          </w:p>
          <w:p w14:paraId="3A1FDB32" w14:textId="77777777" w:rsidR="00780EC0" w:rsidRPr="00780EC0" w:rsidRDefault="00780EC0" w:rsidP="00780EC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328DA7D" w14:textId="7990C216" w:rsidR="00780EC0" w:rsidRPr="00780EC0" w:rsidRDefault="005F71B5" w:rsidP="00780EC0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Complete</w:t>
            </w:r>
            <w:r w:rsidR="00BA6023">
              <w:rPr>
                <w:b/>
                <w:sz w:val="20"/>
                <w:szCs w:val="20"/>
                <w:u w:val="single"/>
              </w:rPr>
              <w:t xml:space="preserve"> my </w:t>
            </w:r>
            <w:r w:rsidR="007B4475">
              <w:rPr>
                <w:b/>
                <w:sz w:val="20"/>
                <w:szCs w:val="20"/>
                <w:u w:val="single"/>
              </w:rPr>
              <w:t xml:space="preserve">business </w:t>
            </w:r>
            <w:r w:rsidR="00BA6023">
              <w:rPr>
                <w:b/>
                <w:sz w:val="20"/>
                <w:szCs w:val="20"/>
                <w:u w:val="single"/>
              </w:rPr>
              <w:t>application n</w:t>
            </w:r>
            <w:r w:rsidR="00780EC0" w:rsidRPr="00780EC0">
              <w:rPr>
                <w:b/>
                <w:sz w:val="20"/>
                <w:szCs w:val="20"/>
                <w:u w:val="single"/>
              </w:rPr>
              <w:t>ow</w:t>
            </w:r>
          </w:p>
          <w:p w14:paraId="0152D8A3" w14:textId="77777777" w:rsidR="00780EC0" w:rsidRPr="00780EC0" w:rsidRDefault="00780EC0" w:rsidP="00780EC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24D95FE" w14:textId="21C756E6" w:rsidR="00780EC0" w:rsidRPr="00780EC0" w:rsidRDefault="00780EC0" w:rsidP="00780EC0">
            <w:pPr>
              <w:pStyle w:val="NoSpacing"/>
              <w:jc w:val="both"/>
              <w:rPr>
                <w:sz w:val="20"/>
                <w:szCs w:val="20"/>
              </w:rPr>
            </w:pPr>
            <w:r w:rsidRPr="00780EC0">
              <w:rPr>
                <w:sz w:val="20"/>
                <w:szCs w:val="20"/>
              </w:rPr>
              <w:t>If you nee</w:t>
            </w:r>
            <w:r w:rsidR="00BA6023">
              <w:rPr>
                <w:sz w:val="20"/>
                <w:szCs w:val="20"/>
              </w:rPr>
              <w:t>d more information, please</w:t>
            </w:r>
            <w:r w:rsidRPr="00780EC0">
              <w:rPr>
                <w:sz w:val="20"/>
                <w:szCs w:val="20"/>
              </w:rPr>
              <w:t xml:space="preserve"> email us at </w:t>
            </w:r>
            <w:r w:rsidR="007B4475">
              <w:rPr>
                <w:b/>
                <w:sz w:val="20"/>
                <w:szCs w:val="20"/>
                <w:u w:val="single"/>
              </w:rPr>
              <w:t>business</w:t>
            </w:r>
            <w:r w:rsidR="00BA6023" w:rsidRPr="00BA6023">
              <w:rPr>
                <w:b/>
                <w:sz w:val="20"/>
                <w:szCs w:val="20"/>
                <w:u w:val="single"/>
              </w:rPr>
              <w:t>-onboarding@cwbank.com</w:t>
            </w:r>
            <w:r w:rsidR="00BA6023">
              <w:rPr>
                <w:sz w:val="20"/>
                <w:szCs w:val="20"/>
              </w:rPr>
              <w:t>.</w:t>
            </w:r>
          </w:p>
          <w:p w14:paraId="558014A1" w14:textId="63180DA4" w:rsidR="00780EC0" w:rsidRDefault="00780EC0" w:rsidP="00780EC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F67D2D3" w14:textId="77777777" w:rsidR="008C391B" w:rsidRDefault="008C391B" w:rsidP="008C391B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2CD03F85" w14:textId="77777777" w:rsidR="008C391B" w:rsidRPr="00780EC0" w:rsidRDefault="008C391B" w:rsidP="00780EC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11DB03F9" w14:textId="775D6714" w:rsidR="00780EC0" w:rsidRDefault="00BA6023" w:rsidP="00780EC0">
            <w:pPr>
              <w:pStyle w:val="NoSpacing"/>
              <w:jc w:val="both"/>
              <w:rPr>
                <w:sz w:val="20"/>
                <w:szCs w:val="20"/>
              </w:rPr>
            </w:pPr>
            <w:r w:rsidRPr="00BA6023">
              <w:rPr>
                <w:sz w:val="20"/>
                <w:szCs w:val="20"/>
              </w:rPr>
              <w:lastRenderedPageBreak/>
              <w:t>We look forward to the opportunity to help you</w:t>
            </w:r>
            <w:r w:rsidR="007B4475">
              <w:rPr>
                <w:sz w:val="20"/>
                <w:szCs w:val="20"/>
              </w:rPr>
              <w:t>r business</w:t>
            </w:r>
            <w:r w:rsidRPr="00BA6023">
              <w:rPr>
                <w:sz w:val="20"/>
                <w:szCs w:val="20"/>
              </w:rPr>
              <w:t xml:space="preserve"> realize </w:t>
            </w:r>
            <w:r w:rsidR="007B4475">
              <w:rPr>
                <w:sz w:val="20"/>
                <w:szCs w:val="20"/>
              </w:rPr>
              <w:t>its</w:t>
            </w:r>
            <w:r w:rsidR="007B4475" w:rsidRPr="00BA6023">
              <w:rPr>
                <w:sz w:val="20"/>
                <w:szCs w:val="20"/>
              </w:rPr>
              <w:t xml:space="preserve"> </w:t>
            </w:r>
            <w:r w:rsidRPr="00BA6023">
              <w:rPr>
                <w:sz w:val="20"/>
                <w:szCs w:val="20"/>
              </w:rPr>
              <w:t>financial potential.</w:t>
            </w:r>
          </w:p>
          <w:p w14:paraId="7EC0C7A0" w14:textId="721ADA20" w:rsidR="00BA6023" w:rsidRDefault="00BA6023" w:rsidP="00780EC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B2EF7D6" w14:textId="2929C368" w:rsidR="00362170" w:rsidRDefault="00362170" w:rsidP="00780EC0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Thank you, </w:t>
            </w:r>
          </w:p>
          <w:p w14:paraId="423A2547" w14:textId="60D60A2F" w:rsidR="00362170" w:rsidRDefault="00362170" w:rsidP="00780EC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E5199CC" w14:textId="414C4DC8" w:rsidR="00362170" w:rsidRDefault="00362170" w:rsidP="00780EC0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  <w:p w14:paraId="2750CE6B" w14:textId="77777777" w:rsidR="00362170" w:rsidRPr="00780EC0" w:rsidRDefault="00362170" w:rsidP="00780EC0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1F00E62" w14:textId="1A342E31" w:rsidR="00780EC0" w:rsidRPr="00F96A95" w:rsidRDefault="00780EC0" w:rsidP="00780EC0">
            <w:pPr>
              <w:pStyle w:val="NoSpacing"/>
              <w:jc w:val="both"/>
              <w:rPr>
                <w:sz w:val="20"/>
                <w:szCs w:val="20"/>
              </w:rPr>
            </w:pPr>
            <w:r w:rsidRPr="00780EC0">
              <w:rPr>
                <w:sz w:val="20"/>
                <w:szCs w:val="20"/>
              </w:rPr>
              <w:t>&lt;&lt;Insert “unsubscribe” footer as per standard Springboard implementation&gt;&gt;</w:t>
            </w:r>
          </w:p>
        </w:tc>
      </w:tr>
    </w:tbl>
    <w:p w14:paraId="5BCCC927" w14:textId="77777777" w:rsidR="00780EC0" w:rsidRDefault="00780EC0" w:rsidP="00780EC0">
      <w:pPr>
        <w:pStyle w:val="NoSpacing"/>
        <w:jc w:val="both"/>
      </w:pPr>
    </w:p>
    <w:p w14:paraId="5A4DCA30" w14:textId="77777777" w:rsidR="00780EC0" w:rsidRDefault="00780EC0" w:rsidP="00780EC0">
      <w:pPr>
        <w:pStyle w:val="NoSpacing"/>
        <w:jc w:val="both"/>
      </w:pPr>
      <w:r>
        <w:rPr>
          <w:b/>
          <w:u w:val="single"/>
        </w:rPr>
        <w:t>Hyperlinks</w:t>
      </w:r>
    </w:p>
    <w:p w14:paraId="7552784A" w14:textId="77777777" w:rsidR="00780EC0" w:rsidRDefault="00780EC0" w:rsidP="00780EC0">
      <w:pPr>
        <w:pStyle w:val="NoSpacing"/>
        <w:jc w:val="both"/>
      </w:pPr>
    </w:p>
    <w:p w14:paraId="77DD9B73" w14:textId="77777777" w:rsidR="00780EC0" w:rsidRDefault="00780EC0" w:rsidP="00780EC0">
      <w:pPr>
        <w:pStyle w:val="NoSpacing"/>
        <w:jc w:val="both"/>
      </w:pPr>
      <w:r>
        <w:t>The message body above includes the following hyperlinked text.</w:t>
      </w:r>
    </w:p>
    <w:p w14:paraId="799E0890" w14:textId="77777777" w:rsidR="00780EC0" w:rsidRPr="00F96A95" w:rsidRDefault="00780EC0" w:rsidP="00780EC0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780EC0" w:rsidRPr="00F96A95" w14:paraId="1FCC935F" w14:textId="77777777" w:rsidTr="001908EF">
        <w:tc>
          <w:tcPr>
            <w:tcW w:w="704" w:type="dxa"/>
          </w:tcPr>
          <w:p w14:paraId="3EBB813C" w14:textId="77777777" w:rsidR="00780EC0" w:rsidRPr="00F96A95" w:rsidRDefault="00780EC0" w:rsidP="001908E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3A59BDA1" w14:textId="55486CF1" w:rsidR="00780EC0" w:rsidRPr="00F96A95" w:rsidRDefault="00C85090" w:rsidP="008400F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“Complete</w:t>
            </w:r>
            <w:r w:rsidR="00780EC0" w:rsidRPr="00DF3C1D">
              <w:rPr>
                <w:b/>
                <w:sz w:val="20"/>
                <w:szCs w:val="20"/>
              </w:rPr>
              <w:t xml:space="preserve"> </w:t>
            </w:r>
            <w:r w:rsidR="007B4475">
              <w:rPr>
                <w:b/>
                <w:sz w:val="20"/>
                <w:szCs w:val="20"/>
              </w:rPr>
              <w:t>my business application now</w:t>
            </w:r>
            <w:r w:rsidR="00780EC0" w:rsidRPr="00DF3C1D">
              <w:rPr>
                <w:b/>
                <w:sz w:val="20"/>
                <w:szCs w:val="20"/>
              </w:rPr>
              <w:t>”</w:t>
            </w:r>
          </w:p>
        </w:tc>
      </w:tr>
      <w:tr w:rsidR="00780EC0" w:rsidRPr="00F96A95" w14:paraId="2483510E" w14:textId="77777777" w:rsidTr="001908EF">
        <w:tc>
          <w:tcPr>
            <w:tcW w:w="704" w:type="dxa"/>
          </w:tcPr>
          <w:p w14:paraId="063E5ABD" w14:textId="77777777" w:rsidR="00780EC0" w:rsidRPr="00F96A95" w:rsidRDefault="00780EC0" w:rsidP="001908E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212BB31E" w14:textId="77777777" w:rsidR="00780EC0" w:rsidRPr="00F96A95" w:rsidRDefault="00780EC0" w:rsidP="001908EF">
            <w:pPr>
              <w:pStyle w:val="NoSpacing"/>
              <w:jc w:val="both"/>
              <w:rPr>
                <w:sz w:val="20"/>
                <w:szCs w:val="20"/>
              </w:rPr>
            </w:pPr>
            <w:r w:rsidRPr="00DF3C1D">
              <w:rPr>
                <w:sz w:val="20"/>
                <w:szCs w:val="20"/>
              </w:rPr>
              <w:t>System generated URL directing</w:t>
            </w:r>
            <w:r>
              <w:rPr>
                <w:sz w:val="20"/>
                <w:szCs w:val="20"/>
              </w:rPr>
              <w:t xml:space="preserve"> the user to the resume page</w:t>
            </w:r>
          </w:p>
        </w:tc>
      </w:tr>
    </w:tbl>
    <w:p w14:paraId="65099227" w14:textId="77777777" w:rsidR="00362170" w:rsidRPr="00F96A95" w:rsidRDefault="00362170" w:rsidP="00362170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362170" w:rsidRPr="00F96A95" w14:paraId="00FE0F67" w14:textId="77777777" w:rsidTr="0058587F">
        <w:tc>
          <w:tcPr>
            <w:tcW w:w="704" w:type="dxa"/>
          </w:tcPr>
          <w:p w14:paraId="3B38DAE1" w14:textId="77777777" w:rsidR="00362170" w:rsidRPr="00F96A95" w:rsidRDefault="00362170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0F31B51F" w14:textId="56882AFF" w:rsidR="00362170" w:rsidRPr="00F96A95" w:rsidRDefault="00362170" w:rsidP="008400F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 w:rsidR="007B4475"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362170" w:rsidRPr="00F96A95" w14:paraId="2AE333D0" w14:textId="77777777" w:rsidTr="0058587F">
        <w:tc>
          <w:tcPr>
            <w:tcW w:w="704" w:type="dxa"/>
          </w:tcPr>
          <w:p w14:paraId="2DA18B2E" w14:textId="77777777" w:rsidR="00362170" w:rsidRPr="00F96A95" w:rsidRDefault="00362170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2965365C" w14:textId="40E6637C" w:rsidR="00362170" w:rsidRPr="00F96A95" w:rsidRDefault="00362170" w:rsidP="008400F3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 w:rsidR="007B4475"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69478039" w14:textId="77777777" w:rsidR="00362170" w:rsidRDefault="00362170" w:rsidP="00362170">
      <w:pPr>
        <w:pStyle w:val="NoSpacing"/>
        <w:jc w:val="both"/>
      </w:pPr>
    </w:p>
    <w:p w14:paraId="423D3095" w14:textId="77777777" w:rsidR="00780EC0" w:rsidRDefault="00780EC0" w:rsidP="00780EC0">
      <w:pPr>
        <w:pStyle w:val="NoSpacing"/>
        <w:jc w:val="both"/>
      </w:pPr>
      <w:r>
        <w:rPr>
          <w:b/>
          <w:u w:val="single"/>
        </w:rPr>
        <w:t>Attachments</w:t>
      </w:r>
    </w:p>
    <w:p w14:paraId="32C9362D" w14:textId="17A4D420" w:rsidR="008B0D37" w:rsidRPr="009C582A" w:rsidRDefault="00780EC0" w:rsidP="00A27E46">
      <w:pPr>
        <w:pStyle w:val="NoSpacing"/>
        <w:jc w:val="both"/>
      </w:pPr>
      <w:r>
        <w:t>This message does not require attachments.</w:t>
      </w:r>
      <w:r w:rsidR="008B0D37">
        <w:rPr>
          <w:color w:val="937A46"/>
          <w:sz w:val="20"/>
          <w:szCs w:val="20"/>
        </w:rPr>
        <w:br w:type="page"/>
      </w:r>
    </w:p>
    <w:p w14:paraId="5B2F86A8" w14:textId="50CC1486" w:rsidR="008B0D37" w:rsidRDefault="009C582A" w:rsidP="008B0D37">
      <w:pPr>
        <w:pStyle w:val="Heading2"/>
        <w:keepNext/>
        <w:spacing w:after="0" w:line="240" w:lineRule="auto"/>
      </w:pPr>
      <w:bookmarkStart w:id="198" w:name="_Toc59446130"/>
      <w:r>
        <w:lastRenderedPageBreak/>
        <w:t>3.8</w:t>
      </w:r>
      <w:r w:rsidR="008B0D37">
        <w:tab/>
        <w:t>Manual Ident</w:t>
      </w:r>
      <w:r w:rsidR="00234D17">
        <w:t>ity Verification Instructions E</w:t>
      </w:r>
      <w:r w:rsidR="008B0D37">
        <w:t>mail</w:t>
      </w:r>
      <w:bookmarkEnd w:id="198"/>
    </w:p>
    <w:p w14:paraId="494DC37B" w14:textId="77777777" w:rsidR="008B0D37" w:rsidRDefault="008B0D37" w:rsidP="008B0D37">
      <w:pPr>
        <w:pStyle w:val="NoSpacing"/>
        <w:jc w:val="both"/>
      </w:pPr>
    </w:p>
    <w:p w14:paraId="47512777" w14:textId="77777777" w:rsidR="008B0D37" w:rsidRPr="006B729E" w:rsidRDefault="008B0D37" w:rsidP="008B0D37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0F63DBA5" w14:textId="77777777" w:rsidR="008B0D37" w:rsidRDefault="008B0D37" w:rsidP="008B0D37">
      <w:pPr>
        <w:pStyle w:val="NoSpacing"/>
        <w:jc w:val="both"/>
      </w:pPr>
    </w:p>
    <w:p w14:paraId="04EE1380" w14:textId="5C85CC7F" w:rsidR="008B0D37" w:rsidRDefault="00234D17" w:rsidP="008B0D37">
      <w:pPr>
        <w:pStyle w:val="NoSpacing"/>
        <w:jc w:val="both"/>
      </w:pPr>
      <w:r>
        <w:t>This e</w:t>
      </w:r>
      <w:r w:rsidR="008B0D37">
        <w:t xml:space="preserve">mail is sent to applicants </w:t>
      </w:r>
      <w:r w:rsidR="003E3078">
        <w:t xml:space="preserve">or authorized signers </w:t>
      </w:r>
      <w:r w:rsidR="008B0D37">
        <w:t>who request manual identity verification.  The following event</w:t>
      </w:r>
      <w:r>
        <w:t xml:space="preserve"> triggers the sending of this e</w:t>
      </w:r>
      <w:r w:rsidR="008B0D37">
        <w:t>mail.</w:t>
      </w:r>
    </w:p>
    <w:p w14:paraId="3C6EBEB6" w14:textId="77777777" w:rsidR="008B0D37" w:rsidRDefault="008B0D37" w:rsidP="008B0D37">
      <w:pPr>
        <w:pStyle w:val="NoSpacing"/>
        <w:jc w:val="both"/>
      </w:pPr>
    </w:p>
    <w:p w14:paraId="2B918CB5" w14:textId="278B4383" w:rsidR="008B0D37" w:rsidRDefault="008B0D37" w:rsidP="008B0D37">
      <w:pPr>
        <w:pStyle w:val="NoSpacing"/>
        <w:numPr>
          <w:ilvl w:val="0"/>
          <w:numId w:val="29"/>
        </w:numPr>
        <w:jc w:val="both"/>
      </w:pPr>
      <w:r>
        <w:t>Applicant (primary or co-applicant) selects “Manual IDV as their method of choice on the “Alternate IDV” page.</w:t>
      </w:r>
    </w:p>
    <w:p w14:paraId="24A9CA30" w14:textId="77777777" w:rsidR="008B0D37" w:rsidRDefault="008B0D37" w:rsidP="008B0D37">
      <w:pPr>
        <w:pStyle w:val="NoSpacing"/>
        <w:ind w:left="720"/>
        <w:jc w:val="both"/>
      </w:pPr>
    </w:p>
    <w:p w14:paraId="09CFB740" w14:textId="77777777" w:rsidR="008B0D37" w:rsidRDefault="008B0D37" w:rsidP="008B0D37">
      <w:pPr>
        <w:pStyle w:val="NoSpacing"/>
        <w:jc w:val="both"/>
      </w:pPr>
      <w:r>
        <w:rPr>
          <w:b/>
          <w:u w:val="single"/>
        </w:rPr>
        <w:t>Subject Line</w:t>
      </w:r>
    </w:p>
    <w:p w14:paraId="00B5CE46" w14:textId="77777777" w:rsidR="008B0D37" w:rsidRDefault="008B0D37" w:rsidP="008B0D37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8B0D37" w:rsidRPr="00F96A95" w14:paraId="5AA84573" w14:textId="77777777" w:rsidTr="001908EF">
        <w:tc>
          <w:tcPr>
            <w:tcW w:w="10070" w:type="dxa"/>
          </w:tcPr>
          <w:p w14:paraId="59B6F37F" w14:textId="569F02E2" w:rsidR="008B0D37" w:rsidRPr="00F96A95" w:rsidRDefault="008B0D37" w:rsidP="001908EF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Additional information re</w:t>
            </w:r>
            <w:r w:rsidR="009517F2">
              <w:rPr>
                <w:sz w:val="20"/>
                <w:szCs w:val="20"/>
              </w:rPr>
              <w:t xml:space="preserve">quired for your CWB </w:t>
            </w:r>
            <w:r w:rsidR="003E3078">
              <w:rPr>
                <w:sz w:val="20"/>
                <w:szCs w:val="20"/>
              </w:rPr>
              <w:t xml:space="preserve">business </w:t>
            </w:r>
            <w:r w:rsidR="009517F2">
              <w:rPr>
                <w:sz w:val="20"/>
                <w:szCs w:val="20"/>
              </w:rPr>
              <w:t>application</w:t>
            </w:r>
          </w:p>
        </w:tc>
      </w:tr>
    </w:tbl>
    <w:p w14:paraId="047D2AD1" w14:textId="69253E76" w:rsidR="008B0D37" w:rsidRDefault="008B0D37" w:rsidP="008B0D37">
      <w:pPr>
        <w:pStyle w:val="NoSpacing"/>
        <w:jc w:val="both"/>
      </w:pPr>
    </w:p>
    <w:p w14:paraId="54DA2B8D" w14:textId="77777777" w:rsidR="009517F2" w:rsidRDefault="009517F2" w:rsidP="008B0D37">
      <w:pPr>
        <w:pStyle w:val="NoSpacing"/>
        <w:jc w:val="both"/>
      </w:pPr>
    </w:p>
    <w:p w14:paraId="50E045D4" w14:textId="77777777" w:rsidR="008B0D37" w:rsidRDefault="008B0D37" w:rsidP="008B0D37">
      <w:pPr>
        <w:pStyle w:val="NoSpacing"/>
        <w:jc w:val="both"/>
      </w:pPr>
      <w:r>
        <w:rPr>
          <w:b/>
          <w:u w:val="single"/>
        </w:rPr>
        <w:t>Message Body</w:t>
      </w:r>
    </w:p>
    <w:p w14:paraId="46E3AECE" w14:textId="77777777" w:rsidR="008B0D37" w:rsidRDefault="008B0D37" w:rsidP="008B0D37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8B0D37" w:rsidRPr="00F96A95" w14:paraId="0AF9845B" w14:textId="77777777" w:rsidTr="001908EF">
        <w:tc>
          <w:tcPr>
            <w:tcW w:w="10070" w:type="dxa"/>
          </w:tcPr>
          <w:p w14:paraId="7BB6EB2D" w14:textId="090545D9" w:rsidR="008B0D37" w:rsidRDefault="00BB5B7F" w:rsidP="008B0D37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Pr="008B0ED2">
              <w:rPr>
                <w:sz w:val="20"/>
                <w:szCs w:val="20"/>
              </w:rPr>
              <w:t xml:space="preserve"> &lt;&lt;First Name&gt;&gt;,</w:t>
            </w:r>
          </w:p>
          <w:p w14:paraId="67F095C9" w14:textId="77777777" w:rsidR="00BB5B7F" w:rsidRPr="008B0D37" w:rsidRDefault="00BB5B7F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1E99241" w14:textId="77777777" w:rsidR="009517F2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 xml:space="preserve">Thank you for your interest in </w:t>
            </w:r>
            <w:r w:rsidR="009517F2">
              <w:rPr>
                <w:sz w:val="20"/>
                <w:szCs w:val="20"/>
              </w:rPr>
              <w:t>Canadian Western Bank (CWB).</w:t>
            </w:r>
          </w:p>
          <w:p w14:paraId="600FBEDE" w14:textId="77777777" w:rsidR="009517F2" w:rsidRDefault="009517F2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9B72EA2" w14:textId="77777777" w:rsidR="009517F2" w:rsidRPr="009517F2" w:rsidRDefault="009517F2" w:rsidP="009517F2">
            <w:pPr>
              <w:pStyle w:val="NoSpacing"/>
              <w:jc w:val="both"/>
              <w:rPr>
                <w:sz w:val="20"/>
                <w:szCs w:val="20"/>
              </w:rPr>
            </w:pPr>
            <w:r w:rsidRPr="009517F2">
              <w:rPr>
                <w:sz w:val="20"/>
                <w:szCs w:val="20"/>
              </w:rPr>
              <w:t xml:space="preserve">We look forward to building a great banking relationship with you! </w:t>
            </w:r>
          </w:p>
          <w:p w14:paraId="5384BCD7" w14:textId="77777777" w:rsidR="009517F2" w:rsidRPr="009517F2" w:rsidRDefault="009517F2" w:rsidP="009517F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2AD296B" w14:textId="264D6298" w:rsidR="009517F2" w:rsidRPr="009517F2" w:rsidRDefault="009517F2" w:rsidP="009517F2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 w:rsidRPr="009517F2">
              <w:rPr>
                <w:b/>
                <w:sz w:val="20"/>
                <w:szCs w:val="20"/>
                <w:u w:val="single"/>
              </w:rPr>
              <w:t>Here’s what we need from you:</w:t>
            </w:r>
          </w:p>
          <w:p w14:paraId="301DC513" w14:textId="77777777" w:rsidR="009517F2" w:rsidRDefault="009517F2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3691F20" w14:textId="21455743" w:rsidR="008B0D37" w:rsidRPr="008B0D37" w:rsidRDefault="009517F2" w:rsidP="008B0D37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send us one or more of the following documents contain</w:t>
            </w:r>
            <w:r w:rsidR="00BB5B7F">
              <w:rPr>
                <w:sz w:val="20"/>
                <w:szCs w:val="20"/>
              </w:rPr>
              <w:t>ing</w:t>
            </w:r>
            <w:r w:rsidR="008B0D37" w:rsidRPr="008B0D37">
              <w:rPr>
                <w:sz w:val="20"/>
                <w:szCs w:val="20"/>
              </w:rPr>
              <w:t xml:space="preserve"> the same information</w:t>
            </w:r>
            <w:r>
              <w:rPr>
                <w:sz w:val="20"/>
                <w:szCs w:val="20"/>
              </w:rPr>
              <w:t xml:space="preserve"> you provided on your application</w:t>
            </w:r>
            <w:r w:rsidR="00BB5B7F">
              <w:rPr>
                <w:sz w:val="20"/>
                <w:szCs w:val="20"/>
              </w:rPr>
              <w:t xml:space="preserve">: </w:t>
            </w:r>
          </w:p>
          <w:p w14:paraId="62DBD92D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7278949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•</w:t>
            </w:r>
            <w:r w:rsidRPr="008B0D37">
              <w:rPr>
                <w:sz w:val="20"/>
                <w:szCs w:val="20"/>
              </w:rPr>
              <w:tab/>
              <w:t xml:space="preserve">Credit Card Statement </w:t>
            </w:r>
          </w:p>
          <w:p w14:paraId="32CA8B9D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•</w:t>
            </w:r>
            <w:r w:rsidRPr="008B0D37">
              <w:rPr>
                <w:sz w:val="20"/>
                <w:szCs w:val="20"/>
              </w:rPr>
              <w:tab/>
              <w:t xml:space="preserve">Bank Statement </w:t>
            </w:r>
          </w:p>
          <w:p w14:paraId="1F5AD490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•</w:t>
            </w:r>
            <w:r w:rsidRPr="008B0D37">
              <w:rPr>
                <w:sz w:val="20"/>
                <w:szCs w:val="20"/>
              </w:rPr>
              <w:tab/>
              <w:t xml:space="preserve">Loan Statement </w:t>
            </w:r>
          </w:p>
          <w:p w14:paraId="7A995992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•</w:t>
            </w:r>
            <w:r w:rsidRPr="008B0D37">
              <w:rPr>
                <w:sz w:val="20"/>
                <w:szCs w:val="20"/>
              </w:rPr>
              <w:tab/>
              <w:t>Investment Account Statements</w:t>
            </w:r>
          </w:p>
          <w:p w14:paraId="680E3E42" w14:textId="24E5CAD4" w:rsid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•</w:t>
            </w:r>
            <w:r w:rsidRPr="008B0D37">
              <w:rPr>
                <w:sz w:val="20"/>
                <w:szCs w:val="20"/>
              </w:rPr>
              <w:tab/>
              <w:t>Utility Bill (for example, electricity, water, telecommunications)</w:t>
            </w:r>
          </w:p>
          <w:p w14:paraId="1EA2FB9D" w14:textId="2F73BC78" w:rsidR="00BB5B7F" w:rsidRDefault="00BB5B7F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6121C31" w14:textId="53DCA195" w:rsidR="00BB5B7F" w:rsidRPr="008B0D37" w:rsidRDefault="00BB5B7F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 xml:space="preserve">Note: While we only require one document to </w:t>
            </w:r>
            <w:r>
              <w:rPr>
                <w:sz w:val="20"/>
                <w:szCs w:val="20"/>
              </w:rPr>
              <w:t>move forward</w:t>
            </w:r>
            <w:r w:rsidRPr="008B0D37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sending a second document </w:t>
            </w:r>
            <w:r w:rsidR="007A415B">
              <w:rPr>
                <w:sz w:val="20"/>
                <w:szCs w:val="20"/>
              </w:rPr>
              <w:t>may</w:t>
            </w:r>
            <w:r>
              <w:rPr>
                <w:sz w:val="20"/>
                <w:szCs w:val="20"/>
              </w:rPr>
              <w:t xml:space="preserve"> help us process your application faster</w:t>
            </w:r>
            <w:r w:rsidRPr="008B0D37">
              <w:rPr>
                <w:sz w:val="20"/>
                <w:szCs w:val="20"/>
              </w:rPr>
              <w:t>.</w:t>
            </w:r>
          </w:p>
          <w:p w14:paraId="05774C83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7CB054C" w14:textId="71490CF7" w:rsidR="00427C93" w:rsidRPr="008B0D37" w:rsidRDefault="008B0D37" w:rsidP="00427C93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lastRenderedPageBreak/>
              <w:t>Please provide documents in the</w:t>
            </w:r>
            <w:r w:rsidR="009517F2">
              <w:rPr>
                <w:sz w:val="20"/>
                <w:szCs w:val="20"/>
              </w:rPr>
              <w:t>ir</w:t>
            </w:r>
            <w:r w:rsidRPr="008B0D37">
              <w:rPr>
                <w:sz w:val="20"/>
                <w:szCs w:val="20"/>
              </w:rPr>
              <w:t xml:space="preserve"> original electronic format (</w:t>
            </w:r>
            <w:proofErr w:type="spellStart"/>
            <w:r w:rsidRPr="008B0D37">
              <w:rPr>
                <w:sz w:val="20"/>
                <w:szCs w:val="20"/>
              </w:rPr>
              <w:t>ePost</w:t>
            </w:r>
            <w:proofErr w:type="spellEnd"/>
            <w:r w:rsidRPr="008B0D37">
              <w:rPr>
                <w:sz w:val="20"/>
                <w:szCs w:val="20"/>
              </w:rPr>
              <w:t>, PDF, or other digital formats)</w:t>
            </w:r>
            <w:r w:rsidR="009517F2">
              <w:rPr>
                <w:sz w:val="20"/>
                <w:szCs w:val="20"/>
              </w:rPr>
              <w:t xml:space="preserve"> and </w:t>
            </w:r>
            <w:r w:rsidR="0073293F">
              <w:rPr>
                <w:sz w:val="20"/>
                <w:szCs w:val="20"/>
              </w:rPr>
              <w:t>e</w:t>
            </w:r>
            <w:r w:rsidR="009517F2">
              <w:rPr>
                <w:sz w:val="20"/>
                <w:szCs w:val="20"/>
              </w:rPr>
              <w:t xml:space="preserve">nsure that all account numbers are </w:t>
            </w:r>
            <w:r w:rsidR="00427C93">
              <w:rPr>
                <w:sz w:val="20"/>
                <w:szCs w:val="20"/>
              </w:rPr>
              <w:t xml:space="preserve">clearly </w:t>
            </w:r>
            <w:r w:rsidR="009517F2">
              <w:rPr>
                <w:sz w:val="20"/>
                <w:szCs w:val="20"/>
              </w:rPr>
              <w:t xml:space="preserve">visible. </w:t>
            </w:r>
            <w:r w:rsidRPr="008B0D37">
              <w:rPr>
                <w:sz w:val="20"/>
                <w:szCs w:val="20"/>
              </w:rPr>
              <w:t xml:space="preserve">Unfortunately, we cannot accept photocopies, scans, pictures and/or fax versions.  </w:t>
            </w:r>
            <w:r w:rsidR="00427C93">
              <w:rPr>
                <w:sz w:val="20"/>
                <w:szCs w:val="20"/>
              </w:rPr>
              <w:t>Please send e</w:t>
            </w:r>
            <w:r w:rsidRPr="008B0D37">
              <w:rPr>
                <w:sz w:val="20"/>
                <w:szCs w:val="20"/>
              </w:rPr>
              <w:t>lectronic document</w:t>
            </w:r>
            <w:r w:rsidR="00427C93">
              <w:rPr>
                <w:sz w:val="20"/>
                <w:szCs w:val="20"/>
              </w:rPr>
              <w:t xml:space="preserve">s </w:t>
            </w:r>
            <w:r w:rsidRPr="008B0D37">
              <w:rPr>
                <w:sz w:val="20"/>
                <w:szCs w:val="20"/>
              </w:rPr>
              <w:t xml:space="preserve">to </w:t>
            </w:r>
            <w:r w:rsidR="003E3078">
              <w:rPr>
                <w:b/>
                <w:sz w:val="20"/>
                <w:szCs w:val="20"/>
                <w:u w:val="single"/>
              </w:rPr>
              <w:t>business</w:t>
            </w:r>
            <w:r w:rsidR="009517F2" w:rsidRPr="009517F2">
              <w:rPr>
                <w:b/>
                <w:sz w:val="20"/>
                <w:szCs w:val="20"/>
                <w:u w:val="single"/>
              </w:rPr>
              <w:t>-onboarding@cwbank.com</w:t>
            </w:r>
            <w:r w:rsidR="00427C93">
              <w:rPr>
                <w:sz w:val="20"/>
                <w:szCs w:val="20"/>
              </w:rPr>
              <w:t xml:space="preserve">. </w:t>
            </w:r>
            <w:r w:rsidR="00427C93" w:rsidRPr="008B0D37">
              <w:rPr>
                <w:sz w:val="20"/>
                <w:szCs w:val="20"/>
              </w:rPr>
              <w:t xml:space="preserve">Paper documents can </w:t>
            </w:r>
            <w:r w:rsidR="00427C93">
              <w:rPr>
                <w:sz w:val="20"/>
                <w:szCs w:val="20"/>
              </w:rPr>
              <w:t xml:space="preserve">be mailed to the following </w:t>
            </w:r>
            <w:r w:rsidR="00427C93" w:rsidRPr="008B0D37">
              <w:rPr>
                <w:sz w:val="20"/>
                <w:szCs w:val="20"/>
              </w:rPr>
              <w:t>address</w:t>
            </w:r>
            <w:r w:rsidR="00427C93">
              <w:rPr>
                <w:sz w:val="20"/>
                <w:szCs w:val="20"/>
              </w:rPr>
              <w:t xml:space="preserve"> </w:t>
            </w:r>
            <w:r w:rsidR="00427C93" w:rsidRPr="008B0D37">
              <w:rPr>
                <w:sz w:val="20"/>
                <w:szCs w:val="20"/>
              </w:rPr>
              <w:t>and will be returned upon request after verification.</w:t>
            </w:r>
          </w:p>
          <w:p w14:paraId="5361144A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E542E34" w14:textId="7C62B57D" w:rsidR="008B0D37" w:rsidRPr="008B0D37" w:rsidRDefault="009517F2" w:rsidP="008B0D37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CWB Online Banking</w:t>
            </w:r>
          </w:p>
          <w:p w14:paraId="0E7D5A22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Suite 3000</w:t>
            </w:r>
          </w:p>
          <w:p w14:paraId="79F78AA3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10303 Jasper Avenue</w:t>
            </w:r>
          </w:p>
          <w:p w14:paraId="288E8993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Edmonton, Alberta</w:t>
            </w:r>
          </w:p>
          <w:p w14:paraId="7F4097B4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T5J 3X6</w:t>
            </w:r>
          </w:p>
          <w:p w14:paraId="6C08C348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7389AC4" w14:textId="57E22222" w:rsidR="008B0D37" w:rsidRPr="008B0D37" w:rsidRDefault="00427C93" w:rsidP="008B0D37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8B0D37" w:rsidRPr="008B0D37">
              <w:rPr>
                <w:sz w:val="20"/>
                <w:szCs w:val="20"/>
              </w:rPr>
              <w:t>e</w:t>
            </w:r>
            <w:r w:rsidR="00234D17">
              <w:rPr>
                <w:sz w:val="20"/>
                <w:szCs w:val="20"/>
              </w:rPr>
              <w:t xml:space="preserve"> will send you a</w:t>
            </w:r>
            <w:r>
              <w:rPr>
                <w:sz w:val="20"/>
                <w:szCs w:val="20"/>
              </w:rPr>
              <w:t xml:space="preserve">n </w:t>
            </w:r>
            <w:r w:rsidR="00234D17">
              <w:rPr>
                <w:sz w:val="20"/>
                <w:szCs w:val="20"/>
              </w:rPr>
              <w:t>e</w:t>
            </w:r>
            <w:r w:rsidR="008B0D37" w:rsidRPr="008B0D37">
              <w:rPr>
                <w:sz w:val="20"/>
                <w:szCs w:val="20"/>
              </w:rPr>
              <w:t xml:space="preserve">mail with </w:t>
            </w:r>
            <w:r>
              <w:rPr>
                <w:sz w:val="20"/>
                <w:szCs w:val="20"/>
              </w:rPr>
              <w:t xml:space="preserve">instructions for </w:t>
            </w:r>
            <w:r w:rsidR="008B0D37" w:rsidRPr="008B0D37">
              <w:rPr>
                <w:sz w:val="20"/>
                <w:szCs w:val="20"/>
              </w:rPr>
              <w:t>continu</w:t>
            </w:r>
            <w:r>
              <w:rPr>
                <w:sz w:val="20"/>
                <w:szCs w:val="20"/>
              </w:rPr>
              <w:t xml:space="preserve">ing </w:t>
            </w:r>
            <w:r w:rsidR="008B0D37" w:rsidRPr="008B0D37">
              <w:rPr>
                <w:sz w:val="20"/>
                <w:szCs w:val="20"/>
              </w:rPr>
              <w:t>the application process</w:t>
            </w:r>
            <w:r>
              <w:rPr>
                <w:sz w:val="20"/>
                <w:szCs w:val="20"/>
              </w:rPr>
              <w:t xml:space="preserve"> o</w:t>
            </w:r>
            <w:r w:rsidR="00DC614F">
              <w:rPr>
                <w:sz w:val="20"/>
                <w:szCs w:val="20"/>
              </w:rPr>
              <w:t>nce we have successfully</w:t>
            </w:r>
            <w:r w:rsidR="000825B8">
              <w:rPr>
                <w:sz w:val="20"/>
                <w:szCs w:val="20"/>
              </w:rPr>
              <w:t xml:space="preserve"> </w:t>
            </w:r>
            <w:r w:rsidRPr="008B0D37">
              <w:rPr>
                <w:sz w:val="20"/>
                <w:szCs w:val="20"/>
              </w:rPr>
              <w:t>verified your personal information</w:t>
            </w:r>
            <w:r>
              <w:rPr>
                <w:sz w:val="20"/>
                <w:szCs w:val="20"/>
              </w:rPr>
              <w:t>.</w:t>
            </w:r>
          </w:p>
          <w:p w14:paraId="4196238D" w14:textId="677498DB" w:rsid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EB93F27" w14:textId="77777777" w:rsidR="008C391B" w:rsidRDefault="008C391B" w:rsidP="008C391B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7F18E63E" w14:textId="77777777" w:rsidR="008C391B" w:rsidRPr="008B0D37" w:rsidRDefault="008C391B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7DEA39A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>Thank you,</w:t>
            </w:r>
          </w:p>
          <w:p w14:paraId="73371A71" w14:textId="77777777" w:rsidR="008B0D37" w:rsidRPr="008B0D37" w:rsidRDefault="008B0D37" w:rsidP="008B0D37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7B5F80B" w14:textId="193557BB" w:rsidR="008B0D37" w:rsidRPr="00F96A95" w:rsidRDefault="009517F2" w:rsidP="008B0D37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43670069" w14:textId="64977E66" w:rsidR="00997488" w:rsidRDefault="00997488" w:rsidP="008B0D37">
      <w:pPr>
        <w:pStyle w:val="NoSpacing"/>
        <w:jc w:val="both"/>
        <w:rPr>
          <w:b/>
          <w:u w:val="single"/>
        </w:rPr>
      </w:pPr>
    </w:p>
    <w:p w14:paraId="6DE31D7F" w14:textId="77777777" w:rsidR="00997488" w:rsidRDefault="00997488" w:rsidP="008B0D37">
      <w:pPr>
        <w:pStyle w:val="NoSpacing"/>
        <w:jc w:val="both"/>
        <w:rPr>
          <w:b/>
          <w:u w:val="single"/>
        </w:rPr>
      </w:pPr>
    </w:p>
    <w:p w14:paraId="300C3653" w14:textId="4E069731" w:rsidR="008B0D37" w:rsidRDefault="008B0D37" w:rsidP="008B0D37">
      <w:pPr>
        <w:pStyle w:val="NoSpacing"/>
        <w:jc w:val="both"/>
      </w:pPr>
      <w:r>
        <w:rPr>
          <w:b/>
          <w:u w:val="single"/>
        </w:rPr>
        <w:t>Hyperlinks</w:t>
      </w:r>
    </w:p>
    <w:p w14:paraId="5F8CEE0F" w14:textId="77777777" w:rsidR="008B0D37" w:rsidRDefault="008B0D37" w:rsidP="008B0D37">
      <w:pPr>
        <w:pStyle w:val="NoSpacing"/>
        <w:jc w:val="both"/>
      </w:pPr>
    </w:p>
    <w:p w14:paraId="3C95A278" w14:textId="77777777" w:rsidR="008B0D37" w:rsidRDefault="008B0D37" w:rsidP="008B0D37">
      <w:pPr>
        <w:pStyle w:val="NoSpacing"/>
        <w:jc w:val="both"/>
      </w:pPr>
      <w:r>
        <w:t>The message body above includes the following hyperlinked text.</w:t>
      </w:r>
    </w:p>
    <w:p w14:paraId="30C394EC" w14:textId="77777777" w:rsidR="009517F2" w:rsidRPr="00F96A95" w:rsidRDefault="009517F2" w:rsidP="009517F2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9517F2" w:rsidRPr="00F96A95" w14:paraId="475B3E65" w14:textId="77777777" w:rsidTr="0058587F">
        <w:tc>
          <w:tcPr>
            <w:tcW w:w="704" w:type="dxa"/>
          </w:tcPr>
          <w:p w14:paraId="5A34F1E8" w14:textId="77777777" w:rsidR="009517F2" w:rsidRPr="00F96A95" w:rsidRDefault="009517F2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3C3138C2" w14:textId="19445C3A" w:rsidR="009517F2" w:rsidRPr="00F96A95" w:rsidRDefault="009517F2" w:rsidP="008400F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 w:rsidR="003E3078"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9517F2" w:rsidRPr="00F96A95" w14:paraId="1E8B192A" w14:textId="77777777" w:rsidTr="0058587F">
        <w:tc>
          <w:tcPr>
            <w:tcW w:w="704" w:type="dxa"/>
          </w:tcPr>
          <w:p w14:paraId="12759351" w14:textId="77777777" w:rsidR="009517F2" w:rsidRPr="00F96A95" w:rsidRDefault="009517F2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43A1501C" w14:textId="6E92E9CB" w:rsidR="009517F2" w:rsidRPr="00F96A95" w:rsidRDefault="009517F2" w:rsidP="008400F3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 w:rsidR="003E3078"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595135AD" w14:textId="77777777" w:rsidR="009517F2" w:rsidRDefault="009517F2" w:rsidP="009517F2">
      <w:pPr>
        <w:pStyle w:val="NoSpacing"/>
        <w:jc w:val="both"/>
      </w:pPr>
    </w:p>
    <w:p w14:paraId="05B3B585" w14:textId="77777777" w:rsidR="008B0D37" w:rsidRDefault="008B0D37" w:rsidP="008B0D37">
      <w:pPr>
        <w:pStyle w:val="NoSpacing"/>
        <w:jc w:val="both"/>
      </w:pPr>
      <w:r>
        <w:rPr>
          <w:b/>
          <w:u w:val="single"/>
        </w:rPr>
        <w:t>Attachments</w:t>
      </w:r>
    </w:p>
    <w:p w14:paraId="5A474FC2" w14:textId="77777777" w:rsidR="008B0D37" w:rsidRDefault="008B0D37" w:rsidP="008B0D37">
      <w:pPr>
        <w:pStyle w:val="NoSpacing"/>
        <w:jc w:val="both"/>
      </w:pPr>
    </w:p>
    <w:p w14:paraId="03138244" w14:textId="334753A4" w:rsidR="008B0D37" w:rsidRDefault="008B0D37" w:rsidP="008B0D37">
      <w:pPr>
        <w:pStyle w:val="NoSpacing"/>
        <w:jc w:val="both"/>
      </w:pPr>
      <w:r>
        <w:t>This message does not require attachments.</w:t>
      </w:r>
    </w:p>
    <w:p w14:paraId="52607E63" w14:textId="5A7DAC17" w:rsidR="00292730" w:rsidRDefault="00292730">
      <w:pPr>
        <w:rPr>
          <w:rFonts w:eastAsiaTheme="minorHAnsi"/>
          <w:lang w:eastAsia="en-US"/>
        </w:rPr>
      </w:pPr>
      <w:r>
        <w:br w:type="page"/>
      </w:r>
    </w:p>
    <w:p w14:paraId="6FF92F3A" w14:textId="152010F4" w:rsidR="00292730" w:rsidRDefault="009C582A" w:rsidP="00292730">
      <w:pPr>
        <w:pStyle w:val="Heading2"/>
        <w:keepNext/>
        <w:spacing w:after="0" w:line="240" w:lineRule="auto"/>
      </w:pPr>
      <w:bookmarkStart w:id="199" w:name="_Toc59446131"/>
      <w:r>
        <w:lastRenderedPageBreak/>
        <w:t>3.9</w:t>
      </w:r>
      <w:r w:rsidR="00234D17">
        <w:tab/>
      </w:r>
      <w:r w:rsidR="003E3078">
        <w:t>Authorized Signer</w:t>
      </w:r>
      <w:r w:rsidR="00234D17">
        <w:t xml:space="preserve"> Invitation E</w:t>
      </w:r>
      <w:r w:rsidR="00292730">
        <w:t>mail</w:t>
      </w:r>
      <w:bookmarkEnd w:id="199"/>
    </w:p>
    <w:p w14:paraId="4595C5D9" w14:textId="77777777" w:rsidR="00292730" w:rsidRDefault="00292730" w:rsidP="00292730">
      <w:pPr>
        <w:pStyle w:val="NoSpacing"/>
        <w:jc w:val="both"/>
      </w:pPr>
    </w:p>
    <w:p w14:paraId="1DD3E063" w14:textId="77777777" w:rsidR="00292730" w:rsidRPr="006B729E" w:rsidRDefault="00292730" w:rsidP="00292730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64540589" w14:textId="77777777" w:rsidR="00292730" w:rsidRDefault="00292730" w:rsidP="00292730">
      <w:pPr>
        <w:pStyle w:val="NoSpacing"/>
        <w:jc w:val="both"/>
      </w:pPr>
    </w:p>
    <w:p w14:paraId="0665553B" w14:textId="72A5CCC5" w:rsidR="00292730" w:rsidRDefault="00234D17" w:rsidP="00292730">
      <w:pPr>
        <w:pStyle w:val="NoSpacing"/>
        <w:jc w:val="both"/>
      </w:pPr>
      <w:r>
        <w:t>This e</w:t>
      </w:r>
      <w:r w:rsidR="00292730">
        <w:t>mail is sent to</w:t>
      </w:r>
      <w:r w:rsidR="003E3078">
        <w:t xml:space="preserve"> each</w:t>
      </w:r>
      <w:r w:rsidR="00292730">
        <w:t xml:space="preserve"> </w:t>
      </w:r>
      <w:r w:rsidR="003E3078">
        <w:t>authorized signer identified on a business</w:t>
      </w:r>
      <w:r w:rsidR="00292730">
        <w:t xml:space="preserve"> account application, to provide access to the </w:t>
      </w:r>
      <w:r w:rsidR="003E3078">
        <w:t>authorized signer</w:t>
      </w:r>
      <w:r w:rsidR="00292730">
        <w:t xml:space="preserve"> form. The following event</w:t>
      </w:r>
      <w:r w:rsidR="002136F6">
        <w:t>s</w:t>
      </w:r>
      <w:r>
        <w:t xml:space="preserve"> trigger the sending of this e</w:t>
      </w:r>
      <w:r w:rsidR="00292730">
        <w:t>mail.</w:t>
      </w:r>
      <w:r w:rsidR="002136F6">
        <w:t xml:space="preserve"> </w:t>
      </w:r>
    </w:p>
    <w:p w14:paraId="78836098" w14:textId="77777777" w:rsidR="00292730" w:rsidRDefault="00292730" w:rsidP="00292730">
      <w:pPr>
        <w:pStyle w:val="NoSpacing"/>
        <w:jc w:val="both"/>
      </w:pPr>
    </w:p>
    <w:p w14:paraId="10B03F44" w14:textId="00E3ABFD" w:rsidR="00EC6B9A" w:rsidRDefault="003E3078" w:rsidP="001C2BA1">
      <w:pPr>
        <w:pStyle w:val="NoSpacing"/>
        <w:numPr>
          <w:ilvl w:val="0"/>
          <w:numId w:val="45"/>
        </w:numPr>
        <w:jc w:val="both"/>
      </w:pPr>
      <w:r>
        <w:t xml:space="preserve">An applicant has identified one or more </w:t>
      </w:r>
      <w:commentRangeStart w:id="200"/>
      <w:commentRangeStart w:id="201"/>
      <w:r>
        <w:t xml:space="preserve">authorized signers </w:t>
      </w:r>
      <w:commentRangeEnd w:id="200"/>
      <w:r w:rsidR="00F05424">
        <w:rPr>
          <w:rStyle w:val="CommentReference"/>
          <w:rFonts w:eastAsiaTheme="minorEastAsia"/>
          <w:lang w:eastAsia="en-CA"/>
        </w:rPr>
        <w:commentReference w:id="200"/>
      </w:r>
      <w:commentRangeEnd w:id="201"/>
      <w:r w:rsidR="0033184E">
        <w:rPr>
          <w:rStyle w:val="CommentReference"/>
          <w:rFonts w:eastAsiaTheme="minorEastAsia"/>
          <w:lang w:eastAsia="en-CA"/>
        </w:rPr>
        <w:commentReference w:id="201"/>
      </w:r>
      <w:r>
        <w:t>on a business application and has completed the Business Disclosures and Signature page (CWBSB-44).</w:t>
      </w:r>
    </w:p>
    <w:p w14:paraId="3322CEFD" w14:textId="77777777" w:rsidR="009A0DDA" w:rsidRDefault="009A0DDA" w:rsidP="00292730">
      <w:pPr>
        <w:pStyle w:val="NoSpacing"/>
        <w:jc w:val="both"/>
      </w:pPr>
    </w:p>
    <w:p w14:paraId="3311883E" w14:textId="77777777" w:rsidR="00292730" w:rsidRDefault="00292730" w:rsidP="00292730">
      <w:pPr>
        <w:pStyle w:val="NoSpacing"/>
        <w:jc w:val="both"/>
      </w:pPr>
      <w:r>
        <w:rPr>
          <w:b/>
          <w:u w:val="single"/>
        </w:rPr>
        <w:t>Subject Line</w:t>
      </w:r>
    </w:p>
    <w:p w14:paraId="42A490C9" w14:textId="77777777" w:rsidR="00292730" w:rsidRDefault="00292730" w:rsidP="0029273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292730" w:rsidRPr="00F96A95" w14:paraId="1944D272" w14:textId="77777777" w:rsidTr="001908EF">
        <w:tc>
          <w:tcPr>
            <w:tcW w:w="10070" w:type="dxa"/>
          </w:tcPr>
          <w:p w14:paraId="3E5335D4" w14:textId="07F80465" w:rsidR="00292730" w:rsidRPr="00F96A95" w:rsidRDefault="000A5396" w:rsidP="008400F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 </w:t>
            </w:r>
            <w:r w:rsidR="003E3078">
              <w:rPr>
                <w:sz w:val="20"/>
                <w:szCs w:val="20"/>
              </w:rPr>
              <w:t xml:space="preserve">have been identified as an Authorized Signer on a </w:t>
            </w:r>
            <w:r>
              <w:rPr>
                <w:sz w:val="20"/>
                <w:szCs w:val="20"/>
              </w:rPr>
              <w:t>CWB</w:t>
            </w:r>
            <w:r w:rsidR="002136F6">
              <w:rPr>
                <w:sz w:val="20"/>
                <w:szCs w:val="20"/>
              </w:rPr>
              <w:t xml:space="preserve"> </w:t>
            </w:r>
            <w:r w:rsidR="008F08E3">
              <w:rPr>
                <w:sz w:val="20"/>
                <w:szCs w:val="20"/>
              </w:rPr>
              <w:t>b</w:t>
            </w:r>
            <w:r w:rsidR="003E3078">
              <w:rPr>
                <w:sz w:val="20"/>
                <w:szCs w:val="20"/>
              </w:rPr>
              <w:t xml:space="preserve">usiness </w:t>
            </w:r>
            <w:r w:rsidR="008F08E3">
              <w:rPr>
                <w:sz w:val="20"/>
                <w:szCs w:val="20"/>
              </w:rPr>
              <w:t>a</w:t>
            </w:r>
            <w:r w:rsidR="002136F6">
              <w:rPr>
                <w:sz w:val="20"/>
                <w:szCs w:val="20"/>
              </w:rPr>
              <w:t>pplication</w:t>
            </w:r>
          </w:p>
        </w:tc>
      </w:tr>
    </w:tbl>
    <w:p w14:paraId="063CD544" w14:textId="6A750959" w:rsidR="00EC6B9A" w:rsidRDefault="00EC6B9A" w:rsidP="00292730">
      <w:pPr>
        <w:pStyle w:val="NoSpacing"/>
        <w:jc w:val="both"/>
      </w:pPr>
    </w:p>
    <w:p w14:paraId="26F490AC" w14:textId="77777777" w:rsidR="009A0DDA" w:rsidRDefault="009A0DDA" w:rsidP="00292730">
      <w:pPr>
        <w:pStyle w:val="NoSpacing"/>
        <w:jc w:val="both"/>
      </w:pPr>
    </w:p>
    <w:p w14:paraId="3655F465" w14:textId="77777777" w:rsidR="00292730" w:rsidRDefault="00292730" w:rsidP="00292730">
      <w:pPr>
        <w:pStyle w:val="NoSpacing"/>
        <w:jc w:val="both"/>
      </w:pPr>
      <w:r>
        <w:rPr>
          <w:b/>
          <w:u w:val="single"/>
        </w:rPr>
        <w:t>Message Body</w:t>
      </w:r>
    </w:p>
    <w:p w14:paraId="1A8D9E96" w14:textId="77777777" w:rsidR="00292730" w:rsidRDefault="00292730" w:rsidP="0029273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292730" w:rsidRPr="00F96A95" w14:paraId="7B0525AA" w14:textId="77777777" w:rsidTr="001908EF">
        <w:tc>
          <w:tcPr>
            <w:tcW w:w="10070" w:type="dxa"/>
          </w:tcPr>
          <w:p w14:paraId="4DFA3866" w14:textId="07B13BD5" w:rsidR="002136F6" w:rsidRPr="002136F6" w:rsidRDefault="000A5396" w:rsidP="002136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="002136F6" w:rsidRPr="002136F6">
              <w:rPr>
                <w:sz w:val="20"/>
                <w:szCs w:val="20"/>
              </w:rPr>
              <w:t xml:space="preserve"> &lt;&lt;</w:t>
            </w:r>
            <w:r w:rsidR="003E3078">
              <w:rPr>
                <w:sz w:val="20"/>
                <w:szCs w:val="20"/>
              </w:rPr>
              <w:t>Authorized Signer</w:t>
            </w:r>
            <w:r w:rsidR="002136F6" w:rsidRPr="002136F6">
              <w:rPr>
                <w:sz w:val="20"/>
                <w:szCs w:val="20"/>
              </w:rPr>
              <w:t xml:space="preserve"> First Name&gt;&gt;,</w:t>
            </w:r>
          </w:p>
          <w:p w14:paraId="13528E14" w14:textId="77777777" w:rsidR="002136F6" w:rsidRPr="002136F6" w:rsidRDefault="002136F6" w:rsidP="002136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51A388D" w14:textId="3B58A14A" w:rsidR="002136F6" w:rsidRDefault="002136F6" w:rsidP="002136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&lt;&lt;Primary Applicant First Name&gt;&gt; &lt;&lt; Primary</w:t>
            </w:r>
            <w:r w:rsidR="001908EF">
              <w:rPr>
                <w:sz w:val="20"/>
                <w:szCs w:val="20"/>
              </w:rPr>
              <w:t xml:space="preserve"> Applicant Last Name &gt;&gt; has</w:t>
            </w:r>
            <w:r>
              <w:rPr>
                <w:sz w:val="20"/>
                <w:szCs w:val="20"/>
              </w:rPr>
              <w:t xml:space="preserve"> applied for a</w:t>
            </w:r>
            <w:r w:rsidR="003E3078">
              <w:rPr>
                <w:sz w:val="20"/>
                <w:szCs w:val="20"/>
              </w:rPr>
              <w:t xml:space="preserve"> business</w:t>
            </w:r>
            <w:r>
              <w:rPr>
                <w:sz w:val="20"/>
                <w:szCs w:val="20"/>
              </w:rPr>
              <w:t xml:space="preserve"> account</w:t>
            </w:r>
            <w:r w:rsidR="008F08E3">
              <w:rPr>
                <w:sz w:val="20"/>
                <w:szCs w:val="20"/>
              </w:rPr>
              <w:t xml:space="preserve"> with Canadian Western Bank (CWB) </w:t>
            </w:r>
            <w:r w:rsidR="003E3078">
              <w:rPr>
                <w:sz w:val="20"/>
                <w:szCs w:val="20"/>
              </w:rPr>
              <w:t xml:space="preserve">on behalf of &lt;&lt;business legal name&gt;&gt;. </w:t>
            </w:r>
            <w:r w:rsidR="001908EF">
              <w:rPr>
                <w:sz w:val="20"/>
                <w:szCs w:val="20"/>
              </w:rPr>
              <w:t xml:space="preserve">&lt;&lt;Primary Applicant First Name&gt;&gt; </w:t>
            </w:r>
            <w:r w:rsidR="003E3078">
              <w:rPr>
                <w:sz w:val="20"/>
                <w:szCs w:val="20"/>
              </w:rPr>
              <w:t xml:space="preserve">identified you as </w:t>
            </w:r>
            <w:proofErr w:type="gramStart"/>
            <w:r w:rsidR="003E3078">
              <w:rPr>
                <w:sz w:val="20"/>
                <w:szCs w:val="20"/>
              </w:rPr>
              <w:t>an</w:t>
            </w:r>
            <w:proofErr w:type="gramEnd"/>
            <w:r w:rsidR="003E3078">
              <w:rPr>
                <w:sz w:val="20"/>
                <w:szCs w:val="20"/>
              </w:rPr>
              <w:t xml:space="preserve"> Authorized Signer on the account and </w:t>
            </w:r>
            <w:r w:rsidR="001908EF">
              <w:rPr>
                <w:sz w:val="20"/>
                <w:szCs w:val="20"/>
              </w:rPr>
              <w:t>provided you</w:t>
            </w:r>
            <w:r w:rsidR="00274572">
              <w:rPr>
                <w:sz w:val="20"/>
                <w:szCs w:val="20"/>
              </w:rPr>
              <w:t>r</w:t>
            </w:r>
            <w:r w:rsidR="00234D17">
              <w:rPr>
                <w:sz w:val="20"/>
                <w:szCs w:val="20"/>
              </w:rPr>
              <w:t xml:space="preserve"> name, e</w:t>
            </w:r>
            <w:r w:rsidR="001908EF">
              <w:rPr>
                <w:sz w:val="20"/>
                <w:szCs w:val="20"/>
              </w:rPr>
              <w:t>mail addre</w:t>
            </w:r>
            <w:r w:rsidR="00274572">
              <w:rPr>
                <w:sz w:val="20"/>
                <w:szCs w:val="20"/>
              </w:rPr>
              <w:t>s</w:t>
            </w:r>
            <w:r w:rsidR="001908EF">
              <w:rPr>
                <w:sz w:val="20"/>
                <w:szCs w:val="20"/>
              </w:rPr>
              <w:t xml:space="preserve">s and mobile phone number so we could </w:t>
            </w:r>
            <w:r w:rsidR="00B20EE7">
              <w:rPr>
                <w:sz w:val="20"/>
                <w:szCs w:val="20"/>
              </w:rPr>
              <w:t>gather some information from you</w:t>
            </w:r>
            <w:r w:rsidR="001908EF">
              <w:rPr>
                <w:sz w:val="20"/>
                <w:szCs w:val="20"/>
              </w:rPr>
              <w:t>.</w:t>
            </w:r>
          </w:p>
          <w:p w14:paraId="5DFB4CCD" w14:textId="2A451953" w:rsidR="002136F6" w:rsidRDefault="002136F6" w:rsidP="002136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7E94D02" w14:textId="3F54F2AB" w:rsidR="002136F6" w:rsidRDefault="00A37F15" w:rsidP="002136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be aware that we cannot </w:t>
            </w:r>
            <w:r w:rsidR="0096101B">
              <w:rPr>
                <w:sz w:val="20"/>
                <w:szCs w:val="20"/>
              </w:rPr>
              <w:t>finish</w:t>
            </w:r>
            <w:r>
              <w:rPr>
                <w:sz w:val="20"/>
                <w:szCs w:val="20"/>
              </w:rPr>
              <w:t xml:space="preserve"> the process until your part of the application is complete.</w:t>
            </w:r>
          </w:p>
          <w:p w14:paraId="5696FFAF" w14:textId="3C7E8F07" w:rsidR="002136F6" w:rsidRPr="002136F6" w:rsidRDefault="002136F6" w:rsidP="002136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9DBBDFA" w14:textId="47FB75D5" w:rsidR="002136F6" w:rsidRPr="00D329F1" w:rsidRDefault="00D329F1" w:rsidP="002136F6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 w:rsidRPr="00D329F1">
              <w:rPr>
                <w:b/>
                <w:sz w:val="20"/>
                <w:szCs w:val="20"/>
                <w:u w:val="single"/>
              </w:rPr>
              <w:t>Start</w:t>
            </w:r>
            <w:r w:rsidR="000A5396">
              <w:rPr>
                <w:b/>
                <w:sz w:val="20"/>
                <w:szCs w:val="20"/>
                <w:u w:val="single"/>
              </w:rPr>
              <w:t xml:space="preserve"> my a</w:t>
            </w:r>
            <w:r>
              <w:rPr>
                <w:b/>
                <w:sz w:val="20"/>
                <w:szCs w:val="20"/>
                <w:u w:val="single"/>
              </w:rPr>
              <w:t>pplication</w:t>
            </w:r>
          </w:p>
          <w:p w14:paraId="7E14251D" w14:textId="77777777" w:rsidR="002136F6" w:rsidRPr="002136F6" w:rsidRDefault="002136F6" w:rsidP="002136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7B233C0" w14:textId="2173AF6C" w:rsidR="00D329F1" w:rsidRPr="008B0D37" w:rsidRDefault="00D329F1" w:rsidP="00D329F1">
            <w:pPr>
              <w:pStyle w:val="NoSpacing"/>
              <w:jc w:val="both"/>
              <w:rPr>
                <w:sz w:val="20"/>
                <w:szCs w:val="20"/>
              </w:rPr>
            </w:pPr>
            <w:r w:rsidRPr="008B0D37">
              <w:rPr>
                <w:sz w:val="20"/>
                <w:szCs w:val="20"/>
              </w:rPr>
              <w:t xml:space="preserve">If you have any questions about your application, or just need more information, you can email us at </w:t>
            </w:r>
            <w:r w:rsidR="00B20EE7">
              <w:rPr>
                <w:b/>
                <w:sz w:val="20"/>
                <w:szCs w:val="20"/>
                <w:u w:val="single"/>
              </w:rPr>
              <w:t>business</w:t>
            </w:r>
            <w:r w:rsidR="000A5396" w:rsidRPr="000A5396">
              <w:rPr>
                <w:b/>
                <w:sz w:val="20"/>
                <w:szCs w:val="20"/>
                <w:u w:val="single"/>
              </w:rPr>
              <w:t>-onboarding@cwbank.com</w:t>
            </w:r>
            <w:r w:rsidR="000A5396">
              <w:rPr>
                <w:sz w:val="20"/>
                <w:szCs w:val="20"/>
              </w:rPr>
              <w:t>.</w:t>
            </w:r>
          </w:p>
          <w:p w14:paraId="7C772018" w14:textId="41A8C7E4" w:rsidR="002136F6" w:rsidRDefault="002136F6" w:rsidP="002136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3D1C248" w14:textId="7D32F6D4" w:rsidR="008C391B" w:rsidRDefault="008C391B" w:rsidP="008C391B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Your reference number is &lt;&lt;Application Number (of </w:t>
            </w:r>
            <w:r w:rsidR="002B0A24">
              <w:rPr>
                <w:sz w:val="20"/>
                <w:szCs w:val="20"/>
              </w:rPr>
              <w:t>A</w:t>
            </w:r>
            <w:r w:rsidR="00B20EE7">
              <w:rPr>
                <w:sz w:val="20"/>
                <w:szCs w:val="20"/>
              </w:rPr>
              <w:t xml:space="preserve">uthorized </w:t>
            </w:r>
            <w:r w:rsidR="002B0A24">
              <w:rPr>
                <w:sz w:val="20"/>
                <w:szCs w:val="20"/>
              </w:rPr>
              <w:t>S</w:t>
            </w:r>
            <w:r w:rsidR="00B20EE7">
              <w:rPr>
                <w:sz w:val="20"/>
                <w:szCs w:val="20"/>
              </w:rPr>
              <w:t>igner</w:t>
            </w:r>
            <w:r>
              <w:rPr>
                <w:sz w:val="20"/>
                <w:szCs w:val="20"/>
              </w:rPr>
              <w:t xml:space="preserve"> application)&gt;&gt;.</w:t>
            </w:r>
          </w:p>
          <w:p w14:paraId="0309416F" w14:textId="77777777" w:rsidR="008C391B" w:rsidRPr="002136F6" w:rsidRDefault="008C391B" w:rsidP="002136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E38B0A2" w14:textId="7D617FF4" w:rsidR="000A5396" w:rsidRPr="000A5396" w:rsidRDefault="000A5396" w:rsidP="000A5396">
            <w:pPr>
              <w:pStyle w:val="NoSpacing"/>
              <w:jc w:val="both"/>
              <w:rPr>
                <w:sz w:val="20"/>
                <w:szCs w:val="20"/>
              </w:rPr>
            </w:pPr>
            <w:r w:rsidRPr="000A5396">
              <w:rPr>
                <w:sz w:val="20"/>
                <w:szCs w:val="20"/>
              </w:rPr>
              <w:t xml:space="preserve">We look forward to the opportunity to help </w:t>
            </w:r>
            <w:r w:rsidR="00B20EE7">
              <w:rPr>
                <w:sz w:val="20"/>
                <w:szCs w:val="20"/>
              </w:rPr>
              <w:t xml:space="preserve">your business realize its </w:t>
            </w:r>
            <w:r w:rsidRPr="000A5396">
              <w:rPr>
                <w:sz w:val="20"/>
                <w:szCs w:val="20"/>
              </w:rPr>
              <w:t>financial potential.</w:t>
            </w:r>
          </w:p>
          <w:p w14:paraId="2FDCEBD4" w14:textId="77777777" w:rsidR="000A5396" w:rsidRPr="000A5396" w:rsidRDefault="000A5396" w:rsidP="000A539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94FE79A" w14:textId="77777777" w:rsidR="000A5396" w:rsidRPr="000A5396" w:rsidRDefault="000A5396" w:rsidP="000A5396">
            <w:pPr>
              <w:pStyle w:val="NoSpacing"/>
              <w:jc w:val="both"/>
              <w:rPr>
                <w:sz w:val="20"/>
                <w:szCs w:val="20"/>
              </w:rPr>
            </w:pPr>
            <w:r w:rsidRPr="000A5396">
              <w:rPr>
                <w:sz w:val="20"/>
                <w:szCs w:val="20"/>
              </w:rPr>
              <w:t xml:space="preserve">Thank you, </w:t>
            </w:r>
          </w:p>
          <w:p w14:paraId="1974D2A5" w14:textId="77777777" w:rsidR="000A5396" w:rsidRPr="000A5396" w:rsidRDefault="000A5396" w:rsidP="000A539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609A4D4" w14:textId="31C1B34C" w:rsidR="00292730" w:rsidRPr="00F96A95" w:rsidRDefault="000A5396" w:rsidP="000A5396">
            <w:pPr>
              <w:pStyle w:val="NoSpacing"/>
              <w:jc w:val="both"/>
              <w:rPr>
                <w:sz w:val="20"/>
                <w:szCs w:val="20"/>
              </w:rPr>
            </w:pPr>
            <w:r w:rsidRPr="000A5396">
              <w:rPr>
                <w:sz w:val="20"/>
                <w:szCs w:val="20"/>
              </w:rPr>
              <w:t>Canadian Western Bank</w:t>
            </w:r>
          </w:p>
        </w:tc>
      </w:tr>
    </w:tbl>
    <w:p w14:paraId="41AB2225" w14:textId="066D5DD5" w:rsidR="00EC6B9A" w:rsidRDefault="00EC6B9A" w:rsidP="00292730">
      <w:pPr>
        <w:pStyle w:val="NoSpacing"/>
        <w:jc w:val="both"/>
      </w:pPr>
    </w:p>
    <w:p w14:paraId="2CB566E2" w14:textId="77777777" w:rsidR="009A0DDA" w:rsidRDefault="009A0DDA" w:rsidP="00292730">
      <w:pPr>
        <w:pStyle w:val="NoSpacing"/>
        <w:jc w:val="both"/>
      </w:pPr>
    </w:p>
    <w:p w14:paraId="2B715D38" w14:textId="77777777" w:rsidR="00292730" w:rsidRDefault="00292730" w:rsidP="00292730">
      <w:pPr>
        <w:pStyle w:val="NoSpacing"/>
        <w:jc w:val="both"/>
      </w:pPr>
      <w:r>
        <w:rPr>
          <w:b/>
          <w:u w:val="single"/>
        </w:rPr>
        <w:t>Hyperlinks</w:t>
      </w:r>
    </w:p>
    <w:p w14:paraId="3711EDEF" w14:textId="77777777" w:rsidR="00292730" w:rsidRDefault="00292730" w:rsidP="00292730">
      <w:pPr>
        <w:pStyle w:val="NoSpacing"/>
        <w:jc w:val="both"/>
      </w:pPr>
    </w:p>
    <w:p w14:paraId="45E1B354" w14:textId="77777777" w:rsidR="00292730" w:rsidRDefault="00292730" w:rsidP="00292730">
      <w:pPr>
        <w:pStyle w:val="NoSpacing"/>
        <w:jc w:val="both"/>
      </w:pPr>
      <w:r>
        <w:t>The message body above includes the following hyperlinked text.</w:t>
      </w:r>
    </w:p>
    <w:p w14:paraId="1D9E8767" w14:textId="14A8C31A" w:rsidR="004676CE" w:rsidRPr="00F96A95" w:rsidRDefault="004676CE" w:rsidP="004676CE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4676CE" w:rsidRPr="00F96A95" w14:paraId="1102A1FF" w14:textId="77777777" w:rsidTr="009D2D78">
        <w:tc>
          <w:tcPr>
            <w:tcW w:w="704" w:type="dxa"/>
          </w:tcPr>
          <w:p w14:paraId="65BD3695" w14:textId="77777777" w:rsidR="004676CE" w:rsidRPr="00F96A95" w:rsidRDefault="004676CE" w:rsidP="009D2D78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26E3ECDD" w14:textId="076E5944" w:rsidR="004676CE" w:rsidRPr="00F96A95" w:rsidRDefault="004676CE" w:rsidP="009D2D78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“Start </w:t>
            </w:r>
            <w:r w:rsidR="00357D1A">
              <w:rPr>
                <w:b/>
                <w:sz w:val="20"/>
                <w:szCs w:val="20"/>
              </w:rPr>
              <w:t>m</w:t>
            </w:r>
            <w:r>
              <w:rPr>
                <w:b/>
                <w:sz w:val="20"/>
                <w:szCs w:val="20"/>
              </w:rPr>
              <w:t xml:space="preserve">y </w:t>
            </w:r>
            <w:r w:rsidR="00357D1A">
              <w:rPr>
                <w:b/>
                <w:sz w:val="20"/>
                <w:szCs w:val="20"/>
              </w:rPr>
              <w:t>a</w:t>
            </w:r>
            <w:r>
              <w:rPr>
                <w:b/>
                <w:sz w:val="20"/>
                <w:szCs w:val="20"/>
              </w:rPr>
              <w:t>pplication</w:t>
            </w:r>
            <w:r w:rsidRPr="00DF3C1D">
              <w:rPr>
                <w:b/>
                <w:sz w:val="20"/>
                <w:szCs w:val="20"/>
              </w:rPr>
              <w:t>”</w:t>
            </w:r>
          </w:p>
        </w:tc>
      </w:tr>
      <w:tr w:rsidR="004676CE" w:rsidRPr="00F96A95" w14:paraId="202FEF28" w14:textId="77777777" w:rsidTr="009D2D78">
        <w:tc>
          <w:tcPr>
            <w:tcW w:w="704" w:type="dxa"/>
          </w:tcPr>
          <w:p w14:paraId="2D0D6098" w14:textId="77777777" w:rsidR="004676CE" w:rsidRPr="00F96A95" w:rsidRDefault="004676CE" w:rsidP="009D2D78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753F8075" w14:textId="2076C1EF" w:rsidR="004676CE" w:rsidRPr="00F96A95" w:rsidRDefault="004676CE" w:rsidP="008400F3">
            <w:pPr>
              <w:pStyle w:val="NoSpacing"/>
              <w:jc w:val="both"/>
              <w:rPr>
                <w:sz w:val="20"/>
                <w:szCs w:val="20"/>
              </w:rPr>
            </w:pPr>
            <w:r w:rsidRPr="00DF3C1D">
              <w:rPr>
                <w:sz w:val="20"/>
                <w:szCs w:val="20"/>
              </w:rPr>
              <w:t>System generated URL directing</w:t>
            </w:r>
            <w:r>
              <w:rPr>
                <w:sz w:val="20"/>
                <w:szCs w:val="20"/>
              </w:rPr>
              <w:t xml:space="preserve"> the user to the </w:t>
            </w:r>
            <w:r w:rsidR="00A37F15">
              <w:rPr>
                <w:sz w:val="20"/>
                <w:szCs w:val="20"/>
              </w:rPr>
              <w:t>authorized signer</w:t>
            </w:r>
            <w:r>
              <w:rPr>
                <w:sz w:val="20"/>
                <w:szCs w:val="20"/>
              </w:rPr>
              <w:t xml:space="preserve"> entry page</w:t>
            </w:r>
          </w:p>
        </w:tc>
      </w:tr>
    </w:tbl>
    <w:p w14:paraId="41201DCC" w14:textId="77777777" w:rsidR="000A5396" w:rsidRPr="00F96A95" w:rsidRDefault="000A5396" w:rsidP="000A5396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0A5396" w:rsidRPr="00F96A95" w14:paraId="4C464A2E" w14:textId="77777777" w:rsidTr="0058587F">
        <w:tc>
          <w:tcPr>
            <w:tcW w:w="704" w:type="dxa"/>
          </w:tcPr>
          <w:p w14:paraId="0823EE6F" w14:textId="77777777" w:rsidR="000A5396" w:rsidRPr="00F96A95" w:rsidRDefault="000A5396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657ECB33" w14:textId="06FA9EE8" w:rsidR="000A5396" w:rsidRPr="00F96A95" w:rsidRDefault="000A5396" w:rsidP="008400F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 w:rsidR="00A37F15"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0A5396" w:rsidRPr="00F96A95" w14:paraId="63F1711B" w14:textId="77777777" w:rsidTr="0058587F">
        <w:tc>
          <w:tcPr>
            <w:tcW w:w="704" w:type="dxa"/>
          </w:tcPr>
          <w:p w14:paraId="3F989AB5" w14:textId="77777777" w:rsidR="000A5396" w:rsidRPr="00F96A95" w:rsidRDefault="000A5396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5C73DCFB" w14:textId="57AEDCC8" w:rsidR="000A5396" w:rsidRPr="00F96A95" w:rsidRDefault="000A5396" w:rsidP="008400F3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 w:rsidR="00A37F15"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408D168A" w14:textId="77777777" w:rsidR="000A5396" w:rsidRDefault="000A5396" w:rsidP="000A5396">
      <w:pPr>
        <w:pStyle w:val="NoSpacing"/>
        <w:jc w:val="both"/>
      </w:pPr>
    </w:p>
    <w:p w14:paraId="4B459ED0" w14:textId="77777777" w:rsidR="00D329F1" w:rsidRDefault="00D329F1" w:rsidP="00D329F1">
      <w:pPr>
        <w:pStyle w:val="NoSpacing"/>
        <w:jc w:val="both"/>
      </w:pPr>
      <w:r>
        <w:rPr>
          <w:b/>
          <w:u w:val="single"/>
        </w:rPr>
        <w:t>Attachments</w:t>
      </w:r>
    </w:p>
    <w:p w14:paraId="0B0A4FE8" w14:textId="77777777" w:rsidR="009A0DDA" w:rsidRDefault="009A0DDA" w:rsidP="00292730">
      <w:pPr>
        <w:pStyle w:val="NoSpacing"/>
        <w:jc w:val="both"/>
      </w:pPr>
    </w:p>
    <w:p w14:paraId="223FC234" w14:textId="05578EB4" w:rsidR="008B0D37" w:rsidRDefault="00D329F1" w:rsidP="00292730">
      <w:pPr>
        <w:pStyle w:val="NoSpacing"/>
        <w:jc w:val="both"/>
      </w:pPr>
      <w:r>
        <w:t>This message does not require attachments.</w:t>
      </w:r>
      <w:r w:rsidR="00292730" w:rsidRPr="00F96A95">
        <w:rPr>
          <w:color w:val="937A46"/>
          <w:sz w:val="20"/>
          <w:szCs w:val="20"/>
        </w:rPr>
        <w:br w:type="page"/>
      </w:r>
    </w:p>
    <w:p w14:paraId="501C1220" w14:textId="6438131B" w:rsidR="00651880" w:rsidRDefault="009C582A" w:rsidP="00651880">
      <w:pPr>
        <w:pStyle w:val="Heading2"/>
        <w:keepNext/>
        <w:spacing w:after="0" w:line="240" w:lineRule="auto"/>
      </w:pPr>
      <w:bookmarkStart w:id="202" w:name="_Toc59446132"/>
      <w:r>
        <w:lastRenderedPageBreak/>
        <w:t>3.10</w:t>
      </w:r>
      <w:r w:rsidR="00AD1F09">
        <w:tab/>
        <w:t>Application Complete</w:t>
      </w:r>
      <w:r w:rsidR="00234D17">
        <w:t xml:space="preserve"> E</w:t>
      </w:r>
      <w:r w:rsidR="00651880">
        <w:t>mail</w:t>
      </w:r>
      <w:bookmarkEnd w:id="202"/>
    </w:p>
    <w:p w14:paraId="5FF0390E" w14:textId="77777777" w:rsidR="00651880" w:rsidRDefault="00651880" w:rsidP="00651880">
      <w:pPr>
        <w:pStyle w:val="NoSpacing"/>
        <w:jc w:val="both"/>
      </w:pPr>
    </w:p>
    <w:p w14:paraId="1DC9A95A" w14:textId="77777777" w:rsidR="00651880" w:rsidRPr="006B729E" w:rsidRDefault="00651880" w:rsidP="00651880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5C729E50" w14:textId="77777777" w:rsidR="00651880" w:rsidRDefault="00651880" w:rsidP="00651880">
      <w:pPr>
        <w:pStyle w:val="NoSpacing"/>
        <w:jc w:val="both"/>
      </w:pPr>
    </w:p>
    <w:p w14:paraId="2F85BA81" w14:textId="7C7F9731" w:rsidR="00651880" w:rsidRDefault="00234D17" w:rsidP="00651880">
      <w:pPr>
        <w:pStyle w:val="NoSpacing"/>
        <w:jc w:val="both"/>
      </w:pPr>
      <w:r>
        <w:t>This e</w:t>
      </w:r>
      <w:r w:rsidR="00AD1F09">
        <w:t xml:space="preserve">mail gets sent to the applicant upon successful completion of the funding process.  The content is dynamic and may include instructions for offline funding procedures.  </w:t>
      </w:r>
      <w:r w:rsidR="00651880">
        <w:t>The following event</w:t>
      </w:r>
      <w:r>
        <w:t>s trigger the sending of this e</w:t>
      </w:r>
      <w:r w:rsidR="00651880">
        <w:t>mail.</w:t>
      </w:r>
    </w:p>
    <w:p w14:paraId="3850B52A" w14:textId="77777777" w:rsidR="00651880" w:rsidRDefault="00651880" w:rsidP="00651880">
      <w:pPr>
        <w:pStyle w:val="NoSpacing"/>
        <w:jc w:val="both"/>
      </w:pPr>
    </w:p>
    <w:p w14:paraId="0B42DEFB" w14:textId="6A58CED4" w:rsidR="00651880" w:rsidRDefault="00AD1F09" w:rsidP="00292730">
      <w:pPr>
        <w:pStyle w:val="NoSpacing"/>
        <w:numPr>
          <w:ilvl w:val="0"/>
          <w:numId w:val="30"/>
        </w:numPr>
        <w:jc w:val="both"/>
      </w:pPr>
      <w:r>
        <w:t>Applicant successfully completes the Flinks funding process, with EFT transactions successfully created.</w:t>
      </w:r>
    </w:p>
    <w:p w14:paraId="1F710B0B" w14:textId="6C03839D" w:rsidR="00651880" w:rsidRDefault="00AD1F09" w:rsidP="00292730">
      <w:pPr>
        <w:pStyle w:val="NoSpacing"/>
        <w:numPr>
          <w:ilvl w:val="0"/>
          <w:numId w:val="30"/>
        </w:numPr>
        <w:jc w:val="both"/>
      </w:pPr>
      <w:r>
        <w:t>Applicant reaches the Funding Form’s Dynamic Finish page after selecting Interac e-transfer as their preferred funding method.</w:t>
      </w:r>
    </w:p>
    <w:p w14:paraId="56D3C6A1" w14:textId="5DDD0DC0" w:rsidR="009F00A3" w:rsidRDefault="009F00A3" w:rsidP="009F00A3">
      <w:pPr>
        <w:pStyle w:val="NoSpacing"/>
        <w:numPr>
          <w:ilvl w:val="0"/>
          <w:numId w:val="30"/>
        </w:numPr>
        <w:jc w:val="both"/>
      </w:pPr>
      <w:r>
        <w:t>Applicant reaches the Funding Form’s Dynamic Finish page after selecting internal CWB transfer as their preferred funding method.</w:t>
      </w:r>
    </w:p>
    <w:p w14:paraId="10C65122" w14:textId="0465785D" w:rsidR="009F00A3" w:rsidRDefault="009F00A3" w:rsidP="009F00A3">
      <w:pPr>
        <w:pStyle w:val="NoSpacing"/>
        <w:numPr>
          <w:ilvl w:val="0"/>
          <w:numId w:val="30"/>
        </w:numPr>
        <w:jc w:val="both"/>
      </w:pPr>
      <w:r>
        <w:t>Applicant reaches the Funding Form’s Dynamic Finish page after selecting a cheque payment as their preferred funding method.</w:t>
      </w:r>
    </w:p>
    <w:p w14:paraId="19CA638C" w14:textId="43C733B1" w:rsidR="00DD4406" w:rsidRDefault="00DD4406" w:rsidP="009F00A3">
      <w:pPr>
        <w:pStyle w:val="NoSpacing"/>
        <w:numPr>
          <w:ilvl w:val="0"/>
          <w:numId w:val="30"/>
        </w:numPr>
        <w:jc w:val="both"/>
      </w:pPr>
      <w:r>
        <w:t>Applicant reaches the Finding Form’s Dynamic Finish page after selecting Remote Deposit Capture as their preferred funding method.</w:t>
      </w:r>
    </w:p>
    <w:p w14:paraId="1E030690" w14:textId="0FBEF05E" w:rsidR="009F00A3" w:rsidRDefault="009F00A3" w:rsidP="009F00A3">
      <w:pPr>
        <w:pStyle w:val="NoSpacing"/>
        <w:ind w:left="360"/>
        <w:jc w:val="both"/>
      </w:pPr>
    </w:p>
    <w:p w14:paraId="2B180EE8" w14:textId="783D4472" w:rsidR="009F00A3" w:rsidRPr="009F00A3" w:rsidRDefault="009F00A3" w:rsidP="009F00A3">
      <w:pPr>
        <w:pStyle w:val="NoSpacing"/>
        <w:ind w:left="360"/>
        <w:jc w:val="both"/>
      </w:pPr>
      <w:r>
        <w:t xml:space="preserve">Note: Applicants who reach the Dynamic Finish page after opting out of funding </w:t>
      </w:r>
      <w:r>
        <w:rPr>
          <w:u w:val="single"/>
        </w:rPr>
        <w:t>should not</w:t>
      </w:r>
      <w:r w:rsidR="00234D17">
        <w:t xml:space="preserve"> trigger this e</w:t>
      </w:r>
      <w:r>
        <w:t>mail.</w:t>
      </w:r>
    </w:p>
    <w:p w14:paraId="4EC15FE4" w14:textId="77777777" w:rsidR="00651880" w:rsidRDefault="00651880" w:rsidP="00651880">
      <w:pPr>
        <w:pStyle w:val="NoSpacing"/>
        <w:jc w:val="both"/>
      </w:pPr>
    </w:p>
    <w:p w14:paraId="6B887ED3" w14:textId="77777777" w:rsidR="00651880" w:rsidRDefault="00651880" w:rsidP="00651880">
      <w:pPr>
        <w:pStyle w:val="NoSpacing"/>
        <w:jc w:val="both"/>
      </w:pPr>
      <w:r>
        <w:rPr>
          <w:b/>
          <w:u w:val="single"/>
        </w:rPr>
        <w:t>Subject Line</w:t>
      </w:r>
    </w:p>
    <w:p w14:paraId="6E764C0D" w14:textId="77777777" w:rsidR="00651880" w:rsidRDefault="00651880" w:rsidP="0065188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651880" w:rsidRPr="00F96A95" w14:paraId="6A998216" w14:textId="77777777" w:rsidTr="00DF3C1D">
        <w:tc>
          <w:tcPr>
            <w:tcW w:w="10070" w:type="dxa"/>
          </w:tcPr>
          <w:p w14:paraId="4B508209" w14:textId="00F1CA69" w:rsidR="00651880" w:rsidRPr="00F96A95" w:rsidRDefault="009F00A3" w:rsidP="00970B60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Your </w:t>
            </w:r>
            <w:r w:rsidR="00970B60">
              <w:rPr>
                <w:sz w:val="20"/>
                <w:szCs w:val="20"/>
              </w:rPr>
              <w:t>CWB</w:t>
            </w:r>
            <w:r w:rsidR="00396776">
              <w:rPr>
                <w:sz w:val="20"/>
                <w:szCs w:val="20"/>
              </w:rPr>
              <w:t xml:space="preserve"> business</w:t>
            </w:r>
            <w:r w:rsidR="00970B60">
              <w:rPr>
                <w:sz w:val="20"/>
                <w:szCs w:val="20"/>
              </w:rPr>
              <w:t xml:space="preserve"> account is all set up</w:t>
            </w:r>
          </w:p>
        </w:tc>
      </w:tr>
    </w:tbl>
    <w:p w14:paraId="1E2078A3" w14:textId="77777777" w:rsidR="00651880" w:rsidRDefault="00651880" w:rsidP="00651880">
      <w:pPr>
        <w:pStyle w:val="NoSpacing"/>
        <w:jc w:val="both"/>
      </w:pPr>
    </w:p>
    <w:p w14:paraId="5EC0B53E" w14:textId="77777777" w:rsidR="00651880" w:rsidRDefault="00651880" w:rsidP="00651880">
      <w:pPr>
        <w:pStyle w:val="NoSpacing"/>
        <w:jc w:val="both"/>
      </w:pPr>
      <w:r>
        <w:rPr>
          <w:b/>
          <w:u w:val="single"/>
        </w:rPr>
        <w:t>Message Body</w:t>
      </w:r>
    </w:p>
    <w:p w14:paraId="21F5F5EC" w14:textId="77777777" w:rsidR="00651880" w:rsidRDefault="00651880" w:rsidP="0065188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651880" w:rsidRPr="00F96A95" w14:paraId="3549CFDA" w14:textId="77777777" w:rsidTr="00DF3C1D">
        <w:tc>
          <w:tcPr>
            <w:tcW w:w="10070" w:type="dxa"/>
          </w:tcPr>
          <w:p w14:paraId="2944773F" w14:textId="470B3483" w:rsidR="009F00A3" w:rsidRPr="00F96A95" w:rsidRDefault="009F00A3" w:rsidP="009F0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He</w:t>
            </w:r>
            <w:r w:rsidR="00770A6C">
              <w:rPr>
                <w:sz w:val="20"/>
                <w:szCs w:val="20"/>
              </w:rPr>
              <w:t>llo</w:t>
            </w:r>
            <w:r w:rsidRPr="00F96A95">
              <w:rPr>
                <w:sz w:val="20"/>
                <w:szCs w:val="20"/>
              </w:rPr>
              <w:t xml:space="preserve"> &lt;&lt;Applicant First Name&gt;&gt;, </w:t>
            </w:r>
          </w:p>
          <w:p w14:paraId="429F61D6" w14:textId="77777777" w:rsidR="009F00A3" w:rsidRPr="00F96A95" w:rsidRDefault="009F00A3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7792030" w14:textId="4568C5AE" w:rsidR="009F00A3" w:rsidRPr="00F96A95" w:rsidRDefault="00877EEF" w:rsidP="009F0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Thanks for choosing </w:t>
            </w:r>
            <w:r w:rsidR="00770A6C">
              <w:rPr>
                <w:sz w:val="20"/>
                <w:szCs w:val="20"/>
              </w:rPr>
              <w:t>Canadian Western Bank (CWB)!</w:t>
            </w:r>
            <w:r>
              <w:rPr>
                <w:sz w:val="20"/>
                <w:szCs w:val="20"/>
              </w:rPr>
              <w:t xml:space="preserve">  You</w:t>
            </w:r>
            <w:r w:rsidR="00770A6C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 xml:space="preserve"> new </w:t>
            </w:r>
            <w:r w:rsidR="00396776">
              <w:rPr>
                <w:sz w:val="20"/>
                <w:szCs w:val="20"/>
              </w:rPr>
              <w:t xml:space="preserve">business </w:t>
            </w:r>
            <w:r>
              <w:rPr>
                <w:sz w:val="20"/>
                <w:szCs w:val="20"/>
              </w:rPr>
              <w:t xml:space="preserve">account </w:t>
            </w:r>
            <w:r w:rsidR="00396776">
              <w:rPr>
                <w:sz w:val="20"/>
                <w:szCs w:val="20"/>
              </w:rPr>
              <w:t xml:space="preserve">for &lt;&lt;business legal name&gt;&gt; </w:t>
            </w:r>
            <w:r>
              <w:rPr>
                <w:sz w:val="20"/>
                <w:szCs w:val="20"/>
              </w:rPr>
              <w:t>is all set up and ready to go.</w:t>
            </w:r>
          </w:p>
          <w:p w14:paraId="7CD4BC48" w14:textId="77777777" w:rsidR="009F00A3" w:rsidRPr="00F96A95" w:rsidRDefault="009F00A3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8481743" w14:textId="1617CD15" w:rsidR="009F00A3" w:rsidRPr="009F00A3" w:rsidRDefault="009F00A3" w:rsidP="009F00A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F00A3">
              <w:rPr>
                <w:b/>
                <w:sz w:val="20"/>
                <w:szCs w:val="20"/>
              </w:rPr>
              <w:t>&lt;&lt;</w:t>
            </w:r>
            <w:commentRangeStart w:id="203"/>
            <w:r w:rsidRPr="009F00A3">
              <w:rPr>
                <w:b/>
                <w:sz w:val="20"/>
                <w:szCs w:val="20"/>
              </w:rPr>
              <w:t xml:space="preserve">IF </w:t>
            </w:r>
            <w:proofErr w:type="spellStart"/>
            <w:r w:rsidRPr="009F00A3">
              <w:rPr>
                <w:b/>
                <w:sz w:val="20"/>
                <w:szCs w:val="20"/>
              </w:rPr>
              <w:t>Funding</w:t>
            </w:r>
            <w:r w:rsidR="00AA3B4B">
              <w:rPr>
                <w:b/>
                <w:sz w:val="20"/>
                <w:szCs w:val="20"/>
              </w:rPr>
              <w:t>_</w:t>
            </w:r>
            <w:r w:rsidRPr="009F00A3">
              <w:rPr>
                <w:b/>
                <w:sz w:val="20"/>
                <w:szCs w:val="20"/>
              </w:rPr>
              <w:t>Method</w:t>
            </w:r>
            <w:proofErr w:type="spellEnd"/>
            <w:r w:rsidRPr="009F00A3">
              <w:rPr>
                <w:b/>
                <w:sz w:val="20"/>
                <w:szCs w:val="20"/>
              </w:rPr>
              <w:t xml:space="preserve"> == “Flinks”&gt;&gt;</w:t>
            </w:r>
            <w:commentRangeEnd w:id="203"/>
            <w:r w:rsidR="005B323E">
              <w:rPr>
                <w:rStyle w:val="CommentReference"/>
                <w:rFonts w:eastAsiaTheme="minorEastAsia"/>
                <w:lang w:eastAsia="en-CA"/>
              </w:rPr>
              <w:commentReference w:id="203"/>
            </w:r>
          </w:p>
          <w:p w14:paraId="67F424AD" w14:textId="22FE42B2" w:rsidR="009F00A3" w:rsidRDefault="009F00A3" w:rsidP="009F0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funds you transferred </w:t>
            </w:r>
            <w:r w:rsidR="00877EEF">
              <w:rPr>
                <w:sz w:val="20"/>
                <w:szCs w:val="20"/>
              </w:rPr>
              <w:t>will arrive s</w:t>
            </w:r>
            <w:r w:rsidR="007A415B">
              <w:rPr>
                <w:sz w:val="20"/>
                <w:szCs w:val="20"/>
              </w:rPr>
              <w:t>oon</w:t>
            </w:r>
            <w:r w:rsidR="00877EEF">
              <w:rPr>
                <w:sz w:val="20"/>
                <w:szCs w:val="20"/>
              </w:rPr>
              <w:t xml:space="preserve">, but may be held for up to </w:t>
            </w:r>
            <w:r w:rsidR="007D54D7">
              <w:rPr>
                <w:sz w:val="20"/>
                <w:szCs w:val="20"/>
              </w:rPr>
              <w:t>5</w:t>
            </w:r>
            <w:r w:rsidR="00877EEF">
              <w:rPr>
                <w:sz w:val="20"/>
                <w:szCs w:val="20"/>
              </w:rPr>
              <w:t xml:space="preserve"> business days.  In the meantime,</w:t>
            </w:r>
            <w:r w:rsidR="00B0244D">
              <w:rPr>
                <w:sz w:val="20"/>
                <w:szCs w:val="20"/>
              </w:rPr>
              <w:t xml:space="preserve"> </w:t>
            </w:r>
            <w:r w:rsidR="00770A6C">
              <w:rPr>
                <w:sz w:val="20"/>
                <w:szCs w:val="20"/>
              </w:rPr>
              <w:t>you can log into online banking</w:t>
            </w:r>
            <w:r w:rsidR="006F34E5">
              <w:rPr>
                <w:sz w:val="20"/>
                <w:szCs w:val="20"/>
              </w:rPr>
              <w:t xml:space="preserve"> to get familiar with your new account</w:t>
            </w:r>
            <w:r w:rsidR="00770A6C">
              <w:rPr>
                <w:sz w:val="20"/>
                <w:szCs w:val="20"/>
              </w:rPr>
              <w:t>.</w:t>
            </w:r>
          </w:p>
          <w:p w14:paraId="224DD26B" w14:textId="77777777" w:rsidR="00877EEF" w:rsidRDefault="00877EEF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C2C8056" w14:textId="56D7BA51" w:rsidR="009F00A3" w:rsidRPr="009F00A3" w:rsidRDefault="009F00A3" w:rsidP="009F00A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F00A3">
              <w:rPr>
                <w:b/>
                <w:sz w:val="20"/>
                <w:szCs w:val="20"/>
              </w:rPr>
              <w:t xml:space="preserve">&lt;&lt;ELSE IF </w:t>
            </w:r>
            <w:proofErr w:type="spellStart"/>
            <w:r w:rsidRPr="009F00A3">
              <w:rPr>
                <w:b/>
                <w:sz w:val="20"/>
                <w:szCs w:val="20"/>
              </w:rPr>
              <w:t>Funding_Method</w:t>
            </w:r>
            <w:proofErr w:type="spellEnd"/>
            <w:r w:rsidRPr="009F00A3">
              <w:rPr>
                <w:b/>
                <w:sz w:val="20"/>
                <w:szCs w:val="20"/>
              </w:rPr>
              <w:t xml:space="preserve"> == “Interac e-transfer”&gt;&gt;</w:t>
            </w:r>
          </w:p>
          <w:p w14:paraId="1847E659" w14:textId="3FC4F842" w:rsidR="009F00A3" w:rsidRDefault="0042385D" w:rsidP="009F0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fund your account using e-transfer, follow these steps:</w:t>
            </w:r>
          </w:p>
          <w:p w14:paraId="0274DC7D" w14:textId="5827E404" w:rsidR="0042385D" w:rsidRDefault="0042385D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D6352AF" w14:textId="465403BF" w:rsidR="0042385D" w:rsidRDefault="0042385D" w:rsidP="009800F0">
            <w:pPr>
              <w:pStyle w:val="NoSpacing"/>
              <w:numPr>
                <w:ilvl w:val="0"/>
                <w:numId w:val="32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 into your other bank or financial institution.</w:t>
            </w:r>
          </w:p>
          <w:p w14:paraId="202099AB" w14:textId="207457C9" w:rsidR="0042385D" w:rsidRDefault="00B10F55" w:rsidP="009800F0">
            <w:pPr>
              <w:pStyle w:val="NoSpacing"/>
              <w:numPr>
                <w:ilvl w:val="0"/>
                <w:numId w:val="32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funds to your</w:t>
            </w:r>
            <w:r w:rsidR="00396776">
              <w:rPr>
                <w:sz w:val="20"/>
                <w:szCs w:val="20"/>
              </w:rPr>
              <w:t xml:space="preserve"> business</w:t>
            </w:r>
            <w:r w:rsidR="00234D17">
              <w:rPr>
                <w:sz w:val="20"/>
                <w:szCs w:val="20"/>
              </w:rPr>
              <w:t xml:space="preserve"> using Interac </w:t>
            </w:r>
            <w:r w:rsidR="00DA1290">
              <w:rPr>
                <w:sz w:val="20"/>
                <w:szCs w:val="20"/>
              </w:rPr>
              <w:t>e</w:t>
            </w:r>
            <w:r w:rsidR="00234D17">
              <w:rPr>
                <w:sz w:val="20"/>
                <w:szCs w:val="20"/>
              </w:rPr>
              <w:t>-Transfer (e</w:t>
            </w:r>
            <w:r>
              <w:rPr>
                <w:sz w:val="20"/>
                <w:szCs w:val="20"/>
              </w:rPr>
              <w:t>mail money)</w:t>
            </w:r>
            <w:r w:rsidR="00DA1290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You may need to create a new recipient for </w:t>
            </w:r>
            <w:r w:rsidR="00396776">
              <w:rPr>
                <w:sz w:val="20"/>
                <w:szCs w:val="20"/>
              </w:rPr>
              <w:t xml:space="preserve">your business </w:t>
            </w:r>
            <w:r>
              <w:rPr>
                <w:sz w:val="20"/>
                <w:szCs w:val="20"/>
              </w:rPr>
              <w:t>first.</w:t>
            </w:r>
          </w:p>
          <w:p w14:paraId="680CE090" w14:textId="3859CE9B" w:rsidR="00B10F55" w:rsidRDefault="00B10F55" w:rsidP="009800F0">
            <w:pPr>
              <w:pStyle w:val="NoSpacing"/>
              <w:numPr>
                <w:ilvl w:val="0"/>
                <w:numId w:val="32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</w:t>
            </w:r>
            <w:r w:rsidR="00234D17">
              <w:rPr>
                <w:sz w:val="20"/>
                <w:szCs w:val="20"/>
              </w:rPr>
              <w:t xml:space="preserve">en you receive the </w:t>
            </w:r>
            <w:r w:rsidR="00DA1290">
              <w:rPr>
                <w:sz w:val="20"/>
                <w:szCs w:val="20"/>
              </w:rPr>
              <w:t>e</w:t>
            </w:r>
            <w:r w:rsidR="00234D17">
              <w:rPr>
                <w:sz w:val="20"/>
                <w:szCs w:val="20"/>
              </w:rPr>
              <w:t>-Transfer e</w:t>
            </w:r>
            <w:r>
              <w:rPr>
                <w:sz w:val="20"/>
                <w:szCs w:val="20"/>
              </w:rPr>
              <w:t>mail, follow the on-screen instructions to deposit the funds into your new account.  Ma</w:t>
            </w:r>
            <w:r w:rsidR="00EC6B9A">
              <w:rPr>
                <w:sz w:val="20"/>
                <w:szCs w:val="20"/>
              </w:rPr>
              <w:t xml:space="preserve">ke sure to </w:t>
            </w:r>
            <w:r w:rsidR="00416B10">
              <w:rPr>
                <w:sz w:val="20"/>
                <w:szCs w:val="20"/>
              </w:rPr>
              <w:t>choose</w:t>
            </w:r>
            <w:r w:rsidR="00770A6C">
              <w:rPr>
                <w:sz w:val="20"/>
                <w:szCs w:val="20"/>
              </w:rPr>
              <w:t xml:space="preserve"> “Canadian Western Bank</w:t>
            </w:r>
            <w:r>
              <w:rPr>
                <w:sz w:val="20"/>
                <w:szCs w:val="20"/>
              </w:rPr>
              <w:t>” as the financ</w:t>
            </w:r>
            <w:r w:rsidR="003C710A">
              <w:rPr>
                <w:sz w:val="20"/>
                <w:szCs w:val="20"/>
              </w:rPr>
              <w:t>ial institution for the deposit.</w:t>
            </w:r>
          </w:p>
          <w:p w14:paraId="5148E6C5" w14:textId="44E9D846" w:rsidR="0042385D" w:rsidRDefault="0042385D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C86E6C3" w14:textId="77777777" w:rsidR="0059460C" w:rsidRPr="009F00A3" w:rsidRDefault="0059460C" w:rsidP="0059460C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F00A3">
              <w:rPr>
                <w:b/>
                <w:sz w:val="20"/>
                <w:szCs w:val="20"/>
              </w:rPr>
              <w:t xml:space="preserve">&lt;&lt;ELSE IF </w:t>
            </w:r>
            <w:proofErr w:type="spellStart"/>
            <w:r w:rsidRPr="009F00A3">
              <w:rPr>
                <w:b/>
                <w:sz w:val="20"/>
                <w:szCs w:val="20"/>
              </w:rPr>
              <w:t>Funding_Method</w:t>
            </w:r>
            <w:proofErr w:type="spellEnd"/>
            <w:r w:rsidRPr="009F00A3">
              <w:rPr>
                <w:b/>
                <w:sz w:val="20"/>
                <w:szCs w:val="20"/>
              </w:rPr>
              <w:t xml:space="preserve"> == “Internal CWB Transfer”&gt;&gt;</w:t>
            </w:r>
          </w:p>
          <w:p w14:paraId="3E4FA939" w14:textId="28403045" w:rsidR="0059460C" w:rsidRDefault="0059460C" w:rsidP="0059460C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transfer funds from your CWB</w:t>
            </w:r>
            <w:r w:rsidR="005764C8">
              <w:rPr>
                <w:sz w:val="20"/>
                <w:szCs w:val="20"/>
              </w:rPr>
              <w:t xml:space="preserve"> personal</w:t>
            </w:r>
            <w:r>
              <w:rPr>
                <w:sz w:val="20"/>
                <w:szCs w:val="20"/>
              </w:rPr>
              <w:t xml:space="preserve"> account to your new </w:t>
            </w:r>
            <w:r w:rsidR="00584123">
              <w:rPr>
                <w:sz w:val="20"/>
                <w:szCs w:val="20"/>
              </w:rPr>
              <w:t xml:space="preserve">CWB business </w:t>
            </w:r>
            <w:r>
              <w:rPr>
                <w:sz w:val="20"/>
                <w:szCs w:val="20"/>
              </w:rPr>
              <w:t>account, follow these steps:</w:t>
            </w:r>
          </w:p>
          <w:p w14:paraId="111BB625" w14:textId="77777777" w:rsidR="0059460C" w:rsidRDefault="0059460C" w:rsidP="0059460C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DD11C5E" w14:textId="21705E58" w:rsidR="009800F0" w:rsidRDefault="009800F0" w:rsidP="009800F0">
            <w:pPr>
              <w:pStyle w:val="NoSpacing"/>
              <w:numPr>
                <w:ilvl w:val="0"/>
                <w:numId w:val="56"/>
              </w:numPr>
              <w:jc w:val="both"/>
              <w:rPr>
                <w:sz w:val="20"/>
                <w:szCs w:val="20"/>
              </w:rPr>
            </w:pPr>
            <w:r w:rsidRPr="006340F3">
              <w:rPr>
                <w:b/>
                <w:sz w:val="20"/>
                <w:szCs w:val="20"/>
                <w:u w:val="single"/>
              </w:rPr>
              <w:t xml:space="preserve">Go </w:t>
            </w:r>
            <w:r w:rsidR="00113870">
              <w:rPr>
                <w:b/>
                <w:sz w:val="20"/>
                <w:szCs w:val="20"/>
                <w:u w:val="single"/>
              </w:rPr>
              <w:t>t</w:t>
            </w:r>
            <w:r w:rsidRPr="006340F3">
              <w:rPr>
                <w:b/>
                <w:sz w:val="20"/>
                <w:szCs w:val="20"/>
                <w:u w:val="single"/>
              </w:rPr>
              <w:t xml:space="preserve">o online </w:t>
            </w:r>
            <w:commentRangeStart w:id="204"/>
            <w:r w:rsidRPr="006340F3">
              <w:rPr>
                <w:b/>
                <w:sz w:val="20"/>
                <w:szCs w:val="20"/>
                <w:u w:val="single"/>
              </w:rPr>
              <w:t>banking</w:t>
            </w:r>
            <w:commentRangeEnd w:id="204"/>
            <w:r w:rsidR="004407F5">
              <w:rPr>
                <w:rStyle w:val="CommentReference"/>
                <w:rFonts w:eastAsiaTheme="minorEastAsia"/>
                <w:lang w:eastAsia="en-CA"/>
              </w:rPr>
              <w:commentReference w:id="204"/>
            </w:r>
            <w:r>
              <w:rPr>
                <w:sz w:val="20"/>
                <w:szCs w:val="20"/>
              </w:rPr>
              <w:t xml:space="preserve"> to log into your new Business Banking Account. </w:t>
            </w:r>
          </w:p>
          <w:p w14:paraId="52A9061D" w14:textId="03BF8F07" w:rsidR="0059460C" w:rsidRDefault="0059460C" w:rsidP="009800F0">
            <w:pPr>
              <w:pStyle w:val="NoSpacing"/>
              <w:numPr>
                <w:ilvl w:val="0"/>
                <w:numId w:val="5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 the “Account Summary” page, find the account you want to </w:t>
            </w:r>
            <w:r w:rsidR="00DA1290">
              <w:rPr>
                <w:sz w:val="20"/>
                <w:szCs w:val="20"/>
              </w:rPr>
              <w:t>transfer</w:t>
            </w:r>
            <w:r>
              <w:rPr>
                <w:sz w:val="20"/>
                <w:szCs w:val="20"/>
              </w:rPr>
              <w:t xml:space="preserve"> funds</w:t>
            </w:r>
            <w:r w:rsidR="00DA1290">
              <w:rPr>
                <w:sz w:val="20"/>
                <w:szCs w:val="20"/>
              </w:rPr>
              <w:t xml:space="preserve"> to. </w:t>
            </w:r>
            <w:r>
              <w:rPr>
                <w:sz w:val="20"/>
                <w:szCs w:val="20"/>
              </w:rPr>
              <w:t>Copy the 12-digit account number.</w:t>
            </w:r>
          </w:p>
          <w:p w14:paraId="395C66F8" w14:textId="4ECBC68A" w:rsidR="0059460C" w:rsidRDefault="0059460C" w:rsidP="009800F0">
            <w:pPr>
              <w:pStyle w:val="NoSpacing"/>
              <w:numPr>
                <w:ilvl w:val="0"/>
                <w:numId w:val="56"/>
              </w:numPr>
              <w:jc w:val="both"/>
              <w:rPr>
                <w:sz w:val="20"/>
                <w:szCs w:val="20"/>
              </w:rPr>
            </w:pPr>
            <w:r w:rsidRPr="00384DBD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og </w:t>
            </w:r>
            <w:proofErr w:type="gramStart"/>
            <w:r>
              <w:rPr>
                <w:sz w:val="20"/>
                <w:szCs w:val="20"/>
              </w:rPr>
              <w:t xml:space="preserve">into  </w:t>
            </w:r>
            <w:r w:rsidRPr="00B0244D">
              <w:rPr>
                <w:b/>
                <w:sz w:val="20"/>
                <w:szCs w:val="20"/>
                <w:u w:val="single"/>
              </w:rPr>
              <w:t>CWB</w:t>
            </w:r>
            <w:proofErr w:type="gramEnd"/>
            <w:r w:rsidRPr="00B0244D">
              <w:rPr>
                <w:b/>
                <w:sz w:val="20"/>
                <w:szCs w:val="20"/>
                <w:u w:val="single"/>
              </w:rPr>
              <w:t xml:space="preserve"> online banking</w:t>
            </w:r>
            <w:r w:rsidR="005764C8">
              <w:rPr>
                <w:b/>
                <w:sz w:val="20"/>
                <w:szCs w:val="20"/>
                <w:u w:val="single"/>
              </w:rPr>
              <w:t xml:space="preserve"> account</w:t>
            </w:r>
            <w:r>
              <w:rPr>
                <w:sz w:val="20"/>
                <w:szCs w:val="20"/>
              </w:rPr>
              <w:t>.</w:t>
            </w:r>
          </w:p>
          <w:p w14:paraId="28E7092B" w14:textId="77777777" w:rsidR="0059460C" w:rsidRDefault="0059460C" w:rsidP="009800F0">
            <w:pPr>
              <w:pStyle w:val="NoSpacing"/>
              <w:numPr>
                <w:ilvl w:val="0"/>
                <w:numId w:val="5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the “Transfers” option from the menu.</w:t>
            </w:r>
          </w:p>
          <w:p w14:paraId="42577EA1" w14:textId="77777777" w:rsidR="0059460C" w:rsidRDefault="0059460C" w:rsidP="009800F0">
            <w:pPr>
              <w:pStyle w:val="NoSpacing"/>
              <w:numPr>
                <w:ilvl w:val="0"/>
                <w:numId w:val="5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the “From” field, select the account you want to move funds from.</w:t>
            </w:r>
          </w:p>
          <w:p w14:paraId="31A1AF52" w14:textId="77777777" w:rsidR="0059460C" w:rsidRDefault="0059460C" w:rsidP="009800F0">
            <w:pPr>
              <w:pStyle w:val="NoSpacing"/>
              <w:numPr>
                <w:ilvl w:val="0"/>
                <w:numId w:val="5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Specify the amount you would like to transfer.</w:t>
            </w:r>
          </w:p>
          <w:p w14:paraId="22CFA58C" w14:textId="77777777" w:rsidR="0059460C" w:rsidRDefault="0059460C" w:rsidP="009800F0">
            <w:pPr>
              <w:pStyle w:val="NoSpacing"/>
              <w:numPr>
                <w:ilvl w:val="0"/>
                <w:numId w:val="5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the “Transfer To” field, select the option called “Another Client”.</w:t>
            </w:r>
          </w:p>
          <w:p w14:paraId="130EADA6" w14:textId="3D1027EE" w:rsidR="0059460C" w:rsidRDefault="0059460C" w:rsidP="009800F0">
            <w:pPr>
              <w:pStyle w:val="NoSpacing"/>
              <w:numPr>
                <w:ilvl w:val="0"/>
                <w:numId w:val="5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the “Other CWB Account”, type the 12-digit </w:t>
            </w:r>
            <w:r w:rsidR="00584123">
              <w:rPr>
                <w:sz w:val="20"/>
                <w:szCs w:val="20"/>
              </w:rPr>
              <w:t xml:space="preserve">CWB business </w:t>
            </w:r>
            <w:r>
              <w:rPr>
                <w:sz w:val="20"/>
                <w:szCs w:val="20"/>
              </w:rPr>
              <w:t>account number from step 2.</w:t>
            </w:r>
          </w:p>
          <w:p w14:paraId="35287F37" w14:textId="77777777" w:rsidR="0059460C" w:rsidRDefault="0059460C" w:rsidP="009800F0">
            <w:pPr>
              <w:pStyle w:val="NoSpacing"/>
              <w:numPr>
                <w:ilvl w:val="0"/>
                <w:numId w:val="5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or tap “Continue” and follow the on-screen instructions to complete the transfer.</w:t>
            </w:r>
          </w:p>
          <w:p w14:paraId="5A1AC3B1" w14:textId="77777777" w:rsidR="0059460C" w:rsidRDefault="0059460C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5042425" w14:textId="0A81122B" w:rsidR="009F00A3" w:rsidRPr="009F00A3" w:rsidRDefault="009F00A3" w:rsidP="009F00A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F00A3">
              <w:rPr>
                <w:b/>
                <w:sz w:val="20"/>
                <w:szCs w:val="20"/>
              </w:rPr>
              <w:t xml:space="preserve">&lt;&lt;ELSE IF </w:t>
            </w:r>
            <w:proofErr w:type="spellStart"/>
            <w:r w:rsidRPr="009F00A3">
              <w:rPr>
                <w:b/>
                <w:sz w:val="20"/>
                <w:szCs w:val="20"/>
              </w:rPr>
              <w:t>Funding_Method</w:t>
            </w:r>
            <w:proofErr w:type="spellEnd"/>
            <w:r w:rsidRPr="009F00A3">
              <w:rPr>
                <w:b/>
                <w:sz w:val="20"/>
                <w:szCs w:val="20"/>
              </w:rPr>
              <w:t xml:space="preserve"> == “Internal </w:t>
            </w:r>
            <w:r w:rsidR="0059460C">
              <w:rPr>
                <w:b/>
                <w:sz w:val="20"/>
                <w:szCs w:val="20"/>
              </w:rPr>
              <w:t>Motive</w:t>
            </w:r>
            <w:r w:rsidR="0059460C" w:rsidRPr="009F00A3">
              <w:rPr>
                <w:b/>
                <w:sz w:val="20"/>
                <w:szCs w:val="20"/>
              </w:rPr>
              <w:t xml:space="preserve"> </w:t>
            </w:r>
            <w:r w:rsidRPr="009F00A3">
              <w:rPr>
                <w:b/>
                <w:sz w:val="20"/>
                <w:szCs w:val="20"/>
              </w:rPr>
              <w:t>Transfer”&gt;&gt;</w:t>
            </w:r>
          </w:p>
          <w:p w14:paraId="21442CC6" w14:textId="30616F0A" w:rsidR="00E607BB" w:rsidRDefault="005C11A7" w:rsidP="009F0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transfer funds from your</w:t>
            </w:r>
            <w:r w:rsidR="005C114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Motive Financial account to your new CWB</w:t>
            </w:r>
            <w:r w:rsidR="00584123">
              <w:rPr>
                <w:sz w:val="20"/>
                <w:szCs w:val="20"/>
              </w:rPr>
              <w:t xml:space="preserve"> business</w:t>
            </w:r>
            <w:r w:rsidR="00E607BB">
              <w:rPr>
                <w:sz w:val="20"/>
                <w:szCs w:val="20"/>
              </w:rPr>
              <w:t xml:space="preserve"> account, follow these steps:</w:t>
            </w:r>
          </w:p>
          <w:p w14:paraId="60602560" w14:textId="1E6FD5B3" w:rsidR="00E607BB" w:rsidRDefault="00E607BB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E1531E5" w14:textId="4CFC71CB" w:rsidR="00E607BB" w:rsidRDefault="001316B3" w:rsidP="009800F0">
            <w:pPr>
              <w:pStyle w:val="NoSpacing"/>
              <w:numPr>
                <w:ilvl w:val="0"/>
                <w:numId w:val="5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9800F0">
              <w:rPr>
                <w:sz w:val="20"/>
                <w:szCs w:val="20"/>
              </w:rPr>
              <w:t xml:space="preserve">og into your new </w:t>
            </w:r>
            <w:r w:rsidR="009800F0" w:rsidRPr="007469E4">
              <w:rPr>
                <w:b/>
                <w:sz w:val="20"/>
                <w:szCs w:val="20"/>
                <w:u w:val="single"/>
              </w:rPr>
              <w:t xml:space="preserve">Business </w:t>
            </w:r>
            <w:r w:rsidR="007469E4">
              <w:rPr>
                <w:b/>
                <w:sz w:val="20"/>
                <w:szCs w:val="20"/>
                <w:u w:val="single"/>
              </w:rPr>
              <w:t>b</w:t>
            </w:r>
            <w:r w:rsidR="009800F0" w:rsidRPr="007469E4">
              <w:rPr>
                <w:b/>
                <w:sz w:val="20"/>
                <w:szCs w:val="20"/>
                <w:u w:val="single"/>
              </w:rPr>
              <w:t xml:space="preserve">anking </w:t>
            </w:r>
            <w:r w:rsidR="007469E4">
              <w:rPr>
                <w:b/>
                <w:sz w:val="20"/>
                <w:szCs w:val="20"/>
                <w:u w:val="single"/>
              </w:rPr>
              <w:t>a</w:t>
            </w:r>
            <w:r w:rsidR="009800F0" w:rsidRPr="007469E4">
              <w:rPr>
                <w:b/>
                <w:sz w:val="20"/>
                <w:szCs w:val="20"/>
                <w:u w:val="single"/>
              </w:rPr>
              <w:t>ccount</w:t>
            </w:r>
            <w:r w:rsidR="009800F0" w:rsidRPr="001316B3">
              <w:rPr>
                <w:b/>
                <w:sz w:val="20"/>
                <w:szCs w:val="20"/>
                <w:rPrChange w:id="205" w:author="Lorraine McLeod" w:date="2021-01-14T10:54:00Z">
                  <w:rPr>
                    <w:sz w:val="20"/>
                    <w:szCs w:val="20"/>
                  </w:rPr>
                </w:rPrChange>
              </w:rPr>
              <w:t>.</w:t>
            </w:r>
            <w:r w:rsidR="009800F0">
              <w:rPr>
                <w:sz w:val="20"/>
                <w:szCs w:val="20"/>
              </w:rPr>
              <w:t xml:space="preserve"> </w:t>
            </w:r>
          </w:p>
          <w:p w14:paraId="34B68922" w14:textId="347F5EBC" w:rsidR="00E607BB" w:rsidRDefault="00E607BB" w:rsidP="009800F0">
            <w:pPr>
              <w:pStyle w:val="NoSpacing"/>
              <w:numPr>
                <w:ilvl w:val="0"/>
                <w:numId w:val="5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the “Account Summary” page, find the account</w:t>
            </w:r>
            <w:ins w:id="206" w:author="Connie Smart" w:date="2021-01-13T15:10:00Z">
              <w:r w:rsidR="00DA1290">
                <w:rPr>
                  <w:sz w:val="20"/>
                  <w:szCs w:val="20"/>
                </w:rPr>
                <w:t xml:space="preserve"> </w:t>
              </w:r>
            </w:ins>
            <w:r w:rsidR="0006285C">
              <w:rPr>
                <w:sz w:val="20"/>
                <w:szCs w:val="20"/>
              </w:rPr>
              <w:t>you want to</w:t>
            </w:r>
            <w:r w:rsidR="00DA1290">
              <w:rPr>
                <w:sz w:val="20"/>
                <w:szCs w:val="20"/>
              </w:rPr>
              <w:t xml:space="preserve"> transfer</w:t>
            </w:r>
            <w:r w:rsidR="0006285C">
              <w:rPr>
                <w:sz w:val="20"/>
                <w:szCs w:val="20"/>
              </w:rPr>
              <w:t xml:space="preserve"> funds</w:t>
            </w:r>
            <w:r w:rsidR="00DA1290">
              <w:rPr>
                <w:sz w:val="20"/>
                <w:szCs w:val="20"/>
              </w:rPr>
              <w:t xml:space="preserve"> to. </w:t>
            </w:r>
            <w:r w:rsidR="0006285C">
              <w:rPr>
                <w:sz w:val="20"/>
                <w:szCs w:val="20"/>
              </w:rPr>
              <w:t>Copy the</w:t>
            </w:r>
            <w:r>
              <w:rPr>
                <w:sz w:val="20"/>
                <w:szCs w:val="20"/>
              </w:rPr>
              <w:t xml:space="preserve"> 12-digit</w:t>
            </w:r>
            <w:ins w:id="207" w:author="Connie Smart" w:date="2021-01-13T15:11:00Z">
              <w:r w:rsidR="00DA1290">
                <w:rPr>
                  <w:sz w:val="20"/>
                  <w:szCs w:val="20"/>
                </w:rPr>
                <w:t xml:space="preserve"> </w:t>
              </w:r>
            </w:ins>
            <w:del w:id="208" w:author="Connie Smart" w:date="2021-01-13T15:11:00Z">
              <w:r w:rsidDel="00DA1290">
                <w:rPr>
                  <w:sz w:val="20"/>
                  <w:szCs w:val="20"/>
                </w:rPr>
                <w:delText xml:space="preserve"> </w:delText>
              </w:r>
            </w:del>
            <w:r>
              <w:rPr>
                <w:sz w:val="20"/>
                <w:szCs w:val="20"/>
              </w:rPr>
              <w:t>account number.</w:t>
            </w:r>
          </w:p>
          <w:p w14:paraId="16864680" w14:textId="5D21A83F" w:rsidR="00E607BB" w:rsidRDefault="00B0244D" w:rsidP="009800F0">
            <w:pPr>
              <w:pStyle w:val="NoSpacing"/>
              <w:numPr>
                <w:ilvl w:val="0"/>
                <w:numId w:val="57"/>
              </w:numPr>
              <w:jc w:val="both"/>
              <w:rPr>
                <w:sz w:val="20"/>
                <w:szCs w:val="20"/>
              </w:rPr>
            </w:pPr>
            <w:r w:rsidRPr="00384DBD">
              <w:rPr>
                <w:sz w:val="20"/>
                <w:szCs w:val="20"/>
              </w:rPr>
              <w:t>L</w:t>
            </w:r>
            <w:r w:rsidR="00E607BB">
              <w:rPr>
                <w:sz w:val="20"/>
                <w:szCs w:val="20"/>
              </w:rPr>
              <w:t xml:space="preserve">og into your </w:t>
            </w:r>
            <w:r w:rsidR="00770A6C">
              <w:rPr>
                <w:b/>
                <w:sz w:val="20"/>
                <w:szCs w:val="20"/>
                <w:u w:val="single"/>
              </w:rPr>
              <w:t>Motive</w:t>
            </w:r>
            <w:r w:rsidR="00E607BB" w:rsidRPr="00B0244D">
              <w:rPr>
                <w:b/>
                <w:sz w:val="20"/>
                <w:szCs w:val="20"/>
                <w:u w:val="single"/>
              </w:rPr>
              <w:t xml:space="preserve"> </w:t>
            </w:r>
            <w:r w:rsidR="001316B3">
              <w:rPr>
                <w:b/>
                <w:sz w:val="20"/>
                <w:szCs w:val="20"/>
                <w:u w:val="single"/>
              </w:rPr>
              <w:t>online banking</w:t>
            </w:r>
            <w:r w:rsidR="00E607BB">
              <w:rPr>
                <w:sz w:val="20"/>
                <w:szCs w:val="20"/>
              </w:rPr>
              <w:t>.</w:t>
            </w:r>
          </w:p>
          <w:p w14:paraId="3F0BB062" w14:textId="04961A7A" w:rsidR="00E607BB" w:rsidRDefault="00384DBD" w:rsidP="009800F0">
            <w:pPr>
              <w:pStyle w:val="NoSpacing"/>
              <w:numPr>
                <w:ilvl w:val="0"/>
                <w:numId w:val="5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the</w:t>
            </w:r>
            <w:r w:rsidR="00E607BB">
              <w:rPr>
                <w:sz w:val="20"/>
                <w:szCs w:val="20"/>
              </w:rPr>
              <w:t xml:space="preserve"> “Transfers”</w:t>
            </w:r>
            <w:r>
              <w:rPr>
                <w:sz w:val="20"/>
                <w:szCs w:val="20"/>
              </w:rPr>
              <w:t xml:space="preserve"> option from</w:t>
            </w:r>
            <w:r w:rsidR="00E607BB">
              <w:rPr>
                <w:sz w:val="20"/>
                <w:szCs w:val="20"/>
              </w:rPr>
              <w:t xml:space="preserve"> the menu.</w:t>
            </w:r>
          </w:p>
          <w:p w14:paraId="018C7EA4" w14:textId="4EDE4FA1" w:rsidR="00E607BB" w:rsidRDefault="00E607BB" w:rsidP="009800F0">
            <w:pPr>
              <w:pStyle w:val="NoSpacing"/>
              <w:numPr>
                <w:ilvl w:val="0"/>
                <w:numId w:val="5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the “From” field, select the account you want to move funds from.</w:t>
            </w:r>
          </w:p>
          <w:p w14:paraId="41A1A815" w14:textId="69BE8F85" w:rsidR="00E607BB" w:rsidRDefault="00E607BB" w:rsidP="009800F0">
            <w:pPr>
              <w:pStyle w:val="NoSpacing"/>
              <w:numPr>
                <w:ilvl w:val="0"/>
                <w:numId w:val="5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Specify the amount </w:t>
            </w:r>
            <w:r w:rsidR="0006285C">
              <w:rPr>
                <w:sz w:val="20"/>
                <w:szCs w:val="20"/>
              </w:rPr>
              <w:t xml:space="preserve">you would like </w:t>
            </w:r>
            <w:r>
              <w:rPr>
                <w:sz w:val="20"/>
                <w:szCs w:val="20"/>
              </w:rPr>
              <w:t>to transfer.</w:t>
            </w:r>
          </w:p>
          <w:p w14:paraId="22420102" w14:textId="507D4080" w:rsidR="00E607BB" w:rsidRDefault="00E607BB" w:rsidP="009800F0">
            <w:pPr>
              <w:pStyle w:val="NoSpacing"/>
              <w:numPr>
                <w:ilvl w:val="0"/>
                <w:numId w:val="5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the “Transfer To” field, select the option called “Another Client”.</w:t>
            </w:r>
          </w:p>
          <w:p w14:paraId="70204B09" w14:textId="68DBCCC2" w:rsidR="00E607BB" w:rsidRDefault="00CE0A63" w:rsidP="009800F0">
            <w:pPr>
              <w:pStyle w:val="NoSpacing"/>
              <w:numPr>
                <w:ilvl w:val="0"/>
                <w:numId w:val="5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the “Other </w:t>
            </w:r>
            <w:r w:rsidR="00584123">
              <w:rPr>
                <w:sz w:val="20"/>
                <w:szCs w:val="20"/>
              </w:rPr>
              <w:t xml:space="preserve">CWB </w:t>
            </w:r>
            <w:r w:rsidR="00E607BB">
              <w:rPr>
                <w:sz w:val="20"/>
                <w:szCs w:val="20"/>
              </w:rPr>
              <w:t>Ac</w:t>
            </w:r>
            <w:r w:rsidR="00770A6C">
              <w:rPr>
                <w:sz w:val="20"/>
                <w:szCs w:val="20"/>
              </w:rPr>
              <w:t>count”, type the 12-digit CWB</w:t>
            </w:r>
            <w:r w:rsidR="00E607BB">
              <w:rPr>
                <w:sz w:val="20"/>
                <w:szCs w:val="20"/>
              </w:rPr>
              <w:t xml:space="preserve"> </w:t>
            </w:r>
            <w:r w:rsidR="00584123">
              <w:rPr>
                <w:sz w:val="20"/>
                <w:szCs w:val="20"/>
              </w:rPr>
              <w:t xml:space="preserve">business </w:t>
            </w:r>
            <w:r w:rsidR="00E607BB">
              <w:rPr>
                <w:sz w:val="20"/>
                <w:szCs w:val="20"/>
              </w:rPr>
              <w:t>account number from step 2.</w:t>
            </w:r>
          </w:p>
          <w:p w14:paraId="74FFF3A6" w14:textId="33438C27" w:rsidR="00E607BB" w:rsidRDefault="00384DBD" w:rsidP="009800F0">
            <w:pPr>
              <w:pStyle w:val="NoSpacing"/>
              <w:numPr>
                <w:ilvl w:val="0"/>
                <w:numId w:val="57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Click or tap</w:t>
            </w:r>
            <w:r w:rsidR="00E607BB">
              <w:rPr>
                <w:sz w:val="20"/>
                <w:szCs w:val="20"/>
              </w:rPr>
              <w:t xml:space="preserve"> “Continue” and follow the on-screen instructions to complete the transfer.</w:t>
            </w:r>
          </w:p>
          <w:p w14:paraId="7E79E8FB" w14:textId="50C7A809" w:rsidR="009F00A3" w:rsidRDefault="00E607BB" w:rsidP="00E607BB">
            <w:pPr>
              <w:pStyle w:val="NoSpacing"/>
              <w:ind w:left="3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3630647E" w14:textId="7ADE2714" w:rsidR="009F00A3" w:rsidRDefault="009F00A3" w:rsidP="009F00A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F00A3">
              <w:rPr>
                <w:b/>
                <w:sz w:val="20"/>
                <w:szCs w:val="20"/>
              </w:rPr>
              <w:t xml:space="preserve">&lt;&lt;ELSE IF </w:t>
            </w:r>
            <w:proofErr w:type="spellStart"/>
            <w:r w:rsidRPr="009F00A3">
              <w:rPr>
                <w:b/>
                <w:sz w:val="20"/>
                <w:szCs w:val="20"/>
              </w:rPr>
              <w:t>Funding_Method</w:t>
            </w:r>
            <w:proofErr w:type="spellEnd"/>
            <w:r w:rsidRPr="009F00A3">
              <w:rPr>
                <w:b/>
                <w:sz w:val="20"/>
                <w:szCs w:val="20"/>
              </w:rPr>
              <w:t xml:space="preserve"> == “Cheque Payment”&gt;&gt;</w:t>
            </w:r>
          </w:p>
          <w:p w14:paraId="47534A9C" w14:textId="0A7C2DE4" w:rsidR="0042385D" w:rsidRDefault="0042385D" w:rsidP="0042385D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fund your</w:t>
            </w:r>
            <w:r w:rsidR="0014440C">
              <w:rPr>
                <w:sz w:val="20"/>
                <w:szCs w:val="20"/>
              </w:rPr>
              <w:t xml:space="preserve"> business</w:t>
            </w:r>
            <w:r>
              <w:rPr>
                <w:sz w:val="20"/>
                <w:szCs w:val="20"/>
              </w:rPr>
              <w:t xml:space="preserve"> account with a cheque, follow these steps:</w:t>
            </w:r>
          </w:p>
          <w:p w14:paraId="2AF575EC" w14:textId="48B0C3FB" w:rsidR="0042385D" w:rsidRDefault="0042385D" w:rsidP="0042385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05B610E" w14:textId="58EA1026" w:rsidR="0042385D" w:rsidRDefault="0042385D" w:rsidP="009800F0">
            <w:pPr>
              <w:pStyle w:val="NoSpacing"/>
              <w:numPr>
                <w:ilvl w:val="0"/>
                <w:numId w:val="5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Fill out a cheque and make it payable to </w:t>
            </w:r>
            <w:r w:rsidR="0014440C">
              <w:rPr>
                <w:sz w:val="20"/>
                <w:szCs w:val="20"/>
              </w:rPr>
              <w:t>your business</w:t>
            </w:r>
            <w:ins w:id="209" w:author="Connie Smart" w:date="2021-01-13T15:12:00Z">
              <w:r w:rsidR="00DA1290">
                <w:rPr>
                  <w:sz w:val="20"/>
                  <w:szCs w:val="20"/>
                </w:rPr>
                <w:t>.</w:t>
              </w:r>
            </w:ins>
          </w:p>
          <w:p w14:paraId="47824873" w14:textId="0CCEDB54" w:rsidR="0042385D" w:rsidRDefault="0042385D" w:rsidP="009800F0">
            <w:pPr>
              <w:pStyle w:val="NoSpacing"/>
              <w:numPr>
                <w:ilvl w:val="0"/>
                <w:numId w:val="5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Mail the cheque to</w:t>
            </w:r>
            <w:r w:rsidR="00DA1290">
              <w:rPr>
                <w:sz w:val="20"/>
                <w:szCs w:val="20"/>
              </w:rPr>
              <w:t>:</w:t>
            </w:r>
          </w:p>
          <w:p w14:paraId="747F4720" w14:textId="34949D85" w:rsidR="00770A6C" w:rsidRDefault="00770A6C" w:rsidP="00770A6C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308A4CC" w14:textId="22933863" w:rsidR="00770A6C" w:rsidRPr="0042385D" w:rsidRDefault="005C11A7" w:rsidP="00770A6C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Canadian Western Bank</w:t>
            </w:r>
          </w:p>
          <w:p w14:paraId="7DA6E2F3" w14:textId="77777777" w:rsidR="00770A6C" w:rsidRPr="0042385D" w:rsidRDefault="00770A6C" w:rsidP="00770A6C">
            <w:pPr>
              <w:pStyle w:val="NoSpacing"/>
              <w:jc w:val="both"/>
              <w:rPr>
                <w:sz w:val="20"/>
                <w:szCs w:val="20"/>
              </w:rPr>
            </w:pPr>
            <w:r w:rsidRPr="0042385D">
              <w:rPr>
                <w:sz w:val="20"/>
                <w:szCs w:val="20"/>
              </w:rPr>
              <w:t>Suite 3000, 10303 Jasper Avenue NW</w:t>
            </w:r>
          </w:p>
          <w:p w14:paraId="065D8800" w14:textId="77777777" w:rsidR="00770A6C" w:rsidRPr="0042385D" w:rsidRDefault="00770A6C" w:rsidP="00770A6C">
            <w:pPr>
              <w:pStyle w:val="NoSpacing"/>
              <w:jc w:val="both"/>
              <w:rPr>
                <w:sz w:val="20"/>
                <w:szCs w:val="20"/>
              </w:rPr>
            </w:pPr>
            <w:r w:rsidRPr="0042385D">
              <w:rPr>
                <w:sz w:val="20"/>
                <w:szCs w:val="20"/>
              </w:rPr>
              <w:t>Edmonton, AB T5J 3X6</w:t>
            </w:r>
          </w:p>
          <w:p w14:paraId="0E95E09D" w14:textId="1B6291EE" w:rsidR="0042385D" w:rsidRDefault="0042385D" w:rsidP="0042385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F852038" w14:textId="1A98E2CF" w:rsidR="00770A6C" w:rsidRDefault="00770A6C" w:rsidP="0042385D">
            <w:pPr>
              <w:pStyle w:val="NoSpacing"/>
              <w:jc w:val="both"/>
              <w:rPr>
                <w:ins w:id="210" w:author="Connie Smart" w:date="2021-01-13T15:14:00Z"/>
                <w:sz w:val="20"/>
                <w:szCs w:val="20"/>
              </w:rPr>
            </w:pPr>
            <w:r w:rsidRPr="0042385D">
              <w:rPr>
                <w:sz w:val="20"/>
                <w:szCs w:val="20"/>
              </w:rPr>
              <w:t>(Funds ma</w:t>
            </w:r>
            <w:r>
              <w:rPr>
                <w:sz w:val="20"/>
                <w:szCs w:val="20"/>
              </w:rPr>
              <w:t xml:space="preserve">y be held for </w:t>
            </w:r>
            <w:r w:rsidR="005764C8">
              <w:rPr>
                <w:sz w:val="20"/>
                <w:szCs w:val="20"/>
              </w:rPr>
              <w:t xml:space="preserve">up to </w:t>
            </w:r>
            <w:r w:rsidR="007D54D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business </w:t>
            </w:r>
            <w:commentRangeStart w:id="211"/>
            <w:commentRangeStart w:id="212"/>
            <w:r>
              <w:rPr>
                <w:sz w:val="20"/>
                <w:szCs w:val="20"/>
              </w:rPr>
              <w:t>days</w:t>
            </w:r>
            <w:commentRangeEnd w:id="211"/>
            <w:r w:rsidR="001165C4">
              <w:rPr>
                <w:rStyle w:val="CommentReference"/>
                <w:rFonts w:eastAsiaTheme="minorEastAsia"/>
                <w:lang w:eastAsia="en-CA"/>
              </w:rPr>
              <w:commentReference w:id="211"/>
            </w:r>
            <w:commentRangeEnd w:id="212"/>
            <w:r w:rsidR="006A0902">
              <w:rPr>
                <w:rStyle w:val="CommentReference"/>
                <w:rFonts w:eastAsiaTheme="minorEastAsia"/>
                <w:lang w:eastAsia="en-CA"/>
              </w:rPr>
              <w:commentReference w:id="212"/>
            </w:r>
            <w:del w:id="213" w:author="Connie Smart" w:date="2021-01-13T15:13:00Z">
              <w:r w:rsidDel="001165C4">
                <w:rPr>
                  <w:sz w:val="20"/>
                  <w:szCs w:val="20"/>
                </w:rPr>
                <w:delText>.</w:delText>
              </w:r>
            </w:del>
            <w:r>
              <w:rPr>
                <w:sz w:val="20"/>
                <w:szCs w:val="20"/>
              </w:rPr>
              <w:t>)</w:t>
            </w:r>
          </w:p>
          <w:p w14:paraId="4B7F6A23" w14:textId="77777777" w:rsidR="001165C4" w:rsidRDefault="001165C4" w:rsidP="0042385D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A452985" w14:textId="1A3DB752" w:rsidR="00DD4406" w:rsidRDefault="00DD4406" w:rsidP="00DD4406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F00A3">
              <w:rPr>
                <w:b/>
                <w:sz w:val="20"/>
                <w:szCs w:val="20"/>
              </w:rPr>
              <w:t xml:space="preserve">&lt;&lt;ELSE IF </w:t>
            </w:r>
            <w:proofErr w:type="spellStart"/>
            <w:r w:rsidRPr="009F00A3">
              <w:rPr>
                <w:b/>
                <w:sz w:val="20"/>
                <w:szCs w:val="20"/>
              </w:rPr>
              <w:t>F</w:t>
            </w:r>
            <w:r>
              <w:rPr>
                <w:b/>
                <w:sz w:val="20"/>
                <w:szCs w:val="20"/>
              </w:rPr>
              <w:t>unding_Method</w:t>
            </w:r>
            <w:proofErr w:type="spellEnd"/>
            <w:r>
              <w:rPr>
                <w:b/>
                <w:sz w:val="20"/>
                <w:szCs w:val="20"/>
              </w:rPr>
              <w:t xml:space="preserve"> == “Remote Deposit Capture</w:t>
            </w:r>
            <w:r w:rsidRPr="009F00A3">
              <w:rPr>
                <w:b/>
                <w:sz w:val="20"/>
                <w:szCs w:val="20"/>
              </w:rPr>
              <w:t>”&gt;&gt;</w:t>
            </w:r>
          </w:p>
          <w:p w14:paraId="1A569A20" w14:textId="1BA8A8B7" w:rsidR="00DD4406" w:rsidRDefault="00DD4406" w:rsidP="00DD440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fund your account using Remote Deposit Capture, follow these steps:</w:t>
            </w:r>
          </w:p>
          <w:p w14:paraId="07638A0E" w14:textId="77777777" w:rsidR="00DD4406" w:rsidRDefault="00DD4406" w:rsidP="00DD440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CAF2975" w14:textId="2F615D8D" w:rsidR="00DD4406" w:rsidRDefault="00FC7AE9" w:rsidP="009800F0">
            <w:pPr>
              <w:pStyle w:val="NoSpacing"/>
              <w:numPr>
                <w:ilvl w:val="0"/>
                <w:numId w:val="5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 into the CWB mobile app, and tap the “Deposit” icon.</w:t>
            </w:r>
          </w:p>
          <w:p w14:paraId="58A917BB" w14:textId="0A9EDCCE" w:rsidR="00DD4406" w:rsidRDefault="00FC7AE9" w:rsidP="009800F0">
            <w:pPr>
              <w:pStyle w:val="NoSpacing"/>
              <w:numPr>
                <w:ilvl w:val="0"/>
                <w:numId w:val="5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Read and acknowledge the deposit </w:t>
            </w:r>
            <w:proofErr w:type="gramStart"/>
            <w:r>
              <w:rPr>
                <w:sz w:val="20"/>
                <w:szCs w:val="20"/>
              </w:rPr>
              <w:t>times</w:t>
            </w:r>
            <w:proofErr w:type="gramEnd"/>
            <w:r>
              <w:rPr>
                <w:sz w:val="20"/>
                <w:szCs w:val="20"/>
              </w:rPr>
              <w:t xml:space="preserve"> disclaimer, and tap “Continue”.</w:t>
            </w:r>
          </w:p>
          <w:p w14:paraId="7578B1CC" w14:textId="2A789B88" w:rsidR="00DD4406" w:rsidRDefault="00FC7AE9" w:rsidP="009800F0">
            <w:pPr>
              <w:pStyle w:val="NoSpacing"/>
              <w:numPr>
                <w:ilvl w:val="0"/>
                <w:numId w:val="5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Select the CWB account </w:t>
            </w:r>
            <w:r w:rsidR="001165C4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>ou would like to deposit funds to.</w:t>
            </w:r>
          </w:p>
          <w:p w14:paraId="41CFF8EA" w14:textId="11697B85" w:rsidR="00FC7AE9" w:rsidRDefault="00FC7AE9" w:rsidP="009800F0">
            <w:pPr>
              <w:pStyle w:val="NoSpacing"/>
              <w:numPr>
                <w:ilvl w:val="0"/>
                <w:numId w:val="5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the amount written on the face of your cheque.</w:t>
            </w:r>
          </w:p>
          <w:p w14:paraId="16B46374" w14:textId="58767C7E" w:rsidR="00FC7AE9" w:rsidRDefault="00FC7AE9" w:rsidP="009800F0">
            <w:pPr>
              <w:pStyle w:val="NoSpacing"/>
              <w:numPr>
                <w:ilvl w:val="0"/>
                <w:numId w:val="5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Take photos of the front and back side of your cheque.</w:t>
            </w:r>
          </w:p>
          <w:p w14:paraId="3CD67F1C" w14:textId="2A357FB5" w:rsidR="0042385D" w:rsidRPr="00FC7AE9" w:rsidRDefault="00FC7AE9" w:rsidP="009800F0">
            <w:pPr>
              <w:pStyle w:val="NoSpacing"/>
              <w:numPr>
                <w:ilvl w:val="0"/>
                <w:numId w:val="5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Tap “Continue” to complete the deposit.</w:t>
            </w:r>
          </w:p>
          <w:p w14:paraId="0A7E7789" w14:textId="43575054" w:rsidR="009F00A3" w:rsidRPr="0042385D" w:rsidRDefault="0042385D" w:rsidP="009F00A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&lt;&lt; END IF&gt;&gt;</w:t>
            </w:r>
          </w:p>
          <w:p w14:paraId="6E986AAF" w14:textId="77777777" w:rsidR="0042385D" w:rsidRDefault="0042385D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F90A3FB" w14:textId="51658EB1" w:rsidR="0006285C" w:rsidRPr="008B0D37" w:rsidRDefault="0006285C" w:rsidP="0006285C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you </w:t>
            </w:r>
            <w:r w:rsidR="001165C4">
              <w:rPr>
                <w:sz w:val="20"/>
                <w:szCs w:val="20"/>
              </w:rPr>
              <w:t>require</w:t>
            </w:r>
            <w:r>
              <w:rPr>
                <w:sz w:val="20"/>
                <w:szCs w:val="20"/>
              </w:rPr>
              <w:t xml:space="preserve"> additional assistance</w:t>
            </w:r>
            <w:r w:rsidRPr="008B0D37">
              <w:rPr>
                <w:sz w:val="20"/>
                <w:szCs w:val="20"/>
              </w:rPr>
              <w:t xml:space="preserve">, or just need more information, you can email us at </w:t>
            </w:r>
            <w:r w:rsidR="0014440C">
              <w:rPr>
                <w:b/>
                <w:sz w:val="20"/>
                <w:szCs w:val="20"/>
                <w:u w:val="single"/>
              </w:rPr>
              <w:t>business</w:t>
            </w:r>
            <w:r w:rsidR="00770A6C" w:rsidRPr="00770A6C">
              <w:rPr>
                <w:b/>
                <w:sz w:val="20"/>
                <w:szCs w:val="20"/>
                <w:u w:val="single"/>
              </w:rPr>
              <w:t>-onboarding@cwbank.com</w:t>
            </w:r>
            <w:r w:rsidRPr="008B0D37">
              <w:rPr>
                <w:sz w:val="20"/>
                <w:szCs w:val="20"/>
              </w:rPr>
              <w:t>.</w:t>
            </w:r>
          </w:p>
          <w:p w14:paraId="3710F6C1" w14:textId="2D949BA7" w:rsidR="009F00A3" w:rsidRDefault="009F00A3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92422C5" w14:textId="21DB0FA7" w:rsidR="00770A6C" w:rsidRDefault="00746E66" w:rsidP="009F0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</w:t>
            </w:r>
            <w:r w:rsidR="00770A6C">
              <w:rPr>
                <w:sz w:val="20"/>
                <w:szCs w:val="20"/>
              </w:rPr>
              <w:t xml:space="preserve"> you for putting your trust in us.</w:t>
            </w:r>
          </w:p>
          <w:p w14:paraId="7814F426" w14:textId="28F85B52" w:rsidR="00770A6C" w:rsidRDefault="00770A6C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AD41328" w14:textId="265FFDB2" w:rsidR="00770A6C" w:rsidRDefault="00770A6C" w:rsidP="009F0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  <w:p w14:paraId="4B1CDCE0" w14:textId="77777777" w:rsidR="00770A6C" w:rsidRDefault="00770A6C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28F6E82" w14:textId="77777777" w:rsidR="008C391B" w:rsidRDefault="008C391B" w:rsidP="008C391B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14DE8A26" w14:textId="77777777" w:rsidR="008C391B" w:rsidRPr="00F96A95" w:rsidRDefault="008C391B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0D7095B" w14:textId="42DB41B3" w:rsidR="009F00A3" w:rsidRPr="00F96A95" w:rsidRDefault="00FC7AE9" w:rsidP="009F00A3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Go t</w:t>
            </w:r>
            <w:r w:rsidR="009F00A3" w:rsidRPr="00F96A95">
              <w:rPr>
                <w:b/>
                <w:sz w:val="20"/>
                <w:szCs w:val="20"/>
                <w:u w:val="single"/>
              </w:rPr>
              <w:t xml:space="preserve">o </w:t>
            </w:r>
            <w:proofErr w:type="spellStart"/>
            <w:r w:rsidR="00770A6C" w:rsidRPr="00770A6C">
              <w:rPr>
                <w:b/>
                <w:sz w:val="20"/>
                <w:szCs w:val="20"/>
                <w:u w:val="single"/>
              </w:rPr>
              <w:t>CWBDirect</w:t>
            </w:r>
            <w:proofErr w:type="spellEnd"/>
            <w:r w:rsidR="00770A6C" w:rsidRPr="00770A6C">
              <w:rPr>
                <w:b/>
                <w:sz w:val="20"/>
                <w:szCs w:val="20"/>
                <w:u w:val="single"/>
              </w:rPr>
              <w:t>®</w:t>
            </w:r>
            <w:r w:rsidR="00770A6C">
              <w:rPr>
                <w:b/>
                <w:sz w:val="20"/>
                <w:szCs w:val="20"/>
                <w:u w:val="single"/>
              </w:rPr>
              <w:t xml:space="preserve"> </w:t>
            </w:r>
            <w:r w:rsidR="009F00A3" w:rsidRPr="00F96A95">
              <w:rPr>
                <w:b/>
                <w:sz w:val="20"/>
                <w:szCs w:val="20"/>
                <w:u w:val="single"/>
              </w:rPr>
              <w:t>Online Banking</w:t>
            </w:r>
          </w:p>
          <w:p w14:paraId="748EA738" w14:textId="77777777" w:rsidR="009F00A3" w:rsidRPr="00F96A95" w:rsidRDefault="009F00A3" w:rsidP="009F0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B02CB9A" w14:textId="1FB21445" w:rsidR="00651880" w:rsidRPr="00F96A95" w:rsidRDefault="009F00A3" w:rsidP="009F00A3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Canada Deposit Insurance Corporation (CDIC) is a federal Crown corporation that protects your deposits at financial institutions that are CDIC members. Coverage is free and automatic — you don’t have to sign up. CDIC encourages you to learn about CDIC protection by reviewing the CDIC brochure available at this link: “Protecting your deposits”</w:t>
            </w:r>
          </w:p>
        </w:tc>
      </w:tr>
    </w:tbl>
    <w:p w14:paraId="00F11065" w14:textId="270480A4" w:rsidR="00651880" w:rsidRDefault="00651880" w:rsidP="00651880">
      <w:pPr>
        <w:pStyle w:val="NoSpacing"/>
        <w:jc w:val="both"/>
      </w:pPr>
    </w:p>
    <w:p w14:paraId="3B0EAC76" w14:textId="77777777" w:rsidR="00651880" w:rsidRDefault="00651880" w:rsidP="00651880">
      <w:pPr>
        <w:pStyle w:val="NoSpacing"/>
        <w:jc w:val="both"/>
      </w:pPr>
      <w:r>
        <w:rPr>
          <w:b/>
          <w:u w:val="single"/>
        </w:rPr>
        <w:t>Hyperlinks</w:t>
      </w:r>
    </w:p>
    <w:p w14:paraId="3CFB066E" w14:textId="77777777" w:rsidR="00651880" w:rsidRDefault="00651880" w:rsidP="00651880">
      <w:pPr>
        <w:pStyle w:val="NoSpacing"/>
        <w:jc w:val="both"/>
      </w:pPr>
    </w:p>
    <w:p w14:paraId="05328DEB" w14:textId="3A1F5CB5" w:rsidR="00651880" w:rsidRDefault="00651880" w:rsidP="00651880">
      <w:pPr>
        <w:pStyle w:val="NoSpacing"/>
        <w:jc w:val="both"/>
      </w:pPr>
      <w:r>
        <w:t>The message body above includes the following hyperlinked text.</w:t>
      </w:r>
    </w:p>
    <w:p w14:paraId="60344D9D" w14:textId="2B2FF6D5" w:rsidR="0059460C" w:rsidRDefault="0059460C" w:rsidP="0065188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59460C" w:rsidRPr="00F96A95" w14:paraId="6BCDAF72" w14:textId="77777777" w:rsidTr="004B4351">
        <w:tc>
          <w:tcPr>
            <w:tcW w:w="704" w:type="dxa"/>
          </w:tcPr>
          <w:p w14:paraId="7A39DCD3" w14:textId="77777777" w:rsidR="0059460C" w:rsidRPr="00F96A95" w:rsidRDefault="0059460C" w:rsidP="004B4351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18D984F0" w14:textId="090FDC4C" w:rsidR="0059460C" w:rsidRPr="00F96A95" w:rsidRDefault="0059460C" w:rsidP="007469E4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“</w:t>
            </w:r>
            <w:r w:rsidR="007469E4">
              <w:rPr>
                <w:b/>
                <w:sz w:val="20"/>
                <w:szCs w:val="20"/>
              </w:rPr>
              <w:t>Business banking account</w:t>
            </w:r>
            <w:r>
              <w:rPr>
                <w:b/>
                <w:sz w:val="20"/>
                <w:szCs w:val="20"/>
              </w:rPr>
              <w:t>”</w:t>
            </w:r>
          </w:p>
        </w:tc>
      </w:tr>
      <w:tr w:rsidR="0059460C" w:rsidRPr="00F96A95" w14:paraId="36101215" w14:textId="77777777" w:rsidTr="004B4351">
        <w:tc>
          <w:tcPr>
            <w:tcW w:w="704" w:type="dxa"/>
          </w:tcPr>
          <w:p w14:paraId="4CD09476" w14:textId="77777777" w:rsidR="0059460C" w:rsidRPr="00F96A95" w:rsidRDefault="0059460C" w:rsidP="004B4351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78DC4A01" w14:textId="7CF91FBB" w:rsidR="0059460C" w:rsidRPr="00F96A95" w:rsidRDefault="0059460C">
            <w:pPr>
              <w:pStyle w:val="NoSpacing"/>
              <w:tabs>
                <w:tab w:val="left" w:pos="7823"/>
              </w:tabs>
              <w:jc w:val="both"/>
              <w:rPr>
                <w:sz w:val="20"/>
                <w:szCs w:val="20"/>
              </w:rPr>
              <w:pPrChange w:id="214" w:author="Roland Matsuba" w:date="2021-01-14T11:41:00Z">
                <w:pPr>
                  <w:pStyle w:val="NoSpacing"/>
                  <w:jc w:val="both"/>
                </w:pPr>
              </w:pPrChange>
            </w:pPr>
            <w:r w:rsidRPr="00AA3B4B">
              <w:rPr>
                <w:sz w:val="20"/>
                <w:szCs w:val="20"/>
              </w:rPr>
              <w:t>https://direct.cwbank.com/OnlineBanking/</w:t>
            </w:r>
            <w:ins w:id="215" w:author="Roland Matsuba" w:date="2021-01-14T11:41:00Z">
              <w:r w:rsidR="007469E4">
                <w:rPr>
                  <w:sz w:val="20"/>
                  <w:szCs w:val="20"/>
                </w:rPr>
                <w:tab/>
              </w:r>
            </w:ins>
          </w:p>
        </w:tc>
      </w:tr>
    </w:tbl>
    <w:p w14:paraId="1FA2279A" w14:textId="77777777" w:rsidR="0059460C" w:rsidRDefault="0059460C" w:rsidP="00651880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AA3B4B" w:rsidRPr="00F96A95" w14:paraId="40EA3E8F" w14:textId="77777777" w:rsidTr="001908EF">
        <w:tc>
          <w:tcPr>
            <w:tcW w:w="704" w:type="dxa"/>
          </w:tcPr>
          <w:p w14:paraId="7B556DD0" w14:textId="77777777" w:rsidR="00AA3B4B" w:rsidRPr="00F96A95" w:rsidRDefault="00AA3B4B" w:rsidP="001908E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1762B5EF" w14:textId="20CC2359" w:rsidR="00AA3B4B" w:rsidRPr="00F96A95" w:rsidRDefault="00770A6C" w:rsidP="007469E4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“Motive</w:t>
            </w:r>
            <w:r w:rsidR="00384DBD">
              <w:rPr>
                <w:b/>
                <w:sz w:val="20"/>
                <w:szCs w:val="20"/>
              </w:rPr>
              <w:t xml:space="preserve"> </w:t>
            </w:r>
            <w:r w:rsidR="007469E4">
              <w:rPr>
                <w:b/>
                <w:sz w:val="20"/>
                <w:szCs w:val="20"/>
              </w:rPr>
              <w:t>o</w:t>
            </w:r>
            <w:r w:rsidR="00384DBD">
              <w:rPr>
                <w:b/>
                <w:sz w:val="20"/>
                <w:szCs w:val="20"/>
              </w:rPr>
              <w:t xml:space="preserve">nline </w:t>
            </w:r>
            <w:r w:rsidR="007469E4">
              <w:rPr>
                <w:b/>
                <w:sz w:val="20"/>
                <w:szCs w:val="20"/>
              </w:rPr>
              <w:t>b</w:t>
            </w:r>
            <w:commentRangeStart w:id="216"/>
            <w:r w:rsidR="00384DBD">
              <w:rPr>
                <w:b/>
                <w:sz w:val="20"/>
                <w:szCs w:val="20"/>
              </w:rPr>
              <w:t>anking</w:t>
            </w:r>
            <w:commentRangeEnd w:id="216"/>
            <w:r w:rsidR="00357D1A">
              <w:rPr>
                <w:rStyle w:val="CommentReference"/>
                <w:rFonts w:eastAsiaTheme="minorEastAsia"/>
                <w:lang w:eastAsia="en-CA"/>
              </w:rPr>
              <w:commentReference w:id="216"/>
            </w:r>
            <w:r w:rsidR="00AA3B4B">
              <w:rPr>
                <w:b/>
                <w:sz w:val="20"/>
                <w:szCs w:val="20"/>
              </w:rPr>
              <w:t>”</w:t>
            </w:r>
          </w:p>
        </w:tc>
      </w:tr>
      <w:tr w:rsidR="00AA3B4B" w:rsidRPr="00F96A95" w14:paraId="32878BEE" w14:textId="77777777" w:rsidTr="001908EF">
        <w:tc>
          <w:tcPr>
            <w:tcW w:w="704" w:type="dxa"/>
          </w:tcPr>
          <w:p w14:paraId="756EB848" w14:textId="77777777" w:rsidR="00AA3B4B" w:rsidRPr="00F96A95" w:rsidRDefault="00AA3B4B" w:rsidP="001908E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33A0952C" w14:textId="71D3158D" w:rsidR="00770A6C" w:rsidRPr="00F96A95" w:rsidRDefault="00770A6C" w:rsidP="001908EF">
            <w:pPr>
              <w:pStyle w:val="NoSpacing"/>
              <w:jc w:val="both"/>
              <w:rPr>
                <w:sz w:val="20"/>
                <w:szCs w:val="20"/>
              </w:rPr>
            </w:pPr>
            <w:r w:rsidRPr="005C5DE6">
              <w:rPr>
                <w:sz w:val="20"/>
                <w:szCs w:val="20"/>
              </w:rPr>
              <w:t>https://www.motivefinancial.com/OnlineBanking/</w:t>
            </w:r>
          </w:p>
        </w:tc>
      </w:tr>
    </w:tbl>
    <w:p w14:paraId="44FDBBE1" w14:textId="77777777" w:rsidR="00864493" w:rsidRPr="00F96A95" w:rsidRDefault="00864493" w:rsidP="00864493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864493" w:rsidRPr="00F96A95" w14:paraId="05897154" w14:textId="77777777" w:rsidTr="0058587F">
        <w:tc>
          <w:tcPr>
            <w:tcW w:w="704" w:type="dxa"/>
          </w:tcPr>
          <w:p w14:paraId="551D782F" w14:textId="77777777" w:rsidR="00864493" w:rsidRPr="00F96A95" w:rsidRDefault="00864493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lastRenderedPageBreak/>
              <w:t>Text:</w:t>
            </w:r>
          </w:p>
        </w:tc>
        <w:tc>
          <w:tcPr>
            <w:tcW w:w="9366" w:type="dxa"/>
          </w:tcPr>
          <w:p w14:paraId="66988DEC" w14:textId="491331EE" w:rsidR="00864493" w:rsidRPr="00F96A95" w:rsidRDefault="00864493" w:rsidP="008400F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 w:rsidR="0014440C"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864493" w:rsidRPr="00F96A95" w14:paraId="1FF36880" w14:textId="77777777" w:rsidTr="0058587F">
        <w:tc>
          <w:tcPr>
            <w:tcW w:w="704" w:type="dxa"/>
          </w:tcPr>
          <w:p w14:paraId="04CD47C9" w14:textId="77777777" w:rsidR="00864493" w:rsidRPr="00F96A95" w:rsidRDefault="00864493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52479A33" w14:textId="006F5174" w:rsidR="00864493" w:rsidRPr="00F96A95" w:rsidRDefault="00864493" w:rsidP="008400F3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 w:rsidR="0014440C"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57FCC566" w14:textId="77777777" w:rsidR="00864493" w:rsidRDefault="00864493" w:rsidP="00864493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AA3B4B" w:rsidRPr="00F96A95" w14:paraId="3C01C468" w14:textId="77777777" w:rsidTr="001908EF">
        <w:tc>
          <w:tcPr>
            <w:tcW w:w="704" w:type="dxa"/>
          </w:tcPr>
          <w:p w14:paraId="0EE001E4" w14:textId="77777777" w:rsidR="00AA3B4B" w:rsidRPr="00F96A95" w:rsidRDefault="00AA3B4B" w:rsidP="001908E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42B53011" w14:textId="5E2DC3B0" w:rsidR="00AA3B4B" w:rsidRPr="00F96A95" w:rsidRDefault="00770A6C" w:rsidP="001908E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“Go </w:t>
            </w:r>
            <w:r w:rsidR="007469E4">
              <w:rPr>
                <w:b/>
                <w:sz w:val="20"/>
                <w:szCs w:val="20"/>
              </w:rPr>
              <w:t>t</w:t>
            </w:r>
            <w:r>
              <w:rPr>
                <w:b/>
                <w:sz w:val="20"/>
                <w:szCs w:val="20"/>
              </w:rPr>
              <w:t>o online b</w:t>
            </w:r>
            <w:r w:rsidR="00AA3B4B" w:rsidRPr="005C5DE6">
              <w:rPr>
                <w:b/>
                <w:sz w:val="20"/>
                <w:szCs w:val="20"/>
              </w:rPr>
              <w:t>anking”</w:t>
            </w:r>
          </w:p>
        </w:tc>
      </w:tr>
      <w:tr w:rsidR="00AA3B4B" w:rsidRPr="00F96A95" w14:paraId="7FA7EA06" w14:textId="77777777" w:rsidTr="001908EF">
        <w:tc>
          <w:tcPr>
            <w:tcW w:w="704" w:type="dxa"/>
          </w:tcPr>
          <w:p w14:paraId="2AD8A785" w14:textId="77777777" w:rsidR="00AA3B4B" w:rsidRPr="00F96A95" w:rsidRDefault="00AA3B4B" w:rsidP="001908E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549F55B5" w14:textId="25A3340D" w:rsidR="00AA3B4B" w:rsidRPr="00F96A95" w:rsidRDefault="00770A6C" w:rsidP="001908EF">
            <w:pPr>
              <w:pStyle w:val="NoSpacing"/>
              <w:jc w:val="both"/>
              <w:rPr>
                <w:sz w:val="20"/>
                <w:szCs w:val="20"/>
              </w:rPr>
            </w:pPr>
            <w:r w:rsidRPr="00770A6C">
              <w:rPr>
                <w:sz w:val="20"/>
                <w:szCs w:val="20"/>
              </w:rPr>
              <w:t>https://direct.cwbank.com/OnlineBanking/</w:t>
            </w:r>
          </w:p>
        </w:tc>
      </w:tr>
    </w:tbl>
    <w:p w14:paraId="67C9F03F" w14:textId="77777777" w:rsidR="00AA3B4B" w:rsidRDefault="00AA3B4B" w:rsidP="00AA3B4B">
      <w:pPr>
        <w:pStyle w:val="NoSpacing"/>
        <w:jc w:val="both"/>
        <w:rPr>
          <w:sz w:val="20"/>
          <w:szCs w:val="20"/>
        </w:rPr>
      </w:pPr>
    </w:p>
    <w:p w14:paraId="1EE97DA7" w14:textId="77777777" w:rsidR="00651880" w:rsidRDefault="00651880" w:rsidP="00651880">
      <w:pPr>
        <w:pStyle w:val="NoSpacing"/>
        <w:jc w:val="both"/>
      </w:pPr>
      <w:r>
        <w:rPr>
          <w:b/>
          <w:u w:val="single"/>
        </w:rPr>
        <w:t>Attachments</w:t>
      </w:r>
    </w:p>
    <w:p w14:paraId="7E862444" w14:textId="77777777" w:rsidR="00651880" w:rsidRDefault="00651880" w:rsidP="00651880">
      <w:pPr>
        <w:pStyle w:val="NoSpacing"/>
        <w:jc w:val="both"/>
      </w:pPr>
    </w:p>
    <w:p w14:paraId="48B54B40" w14:textId="77777777" w:rsidR="00542DC5" w:rsidRDefault="00542DC5" w:rsidP="00542DC5">
      <w:pPr>
        <w:pStyle w:val="NoSpacing"/>
        <w:jc w:val="both"/>
      </w:pPr>
      <w:r>
        <w:t>This message does not require attachments.</w:t>
      </w:r>
    </w:p>
    <w:p w14:paraId="1CD3AA5D" w14:textId="2C2B771F" w:rsidR="00651880" w:rsidRDefault="00651880" w:rsidP="00651880">
      <w:pPr>
        <w:pStyle w:val="NoSpacing"/>
        <w:jc w:val="both"/>
        <w:rPr>
          <w:sz w:val="20"/>
          <w:szCs w:val="20"/>
        </w:rPr>
      </w:pPr>
    </w:p>
    <w:p w14:paraId="1A85B72F" w14:textId="1C84F526" w:rsidR="00D97EE2" w:rsidRDefault="00D97EE2">
      <w:pPr>
        <w:rPr>
          <w:rFonts w:eastAsiaTheme="minorHAnsi"/>
          <w:sz w:val="20"/>
          <w:szCs w:val="20"/>
          <w:lang w:eastAsia="en-US"/>
        </w:rPr>
      </w:pPr>
      <w:r>
        <w:rPr>
          <w:sz w:val="20"/>
          <w:szCs w:val="20"/>
        </w:rPr>
        <w:br w:type="page"/>
      </w:r>
    </w:p>
    <w:p w14:paraId="2C056B62" w14:textId="63975674" w:rsidR="00D97EE2" w:rsidRDefault="009C582A" w:rsidP="00D97EE2">
      <w:pPr>
        <w:pStyle w:val="Heading2"/>
        <w:keepNext/>
        <w:spacing w:after="0" w:line="240" w:lineRule="auto"/>
      </w:pPr>
      <w:bookmarkStart w:id="217" w:name="_Toc59446133"/>
      <w:r>
        <w:lastRenderedPageBreak/>
        <w:t>3.11</w:t>
      </w:r>
      <w:r w:rsidR="00234D17">
        <w:tab/>
        <w:t>Concurrent Application E</w:t>
      </w:r>
      <w:r w:rsidR="00D97EE2">
        <w:t>mail</w:t>
      </w:r>
      <w:bookmarkEnd w:id="217"/>
    </w:p>
    <w:p w14:paraId="66F54DC4" w14:textId="77777777" w:rsidR="00D97EE2" w:rsidRDefault="00D97EE2" w:rsidP="00D97EE2">
      <w:pPr>
        <w:pStyle w:val="NoSpacing"/>
        <w:jc w:val="both"/>
      </w:pPr>
    </w:p>
    <w:p w14:paraId="6BB536C3" w14:textId="77777777" w:rsidR="00D97EE2" w:rsidRPr="006B729E" w:rsidRDefault="00D97EE2" w:rsidP="00D97EE2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2202B986" w14:textId="77777777" w:rsidR="00D97EE2" w:rsidRDefault="00D97EE2" w:rsidP="00D97EE2">
      <w:pPr>
        <w:pStyle w:val="NoSpacing"/>
        <w:jc w:val="both"/>
      </w:pPr>
    </w:p>
    <w:p w14:paraId="5D9405B2" w14:textId="15C83F9A" w:rsidR="00D97EE2" w:rsidRDefault="00234D17" w:rsidP="00D97EE2">
      <w:pPr>
        <w:pStyle w:val="NoSpacing"/>
        <w:jc w:val="both"/>
      </w:pPr>
      <w:r>
        <w:t>This e</w:t>
      </w:r>
      <w:r w:rsidR="00D97EE2">
        <w:t>mail allows applicants to resume their original application, after a concurrent application search detects that they have more than one application in progress.  The following event</w:t>
      </w:r>
      <w:r>
        <w:t xml:space="preserve"> triggers the sending of this e</w:t>
      </w:r>
      <w:r w:rsidR="00D97EE2">
        <w:t>mail.</w:t>
      </w:r>
    </w:p>
    <w:p w14:paraId="12AB6A77" w14:textId="77777777" w:rsidR="00D97EE2" w:rsidRDefault="00D97EE2" w:rsidP="00D97EE2">
      <w:pPr>
        <w:pStyle w:val="NoSpacing"/>
        <w:jc w:val="both"/>
      </w:pPr>
    </w:p>
    <w:p w14:paraId="552000D1" w14:textId="40A43EF1" w:rsidR="00D97EE2" w:rsidRDefault="00D97EE2" w:rsidP="00D97EE2">
      <w:pPr>
        <w:pStyle w:val="NoSpacing"/>
        <w:numPr>
          <w:ilvl w:val="0"/>
          <w:numId w:val="41"/>
        </w:numPr>
        <w:jc w:val="both"/>
      </w:pPr>
      <w:r>
        <w:t>Primary applicant fails concurrent application screening</w:t>
      </w:r>
      <w:r w:rsidRPr="008B0ED2">
        <w:t>.</w:t>
      </w:r>
    </w:p>
    <w:p w14:paraId="47CC247F" w14:textId="77777777" w:rsidR="00D97EE2" w:rsidRDefault="00D97EE2" w:rsidP="00D97EE2">
      <w:pPr>
        <w:pStyle w:val="NoSpacing"/>
        <w:jc w:val="both"/>
      </w:pPr>
    </w:p>
    <w:p w14:paraId="7DA0FC6B" w14:textId="77777777" w:rsidR="00D97EE2" w:rsidRDefault="00D97EE2" w:rsidP="00D97EE2">
      <w:pPr>
        <w:pStyle w:val="NoSpacing"/>
        <w:jc w:val="both"/>
      </w:pPr>
      <w:r>
        <w:rPr>
          <w:b/>
          <w:u w:val="single"/>
        </w:rPr>
        <w:t>Subject Line</w:t>
      </w:r>
    </w:p>
    <w:p w14:paraId="24007E5F" w14:textId="77777777" w:rsidR="00D97EE2" w:rsidRDefault="00D97EE2" w:rsidP="00D97EE2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D97EE2" w:rsidRPr="00F96A95" w14:paraId="1B2E4AEC" w14:textId="77777777" w:rsidTr="00D97EE2">
        <w:tc>
          <w:tcPr>
            <w:tcW w:w="10070" w:type="dxa"/>
          </w:tcPr>
          <w:p w14:paraId="41FCD2C3" w14:textId="4892DD1A" w:rsidR="00D97EE2" w:rsidRPr="00F96A95" w:rsidRDefault="004C502E" w:rsidP="00D97EE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CWB</w:t>
            </w:r>
            <w:r w:rsidR="00D97EE2">
              <w:rPr>
                <w:sz w:val="20"/>
                <w:szCs w:val="20"/>
              </w:rPr>
              <w:t xml:space="preserve"> </w:t>
            </w:r>
            <w:r w:rsidR="00CD168E">
              <w:rPr>
                <w:sz w:val="20"/>
                <w:szCs w:val="20"/>
              </w:rPr>
              <w:t xml:space="preserve">Business </w:t>
            </w:r>
            <w:r w:rsidR="00D97EE2">
              <w:rPr>
                <w:sz w:val="20"/>
                <w:szCs w:val="20"/>
              </w:rPr>
              <w:t>Application</w:t>
            </w:r>
          </w:p>
        </w:tc>
      </w:tr>
    </w:tbl>
    <w:p w14:paraId="59FD0F88" w14:textId="77777777" w:rsidR="00D97EE2" w:rsidRDefault="00D97EE2" w:rsidP="00D97EE2">
      <w:pPr>
        <w:pStyle w:val="NoSpacing"/>
        <w:jc w:val="both"/>
      </w:pPr>
    </w:p>
    <w:p w14:paraId="5C49BF67" w14:textId="77777777" w:rsidR="00D97EE2" w:rsidRDefault="00D97EE2" w:rsidP="00D97EE2">
      <w:pPr>
        <w:pStyle w:val="NoSpacing"/>
        <w:jc w:val="both"/>
      </w:pPr>
      <w:r>
        <w:rPr>
          <w:b/>
          <w:u w:val="single"/>
        </w:rPr>
        <w:t>Message Body</w:t>
      </w:r>
    </w:p>
    <w:p w14:paraId="1440BAF2" w14:textId="77777777" w:rsidR="00D97EE2" w:rsidRDefault="00D97EE2" w:rsidP="00D97EE2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D97EE2" w:rsidRPr="00F96A95" w14:paraId="072CBD1D" w14:textId="77777777" w:rsidTr="00D97EE2">
        <w:tc>
          <w:tcPr>
            <w:tcW w:w="10070" w:type="dxa"/>
          </w:tcPr>
          <w:p w14:paraId="1250984E" w14:textId="56CE4692" w:rsidR="00D97EE2" w:rsidRPr="008B0ED2" w:rsidRDefault="00D97EE2" w:rsidP="00D97EE2">
            <w:pPr>
              <w:pStyle w:val="NoSpacing"/>
              <w:jc w:val="both"/>
              <w:rPr>
                <w:sz w:val="20"/>
                <w:szCs w:val="20"/>
              </w:rPr>
            </w:pPr>
            <w:r w:rsidRPr="008B0ED2">
              <w:rPr>
                <w:sz w:val="20"/>
                <w:szCs w:val="20"/>
              </w:rPr>
              <w:t>He</w:t>
            </w:r>
            <w:r w:rsidR="004C502E">
              <w:rPr>
                <w:sz w:val="20"/>
                <w:szCs w:val="20"/>
              </w:rPr>
              <w:t>llo</w:t>
            </w:r>
            <w:r w:rsidRPr="008B0ED2">
              <w:rPr>
                <w:sz w:val="20"/>
                <w:szCs w:val="20"/>
              </w:rPr>
              <w:t xml:space="preserve"> &lt;&lt;</w:t>
            </w:r>
            <w:r>
              <w:rPr>
                <w:sz w:val="20"/>
                <w:szCs w:val="20"/>
              </w:rPr>
              <w:t xml:space="preserve">Applicant </w:t>
            </w:r>
            <w:r w:rsidRPr="008B0ED2">
              <w:rPr>
                <w:sz w:val="20"/>
                <w:szCs w:val="20"/>
              </w:rPr>
              <w:t>First Name&gt;&gt;,</w:t>
            </w:r>
          </w:p>
          <w:p w14:paraId="38EF9944" w14:textId="5CAFEAB8" w:rsidR="00D97EE2" w:rsidRDefault="00D97EE2" w:rsidP="00D97EE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3CC79B2" w14:textId="13C87D30" w:rsidR="004C502E" w:rsidRDefault="004C502E" w:rsidP="00D97EE2">
            <w:pPr>
              <w:pStyle w:val="NoSpacing"/>
              <w:jc w:val="both"/>
              <w:rPr>
                <w:sz w:val="20"/>
                <w:szCs w:val="20"/>
              </w:rPr>
            </w:pPr>
            <w:r w:rsidRPr="004C502E">
              <w:rPr>
                <w:sz w:val="20"/>
                <w:szCs w:val="20"/>
              </w:rPr>
              <w:t xml:space="preserve">It looks like </w:t>
            </w:r>
            <w:r w:rsidR="007A415B">
              <w:rPr>
                <w:sz w:val="20"/>
                <w:szCs w:val="20"/>
              </w:rPr>
              <w:t xml:space="preserve">an </w:t>
            </w:r>
            <w:r w:rsidR="00FB1E6A">
              <w:rPr>
                <w:sz w:val="20"/>
                <w:szCs w:val="20"/>
              </w:rPr>
              <w:t>application has</w:t>
            </w:r>
            <w:r w:rsidRPr="004C502E">
              <w:rPr>
                <w:sz w:val="20"/>
                <w:szCs w:val="20"/>
              </w:rPr>
              <w:t xml:space="preserve"> already </w:t>
            </w:r>
            <w:r w:rsidR="007A415B">
              <w:rPr>
                <w:sz w:val="20"/>
                <w:szCs w:val="20"/>
              </w:rPr>
              <w:t xml:space="preserve">been </w:t>
            </w:r>
            <w:r w:rsidRPr="004C502E">
              <w:rPr>
                <w:sz w:val="20"/>
                <w:szCs w:val="20"/>
              </w:rPr>
              <w:t xml:space="preserve">started </w:t>
            </w:r>
            <w:r w:rsidR="007A415B">
              <w:rPr>
                <w:sz w:val="20"/>
                <w:szCs w:val="20"/>
              </w:rPr>
              <w:t xml:space="preserve">for this </w:t>
            </w:r>
            <w:r w:rsidR="00CD168E">
              <w:rPr>
                <w:sz w:val="20"/>
                <w:szCs w:val="20"/>
              </w:rPr>
              <w:t>business</w:t>
            </w:r>
            <w:r w:rsidRPr="004C502E">
              <w:rPr>
                <w:sz w:val="20"/>
                <w:szCs w:val="20"/>
              </w:rPr>
              <w:t xml:space="preserve"> with Canadian Western Bank (CWB).</w:t>
            </w:r>
          </w:p>
          <w:p w14:paraId="6E52D25A" w14:textId="25498DAE" w:rsidR="004C502E" w:rsidRPr="008B0ED2" w:rsidRDefault="004C502E" w:rsidP="00D97EE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AD790A1" w14:textId="476C4A3B" w:rsidR="00D97EE2" w:rsidRPr="008B0ED2" w:rsidRDefault="00D97EE2" w:rsidP="00D97EE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saved your original</w:t>
            </w:r>
            <w:r w:rsidR="004C502E">
              <w:rPr>
                <w:sz w:val="20"/>
                <w:szCs w:val="20"/>
              </w:rPr>
              <w:t xml:space="preserve"> application so you can resume</w:t>
            </w:r>
            <w:r>
              <w:rPr>
                <w:sz w:val="20"/>
                <w:szCs w:val="20"/>
              </w:rPr>
              <w:t xml:space="preserve"> </w:t>
            </w:r>
            <w:r w:rsidR="004C502E">
              <w:rPr>
                <w:sz w:val="20"/>
                <w:szCs w:val="20"/>
              </w:rPr>
              <w:t xml:space="preserve">where you left off.  </w:t>
            </w:r>
            <w:r w:rsidR="005A399C">
              <w:rPr>
                <w:sz w:val="20"/>
                <w:szCs w:val="20"/>
              </w:rPr>
              <w:t xml:space="preserve">If you’d like to cancel your </w:t>
            </w:r>
            <w:r w:rsidR="004C502E">
              <w:rPr>
                <w:sz w:val="20"/>
                <w:szCs w:val="20"/>
              </w:rPr>
              <w:t xml:space="preserve">previous </w:t>
            </w:r>
            <w:r w:rsidR="005A399C">
              <w:rPr>
                <w:sz w:val="20"/>
                <w:szCs w:val="20"/>
              </w:rPr>
              <w:t xml:space="preserve">application and </w:t>
            </w:r>
            <w:r w:rsidR="004C502E">
              <w:rPr>
                <w:sz w:val="20"/>
                <w:szCs w:val="20"/>
              </w:rPr>
              <w:t>begin a new one, resume your application below and then choose</w:t>
            </w:r>
            <w:r w:rsidR="005A399C">
              <w:rPr>
                <w:sz w:val="20"/>
                <w:szCs w:val="20"/>
              </w:rPr>
              <w:t xml:space="preserve"> “Cancel Your Application” from the “More Options” menu.</w:t>
            </w:r>
          </w:p>
          <w:p w14:paraId="1AD462E8" w14:textId="77777777" w:rsidR="00D97EE2" w:rsidRPr="008B0ED2" w:rsidRDefault="00D97EE2" w:rsidP="00D97EE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0E31FC4" w14:textId="3B1CF30B" w:rsidR="00D97EE2" w:rsidRPr="008B0ED2" w:rsidRDefault="004C502E" w:rsidP="00D97EE2">
            <w:pPr>
              <w:pStyle w:val="NoSpacing"/>
              <w:jc w:val="both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Resume my application n</w:t>
            </w:r>
            <w:r w:rsidR="00D97EE2" w:rsidRPr="008B0ED2">
              <w:rPr>
                <w:b/>
                <w:sz w:val="20"/>
                <w:szCs w:val="20"/>
                <w:u w:val="single"/>
              </w:rPr>
              <w:t>ow</w:t>
            </w:r>
          </w:p>
          <w:p w14:paraId="044698F8" w14:textId="77777777" w:rsidR="00D97EE2" w:rsidRPr="008B0ED2" w:rsidRDefault="00D97EE2" w:rsidP="00D97EE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36711C0" w14:textId="62410F1D" w:rsidR="00D97EE2" w:rsidRPr="008B0ED2" w:rsidRDefault="00D97EE2" w:rsidP="00D97EE2">
            <w:pPr>
              <w:pStyle w:val="NoSpacing"/>
              <w:jc w:val="both"/>
              <w:rPr>
                <w:sz w:val="20"/>
                <w:szCs w:val="20"/>
              </w:rPr>
            </w:pPr>
            <w:r w:rsidRPr="008B0ED2">
              <w:rPr>
                <w:sz w:val="20"/>
                <w:szCs w:val="20"/>
              </w:rPr>
              <w:t>If you have any questions about the application, or just need he</w:t>
            </w:r>
            <w:r w:rsidR="004C502E">
              <w:rPr>
                <w:sz w:val="20"/>
                <w:szCs w:val="20"/>
              </w:rPr>
              <w:t>lp opening your CWB</w:t>
            </w:r>
            <w:r w:rsidRPr="008B0ED2">
              <w:rPr>
                <w:sz w:val="20"/>
                <w:szCs w:val="20"/>
              </w:rPr>
              <w:t xml:space="preserve"> account, email us at </w:t>
            </w:r>
            <w:r w:rsidR="00CD168E">
              <w:rPr>
                <w:b/>
                <w:sz w:val="20"/>
                <w:szCs w:val="20"/>
                <w:u w:val="single"/>
              </w:rPr>
              <w:t>business</w:t>
            </w:r>
            <w:r w:rsidR="004C502E" w:rsidRPr="004C502E">
              <w:rPr>
                <w:b/>
                <w:sz w:val="20"/>
                <w:szCs w:val="20"/>
                <w:u w:val="single"/>
              </w:rPr>
              <w:t>-onboarding@cwbank.com</w:t>
            </w:r>
            <w:r w:rsidRPr="008B0ED2">
              <w:rPr>
                <w:sz w:val="20"/>
                <w:szCs w:val="20"/>
              </w:rPr>
              <w:t>.</w:t>
            </w:r>
          </w:p>
          <w:p w14:paraId="4420BA4E" w14:textId="64621A87" w:rsidR="00D97EE2" w:rsidRDefault="00D97EE2" w:rsidP="00D97EE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2A08F93" w14:textId="172AB797" w:rsidR="005A399C" w:rsidRDefault="005A399C" w:rsidP="00D97EE2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780E39E1" w14:textId="77777777" w:rsidR="005A399C" w:rsidRPr="008B0ED2" w:rsidRDefault="005A399C" w:rsidP="00D97EE2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FB56EC0" w14:textId="77777777" w:rsidR="004C502E" w:rsidRPr="004C502E" w:rsidRDefault="004C502E" w:rsidP="004C502E">
            <w:pPr>
              <w:pStyle w:val="NoSpacing"/>
              <w:jc w:val="both"/>
              <w:rPr>
                <w:sz w:val="20"/>
                <w:szCs w:val="20"/>
              </w:rPr>
            </w:pPr>
            <w:r w:rsidRPr="004C502E">
              <w:rPr>
                <w:sz w:val="20"/>
                <w:szCs w:val="20"/>
              </w:rPr>
              <w:t>We look forward to the opportunity to help you realize your financial potential.</w:t>
            </w:r>
          </w:p>
          <w:p w14:paraId="6E66A6D2" w14:textId="77777777" w:rsidR="004C502E" w:rsidRPr="004C502E" w:rsidRDefault="004C502E" w:rsidP="004C502E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31AB5DB" w14:textId="77777777" w:rsidR="004C502E" w:rsidRPr="004C502E" w:rsidRDefault="004C502E" w:rsidP="004C502E">
            <w:pPr>
              <w:pStyle w:val="NoSpacing"/>
              <w:jc w:val="both"/>
              <w:rPr>
                <w:sz w:val="20"/>
                <w:szCs w:val="20"/>
              </w:rPr>
            </w:pPr>
            <w:r w:rsidRPr="004C502E">
              <w:rPr>
                <w:sz w:val="20"/>
                <w:szCs w:val="20"/>
              </w:rPr>
              <w:t xml:space="preserve">Thank you, </w:t>
            </w:r>
          </w:p>
          <w:p w14:paraId="62BF7E3B" w14:textId="77777777" w:rsidR="004C502E" w:rsidRPr="004C502E" w:rsidRDefault="004C502E" w:rsidP="004C502E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6982E15" w14:textId="675A7805" w:rsidR="00D97EE2" w:rsidRPr="00F96A95" w:rsidRDefault="004C502E" w:rsidP="004C502E">
            <w:pPr>
              <w:pStyle w:val="NoSpacing"/>
              <w:jc w:val="both"/>
              <w:rPr>
                <w:sz w:val="20"/>
                <w:szCs w:val="20"/>
              </w:rPr>
            </w:pPr>
            <w:r w:rsidRPr="004C502E">
              <w:rPr>
                <w:sz w:val="20"/>
                <w:szCs w:val="20"/>
              </w:rPr>
              <w:t>Canadian Western Bank</w:t>
            </w:r>
          </w:p>
        </w:tc>
      </w:tr>
    </w:tbl>
    <w:p w14:paraId="5A5FC113" w14:textId="77777777" w:rsidR="00D97EE2" w:rsidRDefault="00D97EE2" w:rsidP="00D97EE2">
      <w:pPr>
        <w:pStyle w:val="NoSpacing"/>
        <w:jc w:val="both"/>
      </w:pPr>
    </w:p>
    <w:p w14:paraId="267ED0F1" w14:textId="77777777" w:rsidR="00D97EE2" w:rsidRDefault="00D97EE2" w:rsidP="00D97EE2">
      <w:pPr>
        <w:pStyle w:val="NoSpacing"/>
        <w:jc w:val="both"/>
      </w:pPr>
      <w:r>
        <w:rPr>
          <w:b/>
          <w:u w:val="single"/>
        </w:rPr>
        <w:t>Hyperlinks</w:t>
      </w:r>
    </w:p>
    <w:p w14:paraId="6A227BA0" w14:textId="77777777" w:rsidR="00D97EE2" w:rsidRDefault="00D97EE2" w:rsidP="00D97EE2">
      <w:pPr>
        <w:pStyle w:val="NoSpacing"/>
        <w:jc w:val="both"/>
      </w:pPr>
    </w:p>
    <w:p w14:paraId="47ED8D4E" w14:textId="77777777" w:rsidR="00D97EE2" w:rsidRDefault="00D97EE2" w:rsidP="00D97EE2">
      <w:pPr>
        <w:pStyle w:val="NoSpacing"/>
        <w:jc w:val="both"/>
      </w:pPr>
      <w:r>
        <w:t>The message body above includes the following hyperlinked text.</w:t>
      </w:r>
    </w:p>
    <w:p w14:paraId="7F52BD8D" w14:textId="77777777" w:rsidR="00D97EE2" w:rsidRPr="00F96A95" w:rsidRDefault="00D97EE2" w:rsidP="00D97EE2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D97EE2" w:rsidRPr="00F96A95" w14:paraId="7E049424" w14:textId="77777777" w:rsidTr="00D97EE2">
        <w:tc>
          <w:tcPr>
            <w:tcW w:w="704" w:type="dxa"/>
          </w:tcPr>
          <w:p w14:paraId="243ED0B9" w14:textId="77777777" w:rsidR="00D97EE2" w:rsidRPr="00F96A95" w:rsidRDefault="00D97EE2" w:rsidP="00D97EE2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18D9FE7C" w14:textId="038AB1B2" w:rsidR="00D97EE2" w:rsidRPr="00F96A95" w:rsidRDefault="00D97EE2" w:rsidP="00D97EE2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“Resume</w:t>
            </w:r>
            <w:r w:rsidR="004C502E">
              <w:rPr>
                <w:b/>
                <w:sz w:val="20"/>
                <w:szCs w:val="20"/>
              </w:rPr>
              <w:t xml:space="preserve"> my application n</w:t>
            </w:r>
            <w:r w:rsidRPr="00DF3C1D">
              <w:rPr>
                <w:b/>
                <w:sz w:val="20"/>
                <w:szCs w:val="20"/>
              </w:rPr>
              <w:t>ow”</w:t>
            </w:r>
          </w:p>
        </w:tc>
      </w:tr>
      <w:tr w:rsidR="00D97EE2" w:rsidRPr="00F96A95" w14:paraId="136D134C" w14:textId="77777777" w:rsidTr="00D97EE2">
        <w:tc>
          <w:tcPr>
            <w:tcW w:w="704" w:type="dxa"/>
          </w:tcPr>
          <w:p w14:paraId="10B412A8" w14:textId="77777777" w:rsidR="00D97EE2" w:rsidRPr="00F96A95" w:rsidRDefault="00D97EE2" w:rsidP="00D97EE2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673C67F5" w14:textId="77777777" w:rsidR="00D97EE2" w:rsidRPr="00F96A95" w:rsidRDefault="00D97EE2" w:rsidP="00D97EE2">
            <w:pPr>
              <w:pStyle w:val="NoSpacing"/>
              <w:jc w:val="both"/>
              <w:rPr>
                <w:sz w:val="20"/>
                <w:szCs w:val="20"/>
              </w:rPr>
            </w:pPr>
            <w:r w:rsidRPr="00DF3C1D">
              <w:rPr>
                <w:sz w:val="20"/>
                <w:szCs w:val="20"/>
              </w:rPr>
              <w:t>System generated URL directing</w:t>
            </w:r>
            <w:r>
              <w:rPr>
                <w:sz w:val="20"/>
                <w:szCs w:val="20"/>
              </w:rPr>
              <w:t xml:space="preserve"> the user to the resume page</w:t>
            </w:r>
          </w:p>
        </w:tc>
      </w:tr>
    </w:tbl>
    <w:p w14:paraId="367AB786" w14:textId="77777777" w:rsidR="00003E67" w:rsidRPr="00F96A95" w:rsidRDefault="00003E67" w:rsidP="00003E67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003E67" w:rsidRPr="00F96A95" w14:paraId="4B15437E" w14:textId="77777777" w:rsidTr="0058587F">
        <w:tc>
          <w:tcPr>
            <w:tcW w:w="704" w:type="dxa"/>
          </w:tcPr>
          <w:p w14:paraId="1CDF719D" w14:textId="77777777" w:rsidR="00003E67" w:rsidRPr="00F96A95" w:rsidRDefault="00003E67" w:rsidP="0058587F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43165705" w14:textId="74EDA5F8" w:rsidR="00003E67" w:rsidRPr="00F96A95" w:rsidRDefault="00003E67" w:rsidP="008400F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 w:rsidR="00BD2AD3"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003E67" w:rsidRPr="00F96A95" w14:paraId="32388B08" w14:textId="77777777" w:rsidTr="0058587F">
        <w:tc>
          <w:tcPr>
            <w:tcW w:w="704" w:type="dxa"/>
          </w:tcPr>
          <w:p w14:paraId="09CB091A" w14:textId="77777777" w:rsidR="00003E67" w:rsidRPr="00F96A95" w:rsidRDefault="00003E67" w:rsidP="0058587F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4D28D322" w14:textId="5C052483" w:rsidR="00003E67" w:rsidRPr="00F96A95" w:rsidRDefault="00003E67" w:rsidP="008400F3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 w:rsidR="00BD2AD3"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3A921A9E" w14:textId="4107872F" w:rsidR="00D97EE2" w:rsidRDefault="00003E67" w:rsidP="00D97EE2">
      <w:pPr>
        <w:pStyle w:val="NoSpacing"/>
        <w:jc w:val="both"/>
      </w:pPr>
      <w:r>
        <w:rPr>
          <w:b/>
          <w:u w:val="single"/>
        </w:rPr>
        <w:br/>
      </w:r>
      <w:r w:rsidR="00D97EE2">
        <w:rPr>
          <w:b/>
          <w:u w:val="single"/>
        </w:rPr>
        <w:t>Attachments</w:t>
      </w:r>
    </w:p>
    <w:p w14:paraId="1213EB9B" w14:textId="77777777" w:rsidR="00D97EE2" w:rsidRDefault="00D97EE2" w:rsidP="00D97EE2">
      <w:pPr>
        <w:pStyle w:val="NoSpacing"/>
        <w:jc w:val="both"/>
      </w:pPr>
    </w:p>
    <w:p w14:paraId="2142425F" w14:textId="72D4F677" w:rsidR="00F840A3" w:rsidRDefault="00D97EE2" w:rsidP="00D97EE2">
      <w:pPr>
        <w:pStyle w:val="NoSpacing"/>
        <w:jc w:val="both"/>
      </w:pPr>
      <w:r>
        <w:t>This message does not require attachments.</w:t>
      </w:r>
    </w:p>
    <w:p w14:paraId="6F001B61" w14:textId="77777777" w:rsidR="00F840A3" w:rsidRDefault="00F840A3">
      <w:pPr>
        <w:rPr>
          <w:rFonts w:eastAsiaTheme="minorHAnsi"/>
          <w:lang w:eastAsia="en-US"/>
        </w:rPr>
      </w:pPr>
      <w:r>
        <w:br w:type="page"/>
      </w:r>
    </w:p>
    <w:p w14:paraId="196541FD" w14:textId="06C90E5C" w:rsidR="00F840A3" w:rsidRDefault="00F840A3" w:rsidP="00F840A3">
      <w:pPr>
        <w:pStyle w:val="Heading2"/>
        <w:keepNext/>
        <w:spacing w:after="0" w:line="240" w:lineRule="auto"/>
      </w:pPr>
      <w:bookmarkStart w:id="218" w:name="_Toc59446134"/>
      <w:r>
        <w:lastRenderedPageBreak/>
        <w:t>3.</w:t>
      </w:r>
      <w:r w:rsidR="00E45F49">
        <w:t>1</w:t>
      </w:r>
      <w:r>
        <w:t>2</w:t>
      </w:r>
      <w:r>
        <w:tab/>
        <w:t>Await Authorized Signers Email</w:t>
      </w:r>
      <w:bookmarkEnd w:id="218"/>
    </w:p>
    <w:p w14:paraId="5CA139EF" w14:textId="77777777" w:rsidR="00F840A3" w:rsidRDefault="00F840A3" w:rsidP="00F840A3">
      <w:pPr>
        <w:pStyle w:val="NoSpacing"/>
        <w:jc w:val="both"/>
      </w:pPr>
    </w:p>
    <w:p w14:paraId="30387A6A" w14:textId="77777777" w:rsidR="00F840A3" w:rsidRPr="006B729E" w:rsidRDefault="00F840A3" w:rsidP="00F840A3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01BD0044" w14:textId="77777777" w:rsidR="00F840A3" w:rsidRDefault="00F840A3" w:rsidP="00F840A3">
      <w:pPr>
        <w:pStyle w:val="NoSpacing"/>
        <w:jc w:val="both"/>
      </w:pPr>
    </w:p>
    <w:p w14:paraId="4ABFD651" w14:textId="5E5DE39F" w:rsidR="00F840A3" w:rsidRDefault="00F840A3" w:rsidP="00F840A3">
      <w:pPr>
        <w:pStyle w:val="NoSpacing"/>
        <w:jc w:val="both"/>
      </w:pPr>
      <w:r>
        <w:t>This email is sent to the main applicant (who initiated a small business DCO application) to inform them that the application is paused, until all identified authorized signers have completed their applications.</w:t>
      </w:r>
    </w:p>
    <w:p w14:paraId="3C8DC250" w14:textId="77777777" w:rsidR="00F840A3" w:rsidRDefault="00F840A3" w:rsidP="00F840A3">
      <w:pPr>
        <w:pStyle w:val="NoSpacing"/>
        <w:jc w:val="both"/>
      </w:pPr>
    </w:p>
    <w:p w14:paraId="25643C39" w14:textId="77777777" w:rsidR="00F840A3" w:rsidRDefault="00F840A3" w:rsidP="00F840A3">
      <w:pPr>
        <w:pStyle w:val="NoSpacing"/>
        <w:jc w:val="both"/>
      </w:pPr>
      <w:r>
        <w:t>The following events trigger the sending of this email.</w:t>
      </w:r>
    </w:p>
    <w:p w14:paraId="11672349" w14:textId="77777777" w:rsidR="00F840A3" w:rsidRDefault="00F840A3" w:rsidP="00F840A3">
      <w:pPr>
        <w:pStyle w:val="NoSpacing"/>
        <w:jc w:val="both"/>
      </w:pPr>
    </w:p>
    <w:p w14:paraId="3CC1736C" w14:textId="46976500" w:rsidR="00F840A3" w:rsidRDefault="00F840A3" w:rsidP="001C2BA1">
      <w:pPr>
        <w:pStyle w:val="NoSpacing"/>
        <w:numPr>
          <w:ilvl w:val="0"/>
          <w:numId w:val="47"/>
        </w:numPr>
        <w:jc w:val="both"/>
      </w:pPr>
      <w:r>
        <w:t xml:space="preserve">Applicant has identified one or more Authorized Signers (CWBSB-43), has completed the Business Disclosures and Signature page (CWBSB-44) and invitation emails have been sent to the Authorized Signers. </w:t>
      </w:r>
    </w:p>
    <w:p w14:paraId="525FC909" w14:textId="77777777" w:rsidR="00F840A3" w:rsidRDefault="00F840A3" w:rsidP="00F840A3">
      <w:pPr>
        <w:pStyle w:val="NoSpacing"/>
        <w:jc w:val="both"/>
      </w:pPr>
    </w:p>
    <w:p w14:paraId="69ACB614" w14:textId="77777777" w:rsidR="00F840A3" w:rsidRDefault="00F840A3" w:rsidP="00F840A3">
      <w:pPr>
        <w:pStyle w:val="NoSpacing"/>
        <w:jc w:val="both"/>
      </w:pPr>
      <w:r>
        <w:rPr>
          <w:b/>
          <w:u w:val="single"/>
        </w:rPr>
        <w:t>Subject Line</w:t>
      </w:r>
    </w:p>
    <w:p w14:paraId="21D20EEF" w14:textId="77777777" w:rsidR="00F840A3" w:rsidRDefault="00F840A3" w:rsidP="00F840A3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F840A3" w:rsidRPr="00F96A95" w14:paraId="46BB094E" w14:textId="77777777" w:rsidTr="00F840A3">
        <w:tc>
          <w:tcPr>
            <w:tcW w:w="10070" w:type="dxa"/>
          </w:tcPr>
          <w:p w14:paraId="1293AF5C" w14:textId="33DB468A" w:rsidR="00F840A3" w:rsidRPr="00F96A95" w:rsidRDefault="00BF2AA4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Action required from </w:t>
            </w:r>
            <w:r w:rsidR="00F840A3">
              <w:rPr>
                <w:sz w:val="20"/>
                <w:szCs w:val="20"/>
              </w:rPr>
              <w:t xml:space="preserve">business associate(s) </w:t>
            </w:r>
            <w:r>
              <w:rPr>
                <w:sz w:val="20"/>
                <w:szCs w:val="20"/>
              </w:rPr>
              <w:t xml:space="preserve">to </w:t>
            </w:r>
            <w:r w:rsidR="00F840A3">
              <w:rPr>
                <w:sz w:val="20"/>
                <w:szCs w:val="20"/>
              </w:rPr>
              <w:t>complete your CWB business application</w:t>
            </w:r>
          </w:p>
        </w:tc>
      </w:tr>
    </w:tbl>
    <w:p w14:paraId="1060C79C" w14:textId="77777777" w:rsidR="00F840A3" w:rsidRDefault="00F840A3" w:rsidP="00F840A3">
      <w:pPr>
        <w:pStyle w:val="NoSpacing"/>
        <w:jc w:val="both"/>
      </w:pPr>
    </w:p>
    <w:p w14:paraId="6BD67014" w14:textId="77777777" w:rsidR="00F840A3" w:rsidRDefault="00F840A3" w:rsidP="00F840A3">
      <w:pPr>
        <w:pStyle w:val="NoSpacing"/>
        <w:jc w:val="both"/>
      </w:pPr>
    </w:p>
    <w:p w14:paraId="1C96A940" w14:textId="77777777" w:rsidR="00F840A3" w:rsidRDefault="00F840A3" w:rsidP="00F840A3">
      <w:pPr>
        <w:pStyle w:val="NoSpacing"/>
        <w:jc w:val="both"/>
      </w:pPr>
      <w:r>
        <w:rPr>
          <w:b/>
          <w:u w:val="single"/>
        </w:rPr>
        <w:t>Message Body</w:t>
      </w:r>
    </w:p>
    <w:p w14:paraId="5AE7CB00" w14:textId="77777777" w:rsidR="00F840A3" w:rsidRDefault="00F840A3" w:rsidP="00F840A3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F840A3" w:rsidRPr="00F96A95" w14:paraId="7709A603" w14:textId="77777777" w:rsidTr="00F840A3">
        <w:trPr>
          <w:trHeight w:val="174"/>
        </w:trPr>
        <w:tc>
          <w:tcPr>
            <w:tcW w:w="10070" w:type="dxa"/>
          </w:tcPr>
          <w:p w14:paraId="0963952C" w14:textId="77777777" w:rsidR="00F840A3" w:rsidRPr="00955208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Pr="00955208">
              <w:rPr>
                <w:sz w:val="20"/>
                <w:szCs w:val="20"/>
              </w:rPr>
              <w:t xml:space="preserve"> &lt;&lt;First Name&gt;&gt;,</w:t>
            </w:r>
          </w:p>
          <w:p w14:paraId="4C5E681D" w14:textId="77777777" w:rsidR="00F840A3" w:rsidRPr="00955208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8AD3A55" w14:textId="527974A4" w:rsidR="00F840A3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</w:t>
            </w:r>
            <w:r w:rsidRPr="00955208">
              <w:rPr>
                <w:sz w:val="20"/>
                <w:szCs w:val="20"/>
              </w:rPr>
              <w:t xml:space="preserve"> for </w:t>
            </w:r>
            <w:r w:rsidR="00BF2AA4">
              <w:rPr>
                <w:sz w:val="20"/>
                <w:szCs w:val="20"/>
              </w:rPr>
              <w:t>submitting</w:t>
            </w:r>
            <w:r w:rsidRPr="0095520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 w:rsidR="00BF2AA4">
              <w:rPr>
                <w:sz w:val="20"/>
                <w:szCs w:val="20"/>
              </w:rPr>
              <w:t xml:space="preserve"> business</w:t>
            </w:r>
            <w:r w:rsidRPr="00955208">
              <w:rPr>
                <w:sz w:val="20"/>
                <w:szCs w:val="20"/>
              </w:rPr>
              <w:t xml:space="preserve"> application with </w:t>
            </w:r>
            <w:r>
              <w:rPr>
                <w:sz w:val="20"/>
                <w:szCs w:val="20"/>
              </w:rPr>
              <w:t xml:space="preserve">Canadian Western Bank (CWB) on behalf of &lt;&lt;business legal name&gt;&gt;. </w:t>
            </w:r>
            <w:r w:rsidRPr="00BA3D49">
              <w:rPr>
                <w:sz w:val="20"/>
                <w:szCs w:val="20"/>
              </w:rPr>
              <w:t>We look forward to building a great banking relationship with you!</w:t>
            </w:r>
          </w:p>
          <w:p w14:paraId="38A3E74D" w14:textId="77777777" w:rsidR="00F840A3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1FD9B4EE" w14:textId="77777777" w:rsidR="00432165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 identified one or more business associate(s) as Authorized Signers on your new business account</w:t>
            </w:r>
            <w:r w:rsidR="00BF2AA4">
              <w:rPr>
                <w:sz w:val="20"/>
                <w:szCs w:val="20"/>
              </w:rPr>
              <w:t>. Before you can complete the application</w:t>
            </w:r>
            <w:r w:rsidR="000825B8">
              <w:rPr>
                <w:sz w:val="20"/>
                <w:szCs w:val="20"/>
              </w:rPr>
              <w:t>,</w:t>
            </w:r>
            <w:r w:rsidR="00BF2AA4">
              <w:rPr>
                <w:sz w:val="20"/>
                <w:szCs w:val="20"/>
              </w:rPr>
              <w:t xml:space="preserve"> there are some actions they need to take. We have emailed them </w:t>
            </w:r>
            <w:r w:rsidR="00B137CA">
              <w:rPr>
                <w:sz w:val="20"/>
                <w:szCs w:val="20"/>
              </w:rPr>
              <w:t xml:space="preserve">instructions on what they need to do. </w:t>
            </w:r>
            <w:r w:rsidR="00432165">
              <w:rPr>
                <w:sz w:val="20"/>
                <w:szCs w:val="20"/>
              </w:rPr>
              <w:t xml:space="preserve"> </w:t>
            </w:r>
          </w:p>
          <w:p w14:paraId="0EFAA908" w14:textId="77777777" w:rsidR="00432165" w:rsidRDefault="00432165" w:rsidP="00F84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9B13B3C" w14:textId="7C225512" w:rsidR="00F840A3" w:rsidRDefault="00B137CA" w:rsidP="00F84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will inform you by email o</w:t>
            </w:r>
            <w:r w:rsidR="00F840A3">
              <w:rPr>
                <w:sz w:val="20"/>
                <w:szCs w:val="20"/>
              </w:rPr>
              <w:t>nce your associate(s) have completed</w:t>
            </w:r>
            <w:r>
              <w:rPr>
                <w:sz w:val="20"/>
                <w:szCs w:val="20"/>
              </w:rPr>
              <w:t xml:space="preserve"> their actions </w:t>
            </w:r>
            <w:r w:rsidR="00E45F49">
              <w:rPr>
                <w:sz w:val="20"/>
                <w:szCs w:val="20"/>
              </w:rPr>
              <w:t>so</w:t>
            </w:r>
            <w:r>
              <w:rPr>
                <w:sz w:val="20"/>
                <w:szCs w:val="20"/>
              </w:rPr>
              <w:t xml:space="preserve"> that</w:t>
            </w:r>
            <w:r w:rsidR="00E45F49">
              <w:rPr>
                <w:sz w:val="20"/>
                <w:szCs w:val="20"/>
              </w:rPr>
              <w:t xml:space="preserve"> you can </w:t>
            </w:r>
            <w:r>
              <w:rPr>
                <w:sz w:val="20"/>
                <w:szCs w:val="20"/>
              </w:rPr>
              <w:t>finish</w:t>
            </w:r>
            <w:r w:rsidR="00E45F49">
              <w:rPr>
                <w:sz w:val="20"/>
                <w:szCs w:val="20"/>
              </w:rPr>
              <w:t xml:space="preserve"> the remaining steps in the application.</w:t>
            </w:r>
          </w:p>
          <w:p w14:paraId="4C267E89" w14:textId="6A68B546" w:rsidR="00FD75AF" w:rsidRDefault="00FD75AF" w:rsidP="00F84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9814E68" w14:textId="43560570" w:rsidR="00FD75AF" w:rsidRPr="00ED5AC1" w:rsidRDefault="00FD75AF" w:rsidP="00FD75AF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lastRenderedPageBreak/>
              <w:t xml:space="preserve">Check </w:t>
            </w:r>
            <w:r w:rsidR="002B0A24">
              <w:rPr>
                <w:b/>
                <w:sz w:val="20"/>
                <w:szCs w:val="20"/>
                <w:u w:val="single"/>
              </w:rPr>
              <w:t>A</w:t>
            </w:r>
            <w:r>
              <w:rPr>
                <w:b/>
                <w:sz w:val="20"/>
                <w:szCs w:val="20"/>
                <w:u w:val="single"/>
              </w:rPr>
              <w:t xml:space="preserve">uthorized </w:t>
            </w:r>
            <w:r w:rsidR="002B0A24">
              <w:rPr>
                <w:b/>
                <w:sz w:val="20"/>
                <w:szCs w:val="20"/>
                <w:u w:val="single"/>
              </w:rPr>
              <w:t>S</w:t>
            </w:r>
            <w:r>
              <w:rPr>
                <w:b/>
                <w:sz w:val="20"/>
                <w:szCs w:val="20"/>
                <w:u w:val="single"/>
              </w:rPr>
              <w:t>igners application progress</w:t>
            </w:r>
            <w:r>
              <w:rPr>
                <w:sz w:val="20"/>
                <w:szCs w:val="20"/>
              </w:rPr>
              <w:t xml:space="preserve"> to view the </w:t>
            </w:r>
            <w:r w:rsidR="001D142C">
              <w:rPr>
                <w:sz w:val="20"/>
                <w:szCs w:val="20"/>
              </w:rPr>
              <w:t xml:space="preserve">status </w:t>
            </w:r>
            <w:r>
              <w:rPr>
                <w:sz w:val="20"/>
                <w:szCs w:val="20"/>
              </w:rPr>
              <w:t>of each</w:t>
            </w:r>
            <w:r w:rsidR="001D142C"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 xml:space="preserve">uthorized </w:t>
            </w:r>
            <w:r w:rsidR="001D142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igner</w:t>
            </w:r>
            <w:r w:rsidR="001D142C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 xml:space="preserve">s application. </w:t>
            </w:r>
          </w:p>
          <w:p w14:paraId="3AE66AEF" w14:textId="77777777" w:rsidR="00F840A3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DDD6E45" w14:textId="15F6DF6F" w:rsidR="00F840A3" w:rsidRPr="00A90282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you have any questions, p</w:t>
            </w:r>
            <w:r w:rsidRPr="00955208">
              <w:rPr>
                <w:sz w:val="20"/>
                <w:szCs w:val="20"/>
              </w:rPr>
              <w:t xml:space="preserve">lease email us at 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>
              <w:rPr>
                <w:sz w:val="20"/>
                <w:szCs w:val="20"/>
              </w:rPr>
              <w:t>.</w:t>
            </w:r>
          </w:p>
          <w:p w14:paraId="22DC1F7D" w14:textId="77777777" w:rsidR="00F840A3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1B0D0C1" w14:textId="77777777" w:rsidR="00F840A3" w:rsidRPr="00955208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27456DDB" w14:textId="77777777" w:rsidR="00F840A3" w:rsidRPr="00955208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D943A35" w14:textId="77777777" w:rsidR="00F840A3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you,</w:t>
            </w:r>
          </w:p>
          <w:p w14:paraId="2A89E051" w14:textId="77777777" w:rsidR="00F840A3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66F4DD5" w14:textId="77777777" w:rsidR="00F840A3" w:rsidRPr="00F96A95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4832C5CA" w14:textId="77777777" w:rsidR="00F840A3" w:rsidRDefault="00F840A3" w:rsidP="00F840A3">
      <w:pPr>
        <w:pStyle w:val="NoSpacing"/>
        <w:jc w:val="both"/>
      </w:pPr>
    </w:p>
    <w:p w14:paraId="5EDAA43B" w14:textId="77777777" w:rsidR="00F840A3" w:rsidRDefault="00F840A3" w:rsidP="00F840A3">
      <w:pPr>
        <w:pStyle w:val="NoSpacing"/>
        <w:jc w:val="both"/>
      </w:pPr>
    </w:p>
    <w:p w14:paraId="04DB6113" w14:textId="77777777" w:rsidR="00F840A3" w:rsidRDefault="00F840A3" w:rsidP="00F840A3">
      <w:pPr>
        <w:pStyle w:val="NoSpacing"/>
        <w:jc w:val="both"/>
      </w:pPr>
      <w:r>
        <w:rPr>
          <w:b/>
          <w:u w:val="single"/>
        </w:rPr>
        <w:t>Hyperlinks</w:t>
      </w:r>
    </w:p>
    <w:p w14:paraId="6F27D01E" w14:textId="77777777" w:rsidR="00F840A3" w:rsidRDefault="00F840A3" w:rsidP="00F840A3">
      <w:pPr>
        <w:pStyle w:val="NoSpacing"/>
        <w:jc w:val="both"/>
      </w:pPr>
    </w:p>
    <w:p w14:paraId="65681445" w14:textId="77777777" w:rsidR="00F840A3" w:rsidRDefault="00F840A3" w:rsidP="00F840A3">
      <w:pPr>
        <w:pStyle w:val="NoSpacing"/>
        <w:jc w:val="both"/>
      </w:pPr>
      <w:r>
        <w:t>The message body above includes the following hyperlinked text.</w:t>
      </w:r>
    </w:p>
    <w:p w14:paraId="64DE8131" w14:textId="77777777" w:rsidR="00F840A3" w:rsidRPr="00F96A95" w:rsidRDefault="00F840A3" w:rsidP="00F840A3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F840A3" w:rsidRPr="00F96A95" w14:paraId="71F62562" w14:textId="77777777" w:rsidTr="00F840A3">
        <w:tc>
          <w:tcPr>
            <w:tcW w:w="704" w:type="dxa"/>
          </w:tcPr>
          <w:p w14:paraId="470F24BE" w14:textId="77777777" w:rsidR="00F840A3" w:rsidRPr="00F96A95" w:rsidRDefault="00F840A3" w:rsidP="00F840A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2B01751A" w14:textId="77777777" w:rsidR="00F840A3" w:rsidRPr="00F96A95" w:rsidRDefault="00F840A3" w:rsidP="00F840A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F840A3" w:rsidRPr="00F96A95" w14:paraId="3A5EEC1B" w14:textId="77777777" w:rsidTr="00F840A3">
        <w:tc>
          <w:tcPr>
            <w:tcW w:w="704" w:type="dxa"/>
          </w:tcPr>
          <w:p w14:paraId="0B05109F" w14:textId="77777777" w:rsidR="00F840A3" w:rsidRPr="00F96A95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5C5B6C84" w14:textId="77777777" w:rsidR="00F840A3" w:rsidRPr="00F96A95" w:rsidRDefault="00F840A3" w:rsidP="00F840A3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66948DB7" w14:textId="77777777" w:rsidR="00F840A3" w:rsidRDefault="00F840A3" w:rsidP="00F840A3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432165" w:rsidRPr="00F96A95" w14:paraId="6111BB4F" w14:textId="77777777" w:rsidTr="0096101B">
        <w:tc>
          <w:tcPr>
            <w:tcW w:w="704" w:type="dxa"/>
          </w:tcPr>
          <w:p w14:paraId="4D287D50" w14:textId="77777777" w:rsidR="00432165" w:rsidRPr="00F96A95" w:rsidRDefault="00432165" w:rsidP="0096101B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255C4D64" w14:textId="29F085DE" w:rsidR="00432165" w:rsidRPr="00F96A95" w:rsidRDefault="00432165" w:rsidP="00432165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“Check authorized signers application progress</w:t>
            </w:r>
            <w:r w:rsidRPr="00DF3C1D">
              <w:rPr>
                <w:b/>
                <w:sz w:val="20"/>
                <w:szCs w:val="20"/>
              </w:rPr>
              <w:t>”</w:t>
            </w:r>
          </w:p>
        </w:tc>
      </w:tr>
      <w:tr w:rsidR="00432165" w:rsidRPr="00F96A95" w14:paraId="7FD1D9B4" w14:textId="77777777" w:rsidTr="0096101B">
        <w:tc>
          <w:tcPr>
            <w:tcW w:w="704" w:type="dxa"/>
          </w:tcPr>
          <w:p w14:paraId="004BB892" w14:textId="77777777" w:rsidR="00432165" w:rsidRPr="00F96A95" w:rsidRDefault="00432165" w:rsidP="0096101B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73F4579B" w14:textId="30005AFB" w:rsidR="00432165" w:rsidRPr="00F96A95" w:rsidRDefault="00432165" w:rsidP="00432165">
            <w:pPr>
              <w:pStyle w:val="NoSpacing"/>
              <w:jc w:val="both"/>
              <w:rPr>
                <w:sz w:val="20"/>
                <w:szCs w:val="20"/>
              </w:rPr>
            </w:pPr>
            <w:r w:rsidRPr="00DF3C1D">
              <w:rPr>
                <w:sz w:val="20"/>
                <w:szCs w:val="20"/>
              </w:rPr>
              <w:t>System generated URL directing</w:t>
            </w:r>
            <w:r>
              <w:rPr>
                <w:sz w:val="20"/>
                <w:szCs w:val="20"/>
              </w:rPr>
              <w:t xml:space="preserve"> the user to authorized signers application progress page</w:t>
            </w:r>
          </w:p>
        </w:tc>
      </w:tr>
    </w:tbl>
    <w:p w14:paraId="6C0D9160" w14:textId="77777777" w:rsidR="00F840A3" w:rsidRDefault="00F840A3" w:rsidP="00F840A3">
      <w:pPr>
        <w:pStyle w:val="NoSpacing"/>
        <w:jc w:val="both"/>
      </w:pPr>
    </w:p>
    <w:p w14:paraId="5F8EFF4B" w14:textId="77777777" w:rsidR="00F840A3" w:rsidRDefault="00F840A3" w:rsidP="00F840A3">
      <w:pPr>
        <w:pStyle w:val="NoSpacing"/>
        <w:jc w:val="both"/>
      </w:pPr>
      <w:r>
        <w:rPr>
          <w:b/>
          <w:u w:val="single"/>
        </w:rPr>
        <w:t>Attachments</w:t>
      </w:r>
    </w:p>
    <w:p w14:paraId="0BE4BDFC" w14:textId="77777777" w:rsidR="00F840A3" w:rsidRDefault="00F840A3" w:rsidP="00F840A3">
      <w:pPr>
        <w:pStyle w:val="NoSpacing"/>
        <w:jc w:val="both"/>
      </w:pPr>
    </w:p>
    <w:p w14:paraId="615928F0" w14:textId="7493CB8B" w:rsidR="00F840A3" w:rsidRDefault="00F840A3" w:rsidP="00F840A3">
      <w:pPr>
        <w:pStyle w:val="NoSpacing"/>
        <w:jc w:val="both"/>
      </w:pPr>
      <w:r>
        <w:t>The message does not require attachments.</w:t>
      </w:r>
    </w:p>
    <w:p w14:paraId="64F49485" w14:textId="585D3752" w:rsidR="00D34477" w:rsidRDefault="00D34477">
      <w:pPr>
        <w:rPr>
          <w:rFonts w:eastAsiaTheme="minorHAnsi"/>
          <w:lang w:eastAsia="en-US"/>
        </w:rPr>
      </w:pPr>
      <w:r>
        <w:br w:type="page"/>
      </w:r>
    </w:p>
    <w:p w14:paraId="3B2F87AA" w14:textId="4ADA3222" w:rsidR="00D34477" w:rsidRDefault="00D34477" w:rsidP="00D34477">
      <w:pPr>
        <w:pStyle w:val="Heading2"/>
        <w:keepNext/>
        <w:spacing w:after="0" w:line="240" w:lineRule="auto"/>
      </w:pPr>
      <w:bookmarkStart w:id="219" w:name="_Toc59446135"/>
      <w:r>
        <w:lastRenderedPageBreak/>
        <w:t>3.13</w:t>
      </w:r>
      <w:r>
        <w:tab/>
        <w:t>Authorized Signers Complete Email</w:t>
      </w:r>
      <w:bookmarkEnd w:id="219"/>
    </w:p>
    <w:p w14:paraId="297445A6" w14:textId="77777777" w:rsidR="00D34477" w:rsidRDefault="00D34477" w:rsidP="00D34477">
      <w:pPr>
        <w:pStyle w:val="NoSpacing"/>
        <w:jc w:val="both"/>
      </w:pPr>
    </w:p>
    <w:p w14:paraId="6CA0B051" w14:textId="77777777" w:rsidR="00D34477" w:rsidRPr="006B729E" w:rsidRDefault="00D34477" w:rsidP="00D34477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6B990A69" w14:textId="77777777" w:rsidR="00D34477" w:rsidRDefault="00D34477" w:rsidP="00D34477">
      <w:pPr>
        <w:pStyle w:val="NoSpacing"/>
        <w:jc w:val="both"/>
      </w:pPr>
    </w:p>
    <w:p w14:paraId="69314911" w14:textId="245F4A04" w:rsidR="00D34477" w:rsidRDefault="00D34477" w:rsidP="00D34477">
      <w:pPr>
        <w:pStyle w:val="NoSpacing"/>
        <w:jc w:val="both"/>
      </w:pPr>
      <w:r>
        <w:t>This email is sent to the main applicant (who initiated a small business DCO application) to inform them that all identified authorized signers have completed their applications.</w:t>
      </w:r>
    </w:p>
    <w:p w14:paraId="22CCF2CF" w14:textId="77777777" w:rsidR="00D34477" w:rsidRDefault="00D34477" w:rsidP="00D34477">
      <w:pPr>
        <w:pStyle w:val="NoSpacing"/>
        <w:jc w:val="both"/>
      </w:pPr>
    </w:p>
    <w:p w14:paraId="2B8BBCAD" w14:textId="77777777" w:rsidR="00D34477" w:rsidRDefault="00D34477" w:rsidP="00D34477">
      <w:pPr>
        <w:pStyle w:val="NoSpacing"/>
        <w:jc w:val="both"/>
      </w:pPr>
      <w:r>
        <w:t>The following events trigger the sending of this email.</w:t>
      </w:r>
    </w:p>
    <w:p w14:paraId="2AD20BA5" w14:textId="77777777" w:rsidR="00D34477" w:rsidRDefault="00D34477" w:rsidP="00D34477">
      <w:pPr>
        <w:pStyle w:val="NoSpacing"/>
        <w:jc w:val="both"/>
      </w:pPr>
    </w:p>
    <w:p w14:paraId="571587C4" w14:textId="466E79B8" w:rsidR="00D34477" w:rsidRDefault="00D34477" w:rsidP="00D34477">
      <w:pPr>
        <w:pStyle w:val="NoSpacing"/>
        <w:numPr>
          <w:ilvl w:val="0"/>
          <w:numId w:val="48"/>
        </w:numPr>
        <w:jc w:val="both"/>
      </w:pPr>
      <w:r>
        <w:t xml:space="preserve">All identified Authorized Signers have completed their applications (Authorized Signers Dynamic Disclosures page CWBSB-72 is complete). </w:t>
      </w:r>
    </w:p>
    <w:p w14:paraId="70064756" w14:textId="77777777" w:rsidR="00D34477" w:rsidRDefault="00D34477" w:rsidP="00D34477">
      <w:pPr>
        <w:pStyle w:val="NoSpacing"/>
        <w:jc w:val="both"/>
      </w:pPr>
    </w:p>
    <w:p w14:paraId="3BEBA5FA" w14:textId="77777777" w:rsidR="00D34477" w:rsidRDefault="00D34477" w:rsidP="00D34477">
      <w:pPr>
        <w:pStyle w:val="NoSpacing"/>
        <w:jc w:val="both"/>
      </w:pPr>
      <w:r>
        <w:rPr>
          <w:b/>
          <w:u w:val="single"/>
        </w:rPr>
        <w:t>Subject Line</w:t>
      </w:r>
    </w:p>
    <w:p w14:paraId="5A4B4BD9" w14:textId="77777777" w:rsidR="00D34477" w:rsidRDefault="00D34477" w:rsidP="00D34477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D34477" w:rsidRPr="00F96A95" w14:paraId="29E420B2" w14:textId="77777777" w:rsidTr="00505775">
        <w:tc>
          <w:tcPr>
            <w:tcW w:w="10070" w:type="dxa"/>
          </w:tcPr>
          <w:p w14:paraId="15A9B07B" w14:textId="6B76C936" w:rsidR="00D34477" w:rsidRPr="00F96A95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 may now complete your CWB business application</w:t>
            </w:r>
          </w:p>
        </w:tc>
      </w:tr>
    </w:tbl>
    <w:p w14:paraId="2FC7277A" w14:textId="77777777" w:rsidR="00D34477" w:rsidRDefault="00D34477" w:rsidP="00D34477">
      <w:pPr>
        <w:pStyle w:val="NoSpacing"/>
        <w:jc w:val="both"/>
      </w:pPr>
    </w:p>
    <w:p w14:paraId="064252DC" w14:textId="77777777" w:rsidR="00D34477" w:rsidRDefault="00D34477" w:rsidP="00D34477">
      <w:pPr>
        <w:pStyle w:val="NoSpacing"/>
        <w:jc w:val="both"/>
      </w:pPr>
    </w:p>
    <w:p w14:paraId="397165BD" w14:textId="77777777" w:rsidR="00D34477" w:rsidRDefault="00D34477" w:rsidP="00D34477">
      <w:pPr>
        <w:pStyle w:val="NoSpacing"/>
        <w:jc w:val="both"/>
      </w:pPr>
      <w:r>
        <w:rPr>
          <w:b/>
          <w:u w:val="single"/>
        </w:rPr>
        <w:t>Message Body</w:t>
      </w:r>
    </w:p>
    <w:p w14:paraId="4E58D6C1" w14:textId="77777777" w:rsidR="00D34477" w:rsidRDefault="00D34477" w:rsidP="00D34477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D34477" w:rsidRPr="00F96A95" w14:paraId="5C20AF68" w14:textId="77777777" w:rsidTr="00505775">
        <w:trPr>
          <w:trHeight w:val="174"/>
        </w:trPr>
        <w:tc>
          <w:tcPr>
            <w:tcW w:w="10070" w:type="dxa"/>
          </w:tcPr>
          <w:p w14:paraId="413394D0" w14:textId="77777777" w:rsidR="00D34477" w:rsidRPr="00955208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Pr="00955208">
              <w:rPr>
                <w:sz w:val="20"/>
                <w:szCs w:val="20"/>
              </w:rPr>
              <w:t xml:space="preserve"> &lt;&lt;First Name&gt;&gt;,</w:t>
            </w:r>
          </w:p>
          <w:p w14:paraId="72E0BC36" w14:textId="77777777" w:rsidR="00D34477" w:rsidRPr="00955208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2A15CDA" w14:textId="1E7F6F74" w:rsidR="00D34477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</w:t>
            </w:r>
            <w:r w:rsidRPr="00955208">
              <w:rPr>
                <w:sz w:val="20"/>
                <w:szCs w:val="20"/>
              </w:rPr>
              <w:t xml:space="preserve"> for </w:t>
            </w:r>
            <w:r w:rsidR="0015720A">
              <w:rPr>
                <w:sz w:val="20"/>
                <w:szCs w:val="20"/>
              </w:rPr>
              <w:t>your</w:t>
            </w:r>
            <w:r w:rsidRPr="00955208">
              <w:rPr>
                <w:sz w:val="20"/>
                <w:szCs w:val="20"/>
              </w:rPr>
              <w:t xml:space="preserve"> application with </w:t>
            </w:r>
            <w:r>
              <w:rPr>
                <w:sz w:val="20"/>
                <w:szCs w:val="20"/>
              </w:rPr>
              <w:t xml:space="preserve">Canadian Western Bank (CWB) on behalf of &lt;&lt;business legal name&gt;&gt;. </w:t>
            </w:r>
            <w:r w:rsidRPr="00BA3D49">
              <w:rPr>
                <w:sz w:val="20"/>
                <w:szCs w:val="20"/>
              </w:rPr>
              <w:t>We look forward to building a great banking relationship with you!</w:t>
            </w:r>
          </w:p>
          <w:p w14:paraId="7373ED23" w14:textId="77777777" w:rsidR="00D34477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16B06DFA" w14:textId="642AFC65" w:rsidR="00D34477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 identified one or more business associate(s) as Authorized Signers on your new business account</w:t>
            </w:r>
            <w:r w:rsidR="00505775">
              <w:rPr>
                <w:sz w:val="20"/>
                <w:szCs w:val="20"/>
              </w:rPr>
              <w:t xml:space="preserve">, and they have now completed their applications. Please </w:t>
            </w:r>
            <w:r>
              <w:rPr>
                <w:sz w:val="20"/>
                <w:szCs w:val="20"/>
              </w:rPr>
              <w:t xml:space="preserve">complete the remaining steps </w:t>
            </w:r>
            <w:r w:rsidR="00505775">
              <w:rPr>
                <w:sz w:val="20"/>
                <w:szCs w:val="20"/>
              </w:rPr>
              <w:t xml:space="preserve">to </w:t>
            </w:r>
            <w:r w:rsidR="0015720A">
              <w:rPr>
                <w:sz w:val="20"/>
                <w:szCs w:val="20"/>
              </w:rPr>
              <w:t xml:space="preserve">finish setting up </w:t>
            </w:r>
            <w:r w:rsidR="00505775">
              <w:rPr>
                <w:sz w:val="20"/>
                <w:szCs w:val="20"/>
              </w:rPr>
              <w:t>your new business account(s)</w:t>
            </w:r>
            <w:r>
              <w:rPr>
                <w:sz w:val="20"/>
                <w:szCs w:val="20"/>
              </w:rPr>
              <w:t>.</w:t>
            </w:r>
          </w:p>
          <w:p w14:paraId="1E5E93FD" w14:textId="60765B01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78E3185" w14:textId="59ED7729" w:rsidR="00505775" w:rsidRPr="001C2BA1" w:rsidRDefault="00505775" w:rsidP="00505775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Resume my application now</w:t>
            </w:r>
          </w:p>
          <w:p w14:paraId="0977CAA5" w14:textId="77777777" w:rsidR="00D34477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3A5BF9B" w14:textId="77777777" w:rsidR="00D34477" w:rsidRPr="00A90282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you have any questions, p</w:t>
            </w:r>
            <w:r w:rsidRPr="00955208">
              <w:rPr>
                <w:sz w:val="20"/>
                <w:szCs w:val="20"/>
              </w:rPr>
              <w:t xml:space="preserve">lease email us at 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>
              <w:rPr>
                <w:sz w:val="20"/>
                <w:szCs w:val="20"/>
              </w:rPr>
              <w:t>.</w:t>
            </w:r>
          </w:p>
          <w:p w14:paraId="18B488D5" w14:textId="77777777" w:rsidR="00D34477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0F21FF4" w14:textId="77777777" w:rsidR="00D34477" w:rsidRPr="00955208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43C0C5E8" w14:textId="77777777" w:rsidR="00D34477" w:rsidRPr="00955208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5752F32" w14:textId="77777777" w:rsidR="00D34477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Thank you,</w:t>
            </w:r>
          </w:p>
          <w:p w14:paraId="0BA069CF" w14:textId="77777777" w:rsidR="00D34477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407D91B" w14:textId="77777777" w:rsidR="00D34477" w:rsidRPr="00F96A95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6CF6175F" w14:textId="77777777" w:rsidR="00D34477" w:rsidRDefault="00D34477" w:rsidP="00D34477">
      <w:pPr>
        <w:pStyle w:val="NoSpacing"/>
        <w:jc w:val="both"/>
      </w:pPr>
    </w:p>
    <w:p w14:paraId="37EB9B9C" w14:textId="77777777" w:rsidR="00D34477" w:rsidRDefault="00D34477" w:rsidP="00D34477">
      <w:pPr>
        <w:pStyle w:val="NoSpacing"/>
        <w:jc w:val="both"/>
      </w:pPr>
    </w:p>
    <w:p w14:paraId="64BD9280" w14:textId="77777777" w:rsidR="00D34477" w:rsidRDefault="00D34477" w:rsidP="00D34477">
      <w:pPr>
        <w:pStyle w:val="NoSpacing"/>
        <w:jc w:val="both"/>
      </w:pPr>
      <w:r>
        <w:rPr>
          <w:b/>
          <w:u w:val="single"/>
        </w:rPr>
        <w:t>Hyperlinks</w:t>
      </w:r>
    </w:p>
    <w:p w14:paraId="57AA28BE" w14:textId="77777777" w:rsidR="00D34477" w:rsidRDefault="00D34477" w:rsidP="00D34477">
      <w:pPr>
        <w:pStyle w:val="NoSpacing"/>
        <w:jc w:val="both"/>
      </w:pPr>
    </w:p>
    <w:p w14:paraId="35E9DE9C" w14:textId="2EB2F5A4" w:rsidR="00D34477" w:rsidRDefault="00D34477" w:rsidP="00D34477">
      <w:pPr>
        <w:pStyle w:val="NoSpacing"/>
        <w:jc w:val="both"/>
      </w:pPr>
      <w:r>
        <w:t>The message body above includes the following hyperlinked text.</w:t>
      </w:r>
    </w:p>
    <w:p w14:paraId="22865984" w14:textId="5CA54402" w:rsidR="00505775" w:rsidRDefault="00505775" w:rsidP="00D34477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505775" w:rsidRPr="00F96A95" w14:paraId="15E937CD" w14:textId="77777777" w:rsidTr="00505775">
        <w:tc>
          <w:tcPr>
            <w:tcW w:w="704" w:type="dxa"/>
          </w:tcPr>
          <w:p w14:paraId="024E829C" w14:textId="77777777" w:rsidR="00505775" w:rsidRPr="00F96A95" w:rsidRDefault="00505775" w:rsidP="00505775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18F54F20" w14:textId="77777777" w:rsidR="00505775" w:rsidRPr="00F96A95" w:rsidRDefault="00505775" w:rsidP="00505775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“Resume my application n</w:t>
            </w:r>
            <w:r w:rsidRPr="00DF3C1D">
              <w:rPr>
                <w:b/>
                <w:sz w:val="20"/>
                <w:szCs w:val="20"/>
              </w:rPr>
              <w:t>ow”</w:t>
            </w:r>
          </w:p>
        </w:tc>
      </w:tr>
      <w:tr w:rsidR="00505775" w:rsidRPr="00F96A95" w14:paraId="2F6651F4" w14:textId="77777777" w:rsidTr="00505775">
        <w:tc>
          <w:tcPr>
            <w:tcW w:w="704" w:type="dxa"/>
          </w:tcPr>
          <w:p w14:paraId="2F0E6E4B" w14:textId="77777777" w:rsidR="00505775" w:rsidRPr="00F96A9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57A9FD46" w14:textId="77777777" w:rsidR="00505775" w:rsidRPr="00F96A9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 w:rsidRPr="00DF3C1D">
              <w:rPr>
                <w:sz w:val="20"/>
                <w:szCs w:val="20"/>
              </w:rPr>
              <w:t>System generated URL directing</w:t>
            </w:r>
            <w:r>
              <w:rPr>
                <w:sz w:val="20"/>
                <w:szCs w:val="20"/>
              </w:rPr>
              <w:t xml:space="preserve"> the user to the resume page</w:t>
            </w:r>
          </w:p>
        </w:tc>
      </w:tr>
    </w:tbl>
    <w:p w14:paraId="4B2ED5FF" w14:textId="77777777" w:rsidR="00505775" w:rsidRDefault="00505775" w:rsidP="00D34477">
      <w:pPr>
        <w:pStyle w:val="NoSpacing"/>
        <w:jc w:val="both"/>
      </w:pPr>
    </w:p>
    <w:p w14:paraId="680DDB7D" w14:textId="77777777" w:rsidR="00D34477" w:rsidRPr="00F96A95" w:rsidRDefault="00D34477" w:rsidP="00D34477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D34477" w:rsidRPr="00F96A95" w14:paraId="08D8F8BA" w14:textId="77777777" w:rsidTr="00505775">
        <w:tc>
          <w:tcPr>
            <w:tcW w:w="704" w:type="dxa"/>
          </w:tcPr>
          <w:p w14:paraId="76AA3BEC" w14:textId="77777777" w:rsidR="00D34477" w:rsidRPr="00F96A95" w:rsidRDefault="00D34477" w:rsidP="00505775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7BC9D40D" w14:textId="77777777" w:rsidR="00D34477" w:rsidRPr="00F96A95" w:rsidRDefault="00D34477" w:rsidP="00505775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D34477" w:rsidRPr="00F96A95" w14:paraId="621824FC" w14:textId="77777777" w:rsidTr="00505775">
        <w:tc>
          <w:tcPr>
            <w:tcW w:w="704" w:type="dxa"/>
          </w:tcPr>
          <w:p w14:paraId="06CAB0BF" w14:textId="77777777" w:rsidR="00D34477" w:rsidRPr="00F96A95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28EB3334" w14:textId="77777777" w:rsidR="00D34477" w:rsidRPr="00F96A95" w:rsidRDefault="00D34477" w:rsidP="00505775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</w:p>
        </w:tc>
      </w:tr>
    </w:tbl>
    <w:p w14:paraId="534FC23E" w14:textId="77777777" w:rsidR="00D34477" w:rsidRDefault="00D34477" w:rsidP="00D34477">
      <w:pPr>
        <w:pStyle w:val="NoSpacing"/>
        <w:jc w:val="both"/>
      </w:pPr>
    </w:p>
    <w:p w14:paraId="35DBB78A" w14:textId="77777777" w:rsidR="00D34477" w:rsidRDefault="00D34477" w:rsidP="00D34477">
      <w:pPr>
        <w:pStyle w:val="NoSpacing"/>
        <w:jc w:val="both"/>
      </w:pPr>
    </w:p>
    <w:p w14:paraId="491CFC01" w14:textId="77777777" w:rsidR="00D34477" w:rsidRDefault="00D34477" w:rsidP="00D34477">
      <w:pPr>
        <w:pStyle w:val="NoSpacing"/>
        <w:jc w:val="both"/>
      </w:pPr>
      <w:r>
        <w:rPr>
          <w:b/>
          <w:u w:val="single"/>
        </w:rPr>
        <w:t>Attachments</w:t>
      </w:r>
    </w:p>
    <w:p w14:paraId="77FC8827" w14:textId="77777777" w:rsidR="00D34477" w:rsidRDefault="00D34477" w:rsidP="00D34477">
      <w:pPr>
        <w:pStyle w:val="NoSpacing"/>
        <w:jc w:val="both"/>
      </w:pPr>
    </w:p>
    <w:p w14:paraId="2E003F8C" w14:textId="77777777" w:rsidR="00D34477" w:rsidRDefault="00D34477" w:rsidP="00D34477">
      <w:pPr>
        <w:pStyle w:val="NoSpacing"/>
        <w:jc w:val="both"/>
      </w:pPr>
      <w:r>
        <w:t>The message does not require attachments.</w:t>
      </w:r>
    </w:p>
    <w:p w14:paraId="0B2017F7" w14:textId="77777777" w:rsidR="00D34477" w:rsidRDefault="00D34477" w:rsidP="00F840A3">
      <w:pPr>
        <w:pStyle w:val="NoSpacing"/>
        <w:jc w:val="both"/>
      </w:pPr>
    </w:p>
    <w:p w14:paraId="00FFDD2F" w14:textId="49DA766B" w:rsidR="00505775" w:rsidRDefault="00505775">
      <w:pPr>
        <w:rPr>
          <w:rFonts w:eastAsiaTheme="minorHAnsi"/>
          <w:lang w:eastAsia="en-US"/>
        </w:rPr>
      </w:pPr>
      <w:r>
        <w:br w:type="page"/>
      </w:r>
    </w:p>
    <w:p w14:paraId="3A3CBC1A" w14:textId="13E485AD" w:rsidR="00505775" w:rsidRDefault="00505775" w:rsidP="00505775">
      <w:pPr>
        <w:pStyle w:val="Heading2"/>
        <w:keepNext/>
        <w:spacing w:after="0" w:line="240" w:lineRule="auto"/>
      </w:pPr>
      <w:bookmarkStart w:id="220" w:name="_Toc59446136"/>
      <w:r>
        <w:lastRenderedPageBreak/>
        <w:t>3.14</w:t>
      </w:r>
      <w:r>
        <w:tab/>
        <w:t>Complementary Products Email</w:t>
      </w:r>
      <w:bookmarkEnd w:id="220"/>
    </w:p>
    <w:p w14:paraId="47091387" w14:textId="77777777" w:rsidR="00505775" w:rsidRDefault="00505775" w:rsidP="00505775">
      <w:pPr>
        <w:pStyle w:val="NoSpacing"/>
        <w:jc w:val="both"/>
      </w:pPr>
    </w:p>
    <w:p w14:paraId="423EF2F7" w14:textId="77777777" w:rsidR="00505775" w:rsidRPr="006B729E" w:rsidRDefault="00505775" w:rsidP="00505775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03FBCE2B" w14:textId="77777777" w:rsidR="00505775" w:rsidRDefault="00505775" w:rsidP="00505775">
      <w:pPr>
        <w:pStyle w:val="NoSpacing"/>
        <w:jc w:val="both"/>
      </w:pPr>
    </w:p>
    <w:p w14:paraId="6E20F254" w14:textId="57663B98" w:rsidR="00505775" w:rsidRDefault="00505775" w:rsidP="00505775">
      <w:pPr>
        <w:pStyle w:val="NoSpacing"/>
        <w:jc w:val="both"/>
      </w:pPr>
      <w:r>
        <w:t>This email is sent to the main applicant (who initiated a small business DCO application) to inform them of next steps to open/set up one or more complementary (cash management) products/services in which they registered an interest.</w:t>
      </w:r>
    </w:p>
    <w:p w14:paraId="00FD6EE4" w14:textId="77777777" w:rsidR="00505775" w:rsidRDefault="00505775" w:rsidP="00505775">
      <w:pPr>
        <w:pStyle w:val="NoSpacing"/>
        <w:jc w:val="both"/>
      </w:pPr>
    </w:p>
    <w:p w14:paraId="1593C35F" w14:textId="77777777" w:rsidR="00505775" w:rsidRDefault="00505775" w:rsidP="00505775">
      <w:pPr>
        <w:pStyle w:val="NoSpacing"/>
        <w:jc w:val="both"/>
      </w:pPr>
      <w:r>
        <w:t>The following events trigger the sending of this email.</w:t>
      </w:r>
    </w:p>
    <w:p w14:paraId="60BAE33C" w14:textId="77777777" w:rsidR="00505775" w:rsidRDefault="00505775" w:rsidP="00505775">
      <w:pPr>
        <w:pStyle w:val="NoSpacing"/>
        <w:jc w:val="both"/>
      </w:pPr>
    </w:p>
    <w:p w14:paraId="7CAC6453" w14:textId="4137EB0D" w:rsidR="00505775" w:rsidRDefault="00505775" w:rsidP="00505775">
      <w:pPr>
        <w:pStyle w:val="NoSpacing"/>
        <w:numPr>
          <w:ilvl w:val="0"/>
          <w:numId w:val="49"/>
        </w:numPr>
        <w:jc w:val="both"/>
      </w:pPr>
      <w:r>
        <w:t>Applicant selected one or more cash management products/services and has completed the Complementary Services page (CWBSB-46).</w:t>
      </w:r>
    </w:p>
    <w:p w14:paraId="7C91BF7B" w14:textId="77777777" w:rsidR="00505775" w:rsidRDefault="00505775" w:rsidP="00505775">
      <w:pPr>
        <w:pStyle w:val="NoSpacing"/>
        <w:jc w:val="both"/>
      </w:pPr>
    </w:p>
    <w:p w14:paraId="7E6BD148" w14:textId="77777777" w:rsidR="00505775" w:rsidRDefault="00505775" w:rsidP="00505775">
      <w:pPr>
        <w:pStyle w:val="NoSpacing"/>
        <w:jc w:val="both"/>
      </w:pPr>
      <w:r>
        <w:rPr>
          <w:b/>
          <w:u w:val="single"/>
        </w:rPr>
        <w:t>Subject Line</w:t>
      </w:r>
    </w:p>
    <w:p w14:paraId="0948C440" w14:textId="77777777" w:rsidR="00505775" w:rsidRDefault="00505775" w:rsidP="00505775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505775" w:rsidRPr="00F96A95" w14:paraId="0041752D" w14:textId="77777777" w:rsidTr="00505775">
        <w:tc>
          <w:tcPr>
            <w:tcW w:w="10070" w:type="dxa"/>
          </w:tcPr>
          <w:p w14:paraId="479D7FED" w14:textId="52505D50" w:rsidR="00505775" w:rsidRPr="00F96A9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Setting up your additional CWB business products and services</w:t>
            </w:r>
          </w:p>
        </w:tc>
      </w:tr>
    </w:tbl>
    <w:p w14:paraId="6A38FD29" w14:textId="77777777" w:rsidR="00505775" w:rsidRDefault="00505775" w:rsidP="00505775">
      <w:pPr>
        <w:pStyle w:val="NoSpacing"/>
        <w:jc w:val="both"/>
      </w:pPr>
    </w:p>
    <w:p w14:paraId="2755087B" w14:textId="77777777" w:rsidR="00505775" w:rsidRDefault="00505775" w:rsidP="00505775">
      <w:pPr>
        <w:pStyle w:val="NoSpacing"/>
        <w:jc w:val="both"/>
      </w:pPr>
    </w:p>
    <w:p w14:paraId="04331ED8" w14:textId="77777777" w:rsidR="00505775" w:rsidRDefault="00505775" w:rsidP="00505775">
      <w:pPr>
        <w:pStyle w:val="NoSpacing"/>
        <w:jc w:val="both"/>
      </w:pPr>
      <w:r>
        <w:rPr>
          <w:b/>
          <w:u w:val="single"/>
        </w:rPr>
        <w:t>Message Body</w:t>
      </w:r>
    </w:p>
    <w:p w14:paraId="3832F4E0" w14:textId="77777777" w:rsidR="00505775" w:rsidRDefault="00505775" w:rsidP="00505775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505775" w:rsidRPr="00F96A95" w14:paraId="74ED74BE" w14:textId="77777777" w:rsidTr="00505775">
        <w:trPr>
          <w:trHeight w:val="174"/>
        </w:trPr>
        <w:tc>
          <w:tcPr>
            <w:tcW w:w="10070" w:type="dxa"/>
          </w:tcPr>
          <w:p w14:paraId="15E8F5E4" w14:textId="77777777" w:rsidR="00505775" w:rsidRPr="00955208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Pr="00955208">
              <w:rPr>
                <w:sz w:val="20"/>
                <w:szCs w:val="20"/>
              </w:rPr>
              <w:t xml:space="preserve"> &lt;&lt;First Name&gt;&gt;,</w:t>
            </w:r>
          </w:p>
          <w:p w14:paraId="252DEE5E" w14:textId="77777777" w:rsidR="00505775" w:rsidRPr="00955208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E1E4B03" w14:textId="77777777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</w:t>
            </w:r>
            <w:r w:rsidRPr="00955208">
              <w:rPr>
                <w:sz w:val="20"/>
                <w:szCs w:val="20"/>
              </w:rPr>
              <w:t xml:space="preserve"> for completing </w:t>
            </w:r>
            <w:r>
              <w:rPr>
                <w:sz w:val="20"/>
                <w:szCs w:val="20"/>
              </w:rPr>
              <w:t>an</w:t>
            </w:r>
            <w:r w:rsidRPr="00955208">
              <w:rPr>
                <w:sz w:val="20"/>
                <w:szCs w:val="20"/>
              </w:rPr>
              <w:t xml:space="preserve"> application with </w:t>
            </w:r>
            <w:r>
              <w:rPr>
                <w:sz w:val="20"/>
                <w:szCs w:val="20"/>
              </w:rPr>
              <w:t xml:space="preserve">Canadian Western Bank (CWB) on behalf of &lt;&lt;business legal name&gt;&gt;. </w:t>
            </w:r>
            <w:r w:rsidRPr="00BA3D49">
              <w:rPr>
                <w:sz w:val="20"/>
                <w:szCs w:val="20"/>
              </w:rPr>
              <w:t>We look forward to building a great banking relationship with you!</w:t>
            </w:r>
          </w:p>
          <w:p w14:paraId="1B309B24" w14:textId="77777777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2BC8108" w14:textId="0068A15A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 told us that you would like to </w:t>
            </w:r>
            <w:r w:rsidR="001165C4">
              <w:rPr>
                <w:sz w:val="20"/>
                <w:szCs w:val="20"/>
              </w:rPr>
              <w:t xml:space="preserve">add </w:t>
            </w:r>
            <w:r>
              <w:rPr>
                <w:sz w:val="20"/>
                <w:szCs w:val="20"/>
              </w:rPr>
              <w:t>one or more</w:t>
            </w:r>
            <w:r w:rsidR="001165C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CWB business products or services:</w:t>
            </w:r>
          </w:p>
          <w:p w14:paraId="41134124" w14:textId="20B1208A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64BC6FBD" w14:textId="068C3BBA" w:rsidR="0070574D" w:rsidRPr="00F66A67" w:rsidRDefault="00505775" w:rsidP="001C2BA1">
            <w:pPr>
              <w:pStyle w:val="NoSpacing"/>
              <w:numPr>
                <w:ilvl w:val="0"/>
                <w:numId w:val="50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</w:t>
            </w:r>
            <w:r w:rsidR="00F66A67">
              <w:rPr>
                <w:sz w:val="20"/>
                <w:szCs w:val="20"/>
              </w:rPr>
              <w:t xml:space="preserve">bulleted list of </w:t>
            </w:r>
            <w:r>
              <w:rPr>
                <w:sz w:val="20"/>
                <w:szCs w:val="20"/>
              </w:rPr>
              <w:t>cash management product</w:t>
            </w:r>
            <w:r w:rsidR="0070574D">
              <w:rPr>
                <w:sz w:val="20"/>
                <w:szCs w:val="20"/>
              </w:rPr>
              <w:t>/service</w:t>
            </w:r>
            <w:r>
              <w:rPr>
                <w:sz w:val="20"/>
                <w:szCs w:val="20"/>
              </w:rPr>
              <w:t xml:space="preserve"> </w:t>
            </w:r>
            <w:r w:rsidR="0070574D">
              <w:rPr>
                <w:sz w:val="20"/>
                <w:szCs w:val="20"/>
              </w:rPr>
              <w:t>name</w:t>
            </w:r>
            <w:r w:rsidR="00F66A67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&gt;&gt;</w:t>
            </w:r>
          </w:p>
          <w:p w14:paraId="04AED84A" w14:textId="77777777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2AC5431" w14:textId="5198E3EC" w:rsidR="00505775" w:rsidRPr="001C2BA1" w:rsidRDefault="00F66A67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*Placeholder* - add instructions for cash management products </w:t>
            </w:r>
            <w:commentRangeStart w:id="221"/>
            <w:commentRangeStart w:id="222"/>
            <w:commentRangeStart w:id="223"/>
            <w:r>
              <w:rPr>
                <w:sz w:val="20"/>
                <w:szCs w:val="20"/>
              </w:rPr>
              <w:t>here</w:t>
            </w:r>
            <w:commentRangeEnd w:id="221"/>
            <w:r w:rsidR="00C81CB3">
              <w:rPr>
                <w:rStyle w:val="CommentReference"/>
                <w:rFonts w:eastAsiaTheme="minorEastAsia"/>
                <w:lang w:eastAsia="en-CA"/>
              </w:rPr>
              <w:commentReference w:id="221"/>
            </w:r>
            <w:commentRangeEnd w:id="222"/>
            <w:r w:rsidR="00837B5C">
              <w:rPr>
                <w:rStyle w:val="CommentReference"/>
                <w:rFonts w:eastAsiaTheme="minorEastAsia"/>
                <w:lang w:eastAsia="en-CA"/>
              </w:rPr>
              <w:commentReference w:id="222"/>
            </w:r>
            <w:commentRangeEnd w:id="223"/>
            <w:r w:rsidR="000502DB">
              <w:rPr>
                <w:rStyle w:val="CommentReference"/>
                <w:rFonts w:eastAsiaTheme="minorEastAsia"/>
                <w:lang w:eastAsia="en-CA"/>
              </w:rPr>
              <w:commentReference w:id="223"/>
            </w:r>
          </w:p>
          <w:p w14:paraId="6826B650" w14:textId="77777777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7841F1C" w14:textId="657A33A6" w:rsidR="002B523E" w:rsidRDefault="002B523E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40FC3B5D" w14:textId="77777777" w:rsidR="002B523E" w:rsidRDefault="002B523E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02D0516" w14:textId="41E2DEA4" w:rsidR="00505775" w:rsidRPr="00A90282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you have any questions, p</w:t>
            </w:r>
            <w:r w:rsidRPr="00955208">
              <w:rPr>
                <w:sz w:val="20"/>
                <w:szCs w:val="20"/>
              </w:rPr>
              <w:t xml:space="preserve">lease email us at 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</w:p>
          <w:p w14:paraId="4A28F7A8" w14:textId="77777777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5BA6E7FD" w14:textId="77777777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you,</w:t>
            </w:r>
          </w:p>
          <w:p w14:paraId="2D1EC6A7" w14:textId="77777777" w:rsidR="0050577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10B7C42C" w14:textId="77777777" w:rsidR="00505775" w:rsidRPr="00F96A9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54A49608" w14:textId="77777777" w:rsidR="00505775" w:rsidRDefault="00505775" w:rsidP="00505775">
      <w:pPr>
        <w:pStyle w:val="NoSpacing"/>
        <w:jc w:val="both"/>
      </w:pPr>
    </w:p>
    <w:p w14:paraId="491C983B" w14:textId="77777777" w:rsidR="00505775" w:rsidRDefault="00505775" w:rsidP="00505775">
      <w:pPr>
        <w:pStyle w:val="NoSpacing"/>
        <w:jc w:val="both"/>
      </w:pPr>
    </w:p>
    <w:p w14:paraId="6908FBC7" w14:textId="77777777" w:rsidR="00505775" w:rsidRDefault="00505775" w:rsidP="00505775">
      <w:pPr>
        <w:pStyle w:val="NoSpacing"/>
        <w:jc w:val="both"/>
      </w:pPr>
      <w:r>
        <w:rPr>
          <w:b/>
          <w:u w:val="single"/>
        </w:rPr>
        <w:t>Hyperlinks</w:t>
      </w:r>
    </w:p>
    <w:p w14:paraId="18AFF429" w14:textId="77777777" w:rsidR="00505775" w:rsidRDefault="00505775" w:rsidP="00505775">
      <w:pPr>
        <w:pStyle w:val="NoSpacing"/>
        <w:jc w:val="both"/>
      </w:pPr>
    </w:p>
    <w:p w14:paraId="31368DD4" w14:textId="77777777" w:rsidR="00505775" w:rsidRDefault="00505775" w:rsidP="00505775">
      <w:pPr>
        <w:pStyle w:val="NoSpacing"/>
        <w:jc w:val="both"/>
      </w:pPr>
      <w:r>
        <w:t>The message body above includes the following hyperlinked text.</w:t>
      </w:r>
    </w:p>
    <w:p w14:paraId="14EBDC0E" w14:textId="77777777" w:rsidR="00505775" w:rsidRDefault="00505775" w:rsidP="00505775">
      <w:pPr>
        <w:pStyle w:val="NoSpacing"/>
        <w:jc w:val="both"/>
      </w:pPr>
    </w:p>
    <w:p w14:paraId="558065C3" w14:textId="77777777" w:rsidR="00505775" w:rsidRPr="00F96A95" w:rsidRDefault="00505775" w:rsidP="00505775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505775" w:rsidRPr="00F96A95" w14:paraId="093B86FE" w14:textId="77777777" w:rsidTr="00505775">
        <w:tc>
          <w:tcPr>
            <w:tcW w:w="704" w:type="dxa"/>
          </w:tcPr>
          <w:p w14:paraId="39CCDD61" w14:textId="77777777" w:rsidR="00505775" w:rsidRPr="00F96A95" w:rsidRDefault="00505775" w:rsidP="00505775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0355AF87" w14:textId="77777777" w:rsidR="00505775" w:rsidRPr="00F96A95" w:rsidRDefault="00505775" w:rsidP="00505775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505775" w:rsidRPr="00F96A95" w14:paraId="6EE889FF" w14:textId="77777777" w:rsidTr="00505775">
        <w:tc>
          <w:tcPr>
            <w:tcW w:w="704" w:type="dxa"/>
          </w:tcPr>
          <w:p w14:paraId="4BB6738C" w14:textId="77777777" w:rsidR="00505775" w:rsidRPr="00F96A95" w:rsidRDefault="00505775" w:rsidP="00505775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317BA152" w14:textId="371F997E" w:rsidR="00505775" w:rsidRPr="00F96A95" w:rsidRDefault="008C72FD" w:rsidP="00505775">
            <w:pPr>
              <w:pStyle w:val="NoSpacing"/>
              <w:jc w:val="both"/>
              <w:rPr>
                <w:sz w:val="20"/>
                <w:szCs w:val="20"/>
              </w:rPr>
            </w:pPr>
            <w:hyperlink r:id="rId25" w:history="1">
              <w:r w:rsidR="002B523E" w:rsidRPr="000569A3">
                <w:rPr>
                  <w:rStyle w:val="Hyperlink"/>
                  <w:sz w:val="20"/>
                  <w:szCs w:val="20"/>
                </w:rPr>
                <w:t>mailto:business-onboarding@cwbank.com</w:t>
              </w:r>
            </w:hyperlink>
            <w:r w:rsidR="002B523E">
              <w:rPr>
                <w:sz w:val="20"/>
                <w:szCs w:val="20"/>
              </w:rPr>
              <w:t>; subject line “Small Business application ID &lt;&lt;application number&gt;&gt;”</w:t>
            </w:r>
          </w:p>
        </w:tc>
      </w:tr>
    </w:tbl>
    <w:p w14:paraId="6A02F937" w14:textId="77777777" w:rsidR="00505775" w:rsidRDefault="00505775" w:rsidP="00505775">
      <w:pPr>
        <w:pStyle w:val="NoSpacing"/>
        <w:jc w:val="both"/>
      </w:pPr>
    </w:p>
    <w:p w14:paraId="0F1F9D4F" w14:textId="77777777" w:rsidR="00505775" w:rsidRDefault="00505775" w:rsidP="00505775">
      <w:pPr>
        <w:pStyle w:val="NoSpacing"/>
        <w:jc w:val="both"/>
      </w:pPr>
    </w:p>
    <w:p w14:paraId="4AE28982" w14:textId="77777777" w:rsidR="00505775" w:rsidRDefault="00505775" w:rsidP="00505775">
      <w:pPr>
        <w:pStyle w:val="NoSpacing"/>
        <w:jc w:val="both"/>
      </w:pPr>
      <w:r>
        <w:rPr>
          <w:b/>
          <w:u w:val="single"/>
        </w:rPr>
        <w:t>Attachments</w:t>
      </w:r>
    </w:p>
    <w:p w14:paraId="6FC227B3" w14:textId="77777777" w:rsidR="00505775" w:rsidRDefault="00505775" w:rsidP="00505775">
      <w:pPr>
        <w:pStyle w:val="NoSpacing"/>
        <w:jc w:val="both"/>
      </w:pPr>
    </w:p>
    <w:p w14:paraId="5CFDC9B3" w14:textId="0679F850" w:rsidR="00D97EE2" w:rsidRDefault="00505775" w:rsidP="00505775">
      <w:pPr>
        <w:pStyle w:val="NoSpacing"/>
        <w:jc w:val="both"/>
      </w:pPr>
      <w:r>
        <w:t>The message does not require attachments.</w:t>
      </w:r>
    </w:p>
    <w:p w14:paraId="33BD6F6C" w14:textId="2715049E" w:rsidR="008B38F6" w:rsidRDefault="008B38F6">
      <w:pPr>
        <w:rPr>
          <w:rFonts w:eastAsiaTheme="minorHAnsi"/>
          <w:sz w:val="20"/>
          <w:szCs w:val="20"/>
          <w:lang w:eastAsia="en-US"/>
        </w:rPr>
      </w:pPr>
      <w:r>
        <w:rPr>
          <w:sz w:val="20"/>
          <w:szCs w:val="20"/>
        </w:rPr>
        <w:br w:type="page"/>
      </w:r>
    </w:p>
    <w:p w14:paraId="09CEFC9C" w14:textId="78E9B0FD" w:rsidR="008B38F6" w:rsidRDefault="008B38F6" w:rsidP="008B38F6">
      <w:pPr>
        <w:pStyle w:val="Heading2"/>
        <w:keepNext/>
        <w:spacing w:after="0" w:line="240" w:lineRule="auto"/>
      </w:pPr>
      <w:bookmarkStart w:id="224" w:name="_Toc59446137"/>
      <w:r>
        <w:lastRenderedPageBreak/>
        <w:t>3.1</w:t>
      </w:r>
      <w:r w:rsidR="002B523E">
        <w:t>5</w:t>
      </w:r>
      <w:r>
        <w:tab/>
        <w:t>Authorized Signers – Online Access/Debit Card Email</w:t>
      </w:r>
      <w:bookmarkEnd w:id="224"/>
    </w:p>
    <w:p w14:paraId="64BDA8B0" w14:textId="77777777" w:rsidR="008B38F6" w:rsidRDefault="008B38F6" w:rsidP="008B38F6">
      <w:pPr>
        <w:pStyle w:val="NoSpacing"/>
        <w:jc w:val="both"/>
      </w:pPr>
    </w:p>
    <w:p w14:paraId="5AFD54BB" w14:textId="77777777" w:rsidR="008B38F6" w:rsidRPr="006B729E" w:rsidRDefault="008B38F6" w:rsidP="008B38F6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Trigger Events</w:t>
      </w:r>
    </w:p>
    <w:p w14:paraId="43A8803F" w14:textId="77777777" w:rsidR="008B38F6" w:rsidRDefault="008B38F6" w:rsidP="008B38F6">
      <w:pPr>
        <w:pStyle w:val="NoSpacing"/>
        <w:jc w:val="both"/>
      </w:pPr>
    </w:p>
    <w:p w14:paraId="324CC375" w14:textId="3D785C75" w:rsidR="008B38F6" w:rsidRDefault="008B38F6" w:rsidP="008B38F6">
      <w:pPr>
        <w:pStyle w:val="NoSpacing"/>
        <w:jc w:val="both"/>
      </w:pPr>
      <w:r>
        <w:t>This email is sent to all Authorized Signers in order to establish their online/mobile access (PAN/</w:t>
      </w:r>
      <w:r w:rsidR="00380A46">
        <w:t>OKTA password</w:t>
      </w:r>
      <w:r>
        <w:t>) and confirm whether they will require a physical debit card.</w:t>
      </w:r>
    </w:p>
    <w:p w14:paraId="45F33FC9" w14:textId="77777777" w:rsidR="008B38F6" w:rsidRDefault="008B38F6" w:rsidP="008B38F6">
      <w:pPr>
        <w:pStyle w:val="NoSpacing"/>
        <w:jc w:val="both"/>
      </w:pPr>
    </w:p>
    <w:p w14:paraId="1FE2EB85" w14:textId="6DBC28C4" w:rsidR="008B38F6" w:rsidRDefault="008B38F6" w:rsidP="008B38F6">
      <w:pPr>
        <w:pStyle w:val="NoSpacing"/>
        <w:jc w:val="both"/>
      </w:pPr>
      <w:r>
        <w:t xml:space="preserve">The following events </w:t>
      </w:r>
      <w:commentRangeStart w:id="225"/>
      <w:commentRangeStart w:id="226"/>
      <w:r>
        <w:t>trig</w:t>
      </w:r>
      <w:r w:rsidR="002B523E">
        <w:t>ger the sending of this emai</w:t>
      </w:r>
      <w:commentRangeEnd w:id="225"/>
      <w:r w:rsidR="005B323E">
        <w:rPr>
          <w:rStyle w:val="CommentReference"/>
          <w:rFonts w:eastAsiaTheme="minorEastAsia"/>
          <w:lang w:eastAsia="en-CA"/>
        </w:rPr>
        <w:commentReference w:id="225"/>
      </w:r>
      <w:commentRangeEnd w:id="226"/>
      <w:r w:rsidR="004B4351">
        <w:rPr>
          <w:rStyle w:val="CommentReference"/>
          <w:rFonts w:eastAsiaTheme="minorEastAsia"/>
          <w:lang w:eastAsia="en-CA"/>
        </w:rPr>
        <w:commentReference w:id="226"/>
      </w:r>
      <w:r w:rsidR="002B523E">
        <w:t>l:</w:t>
      </w:r>
    </w:p>
    <w:p w14:paraId="5F721D90" w14:textId="77777777" w:rsidR="008B38F6" w:rsidRDefault="008B38F6" w:rsidP="008B38F6">
      <w:pPr>
        <w:pStyle w:val="NoSpacing"/>
        <w:jc w:val="both"/>
      </w:pPr>
    </w:p>
    <w:p w14:paraId="37E50BC2" w14:textId="5F5F5B80" w:rsidR="008B38F6" w:rsidRDefault="008B38F6" w:rsidP="001C2BA1">
      <w:pPr>
        <w:pStyle w:val="NoSpacing"/>
        <w:numPr>
          <w:ilvl w:val="0"/>
          <w:numId w:val="51"/>
        </w:numPr>
        <w:jc w:val="both"/>
      </w:pPr>
      <w:r>
        <w:t>Applicant has completed the Complementary Services page (CWBSB-46).</w:t>
      </w:r>
    </w:p>
    <w:p w14:paraId="6900E146" w14:textId="77777777" w:rsidR="008B38F6" w:rsidRDefault="008B38F6" w:rsidP="008B38F6">
      <w:pPr>
        <w:pStyle w:val="NoSpacing"/>
        <w:jc w:val="both"/>
      </w:pPr>
    </w:p>
    <w:p w14:paraId="5EFE2E2C" w14:textId="49BB5F97" w:rsidR="002B523E" w:rsidRDefault="002B523E" w:rsidP="008B38F6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Condition</w:t>
      </w:r>
    </w:p>
    <w:p w14:paraId="344F0E68" w14:textId="786143C1" w:rsidR="002B523E" w:rsidRPr="001C2BA1" w:rsidRDefault="002B523E" w:rsidP="008B38F6">
      <w:pPr>
        <w:pStyle w:val="NoSpacing"/>
        <w:jc w:val="both"/>
        <w:rPr>
          <w:u w:val="single"/>
        </w:rPr>
      </w:pPr>
      <w:r>
        <w:rPr>
          <w:u w:val="single"/>
        </w:rPr>
        <w:t>One or more Authorized Signer(s) have been identified for the application.</w:t>
      </w:r>
    </w:p>
    <w:p w14:paraId="4E950D1A" w14:textId="77777777" w:rsidR="002B523E" w:rsidRDefault="002B523E" w:rsidP="008B38F6">
      <w:pPr>
        <w:pStyle w:val="NoSpacing"/>
        <w:jc w:val="both"/>
        <w:rPr>
          <w:b/>
          <w:u w:val="single"/>
        </w:rPr>
      </w:pPr>
    </w:p>
    <w:p w14:paraId="61CF256D" w14:textId="7E13F72B" w:rsidR="008B38F6" w:rsidRDefault="008B38F6" w:rsidP="008B38F6">
      <w:pPr>
        <w:pStyle w:val="NoSpacing"/>
        <w:jc w:val="both"/>
      </w:pPr>
      <w:r>
        <w:rPr>
          <w:b/>
          <w:u w:val="single"/>
        </w:rPr>
        <w:t>Subject Line</w:t>
      </w:r>
    </w:p>
    <w:p w14:paraId="62DBAF1F" w14:textId="77777777" w:rsidR="008B38F6" w:rsidRDefault="008B38F6" w:rsidP="008B38F6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8B38F6" w:rsidRPr="00F96A95" w14:paraId="6B314761" w14:textId="77777777" w:rsidTr="008B38F6">
        <w:tc>
          <w:tcPr>
            <w:tcW w:w="10070" w:type="dxa"/>
          </w:tcPr>
          <w:p w14:paraId="20DA2104" w14:textId="079CF675" w:rsidR="008B38F6" w:rsidRPr="00F96A95" w:rsidRDefault="008B38F6" w:rsidP="0015720A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Setting up CWB business online and mobile banking</w:t>
            </w:r>
          </w:p>
        </w:tc>
      </w:tr>
    </w:tbl>
    <w:p w14:paraId="5C8C4587" w14:textId="77777777" w:rsidR="008B38F6" w:rsidRDefault="008B38F6" w:rsidP="008B38F6">
      <w:pPr>
        <w:pStyle w:val="NoSpacing"/>
        <w:jc w:val="both"/>
      </w:pPr>
    </w:p>
    <w:p w14:paraId="0C543E76" w14:textId="77777777" w:rsidR="008B38F6" w:rsidRDefault="008B38F6" w:rsidP="008B38F6">
      <w:pPr>
        <w:pStyle w:val="NoSpacing"/>
        <w:jc w:val="both"/>
      </w:pPr>
    </w:p>
    <w:p w14:paraId="16ECF65B" w14:textId="77777777" w:rsidR="008B38F6" w:rsidRDefault="008B38F6" w:rsidP="008B38F6">
      <w:pPr>
        <w:pStyle w:val="NoSpacing"/>
        <w:jc w:val="both"/>
      </w:pPr>
      <w:r>
        <w:rPr>
          <w:b/>
          <w:u w:val="single"/>
        </w:rPr>
        <w:t>Message Body</w:t>
      </w:r>
    </w:p>
    <w:p w14:paraId="1BB3D176" w14:textId="77777777" w:rsidR="008B38F6" w:rsidRDefault="008B38F6" w:rsidP="008B38F6">
      <w:pPr>
        <w:pStyle w:val="NoSpacing"/>
        <w:jc w:val="both"/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8B38F6" w:rsidRPr="00F96A95" w14:paraId="51BBA469" w14:textId="77777777" w:rsidTr="008B38F6">
        <w:trPr>
          <w:trHeight w:val="174"/>
        </w:trPr>
        <w:tc>
          <w:tcPr>
            <w:tcW w:w="10070" w:type="dxa"/>
          </w:tcPr>
          <w:p w14:paraId="5C774B85" w14:textId="77777777" w:rsidR="008B38F6" w:rsidRPr="00955208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Hello</w:t>
            </w:r>
            <w:r w:rsidRPr="00955208">
              <w:rPr>
                <w:sz w:val="20"/>
                <w:szCs w:val="20"/>
              </w:rPr>
              <w:t xml:space="preserve"> &lt;&lt;First Name&gt;&gt;,</w:t>
            </w:r>
          </w:p>
          <w:p w14:paraId="67991B3C" w14:textId="77777777" w:rsidR="008B38F6" w:rsidRPr="00955208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77B6B88A" w14:textId="359611D1" w:rsidR="008B38F6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</w:t>
            </w:r>
            <w:r w:rsidRPr="00955208">
              <w:rPr>
                <w:sz w:val="20"/>
                <w:szCs w:val="20"/>
              </w:rPr>
              <w:t xml:space="preserve"> for completing </w:t>
            </w:r>
            <w:r>
              <w:rPr>
                <w:sz w:val="20"/>
                <w:szCs w:val="20"/>
              </w:rPr>
              <w:t>an</w:t>
            </w:r>
            <w:r w:rsidRPr="00955208">
              <w:rPr>
                <w:sz w:val="20"/>
                <w:szCs w:val="20"/>
              </w:rPr>
              <w:t xml:space="preserve"> application with </w:t>
            </w:r>
            <w:r>
              <w:rPr>
                <w:sz w:val="20"/>
                <w:szCs w:val="20"/>
              </w:rPr>
              <w:t xml:space="preserve">Canadian Western Bank (CWB) as an </w:t>
            </w:r>
            <w:r w:rsidR="007E33EE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uthorized </w:t>
            </w:r>
            <w:r w:rsidR="007E33EE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igner for &lt;&lt;business legal name&gt;&gt;. </w:t>
            </w:r>
            <w:r w:rsidRPr="00BA3D49">
              <w:rPr>
                <w:sz w:val="20"/>
                <w:szCs w:val="20"/>
              </w:rPr>
              <w:t>We look forward to building a great banking relationship with you!</w:t>
            </w:r>
          </w:p>
          <w:p w14:paraId="37D28DFB" w14:textId="77777777" w:rsidR="008B38F6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22F9C1E" w14:textId="41B11EC0" w:rsidR="00E37356" w:rsidRPr="00BD7452" w:rsidRDefault="00E37356" w:rsidP="008B38F6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BD7452">
              <w:rPr>
                <w:b/>
                <w:sz w:val="20"/>
                <w:szCs w:val="20"/>
              </w:rPr>
              <w:t>Set up your business online and mobile banking</w:t>
            </w:r>
          </w:p>
          <w:p w14:paraId="042CA0FA" w14:textId="77777777" w:rsidR="00E37356" w:rsidRDefault="00E37356" w:rsidP="008B38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46359DDD" w14:textId="6FAB2C5C" w:rsidR="008B38F6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reference number is &lt;&lt;Application Number&gt;&gt;.</w:t>
            </w:r>
          </w:p>
          <w:p w14:paraId="14D1B6A4" w14:textId="5F60044A" w:rsidR="008B38F6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0191615B" w14:textId="6FB8E28E" w:rsidR="008B38F6" w:rsidRPr="00955208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you have any questions, p</w:t>
            </w:r>
            <w:r w:rsidRPr="00955208">
              <w:rPr>
                <w:sz w:val="20"/>
                <w:szCs w:val="20"/>
              </w:rPr>
              <w:t xml:space="preserve">lease email us at 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>
              <w:rPr>
                <w:sz w:val="20"/>
                <w:szCs w:val="20"/>
              </w:rPr>
              <w:t>.</w:t>
            </w:r>
          </w:p>
          <w:p w14:paraId="11F6095F" w14:textId="77777777" w:rsidR="008B38F6" w:rsidRPr="00955208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26D22C13" w14:textId="77777777" w:rsidR="008B38F6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you,</w:t>
            </w:r>
          </w:p>
          <w:p w14:paraId="67F18EF8" w14:textId="77777777" w:rsidR="008B38F6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</w:p>
          <w:p w14:paraId="3906B788" w14:textId="77777777" w:rsidR="008B38F6" w:rsidRPr="00F96A95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Canadian Western Bank</w:t>
            </w:r>
          </w:p>
        </w:tc>
      </w:tr>
    </w:tbl>
    <w:p w14:paraId="269F3F57" w14:textId="77777777" w:rsidR="008B38F6" w:rsidRDefault="008B38F6" w:rsidP="008B38F6">
      <w:pPr>
        <w:pStyle w:val="NoSpacing"/>
        <w:jc w:val="both"/>
      </w:pPr>
    </w:p>
    <w:p w14:paraId="464DB55C" w14:textId="77777777" w:rsidR="008B38F6" w:rsidRDefault="008B38F6" w:rsidP="008B38F6">
      <w:pPr>
        <w:pStyle w:val="NoSpacing"/>
        <w:jc w:val="both"/>
      </w:pPr>
    </w:p>
    <w:p w14:paraId="2E337293" w14:textId="77777777" w:rsidR="008B38F6" w:rsidRDefault="008B38F6" w:rsidP="008B38F6">
      <w:pPr>
        <w:pStyle w:val="NoSpacing"/>
        <w:jc w:val="both"/>
      </w:pPr>
      <w:r>
        <w:rPr>
          <w:b/>
          <w:u w:val="single"/>
        </w:rPr>
        <w:t>Hyperlinks</w:t>
      </w:r>
    </w:p>
    <w:p w14:paraId="06BF3750" w14:textId="77777777" w:rsidR="008B38F6" w:rsidRDefault="008B38F6" w:rsidP="008B38F6">
      <w:pPr>
        <w:pStyle w:val="NoSpacing"/>
        <w:jc w:val="both"/>
      </w:pPr>
    </w:p>
    <w:p w14:paraId="70B9BD98" w14:textId="77777777" w:rsidR="008B38F6" w:rsidRDefault="008B38F6" w:rsidP="008B38F6">
      <w:pPr>
        <w:pStyle w:val="NoSpacing"/>
        <w:jc w:val="both"/>
      </w:pPr>
      <w:r>
        <w:t>The message body above includes the following hyperlinked text.</w:t>
      </w:r>
    </w:p>
    <w:p w14:paraId="20AB5FA4" w14:textId="77777777" w:rsidR="008B38F6" w:rsidRDefault="008B38F6" w:rsidP="008B38F6">
      <w:pPr>
        <w:pStyle w:val="NoSpacing"/>
        <w:jc w:val="both"/>
      </w:pPr>
    </w:p>
    <w:p w14:paraId="6980CDF3" w14:textId="77777777" w:rsidR="008B38F6" w:rsidRPr="00F96A95" w:rsidRDefault="008B38F6" w:rsidP="008B38F6">
      <w:pPr>
        <w:pStyle w:val="NoSpacing"/>
        <w:jc w:val="both"/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9366"/>
      </w:tblGrid>
      <w:tr w:rsidR="008B38F6" w:rsidRPr="00F96A95" w14:paraId="568BCE98" w14:textId="77777777" w:rsidTr="008B38F6">
        <w:tc>
          <w:tcPr>
            <w:tcW w:w="704" w:type="dxa"/>
          </w:tcPr>
          <w:p w14:paraId="34631293" w14:textId="0888E8E1" w:rsidR="008B38F6" w:rsidRPr="00F96A95" w:rsidRDefault="008B38F6" w:rsidP="008B38F6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57CC6000" w14:textId="6FE8267A" w:rsidR="008B38F6" w:rsidRPr="00955208" w:rsidRDefault="00E37356" w:rsidP="00BD7452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“S</w:t>
            </w:r>
            <w:r w:rsidRPr="00C362CE">
              <w:rPr>
                <w:b/>
                <w:sz w:val="20"/>
                <w:szCs w:val="20"/>
              </w:rPr>
              <w:t>et up your business online and mobile banking</w:t>
            </w:r>
            <w:r>
              <w:rPr>
                <w:b/>
                <w:sz w:val="20"/>
                <w:szCs w:val="20"/>
              </w:rPr>
              <w:t>”</w:t>
            </w:r>
          </w:p>
        </w:tc>
      </w:tr>
      <w:tr w:rsidR="008B38F6" w:rsidRPr="00F96A95" w14:paraId="2782FCD2" w14:textId="77777777" w:rsidTr="001C2BA1">
        <w:tc>
          <w:tcPr>
            <w:tcW w:w="704" w:type="dxa"/>
          </w:tcPr>
          <w:p w14:paraId="16D6E16A" w14:textId="01EC111E" w:rsidR="008B38F6" w:rsidRPr="001C2BA1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  <w:shd w:val="clear" w:color="auto" w:fill="FFFF00"/>
          </w:tcPr>
          <w:p w14:paraId="4C9266EA" w14:textId="7C838D95" w:rsidR="008B38F6" w:rsidRPr="001C2BA1" w:rsidRDefault="002B523E" w:rsidP="008B38F6">
            <w:pPr>
              <w:pStyle w:val="NoSpacing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be confirmed (assume include application ID; points to applicable PAN/PAC/debit card page for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Signer)</w:t>
            </w:r>
          </w:p>
        </w:tc>
      </w:tr>
      <w:tr w:rsidR="008B38F6" w:rsidRPr="00F96A95" w14:paraId="6096686A" w14:textId="77777777" w:rsidTr="008B38F6">
        <w:tc>
          <w:tcPr>
            <w:tcW w:w="704" w:type="dxa"/>
          </w:tcPr>
          <w:p w14:paraId="0D69C609" w14:textId="77777777" w:rsidR="008B38F6" w:rsidRPr="00F96A95" w:rsidRDefault="008B38F6" w:rsidP="008B38F6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F96A95">
              <w:rPr>
                <w:b/>
                <w:sz w:val="20"/>
                <w:szCs w:val="20"/>
              </w:rPr>
              <w:t>Text:</w:t>
            </w:r>
          </w:p>
        </w:tc>
        <w:tc>
          <w:tcPr>
            <w:tcW w:w="9366" w:type="dxa"/>
          </w:tcPr>
          <w:p w14:paraId="2DDF0A2F" w14:textId="77777777" w:rsidR="008B38F6" w:rsidRPr="00F96A95" w:rsidRDefault="008B38F6" w:rsidP="008B38F6">
            <w:pPr>
              <w:pStyle w:val="NoSpacing"/>
              <w:jc w:val="both"/>
              <w:rPr>
                <w:b/>
                <w:sz w:val="20"/>
                <w:szCs w:val="20"/>
              </w:rPr>
            </w:pPr>
            <w:r w:rsidRPr="00955208">
              <w:rPr>
                <w:b/>
                <w:sz w:val="20"/>
                <w:szCs w:val="20"/>
              </w:rPr>
              <w:t>“</w:t>
            </w:r>
            <w:r>
              <w:rPr>
                <w:b/>
                <w:sz w:val="20"/>
                <w:szCs w:val="20"/>
                <w:u w:val="single"/>
              </w:rPr>
              <w:t>business</w:t>
            </w:r>
            <w:r w:rsidRPr="00BA3D49">
              <w:rPr>
                <w:b/>
                <w:sz w:val="20"/>
                <w:szCs w:val="20"/>
                <w:u w:val="single"/>
              </w:rPr>
              <w:t>-onboarding@cwbank.com</w:t>
            </w:r>
            <w:r w:rsidRPr="00955208">
              <w:rPr>
                <w:b/>
                <w:sz w:val="20"/>
                <w:szCs w:val="20"/>
              </w:rPr>
              <w:t>”</w:t>
            </w:r>
          </w:p>
        </w:tc>
      </w:tr>
      <w:tr w:rsidR="008B38F6" w:rsidRPr="00F96A95" w14:paraId="3F0F2BA5" w14:textId="77777777" w:rsidTr="008B38F6">
        <w:tc>
          <w:tcPr>
            <w:tcW w:w="704" w:type="dxa"/>
          </w:tcPr>
          <w:p w14:paraId="0530A552" w14:textId="77777777" w:rsidR="008B38F6" w:rsidRPr="00F96A95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  <w:r w:rsidRPr="00F96A95">
              <w:rPr>
                <w:sz w:val="20"/>
                <w:szCs w:val="20"/>
              </w:rPr>
              <w:t>URL:</w:t>
            </w:r>
          </w:p>
        </w:tc>
        <w:tc>
          <w:tcPr>
            <w:tcW w:w="9366" w:type="dxa"/>
          </w:tcPr>
          <w:p w14:paraId="3642E31A" w14:textId="369897B0" w:rsidR="008B38F6" w:rsidRPr="00F96A95" w:rsidRDefault="008B38F6" w:rsidP="008B38F6">
            <w:pPr>
              <w:pStyle w:val="NoSpacing"/>
              <w:jc w:val="both"/>
              <w:rPr>
                <w:sz w:val="20"/>
                <w:szCs w:val="20"/>
              </w:rPr>
            </w:pPr>
            <w:r w:rsidRPr="00955208">
              <w:rPr>
                <w:sz w:val="20"/>
                <w:szCs w:val="20"/>
              </w:rPr>
              <w:t>mailto:</w:t>
            </w:r>
            <w:r>
              <w:rPr>
                <w:sz w:val="20"/>
                <w:szCs w:val="20"/>
              </w:rPr>
              <w:t>business</w:t>
            </w:r>
            <w:r w:rsidRPr="00A90282">
              <w:rPr>
                <w:sz w:val="20"/>
                <w:szCs w:val="20"/>
              </w:rPr>
              <w:t>-onboarding@cwbank.com</w:t>
            </w:r>
            <w:r w:rsidR="002B523E">
              <w:rPr>
                <w:sz w:val="20"/>
                <w:szCs w:val="20"/>
              </w:rPr>
              <w:t>; subject line “Small Business application ID &lt;&lt;application number&gt;&gt;”</w:t>
            </w:r>
          </w:p>
        </w:tc>
      </w:tr>
    </w:tbl>
    <w:p w14:paraId="440A328E" w14:textId="77777777" w:rsidR="008B38F6" w:rsidRDefault="008B38F6" w:rsidP="008B38F6">
      <w:pPr>
        <w:pStyle w:val="NoSpacing"/>
        <w:jc w:val="both"/>
      </w:pPr>
    </w:p>
    <w:p w14:paraId="564254B7" w14:textId="77777777" w:rsidR="008B38F6" w:rsidRDefault="008B38F6" w:rsidP="008B38F6">
      <w:pPr>
        <w:pStyle w:val="NoSpacing"/>
        <w:jc w:val="both"/>
      </w:pPr>
    </w:p>
    <w:p w14:paraId="49B8D63C" w14:textId="77777777" w:rsidR="008B38F6" w:rsidRDefault="008B38F6" w:rsidP="008B38F6">
      <w:pPr>
        <w:pStyle w:val="NoSpacing"/>
        <w:jc w:val="both"/>
      </w:pPr>
      <w:r>
        <w:rPr>
          <w:b/>
          <w:u w:val="single"/>
        </w:rPr>
        <w:t>Attachments</w:t>
      </w:r>
    </w:p>
    <w:p w14:paraId="52FF88E6" w14:textId="77777777" w:rsidR="008B38F6" w:rsidRDefault="008B38F6" w:rsidP="008B38F6">
      <w:pPr>
        <w:pStyle w:val="NoSpacing"/>
        <w:jc w:val="both"/>
      </w:pPr>
    </w:p>
    <w:p w14:paraId="3033B5E0" w14:textId="77777777" w:rsidR="008B38F6" w:rsidRDefault="008B38F6" w:rsidP="008B38F6">
      <w:pPr>
        <w:pStyle w:val="NoSpacing"/>
        <w:jc w:val="both"/>
      </w:pPr>
      <w:r>
        <w:t>The message does not require attachments.</w:t>
      </w:r>
    </w:p>
    <w:p w14:paraId="6C5EF58A" w14:textId="77777777" w:rsidR="00D97EE2" w:rsidRPr="00F96A95" w:rsidRDefault="00D97EE2" w:rsidP="00651880">
      <w:pPr>
        <w:pStyle w:val="NoSpacing"/>
        <w:jc w:val="both"/>
        <w:rPr>
          <w:sz w:val="20"/>
          <w:szCs w:val="20"/>
        </w:rPr>
      </w:pPr>
    </w:p>
    <w:p w14:paraId="17EAAA2D" w14:textId="77777777" w:rsidR="00651880" w:rsidRDefault="00651880" w:rsidP="00651880">
      <w:pPr>
        <w:pStyle w:val="NoSpacing"/>
        <w:jc w:val="both"/>
        <w:rPr>
          <w:sz w:val="20"/>
          <w:szCs w:val="20"/>
        </w:rPr>
      </w:pPr>
    </w:p>
    <w:p w14:paraId="5C7882B8" w14:textId="77777777" w:rsidR="00A241E1" w:rsidRPr="00631314" w:rsidRDefault="0026104D" w:rsidP="00542DC5">
      <w:pPr>
        <w:pStyle w:val="Heading1"/>
        <w:spacing w:before="240" w:after="0" w:line="240" w:lineRule="auto"/>
        <w:rPr>
          <w:color w:val="937A46"/>
        </w:rPr>
      </w:pPr>
      <w:bookmarkStart w:id="227" w:name="_Toc456688073"/>
      <w:r w:rsidRPr="00F96A95">
        <w:rPr>
          <w:color w:val="937A46"/>
          <w:sz w:val="20"/>
          <w:szCs w:val="20"/>
        </w:rPr>
        <w:br w:type="page"/>
      </w:r>
      <w:bookmarkStart w:id="228" w:name="_Toc59446138"/>
      <w:r w:rsidR="00A241E1" w:rsidRPr="00631314">
        <w:rPr>
          <w:color w:val="937A46"/>
        </w:rPr>
        <w:lastRenderedPageBreak/>
        <w:t>Approvals</w:t>
      </w:r>
      <w:bookmarkEnd w:id="228"/>
    </w:p>
    <w:p w14:paraId="163BA304" w14:textId="58533499" w:rsidR="00A241E1" w:rsidRDefault="00A241E1" w:rsidP="009D5446">
      <w:pPr>
        <w:pStyle w:val="BodyCopy"/>
        <w:spacing w:after="0" w:line="240" w:lineRule="auto"/>
        <w:rPr>
          <w:rFonts w:asciiTheme="minorHAnsi" w:hAnsiTheme="minorHAnsi" w:cstheme="minorHAnsi"/>
          <w:sz w:val="22"/>
        </w:rPr>
      </w:pPr>
      <w:r w:rsidRPr="00AB1272">
        <w:rPr>
          <w:rFonts w:asciiTheme="minorHAnsi" w:hAnsiTheme="minorHAnsi" w:cstheme="minorHAnsi"/>
          <w:sz w:val="22"/>
        </w:rPr>
        <w:t>Digital or hard copy sign-off is required from the following to proceed:</w:t>
      </w:r>
    </w:p>
    <w:p w14:paraId="0B15C6A0" w14:textId="57ED3548" w:rsidR="00274572" w:rsidRDefault="00274572" w:rsidP="009D5446">
      <w:pPr>
        <w:pStyle w:val="BodyCopy"/>
        <w:spacing w:after="0" w:line="240" w:lineRule="auto"/>
        <w:rPr>
          <w:rFonts w:asciiTheme="minorHAnsi" w:hAnsiTheme="minorHAnsi" w:cstheme="minorHAnsi"/>
          <w:sz w:val="22"/>
        </w:rPr>
      </w:pPr>
    </w:p>
    <w:p w14:paraId="4221F2DB" w14:textId="77777777" w:rsidR="00274572" w:rsidRPr="00AB1272" w:rsidRDefault="00274572" w:rsidP="009D5446">
      <w:pPr>
        <w:pStyle w:val="BodyCopy"/>
        <w:spacing w:after="0" w:line="240" w:lineRule="auto"/>
        <w:rPr>
          <w:rFonts w:asciiTheme="minorHAnsi" w:hAnsiTheme="minorHAnsi" w:cstheme="minorHAnsi"/>
          <w:sz w:val="22"/>
        </w:rPr>
      </w:pPr>
    </w:p>
    <w:tbl>
      <w:tblPr>
        <w:tblW w:w="4995" w:type="pct"/>
        <w:tblLook w:val="00A0" w:firstRow="1" w:lastRow="0" w:firstColumn="1" w:lastColumn="0" w:noHBand="0" w:noVBand="0"/>
      </w:tblPr>
      <w:tblGrid>
        <w:gridCol w:w="4704"/>
        <w:gridCol w:w="226"/>
        <w:gridCol w:w="3007"/>
        <w:gridCol w:w="222"/>
        <w:gridCol w:w="1911"/>
      </w:tblGrid>
      <w:tr w:rsidR="00E9258C" w:rsidRPr="000B447A" w14:paraId="7B4E7377" w14:textId="77777777" w:rsidTr="00274572">
        <w:trPr>
          <w:trHeight w:val="600"/>
        </w:trPr>
        <w:tc>
          <w:tcPr>
            <w:tcW w:w="2336" w:type="pct"/>
            <w:tcBorders>
              <w:bottom w:val="single" w:sz="4" w:space="0" w:color="auto"/>
            </w:tcBorders>
            <w:vAlign w:val="bottom"/>
          </w:tcPr>
          <w:p w14:paraId="2C758324" w14:textId="7E6F350B" w:rsidR="00394A51" w:rsidRPr="000B447A" w:rsidRDefault="00394A51" w:rsidP="009D5446">
            <w:pPr>
              <w:pStyle w:val="NoSpacing"/>
              <w:jc w:val="center"/>
            </w:pPr>
          </w:p>
          <w:p w14:paraId="5B74ECDB" w14:textId="44181483" w:rsidR="00E9258C" w:rsidRPr="000B447A" w:rsidRDefault="00556E1E" w:rsidP="009D5446">
            <w:pPr>
              <w:pStyle w:val="NoSpacing"/>
              <w:jc w:val="center"/>
            </w:pPr>
            <w:r>
              <w:t>Christina Mullin</w:t>
            </w:r>
          </w:p>
        </w:tc>
        <w:tc>
          <w:tcPr>
            <w:tcW w:w="112" w:type="pct"/>
            <w:vAlign w:val="center"/>
          </w:tcPr>
          <w:p w14:paraId="2FAF81EC" w14:textId="77777777" w:rsidR="00E9258C" w:rsidRPr="000B447A" w:rsidRDefault="00E9258C" w:rsidP="009D5446">
            <w:pPr>
              <w:pStyle w:val="NoSpacing"/>
              <w:jc w:val="center"/>
            </w:pPr>
          </w:p>
        </w:tc>
        <w:tc>
          <w:tcPr>
            <w:tcW w:w="1493" w:type="pct"/>
            <w:noWrap/>
            <w:vAlign w:val="bottom"/>
          </w:tcPr>
          <w:p w14:paraId="7B1817F1" w14:textId="2952A0B1" w:rsidR="00E9258C" w:rsidRPr="000B447A" w:rsidRDefault="00BD2AD3" w:rsidP="009D5446">
            <w:pPr>
              <w:pStyle w:val="NoSpacing"/>
              <w:jc w:val="center"/>
            </w:pP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 w:rsidR="008C72FD">
              <w:rPr>
                <w:rFonts w:cs="Arial"/>
              </w:rPr>
            </w:r>
            <w:r w:rsidR="008C72FD"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110" w:type="pct"/>
            <w:noWrap/>
            <w:vAlign w:val="bottom"/>
          </w:tcPr>
          <w:p w14:paraId="665B7741" w14:textId="77777777" w:rsidR="00E9258C" w:rsidRPr="000B447A" w:rsidRDefault="00E9258C" w:rsidP="009D5446">
            <w:pPr>
              <w:pStyle w:val="NoSpacing"/>
            </w:pPr>
          </w:p>
        </w:tc>
        <w:tc>
          <w:tcPr>
            <w:tcW w:w="949" w:type="pct"/>
            <w:tcBorders>
              <w:bottom w:val="single" w:sz="4" w:space="0" w:color="auto"/>
            </w:tcBorders>
            <w:noWrap/>
            <w:vAlign w:val="bottom"/>
          </w:tcPr>
          <w:p w14:paraId="5DFAD872" w14:textId="61EB7AAB" w:rsidR="00E9258C" w:rsidRPr="000B447A" w:rsidRDefault="00E9258C" w:rsidP="009D5446">
            <w:pPr>
              <w:pStyle w:val="NoSpacing"/>
              <w:jc w:val="center"/>
            </w:pPr>
          </w:p>
        </w:tc>
      </w:tr>
      <w:tr w:rsidR="00E9258C" w:rsidRPr="000B447A" w14:paraId="644C9D80" w14:textId="77777777" w:rsidTr="00274572">
        <w:trPr>
          <w:trHeight w:val="600"/>
        </w:trPr>
        <w:tc>
          <w:tcPr>
            <w:tcW w:w="2336" w:type="pct"/>
            <w:tcBorders>
              <w:top w:val="single" w:sz="4" w:space="0" w:color="auto"/>
            </w:tcBorders>
          </w:tcPr>
          <w:p w14:paraId="7F1436B3" w14:textId="77777777" w:rsidR="0081350C" w:rsidRPr="000B447A" w:rsidRDefault="0081350C" w:rsidP="009D5446">
            <w:pPr>
              <w:pStyle w:val="NoSpacing"/>
              <w:jc w:val="center"/>
            </w:pPr>
            <w:r>
              <w:t>Christina Mullin, VP Digital &amp; Alternative Channels</w:t>
            </w:r>
          </w:p>
          <w:p w14:paraId="0DF3082A" w14:textId="38106550" w:rsidR="00E9258C" w:rsidRPr="000B447A" w:rsidRDefault="0081350C" w:rsidP="009D5446">
            <w:pPr>
              <w:pStyle w:val="NoSpacing"/>
              <w:jc w:val="center"/>
            </w:pPr>
            <w:r>
              <w:t>Project Owner</w:t>
            </w:r>
          </w:p>
        </w:tc>
        <w:tc>
          <w:tcPr>
            <w:tcW w:w="112" w:type="pct"/>
            <w:vAlign w:val="center"/>
          </w:tcPr>
          <w:p w14:paraId="3F8CF8CB" w14:textId="77777777" w:rsidR="00E9258C" w:rsidRPr="000B447A" w:rsidRDefault="00E9258C" w:rsidP="009D5446">
            <w:pPr>
              <w:pStyle w:val="NoSpacing"/>
              <w:jc w:val="center"/>
            </w:pPr>
          </w:p>
        </w:tc>
        <w:tc>
          <w:tcPr>
            <w:tcW w:w="1493" w:type="pct"/>
            <w:noWrap/>
          </w:tcPr>
          <w:p w14:paraId="1E314CCE" w14:textId="77777777" w:rsidR="00E9258C" w:rsidRPr="000B447A" w:rsidRDefault="00E9258C" w:rsidP="009D5446">
            <w:pPr>
              <w:pStyle w:val="NoSpacing"/>
              <w:jc w:val="center"/>
            </w:pPr>
            <w:r w:rsidRPr="000B447A">
              <w:t>Digital Approval</w:t>
            </w:r>
          </w:p>
          <w:p w14:paraId="645C3222" w14:textId="77777777" w:rsidR="00E9258C" w:rsidRPr="000B447A" w:rsidRDefault="00E9258C" w:rsidP="009D5446">
            <w:pPr>
              <w:pStyle w:val="NoSpacing"/>
              <w:jc w:val="center"/>
            </w:pPr>
            <w:r w:rsidRPr="000B447A">
              <w:rPr>
                <w:sz w:val="14"/>
                <w:szCs w:val="14"/>
              </w:rPr>
              <w:t>(Double Click and select ‘checked’ under Default)</w:t>
            </w:r>
          </w:p>
        </w:tc>
        <w:tc>
          <w:tcPr>
            <w:tcW w:w="110" w:type="pct"/>
            <w:noWrap/>
            <w:vAlign w:val="bottom"/>
          </w:tcPr>
          <w:p w14:paraId="3FFC1E24" w14:textId="77777777" w:rsidR="00E9258C" w:rsidRPr="000B447A" w:rsidRDefault="00E9258C" w:rsidP="009D5446">
            <w:pPr>
              <w:pStyle w:val="NoSpacing"/>
            </w:pPr>
          </w:p>
        </w:tc>
        <w:tc>
          <w:tcPr>
            <w:tcW w:w="949" w:type="pct"/>
            <w:tcBorders>
              <w:top w:val="single" w:sz="4" w:space="0" w:color="auto"/>
            </w:tcBorders>
            <w:noWrap/>
          </w:tcPr>
          <w:p w14:paraId="461D121C" w14:textId="77777777" w:rsidR="00E9258C" w:rsidRPr="000B447A" w:rsidRDefault="00E9258C" w:rsidP="009D5446">
            <w:pPr>
              <w:pStyle w:val="NoSpacing"/>
              <w:jc w:val="center"/>
            </w:pPr>
            <w:r w:rsidRPr="000B447A">
              <w:t>Date</w:t>
            </w:r>
          </w:p>
        </w:tc>
      </w:tr>
    </w:tbl>
    <w:p w14:paraId="3F9BE091" w14:textId="77777777" w:rsidR="00A241E1" w:rsidRPr="000B447A" w:rsidRDefault="00A241E1" w:rsidP="009D5446">
      <w:pPr>
        <w:pStyle w:val="NoSpacing"/>
        <w:rPr>
          <w:sz w:val="20"/>
          <w:szCs w:val="20"/>
        </w:rPr>
      </w:pPr>
    </w:p>
    <w:bookmarkEnd w:id="1"/>
    <w:bookmarkEnd w:id="2"/>
    <w:bookmarkEnd w:id="227"/>
    <w:p w14:paraId="5A02F3C4" w14:textId="18579BC4" w:rsidR="00894293" w:rsidRDefault="00894293" w:rsidP="009D5446">
      <w:pPr>
        <w:spacing w:after="0" w:line="240" w:lineRule="auto"/>
        <w:rPr>
          <w:rFonts w:eastAsiaTheme="minorHAnsi"/>
          <w:sz w:val="20"/>
          <w:szCs w:val="20"/>
          <w:lang w:eastAsia="en-US"/>
        </w:rPr>
      </w:pPr>
    </w:p>
    <w:sectPr w:rsidR="00894293" w:rsidSect="00857139">
      <w:headerReference w:type="even" r:id="rId26"/>
      <w:headerReference w:type="default" r:id="rId27"/>
      <w:footerReference w:type="default" r:id="rId28"/>
      <w:headerReference w:type="first" r:id="rId29"/>
      <w:pgSz w:w="12240" w:h="15840"/>
      <w:pgMar w:top="1080" w:right="1080" w:bottom="1080" w:left="1080" w:header="720" w:footer="576" w:gutter="0"/>
      <w:cols w:space="432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79" w:author="Candyse Watkinson" w:date="2021-01-08T16:39:00Z" w:initials="CW">
    <w:p w14:paraId="258F27EB" w14:textId="0FB94130" w:rsidR="008019B4" w:rsidRDefault="008019B4">
      <w:pPr>
        <w:pStyle w:val="CommentText"/>
      </w:pPr>
      <w:r>
        <w:rPr>
          <w:rStyle w:val="CommentReference"/>
        </w:rPr>
        <w:annotationRef/>
      </w:r>
      <w:r>
        <w:t>Is the PAC on the Funding Form’s Approval Page?  I thought we discussed and this is TBD.  Is this referring to the Business/Applicant only or the approved signers as well?</w:t>
      </w:r>
    </w:p>
  </w:comment>
  <w:comment w:id="180" w:author="Roland Matsuba" w:date="2021-01-09T12:52:00Z" w:initials="RM">
    <w:p w14:paraId="21EAB9DF" w14:textId="6A385BC1" w:rsidR="008019B4" w:rsidRDefault="008019B4">
      <w:pPr>
        <w:pStyle w:val="CommentText"/>
      </w:pPr>
      <w:r>
        <w:rPr>
          <w:rStyle w:val="CommentReference"/>
        </w:rPr>
        <w:annotationRef/>
      </w:r>
      <w:r>
        <w:t xml:space="preserve">This is the Business Applicant. </w:t>
      </w:r>
    </w:p>
    <w:p w14:paraId="0F24EB6F" w14:textId="632EAD5E" w:rsidR="008019B4" w:rsidRDefault="008019B4">
      <w:pPr>
        <w:pStyle w:val="CommentText"/>
      </w:pPr>
      <w:r>
        <w:t>PAC is TBD since may not need PAC if using OCTA credential. Further discussion required.</w:t>
      </w:r>
    </w:p>
  </w:comment>
  <w:comment w:id="181" w:author="Connie Smart" w:date="2021-01-15T13:05:00Z" w:initials="CS">
    <w:p w14:paraId="4C188AFC" w14:textId="6C4424E7" w:rsidR="008019B4" w:rsidRDefault="008019B4">
      <w:pPr>
        <w:pStyle w:val="CommentText"/>
      </w:pPr>
      <w:r>
        <w:rPr>
          <w:rStyle w:val="CommentReference"/>
        </w:rPr>
        <w:annotationRef/>
      </w:r>
      <w:r>
        <w:t xml:space="preserve">Triggers for this email will need to be updated. </w:t>
      </w:r>
    </w:p>
  </w:comment>
  <w:comment w:id="189" w:author="Lorraine McLeod" w:date="2021-01-07T16:42:00Z" w:initials="LM">
    <w:p w14:paraId="7AD6CFD6" w14:textId="155AEE65" w:rsidR="008019B4" w:rsidRDefault="008019B4">
      <w:pPr>
        <w:pStyle w:val="CommentText"/>
      </w:pPr>
      <w:r>
        <w:rPr>
          <w:rStyle w:val="CommentReference"/>
        </w:rPr>
        <w:annotationRef/>
      </w:r>
      <w:r>
        <w:t>We should follow best practices for descriptive links. This fits with the rest of our current email standards for links.</w:t>
      </w:r>
    </w:p>
  </w:comment>
  <w:comment w:id="190" w:author="Lorraine McLeod" w:date="2021-01-07T16:19:00Z" w:initials="LM">
    <w:p w14:paraId="244B271C" w14:textId="0837EBF2" w:rsidR="008019B4" w:rsidRDefault="008019B4">
      <w:pPr>
        <w:pStyle w:val="CommentText"/>
      </w:pPr>
      <w:r>
        <w:rPr>
          <w:rStyle w:val="CommentReference"/>
        </w:rPr>
        <w:annotationRef/>
      </w:r>
      <w:r w:rsidR="008C72FD">
        <w:t xml:space="preserve">I know 3.6 is already </w:t>
      </w:r>
      <w:r>
        <w:t>approved, but the underline makes this look like a link. If it’s not a link we should remove the underline. If it is a link it should be referenced under Hyperlinks below.</w:t>
      </w:r>
    </w:p>
  </w:comment>
  <w:comment w:id="191" w:author="Roland Matsuba" w:date="2021-01-09T12:59:00Z" w:initials="RM">
    <w:p w14:paraId="2EEB09E0" w14:textId="410F2006" w:rsidR="008019B4" w:rsidRDefault="008019B4">
      <w:pPr>
        <w:pStyle w:val="CommentText"/>
      </w:pPr>
      <w:r>
        <w:rPr>
          <w:rStyle w:val="CommentReference"/>
        </w:rPr>
        <w:annotationRef/>
      </w:r>
      <w:r>
        <w:t xml:space="preserve">3.6 was already approved – will need to identify new changes to approved emails in a different sprint. </w:t>
      </w:r>
    </w:p>
  </w:comment>
  <w:comment w:id="194" w:author="Lorraine McLeod" w:date="2021-01-07T16:41:00Z" w:initials="LM">
    <w:p w14:paraId="4AD6D728" w14:textId="2AA6640C" w:rsidR="008019B4" w:rsidRDefault="008019B4">
      <w:pPr>
        <w:pStyle w:val="CommentText"/>
      </w:pPr>
      <w:r>
        <w:rPr>
          <w:rStyle w:val="CommentReference"/>
        </w:rPr>
        <w:annotationRef/>
      </w:r>
      <w:r>
        <w:t>We should follow best practices for descriptive links.</w:t>
      </w:r>
    </w:p>
  </w:comment>
  <w:comment w:id="195" w:author="Lorraine McLeod" w:date="2021-01-07T16:21:00Z" w:initials="LM">
    <w:p w14:paraId="51CCCBA6" w14:textId="07B10367" w:rsidR="008019B4" w:rsidRDefault="008019B4">
      <w:pPr>
        <w:pStyle w:val="CommentText"/>
      </w:pPr>
      <w:r>
        <w:rPr>
          <w:rStyle w:val="CommentReference"/>
        </w:rPr>
        <w:annotationRef/>
      </w:r>
      <w:r>
        <w:t>I know 3.6 has already been approved, but as to my previous comment. The underline makes this look like a link. If it’s not a link we should remove the underline. If it is a link it should be referenced under Hyperlinks below.</w:t>
      </w:r>
    </w:p>
  </w:comment>
  <w:comment w:id="196" w:author="Roland Matsuba" w:date="2021-01-09T13:06:00Z" w:initials="RM">
    <w:p w14:paraId="09BBA422" w14:textId="1ED2A213" w:rsidR="008019B4" w:rsidRDefault="008019B4">
      <w:pPr>
        <w:pStyle w:val="CommentText"/>
      </w:pPr>
      <w:r>
        <w:rPr>
          <w:rStyle w:val="CommentReference"/>
        </w:rPr>
        <w:annotationRef/>
      </w:r>
      <w:r>
        <w:t>3.6a was already approved – will need to identify new changes to approved emails in a different sprint.</w:t>
      </w:r>
    </w:p>
  </w:comment>
  <w:comment w:id="200" w:author="Candyse Watkinson" w:date="2021-01-08T16:45:00Z" w:initials="CW">
    <w:p w14:paraId="4164B815" w14:textId="58315656" w:rsidR="008019B4" w:rsidRDefault="008019B4">
      <w:pPr>
        <w:pStyle w:val="CommentText"/>
      </w:pPr>
      <w:r>
        <w:rPr>
          <w:rStyle w:val="CommentReference"/>
        </w:rPr>
        <w:annotationRef/>
      </w:r>
      <w:r>
        <w:t xml:space="preserve">Depending on how we are </w:t>
      </w:r>
      <w:proofErr w:type="spellStart"/>
      <w:r>
        <w:t>solutioning</w:t>
      </w:r>
      <w:proofErr w:type="spellEnd"/>
      <w:r>
        <w:t xml:space="preserve"> for the non-signing owners/directors, this may have to be updated.</w:t>
      </w:r>
    </w:p>
  </w:comment>
  <w:comment w:id="201" w:author="Connie Smart" w:date="2021-01-15T13:13:00Z" w:initials="CS">
    <w:p w14:paraId="1EF1D0AB" w14:textId="385B7D6E" w:rsidR="0033184E" w:rsidRDefault="0033184E">
      <w:pPr>
        <w:pStyle w:val="CommentText"/>
      </w:pPr>
      <w:r>
        <w:rPr>
          <w:rStyle w:val="CommentReference"/>
        </w:rPr>
        <w:annotationRef/>
      </w:r>
      <w:r>
        <w:t xml:space="preserve">Potential additional trigger to be identified. </w:t>
      </w:r>
    </w:p>
  </w:comment>
  <w:comment w:id="203" w:author="Candyse Watkinson" w:date="2021-01-08T16:51:00Z" w:initials="CW">
    <w:p w14:paraId="6D5FC6B6" w14:textId="67408198" w:rsidR="008019B4" w:rsidRDefault="008019B4">
      <w:pPr>
        <w:pStyle w:val="CommentText"/>
      </w:pPr>
      <w:r>
        <w:rPr>
          <w:rStyle w:val="CommentReference"/>
        </w:rPr>
        <w:annotationRef/>
      </w:r>
      <w:r>
        <w:t>Is Flinks in scope for business clients?</w:t>
      </w:r>
    </w:p>
  </w:comment>
  <w:comment w:id="204" w:author="Connie Smart" w:date="2021-01-14T09:56:00Z" w:initials="CS">
    <w:p w14:paraId="3586021F" w14:textId="021A534B" w:rsidR="008019B4" w:rsidRDefault="008019B4">
      <w:pPr>
        <w:pStyle w:val="CommentText"/>
      </w:pPr>
      <w:r>
        <w:rPr>
          <w:rStyle w:val="CommentReference"/>
        </w:rPr>
        <w:annotationRef/>
      </w:r>
      <w:r w:rsidR="0033184E">
        <w:t xml:space="preserve">Need to confirm &amp; complete new instructions from DBX. May need to hold this email to next sprint? </w:t>
      </w:r>
    </w:p>
  </w:comment>
  <w:comment w:id="211" w:author="Connie Smart" w:date="2021-01-13T15:13:00Z" w:initials="CS">
    <w:p w14:paraId="753EF38B" w14:textId="74F60A0A" w:rsidR="008019B4" w:rsidRDefault="008019B4">
      <w:pPr>
        <w:pStyle w:val="CommentText"/>
      </w:pPr>
      <w:r>
        <w:rPr>
          <w:rStyle w:val="CommentReference"/>
        </w:rPr>
        <w:annotationRef/>
      </w:r>
      <w:r>
        <w:t xml:space="preserve">Should this be “up to 5 business days”? </w:t>
      </w:r>
    </w:p>
  </w:comment>
  <w:comment w:id="212" w:author="Lorraine McLeod" w:date="2021-01-14T10:57:00Z" w:initials="LM">
    <w:p w14:paraId="7EED0E7C" w14:textId="5EF669FF" w:rsidR="008019B4" w:rsidRDefault="008019B4">
      <w:pPr>
        <w:pStyle w:val="CommentText"/>
      </w:pPr>
      <w:r>
        <w:rPr>
          <w:rStyle w:val="CommentReference"/>
        </w:rPr>
        <w:annotationRef/>
      </w:r>
      <w:r>
        <w:t>Not sure, Candyse can you confirm?</w:t>
      </w:r>
    </w:p>
  </w:comment>
  <w:comment w:id="216" w:author="Lorraine McLeod" w:date="2021-01-07T16:25:00Z" w:initials="LM">
    <w:p w14:paraId="53C58DEA" w14:textId="4D3FACAF" w:rsidR="008019B4" w:rsidRDefault="008019B4">
      <w:pPr>
        <w:pStyle w:val="CommentText"/>
      </w:pPr>
      <w:r>
        <w:rPr>
          <w:rStyle w:val="CommentReference"/>
        </w:rPr>
        <w:annotationRef/>
      </w:r>
      <w:r>
        <w:t xml:space="preserve">Add section for CWB as per my note above. </w:t>
      </w:r>
    </w:p>
  </w:comment>
  <w:comment w:id="221" w:author="Lorraine McLeod" w:date="2021-01-07T16:36:00Z" w:initials="LM">
    <w:p w14:paraId="650D730A" w14:textId="43B4DD00" w:rsidR="008019B4" w:rsidRDefault="008019B4">
      <w:pPr>
        <w:pStyle w:val="CommentText"/>
      </w:pPr>
      <w:r>
        <w:rPr>
          <w:rStyle w:val="CommentReference"/>
        </w:rPr>
        <w:annotationRef/>
      </w:r>
      <w:r>
        <w:t>Have we identified these?</w:t>
      </w:r>
    </w:p>
  </w:comment>
  <w:comment w:id="222" w:author="Roland Matsuba" w:date="2021-01-14T11:23:00Z" w:initials="RM">
    <w:p w14:paraId="0BC3CB80" w14:textId="099CFF4F" w:rsidR="008019B4" w:rsidRDefault="008019B4">
      <w:pPr>
        <w:pStyle w:val="CommentText"/>
      </w:pPr>
      <w:r>
        <w:rPr>
          <w:rStyle w:val="CommentReference"/>
        </w:rPr>
        <w:annotationRef/>
      </w:r>
      <w:r>
        <w:t>These instructions need to be identified.</w:t>
      </w:r>
    </w:p>
  </w:comment>
  <w:comment w:id="223" w:author="Connie Smart" w:date="2021-01-15T13:22:00Z" w:initials="CS">
    <w:p w14:paraId="5E09ECD8" w14:textId="34245157" w:rsidR="000502DB" w:rsidRDefault="000502DB">
      <w:pPr>
        <w:pStyle w:val="CommentText"/>
      </w:pPr>
      <w:r>
        <w:rPr>
          <w:rStyle w:val="CommentReference"/>
        </w:rPr>
        <w:annotationRef/>
      </w:r>
      <w:r>
        <w:t>May need to be held for a future sprint when instructions are confirmed.</w:t>
      </w:r>
    </w:p>
  </w:comment>
  <w:comment w:id="225" w:author="Candyse Watkinson" w:date="2021-01-08T16:54:00Z" w:initials="CW">
    <w:p w14:paraId="64CBADE4" w14:textId="393FD800" w:rsidR="008019B4" w:rsidRDefault="008019B4">
      <w:pPr>
        <w:pStyle w:val="CommentText"/>
      </w:pPr>
      <w:r>
        <w:rPr>
          <w:rStyle w:val="CommentReference"/>
        </w:rPr>
        <w:annotationRef/>
      </w:r>
      <w:r>
        <w:t>Has this been determine/confirmed?</w:t>
      </w:r>
    </w:p>
  </w:comment>
  <w:comment w:id="226" w:author="Roland Matsuba" w:date="2021-01-10T18:08:00Z" w:initials="RM">
    <w:p w14:paraId="7B153145" w14:textId="6B9D76B5" w:rsidR="008019B4" w:rsidRDefault="008019B4">
      <w:pPr>
        <w:pStyle w:val="CommentText"/>
      </w:pPr>
      <w:r>
        <w:rPr>
          <w:rStyle w:val="CommentReference"/>
        </w:rPr>
        <w:annotationRef/>
      </w:r>
      <w:r>
        <w:t>This has not been confirmed - TBD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58F27EB" w15:done="0"/>
  <w15:commentEx w15:paraId="0F24EB6F" w15:paraIdParent="258F27EB" w15:done="0"/>
  <w15:commentEx w15:paraId="4C188AFC" w15:paraIdParent="258F27EB" w15:done="0"/>
  <w15:commentEx w15:paraId="7AD6CFD6" w15:done="1"/>
  <w15:commentEx w15:paraId="244B271C" w15:done="1"/>
  <w15:commentEx w15:paraId="2EEB09E0" w15:paraIdParent="244B271C" w15:done="1"/>
  <w15:commentEx w15:paraId="4AD6D728" w15:done="1"/>
  <w15:commentEx w15:paraId="51CCCBA6" w15:done="1"/>
  <w15:commentEx w15:paraId="09BBA422" w15:paraIdParent="51CCCBA6" w15:done="1"/>
  <w15:commentEx w15:paraId="4164B815" w15:done="0"/>
  <w15:commentEx w15:paraId="1EF1D0AB" w15:paraIdParent="4164B815" w15:done="0"/>
  <w15:commentEx w15:paraId="6D5FC6B6" w15:done="0"/>
  <w15:commentEx w15:paraId="3586021F" w15:done="0"/>
  <w15:commentEx w15:paraId="753EF38B" w15:done="1"/>
  <w15:commentEx w15:paraId="7EED0E7C" w15:paraIdParent="753EF38B" w15:done="1"/>
  <w15:commentEx w15:paraId="53C58DEA" w15:done="1"/>
  <w15:commentEx w15:paraId="650D730A" w15:done="0"/>
  <w15:commentEx w15:paraId="0BC3CB80" w15:paraIdParent="650D730A" w15:done="0"/>
  <w15:commentEx w15:paraId="5E09ECD8" w15:paraIdParent="650D730A" w15:done="0"/>
  <w15:commentEx w15:paraId="64CBADE4" w15:done="0"/>
  <w15:commentEx w15:paraId="7B153145" w15:paraIdParent="64CBADE4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3D401C" w14:textId="77777777" w:rsidR="008019B4" w:rsidRDefault="008019B4" w:rsidP="00F621C6">
      <w:pPr>
        <w:spacing w:after="0" w:line="240" w:lineRule="auto"/>
      </w:pPr>
      <w:r>
        <w:separator/>
      </w:r>
    </w:p>
    <w:p w14:paraId="01D13889" w14:textId="77777777" w:rsidR="008019B4" w:rsidRDefault="008019B4"/>
    <w:p w14:paraId="52728263" w14:textId="77777777" w:rsidR="008019B4" w:rsidRDefault="008019B4"/>
  </w:endnote>
  <w:endnote w:type="continuationSeparator" w:id="0">
    <w:p w14:paraId="539DB1F1" w14:textId="77777777" w:rsidR="008019B4" w:rsidRDefault="008019B4" w:rsidP="00F621C6">
      <w:pPr>
        <w:spacing w:after="0" w:line="240" w:lineRule="auto"/>
      </w:pPr>
      <w:r>
        <w:continuationSeparator/>
      </w:r>
    </w:p>
    <w:p w14:paraId="63C04E81" w14:textId="77777777" w:rsidR="008019B4" w:rsidRDefault="008019B4"/>
    <w:p w14:paraId="6390908A" w14:textId="77777777" w:rsidR="008019B4" w:rsidRDefault="008019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6C27D3" w14:textId="77777777" w:rsidR="008019B4" w:rsidRDefault="008019B4" w:rsidP="00EF3F25">
    <w:pPr>
      <w:jc w:val="right"/>
    </w:pPr>
    <w:r>
      <w:rPr>
        <w:noProof/>
      </w:rPr>
      <w:drawing>
        <wp:anchor distT="0" distB="0" distL="114300" distR="114300" simplePos="0" relativeHeight="251661824" behindDoc="0" locked="0" layoutInCell="1" allowOverlap="1" wp14:anchorId="2B6D2D5B" wp14:editId="1671BB60">
          <wp:simplePos x="0" y="0"/>
          <wp:positionH relativeFrom="column">
            <wp:posOffset>5143500</wp:posOffset>
          </wp:positionH>
          <wp:positionV relativeFrom="paragraph">
            <wp:posOffset>-1338531</wp:posOffset>
          </wp:positionV>
          <wp:extent cx="1263748" cy="1564126"/>
          <wp:effectExtent l="0" t="0" r="0" b="0"/>
          <wp:wrapNone/>
          <wp:docPr id="575" name="Picture 5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431" cy="156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242E1803" wp14:editId="175BDF2B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579" name="Picture 5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E78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A18302" w14:textId="77777777" w:rsidR="008019B4" w:rsidRDefault="008019B4" w:rsidP="00B13605">
    <w:pPr>
      <w:jc w:val="right"/>
    </w:pPr>
    <w:r>
      <w:rPr>
        <w:noProof/>
      </w:rPr>
      <w:drawing>
        <wp:inline distT="0" distB="0" distL="0" distR="0" wp14:anchorId="10881508" wp14:editId="4F9B947E">
          <wp:extent cx="914400" cy="1310005"/>
          <wp:effectExtent l="0" t="0" r="0" b="0"/>
          <wp:docPr id="58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D47ED6" w14:textId="77777777" w:rsidR="008019B4" w:rsidRDefault="008019B4" w:rsidP="008771E9">
    <w:pPr>
      <w:tabs>
        <w:tab w:val="left" w:pos="4040"/>
        <w:tab w:val="right" w:pos="13680"/>
      </w:tabs>
    </w:pPr>
    <w:r>
      <w:tab/>
    </w:r>
    <w:r>
      <w:tab/>
    </w: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4CB25" w14:textId="1682DB7D" w:rsidR="008019B4" w:rsidRPr="00DC3980" w:rsidRDefault="008019B4" w:rsidP="00793F43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3290FAB" wp14:editId="694AF6A0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0C57A6" w14:textId="77777777" w:rsidR="008019B4" w:rsidRDefault="008019B4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290FAB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" filled="f" stroked="f">
              <v:textbox inset="0,0,0,0">
                <w:txbxContent>
                  <w:p w14:paraId="6F0C57A6" w14:textId="77777777" w:rsidR="00240A72" w:rsidRDefault="00240A72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b/>
        <w:color w:val="0097A9"/>
        <w:sz w:val="16"/>
        <w:szCs w:val="16"/>
      </w:rPr>
      <w:t>Email Specification – CWB Small Business DCO</w:t>
    </w:r>
    <w:r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Pr="00B15FCD">
      <w:rPr>
        <w:b/>
        <w:color w:val="009AA6"/>
        <w:sz w:val="16"/>
        <w:szCs w:val="16"/>
      </w:rPr>
      <w:fldChar w:fldCharType="begin"/>
    </w:r>
    <w:r w:rsidRPr="00B15FCD">
      <w:rPr>
        <w:b/>
        <w:color w:val="009AA6"/>
        <w:sz w:val="16"/>
        <w:szCs w:val="16"/>
      </w:rPr>
      <w:instrText xml:space="preserve"> PAGE  \* Arabic  \* MERGEFORMAT </w:instrText>
    </w:r>
    <w:r w:rsidRPr="00B15FCD">
      <w:rPr>
        <w:b/>
        <w:color w:val="009AA6"/>
        <w:sz w:val="16"/>
        <w:szCs w:val="16"/>
      </w:rPr>
      <w:fldChar w:fldCharType="separate"/>
    </w:r>
    <w:r w:rsidR="008C72FD">
      <w:rPr>
        <w:b/>
        <w:noProof/>
        <w:color w:val="009AA6"/>
        <w:sz w:val="16"/>
        <w:szCs w:val="16"/>
      </w:rPr>
      <w:t>3</w:t>
    </w:r>
    <w:r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C47663" w14:textId="77777777" w:rsidR="008019B4" w:rsidRDefault="008019B4" w:rsidP="00F621C6">
      <w:pPr>
        <w:spacing w:after="0" w:line="240" w:lineRule="auto"/>
      </w:pPr>
      <w:r>
        <w:separator/>
      </w:r>
    </w:p>
    <w:p w14:paraId="2CFE6FAF" w14:textId="77777777" w:rsidR="008019B4" w:rsidRDefault="008019B4"/>
    <w:p w14:paraId="380F5D7F" w14:textId="77777777" w:rsidR="008019B4" w:rsidRDefault="008019B4"/>
  </w:footnote>
  <w:footnote w:type="continuationSeparator" w:id="0">
    <w:p w14:paraId="70E2FF1C" w14:textId="77777777" w:rsidR="008019B4" w:rsidRDefault="008019B4" w:rsidP="00F621C6">
      <w:pPr>
        <w:spacing w:after="0" w:line="240" w:lineRule="auto"/>
      </w:pPr>
      <w:r>
        <w:continuationSeparator/>
      </w:r>
    </w:p>
    <w:p w14:paraId="4F61C38A" w14:textId="77777777" w:rsidR="008019B4" w:rsidRDefault="008019B4"/>
    <w:p w14:paraId="74977466" w14:textId="77777777" w:rsidR="008019B4" w:rsidRDefault="008019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833A7B" w14:textId="77777777" w:rsidR="008019B4" w:rsidRDefault="008C72FD">
    <w:pPr>
      <w:pStyle w:val="Header"/>
    </w:pPr>
    <w:r>
      <w:rPr>
        <w:noProof/>
      </w:rPr>
      <w:pict w14:anchorId="419D2B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50" type="#_x0000_t136" style="position:absolute;margin-left:0;margin-top:0;width:368.25pt;height:44.25pt;rotation:315;z-index:-25165721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E6456A" w14:textId="77777777" w:rsidR="008019B4" w:rsidRPr="00CA1329" w:rsidRDefault="008019B4" w:rsidP="009A237D">
    <w:pPr>
      <w:pStyle w:val="Header"/>
      <w:jc w:val="center"/>
    </w:pPr>
    <w:r w:rsidRPr="00CA1329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592E0F2" wp14:editId="2ECC71B1">
              <wp:simplePos x="0" y="0"/>
              <wp:positionH relativeFrom="column">
                <wp:posOffset>3124200</wp:posOffset>
              </wp:positionH>
              <wp:positionV relativeFrom="paragraph">
                <wp:posOffset>-293674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1056AC" w14:textId="77777777" w:rsidR="008019B4" w:rsidRPr="00983AB8" w:rsidRDefault="008019B4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92E0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6pt;margin-top:-23.1pt;width:156.7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" fillcolor="#e3b623" stroked="f">
              <v:fill opacity="55512f"/>
              <v:textbox>
                <w:txbxContent>
                  <w:p w14:paraId="091056AC" w14:textId="77777777" w:rsidR="008019B4" w:rsidRPr="00983AB8" w:rsidRDefault="008019B4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4325B9B" wp14:editId="4AF12E03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03661B" w14:textId="77777777" w:rsidR="008019B4" w:rsidRPr="00983AB8" w:rsidRDefault="008019B4" w:rsidP="00CA1329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325B9B" id="_x0000_s1027" type="#_x0000_t202" style="position:absolute;left:0;text-align:left;margin-left:-54pt;margin-top:-23.25pt;width:300pt;height:3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" fillcolor="#daaa00" stroked="f">
              <v:textbox>
                <w:txbxContent>
                  <w:p w14:paraId="0303661B" w14:textId="77777777" w:rsidR="008019B4" w:rsidRPr="00983AB8" w:rsidRDefault="008019B4" w:rsidP="00CA1329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17F07BA" wp14:editId="21582DDC">
              <wp:simplePos x="0" y="0"/>
              <wp:positionH relativeFrom="column">
                <wp:posOffset>6485890</wp:posOffset>
              </wp:positionH>
              <wp:positionV relativeFrom="paragraph">
                <wp:posOffset>-291681</wp:posOffset>
              </wp:positionV>
              <wp:extent cx="2867025" cy="457200"/>
              <wp:effectExtent l="0" t="0" r="9525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380768" w14:textId="77777777" w:rsidR="008019B4" w:rsidRPr="00983AB8" w:rsidRDefault="008019B4" w:rsidP="00CA1329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7F07BA" id="_x0000_s1028" type="#_x0000_t202" style="position:absolute;left:0;text-align:left;margin-left:510.7pt;margin-top:-22.95pt;width:225.75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" fillcolor="#fdde00" stroked="f">
              <v:fill opacity="26214f"/>
              <v:textbox>
                <w:txbxContent>
                  <w:p w14:paraId="68380768" w14:textId="77777777" w:rsidR="008019B4" w:rsidRPr="00983AB8" w:rsidRDefault="008019B4" w:rsidP="00CA1329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329">
      <w:rPr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4EE408BE" wp14:editId="1D30473A">
              <wp:simplePos x="0" y="0"/>
              <wp:positionH relativeFrom="column">
                <wp:posOffset>5086350</wp:posOffset>
              </wp:positionH>
              <wp:positionV relativeFrom="paragraph">
                <wp:posOffset>-291046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FBAD59" w14:textId="77777777" w:rsidR="008019B4" w:rsidRPr="00CD62FB" w:rsidRDefault="008019B4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E408BE" id="_x0000_s1029" type="#_x0000_t202" style="position:absolute;left:0;text-align:left;margin-left:400.5pt;margin-top:-22.9pt;width:111.75pt;height:3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" fillcolor="#fdde00" stroked="f">
              <v:textbox>
                <w:txbxContent>
                  <w:p w14:paraId="17FBAD59" w14:textId="77777777" w:rsidR="008019B4" w:rsidRPr="00CD62FB" w:rsidRDefault="008019B4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C72FD">
      <w:pict w14:anchorId="60294C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51" type="#_x0000_t136" style="position:absolute;left:0;text-align:left;margin-left:0;margin-top:0;width:368.25pt;height:44.25pt;rotation:315;z-index:-25165516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5101C721" w14:textId="77777777" w:rsidR="008019B4" w:rsidRDefault="008019B4" w:rsidP="009A237D">
    <w:pPr>
      <w:pStyle w:val="Header"/>
      <w:jc w:val="center"/>
    </w:pPr>
    <w:r>
      <w:softHyphen/>
    </w:r>
    <w:r>
      <w:softHyphen/>
    </w:r>
    <w: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E5EFCF" w14:textId="77777777" w:rsidR="008019B4" w:rsidRDefault="008C72FD">
    <w:pPr>
      <w:pStyle w:val="Header"/>
    </w:pPr>
    <w:r>
      <w:rPr>
        <w:noProof/>
      </w:rPr>
      <w:pict w14:anchorId="3A8D31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49" type="#_x0000_t136" style="position:absolute;margin-left:0;margin-top:0;width:368.25pt;height:44.25pt;rotation:315;z-index:-25165926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  <w:r w:rsidR="008019B4">
      <w:rPr>
        <w:noProof/>
      </w:rPr>
      <w:drawing>
        <wp:inline distT="0" distB="0" distL="0" distR="0" wp14:anchorId="55A9A8D9" wp14:editId="68BF5E0D">
          <wp:extent cx="8679815" cy="812165"/>
          <wp:effectExtent l="0" t="0" r="0" b="0"/>
          <wp:docPr id="58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3578C" w14:textId="77777777" w:rsidR="008019B4" w:rsidRDefault="008C72FD">
    <w:pPr>
      <w:pStyle w:val="Header"/>
    </w:pPr>
    <w:r>
      <w:rPr>
        <w:noProof/>
      </w:rPr>
      <w:pict w14:anchorId="1E9C95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2" o:spid="_x0000_s2056" type="#_x0000_t136" style="position:absolute;margin-left:0;margin-top:0;width:368.25pt;height:44.25pt;rotation:315;z-index:-25164492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92E3FD" w14:textId="77777777" w:rsidR="008019B4" w:rsidRDefault="008C72FD">
    <w:pPr>
      <w:pStyle w:val="Header"/>
    </w:pPr>
    <w:r>
      <w:rPr>
        <w:noProof/>
      </w:rPr>
      <w:pict w14:anchorId="782595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3" o:spid="_x0000_s2057" type="#_x0000_t136" style="position:absolute;margin-left:0;margin-top:0;width:368.25pt;height:44.25pt;rotation:315;z-index:-251642880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7BFD9C" w14:textId="77777777" w:rsidR="008019B4" w:rsidRDefault="008C72FD">
    <w:pPr>
      <w:pStyle w:val="Header"/>
    </w:pPr>
    <w:r>
      <w:rPr>
        <w:noProof/>
      </w:rPr>
      <w:pict w14:anchorId="54EC43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1" o:spid="_x0000_s2055" type="#_x0000_t136" style="position:absolute;margin-left:0;margin-top:0;width:368.25pt;height:44.25pt;rotation:315;z-index:-25164697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D4843" w14:textId="77777777" w:rsidR="008019B4" w:rsidRDefault="008C72FD">
    <w:pPr>
      <w:pStyle w:val="Header"/>
    </w:pPr>
    <w:r>
      <w:rPr>
        <w:noProof/>
      </w:rPr>
      <w:pict w14:anchorId="06F97D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7355EF" w14:textId="77777777" w:rsidR="008019B4" w:rsidRDefault="008019B4" w:rsidP="000114DA">
    <w:pPr>
      <w:pStyle w:val="Header"/>
      <w:rPr>
        <w:i/>
      </w:rPr>
    </w:pPr>
    <w:r w:rsidRPr="00364BCF">
      <w:rPr>
        <w:i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C4ADF3B" wp14:editId="4F62A5BC">
              <wp:simplePos x="0" y="0"/>
              <wp:positionH relativeFrom="column">
                <wp:posOffset>5085715</wp:posOffset>
              </wp:positionH>
              <wp:positionV relativeFrom="paragraph">
                <wp:posOffset>-452120</wp:posOffset>
              </wp:positionV>
              <wp:extent cx="1419225" cy="457200"/>
              <wp:effectExtent l="0" t="0" r="9525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CBC886" w14:textId="77777777" w:rsidR="008019B4" w:rsidRPr="00CD62FB" w:rsidRDefault="008019B4" w:rsidP="00364BCF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4ADF3B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0.45pt;margin-top:-35.6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" fillcolor="#fdde00" stroked="f">
              <v:textbox>
                <w:txbxContent>
                  <w:p w14:paraId="0ACBC886" w14:textId="77777777" w:rsidR="00240A72" w:rsidRPr="00CD62FB" w:rsidRDefault="00240A72" w:rsidP="00364BCF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364BCF">
      <w:rPr>
        <w:i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167D0C32" wp14:editId="5649870C">
              <wp:simplePos x="0" y="0"/>
              <wp:positionH relativeFrom="column">
                <wp:posOffset>-685165</wp:posOffset>
              </wp:positionH>
              <wp:positionV relativeFrom="paragraph">
                <wp:posOffset>-447040</wp:posOffset>
              </wp:positionV>
              <wp:extent cx="3810000" cy="457200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0B20E7" w14:textId="77777777" w:rsidR="008019B4" w:rsidRPr="00983AB8" w:rsidRDefault="008019B4" w:rsidP="00364BCF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7D0C32" id="_x0000_s1031" type="#_x0000_t202" style="position:absolute;margin-left:-53.95pt;margin-top:-35.2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" fillcolor="#daaa00" stroked="f">
              <v:textbox>
                <w:txbxContent>
                  <w:p w14:paraId="7B0B20E7" w14:textId="77777777" w:rsidR="00240A72" w:rsidRPr="00983AB8" w:rsidRDefault="00240A72" w:rsidP="00364BCF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364BCF">
      <w:rPr>
        <w:i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5DCEA9A1" wp14:editId="5C4E7042">
              <wp:simplePos x="0" y="0"/>
              <wp:positionH relativeFrom="column">
                <wp:posOffset>3123565</wp:posOffset>
              </wp:positionH>
              <wp:positionV relativeFrom="paragraph">
                <wp:posOffset>-447040</wp:posOffset>
              </wp:positionV>
              <wp:extent cx="1990725" cy="457200"/>
              <wp:effectExtent l="0" t="0" r="9525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227D87" w14:textId="77777777" w:rsidR="008019B4" w:rsidRPr="00983AB8" w:rsidRDefault="008019B4" w:rsidP="00364BCF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CEA9A1" id="_x0000_s1032" type="#_x0000_t202" style="position:absolute;margin-left:245.95pt;margin-top:-35.2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" fillcolor="#e3b623" stroked="f">
              <v:fill opacity="55512f"/>
              <v:textbox>
                <w:txbxContent>
                  <w:p w14:paraId="3F227D87" w14:textId="77777777" w:rsidR="00240A72" w:rsidRPr="00983AB8" w:rsidRDefault="00240A72" w:rsidP="00364BCF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364BCF">
      <w:rPr>
        <w:i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48358DF6" wp14:editId="4993E51E">
              <wp:simplePos x="0" y="0"/>
              <wp:positionH relativeFrom="column">
                <wp:posOffset>6485255</wp:posOffset>
              </wp:positionH>
              <wp:positionV relativeFrom="paragraph">
                <wp:posOffset>-445135</wp:posOffset>
              </wp:positionV>
              <wp:extent cx="2867025" cy="457200"/>
              <wp:effectExtent l="0" t="0" r="9525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3DB328" w14:textId="77777777" w:rsidR="008019B4" w:rsidRPr="00983AB8" w:rsidRDefault="008019B4" w:rsidP="00364BCF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358DF6" id="_x0000_s1033" type="#_x0000_t202" style="position:absolute;margin-left:510.65pt;margin-top:-35.05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" fillcolor="#fdde00" stroked="f">
              <v:fill opacity="26214f"/>
              <v:textbox>
                <w:txbxContent>
                  <w:p w14:paraId="283DB328" w14:textId="77777777" w:rsidR="00240A72" w:rsidRPr="00983AB8" w:rsidRDefault="00240A72" w:rsidP="00364BCF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C72FD">
      <w:rPr>
        <w:noProof/>
      </w:rPr>
      <w:pict w14:anchorId="49C986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o:spid="_x0000_s2060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69B487B1" w14:textId="77777777" w:rsidR="008019B4" w:rsidRPr="00552F21" w:rsidRDefault="008019B4" w:rsidP="00646F14">
    <w:pPr>
      <w:pStyle w:val="Header"/>
      <w:jc w:val="center"/>
      <w:rPr>
        <w:i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DF23EE" w14:textId="77777777" w:rsidR="008019B4" w:rsidRDefault="008C72FD">
    <w:pPr>
      <w:pStyle w:val="Header"/>
    </w:pPr>
    <w:r>
      <w:rPr>
        <w:noProof/>
      </w:rPr>
      <w:pict w14:anchorId="7BE43A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F4288"/>
    <w:multiLevelType w:val="hybridMultilevel"/>
    <w:tmpl w:val="54DA8CAC"/>
    <w:lvl w:ilvl="0" w:tplc="736460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B0712"/>
    <w:multiLevelType w:val="hybridMultilevel"/>
    <w:tmpl w:val="010200EE"/>
    <w:lvl w:ilvl="0" w:tplc="B41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331AA"/>
    <w:multiLevelType w:val="hybridMultilevel"/>
    <w:tmpl w:val="E34A1A8E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31292F"/>
    <w:multiLevelType w:val="hybridMultilevel"/>
    <w:tmpl w:val="7C62460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17D0B"/>
    <w:multiLevelType w:val="hybridMultilevel"/>
    <w:tmpl w:val="ED1613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F27514"/>
    <w:multiLevelType w:val="hybridMultilevel"/>
    <w:tmpl w:val="7C62460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1C6A91"/>
    <w:multiLevelType w:val="hybridMultilevel"/>
    <w:tmpl w:val="DCD469B4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0374998"/>
    <w:multiLevelType w:val="hybridMultilevel"/>
    <w:tmpl w:val="446E9FA0"/>
    <w:lvl w:ilvl="0" w:tplc="58842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435DD"/>
    <w:multiLevelType w:val="hybridMultilevel"/>
    <w:tmpl w:val="AC1063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916B9D"/>
    <w:multiLevelType w:val="hybridMultilevel"/>
    <w:tmpl w:val="64E879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AD5F33"/>
    <w:multiLevelType w:val="hybridMultilevel"/>
    <w:tmpl w:val="AA6452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58406E"/>
    <w:multiLevelType w:val="hybridMultilevel"/>
    <w:tmpl w:val="660655D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8E3717F"/>
    <w:multiLevelType w:val="hybridMultilevel"/>
    <w:tmpl w:val="57A84C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0DE90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9058B6"/>
    <w:multiLevelType w:val="hybridMultilevel"/>
    <w:tmpl w:val="737279F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AE026E6"/>
    <w:multiLevelType w:val="hybridMultilevel"/>
    <w:tmpl w:val="A31CFA6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CAD5C70"/>
    <w:multiLevelType w:val="hybridMultilevel"/>
    <w:tmpl w:val="51AA7248"/>
    <w:lvl w:ilvl="0" w:tplc="4B08FD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7875B2"/>
    <w:multiLevelType w:val="hybridMultilevel"/>
    <w:tmpl w:val="DC809BE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4977B9"/>
    <w:multiLevelType w:val="hybridMultilevel"/>
    <w:tmpl w:val="C0DA0344"/>
    <w:lvl w:ilvl="0" w:tplc="D4C65E8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5123A6"/>
    <w:multiLevelType w:val="hybridMultilevel"/>
    <w:tmpl w:val="FB7C8E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727634"/>
    <w:multiLevelType w:val="hybridMultilevel"/>
    <w:tmpl w:val="FB7C8E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C142721"/>
    <w:multiLevelType w:val="hybridMultilevel"/>
    <w:tmpl w:val="B0C87724"/>
    <w:lvl w:ilvl="0" w:tplc="130AD5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8754AC"/>
    <w:multiLevelType w:val="hybridMultilevel"/>
    <w:tmpl w:val="B9C09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1C1378"/>
    <w:multiLevelType w:val="hybridMultilevel"/>
    <w:tmpl w:val="A31CFA6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B030A4"/>
    <w:multiLevelType w:val="hybridMultilevel"/>
    <w:tmpl w:val="1B8C26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BB569F"/>
    <w:multiLevelType w:val="hybridMultilevel"/>
    <w:tmpl w:val="A31CFA6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8141DF0"/>
    <w:multiLevelType w:val="hybridMultilevel"/>
    <w:tmpl w:val="5F4A00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6E7BC8"/>
    <w:multiLevelType w:val="hybridMultilevel"/>
    <w:tmpl w:val="F7D8A61C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9924420"/>
    <w:multiLevelType w:val="hybridMultilevel"/>
    <w:tmpl w:val="DACA17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137D2E"/>
    <w:multiLevelType w:val="hybridMultilevel"/>
    <w:tmpl w:val="A31CFA6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3068A5"/>
    <w:multiLevelType w:val="hybridMultilevel"/>
    <w:tmpl w:val="A31CFA6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42D2B57"/>
    <w:multiLevelType w:val="hybridMultilevel"/>
    <w:tmpl w:val="4AAE8336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41" w15:restartNumberingAfterBreak="0">
    <w:nsid w:val="48C73D23"/>
    <w:multiLevelType w:val="hybridMultilevel"/>
    <w:tmpl w:val="31EC92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C42A9C"/>
    <w:multiLevelType w:val="hybridMultilevel"/>
    <w:tmpl w:val="0BA4F33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02D0817"/>
    <w:multiLevelType w:val="hybridMultilevel"/>
    <w:tmpl w:val="7C62460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6C6920"/>
    <w:multiLevelType w:val="hybridMultilevel"/>
    <w:tmpl w:val="258CD5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137112"/>
    <w:multiLevelType w:val="hybridMultilevel"/>
    <w:tmpl w:val="E34A1A8E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A914867"/>
    <w:multiLevelType w:val="hybridMultilevel"/>
    <w:tmpl w:val="446E9FA0"/>
    <w:lvl w:ilvl="0" w:tplc="58842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49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6FC14CA"/>
    <w:multiLevelType w:val="multilevel"/>
    <w:tmpl w:val="B9F0DBC0"/>
    <w:lvl w:ilvl="0">
      <w:start w:val="1"/>
      <w:numFmt w:val="decimal"/>
      <w:lvlText w:val="%1.0"/>
      <w:lvlJc w:val="left"/>
      <w:pPr>
        <w:ind w:left="3144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34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Times New Roman" w:hint="default"/>
      </w:rPr>
    </w:lvl>
  </w:abstractNum>
  <w:abstractNum w:abstractNumId="51" w15:restartNumberingAfterBreak="0">
    <w:nsid w:val="6CF24B57"/>
    <w:multiLevelType w:val="hybridMultilevel"/>
    <w:tmpl w:val="F27640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B877FF"/>
    <w:multiLevelType w:val="hybridMultilevel"/>
    <w:tmpl w:val="51AA7248"/>
    <w:lvl w:ilvl="0" w:tplc="4B08FD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2155F48"/>
    <w:multiLevelType w:val="hybridMultilevel"/>
    <w:tmpl w:val="446E9FA0"/>
    <w:lvl w:ilvl="0" w:tplc="58842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5C2C62"/>
    <w:multiLevelType w:val="hybridMultilevel"/>
    <w:tmpl w:val="29DC585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4BA45F2"/>
    <w:multiLevelType w:val="hybridMultilevel"/>
    <w:tmpl w:val="AA6452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A73A47"/>
    <w:multiLevelType w:val="hybridMultilevel"/>
    <w:tmpl w:val="A31CFA6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BF82C26"/>
    <w:multiLevelType w:val="hybridMultilevel"/>
    <w:tmpl w:val="B980D87E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F16466F"/>
    <w:multiLevelType w:val="hybridMultilevel"/>
    <w:tmpl w:val="2EBE772E"/>
    <w:lvl w:ilvl="0" w:tplc="6338FA90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8"/>
  </w:num>
  <w:num w:numId="2">
    <w:abstractNumId w:val="0"/>
  </w:num>
  <w:num w:numId="3">
    <w:abstractNumId w:val="3"/>
  </w:num>
  <w:num w:numId="4">
    <w:abstractNumId w:val="14"/>
  </w:num>
  <w:num w:numId="5">
    <w:abstractNumId w:val="49"/>
  </w:num>
  <w:num w:numId="6">
    <w:abstractNumId w:val="32"/>
  </w:num>
  <w:num w:numId="7">
    <w:abstractNumId w:val="43"/>
  </w:num>
  <w:num w:numId="8">
    <w:abstractNumId w:val="31"/>
  </w:num>
  <w:num w:numId="9">
    <w:abstractNumId w:val="28"/>
  </w:num>
  <w:num w:numId="10">
    <w:abstractNumId w:val="40"/>
  </w:num>
  <w:num w:numId="11">
    <w:abstractNumId w:val="37"/>
  </w:num>
  <w:num w:numId="12">
    <w:abstractNumId w:val="17"/>
  </w:num>
  <w:num w:numId="13">
    <w:abstractNumId w:val="24"/>
  </w:num>
  <w:num w:numId="14">
    <w:abstractNumId w:val="50"/>
  </w:num>
  <w:num w:numId="15">
    <w:abstractNumId w:val="7"/>
  </w:num>
  <w:num w:numId="16">
    <w:abstractNumId w:val="5"/>
  </w:num>
  <w:num w:numId="17">
    <w:abstractNumId w:val="44"/>
  </w:num>
  <w:num w:numId="18">
    <w:abstractNumId w:val="26"/>
  </w:num>
  <w:num w:numId="19">
    <w:abstractNumId w:val="42"/>
  </w:num>
  <w:num w:numId="20">
    <w:abstractNumId w:val="15"/>
  </w:num>
  <w:num w:numId="21">
    <w:abstractNumId w:val="11"/>
  </w:num>
  <w:num w:numId="22">
    <w:abstractNumId w:val="23"/>
  </w:num>
  <w:num w:numId="23">
    <w:abstractNumId w:val="45"/>
  </w:num>
  <w:num w:numId="24">
    <w:abstractNumId w:val="10"/>
  </w:num>
  <w:num w:numId="25">
    <w:abstractNumId w:val="6"/>
  </w:num>
  <w:num w:numId="26">
    <w:abstractNumId w:val="12"/>
  </w:num>
  <w:num w:numId="27">
    <w:abstractNumId w:val="35"/>
  </w:num>
  <w:num w:numId="28">
    <w:abstractNumId w:val="19"/>
  </w:num>
  <w:num w:numId="29">
    <w:abstractNumId w:val="51"/>
  </w:num>
  <w:num w:numId="30">
    <w:abstractNumId w:val="20"/>
  </w:num>
  <w:num w:numId="31">
    <w:abstractNumId w:val="52"/>
  </w:num>
  <w:num w:numId="32">
    <w:abstractNumId w:val="56"/>
  </w:num>
  <w:num w:numId="33">
    <w:abstractNumId w:val="46"/>
  </w:num>
  <w:num w:numId="34">
    <w:abstractNumId w:val="54"/>
  </w:num>
  <w:num w:numId="35">
    <w:abstractNumId w:val="34"/>
  </w:num>
  <w:num w:numId="36">
    <w:abstractNumId w:val="39"/>
  </w:num>
  <w:num w:numId="37">
    <w:abstractNumId w:val="8"/>
  </w:num>
  <w:num w:numId="38">
    <w:abstractNumId w:val="13"/>
  </w:num>
  <w:num w:numId="39">
    <w:abstractNumId w:val="57"/>
  </w:num>
  <w:num w:numId="40">
    <w:abstractNumId w:val="16"/>
  </w:num>
  <w:num w:numId="41">
    <w:abstractNumId w:val="29"/>
  </w:num>
  <w:num w:numId="42">
    <w:abstractNumId w:val="4"/>
  </w:num>
  <w:num w:numId="43">
    <w:abstractNumId w:val="21"/>
  </w:num>
  <w:num w:numId="44">
    <w:abstractNumId w:val="25"/>
  </w:num>
  <w:num w:numId="45">
    <w:abstractNumId w:val="2"/>
  </w:num>
  <w:num w:numId="46">
    <w:abstractNumId w:val="33"/>
  </w:num>
  <w:num w:numId="47">
    <w:abstractNumId w:val="53"/>
  </w:num>
  <w:num w:numId="48">
    <w:abstractNumId w:val="47"/>
  </w:num>
  <w:num w:numId="49">
    <w:abstractNumId w:val="9"/>
  </w:num>
  <w:num w:numId="50">
    <w:abstractNumId w:val="41"/>
  </w:num>
  <w:num w:numId="51">
    <w:abstractNumId w:val="1"/>
  </w:num>
  <w:num w:numId="52">
    <w:abstractNumId w:val="58"/>
  </w:num>
  <w:num w:numId="53">
    <w:abstractNumId w:val="55"/>
  </w:num>
  <w:num w:numId="54">
    <w:abstractNumId w:val="22"/>
  </w:num>
  <w:num w:numId="55">
    <w:abstractNumId w:val="38"/>
  </w:num>
  <w:num w:numId="56">
    <w:abstractNumId w:val="36"/>
  </w:num>
  <w:num w:numId="57">
    <w:abstractNumId w:val="18"/>
  </w:num>
  <w:num w:numId="58">
    <w:abstractNumId w:val="30"/>
  </w:num>
  <w:num w:numId="59">
    <w:abstractNumId w:val="27"/>
  </w:num>
  <w:numIdMacAtCleanup w:val="5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orraine McLeod">
    <w15:presenceInfo w15:providerId="None" w15:userId="Lorraine McLeod"/>
  </w15:person>
  <w15:person w15:author="Candyse Watkinson">
    <w15:presenceInfo w15:providerId="None" w15:userId="Candyse Watkinson"/>
  </w15:person>
  <w15:person w15:author="Roland Matsuba">
    <w15:presenceInfo w15:providerId="AD" w15:userId="S-1-5-21-3727158924-2375465911-1683840438-41161"/>
  </w15:person>
  <w15:person w15:author="Connie Smart">
    <w15:presenceInfo w15:providerId="AD" w15:userId="S-1-5-21-3727158924-2375465911-1683840438-407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hideGrammaticalErrors/>
  <w:proofState w:spelling="clean" w:grammar="clean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trackRevision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B38"/>
    <w:rsid w:val="00001CE1"/>
    <w:rsid w:val="00003E67"/>
    <w:rsid w:val="00004714"/>
    <w:rsid w:val="000058FC"/>
    <w:rsid w:val="000114DA"/>
    <w:rsid w:val="00014221"/>
    <w:rsid w:val="000148E1"/>
    <w:rsid w:val="00014EF6"/>
    <w:rsid w:val="000150C9"/>
    <w:rsid w:val="00015CEB"/>
    <w:rsid w:val="00016DCC"/>
    <w:rsid w:val="00020CD8"/>
    <w:rsid w:val="00022B28"/>
    <w:rsid w:val="000232FD"/>
    <w:rsid w:val="00023742"/>
    <w:rsid w:val="0002681F"/>
    <w:rsid w:val="00027288"/>
    <w:rsid w:val="00030C52"/>
    <w:rsid w:val="000324DA"/>
    <w:rsid w:val="000327B7"/>
    <w:rsid w:val="000339FB"/>
    <w:rsid w:val="00034F1B"/>
    <w:rsid w:val="000359A1"/>
    <w:rsid w:val="00035E64"/>
    <w:rsid w:val="00043C3B"/>
    <w:rsid w:val="00044B84"/>
    <w:rsid w:val="000502DB"/>
    <w:rsid w:val="0005052A"/>
    <w:rsid w:val="00051A5A"/>
    <w:rsid w:val="00052192"/>
    <w:rsid w:val="00057679"/>
    <w:rsid w:val="00061432"/>
    <w:rsid w:val="0006162B"/>
    <w:rsid w:val="0006285C"/>
    <w:rsid w:val="00063C20"/>
    <w:rsid w:val="00064174"/>
    <w:rsid w:val="00067716"/>
    <w:rsid w:val="00067924"/>
    <w:rsid w:val="00073D2C"/>
    <w:rsid w:val="000825B8"/>
    <w:rsid w:val="00082E13"/>
    <w:rsid w:val="00083108"/>
    <w:rsid w:val="00084EA1"/>
    <w:rsid w:val="000855FA"/>
    <w:rsid w:val="00092B35"/>
    <w:rsid w:val="000963E9"/>
    <w:rsid w:val="0009641F"/>
    <w:rsid w:val="00096D96"/>
    <w:rsid w:val="00097BCA"/>
    <w:rsid w:val="000A0FC8"/>
    <w:rsid w:val="000A1A99"/>
    <w:rsid w:val="000A2033"/>
    <w:rsid w:val="000A2ADC"/>
    <w:rsid w:val="000A3075"/>
    <w:rsid w:val="000A5396"/>
    <w:rsid w:val="000A70A0"/>
    <w:rsid w:val="000B2FC2"/>
    <w:rsid w:val="000B5A4B"/>
    <w:rsid w:val="000B6DD0"/>
    <w:rsid w:val="000C0785"/>
    <w:rsid w:val="000C410E"/>
    <w:rsid w:val="000C6C45"/>
    <w:rsid w:val="000C768D"/>
    <w:rsid w:val="000D3655"/>
    <w:rsid w:val="000D5F8A"/>
    <w:rsid w:val="000D620A"/>
    <w:rsid w:val="000D7AAE"/>
    <w:rsid w:val="000E4DB6"/>
    <w:rsid w:val="000E4ED8"/>
    <w:rsid w:val="000E5E51"/>
    <w:rsid w:val="000F6BDA"/>
    <w:rsid w:val="000F7DEC"/>
    <w:rsid w:val="00101AC2"/>
    <w:rsid w:val="00101D9A"/>
    <w:rsid w:val="001029B0"/>
    <w:rsid w:val="00104E0B"/>
    <w:rsid w:val="00106BB4"/>
    <w:rsid w:val="00111CC6"/>
    <w:rsid w:val="00113870"/>
    <w:rsid w:val="00115559"/>
    <w:rsid w:val="001165C4"/>
    <w:rsid w:val="00120439"/>
    <w:rsid w:val="001207BB"/>
    <w:rsid w:val="00120C6E"/>
    <w:rsid w:val="0012713F"/>
    <w:rsid w:val="001316B3"/>
    <w:rsid w:val="00132C36"/>
    <w:rsid w:val="001343D7"/>
    <w:rsid w:val="00134997"/>
    <w:rsid w:val="00141FE4"/>
    <w:rsid w:val="001430D5"/>
    <w:rsid w:val="0014379A"/>
    <w:rsid w:val="0014440C"/>
    <w:rsid w:val="00154143"/>
    <w:rsid w:val="00155122"/>
    <w:rsid w:val="001557B8"/>
    <w:rsid w:val="00155B9B"/>
    <w:rsid w:val="0015720A"/>
    <w:rsid w:val="00157FDD"/>
    <w:rsid w:val="0016489C"/>
    <w:rsid w:val="00167DCE"/>
    <w:rsid w:val="001704D9"/>
    <w:rsid w:val="00170CE0"/>
    <w:rsid w:val="00172B86"/>
    <w:rsid w:val="00177881"/>
    <w:rsid w:val="00181E8E"/>
    <w:rsid w:val="00182778"/>
    <w:rsid w:val="00184558"/>
    <w:rsid w:val="00184B1D"/>
    <w:rsid w:val="00187E6C"/>
    <w:rsid w:val="001908EF"/>
    <w:rsid w:val="00194D21"/>
    <w:rsid w:val="001A23C3"/>
    <w:rsid w:val="001A4763"/>
    <w:rsid w:val="001A6B27"/>
    <w:rsid w:val="001B0586"/>
    <w:rsid w:val="001B177A"/>
    <w:rsid w:val="001B2580"/>
    <w:rsid w:val="001B576A"/>
    <w:rsid w:val="001B578E"/>
    <w:rsid w:val="001B62FC"/>
    <w:rsid w:val="001B762A"/>
    <w:rsid w:val="001C08C4"/>
    <w:rsid w:val="001C124A"/>
    <w:rsid w:val="001C2707"/>
    <w:rsid w:val="001C2BA1"/>
    <w:rsid w:val="001C3693"/>
    <w:rsid w:val="001C53B4"/>
    <w:rsid w:val="001C7A40"/>
    <w:rsid w:val="001D0987"/>
    <w:rsid w:val="001D142C"/>
    <w:rsid w:val="001D4FB6"/>
    <w:rsid w:val="001D4FC3"/>
    <w:rsid w:val="001D6816"/>
    <w:rsid w:val="001E070B"/>
    <w:rsid w:val="001E6B38"/>
    <w:rsid w:val="001F1186"/>
    <w:rsid w:val="001F24EC"/>
    <w:rsid w:val="001F2F66"/>
    <w:rsid w:val="001F3556"/>
    <w:rsid w:val="001F7379"/>
    <w:rsid w:val="001F7D75"/>
    <w:rsid w:val="002022C8"/>
    <w:rsid w:val="00202ABB"/>
    <w:rsid w:val="00204E5C"/>
    <w:rsid w:val="002106C3"/>
    <w:rsid w:val="0021279F"/>
    <w:rsid w:val="002136F6"/>
    <w:rsid w:val="00214992"/>
    <w:rsid w:val="00217584"/>
    <w:rsid w:val="00221B60"/>
    <w:rsid w:val="00223765"/>
    <w:rsid w:val="00230C8A"/>
    <w:rsid w:val="00230F0C"/>
    <w:rsid w:val="00231C23"/>
    <w:rsid w:val="002329BD"/>
    <w:rsid w:val="00234D17"/>
    <w:rsid w:val="002363FA"/>
    <w:rsid w:val="00236B7B"/>
    <w:rsid w:val="00240A72"/>
    <w:rsid w:val="002424C3"/>
    <w:rsid w:val="00242BAA"/>
    <w:rsid w:val="00244BBE"/>
    <w:rsid w:val="0024789A"/>
    <w:rsid w:val="00251940"/>
    <w:rsid w:val="00251D6B"/>
    <w:rsid w:val="002521B2"/>
    <w:rsid w:val="00254BB2"/>
    <w:rsid w:val="00255500"/>
    <w:rsid w:val="002555B1"/>
    <w:rsid w:val="00260DB0"/>
    <w:rsid w:val="0026104D"/>
    <w:rsid w:val="002612DA"/>
    <w:rsid w:val="00262366"/>
    <w:rsid w:val="0026497B"/>
    <w:rsid w:val="00265408"/>
    <w:rsid w:val="00271CEC"/>
    <w:rsid w:val="00274572"/>
    <w:rsid w:val="002810B8"/>
    <w:rsid w:val="0028194C"/>
    <w:rsid w:val="00285E8F"/>
    <w:rsid w:val="0028786B"/>
    <w:rsid w:val="00287AF3"/>
    <w:rsid w:val="0029202D"/>
    <w:rsid w:val="00292730"/>
    <w:rsid w:val="002950B6"/>
    <w:rsid w:val="002A2FE8"/>
    <w:rsid w:val="002B0A24"/>
    <w:rsid w:val="002B3895"/>
    <w:rsid w:val="002B41D6"/>
    <w:rsid w:val="002B523E"/>
    <w:rsid w:val="002B774E"/>
    <w:rsid w:val="002B7A18"/>
    <w:rsid w:val="002C16FC"/>
    <w:rsid w:val="002C207E"/>
    <w:rsid w:val="002C225C"/>
    <w:rsid w:val="002C375F"/>
    <w:rsid w:val="002C4D03"/>
    <w:rsid w:val="002C64DF"/>
    <w:rsid w:val="002C6A1C"/>
    <w:rsid w:val="002C777C"/>
    <w:rsid w:val="002D1958"/>
    <w:rsid w:val="002D4574"/>
    <w:rsid w:val="002D48EC"/>
    <w:rsid w:val="002E1DFA"/>
    <w:rsid w:val="002E2ABA"/>
    <w:rsid w:val="002E6245"/>
    <w:rsid w:val="002E6CBA"/>
    <w:rsid w:val="002E7525"/>
    <w:rsid w:val="002F0B9C"/>
    <w:rsid w:val="002F1580"/>
    <w:rsid w:val="002F3836"/>
    <w:rsid w:val="002F5A13"/>
    <w:rsid w:val="00301ACE"/>
    <w:rsid w:val="0031018A"/>
    <w:rsid w:val="003153E8"/>
    <w:rsid w:val="00320331"/>
    <w:rsid w:val="00323BFC"/>
    <w:rsid w:val="00325574"/>
    <w:rsid w:val="003279DE"/>
    <w:rsid w:val="00331274"/>
    <w:rsid w:val="00331416"/>
    <w:rsid w:val="0033184E"/>
    <w:rsid w:val="003326E8"/>
    <w:rsid w:val="00332739"/>
    <w:rsid w:val="00332DAB"/>
    <w:rsid w:val="00332E86"/>
    <w:rsid w:val="003353EC"/>
    <w:rsid w:val="00337680"/>
    <w:rsid w:val="00337F5E"/>
    <w:rsid w:val="0034067C"/>
    <w:rsid w:val="00343567"/>
    <w:rsid w:val="00344E11"/>
    <w:rsid w:val="0034792B"/>
    <w:rsid w:val="003504C5"/>
    <w:rsid w:val="00355CEC"/>
    <w:rsid w:val="00356554"/>
    <w:rsid w:val="00357D1A"/>
    <w:rsid w:val="00361329"/>
    <w:rsid w:val="00362170"/>
    <w:rsid w:val="003643C6"/>
    <w:rsid w:val="00364BCF"/>
    <w:rsid w:val="00365E2B"/>
    <w:rsid w:val="00366037"/>
    <w:rsid w:val="00367F61"/>
    <w:rsid w:val="00372513"/>
    <w:rsid w:val="00375A18"/>
    <w:rsid w:val="00375E94"/>
    <w:rsid w:val="0037638B"/>
    <w:rsid w:val="00380A46"/>
    <w:rsid w:val="00384DBD"/>
    <w:rsid w:val="00385B9D"/>
    <w:rsid w:val="00390862"/>
    <w:rsid w:val="003916E0"/>
    <w:rsid w:val="00392504"/>
    <w:rsid w:val="003930DB"/>
    <w:rsid w:val="00394A51"/>
    <w:rsid w:val="00395148"/>
    <w:rsid w:val="00396719"/>
    <w:rsid w:val="00396776"/>
    <w:rsid w:val="003976E0"/>
    <w:rsid w:val="00397B15"/>
    <w:rsid w:val="003A0D32"/>
    <w:rsid w:val="003A2111"/>
    <w:rsid w:val="003A6FDA"/>
    <w:rsid w:val="003A7B6B"/>
    <w:rsid w:val="003B23B1"/>
    <w:rsid w:val="003B7C74"/>
    <w:rsid w:val="003C1563"/>
    <w:rsid w:val="003C278E"/>
    <w:rsid w:val="003C59B5"/>
    <w:rsid w:val="003C710A"/>
    <w:rsid w:val="003C7473"/>
    <w:rsid w:val="003C76BA"/>
    <w:rsid w:val="003D3085"/>
    <w:rsid w:val="003D55AE"/>
    <w:rsid w:val="003D5984"/>
    <w:rsid w:val="003E065A"/>
    <w:rsid w:val="003E1230"/>
    <w:rsid w:val="003E21A1"/>
    <w:rsid w:val="003E3078"/>
    <w:rsid w:val="003E5E8D"/>
    <w:rsid w:val="003F1FE8"/>
    <w:rsid w:val="003F5F45"/>
    <w:rsid w:val="003F64B3"/>
    <w:rsid w:val="003F7D77"/>
    <w:rsid w:val="004002A3"/>
    <w:rsid w:val="00404198"/>
    <w:rsid w:val="00404547"/>
    <w:rsid w:val="00405F99"/>
    <w:rsid w:val="00412E07"/>
    <w:rsid w:val="00416B10"/>
    <w:rsid w:val="004179D5"/>
    <w:rsid w:val="00422291"/>
    <w:rsid w:val="00422FA7"/>
    <w:rsid w:val="0042385D"/>
    <w:rsid w:val="00424AA3"/>
    <w:rsid w:val="00425642"/>
    <w:rsid w:val="004274F3"/>
    <w:rsid w:val="00427C93"/>
    <w:rsid w:val="00430B98"/>
    <w:rsid w:val="00432165"/>
    <w:rsid w:val="00434783"/>
    <w:rsid w:val="004351AA"/>
    <w:rsid w:val="00435703"/>
    <w:rsid w:val="0043690C"/>
    <w:rsid w:val="00436FFF"/>
    <w:rsid w:val="004407F5"/>
    <w:rsid w:val="004417DE"/>
    <w:rsid w:val="00443511"/>
    <w:rsid w:val="00443991"/>
    <w:rsid w:val="004441BC"/>
    <w:rsid w:val="004519EC"/>
    <w:rsid w:val="004560F8"/>
    <w:rsid w:val="00461DE8"/>
    <w:rsid w:val="00463A27"/>
    <w:rsid w:val="00464090"/>
    <w:rsid w:val="004676CE"/>
    <w:rsid w:val="00467C91"/>
    <w:rsid w:val="00467EBD"/>
    <w:rsid w:val="00473645"/>
    <w:rsid w:val="00474496"/>
    <w:rsid w:val="00477C41"/>
    <w:rsid w:val="00480D28"/>
    <w:rsid w:val="004823A4"/>
    <w:rsid w:val="00482D34"/>
    <w:rsid w:val="00483904"/>
    <w:rsid w:val="004849E7"/>
    <w:rsid w:val="0049045A"/>
    <w:rsid w:val="004946F1"/>
    <w:rsid w:val="00496D3A"/>
    <w:rsid w:val="004A5123"/>
    <w:rsid w:val="004A6987"/>
    <w:rsid w:val="004B3B12"/>
    <w:rsid w:val="004B4351"/>
    <w:rsid w:val="004B6950"/>
    <w:rsid w:val="004C023F"/>
    <w:rsid w:val="004C502E"/>
    <w:rsid w:val="004C6296"/>
    <w:rsid w:val="004C6683"/>
    <w:rsid w:val="004D2FBE"/>
    <w:rsid w:val="004D54B5"/>
    <w:rsid w:val="004D6CEE"/>
    <w:rsid w:val="004E0256"/>
    <w:rsid w:val="004E2636"/>
    <w:rsid w:val="004E31B5"/>
    <w:rsid w:val="004E33AD"/>
    <w:rsid w:val="004E6BA0"/>
    <w:rsid w:val="004F081D"/>
    <w:rsid w:val="004F0CA2"/>
    <w:rsid w:val="004F0F29"/>
    <w:rsid w:val="004F3536"/>
    <w:rsid w:val="004F7280"/>
    <w:rsid w:val="005004DE"/>
    <w:rsid w:val="00501957"/>
    <w:rsid w:val="00505775"/>
    <w:rsid w:val="0050763B"/>
    <w:rsid w:val="005101AF"/>
    <w:rsid w:val="00512272"/>
    <w:rsid w:val="00515F21"/>
    <w:rsid w:val="00515FEC"/>
    <w:rsid w:val="005164DD"/>
    <w:rsid w:val="005206F2"/>
    <w:rsid w:val="00525905"/>
    <w:rsid w:val="0052643B"/>
    <w:rsid w:val="00527D1D"/>
    <w:rsid w:val="00530C8D"/>
    <w:rsid w:val="005320A8"/>
    <w:rsid w:val="005344E4"/>
    <w:rsid w:val="00535CA5"/>
    <w:rsid w:val="00536FC6"/>
    <w:rsid w:val="005429E6"/>
    <w:rsid w:val="00542DC5"/>
    <w:rsid w:val="0054470B"/>
    <w:rsid w:val="005452D0"/>
    <w:rsid w:val="005459EF"/>
    <w:rsid w:val="0054612A"/>
    <w:rsid w:val="00552703"/>
    <w:rsid w:val="005527CF"/>
    <w:rsid w:val="00552F21"/>
    <w:rsid w:val="00554B7F"/>
    <w:rsid w:val="005550E2"/>
    <w:rsid w:val="00556695"/>
    <w:rsid w:val="00556E1E"/>
    <w:rsid w:val="0056210A"/>
    <w:rsid w:val="005624DD"/>
    <w:rsid w:val="00562855"/>
    <w:rsid w:val="00563144"/>
    <w:rsid w:val="00564D66"/>
    <w:rsid w:val="0057040A"/>
    <w:rsid w:val="005725A1"/>
    <w:rsid w:val="005749EE"/>
    <w:rsid w:val="00575741"/>
    <w:rsid w:val="005764C8"/>
    <w:rsid w:val="00576F04"/>
    <w:rsid w:val="00580D7A"/>
    <w:rsid w:val="0058394B"/>
    <w:rsid w:val="00584123"/>
    <w:rsid w:val="00584CF3"/>
    <w:rsid w:val="0058587F"/>
    <w:rsid w:val="00585913"/>
    <w:rsid w:val="00590BE3"/>
    <w:rsid w:val="00591FCD"/>
    <w:rsid w:val="00593347"/>
    <w:rsid w:val="00594089"/>
    <w:rsid w:val="0059460C"/>
    <w:rsid w:val="0059697E"/>
    <w:rsid w:val="005A3391"/>
    <w:rsid w:val="005A3817"/>
    <w:rsid w:val="005A399C"/>
    <w:rsid w:val="005A5438"/>
    <w:rsid w:val="005A58ED"/>
    <w:rsid w:val="005A7424"/>
    <w:rsid w:val="005B0C03"/>
    <w:rsid w:val="005B17A1"/>
    <w:rsid w:val="005B323E"/>
    <w:rsid w:val="005B5085"/>
    <w:rsid w:val="005C0FC3"/>
    <w:rsid w:val="005C1143"/>
    <w:rsid w:val="005C11A7"/>
    <w:rsid w:val="005C5DE6"/>
    <w:rsid w:val="005D296C"/>
    <w:rsid w:val="005D3B9E"/>
    <w:rsid w:val="005E3F29"/>
    <w:rsid w:val="005E52A1"/>
    <w:rsid w:val="005E5393"/>
    <w:rsid w:val="005E6831"/>
    <w:rsid w:val="005F2894"/>
    <w:rsid w:val="005F5049"/>
    <w:rsid w:val="005F71B5"/>
    <w:rsid w:val="00602EF0"/>
    <w:rsid w:val="00603F05"/>
    <w:rsid w:val="00605B77"/>
    <w:rsid w:val="00606C29"/>
    <w:rsid w:val="00610BD0"/>
    <w:rsid w:val="0062034D"/>
    <w:rsid w:val="006208E8"/>
    <w:rsid w:val="006218FA"/>
    <w:rsid w:val="00622441"/>
    <w:rsid w:val="00622981"/>
    <w:rsid w:val="0062449B"/>
    <w:rsid w:val="00624DF8"/>
    <w:rsid w:val="00631405"/>
    <w:rsid w:val="00634AD7"/>
    <w:rsid w:val="00635003"/>
    <w:rsid w:val="00637A37"/>
    <w:rsid w:val="00637E9C"/>
    <w:rsid w:val="006441D7"/>
    <w:rsid w:val="00644DAF"/>
    <w:rsid w:val="0064646E"/>
    <w:rsid w:val="00646F14"/>
    <w:rsid w:val="00647E28"/>
    <w:rsid w:val="00651880"/>
    <w:rsid w:val="00651D4D"/>
    <w:rsid w:val="00653EFE"/>
    <w:rsid w:val="00654046"/>
    <w:rsid w:val="006574DA"/>
    <w:rsid w:val="00662402"/>
    <w:rsid w:val="00663531"/>
    <w:rsid w:val="00667AA5"/>
    <w:rsid w:val="00672FF2"/>
    <w:rsid w:val="00673089"/>
    <w:rsid w:val="0067401E"/>
    <w:rsid w:val="006759C9"/>
    <w:rsid w:val="00676FA7"/>
    <w:rsid w:val="00677F11"/>
    <w:rsid w:val="00683BB0"/>
    <w:rsid w:val="00683FD9"/>
    <w:rsid w:val="0068444C"/>
    <w:rsid w:val="00685106"/>
    <w:rsid w:val="00686627"/>
    <w:rsid w:val="0068758C"/>
    <w:rsid w:val="00687E28"/>
    <w:rsid w:val="00690CFD"/>
    <w:rsid w:val="0069189D"/>
    <w:rsid w:val="00691F94"/>
    <w:rsid w:val="0069245D"/>
    <w:rsid w:val="00694689"/>
    <w:rsid w:val="006948D3"/>
    <w:rsid w:val="0069525F"/>
    <w:rsid w:val="0069555E"/>
    <w:rsid w:val="006974E6"/>
    <w:rsid w:val="006A0902"/>
    <w:rsid w:val="006A0961"/>
    <w:rsid w:val="006A09C9"/>
    <w:rsid w:val="006A22E9"/>
    <w:rsid w:val="006A657B"/>
    <w:rsid w:val="006A6743"/>
    <w:rsid w:val="006A6C98"/>
    <w:rsid w:val="006A7C4F"/>
    <w:rsid w:val="006B1831"/>
    <w:rsid w:val="006B341A"/>
    <w:rsid w:val="006B4069"/>
    <w:rsid w:val="006B556E"/>
    <w:rsid w:val="006B677D"/>
    <w:rsid w:val="006B729E"/>
    <w:rsid w:val="006C1DA9"/>
    <w:rsid w:val="006C461C"/>
    <w:rsid w:val="006C6324"/>
    <w:rsid w:val="006C7B38"/>
    <w:rsid w:val="006D0919"/>
    <w:rsid w:val="006D1036"/>
    <w:rsid w:val="006D1B4E"/>
    <w:rsid w:val="006D28E7"/>
    <w:rsid w:val="006D2F3F"/>
    <w:rsid w:val="006D374C"/>
    <w:rsid w:val="006D50EC"/>
    <w:rsid w:val="006E0242"/>
    <w:rsid w:val="006E23DF"/>
    <w:rsid w:val="006E4B7B"/>
    <w:rsid w:val="006E7D2F"/>
    <w:rsid w:val="006F030B"/>
    <w:rsid w:val="006F2302"/>
    <w:rsid w:val="006F2F31"/>
    <w:rsid w:val="006F34E5"/>
    <w:rsid w:val="006F52F9"/>
    <w:rsid w:val="006F74C3"/>
    <w:rsid w:val="006F7B0A"/>
    <w:rsid w:val="0070012B"/>
    <w:rsid w:val="00701017"/>
    <w:rsid w:val="007046A5"/>
    <w:rsid w:val="0070574D"/>
    <w:rsid w:val="00705ED7"/>
    <w:rsid w:val="00706723"/>
    <w:rsid w:val="0070777E"/>
    <w:rsid w:val="0070796F"/>
    <w:rsid w:val="00710CCD"/>
    <w:rsid w:val="007116BE"/>
    <w:rsid w:val="007172D6"/>
    <w:rsid w:val="0071798E"/>
    <w:rsid w:val="00717E3B"/>
    <w:rsid w:val="007216BD"/>
    <w:rsid w:val="00723046"/>
    <w:rsid w:val="0072393E"/>
    <w:rsid w:val="007248C4"/>
    <w:rsid w:val="00730257"/>
    <w:rsid w:val="007306E1"/>
    <w:rsid w:val="00730901"/>
    <w:rsid w:val="0073239F"/>
    <w:rsid w:val="0073293F"/>
    <w:rsid w:val="0073343B"/>
    <w:rsid w:val="00735545"/>
    <w:rsid w:val="00737025"/>
    <w:rsid w:val="00743080"/>
    <w:rsid w:val="007438D9"/>
    <w:rsid w:val="00745D68"/>
    <w:rsid w:val="007468A5"/>
    <w:rsid w:val="007469E4"/>
    <w:rsid w:val="00746B94"/>
    <w:rsid w:val="00746E66"/>
    <w:rsid w:val="00747E1F"/>
    <w:rsid w:val="007501EF"/>
    <w:rsid w:val="007506EA"/>
    <w:rsid w:val="00756542"/>
    <w:rsid w:val="00756F91"/>
    <w:rsid w:val="00757361"/>
    <w:rsid w:val="00762A44"/>
    <w:rsid w:val="0076415A"/>
    <w:rsid w:val="00770A6C"/>
    <w:rsid w:val="0077558B"/>
    <w:rsid w:val="00780AA8"/>
    <w:rsid w:val="00780EC0"/>
    <w:rsid w:val="007845B8"/>
    <w:rsid w:val="007855DE"/>
    <w:rsid w:val="007868EA"/>
    <w:rsid w:val="00790241"/>
    <w:rsid w:val="007902E6"/>
    <w:rsid w:val="00793F43"/>
    <w:rsid w:val="007970A8"/>
    <w:rsid w:val="007A0B0E"/>
    <w:rsid w:val="007A2B7E"/>
    <w:rsid w:val="007A3E1E"/>
    <w:rsid w:val="007A415B"/>
    <w:rsid w:val="007A54D5"/>
    <w:rsid w:val="007A7857"/>
    <w:rsid w:val="007B190B"/>
    <w:rsid w:val="007B2816"/>
    <w:rsid w:val="007B4475"/>
    <w:rsid w:val="007B49C9"/>
    <w:rsid w:val="007B6B63"/>
    <w:rsid w:val="007B7C22"/>
    <w:rsid w:val="007C40B1"/>
    <w:rsid w:val="007C7545"/>
    <w:rsid w:val="007D0884"/>
    <w:rsid w:val="007D3BDF"/>
    <w:rsid w:val="007D4327"/>
    <w:rsid w:val="007D54D7"/>
    <w:rsid w:val="007D5FE9"/>
    <w:rsid w:val="007E2B95"/>
    <w:rsid w:val="007E3084"/>
    <w:rsid w:val="007E33EE"/>
    <w:rsid w:val="007E4604"/>
    <w:rsid w:val="007E4615"/>
    <w:rsid w:val="007E60D2"/>
    <w:rsid w:val="007E6ECF"/>
    <w:rsid w:val="007E785D"/>
    <w:rsid w:val="007F11B0"/>
    <w:rsid w:val="007F52AE"/>
    <w:rsid w:val="007F5607"/>
    <w:rsid w:val="007F73BB"/>
    <w:rsid w:val="008019B4"/>
    <w:rsid w:val="00806EC9"/>
    <w:rsid w:val="00811B15"/>
    <w:rsid w:val="0081350C"/>
    <w:rsid w:val="008136ED"/>
    <w:rsid w:val="00815807"/>
    <w:rsid w:val="008170E4"/>
    <w:rsid w:val="008221DA"/>
    <w:rsid w:val="00831AB4"/>
    <w:rsid w:val="00832D2D"/>
    <w:rsid w:val="00835608"/>
    <w:rsid w:val="00837B5C"/>
    <w:rsid w:val="008400F3"/>
    <w:rsid w:val="0084117B"/>
    <w:rsid w:val="00841742"/>
    <w:rsid w:val="00845387"/>
    <w:rsid w:val="00847C8F"/>
    <w:rsid w:val="008504B5"/>
    <w:rsid w:val="008515D2"/>
    <w:rsid w:val="0085354D"/>
    <w:rsid w:val="008536E4"/>
    <w:rsid w:val="00853A04"/>
    <w:rsid w:val="00854857"/>
    <w:rsid w:val="00855308"/>
    <w:rsid w:val="00857139"/>
    <w:rsid w:val="00861879"/>
    <w:rsid w:val="008638ED"/>
    <w:rsid w:val="00864493"/>
    <w:rsid w:val="00866CAB"/>
    <w:rsid w:val="0087054F"/>
    <w:rsid w:val="00870665"/>
    <w:rsid w:val="0087578D"/>
    <w:rsid w:val="008771E9"/>
    <w:rsid w:val="00877E78"/>
    <w:rsid w:val="00877EEF"/>
    <w:rsid w:val="008820FA"/>
    <w:rsid w:val="008833AA"/>
    <w:rsid w:val="0088400B"/>
    <w:rsid w:val="008867D1"/>
    <w:rsid w:val="00890266"/>
    <w:rsid w:val="00890FD8"/>
    <w:rsid w:val="008926A5"/>
    <w:rsid w:val="00892E17"/>
    <w:rsid w:val="00893E24"/>
    <w:rsid w:val="00894293"/>
    <w:rsid w:val="00895ED7"/>
    <w:rsid w:val="008A283D"/>
    <w:rsid w:val="008A60DA"/>
    <w:rsid w:val="008B0D37"/>
    <w:rsid w:val="008B0ED2"/>
    <w:rsid w:val="008B38F6"/>
    <w:rsid w:val="008B4622"/>
    <w:rsid w:val="008B57B1"/>
    <w:rsid w:val="008B7552"/>
    <w:rsid w:val="008C1E85"/>
    <w:rsid w:val="008C225B"/>
    <w:rsid w:val="008C2386"/>
    <w:rsid w:val="008C391B"/>
    <w:rsid w:val="008C3E7E"/>
    <w:rsid w:val="008C6D2D"/>
    <w:rsid w:val="008C72FD"/>
    <w:rsid w:val="008C73F0"/>
    <w:rsid w:val="008D4E82"/>
    <w:rsid w:val="008D747F"/>
    <w:rsid w:val="008E2D6F"/>
    <w:rsid w:val="008E638E"/>
    <w:rsid w:val="008E6754"/>
    <w:rsid w:val="008E7E2B"/>
    <w:rsid w:val="008F08E3"/>
    <w:rsid w:val="008F2E68"/>
    <w:rsid w:val="008F38E4"/>
    <w:rsid w:val="008F7C6C"/>
    <w:rsid w:val="009018A9"/>
    <w:rsid w:val="009024A0"/>
    <w:rsid w:val="0090381D"/>
    <w:rsid w:val="009055DE"/>
    <w:rsid w:val="00907AA5"/>
    <w:rsid w:val="00912ED8"/>
    <w:rsid w:val="009135D7"/>
    <w:rsid w:val="009239F9"/>
    <w:rsid w:val="009241F4"/>
    <w:rsid w:val="0093046E"/>
    <w:rsid w:val="00932810"/>
    <w:rsid w:val="00932EF1"/>
    <w:rsid w:val="00936C69"/>
    <w:rsid w:val="009371F4"/>
    <w:rsid w:val="00940508"/>
    <w:rsid w:val="00942441"/>
    <w:rsid w:val="00942900"/>
    <w:rsid w:val="00944D2B"/>
    <w:rsid w:val="00945400"/>
    <w:rsid w:val="00946E1F"/>
    <w:rsid w:val="009517F2"/>
    <w:rsid w:val="0095206A"/>
    <w:rsid w:val="00953CF7"/>
    <w:rsid w:val="00955208"/>
    <w:rsid w:val="00956D52"/>
    <w:rsid w:val="00957EFE"/>
    <w:rsid w:val="0096101B"/>
    <w:rsid w:val="00962800"/>
    <w:rsid w:val="00963B3E"/>
    <w:rsid w:val="009653FE"/>
    <w:rsid w:val="00965670"/>
    <w:rsid w:val="00966DF2"/>
    <w:rsid w:val="00967524"/>
    <w:rsid w:val="00970B60"/>
    <w:rsid w:val="00973215"/>
    <w:rsid w:val="00975759"/>
    <w:rsid w:val="00977AFD"/>
    <w:rsid w:val="009800F0"/>
    <w:rsid w:val="00981907"/>
    <w:rsid w:val="00981F09"/>
    <w:rsid w:val="009853C8"/>
    <w:rsid w:val="009877B9"/>
    <w:rsid w:val="00997488"/>
    <w:rsid w:val="009A0DDA"/>
    <w:rsid w:val="009A148E"/>
    <w:rsid w:val="009A1F26"/>
    <w:rsid w:val="009A237D"/>
    <w:rsid w:val="009A3DD6"/>
    <w:rsid w:val="009A4CE5"/>
    <w:rsid w:val="009A5A4D"/>
    <w:rsid w:val="009A7E89"/>
    <w:rsid w:val="009B048E"/>
    <w:rsid w:val="009B0B3E"/>
    <w:rsid w:val="009B0EEF"/>
    <w:rsid w:val="009B1700"/>
    <w:rsid w:val="009B2879"/>
    <w:rsid w:val="009C3C8C"/>
    <w:rsid w:val="009C582A"/>
    <w:rsid w:val="009C6763"/>
    <w:rsid w:val="009D22DF"/>
    <w:rsid w:val="009D2D78"/>
    <w:rsid w:val="009D3104"/>
    <w:rsid w:val="009D4159"/>
    <w:rsid w:val="009D5446"/>
    <w:rsid w:val="009D5C09"/>
    <w:rsid w:val="009D79B7"/>
    <w:rsid w:val="009E041D"/>
    <w:rsid w:val="009E2650"/>
    <w:rsid w:val="009E454D"/>
    <w:rsid w:val="009F00A3"/>
    <w:rsid w:val="00A009F8"/>
    <w:rsid w:val="00A015E1"/>
    <w:rsid w:val="00A034F4"/>
    <w:rsid w:val="00A06257"/>
    <w:rsid w:val="00A06D57"/>
    <w:rsid w:val="00A10866"/>
    <w:rsid w:val="00A15BE6"/>
    <w:rsid w:val="00A1623F"/>
    <w:rsid w:val="00A170D8"/>
    <w:rsid w:val="00A202BD"/>
    <w:rsid w:val="00A21363"/>
    <w:rsid w:val="00A241E1"/>
    <w:rsid w:val="00A25A46"/>
    <w:rsid w:val="00A26FBB"/>
    <w:rsid w:val="00A27E46"/>
    <w:rsid w:val="00A31CE2"/>
    <w:rsid w:val="00A344E7"/>
    <w:rsid w:val="00A35131"/>
    <w:rsid w:val="00A355FA"/>
    <w:rsid w:val="00A368F7"/>
    <w:rsid w:val="00A37F15"/>
    <w:rsid w:val="00A40CE0"/>
    <w:rsid w:val="00A42651"/>
    <w:rsid w:val="00A431E2"/>
    <w:rsid w:val="00A43B47"/>
    <w:rsid w:val="00A5055A"/>
    <w:rsid w:val="00A53C61"/>
    <w:rsid w:val="00A54081"/>
    <w:rsid w:val="00A54801"/>
    <w:rsid w:val="00A56710"/>
    <w:rsid w:val="00A577BF"/>
    <w:rsid w:val="00A61AF5"/>
    <w:rsid w:val="00A62C80"/>
    <w:rsid w:val="00A64F89"/>
    <w:rsid w:val="00A650E3"/>
    <w:rsid w:val="00A66401"/>
    <w:rsid w:val="00A713C6"/>
    <w:rsid w:val="00A72B0F"/>
    <w:rsid w:val="00A73550"/>
    <w:rsid w:val="00A76053"/>
    <w:rsid w:val="00A864CB"/>
    <w:rsid w:val="00A90282"/>
    <w:rsid w:val="00A924BC"/>
    <w:rsid w:val="00A9261C"/>
    <w:rsid w:val="00A935F0"/>
    <w:rsid w:val="00AA1093"/>
    <w:rsid w:val="00AA319C"/>
    <w:rsid w:val="00AA3B4B"/>
    <w:rsid w:val="00AA6D61"/>
    <w:rsid w:val="00AA6EBB"/>
    <w:rsid w:val="00AB1272"/>
    <w:rsid w:val="00AB1CD0"/>
    <w:rsid w:val="00AB26B6"/>
    <w:rsid w:val="00AB29C6"/>
    <w:rsid w:val="00AB3408"/>
    <w:rsid w:val="00AB47E4"/>
    <w:rsid w:val="00AB4E05"/>
    <w:rsid w:val="00AB5ADD"/>
    <w:rsid w:val="00AC0F9D"/>
    <w:rsid w:val="00AC2034"/>
    <w:rsid w:val="00AC5C62"/>
    <w:rsid w:val="00AC72AC"/>
    <w:rsid w:val="00AC7BF0"/>
    <w:rsid w:val="00AD15AD"/>
    <w:rsid w:val="00AD1F09"/>
    <w:rsid w:val="00AD2C31"/>
    <w:rsid w:val="00AD588F"/>
    <w:rsid w:val="00AD6D3C"/>
    <w:rsid w:val="00AE0140"/>
    <w:rsid w:val="00AE4220"/>
    <w:rsid w:val="00AE4D01"/>
    <w:rsid w:val="00AF2D12"/>
    <w:rsid w:val="00AF2DBB"/>
    <w:rsid w:val="00AF5483"/>
    <w:rsid w:val="00AF60A0"/>
    <w:rsid w:val="00B00181"/>
    <w:rsid w:val="00B0244D"/>
    <w:rsid w:val="00B10F55"/>
    <w:rsid w:val="00B13605"/>
    <w:rsid w:val="00B137CA"/>
    <w:rsid w:val="00B14114"/>
    <w:rsid w:val="00B156F2"/>
    <w:rsid w:val="00B15FCD"/>
    <w:rsid w:val="00B171B7"/>
    <w:rsid w:val="00B204C9"/>
    <w:rsid w:val="00B20EE7"/>
    <w:rsid w:val="00B21B26"/>
    <w:rsid w:val="00B23007"/>
    <w:rsid w:val="00B23AE2"/>
    <w:rsid w:val="00B249AE"/>
    <w:rsid w:val="00B268D3"/>
    <w:rsid w:val="00B33D0B"/>
    <w:rsid w:val="00B344F2"/>
    <w:rsid w:val="00B34EDF"/>
    <w:rsid w:val="00B34F65"/>
    <w:rsid w:val="00B3539B"/>
    <w:rsid w:val="00B3594C"/>
    <w:rsid w:val="00B37D70"/>
    <w:rsid w:val="00B41868"/>
    <w:rsid w:val="00B4208A"/>
    <w:rsid w:val="00B4270C"/>
    <w:rsid w:val="00B4273E"/>
    <w:rsid w:val="00B511F5"/>
    <w:rsid w:val="00B518D4"/>
    <w:rsid w:val="00B51D2A"/>
    <w:rsid w:val="00B51D70"/>
    <w:rsid w:val="00B52A89"/>
    <w:rsid w:val="00B5341E"/>
    <w:rsid w:val="00B563B5"/>
    <w:rsid w:val="00B563FB"/>
    <w:rsid w:val="00B57263"/>
    <w:rsid w:val="00B61C55"/>
    <w:rsid w:val="00B62BB8"/>
    <w:rsid w:val="00B64082"/>
    <w:rsid w:val="00B6442F"/>
    <w:rsid w:val="00B650D3"/>
    <w:rsid w:val="00B67A47"/>
    <w:rsid w:val="00B70316"/>
    <w:rsid w:val="00B717DB"/>
    <w:rsid w:val="00B74806"/>
    <w:rsid w:val="00B76BB1"/>
    <w:rsid w:val="00B77123"/>
    <w:rsid w:val="00B77FB9"/>
    <w:rsid w:val="00B81FCE"/>
    <w:rsid w:val="00B8493E"/>
    <w:rsid w:val="00B9232D"/>
    <w:rsid w:val="00B933D7"/>
    <w:rsid w:val="00B9505B"/>
    <w:rsid w:val="00B97561"/>
    <w:rsid w:val="00BA0DF1"/>
    <w:rsid w:val="00BA316A"/>
    <w:rsid w:val="00BA3501"/>
    <w:rsid w:val="00BA3D49"/>
    <w:rsid w:val="00BA6023"/>
    <w:rsid w:val="00BB29D9"/>
    <w:rsid w:val="00BB3DE4"/>
    <w:rsid w:val="00BB40E8"/>
    <w:rsid w:val="00BB5346"/>
    <w:rsid w:val="00BB5B7F"/>
    <w:rsid w:val="00BC188A"/>
    <w:rsid w:val="00BC1AE9"/>
    <w:rsid w:val="00BC2AD1"/>
    <w:rsid w:val="00BD2205"/>
    <w:rsid w:val="00BD2AD3"/>
    <w:rsid w:val="00BD50C5"/>
    <w:rsid w:val="00BD7452"/>
    <w:rsid w:val="00BE1D03"/>
    <w:rsid w:val="00BE5600"/>
    <w:rsid w:val="00BE6A09"/>
    <w:rsid w:val="00BF01AD"/>
    <w:rsid w:val="00BF1248"/>
    <w:rsid w:val="00BF207E"/>
    <w:rsid w:val="00BF2AA4"/>
    <w:rsid w:val="00BF3B38"/>
    <w:rsid w:val="00BF4394"/>
    <w:rsid w:val="00BF5219"/>
    <w:rsid w:val="00C00086"/>
    <w:rsid w:val="00C006FC"/>
    <w:rsid w:val="00C01161"/>
    <w:rsid w:val="00C021FE"/>
    <w:rsid w:val="00C027EB"/>
    <w:rsid w:val="00C07510"/>
    <w:rsid w:val="00C12356"/>
    <w:rsid w:val="00C13689"/>
    <w:rsid w:val="00C1387E"/>
    <w:rsid w:val="00C22BF9"/>
    <w:rsid w:val="00C256FF"/>
    <w:rsid w:val="00C2672A"/>
    <w:rsid w:val="00C3541D"/>
    <w:rsid w:val="00C40914"/>
    <w:rsid w:val="00C50CD6"/>
    <w:rsid w:val="00C51575"/>
    <w:rsid w:val="00C524A1"/>
    <w:rsid w:val="00C52FFA"/>
    <w:rsid w:val="00C532BE"/>
    <w:rsid w:val="00C60E68"/>
    <w:rsid w:val="00C70999"/>
    <w:rsid w:val="00C72E7B"/>
    <w:rsid w:val="00C754DD"/>
    <w:rsid w:val="00C757FB"/>
    <w:rsid w:val="00C81CB3"/>
    <w:rsid w:val="00C85090"/>
    <w:rsid w:val="00C944E9"/>
    <w:rsid w:val="00C94AFF"/>
    <w:rsid w:val="00CA1329"/>
    <w:rsid w:val="00CA1E1F"/>
    <w:rsid w:val="00CA357E"/>
    <w:rsid w:val="00CA3732"/>
    <w:rsid w:val="00CA43B8"/>
    <w:rsid w:val="00CA4B7C"/>
    <w:rsid w:val="00CA53B7"/>
    <w:rsid w:val="00CA5444"/>
    <w:rsid w:val="00CA6472"/>
    <w:rsid w:val="00CB22F9"/>
    <w:rsid w:val="00CB44E5"/>
    <w:rsid w:val="00CB54DF"/>
    <w:rsid w:val="00CC2120"/>
    <w:rsid w:val="00CC27DF"/>
    <w:rsid w:val="00CC73E6"/>
    <w:rsid w:val="00CD168E"/>
    <w:rsid w:val="00CD23F7"/>
    <w:rsid w:val="00CD3FC4"/>
    <w:rsid w:val="00CD7C4D"/>
    <w:rsid w:val="00CE0A63"/>
    <w:rsid w:val="00CE0CD5"/>
    <w:rsid w:val="00CE2B5E"/>
    <w:rsid w:val="00CE3705"/>
    <w:rsid w:val="00CE3E49"/>
    <w:rsid w:val="00CF27F9"/>
    <w:rsid w:val="00CF34AE"/>
    <w:rsid w:val="00CF3D51"/>
    <w:rsid w:val="00D01B34"/>
    <w:rsid w:val="00D07771"/>
    <w:rsid w:val="00D103D5"/>
    <w:rsid w:val="00D13A8A"/>
    <w:rsid w:val="00D16A81"/>
    <w:rsid w:val="00D17C11"/>
    <w:rsid w:val="00D21D56"/>
    <w:rsid w:val="00D228BA"/>
    <w:rsid w:val="00D2337B"/>
    <w:rsid w:val="00D27100"/>
    <w:rsid w:val="00D27920"/>
    <w:rsid w:val="00D27DA5"/>
    <w:rsid w:val="00D31BB2"/>
    <w:rsid w:val="00D329F1"/>
    <w:rsid w:val="00D34477"/>
    <w:rsid w:val="00D458D2"/>
    <w:rsid w:val="00D4626D"/>
    <w:rsid w:val="00D4641D"/>
    <w:rsid w:val="00D52AE6"/>
    <w:rsid w:val="00D570FA"/>
    <w:rsid w:val="00D57282"/>
    <w:rsid w:val="00D601AA"/>
    <w:rsid w:val="00D604CD"/>
    <w:rsid w:val="00D62341"/>
    <w:rsid w:val="00D6315B"/>
    <w:rsid w:val="00D63C12"/>
    <w:rsid w:val="00D64739"/>
    <w:rsid w:val="00D66B54"/>
    <w:rsid w:val="00D679C3"/>
    <w:rsid w:val="00D67A83"/>
    <w:rsid w:val="00D712F4"/>
    <w:rsid w:val="00D737A5"/>
    <w:rsid w:val="00D74BF6"/>
    <w:rsid w:val="00D813B7"/>
    <w:rsid w:val="00D8336F"/>
    <w:rsid w:val="00D83932"/>
    <w:rsid w:val="00D8427C"/>
    <w:rsid w:val="00D84526"/>
    <w:rsid w:val="00D8461F"/>
    <w:rsid w:val="00D8582D"/>
    <w:rsid w:val="00D916EE"/>
    <w:rsid w:val="00D918DA"/>
    <w:rsid w:val="00D92D2F"/>
    <w:rsid w:val="00D93434"/>
    <w:rsid w:val="00D96EC4"/>
    <w:rsid w:val="00D97C65"/>
    <w:rsid w:val="00D97EE2"/>
    <w:rsid w:val="00DA0F8B"/>
    <w:rsid w:val="00DA1290"/>
    <w:rsid w:val="00DA15B5"/>
    <w:rsid w:val="00DA351B"/>
    <w:rsid w:val="00DA63C6"/>
    <w:rsid w:val="00DB0A7A"/>
    <w:rsid w:val="00DB26B5"/>
    <w:rsid w:val="00DB6D75"/>
    <w:rsid w:val="00DC23CC"/>
    <w:rsid w:val="00DC3980"/>
    <w:rsid w:val="00DC614F"/>
    <w:rsid w:val="00DC620E"/>
    <w:rsid w:val="00DD03F5"/>
    <w:rsid w:val="00DD39F0"/>
    <w:rsid w:val="00DD4406"/>
    <w:rsid w:val="00DE0CBC"/>
    <w:rsid w:val="00DE1352"/>
    <w:rsid w:val="00DE1F5C"/>
    <w:rsid w:val="00DE2994"/>
    <w:rsid w:val="00DE475C"/>
    <w:rsid w:val="00DF0698"/>
    <w:rsid w:val="00DF0C8C"/>
    <w:rsid w:val="00DF11E9"/>
    <w:rsid w:val="00DF25F0"/>
    <w:rsid w:val="00DF3C1D"/>
    <w:rsid w:val="00DF4939"/>
    <w:rsid w:val="00E05D84"/>
    <w:rsid w:val="00E06A4F"/>
    <w:rsid w:val="00E14146"/>
    <w:rsid w:val="00E215BE"/>
    <w:rsid w:val="00E21DB5"/>
    <w:rsid w:val="00E228B4"/>
    <w:rsid w:val="00E268F8"/>
    <w:rsid w:val="00E26FC5"/>
    <w:rsid w:val="00E3157F"/>
    <w:rsid w:val="00E31B38"/>
    <w:rsid w:val="00E31FAC"/>
    <w:rsid w:val="00E34BAC"/>
    <w:rsid w:val="00E37356"/>
    <w:rsid w:val="00E376D5"/>
    <w:rsid w:val="00E41CF3"/>
    <w:rsid w:val="00E45F49"/>
    <w:rsid w:val="00E475B7"/>
    <w:rsid w:val="00E504B0"/>
    <w:rsid w:val="00E504D3"/>
    <w:rsid w:val="00E5178D"/>
    <w:rsid w:val="00E52006"/>
    <w:rsid w:val="00E60069"/>
    <w:rsid w:val="00E607BB"/>
    <w:rsid w:val="00E7142B"/>
    <w:rsid w:val="00E72E00"/>
    <w:rsid w:val="00E81693"/>
    <w:rsid w:val="00E84B38"/>
    <w:rsid w:val="00E84BD2"/>
    <w:rsid w:val="00E85A60"/>
    <w:rsid w:val="00E85D58"/>
    <w:rsid w:val="00E917B4"/>
    <w:rsid w:val="00E91ED5"/>
    <w:rsid w:val="00E9258C"/>
    <w:rsid w:val="00E928EB"/>
    <w:rsid w:val="00E92FE8"/>
    <w:rsid w:val="00E9372E"/>
    <w:rsid w:val="00E94817"/>
    <w:rsid w:val="00E95EB8"/>
    <w:rsid w:val="00E974FA"/>
    <w:rsid w:val="00EA1D87"/>
    <w:rsid w:val="00EA22A5"/>
    <w:rsid w:val="00EA24A5"/>
    <w:rsid w:val="00EA328E"/>
    <w:rsid w:val="00EA4742"/>
    <w:rsid w:val="00EA6E27"/>
    <w:rsid w:val="00EA7A8F"/>
    <w:rsid w:val="00EB53D2"/>
    <w:rsid w:val="00EC583A"/>
    <w:rsid w:val="00EC6A77"/>
    <w:rsid w:val="00EC6B9A"/>
    <w:rsid w:val="00ED2DB6"/>
    <w:rsid w:val="00ED5AC1"/>
    <w:rsid w:val="00EE1DC5"/>
    <w:rsid w:val="00EE3C42"/>
    <w:rsid w:val="00EE48F3"/>
    <w:rsid w:val="00EE4C5A"/>
    <w:rsid w:val="00EE5C09"/>
    <w:rsid w:val="00EE60E3"/>
    <w:rsid w:val="00EE707B"/>
    <w:rsid w:val="00EE7BDD"/>
    <w:rsid w:val="00EF089D"/>
    <w:rsid w:val="00EF3F25"/>
    <w:rsid w:val="00EF7555"/>
    <w:rsid w:val="00EF7FF7"/>
    <w:rsid w:val="00F00D71"/>
    <w:rsid w:val="00F0160B"/>
    <w:rsid w:val="00F04463"/>
    <w:rsid w:val="00F04C69"/>
    <w:rsid w:val="00F05424"/>
    <w:rsid w:val="00F06020"/>
    <w:rsid w:val="00F11CEC"/>
    <w:rsid w:val="00F13C15"/>
    <w:rsid w:val="00F13D42"/>
    <w:rsid w:val="00F17E42"/>
    <w:rsid w:val="00F224A6"/>
    <w:rsid w:val="00F22CE5"/>
    <w:rsid w:val="00F27B69"/>
    <w:rsid w:val="00F33E67"/>
    <w:rsid w:val="00F36A3B"/>
    <w:rsid w:val="00F37E93"/>
    <w:rsid w:val="00F41D96"/>
    <w:rsid w:val="00F42956"/>
    <w:rsid w:val="00F43F7E"/>
    <w:rsid w:val="00F553D5"/>
    <w:rsid w:val="00F556DF"/>
    <w:rsid w:val="00F5639B"/>
    <w:rsid w:val="00F56959"/>
    <w:rsid w:val="00F603F7"/>
    <w:rsid w:val="00F621C6"/>
    <w:rsid w:val="00F628FC"/>
    <w:rsid w:val="00F66A67"/>
    <w:rsid w:val="00F67028"/>
    <w:rsid w:val="00F7154B"/>
    <w:rsid w:val="00F71598"/>
    <w:rsid w:val="00F80C40"/>
    <w:rsid w:val="00F81697"/>
    <w:rsid w:val="00F840A3"/>
    <w:rsid w:val="00F85283"/>
    <w:rsid w:val="00F86F73"/>
    <w:rsid w:val="00F9294E"/>
    <w:rsid w:val="00F96A95"/>
    <w:rsid w:val="00F96EF1"/>
    <w:rsid w:val="00F97D4A"/>
    <w:rsid w:val="00FA0FF0"/>
    <w:rsid w:val="00FA2089"/>
    <w:rsid w:val="00FA607B"/>
    <w:rsid w:val="00FA689A"/>
    <w:rsid w:val="00FB07F0"/>
    <w:rsid w:val="00FB099C"/>
    <w:rsid w:val="00FB1179"/>
    <w:rsid w:val="00FB1A0F"/>
    <w:rsid w:val="00FB1E6A"/>
    <w:rsid w:val="00FB673F"/>
    <w:rsid w:val="00FC0A7C"/>
    <w:rsid w:val="00FC10C1"/>
    <w:rsid w:val="00FC67D4"/>
    <w:rsid w:val="00FC7AE9"/>
    <w:rsid w:val="00FC7C4F"/>
    <w:rsid w:val="00FC7F80"/>
    <w:rsid w:val="00FD06CF"/>
    <w:rsid w:val="00FD0A35"/>
    <w:rsid w:val="00FD2BEE"/>
    <w:rsid w:val="00FD75AF"/>
    <w:rsid w:val="00FE08AE"/>
    <w:rsid w:val="00FE1587"/>
    <w:rsid w:val="00FE302D"/>
    <w:rsid w:val="00FE398E"/>
    <w:rsid w:val="00FE51F0"/>
    <w:rsid w:val="00FE5700"/>
    <w:rsid w:val="00FE5A80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525C82F"/>
  <w15:docId w15:val="{14FA2194-EBDA-4FDC-9D6C-646F3A76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F85283"/>
    <w:pPr>
      <w:spacing w:after="240" w:line="440" w:lineRule="exact"/>
      <w:outlineLvl w:val="0"/>
    </w:pPr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1207BB"/>
    <w:pPr>
      <w:spacing w:before="2000" w:after="0" w:line="240" w:lineRule="auto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1207BB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B4270C"/>
    <w:pPr>
      <w:spacing w:after="0" w:line="240" w:lineRule="auto"/>
    </w:pPr>
    <w:rPr>
      <w:rFonts w:asciiTheme="majorHAnsi" w:hAnsiTheme="majorHAnsi" w:cstheme="majorHAnsi"/>
      <w:color w:val="808474" w:themeColor="accent6" w:themeShade="BF"/>
      <w:spacing w:val="-10"/>
      <w:kern w:val="64"/>
      <w:sz w:val="40"/>
      <w:szCs w:val="40"/>
    </w:rPr>
  </w:style>
  <w:style w:type="paragraph" w:customStyle="1" w:styleId="Sub-subtitlingCover">
    <w:name w:val="Sub-subtitling (Cover)"/>
    <w:basedOn w:val="Normal"/>
    <w:qFormat/>
    <w:rsid w:val="00793F43"/>
    <w:pPr>
      <w:spacing w:after="0"/>
    </w:pPr>
    <w:rPr>
      <w:rFonts w:asciiTheme="majorHAnsi" w:hAnsiTheme="majorHAnsi" w:cstheme="majorHAnsi"/>
      <w:b/>
      <w:color w:val="937A46" w:themeColor="accent2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85283"/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6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6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004714"/>
    <w:pPr>
      <w:spacing w:before="200" w:line="440" w:lineRule="exact"/>
    </w:pPr>
    <w:rPr>
      <w:rFonts w:cs="Calibri"/>
      <w:color w:val="937A46" w:themeColor="accent2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F81697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color w:val="937A46"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F66A67"/>
    <w:pPr>
      <w:tabs>
        <w:tab w:val="left" w:pos="880"/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F85283"/>
    <w:pPr>
      <w:tabs>
        <w:tab w:val="left" w:pos="6120"/>
      </w:tabs>
      <w:spacing w:before="280" w:after="120" w:line="240" w:lineRule="auto"/>
      <w:ind w:right="5040"/>
    </w:pPr>
    <w:rPr>
      <w:noProof/>
      <w:color w:val="937A46" w:themeColor="accent2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7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004714"/>
    <w:pPr>
      <w:spacing w:after="140" w:line="340" w:lineRule="exact"/>
    </w:pPr>
    <w:rPr>
      <w:rFonts w:cs="Calibri"/>
      <w:color w:val="937A46" w:themeColor="accent2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1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13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1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1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F81697"/>
    <w:pPr>
      <w:spacing w:before="1200"/>
    </w:pPr>
    <w:rPr>
      <w:rFonts w:asciiTheme="majorHAnsi" w:hAnsiTheme="majorHAnsi" w:cstheme="majorHAnsi"/>
      <w:color w:val="937A46"/>
    </w:rPr>
  </w:style>
  <w:style w:type="character" w:customStyle="1" w:styleId="PullQuoteChar">
    <w:name w:val="Pull Quote Char"/>
    <w:basedOn w:val="DefaultParagraphFont"/>
    <w:link w:val="PullQuote"/>
    <w:rsid w:val="00F81697"/>
    <w:rPr>
      <w:rFonts w:asciiTheme="majorHAnsi" w:hAnsiTheme="majorHAnsi" w:cstheme="majorHAnsi"/>
      <w:color w:val="937A46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F85283"/>
    <w:rPr>
      <w:rFonts w:cs="Calibri"/>
      <w:color w:val="937A46" w:themeColor="accent2"/>
      <w:sz w:val="30"/>
      <w:szCs w:val="30"/>
    </w:rPr>
  </w:style>
  <w:style w:type="paragraph" w:styleId="NoSpacing">
    <w:name w:val="No Spacing"/>
    <w:uiPriority w:val="1"/>
    <w:qFormat/>
    <w:rsid w:val="00857139"/>
    <w:pPr>
      <w:spacing w:after="0" w:line="240" w:lineRule="auto"/>
    </w:pPr>
    <w:rPr>
      <w:rFonts w:eastAsiaTheme="minorHAnsi"/>
      <w:lang w:eastAsia="en-US"/>
    </w:rPr>
  </w:style>
  <w:style w:type="table" w:styleId="ListTable3-Accent6">
    <w:name w:val="List Table 3 Accent 6"/>
    <w:basedOn w:val="TableNormal"/>
    <w:uiPriority w:val="48"/>
    <w:rsid w:val="00A241E1"/>
    <w:pPr>
      <w:spacing w:after="0" w:line="240" w:lineRule="auto"/>
    </w:pPr>
    <w:tblPr>
      <w:tblStyleRowBandSize w:val="1"/>
      <w:tblStyleColBandSize w:val="1"/>
      <w:tblBorders>
        <w:top w:val="single" w:sz="4" w:space="0" w:color="A9ACA0" w:themeColor="accent6"/>
        <w:left w:val="single" w:sz="4" w:space="0" w:color="A9ACA0" w:themeColor="accent6"/>
        <w:bottom w:val="single" w:sz="4" w:space="0" w:color="A9ACA0" w:themeColor="accent6"/>
        <w:right w:val="single" w:sz="4" w:space="0" w:color="A9ACA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9ACA0" w:themeFill="accent6"/>
      </w:tcPr>
    </w:tblStylePr>
    <w:tblStylePr w:type="lastRow">
      <w:rPr>
        <w:b/>
        <w:bCs/>
      </w:rPr>
      <w:tblPr/>
      <w:tcPr>
        <w:tcBorders>
          <w:top w:val="double" w:sz="4" w:space="0" w:color="A9ACA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9ACA0" w:themeColor="accent6"/>
          <w:right w:val="single" w:sz="4" w:space="0" w:color="A9ACA0" w:themeColor="accent6"/>
        </w:tcBorders>
      </w:tcPr>
    </w:tblStylePr>
    <w:tblStylePr w:type="band1Horz">
      <w:tblPr/>
      <w:tcPr>
        <w:tcBorders>
          <w:top w:val="single" w:sz="4" w:space="0" w:color="A9ACA0" w:themeColor="accent6"/>
          <w:bottom w:val="single" w:sz="4" w:space="0" w:color="A9ACA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9ACA0" w:themeColor="accent6"/>
          <w:left w:val="nil"/>
        </w:tcBorders>
      </w:tcPr>
    </w:tblStylePr>
    <w:tblStylePr w:type="swCell">
      <w:tblPr/>
      <w:tcPr>
        <w:tcBorders>
          <w:top w:val="double" w:sz="4" w:space="0" w:color="A9ACA0" w:themeColor="accent6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854857"/>
    <w:rPr>
      <w:color w:val="9BD3D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36FFF"/>
    <w:rPr>
      <w:b/>
      <w:bCs/>
    </w:rPr>
  </w:style>
  <w:style w:type="table" w:customStyle="1" w:styleId="Corporate1">
    <w:name w:val="Corporate1"/>
    <w:basedOn w:val="TableNormal"/>
    <w:uiPriority w:val="99"/>
    <w:rsid w:val="004E0256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C72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72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72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72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72A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A1D87"/>
    <w:pPr>
      <w:spacing w:after="0" w:line="240" w:lineRule="auto"/>
    </w:pPr>
  </w:style>
  <w:style w:type="paragraph" w:customStyle="1" w:styleId="xmsonormal">
    <w:name w:val="x_msonormal"/>
    <w:basedOn w:val="Normal"/>
    <w:rsid w:val="0028194C"/>
    <w:pPr>
      <w:spacing w:after="0" w:line="240" w:lineRule="auto"/>
    </w:pPr>
    <w:rPr>
      <w:rFonts w:ascii="Calibri" w:eastAsiaTheme="minorHAnsi" w:hAnsi="Calibri" w:cs="Calibri"/>
    </w:rPr>
  </w:style>
  <w:style w:type="table" w:styleId="GridTable4-Accent5">
    <w:name w:val="Grid Table 4 Accent 5"/>
    <w:basedOn w:val="TableNormal"/>
    <w:uiPriority w:val="49"/>
    <w:rsid w:val="00B4270C"/>
    <w:pPr>
      <w:spacing w:after="0" w:line="240" w:lineRule="auto"/>
    </w:pPr>
    <w:tblPr>
      <w:tblStyleRowBandSize w:val="1"/>
      <w:tblStyleColBandSize w:val="1"/>
      <w:tblBorders>
        <w:top w:val="single" w:sz="4" w:space="0" w:color="769ECE" w:themeColor="accent5" w:themeTint="99"/>
        <w:left w:val="single" w:sz="4" w:space="0" w:color="769ECE" w:themeColor="accent5" w:themeTint="99"/>
        <w:bottom w:val="single" w:sz="4" w:space="0" w:color="769ECE" w:themeColor="accent5" w:themeTint="99"/>
        <w:right w:val="single" w:sz="4" w:space="0" w:color="769ECE" w:themeColor="accent5" w:themeTint="99"/>
        <w:insideH w:val="single" w:sz="4" w:space="0" w:color="769ECE" w:themeColor="accent5" w:themeTint="99"/>
        <w:insideV w:val="single" w:sz="4" w:space="0" w:color="769E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6195" w:themeColor="accent5"/>
          <w:left w:val="single" w:sz="4" w:space="0" w:color="356195" w:themeColor="accent5"/>
          <w:bottom w:val="single" w:sz="4" w:space="0" w:color="356195" w:themeColor="accent5"/>
          <w:right w:val="single" w:sz="4" w:space="0" w:color="356195" w:themeColor="accent5"/>
          <w:insideH w:val="nil"/>
          <w:insideV w:val="nil"/>
        </w:tcBorders>
        <w:shd w:val="clear" w:color="auto" w:fill="356195" w:themeFill="accent5"/>
      </w:tcPr>
    </w:tblStylePr>
    <w:tblStylePr w:type="lastRow">
      <w:rPr>
        <w:b/>
        <w:bCs/>
      </w:rPr>
      <w:tblPr/>
      <w:tcPr>
        <w:tcBorders>
          <w:top w:val="double" w:sz="4" w:space="0" w:color="35619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EEE" w:themeFill="accent5" w:themeFillTint="33"/>
      </w:tcPr>
    </w:tblStylePr>
    <w:tblStylePr w:type="band1Horz">
      <w:tblPr/>
      <w:tcPr>
        <w:shd w:val="clear" w:color="auto" w:fill="D1DEEE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8915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962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576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115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423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233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5537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830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58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2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6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6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58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58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9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0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2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85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hyperlink" Target="mailto:business-onboarding@cwbank.com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comments" Target="comments.xml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mailto:business-onboarding@cwbank.com" TargetMode="External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oleObject" Target="embeddings/oleObject1.bin"/><Relationship Id="rId28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image" Target="media/image5.emf"/><Relationship Id="rId27" Type="http://schemas.openxmlformats.org/officeDocument/2006/relationships/header" Target="header8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4266F18DABF49918328682AF3A79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C60B-4DB2-423F-9D49-203BB776B113}"/>
      </w:docPartPr>
      <w:docPartBody>
        <w:p w:rsidR="000B34EF" w:rsidRDefault="000B34EF">
          <w:pPr>
            <w:pStyle w:val="34266F18DABF49918328682AF3A7908F"/>
          </w:pPr>
          <w:r w:rsidRPr="00CA0FE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4EF"/>
    <w:rsid w:val="00060921"/>
    <w:rsid w:val="00067AE6"/>
    <w:rsid w:val="000760C5"/>
    <w:rsid w:val="000A4BBF"/>
    <w:rsid w:val="000B34EF"/>
    <w:rsid w:val="000B6657"/>
    <w:rsid w:val="00101FFF"/>
    <w:rsid w:val="0010546E"/>
    <w:rsid w:val="00146E75"/>
    <w:rsid w:val="00176983"/>
    <w:rsid w:val="001F6787"/>
    <w:rsid w:val="001F7E4D"/>
    <w:rsid w:val="002559CA"/>
    <w:rsid w:val="00264D1D"/>
    <w:rsid w:val="002B187A"/>
    <w:rsid w:val="002B4142"/>
    <w:rsid w:val="002C13E7"/>
    <w:rsid w:val="002D6487"/>
    <w:rsid w:val="002F57C9"/>
    <w:rsid w:val="0040230A"/>
    <w:rsid w:val="00413F03"/>
    <w:rsid w:val="00433213"/>
    <w:rsid w:val="004825F7"/>
    <w:rsid w:val="0051300C"/>
    <w:rsid w:val="00570D8A"/>
    <w:rsid w:val="005C061A"/>
    <w:rsid w:val="005D5C66"/>
    <w:rsid w:val="005E2273"/>
    <w:rsid w:val="005F632B"/>
    <w:rsid w:val="00660F3D"/>
    <w:rsid w:val="006714FF"/>
    <w:rsid w:val="006838A5"/>
    <w:rsid w:val="006A082B"/>
    <w:rsid w:val="007167FF"/>
    <w:rsid w:val="007449FB"/>
    <w:rsid w:val="007C4944"/>
    <w:rsid w:val="007F403A"/>
    <w:rsid w:val="00874DD1"/>
    <w:rsid w:val="008F028B"/>
    <w:rsid w:val="008F3BD5"/>
    <w:rsid w:val="00913ABA"/>
    <w:rsid w:val="00921660"/>
    <w:rsid w:val="00924978"/>
    <w:rsid w:val="00927DE4"/>
    <w:rsid w:val="00973D69"/>
    <w:rsid w:val="00985A8E"/>
    <w:rsid w:val="0098720E"/>
    <w:rsid w:val="009C4619"/>
    <w:rsid w:val="00A14EE1"/>
    <w:rsid w:val="00AD674C"/>
    <w:rsid w:val="00B06055"/>
    <w:rsid w:val="00B24E65"/>
    <w:rsid w:val="00B3254D"/>
    <w:rsid w:val="00B7062C"/>
    <w:rsid w:val="00B813F1"/>
    <w:rsid w:val="00B970F8"/>
    <w:rsid w:val="00BE3E62"/>
    <w:rsid w:val="00C43664"/>
    <w:rsid w:val="00C7726B"/>
    <w:rsid w:val="00C86798"/>
    <w:rsid w:val="00CA0547"/>
    <w:rsid w:val="00D273D7"/>
    <w:rsid w:val="00D5523C"/>
    <w:rsid w:val="00D63318"/>
    <w:rsid w:val="00D92080"/>
    <w:rsid w:val="00D92CA5"/>
    <w:rsid w:val="00DA2CF9"/>
    <w:rsid w:val="00DE60DC"/>
    <w:rsid w:val="00E0313D"/>
    <w:rsid w:val="00E216E2"/>
    <w:rsid w:val="00E26116"/>
    <w:rsid w:val="00E53D41"/>
    <w:rsid w:val="00E879A0"/>
    <w:rsid w:val="00EA2F36"/>
    <w:rsid w:val="00F0572A"/>
    <w:rsid w:val="00F173F1"/>
    <w:rsid w:val="00F24196"/>
    <w:rsid w:val="00F35C09"/>
    <w:rsid w:val="00F36603"/>
    <w:rsid w:val="00FA6CDA"/>
    <w:rsid w:val="00FC5467"/>
    <w:rsid w:val="00FE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CA0547"/>
    <w:rPr>
      <w:color w:val="808080"/>
    </w:rPr>
  </w:style>
  <w:style w:type="paragraph" w:customStyle="1" w:styleId="34266F18DABF49918328682AF3A7908F">
    <w:name w:val="34266F18DABF49918328682AF3A7908F"/>
  </w:style>
  <w:style w:type="paragraph" w:customStyle="1" w:styleId="7933FEA77EA54CE494EF383BE3445E0C">
    <w:name w:val="7933FEA77EA54CE494EF383BE3445E0C"/>
  </w:style>
  <w:style w:type="paragraph" w:customStyle="1" w:styleId="2750415E0A264385A5EB72348BF2F7EC">
    <w:name w:val="2750415E0A264385A5EB72348BF2F7EC"/>
  </w:style>
  <w:style w:type="paragraph" w:customStyle="1" w:styleId="318E94884627441BB64E4A3C60A0FC27">
    <w:name w:val="318E94884627441BB64E4A3C60A0FC27"/>
  </w:style>
  <w:style w:type="paragraph" w:customStyle="1" w:styleId="CD7C355CBD6649509F716ACE26893F5E">
    <w:name w:val="CD7C355CBD6649509F716ACE26893F5E"/>
  </w:style>
  <w:style w:type="paragraph" w:customStyle="1" w:styleId="E326DEE96A6149E4B48D426BCB7D7B2C">
    <w:name w:val="E326DEE96A6149E4B48D426BCB7D7B2C"/>
    <w:rsid w:val="000B34EF"/>
  </w:style>
  <w:style w:type="paragraph" w:customStyle="1" w:styleId="1DF9913044A144A5ABD80558BA7E3C7F">
    <w:name w:val="1DF9913044A144A5ABD80558BA7E3C7F"/>
    <w:rsid w:val="000B34EF"/>
  </w:style>
  <w:style w:type="paragraph" w:customStyle="1" w:styleId="A29AA2DCECBC4810B3D12C34EEBB32FB">
    <w:name w:val="A29AA2DCECBC4810B3D12C34EEBB32FB"/>
    <w:rsid w:val="000B34EF"/>
  </w:style>
  <w:style w:type="paragraph" w:customStyle="1" w:styleId="D2CCBF6C7F944E5790BD0CE38CC2BDF1">
    <w:name w:val="D2CCBF6C7F944E5790BD0CE38CC2BDF1"/>
    <w:rsid w:val="000B34EF"/>
  </w:style>
  <w:style w:type="paragraph" w:customStyle="1" w:styleId="BA4D9E2588A043B8AEA9DED4D104BF12">
    <w:name w:val="BA4D9E2588A043B8AEA9DED4D104BF12"/>
    <w:rsid w:val="001F6787"/>
  </w:style>
  <w:style w:type="paragraph" w:customStyle="1" w:styleId="FAF198EC311545EB852E9A5D794D3E5F">
    <w:name w:val="FAF198EC311545EB852E9A5D794D3E5F"/>
    <w:rsid w:val="001F6787"/>
  </w:style>
  <w:style w:type="paragraph" w:customStyle="1" w:styleId="45944FB4729A42C092D8A834FF7887F2">
    <w:name w:val="45944FB4729A42C092D8A834FF7887F2"/>
    <w:rsid w:val="001F6787"/>
  </w:style>
  <w:style w:type="paragraph" w:customStyle="1" w:styleId="32E6031B39254410AE1524CCA0D8D661">
    <w:name w:val="32E6031B39254410AE1524CCA0D8D661"/>
    <w:rsid w:val="001F6787"/>
  </w:style>
  <w:style w:type="paragraph" w:customStyle="1" w:styleId="B40BDABEF46442D6B00C3A65F143E798">
    <w:name w:val="B40BDABEF46442D6B00C3A65F143E798"/>
    <w:rsid w:val="0040230A"/>
  </w:style>
  <w:style w:type="paragraph" w:customStyle="1" w:styleId="4B627B11B7284E399EEBFF28DF8110C8">
    <w:name w:val="4B627B11B7284E399EEBFF28DF8110C8"/>
    <w:rsid w:val="0040230A"/>
  </w:style>
  <w:style w:type="paragraph" w:customStyle="1" w:styleId="5E6E929180B542B78F7071AC7AF3796B">
    <w:name w:val="5E6E929180B542B78F7071AC7AF3796B"/>
    <w:rsid w:val="0040230A"/>
  </w:style>
  <w:style w:type="paragraph" w:customStyle="1" w:styleId="F00F9B544EC043F9979C32E49AF7F24B">
    <w:name w:val="F00F9B544EC043F9979C32E49AF7F24B"/>
    <w:rsid w:val="0040230A"/>
  </w:style>
  <w:style w:type="paragraph" w:customStyle="1" w:styleId="090A4F0796B34207BBE08B226E86CCD2">
    <w:name w:val="090A4F0796B34207BBE08B226E86CCD2"/>
    <w:rsid w:val="0040230A"/>
  </w:style>
  <w:style w:type="paragraph" w:customStyle="1" w:styleId="5E6E929180B542B78F7071AC7AF3796B1">
    <w:name w:val="5E6E929180B542B78F7071AC7AF3796B1"/>
    <w:rsid w:val="0040230A"/>
    <w:pPr>
      <w:spacing w:after="200" w:line="276" w:lineRule="auto"/>
    </w:pPr>
  </w:style>
  <w:style w:type="paragraph" w:customStyle="1" w:styleId="4B627B11B7284E399EEBFF28DF8110C81">
    <w:name w:val="4B627B11B7284E399EEBFF28DF8110C81"/>
    <w:rsid w:val="0040230A"/>
    <w:pPr>
      <w:spacing w:after="200" w:line="276" w:lineRule="auto"/>
    </w:pPr>
  </w:style>
  <w:style w:type="paragraph" w:customStyle="1" w:styleId="F00F9B544EC043F9979C32E49AF7F24B1">
    <w:name w:val="F00F9B544EC043F9979C32E49AF7F24B1"/>
    <w:rsid w:val="0040230A"/>
    <w:pPr>
      <w:spacing w:after="200" w:line="276" w:lineRule="auto"/>
    </w:pPr>
  </w:style>
  <w:style w:type="paragraph" w:customStyle="1" w:styleId="090A4F0796B34207BBE08B226E86CCD21">
    <w:name w:val="090A4F0796B34207BBE08B226E86CCD21"/>
    <w:rsid w:val="0040230A"/>
    <w:pPr>
      <w:spacing w:after="200" w:line="276" w:lineRule="auto"/>
    </w:pPr>
  </w:style>
  <w:style w:type="paragraph" w:customStyle="1" w:styleId="32E6031B39254410AE1524CCA0D8D6611">
    <w:name w:val="32E6031B39254410AE1524CCA0D8D6611"/>
    <w:rsid w:val="0040230A"/>
    <w:pPr>
      <w:spacing w:after="200" w:line="276" w:lineRule="auto"/>
    </w:pPr>
  </w:style>
  <w:style w:type="paragraph" w:customStyle="1" w:styleId="5212E40918B0478AA4943E08DB3C5571">
    <w:name w:val="5212E40918B0478AA4943E08DB3C5571"/>
    <w:rsid w:val="0040230A"/>
  </w:style>
  <w:style w:type="paragraph" w:customStyle="1" w:styleId="CD681B8961E241EABF27878D346AB256">
    <w:name w:val="CD681B8961E241EABF27878D346AB256"/>
    <w:rsid w:val="0040230A"/>
  </w:style>
  <w:style w:type="paragraph" w:customStyle="1" w:styleId="445CB3710B074FD68B28FE9C5F884FCB">
    <w:name w:val="445CB3710B074FD68B28FE9C5F884FCB"/>
    <w:rsid w:val="0040230A"/>
  </w:style>
  <w:style w:type="paragraph" w:customStyle="1" w:styleId="26B50930D4AD40A9860F641B2A1BE4EB">
    <w:name w:val="26B50930D4AD40A9860F641B2A1BE4EB"/>
    <w:rsid w:val="00CA0547"/>
  </w:style>
  <w:style w:type="paragraph" w:customStyle="1" w:styleId="86CFD76F569C4912AD8485EF58BE5612">
    <w:name w:val="86CFD76F569C4912AD8485EF58BE5612"/>
    <w:rsid w:val="00CA0547"/>
  </w:style>
  <w:style w:type="paragraph" w:customStyle="1" w:styleId="CFB4667BD6CA47259963672B7F50D7C2">
    <w:name w:val="CFB4667BD6CA47259963672B7F50D7C2"/>
    <w:rsid w:val="00CA0547"/>
  </w:style>
  <w:style w:type="paragraph" w:customStyle="1" w:styleId="6600A218B3854DEF91CC5ED3A633FB30">
    <w:name w:val="6600A218B3854DEF91CC5ED3A633FB30"/>
    <w:rsid w:val="00CA0547"/>
  </w:style>
  <w:style w:type="paragraph" w:customStyle="1" w:styleId="C3BB2108E19A44D394443B7AEBB0E6AD">
    <w:name w:val="C3BB2108E19A44D394443B7AEBB0E6AD"/>
    <w:rsid w:val="00CA05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93EBC-D1FC-44B1-B491-FAB7BE3ADD8A}">
  <ds:schemaRefs>
    <ds:schemaRef ds:uri="http://schemas.microsoft.com/sharepoint/v4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F457957-106D-4FDA-B62B-E1C09838C85B}"/>
</file>

<file path=customXml/itemProps3.xml><?xml version="1.0" encoding="utf-8"?>
<ds:datastoreItem xmlns:ds="http://schemas.openxmlformats.org/officeDocument/2006/customXml" ds:itemID="{8595456D-E6D7-4B7B-8A8E-F982AA551D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7D3B36-5F96-46DC-BF9D-7720D5A0A8B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36</Pages>
  <Words>5354</Words>
  <Characters>30520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Email Specification</vt:lpstr>
    </vt:vector>
  </TitlesOfParts>
  <Company>Canadian Western Bank</Company>
  <LinksUpToDate>false</LinksUpToDate>
  <CharactersWithSpaces>35803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Specification</dc:title>
  <dc:creator>Steve.Kelcher@cwbank.com</dc:creator>
  <dc:description>Branch/Department</dc:description>
  <cp:lastModifiedBy>Lorraine McLeod</cp:lastModifiedBy>
  <cp:revision>28</cp:revision>
  <cp:lastPrinted>2020-07-08T09:08:00Z</cp:lastPrinted>
  <dcterms:created xsi:type="dcterms:W3CDTF">2021-01-07T22:24:00Z</dcterms:created>
  <dcterms:modified xsi:type="dcterms:W3CDTF">2021-01-18T17:30:00Z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URL">
    <vt:lpwstr/>
  </property>
</Properties>
</file>