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7C69F" w14:textId="77777777" w:rsidR="00E5178D" w:rsidRPr="00C40914" w:rsidRDefault="002F3F42"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54FBCBC9" w:rsidR="0070796F" w:rsidRDefault="00063C20" w:rsidP="009D5446">
      <w:pPr>
        <w:pStyle w:val="Sub-subtitlingCover"/>
        <w:spacing w:line="240" w:lineRule="auto"/>
        <w:rPr>
          <w:color w:val="808474" w:themeColor="accent6" w:themeShade="BF"/>
        </w:rPr>
      </w:pPr>
      <w:r>
        <w:rPr>
          <w:color w:val="808474" w:themeColor="accent6" w:themeShade="BF"/>
        </w:rPr>
        <w:t>Version 1.</w:t>
      </w:r>
      <w:r w:rsidR="001D1203">
        <w:rPr>
          <w:color w:val="808474" w:themeColor="accent6" w:themeShade="BF"/>
        </w:rPr>
        <w:t>2</w:t>
      </w:r>
    </w:p>
    <w:p w14:paraId="3F5EDC1A" w14:textId="0B5E27E4"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1D1203" w:rsidRPr="00CA1329">
        <w:rPr>
          <w:color w:val="808474" w:themeColor="accent6" w:themeShade="BF"/>
        </w:rPr>
        <w:fldChar w:fldCharType="begin"/>
      </w:r>
      <w:r w:rsidR="001D1203" w:rsidRPr="00CA1329">
        <w:rPr>
          <w:color w:val="808474" w:themeColor="accent6" w:themeShade="BF"/>
        </w:rPr>
        <w:instrText xml:space="preserve"> Branch/Department </w:instrText>
      </w:r>
      <w:r w:rsidR="001D1203" w:rsidRPr="00CA1329">
        <w:rPr>
          <w:color w:val="808474" w:themeColor="accent6" w:themeShade="BF"/>
        </w:rPr>
        <w:fldChar w:fldCharType="end"/>
      </w:r>
      <w:r w:rsidR="001D1203">
        <w:rPr>
          <w:color w:val="808474" w:themeColor="accent6" w:themeShade="BF"/>
        </w:rPr>
        <w:t>February</w:t>
      </w:r>
      <w:r w:rsidR="00D8582D">
        <w:rPr>
          <w:color w:val="808474" w:themeColor="accent6" w:themeShade="BF"/>
        </w:rPr>
        <w:t>, 202</w:t>
      </w:r>
      <w:r w:rsidR="001D1203">
        <w:rPr>
          <w:color w:val="808474" w:themeColor="accent6" w:themeShade="BF"/>
        </w:rPr>
        <w:t>1</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3CB751B0" w14:textId="7C285099" w:rsidR="00CE2E33"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65064221" w:history="1">
        <w:r w:rsidR="00CE2E33" w:rsidRPr="00F446D0">
          <w:rPr>
            <w:rStyle w:val="Hyperlink"/>
            <w:rFonts w:cs="Times New Roman"/>
          </w:rPr>
          <w:t>1.0</w:t>
        </w:r>
        <w:r w:rsidR="00CE2E33">
          <w:rPr>
            <w:color w:val="auto"/>
            <w:lang w:val="en-CA" w:eastAsia="en-CA"/>
          </w:rPr>
          <w:tab/>
        </w:r>
        <w:r w:rsidR="00CE2E33" w:rsidRPr="00F446D0">
          <w:rPr>
            <w:rStyle w:val="Hyperlink"/>
          </w:rPr>
          <w:t>Revision Control Form</w:t>
        </w:r>
        <w:r w:rsidR="00CE2E33">
          <w:rPr>
            <w:webHidden/>
          </w:rPr>
          <w:tab/>
        </w:r>
        <w:r w:rsidR="00CE2E33">
          <w:rPr>
            <w:webHidden/>
          </w:rPr>
          <w:fldChar w:fldCharType="begin"/>
        </w:r>
        <w:r w:rsidR="00CE2E33">
          <w:rPr>
            <w:webHidden/>
          </w:rPr>
          <w:instrText xml:space="preserve"> PAGEREF _Toc65064221 \h </w:instrText>
        </w:r>
        <w:r w:rsidR="00CE2E33">
          <w:rPr>
            <w:webHidden/>
          </w:rPr>
        </w:r>
        <w:r w:rsidR="00CE2E33">
          <w:rPr>
            <w:webHidden/>
          </w:rPr>
          <w:fldChar w:fldCharType="separate"/>
        </w:r>
        <w:r w:rsidR="00CE2E33">
          <w:rPr>
            <w:webHidden/>
          </w:rPr>
          <w:t>3</w:t>
        </w:r>
        <w:r w:rsidR="00CE2E33">
          <w:rPr>
            <w:webHidden/>
          </w:rPr>
          <w:fldChar w:fldCharType="end"/>
        </w:r>
      </w:hyperlink>
    </w:p>
    <w:p w14:paraId="5FC593E5" w14:textId="46DA4A0A" w:rsidR="00CE2E33" w:rsidRDefault="002F3F42">
      <w:pPr>
        <w:pStyle w:val="TOC1"/>
        <w:tabs>
          <w:tab w:val="left" w:pos="880"/>
        </w:tabs>
        <w:rPr>
          <w:color w:val="auto"/>
          <w:lang w:val="en-CA" w:eastAsia="en-CA"/>
        </w:rPr>
      </w:pPr>
      <w:hyperlink w:anchor="_Toc65064222" w:history="1">
        <w:r w:rsidR="00CE2E33" w:rsidRPr="00F446D0">
          <w:rPr>
            <w:rStyle w:val="Hyperlink"/>
            <w:rFonts w:cs="Times New Roman"/>
          </w:rPr>
          <w:t>2.0</w:t>
        </w:r>
        <w:r w:rsidR="00CE2E33">
          <w:rPr>
            <w:color w:val="auto"/>
            <w:lang w:val="en-CA" w:eastAsia="en-CA"/>
          </w:rPr>
          <w:tab/>
        </w:r>
        <w:r w:rsidR="00CE2E33" w:rsidRPr="00F446D0">
          <w:rPr>
            <w:rStyle w:val="Hyperlink"/>
          </w:rPr>
          <w:t>About This Document</w:t>
        </w:r>
        <w:r w:rsidR="00CE2E33">
          <w:rPr>
            <w:webHidden/>
          </w:rPr>
          <w:tab/>
        </w:r>
        <w:r w:rsidR="00CE2E33">
          <w:rPr>
            <w:webHidden/>
          </w:rPr>
          <w:fldChar w:fldCharType="begin"/>
        </w:r>
        <w:r w:rsidR="00CE2E33">
          <w:rPr>
            <w:webHidden/>
          </w:rPr>
          <w:instrText xml:space="preserve"> PAGEREF _Toc65064222 \h </w:instrText>
        </w:r>
        <w:r w:rsidR="00CE2E33">
          <w:rPr>
            <w:webHidden/>
          </w:rPr>
        </w:r>
        <w:r w:rsidR="00CE2E33">
          <w:rPr>
            <w:webHidden/>
          </w:rPr>
          <w:fldChar w:fldCharType="separate"/>
        </w:r>
        <w:r w:rsidR="00CE2E33">
          <w:rPr>
            <w:webHidden/>
          </w:rPr>
          <w:t>4</w:t>
        </w:r>
        <w:r w:rsidR="00CE2E33">
          <w:rPr>
            <w:webHidden/>
          </w:rPr>
          <w:fldChar w:fldCharType="end"/>
        </w:r>
      </w:hyperlink>
    </w:p>
    <w:p w14:paraId="34D7872D" w14:textId="602B015C" w:rsidR="00CE2E33" w:rsidRDefault="002F3F42">
      <w:pPr>
        <w:pStyle w:val="TOC1"/>
        <w:tabs>
          <w:tab w:val="left" w:pos="880"/>
        </w:tabs>
        <w:rPr>
          <w:color w:val="auto"/>
          <w:lang w:val="en-CA" w:eastAsia="en-CA"/>
        </w:rPr>
      </w:pPr>
      <w:hyperlink w:anchor="_Toc65064226" w:history="1">
        <w:r w:rsidR="00CE2E33" w:rsidRPr="00F446D0">
          <w:rPr>
            <w:rStyle w:val="Hyperlink"/>
            <w:rFonts w:cs="Times New Roman"/>
          </w:rPr>
          <w:t>3.0</w:t>
        </w:r>
        <w:r w:rsidR="00CE2E33">
          <w:rPr>
            <w:color w:val="auto"/>
            <w:lang w:val="en-CA" w:eastAsia="en-CA"/>
          </w:rPr>
          <w:tab/>
        </w:r>
        <w:r w:rsidR="00CE2E33" w:rsidRPr="00F446D0">
          <w:rPr>
            <w:rStyle w:val="Hyperlink"/>
          </w:rPr>
          <w:t>Email Specifications</w:t>
        </w:r>
        <w:r w:rsidR="00CE2E33">
          <w:rPr>
            <w:webHidden/>
          </w:rPr>
          <w:tab/>
        </w:r>
        <w:r w:rsidR="00CE2E33">
          <w:rPr>
            <w:webHidden/>
          </w:rPr>
          <w:fldChar w:fldCharType="begin"/>
        </w:r>
        <w:r w:rsidR="00CE2E33">
          <w:rPr>
            <w:webHidden/>
          </w:rPr>
          <w:instrText xml:space="preserve"> PAGEREF _Toc65064226 \h </w:instrText>
        </w:r>
        <w:r w:rsidR="00CE2E33">
          <w:rPr>
            <w:webHidden/>
          </w:rPr>
        </w:r>
        <w:r w:rsidR="00CE2E33">
          <w:rPr>
            <w:webHidden/>
          </w:rPr>
          <w:fldChar w:fldCharType="separate"/>
        </w:r>
        <w:r w:rsidR="00CE2E33">
          <w:rPr>
            <w:webHidden/>
          </w:rPr>
          <w:t>5</w:t>
        </w:r>
        <w:r w:rsidR="00CE2E33">
          <w:rPr>
            <w:webHidden/>
          </w:rPr>
          <w:fldChar w:fldCharType="end"/>
        </w:r>
      </w:hyperlink>
    </w:p>
    <w:p w14:paraId="4B69A2D0" w14:textId="11BFFEB9" w:rsidR="00CE2E33" w:rsidRDefault="002F3F42" w:rsidP="00CE2E33">
      <w:pPr>
        <w:pStyle w:val="TOC2"/>
        <w:rPr>
          <w:noProof/>
          <w:color w:val="auto"/>
          <w:sz w:val="22"/>
          <w:lang w:val="en-CA" w:eastAsia="en-CA"/>
        </w:rPr>
      </w:pPr>
      <w:hyperlink w:anchor="_Toc65064227" w:history="1">
        <w:r w:rsidR="00CE2E33" w:rsidRPr="00F446D0">
          <w:rPr>
            <w:rStyle w:val="Hyperlink"/>
            <w:noProof/>
          </w:rPr>
          <w:t>3.1</w:t>
        </w:r>
        <w:r w:rsidR="00CE2E33">
          <w:rPr>
            <w:noProof/>
            <w:color w:val="auto"/>
            <w:sz w:val="22"/>
            <w:lang w:val="en-CA" w:eastAsia="en-CA"/>
          </w:rPr>
          <w:tab/>
        </w:r>
        <w:r w:rsidR="00CE2E33" w:rsidRPr="00F446D0">
          <w:rPr>
            <w:rStyle w:val="Hyperlink"/>
            <w:noProof/>
          </w:rPr>
          <w:t>Application Approval Email CWBSB-138</w:t>
        </w:r>
        <w:r w:rsidR="00CE2E33">
          <w:rPr>
            <w:noProof/>
            <w:webHidden/>
          </w:rPr>
          <w:tab/>
        </w:r>
        <w:r w:rsidR="00CE2E33">
          <w:rPr>
            <w:noProof/>
            <w:webHidden/>
          </w:rPr>
          <w:fldChar w:fldCharType="begin"/>
        </w:r>
        <w:r w:rsidR="00CE2E33">
          <w:rPr>
            <w:noProof/>
            <w:webHidden/>
          </w:rPr>
          <w:instrText xml:space="preserve"> PAGEREF _Toc65064227 \h </w:instrText>
        </w:r>
        <w:r w:rsidR="00CE2E33">
          <w:rPr>
            <w:noProof/>
            <w:webHidden/>
          </w:rPr>
        </w:r>
        <w:r w:rsidR="00CE2E33">
          <w:rPr>
            <w:noProof/>
            <w:webHidden/>
          </w:rPr>
          <w:fldChar w:fldCharType="separate"/>
        </w:r>
        <w:r w:rsidR="00CE2E33">
          <w:rPr>
            <w:noProof/>
            <w:webHidden/>
          </w:rPr>
          <w:t>5</w:t>
        </w:r>
        <w:r w:rsidR="00CE2E33">
          <w:rPr>
            <w:noProof/>
            <w:webHidden/>
          </w:rPr>
          <w:fldChar w:fldCharType="end"/>
        </w:r>
      </w:hyperlink>
    </w:p>
    <w:p w14:paraId="2E97DAC2" w14:textId="0D89B979" w:rsidR="00CE2E33" w:rsidRDefault="002F3F42" w:rsidP="00CE2E33">
      <w:pPr>
        <w:pStyle w:val="TOC2"/>
        <w:rPr>
          <w:noProof/>
          <w:color w:val="auto"/>
          <w:sz w:val="22"/>
          <w:lang w:val="en-CA" w:eastAsia="en-CA"/>
        </w:rPr>
      </w:pPr>
      <w:hyperlink w:anchor="_Toc65064228" w:history="1">
        <w:r w:rsidR="00CE2E33" w:rsidRPr="00F446D0">
          <w:rPr>
            <w:rStyle w:val="Hyperlink"/>
            <w:noProof/>
          </w:rPr>
          <w:t>3.2</w:t>
        </w:r>
        <w:r w:rsidR="00CE2E33">
          <w:rPr>
            <w:noProof/>
            <w:color w:val="auto"/>
            <w:sz w:val="22"/>
            <w:lang w:val="en-CA" w:eastAsia="en-CA"/>
          </w:rPr>
          <w:tab/>
        </w:r>
        <w:r w:rsidR="00CE2E33" w:rsidRPr="00F446D0">
          <w:rPr>
            <w:rStyle w:val="Hyperlink"/>
            <w:noProof/>
          </w:rPr>
          <w:t>Pending Review Email (Business Entity) CWBSB-516</w:t>
        </w:r>
        <w:r w:rsidR="00CE2E33">
          <w:rPr>
            <w:noProof/>
            <w:webHidden/>
          </w:rPr>
          <w:tab/>
        </w:r>
        <w:r w:rsidR="00CE2E33">
          <w:rPr>
            <w:noProof/>
            <w:webHidden/>
          </w:rPr>
          <w:fldChar w:fldCharType="begin"/>
        </w:r>
        <w:r w:rsidR="00CE2E33">
          <w:rPr>
            <w:noProof/>
            <w:webHidden/>
          </w:rPr>
          <w:instrText xml:space="preserve"> PAGEREF _Toc65064228 \h </w:instrText>
        </w:r>
        <w:r w:rsidR="00CE2E33">
          <w:rPr>
            <w:noProof/>
            <w:webHidden/>
          </w:rPr>
        </w:r>
        <w:r w:rsidR="00CE2E33">
          <w:rPr>
            <w:noProof/>
            <w:webHidden/>
          </w:rPr>
          <w:fldChar w:fldCharType="separate"/>
        </w:r>
        <w:r w:rsidR="00CE2E33">
          <w:rPr>
            <w:noProof/>
            <w:webHidden/>
          </w:rPr>
          <w:t>8</w:t>
        </w:r>
        <w:r w:rsidR="00CE2E33">
          <w:rPr>
            <w:noProof/>
            <w:webHidden/>
          </w:rPr>
          <w:fldChar w:fldCharType="end"/>
        </w:r>
      </w:hyperlink>
    </w:p>
    <w:p w14:paraId="12B00C1C" w14:textId="636189EA" w:rsidR="00CE2E33" w:rsidRDefault="002F3F42" w:rsidP="00CE2E33">
      <w:pPr>
        <w:pStyle w:val="TOC2"/>
        <w:rPr>
          <w:noProof/>
          <w:color w:val="auto"/>
          <w:sz w:val="22"/>
          <w:lang w:val="en-CA" w:eastAsia="en-CA"/>
        </w:rPr>
      </w:pPr>
      <w:hyperlink w:anchor="_Toc65064229" w:history="1">
        <w:r w:rsidR="00CE2E33" w:rsidRPr="00F446D0">
          <w:rPr>
            <w:rStyle w:val="Hyperlink"/>
            <w:noProof/>
          </w:rPr>
          <w:t>3.2a</w:t>
        </w:r>
        <w:r w:rsidR="00CE2E33">
          <w:rPr>
            <w:noProof/>
            <w:color w:val="auto"/>
            <w:sz w:val="22"/>
            <w:lang w:val="en-CA" w:eastAsia="en-CA"/>
          </w:rPr>
          <w:tab/>
        </w:r>
        <w:r w:rsidR="00CE2E33" w:rsidRPr="00F446D0">
          <w:rPr>
            <w:rStyle w:val="Hyperlink"/>
            <w:noProof/>
          </w:rPr>
          <w:t>Pending Review Email (Applicant or Authorized Signer) CWBSB-136, CWBSB-517</w:t>
        </w:r>
        <w:r w:rsidR="00CE2E33">
          <w:rPr>
            <w:noProof/>
            <w:webHidden/>
          </w:rPr>
          <w:tab/>
        </w:r>
        <w:r w:rsidR="00CE2E33">
          <w:rPr>
            <w:noProof/>
            <w:webHidden/>
          </w:rPr>
          <w:fldChar w:fldCharType="begin"/>
        </w:r>
        <w:r w:rsidR="00CE2E33">
          <w:rPr>
            <w:noProof/>
            <w:webHidden/>
          </w:rPr>
          <w:instrText xml:space="preserve"> PAGEREF _Toc65064229 \h </w:instrText>
        </w:r>
        <w:r w:rsidR="00CE2E33">
          <w:rPr>
            <w:noProof/>
            <w:webHidden/>
          </w:rPr>
        </w:r>
        <w:r w:rsidR="00CE2E33">
          <w:rPr>
            <w:noProof/>
            <w:webHidden/>
          </w:rPr>
          <w:fldChar w:fldCharType="separate"/>
        </w:r>
        <w:r w:rsidR="00CE2E33">
          <w:rPr>
            <w:noProof/>
            <w:webHidden/>
          </w:rPr>
          <w:t>9</w:t>
        </w:r>
        <w:r w:rsidR="00CE2E33">
          <w:rPr>
            <w:noProof/>
            <w:webHidden/>
          </w:rPr>
          <w:fldChar w:fldCharType="end"/>
        </w:r>
      </w:hyperlink>
    </w:p>
    <w:p w14:paraId="06CD5A87" w14:textId="60473296" w:rsidR="00CE2E33" w:rsidRDefault="002F3F42" w:rsidP="00CE2E33">
      <w:pPr>
        <w:pStyle w:val="TOC2"/>
        <w:rPr>
          <w:noProof/>
          <w:color w:val="auto"/>
          <w:sz w:val="22"/>
          <w:lang w:val="en-CA" w:eastAsia="en-CA"/>
        </w:rPr>
      </w:pPr>
      <w:hyperlink w:anchor="_Toc65064230" w:history="1">
        <w:r w:rsidR="00CE2E33" w:rsidRPr="00F446D0">
          <w:rPr>
            <w:rStyle w:val="Hyperlink"/>
            <w:noProof/>
          </w:rPr>
          <w:t>3.3</w:t>
        </w:r>
        <w:r w:rsidR="00CE2E33">
          <w:rPr>
            <w:noProof/>
            <w:color w:val="auto"/>
            <w:sz w:val="22"/>
            <w:lang w:val="en-CA" w:eastAsia="en-CA"/>
          </w:rPr>
          <w:tab/>
        </w:r>
        <w:r w:rsidR="00CE2E33" w:rsidRPr="00F446D0">
          <w:rPr>
            <w:rStyle w:val="Hyperlink"/>
            <w:noProof/>
          </w:rPr>
          <w:t>Review Complete Email CWBSB-137</w:t>
        </w:r>
        <w:r w:rsidR="00CE2E33">
          <w:rPr>
            <w:noProof/>
            <w:webHidden/>
          </w:rPr>
          <w:tab/>
        </w:r>
        <w:r w:rsidR="00CE2E33">
          <w:rPr>
            <w:noProof/>
            <w:webHidden/>
          </w:rPr>
          <w:fldChar w:fldCharType="begin"/>
        </w:r>
        <w:r w:rsidR="00CE2E33">
          <w:rPr>
            <w:noProof/>
            <w:webHidden/>
          </w:rPr>
          <w:instrText xml:space="preserve"> PAGEREF _Toc65064230 \h </w:instrText>
        </w:r>
        <w:r w:rsidR="00CE2E33">
          <w:rPr>
            <w:noProof/>
            <w:webHidden/>
          </w:rPr>
        </w:r>
        <w:r w:rsidR="00CE2E33">
          <w:rPr>
            <w:noProof/>
            <w:webHidden/>
          </w:rPr>
          <w:fldChar w:fldCharType="separate"/>
        </w:r>
        <w:r w:rsidR="00CE2E33">
          <w:rPr>
            <w:noProof/>
            <w:webHidden/>
          </w:rPr>
          <w:t>11</w:t>
        </w:r>
        <w:r w:rsidR="00CE2E33">
          <w:rPr>
            <w:noProof/>
            <w:webHidden/>
          </w:rPr>
          <w:fldChar w:fldCharType="end"/>
        </w:r>
      </w:hyperlink>
    </w:p>
    <w:p w14:paraId="0F16A40B" w14:textId="7309D273" w:rsidR="00CE2E33" w:rsidRDefault="002F3F42" w:rsidP="00CE2E33">
      <w:pPr>
        <w:pStyle w:val="TOC2"/>
        <w:rPr>
          <w:noProof/>
          <w:color w:val="auto"/>
          <w:sz w:val="22"/>
          <w:lang w:val="en-CA" w:eastAsia="en-CA"/>
        </w:rPr>
      </w:pPr>
      <w:hyperlink w:anchor="_Toc65064231" w:history="1">
        <w:r w:rsidR="00CE2E33" w:rsidRPr="00F446D0">
          <w:rPr>
            <w:rStyle w:val="Hyperlink"/>
            <w:noProof/>
          </w:rPr>
          <w:t>3.4</w:t>
        </w:r>
        <w:r w:rsidR="00CE2E33">
          <w:rPr>
            <w:noProof/>
            <w:color w:val="auto"/>
            <w:sz w:val="22"/>
            <w:lang w:val="en-CA" w:eastAsia="en-CA"/>
          </w:rPr>
          <w:tab/>
        </w:r>
        <w:r w:rsidR="00CE2E33" w:rsidRPr="00F446D0">
          <w:rPr>
            <w:rStyle w:val="Hyperlink"/>
            <w:noProof/>
          </w:rPr>
          <w:t>Declined Application Email CWBSB-505</w:t>
        </w:r>
        <w:r w:rsidR="00CE2E33">
          <w:rPr>
            <w:noProof/>
            <w:webHidden/>
          </w:rPr>
          <w:tab/>
        </w:r>
        <w:r w:rsidR="00CE2E33">
          <w:rPr>
            <w:noProof/>
            <w:webHidden/>
          </w:rPr>
          <w:fldChar w:fldCharType="begin"/>
        </w:r>
        <w:r w:rsidR="00CE2E33">
          <w:rPr>
            <w:noProof/>
            <w:webHidden/>
          </w:rPr>
          <w:instrText xml:space="preserve"> PAGEREF _Toc65064231 \h </w:instrText>
        </w:r>
        <w:r w:rsidR="00CE2E33">
          <w:rPr>
            <w:noProof/>
            <w:webHidden/>
          </w:rPr>
        </w:r>
        <w:r w:rsidR="00CE2E33">
          <w:rPr>
            <w:noProof/>
            <w:webHidden/>
          </w:rPr>
          <w:fldChar w:fldCharType="separate"/>
        </w:r>
        <w:r w:rsidR="00CE2E33">
          <w:rPr>
            <w:noProof/>
            <w:webHidden/>
          </w:rPr>
          <w:t>13</w:t>
        </w:r>
        <w:r w:rsidR="00CE2E33">
          <w:rPr>
            <w:noProof/>
            <w:webHidden/>
          </w:rPr>
          <w:fldChar w:fldCharType="end"/>
        </w:r>
      </w:hyperlink>
    </w:p>
    <w:p w14:paraId="729FF9E8" w14:textId="25E7C8BB" w:rsidR="00CE2E33" w:rsidRDefault="002F3F42" w:rsidP="00CE2E33">
      <w:pPr>
        <w:pStyle w:val="TOC2"/>
        <w:rPr>
          <w:noProof/>
          <w:color w:val="auto"/>
          <w:sz w:val="22"/>
          <w:lang w:val="en-CA" w:eastAsia="en-CA"/>
        </w:rPr>
      </w:pPr>
      <w:hyperlink w:anchor="_Toc65064232" w:history="1">
        <w:r w:rsidR="00CE2E33" w:rsidRPr="00F446D0">
          <w:rPr>
            <w:rStyle w:val="Hyperlink"/>
            <w:noProof/>
          </w:rPr>
          <w:t>3.5</w:t>
        </w:r>
        <w:r w:rsidR="00CE2E33">
          <w:rPr>
            <w:noProof/>
            <w:color w:val="auto"/>
            <w:sz w:val="22"/>
            <w:lang w:val="en-CA" w:eastAsia="en-CA"/>
          </w:rPr>
          <w:tab/>
        </w:r>
        <w:r w:rsidR="00CE2E33" w:rsidRPr="00F446D0">
          <w:rPr>
            <w:rStyle w:val="Hyperlink"/>
            <w:noProof/>
          </w:rPr>
          <w:t>Saved Application Email CWBSB-134</w:t>
        </w:r>
        <w:r w:rsidR="00CE2E33">
          <w:rPr>
            <w:noProof/>
            <w:webHidden/>
          </w:rPr>
          <w:tab/>
        </w:r>
        <w:r w:rsidR="00CE2E33">
          <w:rPr>
            <w:noProof/>
            <w:webHidden/>
          </w:rPr>
          <w:fldChar w:fldCharType="begin"/>
        </w:r>
        <w:r w:rsidR="00CE2E33">
          <w:rPr>
            <w:noProof/>
            <w:webHidden/>
          </w:rPr>
          <w:instrText xml:space="preserve"> PAGEREF _Toc65064232 \h </w:instrText>
        </w:r>
        <w:r w:rsidR="00CE2E33">
          <w:rPr>
            <w:noProof/>
            <w:webHidden/>
          </w:rPr>
        </w:r>
        <w:r w:rsidR="00CE2E33">
          <w:rPr>
            <w:noProof/>
            <w:webHidden/>
          </w:rPr>
          <w:fldChar w:fldCharType="separate"/>
        </w:r>
        <w:r w:rsidR="00CE2E33">
          <w:rPr>
            <w:noProof/>
            <w:webHidden/>
          </w:rPr>
          <w:t>14</w:t>
        </w:r>
        <w:r w:rsidR="00CE2E33">
          <w:rPr>
            <w:noProof/>
            <w:webHidden/>
          </w:rPr>
          <w:fldChar w:fldCharType="end"/>
        </w:r>
      </w:hyperlink>
    </w:p>
    <w:p w14:paraId="7E433728" w14:textId="363B07F8" w:rsidR="00CE2E33" w:rsidRDefault="002F3F42" w:rsidP="00CE2E33">
      <w:pPr>
        <w:pStyle w:val="TOC2"/>
        <w:rPr>
          <w:noProof/>
          <w:color w:val="auto"/>
          <w:sz w:val="22"/>
          <w:lang w:val="en-CA" w:eastAsia="en-CA"/>
        </w:rPr>
      </w:pPr>
      <w:hyperlink w:anchor="_Toc65064233" w:history="1">
        <w:r w:rsidR="00CE2E33" w:rsidRPr="00F446D0">
          <w:rPr>
            <w:rStyle w:val="Hyperlink"/>
            <w:noProof/>
          </w:rPr>
          <w:t>3.6</w:t>
        </w:r>
        <w:r w:rsidR="00CE2E33">
          <w:rPr>
            <w:noProof/>
            <w:color w:val="auto"/>
            <w:sz w:val="22"/>
            <w:lang w:val="en-CA" w:eastAsia="en-CA"/>
          </w:rPr>
          <w:tab/>
        </w:r>
        <w:r w:rsidR="00CE2E33" w:rsidRPr="00F446D0">
          <w:rPr>
            <w:rStyle w:val="Hyperlink"/>
            <w:noProof/>
          </w:rPr>
          <w:t>Withdrawn Application Email (Applicant or Authorized Signer) CWBSB-135</w:t>
        </w:r>
        <w:r w:rsidR="00CE2E33">
          <w:rPr>
            <w:noProof/>
            <w:webHidden/>
          </w:rPr>
          <w:tab/>
        </w:r>
        <w:r w:rsidR="00CE2E33">
          <w:rPr>
            <w:noProof/>
            <w:webHidden/>
          </w:rPr>
          <w:fldChar w:fldCharType="begin"/>
        </w:r>
        <w:r w:rsidR="00CE2E33">
          <w:rPr>
            <w:noProof/>
            <w:webHidden/>
          </w:rPr>
          <w:instrText xml:space="preserve"> PAGEREF _Toc65064233 \h </w:instrText>
        </w:r>
        <w:r w:rsidR="00CE2E33">
          <w:rPr>
            <w:noProof/>
            <w:webHidden/>
          </w:rPr>
        </w:r>
        <w:r w:rsidR="00CE2E33">
          <w:rPr>
            <w:noProof/>
            <w:webHidden/>
          </w:rPr>
          <w:fldChar w:fldCharType="separate"/>
        </w:r>
        <w:r w:rsidR="00CE2E33">
          <w:rPr>
            <w:noProof/>
            <w:webHidden/>
          </w:rPr>
          <w:t>15</w:t>
        </w:r>
        <w:r w:rsidR="00CE2E33">
          <w:rPr>
            <w:noProof/>
            <w:webHidden/>
          </w:rPr>
          <w:fldChar w:fldCharType="end"/>
        </w:r>
      </w:hyperlink>
    </w:p>
    <w:p w14:paraId="73A7FFBA" w14:textId="602BFE0F" w:rsidR="00CE2E33" w:rsidRDefault="002F3F42" w:rsidP="00CE2E33">
      <w:pPr>
        <w:pStyle w:val="TOC2"/>
        <w:rPr>
          <w:noProof/>
          <w:color w:val="auto"/>
          <w:sz w:val="22"/>
          <w:lang w:val="en-CA" w:eastAsia="en-CA"/>
        </w:rPr>
      </w:pPr>
      <w:hyperlink w:anchor="_Toc65064234" w:history="1">
        <w:r w:rsidR="00CE2E33" w:rsidRPr="00F446D0">
          <w:rPr>
            <w:rStyle w:val="Hyperlink"/>
            <w:noProof/>
          </w:rPr>
          <w:t>3.7</w:t>
        </w:r>
        <w:r w:rsidR="00CE2E33">
          <w:rPr>
            <w:noProof/>
            <w:color w:val="auto"/>
            <w:sz w:val="22"/>
            <w:lang w:val="en-CA" w:eastAsia="en-CA"/>
          </w:rPr>
          <w:tab/>
        </w:r>
        <w:r w:rsidR="00CE2E33" w:rsidRPr="00F446D0">
          <w:rPr>
            <w:rStyle w:val="Hyperlink"/>
            <w:noProof/>
          </w:rPr>
          <w:t>Nurture Email CWBSB-157, CWBSB-278</w:t>
        </w:r>
        <w:r w:rsidR="00CE2E33">
          <w:rPr>
            <w:noProof/>
            <w:webHidden/>
          </w:rPr>
          <w:tab/>
        </w:r>
        <w:r w:rsidR="00CE2E33">
          <w:rPr>
            <w:noProof/>
            <w:webHidden/>
          </w:rPr>
          <w:fldChar w:fldCharType="begin"/>
        </w:r>
        <w:r w:rsidR="00CE2E33">
          <w:rPr>
            <w:noProof/>
            <w:webHidden/>
          </w:rPr>
          <w:instrText xml:space="preserve"> PAGEREF _Toc65064234 \h </w:instrText>
        </w:r>
        <w:r w:rsidR="00CE2E33">
          <w:rPr>
            <w:noProof/>
            <w:webHidden/>
          </w:rPr>
        </w:r>
        <w:r w:rsidR="00CE2E33">
          <w:rPr>
            <w:noProof/>
            <w:webHidden/>
          </w:rPr>
          <w:fldChar w:fldCharType="separate"/>
        </w:r>
        <w:r w:rsidR="00CE2E33">
          <w:rPr>
            <w:noProof/>
            <w:webHidden/>
          </w:rPr>
          <w:t>17</w:t>
        </w:r>
        <w:r w:rsidR="00CE2E33">
          <w:rPr>
            <w:noProof/>
            <w:webHidden/>
          </w:rPr>
          <w:fldChar w:fldCharType="end"/>
        </w:r>
      </w:hyperlink>
    </w:p>
    <w:p w14:paraId="0F0A68B3" w14:textId="24BD7353" w:rsidR="00CE2E33" w:rsidRDefault="002F3F42" w:rsidP="00CE2E33">
      <w:pPr>
        <w:pStyle w:val="TOC2"/>
        <w:rPr>
          <w:noProof/>
          <w:color w:val="auto"/>
          <w:sz w:val="22"/>
          <w:lang w:val="en-CA" w:eastAsia="en-CA"/>
        </w:rPr>
      </w:pPr>
      <w:hyperlink w:anchor="_Toc65064235" w:history="1">
        <w:r w:rsidR="00CE2E33" w:rsidRPr="00F446D0">
          <w:rPr>
            <w:rStyle w:val="Hyperlink"/>
            <w:noProof/>
          </w:rPr>
          <w:t>3.8</w:t>
        </w:r>
        <w:r w:rsidR="00CE2E33">
          <w:rPr>
            <w:noProof/>
            <w:color w:val="auto"/>
            <w:sz w:val="22"/>
            <w:lang w:val="en-CA" w:eastAsia="en-CA"/>
          </w:rPr>
          <w:tab/>
        </w:r>
        <w:r w:rsidR="00CE2E33" w:rsidRPr="00F446D0">
          <w:rPr>
            <w:rStyle w:val="Hyperlink"/>
            <w:noProof/>
          </w:rPr>
          <w:t>Manual Identity Verification Instructions Email CWBSB-258</w:t>
        </w:r>
        <w:r w:rsidR="00CE2E33">
          <w:rPr>
            <w:noProof/>
            <w:webHidden/>
          </w:rPr>
          <w:tab/>
        </w:r>
        <w:r w:rsidR="00CE2E33">
          <w:rPr>
            <w:noProof/>
            <w:webHidden/>
          </w:rPr>
          <w:fldChar w:fldCharType="begin"/>
        </w:r>
        <w:r w:rsidR="00CE2E33">
          <w:rPr>
            <w:noProof/>
            <w:webHidden/>
          </w:rPr>
          <w:instrText xml:space="preserve"> PAGEREF _Toc65064235 \h </w:instrText>
        </w:r>
        <w:r w:rsidR="00CE2E33">
          <w:rPr>
            <w:noProof/>
            <w:webHidden/>
          </w:rPr>
        </w:r>
        <w:r w:rsidR="00CE2E33">
          <w:rPr>
            <w:noProof/>
            <w:webHidden/>
          </w:rPr>
          <w:fldChar w:fldCharType="separate"/>
        </w:r>
        <w:r w:rsidR="00CE2E33">
          <w:rPr>
            <w:noProof/>
            <w:webHidden/>
          </w:rPr>
          <w:t>19</w:t>
        </w:r>
        <w:r w:rsidR="00CE2E33">
          <w:rPr>
            <w:noProof/>
            <w:webHidden/>
          </w:rPr>
          <w:fldChar w:fldCharType="end"/>
        </w:r>
      </w:hyperlink>
    </w:p>
    <w:p w14:paraId="1D5F64AF" w14:textId="3AC24F1F" w:rsidR="00CE2E33" w:rsidRDefault="002F3F42" w:rsidP="00CE2E33">
      <w:pPr>
        <w:pStyle w:val="TOC2"/>
        <w:rPr>
          <w:noProof/>
          <w:color w:val="auto"/>
          <w:sz w:val="22"/>
          <w:lang w:val="en-CA" w:eastAsia="en-CA"/>
        </w:rPr>
      </w:pPr>
      <w:hyperlink w:anchor="_Toc65064236" w:history="1">
        <w:r w:rsidR="00CE2E33" w:rsidRPr="00F446D0">
          <w:rPr>
            <w:rStyle w:val="Hyperlink"/>
            <w:noProof/>
          </w:rPr>
          <w:t>3.9</w:t>
        </w:r>
        <w:r w:rsidR="00CE2E33">
          <w:rPr>
            <w:noProof/>
            <w:color w:val="auto"/>
            <w:sz w:val="22"/>
            <w:lang w:val="en-CA" w:eastAsia="en-CA"/>
          </w:rPr>
          <w:tab/>
        </w:r>
        <w:r w:rsidR="00CE2E33" w:rsidRPr="00F446D0">
          <w:rPr>
            <w:rStyle w:val="Hyperlink"/>
            <w:noProof/>
          </w:rPr>
          <w:t>Authorized Signer Invitation Email CWBSB-139</w:t>
        </w:r>
        <w:r w:rsidR="00CE2E33">
          <w:rPr>
            <w:noProof/>
            <w:webHidden/>
          </w:rPr>
          <w:tab/>
        </w:r>
        <w:r w:rsidR="00CE2E33">
          <w:rPr>
            <w:noProof/>
            <w:webHidden/>
          </w:rPr>
          <w:fldChar w:fldCharType="begin"/>
        </w:r>
        <w:r w:rsidR="00CE2E33">
          <w:rPr>
            <w:noProof/>
            <w:webHidden/>
          </w:rPr>
          <w:instrText xml:space="preserve"> PAGEREF _Toc65064236 \h </w:instrText>
        </w:r>
        <w:r w:rsidR="00CE2E33">
          <w:rPr>
            <w:noProof/>
            <w:webHidden/>
          </w:rPr>
        </w:r>
        <w:r w:rsidR="00CE2E33">
          <w:rPr>
            <w:noProof/>
            <w:webHidden/>
          </w:rPr>
          <w:fldChar w:fldCharType="separate"/>
        </w:r>
        <w:r w:rsidR="00CE2E33">
          <w:rPr>
            <w:noProof/>
            <w:webHidden/>
          </w:rPr>
          <w:t>21</w:t>
        </w:r>
        <w:r w:rsidR="00CE2E33">
          <w:rPr>
            <w:noProof/>
            <w:webHidden/>
          </w:rPr>
          <w:fldChar w:fldCharType="end"/>
        </w:r>
      </w:hyperlink>
    </w:p>
    <w:p w14:paraId="6FA65641" w14:textId="2E90DD07" w:rsidR="00CE2E33" w:rsidRDefault="002F3F42" w:rsidP="00CE2E33">
      <w:pPr>
        <w:pStyle w:val="TOC2"/>
        <w:rPr>
          <w:noProof/>
          <w:color w:val="auto"/>
          <w:sz w:val="22"/>
          <w:lang w:val="en-CA" w:eastAsia="en-CA"/>
        </w:rPr>
      </w:pPr>
      <w:hyperlink w:anchor="_Toc65064237" w:history="1">
        <w:r w:rsidR="00CE2E33" w:rsidRPr="00F446D0">
          <w:rPr>
            <w:rStyle w:val="Hyperlink"/>
            <w:noProof/>
          </w:rPr>
          <w:t>3.10</w:t>
        </w:r>
        <w:r w:rsidR="00CE2E33">
          <w:rPr>
            <w:noProof/>
            <w:color w:val="auto"/>
            <w:sz w:val="22"/>
            <w:lang w:val="en-CA" w:eastAsia="en-CA"/>
          </w:rPr>
          <w:tab/>
        </w:r>
        <w:r w:rsidR="00CE2E33" w:rsidRPr="00F446D0">
          <w:rPr>
            <w:rStyle w:val="Hyperlink"/>
            <w:noProof/>
          </w:rPr>
          <w:t>Application Complete Email CWBSB-158</w:t>
        </w:r>
        <w:r w:rsidR="00CE2E33">
          <w:rPr>
            <w:noProof/>
            <w:webHidden/>
          </w:rPr>
          <w:tab/>
        </w:r>
        <w:r w:rsidR="00CE2E33">
          <w:rPr>
            <w:noProof/>
            <w:webHidden/>
          </w:rPr>
          <w:fldChar w:fldCharType="begin"/>
        </w:r>
        <w:r w:rsidR="00CE2E33">
          <w:rPr>
            <w:noProof/>
            <w:webHidden/>
          </w:rPr>
          <w:instrText xml:space="preserve"> PAGEREF _Toc65064237 \h </w:instrText>
        </w:r>
        <w:r w:rsidR="00CE2E33">
          <w:rPr>
            <w:noProof/>
            <w:webHidden/>
          </w:rPr>
        </w:r>
        <w:r w:rsidR="00CE2E33">
          <w:rPr>
            <w:noProof/>
            <w:webHidden/>
          </w:rPr>
          <w:fldChar w:fldCharType="separate"/>
        </w:r>
        <w:r w:rsidR="00CE2E33">
          <w:rPr>
            <w:noProof/>
            <w:webHidden/>
          </w:rPr>
          <w:t>23</w:t>
        </w:r>
        <w:r w:rsidR="00CE2E33">
          <w:rPr>
            <w:noProof/>
            <w:webHidden/>
          </w:rPr>
          <w:fldChar w:fldCharType="end"/>
        </w:r>
      </w:hyperlink>
    </w:p>
    <w:p w14:paraId="5B47DCCB" w14:textId="7F20B8BA" w:rsidR="00CE2E33" w:rsidRDefault="002F3F42" w:rsidP="00CE2E33">
      <w:pPr>
        <w:pStyle w:val="TOC2"/>
        <w:rPr>
          <w:noProof/>
          <w:color w:val="auto"/>
          <w:sz w:val="22"/>
          <w:lang w:val="en-CA" w:eastAsia="en-CA"/>
        </w:rPr>
      </w:pPr>
      <w:hyperlink w:anchor="_Toc65064238" w:history="1">
        <w:r w:rsidR="00CE2E33" w:rsidRPr="00F446D0">
          <w:rPr>
            <w:rStyle w:val="Hyperlink"/>
            <w:noProof/>
          </w:rPr>
          <w:t>3.11</w:t>
        </w:r>
        <w:r w:rsidR="00CE2E33">
          <w:rPr>
            <w:noProof/>
            <w:color w:val="auto"/>
            <w:sz w:val="22"/>
            <w:lang w:val="en-CA" w:eastAsia="en-CA"/>
          </w:rPr>
          <w:tab/>
        </w:r>
        <w:r w:rsidR="00CE2E33" w:rsidRPr="00F446D0">
          <w:rPr>
            <w:rStyle w:val="Hyperlink"/>
            <w:noProof/>
          </w:rPr>
          <w:t>Concurrent Application Email CWBSB-259</w:t>
        </w:r>
        <w:r w:rsidR="00CE2E33">
          <w:rPr>
            <w:noProof/>
            <w:webHidden/>
          </w:rPr>
          <w:tab/>
        </w:r>
        <w:r w:rsidR="00CE2E33">
          <w:rPr>
            <w:noProof/>
            <w:webHidden/>
          </w:rPr>
          <w:fldChar w:fldCharType="begin"/>
        </w:r>
        <w:r w:rsidR="00CE2E33">
          <w:rPr>
            <w:noProof/>
            <w:webHidden/>
          </w:rPr>
          <w:instrText xml:space="preserve"> PAGEREF _Toc65064238 \h </w:instrText>
        </w:r>
        <w:r w:rsidR="00CE2E33">
          <w:rPr>
            <w:noProof/>
            <w:webHidden/>
          </w:rPr>
        </w:r>
        <w:r w:rsidR="00CE2E33">
          <w:rPr>
            <w:noProof/>
            <w:webHidden/>
          </w:rPr>
          <w:fldChar w:fldCharType="separate"/>
        </w:r>
        <w:r w:rsidR="00CE2E33">
          <w:rPr>
            <w:noProof/>
            <w:webHidden/>
          </w:rPr>
          <w:t>26</w:t>
        </w:r>
        <w:r w:rsidR="00CE2E33">
          <w:rPr>
            <w:noProof/>
            <w:webHidden/>
          </w:rPr>
          <w:fldChar w:fldCharType="end"/>
        </w:r>
      </w:hyperlink>
    </w:p>
    <w:p w14:paraId="6EEE4836" w14:textId="081AE9AA" w:rsidR="00CE2E33" w:rsidRDefault="002F3F42" w:rsidP="00CE2E33">
      <w:pPr>
        <w:pStyle w:val="TOC2"/>
        <w:rPr>
          <w:noProof/>
          <w:color w:val="auto"/>
          <w:sz w:val="22"/>
          <w:lang w:val="en-CA" w:eastAsia="en-CA"/>
        </w:rPr>
      </w:pPr>
      <w:hyperlink w:anchor="_Toc65064239" w:history="1">
        <w:r w:rsidR="00CE2E33" w:rsidRPr="00F446D0">
          <w:rPr>
            <w:rStyle w:val="Hyperlink"/>
            <w:noProof/>
          </w:rPr>
          <w:t>3.12</w:t>
        </w:r>
        <w:r w:rsidR="00CE2E33">
          <w:rPr>
            <w:noProof/>
            <w:color w:val="auto"/>
            <w:sz w:val="22"/>
            <w:lang w:val="en-CA" w:eastAsia="en-CA"/>
          </w:rPr>
          <w:tab/>
        </w:r>
        <w:r w:rsidR="00CE2E33" w:rsidRPr="00F446D0">
          <w:rPr>
            <w:rStyle w:val="Hyperlink"/>
            <w:noProof/>
          </w:rPr>
          <w:t>Await Authorized Signers Email CWBSB-260</w:t>
        </w:r>
        <w:r w:rsidR="00CE2E33">
          <w:rPr>
            <w:noProof/>
            <w:webHidden/>
          </w:rPr>
          <w:tab/>
        </w:r>
        <w:r w:rsidR="00CE2E33">
          <w:rPr>
            <w:noProof/>
            <w:webHidden/>
          </w:rPr>
          <w:fldChar w:fldCharType="begin"/>
        </w:r>
        <w:r w:rsidR="00CE2E33">
          <w:rPr>
            <w:noProof/>
            <w:webHidden/>
          </w:rPr>
          <w:instrText xml:space="preserve"> PAGEREF _Toc65064239 \h </w:instrText>
        </w:r>
        <w:r w:rsidR="00CE2E33">
          <w:rPr>
            <w:noProof/>
            <w:webHidden/>
          </w:rPr>
        </w:r>
        <w:r w:rsidR="00CE2E33">
          <w:rPr>
            <w:noProof/>
            <w:webHidden/>
          </w:rPr>
          <w:fldChar w:fldCharType="separate"/>
        </w:r>
        <w:r w:rsidR="00CE2E33">
          <w:rPr>
            <w:noProof/>
            <w:webHidden/>
          </w:rPr>
          <w:t>28</w:t>
        </w:r>
        <w:r w:rsidR="00CE2E33">
          <w:rPr>
            <w:noProof/>
            <w:webHidden/>
          </w:rPr>
          <w:fldChar w:fldCharType="end"/>
        </w:r>
      </w:hyperlink>
    </w:p>
    <w:p w14:paraId="4655321C" w14:textId="7BFF0080" w:rsidR="00CE2E33" w:rsidRDefault="002F3F42" w:rsidP="00CE2E33">
      <w:pPr>
        <w:pStyle w:val="TOC2"/>
        <w:rPr>
          <w:noProof/>
          <w:color w:val="auto"/>
          <w:sz w:val="22"/>
          <w:lang w:val="en-CA" w:eastAsia="en-CA"/>
        </w:rPr>
      </w:pPr>
      <w:hyperlink w:anchor="_Toc65064240" w:history="1">
        <w:r w:rsidR="00CE2E33" w:rsidRPr="00F446D0">
          <w:rPr>
            <w:rStyle w:val="Hyperlink"/>
            <w:noProof/>
          </w:rPr>
          <w:t>3.13</w:t>
        </w:r>
        <w:r w:rsidR="00CE2E33">
          <w:rPr>
            <w:noProof/>
            <w:color w:val="auto"/>
            <w:sz w:val="22"/>
            <w:lang w:val="en-CA" w:eastAsia="en-CA"/>
          </w:rPr>
          <w:tab/>
        </w:r>
        <w:r w:rsidR="00CE2E33" w:rsidRPr="00F446D0">
          <w:rPr>
            <w:rStyle w:val="Hyperlink"/>
            <w:noProof/>
          </w:rPr>
          <w:t>Authorized Signers Complete Email CWBSB-261</w:t>
        </w:r>
        <w:r w:rsidR="00CE2E33">
          <w:rPr>
            <w:noProof/>
            <w:webHidden/>
          </w:rPr>
          <w:tab/>
        </w:r>
        <w:r w:rsidR="00CE2E33">
          <w:rPr>
            <w:noProof/>
            <w:webHidden/>
          </w:rPr>
          <w:fldChar w:fldCharType="begin"/>
        </w:r>
        <w:r w:rsidR="00CE2E33">
          <w:rPr>
            <w:noProof/>
            <w:webHidden/>
          </w:rPr>
          <w:instrText xml:space="preserve"> PAGEREF _Toc65064240 \h </w:instrText>
        </w:r>
        <w:r w:rsidR="00CE2E33">
          <w:rPr>
            <w:noProof/>
            <w:webHidden/>
          </w:rPr>
        </w:r>
        <w:r w:rsidR="00CE2E33">
          <w:rPr>
            <w:noProof/>
            <w:webHidden/>
          </w:rPr>
          <w:fldChar w:fldCharType="separate"/>
        </w:r>
        <w:r w:rsidR="00CE2E33">
          <w:rPr>
            <w:noProof/>
            <w:webHidden/>
          </w:rPr>
          <w:t>30</w:t>
        </w:r>
        <w:r w:rsidR="00CE2E33">
          <w:rPr>
            <w:noProof/>
            <w:webHidden/>
          </w:rPr>
          <w:fldChar w:fldCharType="end"/>
        </w:r>
      </w:hyperlink>
    </w:p>
    <w:p w14:paraId="4D7024A1" w14:textId="42D35000" w:rsidR="00CE2E33" w:rsidRDefault="002F3F42" w:rsidP="00CE2E33">
      <w:pPr>
        <w:pStyle w:val="TOC2"/>
        <w:rPr>
          <w:noProof/>
          <w:color w:val="auto"/>
          <w:sz w:val="22"/>
          <w:lang w:val="en-CA" w:eastAsia="en-CA"/>
        </w:rPr>
      </w:pPr>
      <w:hyperlink w:anchor="_Toc65064241" w:history="1">
        <w:r w:rsidR="00CE2E33" w:rsidRPr="00F446D0">
          <w:rPr>
            <w:rStyle w:val="Hyperlink"/>
            <w:noProof/>
          </w:rPr>
          <w:t>3.14</w:t>
        </w:r>
        <w:r w:rsidR="00CE2E33">
          <w:rPr>
            <w:noProof/>
            <w:color w:val="auto"/>
            <w:sz w:val="22"/>
            <w:lang w:val="en-CA" w:eastAsia="en-CA"/>
          </w:rPr>
          <w:tab/>
        </w:r>
        <w:r w:rsidR="00CE2E33" w:rsidRPr="00F446D0">
          <w:rPr>
            <w:rStyle w:val="Hyperlink"/>
            <w:noProof/>
          </w:rPr>
          <w:t>Complementary Products Email CWBSB-262</w:t>
        </w:r>
        <w:r w:rsidR="00CE2E33">
          <w:rPr>
            <w:noProof/>
            <w:webHidden/>
          </w:rPr>
          <w:tab/>
        </w:r>
        <w:r w:rsidR="00CE2E33">
          <w:rPr>
            <w:noProof/>
            <w:webHidden/>
          </w:rPr>
          <w:fldChar w:fldCharType="begin"/>
        </w:r>
        <w:r w:rsidR="00CE2E33">
          <w:rPr>
            <w:noProof/>
            <w:webHidden/>
          </w:rPr>
          <w:instrText xml:space="preserve"> PAGEREF _Toc65064241 \h </w:instrText>
        </w:r>
        <w:r w:rsidR="00CE2E33">
          <w:rPr>
            <w:noProof/>
            <w:webHidden/>
          </w:rPr>
        </w:r>
        <w:r w:rsidR="00CE2E33">
          <w:rPr>
            <w:noProof/>
            <w:webHidden/>
          </w:rPr>
          <w:fldChar w:fldCharType="separate"/>
        </w:r>
        <w:r w:rsidR="00CE2E33">
          <w:rPr>
            <w:noProof/>
            <w:webHidden/>
          </w:rPr>
          <w:t>32</w:t>
        </w:r>
        <w:r w:rsidR="00CE2E33">
          <w:rPr>
            <w:noProof/>
            <w:webHidden/>
          </w:rPr>
          <w:fldChar w:fldCharType="end"/>
        </w:r>
      </w:hyperlink>
    </w:p>
    <w:p w14:paraId="623A00C3" w14:textId="284C10C8" w:rsidR="00CE2E33" w:rsidRDefault="002F3F42">
      <w:pPr>
        <w:pStyle w:val="TOC1"/>
        <w:rPr>
          <w:color w:val="auto"/>
          <w:lang w:val="en-CA" w:eastAsia="en-CA"/>
        </w:rPr>
      </w:pPr>
      <w:hyperlink w:anchor="_Toc65064242" w:history="1">
        <w:r w:rsidR="00CE2E33" w:rsidRPr="00F446D0">
          <w:rPr>
            <w:rStyle w:val="Hyperlink"/>
          </w:rPr>
          <w:t>Approvals</w:t>
        </w:r>
        <w:r w:rsidR="00CE2E33">
          <w:rPr>
            <w:webHidden/>
          </w:rPr>
          <w:tab/>
        </w:r>
        <w:r w:rsidR="00CE2E33">
          <w:rPr>
            <w:webHidden/>
          </w:rPr>
          <w:fldChar w:fldCharType="begin"/>
        </w:r>
        <w:r w:rsidR="00CE2E33">
          <w:rPr>
            <w:webHidden/>
          </w:rPr>
          <w:instrText xml:space="preserve"> PAGEREF _Toc65064242 \h </w:instrText>
        </w:r>
        <w:r w:rsidR="00CE2E33">
          <w:rPr>
            <w:webHidden/>
          </w:rPr>
        </w:r>
        <w:r w:rsidR="00CE2E33">
          <w:rPr>
            <w:webHidden/>
          </w:rPr>
          <w:fldChar w:fldCharType="separate"/>
        </w:r>
        <w:r w:rsidR="00CE2E33">
          <w:rPr>
            <w:webHidden/>
          </w:rPr>
          <w:t>35</w:t>
        </w:r>
        <w:r w:rsidR="00CE2E33">
          <w:rPr>
            <w:webHidden/>
          </w:rPr>
          <w:fldChar w:fldCharType="end"/>
        </w:r>
      </w:hyperlink>
    </w:p>
    <w:p w14:paraId="03AFE06C" w14:textId="77777777"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9D5446">
      <w:pPr>
        <w:pStyle w:val="Heading1"/>
        <w:numPr>
          <w:ilvl w:val="0"/>
          <w:numId w:val="14"/>
        </w:numPr>
        <w:spacing w:before="240" w:after="0" w:line="240" w:lineRule="auto"/>
        <w:ind w:left="709" w:hanging="709"/>
        <w:rPr>
          <w:color w:val="937A46"/>
        </w:rPr>
      </w:pPr>
      <w:bookmarkStart w:id="0" w:name="_Toc65064221"/>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614FAE6F" w14:textId="77777777" w:rsidR="009A0DDA" w:rsidRDefault="009A0DDA"/>
    <w:p w14:paraId="48E3C1C0" w14:textId="77777777" w:rsidR="009A0DDA" w:rsidRDefault="009A0DDA">
      <w:r>
        <w:br w:type="page"/>
      </w:r>
    </w:p>
    <w:p w14:paraId="648CAC07" w14:textId="77777777" w:rsidR="00B4270C" w:rsidRPr="00631314" w:rsidRDefault="00104E0B" w:rsidP="00B4270C">
      <w:pPr>
        <w:pStyle w:val="Heading1"/>
        <w:numPr>
          <w:ilvl w:val="0"/>
          <w:numId w:val="14"/>
        </w:numPr>
        <w:spacing w:before="240" w:after="0" w:line="240" w:lineRule="auto"/>
        <w:ind w:left="709" w:hanging="709"/>
        <w:rPr>
          <w:color w:val="937A46"/>
        </w:rPr>
      </w:pPr>
      <w:bookmarkStart w:id="3" w:name="_Toc65064222"/>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r>
        <w:t>Purpose</w:t>
      </w:r>
      <w:bookmarkEnd w:id="4"/>
      <w:bookmarkEnd w:id="5"/>
      <w:bookmarkEnd w:id="6"/>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7" w:name="_Toc55555394"/>
      <w:bookmarkStart w:id="8" w:name="_Toc65056020"/>
      <w:bookmarkStart w:id="9" w:name="_Toc65064224"/>
      <w:r>
        <w:t>Audience</w:t>
      </w:r>
      <w:bookmarkEnd w:id="7"/>
      <w:bookmarkEnd w:id="8"/>
      <w:bookmarkEnd w:id="9"/>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10" w:name="_Toc55555395"/>
      <w:bookmarkStart w:id="11" w:name="_Toc65056021"/>
      <w:bookmarkStart w:id="12" w:name="_Toc65064225"/>
      <w:r>
        <w:t>Overview</w:t>
      </w:r>
      <w:bookmarkEnd w:id="10"/>
      <w:bookmarkEnd w:id="11"/>
      <w:bookmarkEnd w:id="12"/>
    </w:p>
    <w:p w14:paraId="200702DB" w14:textId="77777777" w:rsidR="009D5446" w:rsidRDefault="009D5446" w:rsidP="009D5446">
      <w:pPr>
        <w:spacing w:after="0"/>
      </w:pPr>
      <w:bookmarkStart w:id="13" w:name="_Toc29968701"/>
      <w:bookmarkStart w:id="14" w:name="_Toc29968804"/>
      <w:bookmarkStart w:id="15" w:name="_Toc29803688"/>
      <w:bookmarkStart w:id="16" w:name="_Toc29813206"/>
      <w:bookmarkStart w:id="17" w:name="_Toc29817094"/>
      <w:bookmarkStart w:id="18" w:name="_Toc29817153"/>
      <w:bookmarkStart w:id="19" w:name="_Toc29817451"/>
      <w:bookmarkStart w:id="20" w:name="_Toc29803689"/>
      <w:bookmarkStart w:id="21" w:name="_Toc29813207"/>
      <w:bookmarkStart w:id="22" w:name="_Toc29817095"/>
      <w:bookmarkStart w:id="23" w:name="_Toc29817154"/>
      <w:bookmarkStart w:id="24" w:name="_Toc29817452"/>
      <w:bookmarkStart w:id="25" w:name="_Toc29803690"/>
      <w:bookmarkStart w:id="26" w:name="_Toc29813208"/>
      <w:bookmarkStart w:id="27" w:name="_Toc29817096"/>
      <w:bookmarkStart w:id="28" w:name="_Toc29817155"/>
      <w:bookmarkStart w:id="29" w:name="_Toc29817453"/>
      <w:bookmarkStart w:id="30" w:name="_Toc29803691"/>
      <w:bookmarkStart w:id="31" w:name="_Toc29813209"/>
      <w:bookmarkStart w:id="32" w:name="_Toc29817097"/>
      <w:bookmarkStart w:id="33" w:name="_Toc29817156"/>
      <w:bookmarkStart w:id="34" w:name="_Toc29817454"/>
      <w:bookmarkStart w:id="35" w:name="_Toc29803692"/>
      <w:bookmarkStart w:id="36" w:name="_Toc29813210"/>
      <w:bookmarkStart w:id="37" w:name="_Toc29817098"/>
      <w:bookmarkStart w:id="38" w:name="_Toc29817157"/>
      <w:bookmarkStart w:id="39" w:name="_Toc29817455"/>
      <w:bookmarkStart w:id="40" w:name="_Toc29803693"/>
      <w:bookmarkStart w:id="41" w:name="_Toc29813211"/>
      <w:bookmarkStart w:id="42" w:name="_Toc29817099"/>
      <w:bookmarkStart w:id="43" w:name="_Toc29817158"/>
      <w:bookmarkStart w:id="44" w:name="_Toc29817456"/>
      <w:bookmarkStart w:id="45" w:name="_Toc29803694"/>
      <w:bookmarkStart w:id="46" w:name="_Toc29813212"/>
      <w:bookmarkStart w:id="47" w:name="_Toc29817100"/>
      <w:bookmarkStart w:id="48" w:name="_Toc29817159"/>
      <w:bookmarkStart w:id="49" w:name="_Toc29817457"/>
      <w:bookmarkStart w:id="50" w:name="_Toc29803695"/>
      <w:bookmarkStart w:id="51" w:name="_Toc29813213"/>
      <w:bookmarkStart w:id="52" w:name="_Toc29817101"/>
      <w:bookmarkStart w:id="53" w:name="_Toc29817160"/>
      <w:bookmarkStart w:id="54" w:name="_Toc29817458"/>
      <w:bookmarkStart w:id="55" w:name="_Toc29803696"/>
      <w:bookmarkStart w:id="56" w:name="_Toc29813214"/>
      <w:bookmarkStart w:id="57" w:name="_Toc29817102"/>
      <w:bookmarkStart w:id="58" w:name="_Toc29817161"/>
      <w:bookmarkStart w:id="59" w:name="_Toc29817459"/>
      <w:bookmarkStart w:id="60" w:name="_Toc29803697"/>
      <w:bookmarkStart w:id="61" w:name="_Toc29813215"/>
      <w:bookmarkStart w:id="62" w:name="_Toc29817103"/>
      <w:bookmarkStart w:id="63" w:name="_Toc29817162"/>
      <w:bookmarkStart w:id="64" w:name="_Toc29817460"/>
      <w:bookmarkStart w:id="65" w:name="_Toc29803698"/>
      <w:bookmarkStart w:id="66" w:name="_Toc29813216"/>
      <w:bookmarkStart w:id="67" w:name="_Toc29817104"/>
      <w:bookmarkStart w:id="68" w:name="_Toc29817163"/>
      <w:bookmarkStart w:id="69" w:name="_Toc29817461"/>
      <w:bookmarkStart w:id="70" w:name="_Toc29803699"/>
      <w:bookmarkStart w:id="71" w:name="_Toc29813217"/>
      <w:bookmarkStart w:id="72" w:name="_Toc29817105"/>
      <w:bookmarkStart w:id="73" w:name="_Toc29817164"/>
      <w:bookmarkStart w:id="74" w:name="_Toc29817462"/>
      <w:bookmarkStart w:id="75" w:name="_Toc29803700"/>
      <w:bookmarkStart w:id="76" w:name="_Toc29813218"/>
      <w:bookmarkStart w:id="77" w:name="_Toc29817106"/>
      <w:bookmarkStart w:id="78" w:name="_Toc29817165"/>
      <w:bookmarkStart w:id="79" w:name="_Toc29817463"/>
      <w:bookmarkStart w:id="80" w:name="_Toc29803701"/>
      <w:bookmarkStart w:id="81" w:name="_Toc29813219"/>
      <w:bookmarkStart w:id="82" w:name="_Toc29817107"/>
      <w:bookmarkStart w:id="83" w:name="_Toc29817166"/>
      <w:bookmarkStart w:id="84" w:name="_Toc29817464"/>
      <w:bookmarkStart w:id="85" w:name="_Toc29803702"/>
      <w:bookmarkStart w:id="86" w:name="_Toc29813220"/>
      <w:bookmarkStart w:id="87" w:name="_Toc29817108"/>
      <w:bookmarkStart w:id="88" w:name="_Toc29817167"/>
      <w:bookmarkStart w:id="89" w:name="_Toc29817465"/>
      <w:bookmarkStart w:id="90" w:name="_Toc29803703"/>
      <w:bookmarkStart w:id="91" w:name="_Toc29813221"/>
      <w:bookmarkStart w:id="92" w:name="_Toc29817109"/>
      <w:bookmarkStart w:id="93" w:name="_Toc29817168"/>
      <w:bookmarkStart w:id="94" w:name="_Toc29817466"/>
      <w:bookmarkStart w:id="95" w:name="_Toc29803704"/>
      <w:bookmarkStart w:id="96" w:name="_Toc29813222"/>
      <w:bookmarkStart w:id="97" w:name="_Toc29817110"/>
      <w:bookmarkStart w:id="98" w:name="_Toc29817169"/>
      <w:bookmarkStart w:id="99" w:name="_Toc29817467"/>
      <w:bookmarkStart w:id="100" w:name="_Toc29803705"/>
      <w:bookmarkStart w:id="101" w:name="_Toc29813223"/>
      <w:bookmarkStart w:id="102" w:name="_Toc29817111"/>
      <w:bookmarkStart w:id="103" w:name="_Toc29817170"/>
      <w:bookmarkStart w:id="104" w:name="_Toc29817468"/>
      <w:bookmarkStart w:id="105" w:name="_Toc29803706"/>
      <w:bookmarkStart w:id="106" w:name="_Toc29813224"/>
      <w:bookmarkStart w:id="107" w:name="_Toc29817112"/>
      <w:bookmarkStart w:id="108" w:name="_Toc29817171"/>
      <w:bookmarkStart w:id="109" w:name="_Toc29817469"/>
      <w:bookmarkStart w:id="110" w:name="_Toc29803707"/>
      <w:bookmarkStart w:id="111" w:name="_Toc29813225"/>
      <w:bookmarkStart w:id="112" w:name="_Toc29817113"/>
      <w:bookmarkStart w:id="113" w:name="_Toc29817172"/>
      <w:bookmarkStart w:id="114" w:name="_Toc29817470"/>
      <w:bookmarkStart w:id="115" w:name="_Toc29803708"/>
      <w:bookmarkStart w:id="116" w:name="_Toc29813226"/>
      <w:bookmarkStart w:id="117" w:name="_Toc29817114"/>
      <w:bookmarkStart w:id="118" w:name="_Toc29817173"/>
      <w:bookmarkStart w:id="119" w:name="_Toc29817471"/>
      <w:bookmarkStart w:id="120" w:name="_Toc29803709"/>
      <w:bookmarkStart w:id="121" w:name="_Toc29813227"/>
      <w:bookmarkStart w:id="122" w:name="_Toc29817115"/>
      <w:bookmarkStart w:id="123" w:name="_Toc29817174"/>
      <w:bookmarkStart w:id="124" w:name="_Toc29817472"/>
      <w:bookmarkStart w:id="125" w:name="_Toc29803710"/>
      <w:bookmarkStart w:id="126" w:name="_Toc29813228"/>
      <w:bookmarkStart w:id="127" w:name="_Toc29817116"/>
      <w:bookmarkStart w:id="128" w:name="_Toc29817175"/>
      <w:bookmarkStart w:id="129" w:name="_Toc29817473"/>
      <w:bookmarkStart w:id="130" w:name="_Toc29803711"/>
      <w:bookmarkStart w:id="131" w:name="_Toc29813229"/>
      <w:bookmarkStart w:id="132" w:name="_Toc29817117"/>
      <w:bookmarkStart w:id="133" w:name="_Toc29817176"/>
      <w:bookmarkStart w:id="134" w:name="_Toc29817474"/>
      <w:bookmarkStart w:id="135" w:name="_Toc29803712"/>
      <w:bookmarkStart w:id="136" w:name="_Toc29813230"/>
      <w:bookmarkStart w:id="137" w:name="_Toc29817118"/>
      <w:bookmarkStart w:id="138" w:name="_Toc29817177"/>
      <w:bookmarkStart w:id="139" w:name="_Toc29817475"/>
      <w:bookmarkStart w:id="140" w:name="_Toc29803713"/>
      <w:bookmarkStart w:id="141" w:name="_Toc29813231"/>
      <w:bookmarkStart w:id="142" w:name="_Toc29817119"/>
      <w:bookmarkStart w:id="143" w:name="_Toc29817178"/>
      <w:bookmarkStart w:id="144" w:name="_Toc29817476"/>
      <w:bookmarkStart w:id="145" w:name="_Toc29803714"/>
      <w:bookmarkStart w:id="146" w:name="_Toc29813232"/>
      <w:bookmarkStart w:id="147" w:name="_Toc29817120"/>
      <w:bookmarkStart w:id="148" w:name="_Toc29817179"/>
      <w:bookmarkStart w:id="149" w:name="_Toc29817477"/>
      <w:bookmarkStart w:id="150" w:name="_Toc29803715"/>
      <w:bookmarkStart w:id="151" w:name="_Toc29813233"/>
      <w:bookmarkStart w:id="152" w:name="_Toc29817121"/>
      <w:bookmarkStart w:id="153" w:name="_Toc29817180"/>
      <w:bookmarkStart w:id="154" w:name="_Toc29817478"/>
      <w:bookmarkStart w:id="155" w:name="_Toc29803716"/>
      <w:bookmarkStart w:id="156" w:name="_Toc29813234"/>
      <w:bookmarkStart w:id="157" w:name="_Toc29817122"/>
      <w:bookmarkStart w:id="158" w:name="_Toc29817181"/>
      <w:bookmarkStart w:id="159" w:name="_Toc29817479"/>
      <w:bookmarkStart w:id="160" w:name="_Toc29803717"/>
      <w:bookmarkStart w:id="161" w:name="_Toc29813235"/>
      <w:bookmarkStart w:id="162" w:name="_Toc29817123"/>
      <w:bookmarkStart w:id="163" w:name="_Toc29817182"/>
      <w:bookmarkStart w:id="164" w:name="_Toc29817480"/>
      <w:bookmarkStart w:id="165" w:name="_Toc29803718"/>
      <w:bookmarkStart w:id="166" w:name="_Toc29813236"/>
      <w:bookmarkStart w:id="167" w:name="_Toc29817124"/>
      <w:bookmarkStart w:id="168" w:name="_Toc29817183"/>
      <w:bookmarkStart w:id="169" w:name="_Toc2981748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3E1230">
      <w:pPr>
        <w:pStyle w:val="Heading1"/>
        <w:numPr>
          <w:ilvl w:val="0"/>
          <w:numId w:val="14"/>
        </w:numPr>
        <w:spacing w:after="0"/>
        <w:ind w:left="709" w:hanging="709"/>
      </w:pPr>
      <w:bookmarkStart w:id="170" w:name="_Toc65064226"/>
      <w:r>
        <w:lastRenderedPageBreak/>
        <w:t>E</w:t>
      </w:r>
      <w:r w:rsidR="00B156F2">
        <w:t>mail Specifications</w:t>
      </w:r>
      <w:bookmarkEnd w:id="170"/>
    </w:p>
    <w:p w14:paraId="5091B6ED" w14:textId="6EECE7F8" w:rsidR="00857139" w:rsidRDefault="006B729E" w:rsidP="009D5446">
      <w:pPr>
        <w:pStyle w:val="Heading2"/>
        <w:keepNext/>
        <w:spacing w:after="0" w:line="240" w:lineRule="auto"/>
      </w:pPr>
      <w:bookmarkStart w:id="171" w:name="_Toc65064227"/>
      <w:r>
        <w:t>3.1</w:t>
      </w:r>
      <w:r>
        <w:tab/>
      </w:r>
      <w:r w:rsidR="002136F6">
        <w:t xml:space="preserve">Application </w:t>
      </w:r>
      <w:r w:rsidR="00234D17">
        <w:t>Approval E</w:t>
      </w:r>
      <w:r>
        <w:t>mail</w:t>
      </w:r>
      <w:r w:rsidR="00B51D70">
        <w:t xml:space="preserve"> </w:t>
      </w:r>
      <w:r w:rsidR="004B4B9A">
        <w:t>CWBSB-138</w:t>
      </w:r>
      <w:bookmarkEnd w:id="171"/>
    </w:p>
    <w:p w14:paraId="0123751F" w14:textId="77777777" w:rsidR="00735545" w:rsidRDefault="00735545" w:rsidP="009D5446">
      <w:pPr>
        <w:pStyle w:val="NoSpacing"/>
        <w:jc w:val="both"/>
      </w:pPr>
    </w:p>
    <w:p w14:paraId="4850E3A1" w14:textId="77777777" w:rsidR="006B729E" w:rsidRPr="006B729E" w:rsidRDefault="006B729E" w:rsidP="009D5446">
      <w:pPr>
        <w:pStyle w:val="NoSpacing"/>
        <w:jc w:val="both"/>
        <w:rPr>
          <w:b/>
          <w:u w:val="single"/>
        </w:rPr>
      </w:pPr>
      <w:r>
        <w:rPr>
          <w:b/>
          <w:u w:val="single"/>
        </w:rPr>
        <w:t>Trigger Events</w:t>
      </w:r>
    </w:p>
    <w:p w14:paraId="62396843" w14:textId="77777777" w:rsidR="006B729E" w:rsidRDefault="006B729E" w:rsidP="009D5446">
      <w:pPr>
        <w:pStyle w:val="NoSpacing"/>
        <w:jc w:val="both"/>
      </w:pPr>
    </w:p>
    <w:p w14:paraId="4F61B04D" w14:textId="020261CD" w:rsidR="006B729E" w:rsidRDefault="006B729E" w:rsidP="009D5446">
      <w:pPr>
        <w:pStyle w:val="NoSpacing"/>
        <w:jc w:val="both"/>
      </w:pPr>
      <w:r>
        <w:t>The following ev</w:t>
      </w:r>
      <w:r w:rsidR="00D8427C">
        <w:t>ent trigger</w:t>
      </w:r>
      <w:r w:rsidR="003B0334">
        <w:t>s</w:t>
      </w:r>
      <w:r w:rsidR="00D8427C">
        <w:t xml:space="preserve"> the sending </w:t>
      </w:r>
      <w:r w:rsidR="00234D17">
        <w:t>of this e</w:t>
      </w:r>
      <w:r w:rsidR="00D8427C">
        <w:t>mail.</w:t>
      </w:r>
    </w:p>
    <w:p w14:paraId="71B54B44" w14:textId="77777777" w:rsidR="00D8427C" w:rsidRDefault="00D8427C" w:rsidP="00D8427C">
      <w:pPr>
        <w:pStyle w:val="NoSpacing"/>
        <w:jc w:val="both"/>
      </w:pPr>
    </w:p>
    <w:p w14:paraId="6040658B" w14:textId="5B72C81E" w:rsidR="00527046" w:rsidRDefault="00527046" w:rsidP="003B0334">
      <w:pPr>
        <w:pStyle w:val="NoSpacing"/>
        <w:numPr>
          <w:ilvl w:val="0"/>
          <w:numId w:val="60"/>
        </w:numPr>
        <w:jc w:val="both"/>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77777777" w:rsidR="0026497B" w:rsidRDefault="0026497B" w:rsidP="00942900">
            <w:pPr>
              <w:pStyle w:val="NoSpacing"/>
              <w:jc w:val="both"/>
              <w:rPr>
                <w:sz w:val="20"/>
                <w:szCs w:val="20"/>
              </w:rPr>
            </w:pP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77777777"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r w:rsidR="0096101B">
              <w:rPr>
                <w:sz w:val="20"/>
                <w:szCs w:val="20"/>
              </w:rPr>
              <w:t>I</w:t>
            </w:r>
            <w:r w:rsidRPr="00F96A95">
              <w:rPr>
                <w:sz w:val="20"/>
                <w:szCs w:val="20"/>
              </w:rPr>
              <w:t>n the meantime, your Personal Access Number (PAN) lets you start banking</w:t>
            </w:r>
            <w:r w:rsidR="007046A5">
              <w:rPr>
                <w:sz w:val="20"/>
                <w:szCs w:val="20"/>
              </w:rPr>
              <w:t xml:space="preserve"> with us</w:t>
            </w:r>
            <w:r w:rsidRPr="00F96A95">
              <w:rPr>
                <w:sz w:val="20"/>
                <w:szCs w:val="20"/>
              </w:rPr>
              <w:t xml:space="preserve"> right away.</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7D56249E" w14:textId="77777777" w:rsidR="00756F91" w:rsidRPr="00F96A95" w:rsidRDefault="00756F91" w:rsidP="00942900">
            <w:pPr>
              <w:pStyle w:val="NoSpacing"/>
              <w:jc w:val="both"/>
              <w:rPr>
                <w:sz w:val="20"/>
                <w:szCs w:val="20"/>
              </w:rPr>
            </w:pPr>
          </w:p>
          <w:p w14:paraId="6CC7C040" w14:textId="77777777" w:rsidR="00942900" w:rsidRPr="00291C71" w:rsidRDefault="00942900" w:rsidP="00942900">
            <w:pPr>
              <w:pStyle w:val="NoSpacing"/>
              <w:jc w:val="both"/>
              <w:rPr>
                <w:sz w:val="20"/>
                <w:szCs w:val="20"/>
                <w:highlight w:val="yellow"/>
              </w:rPr>
            </w:pPr>
            <w:commentRangeStart w:id="172"/>
            <w:r w:rsidRPr="00291C71">
              <w:rPr>
                <w:sz w:val="20"/>
                <w:szCs w:val="20"/>
                <w:highlight w:val="yellow"/>
              </w:rPr>
              <w:t>Here’s some quick info about your Personal Access Number (PAN)</w:t>
            </w:r>
            <w:commentRangeEnd w:id="172"/>
            <w:r w:rsidR="00527046">
              <w:rPr>
                <w:rStyle w:val="CommentReference"/>
                <w:rFonts w:eastAsiaTheme="minorEastAsia"/>
                <w:lang w:eastAsia="en-CA"/>
              </w:rPr>
              <w:commentReference w:id="172"/>
            </w:r>
            <w:r w:rsidRPr="00291C71">
              <w:rPr>
                <w:sz w:val="20"/>
                <w:szCs w:val="20"/>
                <w:highlight w:val="yellow"/>
              </w:rPr>
              <w:t>:</w:t>
            </w:r>
          </w:p>
          <w:p w14:paraId="46274505" w14:textId="77777777" w:rsidR="00942900" w:rsidRPr="00291C71" w:rsidRDefault="00942900" w:rsidP="006E0242">
            <w:pPr>
              <w:pStyle w:val="NoSpacing"/>
              <w:numPr>
                <w:ilvl w:val="0"/>
                <w:numId w:val="20"/>
              </w:numPr>
              <w:jc w:val="both"/>
              <w:rPr>
                <w:sz w:val="20"/>
                <w:szCs w:val="20"/>
                <w:highlight w:val="yellow"/>
              </w:rPr>
            </w:pPr>
            <w:r w:rsidRPr="00291C71">
              <w:rPr>
                <w:sz w:val="20"/>
                <w:szCs w:val="20"/>
                <w:highlight w:val="yellow"/>
              </w:rPr>
              <w:t>We provided your PAN during your application process.</w:t>
            </w:r>
          </w:p>
          <w:p w14:paraId="6B8FAEB3" w14:textId="77777777" w:rsidR="00942900" w:rsidRPr="00291C71" w:rsidRDefault="0026497B" w:rsidP="006E0242">
            <w:pPr>
              <w:pStyle w:val="NoSpacing"/>
              <w:numPr>
                <w:ilvl w:val="0"/>
                <w:numId w:val="20"/>
              </w:numPr>
              <w:jc w:val="both"/>
              <w:rPr>
                <w:sz w:val="20"/>
                <w:szCs w:val="20"/>
                <w:highlight w:val="yellow"/>
              </w:rPr>
            </w:pPr>
            <w:r w:rsidRPr="00291C71">
              <w:rPr>
                <w:sz w:val="20"/>
                <w:szCs w:val="20"/>
                <w:highlight w:val="yellow"/>
              </w:rPr>
              <w:t>Y</w:t>
            </w:r>
            <w:r w:rsidR="00942900" w:rsidRPr="00291C71">
              <w:rPr>
                <w:sz w:val="20"/>
                <w:szCs w:val="20"/>
                <w:highlight w:val="yellow"/>
              </w:rPr>
              <w:t>our PAN</w:t>
            </w:r>
            <w:r w:rsidRPr="00291C71">
              <w:rPr>
                <w:sz w:val="20"/>
                <w:szCs w:val="20"/>
                <w:highlight w:val="yellow"/>
              </w:rPr>
              <w:t xml:space="preserve"> is your key to accessing CWB’s online and mobile banking services.</w:t>
            </w:r>
          </w:p>
          <w:p w14:paraId="022DF9B9" w14:textId="77777777" w:rsidR="00942900" w:rsidRPr="00F96A95"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77777777"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del w:id="174" w:author="Connie Smart" w:date="2021-01-14T09:46:00Z">
              <w:r w:rsidR="002F0B9C" w:rsidDel="007D3BDF">
                <w:rPr>
                  <w:sz w:val="20"/>
                  <w:szCs w:val="20"/>
                </w:rPr>
                <w:delText>.</w:delText>
              </w:r>
            </w:del>
            <w:r w:rsidR="00AB29C6">
              <w:rPr>
                <w:sz w:val="20"/>
                <w:szCs w:val="20"/>
              </w:rPr>
              <w:t>:</w:t>
            </w:r>
          </w:p>
          <w:p w14:paraId="43918FF8" w14:textId="783CF695" w:rsidR="00C2249A" w:rsidRDefault="00C2249A" w:rsidP="006E0242">
            <w:pPr>
              <w:pStyle w:val="NoSpacing"/>
              <w:numPr>
                <w:ilvl w:val="0"/>
                <w:numId w:val="21"/>
              </w:numPr>
              <w:jc w:val="both"/>
              <w:rPr>
                <w:sz w:val="20"/>
                <w:szCs w:val="20"/>
                <w:u w:val="single"/>
              </w:rPr>
            </w:pPr>
            <w:r>
              <w:rPr>
                <w:sz w:val="20"/>
                <w:szCs w:val="20"/>
                <w:u w:val="single"/>
              </w:rPr>
              <w:t>Business Account Agreement</w:t>
            </w:r>
          </w:p>
          <w:p w14:paraId="61E4E7C7" w14:textId="69E64FD5"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259CB76E" w14:textId="77777777" w:rsidR="00942900" w:rsidRPr="00F96A95" w:rsidRDefault="00942900" w:rsidP="00B33D0B">
            <w:pPr>
              <w:pStyle w:val="NoSpacing"/>
              <w:numPr>
                <w:ilvl w:val="0"/>
                <w:numId w:val="21"/>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6E0242">
            <w:pPr>
              <w:pStyle w:val="NoSpacing"/>
              <w:numPr>
                <w:ilvl w:val="0"/>
                <w:numId w:val="21"/>
              </w:numPr>
              <w:jc w:val="both"/>
              <w:rPr>
                <w:sz w:val="20"/>
                <w:szCs w:val="20"/>
                <w:u w:val="single"/>
              </w:rPr>
            </w:pPr>
            <w:r w:rsidRPr="00F96A95">
              <w:rPr>
                <w:sz w:val="20"/>
                <w:szCs w:val="20"/>
                <w:u w:val="single"/>
              </w:rPr>
              <w:lastRenderedPageBreak/>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6E0242">
            <w:pPr>
              <w:pStyle w:val="NoSpacing"/>
              <w:numPr>
                <w:ilvl w:val="0"/>
                <w:numId w:val="21"/>
              </w:numPr>
              <w:jc w:val="both"/>
              <w:rPr>
                <w:sz w:val="20"/>
                <w:szCs w:val="20"/>
                <w:u w:val="single"/>
              </w:rPr>
            </w:pPr>
            <w:r w:rsidRPr="00F96A95">
              <w:rPr>
                <w:sz w:val="20"/>
                <w:szCs w:val="20"/>
                <w:u w:val="single"/>
              </w:rPr>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77777777" w:rsidR="00942900" w:rsidRPr="00F96A95" w:rsidRDefault="00942900" w:rsidP="00942900">
            <w:pPr>
              <w:pStyle w:val="NoSpacing"/>
              <w:jc w:val="both"/>
              <w:rPr>
                <w:b/>
                <w:sz w:val="20"/>
                <w:szCs w:val="20"/>
                <w:u w:val="single"/>
              </w:rPr>
            </w:pPr>
            <w:r w:rsidRPr="00F96A95">
              <w:rPr>
                <w:b/>
                <w:sz w:val="20"/>
                <w:szCs w:val="20"/>
                <w:u w:val="single"/>
              </w:rPr>
              <w:t xml:space="preserve">Go To </w:t>
            </w:r>
            <w:commentRangeStart w:id="175"/>
            <w:r w:rsidR="00AB29C6" w:rsidRPr="00AB29C6">
              <w:rPr>
                <w:b/>
                <w:sz w:val="20"/>
                <w:szCs w:val="20"/>
                <w:u w:val="single"/>
              </w:rPr>
              <w:t>CWBDirect</w:t>
            </w:r>
            <w:commentRangeEnd w:id="175"/>
            <w:r w:rsidR="00527046">
              <w:rPr>
                <w:rStyle w:val="CommentReference"/>
                <w:rFonts w:eastAsiaTheme="minorEastAsia"/>
                <w:lang w:eastAsia="en-CA"/>
              </w:rPr>
              <w:commentReference w:id="175"/>
            </w:r>
            <w:r w:rsidR="00AB29C6" w:rsidRPr="00AB29C6">
              <w:rPr>
                <w:b/>
                <w:sz w:val="20"/>
                <w:szCs w:val="20"/>
                <w:u w:val="single"/>
              </w:rPr>
              <w:t>®</w:t>
            </w:r>
            <w:r w:rsidR="00AB29C6">
              <w:rPr>
                <w:b/>
                <w:sz w:val="20"/>
                <w:szCs w:val="20"/>
                <w:u w:val="single"/>
              </w:rPr>
              <w:t xml:space="preserve"> </w:t>
            </w:r>
            <w:r w:rsidRPr="00F96A95">
              <w:rPr>
                <w:b/>
                <w:sz w:val="20"/>
                <w:szCs w:val="20"/>
                <w:u w:val="single"/>
              </w:rPr>
              <w:t>Online Banking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029C87D7" w14:textId="77777777" w:rsidR="00942900" w:rsidRDefault="00942900" w:rsidP="00942900">
      <w:pPr>
        <w:pStyle w:val="NoSpacing"/>
        <w:jc w:val="both"/>
      </w:pPr>
    </w:p>
    <w:p w14:paraId="4A13E8DE" w14:textId="77777777" w:rsidR="00942900" w:rsidRDefault="00942900" w:rsidP="00942900">
      <w:pPr>
        <w:pStyle w:val="NoSpacing"/>
        <w:jc w:val="both"/>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ins w:id="176" w:author="Ian Hicks" w:date="2021-02-22T14:49: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rPr>
          <w:ins w:id="177" w:author="Ian Hicks" w:date="2021-02-22T14:49:00Z"/>
        </w:trPr>
        <w:tc>
          <w:tcPr>
            <w:tcW w:w="704" w:type="dxa"/>
          </w:tcPr>
          <w:p w14:paraId="0976417C" w14:textId="77777777" w:rsidR="00C2249A" w:rsidRPr="00BA3D49" w:rsidRDefault="00C2249A" w:rsidP="004B4B9A">
            <w:pPr>
              <w:pStyle w:val="NoSpacing"/>
              <w:jc w:val="both"/>
              <w:rPr>
                <w:ins w:id="178" w:author="Ian Hicks" w:date="2021-02-22T14:49:00Z"/>
                <w:b/>
                <w:sz w:val="20"/>
                <w:szCs w:val="20"/>
              </w:rPr>
            </w:pPr>
            <w:ins w:id="179" w:author="Ian Hicks" w:date="2021-02-22T14:49:00Z">
              <w:r w:rsidRPr="00BA3D49">
                <w:rPr>
                  <w:b/>
                  <w:sz w:val="20"/>
                  <w:szCs w:val="20"/>
                </w:rPr>
                <w:t>Text:</w:t>
              </w:r>
            </w:ins>
          </w:p>
        </w:tc>
        <w:tc>
          <w:tcPr>
            <w:tcW w:w="9366" w:type="dxa"/>
          </w:tcPr>
          <w:p w14:paraId="18BAF808" w14:textId="5E4A08D7" w:rsidR="00C2249A" w:rsidRPr="00BA3D49" w:rsidRDefault="00C2249A" w:rsidP="00C2249A">
            <w:pPr>
              <w:pStyle w:val="NoSpacing"/>
              <w:jc w:val="both"/>
              <w:rPr>
                <w:ins w:id="180" w:author="Ian Hicks" w:date="2021-02-22T14:49:00Z"/>
                <w:b/>
                <w:sz w:val="20"/>
                <w:szCs w:val="20"/>
              </w:rPr>
            </w:pPr>
            <w:ins w:id="181" w:author="Ian Hicks" w:date="2021-02-22T14:49:00Z">
              <w:r w:rsidRPr="00BA3D49">
                <w:rPr>
                  <w:b/>
                  <w:sz w:val="20"/>
                  <w:szCs w:val="20"/>
                </w:rPr>
                <w:t>“</w:t>
              </w:r>
              <w:r>
                <w:rPr>
                  <w:b/>
                  <w:sz w:val="20"/>
                  <w:szCs w:val="20"/>
                </w:rPr>
                <w:t>Business Account Agreement</w:t>
              </w:r>
              <w:r w:rsidRPr="00BA3D49">
                <w:rPr>
                  <w:b/>
                  <w:sz w:val="20"/>
                  <w:szCs w:val="20"/>
                </w:rPr>
                <w:t>”</w:t>
              </w:r>
            </w:ins>
          </w:p>
        </w:tc>
      </w:tr>
      <w:tr w:rsidR="00C2249A" w:rsidRPr="00BA3D49" w14:paraId="6C326750" w14:textId="77777777" w:rsidTr="004B4B9A">
        <w:trPr>
          <w:ins w:id="182" w:author="Ian Hicks" w:date="2021-02-22T14:49:00Z"/>
        </w:trPr>
        <w:tc>
          <w:tcPr>
            <w:tcW w:w="704" w:type="dxa"/>
          </w:tcPr>
          <w:p w14:paraId="7EF0DC13" w14:textId="77777777" w:rsidR="00C2249A" w:rsidRPr="00BA3D49" w:rsidRDefault="00C2249A" w:rsidP="004B4B9A">
            <w:pPr>
              <w:pStyle w:val="NoSpacing"/>
              <w:jc w:val="both"/>
              <w:rPr>
                <w:ins w:id="183" w:author="Ian Hicks" w:date="2021-02-22T14:49:00Z"/>
                <w:sz w:val="20"/>
                <w:szCs w:val="20"/>
              </w:rPr>
            </w:pPr>
            <w:ins w:id="184" w:author="Ian Hicks" w:date="2021-02-22T14:49:00Z">
              <w:r w:rsidRPr="00BA3D49">
                <w:rPr>
                  <w:sz w:val="20"/>
                  <w:szCs w:val="20"/>
                </w:rPr>
                <w:t>URL:</w:t>
              </w:r>
            </w:ins>
          </w:p>
        </w:tc>
        <w:tc>
          <w:tcPr>
            <w:tcW w:w="9366" w:type="dxa"/>
          </w:tcPr>
          <w:p w14:paraId="7937C94C" w14:textId="6F8BFB16" w:rsidR="00C2249A" w:rsidRPr="00BA3D49" w:rsidRDefault="00C2249A" w:rsidP="00C2249A">
            <w:pPr>
              <w:pStyle w:val="NoSpacing"/>
              <w:jc w:val="both"/>
              <w:rPr>
                <w:ins w:id="185" w:author="Ian Hicks" w:date="2021-02-22T14:49:00Z"/>
                <w:sz w:val="20"/>
                <w:szCs w:val="20"/>
              </w:rPr>
            </w:pPr>
            <w:commentRangeStart w:id="186"/>
            <w:ins w:id="187" w:author="Ian Hicks" w:date="2021-02-22T14:49:00Z">
              <w:r w:rsidRPr="00BA3D49">
                <w:rPr>
                  <w:sz w:val="20"/>
                  <w:szCs w:val="20"/>
                </w:rPr>
                <w:t>https://</w:t>
              </w:r>
              <w:commentRangeEnd w:id="186"/>
              <w:r>
                <w:rPr>
                  <w:rStyle w:val="CommentReference"/>
                  <w:rFonts w:eastAsiaTheme="minorEastAsia"/>
                  <w:lang w:eastAsia="en-CA"/>
                </w:rPr>
                <w:commentReference w:id="186"/>
              </w:r>
            </w:ins>
          </w:p>
        </w:tc>
      </w:tr>
    </w:tbl>
    <w:p w14:paraId="37DF951B" w14:textId="77777777" w:rsidR="00C2249A" w:rsidRPr="00BA3D49" w:rsidRDefault="00C2249A" w:rsidP="002363FA">
      <w:pPr>
        <w:pStyle w:val="NoSpacing"/>
        <w:jc w:val="both"/>
        <w:rPr>
          <w:sz w:val="20"/>
          <w:szCs w:val="20"/>
        </w:rPr>
      </w:pPr>
    </w:p>
    <w:p w14:paraId="10430804" w14:textId="77777777"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41A986C5" w:rsidR="00F96A95" w:rsidRPr="00BA3D49" w:rsidRDefault="00D85ADF" w:rsidP="00DF3C1D">
            <w:pPr>
              <w:pStyle w:val="NoSpacing"/>
              <w:jc w:val="both"/>
              <w:rPr>
                <w:sz w:val="20"/>
                <w:szCs w:val="20"/>
              </w:rPr>
            </w:pPr>
            <w:r w:rsidRPr="00D85ADF">
              <w:rPr>
                <w:sz w:val="20"/>
                <w:szCs w:val="20"/>
              </w:rPr>
              <w:t>https://www.cwbank.com/-/media/canadianwesternbank/documents/Migrated/Banking-Charges/CWB-BankingCharges-Business.pdf</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77777777" w:rsidR="00F96A95" w:rsidRPr="00BA3D49" w:rsidRDefault="005C5DE6" w:rsidP="00DF3C1D">
            <w:pPr>
              <w:pStyle w:val="NoSpacing"/>
              <w:jc w:val="both"/>
              <w:rPr>
                <w:b/>
                <w:sz w:val="20"/>
                <w:szCs w:val="20"/>
              </w:rPr>
            </w:pPr>
            <w:r w:rsidRPr="00BA3D49">
              <w:rPr>
                <w:b/>
                <w:sz w:val="20"/>
                <w:szCs w:val="20"/>
              </w:rPr>
              <w:t xml:space="preserve">“Go To </w:t>
            </w:r>
            <w:r w:rsidR="00CB22F9" w:rsidRPr="00BA3D49">
              <w:rPr>
                <w:b/>
                <w:sz w:val="20"/>
                <w:szCs w:val="20"/>
              </w:rPr>
              <w:t>CWBDirect®</w:t>
            </w:r>
            <w:r w:rsidR="00CB22F9" w:rsidRPr="00BA3D49">
              <w:rPr>
                <w:b/>
                <w:sz w:val="20"/>
                <w:szCs w:val="20"/>
                <w:u w:val="single"/>
              </w:rPr>
              <w:t xml:space="preserve"> </w:t>
            </w:r>
            <w:r w:rsidRPr="00BA3D49">
              <w:rPr>
                <w:b/>
                <w:sz w:val="20"/>
                <w:szCs w:val="20"/>
              </w:rPr>
              <w:t>Online Banking”</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7242313" w14:textId="77777777" w:rsidR="00F96A95" w:rsidRPr="00BA3D49" w:rsidRDefault="00B33D0B" w:rsidP="00DF3C1D">
            <w:pPr>
              <w:pStyle w:val="NoSpacing"/>
              <w:jc w:val="both"/>
              <w:rPr>
                <w:sz w:val="20"/>
                <w:szCs w:val="20"/>
              </w:rPr>
            </w:pPr>
            <w:commentRangeStart w:id="188"/>
            <w:r w:rsidRPr="00BA3D49">
              <w:rPr>
                <w:sz w:val="20"/>
                <w:szCs w:val="20"/>
              </w:rPr>
              <w:t>https://direct.cwbank.com/OnlineBanking/</w:t>
            </w:r>
            <w:commentRangeEnd w:id="188"/>
            <w:r w:rsidR="00527046">
              <w:rPr>
                <w:rStyle w:val="CommentReference"/>
                <w:rFonts w:eastAsiaTheme="minorEastAsia"/>
                <w:lang w:eastAsia="en-CA"/>
              </w:rPr>
              <w:commentReference w:id="188"/>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7B04D714" w14:textId="77777777" w:rsidR="00023742" w:rsidRDefault="00023742" w:rsidP="00023742">
      <w:pPr>
        <w:pStyle w:val="NoSpacing"/>
        <w:jc w:val="both"/>
      </w:pPr>
    </w:p>
    <w:p w14:paraId="03BC10A8" w14:textId="77777777" w:rsidR="00023742" w:rsidRDefault="00023742" w:rsidP="00023742">
      <w:pPr>
        <w:pStyle w:val="NoSpacing"/>
        <w:jc w:val="both"/>
      </w:pPr>
      <w:r>
        <w:t>The message body above includes references to the following attachments.</w:t>
      </w:r>
    </w:p>
    <w:p w14:paraId="60D7B03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77777777" w:rsidR="00023742" w:rsidRPr="00F96A95" w:rsidRDefault="00023742"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9.3pt" o:ole="">
                  <v:imagedata r:id="rId22" o:title=""/>
                </v:shape>
                <o:OLEObject Type="Embed" ProgID="AcroExch.Document.DC" ShapeID="_x0000_i1025" DrawAspect="Icon" ObjectID="_1675679208" r:id="rId23"/>
              </w:object>
            </w:r>
          </w:p>
        </w:tc>
      </w:tr>
    </w:tbl>
    <w:p w14:paraId="41DB1261"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7008B221" w14:textId="77777777" w:rsidTr="0058587F">
        <w:tc>
          <w:tcPr>
            <w:tcW w:w="1237" w:type="dxa"/>
          </w:tcPr>
          <w:p w14:paraId="0C5CDEFF" w14:textId="77777777" w:rsidR="00023742" w:rsidRPr="00F96A95" w:rsidRDefault="00023742" w:rsidP="0058587F">
            <w:pPr>
              <w:pStyle w:val="NoSpacing"/>
              <w:jc w:val="both"/>
              <w:rPr>
                <w:b/>
                <w:sz w:val="20"/>
                <w:szCs w:val="20"/>
              </w:rPr>
            </w:pPr>
          </w:p>
        </w:tc>
        <w:tc>
          <w:tcPr>
            <w:tcW w:w="8833" w:type="dxa"/>
          </w:tcPr>
          <w:p w14:paraId="61E38240" w14:textId="77777777" w:rsidR="00023742" w:rsidRPr="00F96A95" w:rsidRDefault="00023742" w:rsidP="0058587F">
            <w:pPr>
              <w:pStyle w:val="NoSpacing"/>
              <w:jc w:val="both"/>
              <w:rPr>
                <w:b/>
                <w:sz w:val="20"/>
                <w:szCs w:val="20"/>
              </w:rPr>
            </w:pPr>
          </w:p>
        </w:tc>
      </w:tr>
      <w:tr w:rsidR="00023742" w:rsidRPr="00F96A95" w14:paraId="19FCFE1D" w14:textId="77777777" w:rsidTr="0058587F">
        <w:tc>
          <w:tcPr>
            <w:tcW w:w="1237" w:type="dxa"/>
          </w:tcPr>
          <w:p w14:paraId="18A696E0" w14:textId="77777777" w:rsidR="00023742" w:rsidRPr="00F96A95" w:rsidRDefault="00023742" w:rsidP="0058587F">
            <w:pPr>
              <w:pStyle w:val="NoSpacing"/>
              <w:jc w:val="both"/>
              <w:rPr>
                <w:sz w:val="20"/>
                <w:szCs w:val="20"/>
              </w:rPr>
            </w:pPr>
          </w:p>
        </w:tc>
        <w:tc>
          <w:tcPr>
            <w:tcW w:w="8833" w:type="dxa"/>
          </w:tcPr>
          <w:p w14:paraId="49F6BEA8" w14:textId="77777777" w:rsidR="00023742" w:rsidRPr="00F96A95" w:rsidRDefault="00023742" w:rsidP="0058587F">
            <w:pPr>
              <w:pStyle w:val="NoSpacing"/>
              <w:jc w:val="both"/>
              <w:rPr>
                <w:sz w:val="20"/>
                <w:szCs w:val="20"/>
              </w:rPr>
            </w:pPr>
          </w:p>
        </w:tc>
      </w:tr>
    </w:tbl>
    <w:p w14:paraId="19AD522A" w14:textId="77777777" w:rsidR="002E7525" w:rsidRDefault="002E7525">
      <w:pPr>
        <w:rPr>
          <w:rFonts w:eastAsiaTheme="minorHAnsi"/>
          <w:sz w:val="20"/>
          <w:szCs w:val="20"/>
          <w:lang w:eastAsia="en-US"/>
        </w:rPr>
      </w:pPr>
      <w:r>
        <w:rPr>
          <w:sz w:val="20"/>
          <w:szCs w:val="20"/>
        </w:rPr>
        <w:br w:type="page"/>
      </w:r>
    </w:p>
    <w:p w14:paraId="2935CE81" w14:textId="734F71A2" w:rsidR="002E7525" w:rsidRDefault="00234D17" w:rsidP="002E7525">
      <w:pPr>
        <w:pStyle w:val="Heading2"/>
        <w:keepNext/>
        <w:spacing w:after="0" w:line="240" w:lineRule="auto"/>
      </w:pPr>
      <w:bookmarkStart w:id="189" w:name="_Toc65064228"/>
      <w:r>
        <w:lastRenderedPageBreak/>
        <w:t>3.2</w:t>
      </w:r>
      <w:r>
        <w:tab/>
        <w:t>Pending Review E</w:t>
      </w:r>
      <w:r w:rsidR="002E7525">
        <w:t>mail</w:t>
      </w:r>
      <w:r w:rsidR="00DF4939">
        <w:t xml:space="preserve"> (Business Entity)</w:t>
      </w:r>
      <w:r w:rsidR="004B4B9A">
        <w:t xml:space="preserve"> CWBSB-516</w:t>
      </w:r>
      <w:bookmarkEnd w:id="189"/>
    </w:p>
    <w:p w14:paraId="103FFC04" w14:textId="77777777" w:rsidR="002E7525" w:rsidRDefault="002E7525" w:rsidP="002E7525">
      <w:pPr>
        <w:pStyle w:val="NoSpacing"/>
        <w:jc w:val="both"/>
      </w:pPr>
    </w:p>
    <w:p w14:paraId="01B3CE12" w14:textId="77777777" w:rsidR="002E7525" w:rsidRPr="006B729E" w:rsidRDefault="002E7525" w:rsidP="002E7525">
      <w:pPr>
        <w:pStyle w:val="NoSpacing"/>
        <w:jc w:val="both"/>
        <w:rPr>
          <w:b/>
          <w:u w:val="single"/>
        </w:rPr>
      </w:pPr>
      <w:r>
        <w:rPr>
          <w:b/>
          <w:u w:val="single"/>
        </w:rPr>
        <w:t>Trigger Events</w:t>
      </w:r>
    </w:p>
    <w:p w14:paraId="69F526E2" w14:textId="77777777" w:rsidR="002E7525" w:rsidRDefault="002E7525" w:rsidP="002E7525">
      <w:pPr>
        <w:pStyle w:val="NoSpacing"/>
        <w:jc w:val="both"/>
      </w:pPr>
    </w:p>
    <w:p w14:paraId="7CE19B98" w14:textId="77777777" w:rsidR="003C76BA" w:rsidRDefault="00234D17" w:rsidP="002E7525">
      <w:pPr>
        <w:pStyle w:val="NoSpacing"/>
        <w:jc w:val="both"/>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Default="00AE4220" w:rsidP="00AE4220">
      <w:pPr>
        <w:pStyle w:val="NoSpacing"/>
        <w:jc w:val="both"/>
      </w:pPr>
      <w:r>
        <w:t>The email will be triggered by the application going into manual review.</w:t>
      </w:r>
    </w:p>
    <w:p w14:paraId="20796829" w14:textId="77777777" w:rsidR="002E7525" w:rsidRDefault="002E7525" w:rsidP="002E7525">
      <w:pPr>
        <w:pStyle w:val="NoSpacing"/>
        <w:jc w:val="both"/>
      </w:pPr>
    </w:p>
    <w:p w14:paraId="6C9DA2FE" w14:textId="77777777" w:rsidR="00F37E93" w:rsidRDefault="00CE3E49" w:rsidP="006E0242">
      <w:pPr>
        <w:pStyle w:val="NoSpacing"/>
        <w:numPr>
          <w:ilvl w:val="0"/>
          <w:numId w:val="22"/>
        </w:numPr>
        <w:jc w:val="both"/>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6E0242">
      <w:pPr>
        <w:pStyle w:val="NoSpacing"/>
        <w:numPr>
          <w:ilvl w:val="0"/>
          <w:numId w:val="22"/>
        </w:numPr>
        <w:jc w:val="both"/>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6E0242">
      <w:pPr>
        <w:pStyle w:val="NoSpacing"/>
        <w:numPr>
          <w:ilvl w:val="0"/>
          <w:numId w:val="22"/>
        </w:numPr>
        <w:jc w:val="both"/>
      </w:pPr>
      <w:r>
        <w:t>Business Search API results do not match entered information (see Business Search-elements for comparison).</w:t>
      </w:r>
    </w:p>
    <w:p w14:paraId="304A6C80" w14:textId="77777777" w:rsidR="00FE5A80" w:rsidRDefault="00FE5A80" w:rsidP="001C2BA1">
      <w:pPr>
        <w:pStyle w:val="NoSpacing"/>
        <w:numPr>
          <w:ilvl w:val="1"/>
          <w:numId w:val="22"/>
        </w:numPr>
        <w:jc w:val="both"/>
      </w:pPr>
      <w:r>
        <w:t>Unable to validate shareholder names – jurisdiction of registration does not provide these data.</w:t>
      </w:r>
    </w:p>
    <w:p w14:paraId="323130EF" w14:textId="77777777" w:rsidR="002E7525" w:rsidRDefault="00835608" w:rsidP="006E0242">
      <w:pPr>
        <w:pStyle w:val="NoSpacing"/>
        <w:numPr>
          <w:ilvl w:val="0"/>
          <w:numId w:val="22"/>
        </w:numPr>
        <w:jc w:val="both"/>
      </w:pPr>
      <w:r>
        <w:t>Any other reason for the business entity requiring manual review.</w:t>
      </w:r>
    </w:p>
    <w:p w14:paraId="242F10C6" w14:textId="77777777" w:rsidR="002E7525" w:rsidRDefault="00DF4939" w:rsidP="002E7525">
      <w:pPr>
        <w:pStyle w:val="NoSpacing"/>
        <w:jc w:val="both"/>
      </w:pPr>
      <w:r>
        <w:t xml:space="preserve"> </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55B5AE75" w14:textId="77777777" w:rsidR="007216BD" w:rsidRDefault="007216BD"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commentRangeStart w:id="190"/>
            <w:r w:rsidRPr="003B0334">
              <w:rPr>
                <w:sz w:val="20"/>
                <w:szCs w:val="20"/>
              </w:rPr>
              <w:t>Please</w:t>
            </w:r>
            <w:commentRangeEnd w:id="190"/>
            <w:r w:rsidR="00595C06" w:rsidRPr="003B0334">
              <w:rPr>
                <w:rStyle w:val="CommentReference"/>
                <w:rFonts w:eastAsiaTheme="minorEastAsia"/>
                <w:lang w:eastAsia="en-CA"/>
              </w:rPr>
              <w:commentReference w:id="190"/>
            </w:r>
            <w:r w:rsidRPr="003B0334">
              <w:rPr>
                <w:sz w:val="20"/>
                <w:szCs w:val="20"/>
              </w:rPr>
              <w:t xml:space="preserve"> send </w:t>
            </w:r>
            <w:r w:rsidR="004000F6" w:rsidRPr="003B0334">
              <w:rPr>
                <w:sz w:val="20"/>
                <w:szCs w:val="20"/>
                <w:rPrChange w:id="191" w:author="Ian Hicks" w:date="2021-02-24T10:50:00Z">
                  <w:rPr>
                    <w:sz w:val="20"/>
                    <w:szCs w:val="20"/>
                    <w:highlight w:val="yellow"/>
                  </w:rPr>
                </w:rPrChange>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3B0334">
              <w:rPr>
                <w:sz w:val="20"/>
                <w:szCs w:val="20"/>
                <w:rPrChange w:id="192" w:author="Ian Hicks" w:date="2021-02-24T10:50:00Z">
                  <w:rPr>
                    <w:sz w:val="20"/>
                    <w:szCs w:val="20"/>
                    <w:highlight w:val="yellow"/>
                  </w:rPr>
                </w:rPrChange>
              </w:rPr>
              <w:t>(at the email address below)</w:t>
            </w:r>
            <w:r w:rsidR="008400F3" w:rsidRPr="003B0334">
              <w:rPr>
                <w:sz w:val="20"/>
                <w:szCs w:val="20"/>
                <w:rPrChange w:id="193" w:author="Ian Hicks" w:date="2021-02-24T10:50:00Z">
                  <w:rPr>
                    <w:sz w:val="20"/>
                    <w:szCs w:val="20"/>
                    <w:highlight w:val="yellow"/>
                  </w:rPr>
                </w:rPrChange>
              </w:rPr>
              <w:t>:</w:t>
            </w:r>
            <w:r>
              <w:rPr>
                <w:sz w:val="20"/>
                <w:szCs w:val="20"/>
              </w:rPr>
              <w:t xml:space="preserve"> </w:t>
            </w:r>
          </w:p>
          <w:p w14:paraId="096FC063" w14:textId="77777777" w:rsidR="008400F3" w:rsidRDefault="008400F3" w:rsidP="001C2BA1">
            <w:pPr>
              <w:pStyle w:val="NoSpacing"/>
              <w:numPr>
                <w:ilvl w:val="0"/>
                <w:numId w:val="46"/>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1C2BA1">
            <w:pPr>
              <w:pStyle w:val="NoSpacing"/>
              <w:numPr>
                <w:ilvl w:val="0"/>
                <w:numId w:val="46"/>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1C2BA1">
            <w:pPr>
              <w:pStyle w:val="NoSpacing"/>
              <w:numPr>
                <w:ilvl w:val="0"/>
                <w:numId w:val="46"/>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20D983AE" w14:textId="77777777" w:rsidR="002E7525" w:rsidRDefault="002E7525" w:rsidP="002E7525">
      <w:pPr>
        <w:pStyle w:val="NoSpacing"/>
        <w:jc w:val="both"/>
      </w:pPr>
    </w:p>
    <w:p w14:paraId="539D622E" w14:textId="77777777" w:rsidR="002E7525" w:rsidRDefault="002E7525" w:rsidP="002E7525">
      <w:pPr>
        <w:pStyle w:val="NoSpacing"/>
        <w:jc w:val="both"/>
      </w:pPr>
      <w:r>
        <w:t>The message body above includes the following hyperlinked text.</w:t>
      </w:r>
    </w:p>
    <w:p w14:paraId="57CC72D9"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63050BFB" w14:textId="77777777" w:rsidR="002E7525" w:rsidRDefault="002E7525" w:rsidP="002E7525">
      <w:pPr>
        <w:pStyle w:val="NoSpacing"/>
        <w:jc w:val="both"/>
      </w:pPr>
    </w:p>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75A07CD2" w14:textId="77777777" w:rsidR="002E7525" w:rsidRDefault="002E7525" w:rsidP="002E7525">
      <w:pPr>
        <w:pStyle w:val="NoSpacing"/>
        <w:jc w:val="both"/>
      </w:pPr>
    </w:p>
    <w:p w14:paraId="28E18518" w14:textId="77777777" w:rsidR="00955208" w:rsidRDefault="002E7525" w:rsidP="00955208">
      <w:pPr>
        <w:pStyle w:val="NoSpacing"/>
        <w:jc w:val="both"/>
      </w:pPr>
      <w:r>
        <w:t xml:space="preserve">The message </w:t>
      </w:r>
      <w:r w:rsidR="00AB4E05">
        <w:t>does not require</w:t>
      </w:r>
      <w:r w:rsidR="00955208">
        <w:t xml:space="preserve"> attachments.</w:t>
      </w:r>
    </w:p>
    <w:p w14:paraId="6EBBA67C" w14:textId="77777777" w:rsidR="00955208" w:rsidRDefault="00955208" w:rsidP="00955208">
      <w:pPr>
        <w:pStyle w:val="NoSpacing"/>
        <w:jc w:val="both"/>
      </w:pPr>
    </w:p>
    <w:p w14:paraId="2FEEC8CD" w14:textId="1E3980BA" w:rsidR="00B51D70" w:rsidRDefault="00B51D70" w:rsidP="00B51D70">
      <w:pPr>
        <w:pStyle w:val="Heading2"/>
        <w:keepNext/>
        <w:spacing w:after="0" w:line="240" w:lineRule="auto"/>
      </w:pPr>
      <w:bookmarkStart w:id="194" w:name="_Toc65064229"/>
      <w:r>
        <w:t>3.2</w:t>
      </w:r>
      <w:r w:rsidR="008D4E82">
        <w:t>a</w:t>
      </w:r>
      <w:r>
        <w:tab/>
        <w:t>Pending Review Email (</w:t>
      </w:r>
      <w:r w:rsidR="00F42956">
        <w:t xml:space="preserve">Applicant or </w:t>
      </w:r>
      <w:r w:rsidR="00C021FE">
        <w:t xml:space="preserve">Authorized </w:t>
      </w:r>
      <w:r>
        <w:t>Signer)</w:t>
      </w:r>
      <w:r w:rsidR="004B4B9A">
        <w:t xml:space="preserve"> CWBSB-136, CWBSB-517</w:t>
      </w:r>
      <w:bookmarkEnd w:id="194"/>
    </w:p>
    <w:p w14:paraId="769A2DB9" w14:textId="77777777" w:rsidR="00B51D70" w:rsidRDefault="00B51D70" w:rsidP="00B51D70">
      <w:pPr>
        <w:pStyle w:val="NoSpacing"/>
        <w:jc w:val="both"/>
      </w:pP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4A9FFCD7" w14:textId="77777777" w:rsidR="00B51D70" w:rsidRDefault="00B51D70" w:rsidP="00B51D70">
      <w:pPr>
        <w:pStyle w:val="NoSpacing"/>
        <w:jc w:val="both"/>
      </w:pPr>
      <w:r>
        <w:t xml:space="preserve">This email is sent to applicants requiring manual review of the </w:t>
      </w:r>
      <w:r w:rsidR="00E60069">
        <w:t>applicant/</w:t>
      </w:r>
      <w:r>
        <w:t>signer’s application.  It notifies the applicant that they must provide further information to CWB.</w:t>
      </w:r>
    </w:p>
    <w:p w14:paraId="69279119" w14:textId="77777777" w:rsidR="00AA48E7" w:rsidRDefault="00AA48E7" w:rsidP="00B51D70">
      <w:pPr>
        <w:pStyle w:val="NoSpacing"/>
        <w:jc w:val="both"/>
      </w:pPr>
    </w:p>
    <w:p w14:paraId="1E557CA6" w14:textId="77777777" w:rsidR="003B0334" w:rsidRDefault="00B51D70" w:rsidP="00B51D70">
      <w:pPr>
        <w:pStyle w:val="NoSpacing"/>
        <w:numPr>
          <w:ilvl w:val="0"/>
          <w:numId w:val="54"/>
        </w:numPr>
        <w:jc w:val="both"/>
      </w:pPr>
      <w:r>
        <w:t>The email will be triggered by the application going into manual review</w:t>
      </w:r>
      <w:r w:rsidR="00AA48E7">
        <w:t xml:space="preserve"> (see Business Decision Logic – Epic CWBSB-47)</w:t>
      </w:r>
      <w:r>
        <w:t>.</w:t>
      </w:r>
    </w:p>
    <w:p w14:paraId="153FA303" w14:textId="274F0A93" w:rsidR="00B51D70" w:rsidRDefault="00B51D70" w:rsidP="00B51D70">
      <w:pPr>
        <w:pStyle w:val="NoSpacing"/>
        <w:numPr>
          <w:ilvl w:val="0"/>
          <w:numId w:val="54"/>
        </w:numPr>
        <w:jc w:val="both"/>
      </w:pPr>
      <w:r>
        <w:t xml:space="preserve">Applicant or </w:t>
      </w:r>
      <w:r w:rsidR="00AA48E7">
        <w:t xml:space="preserve">Authorized Signer </w:t>
      </w:r>
      <w:r>
        <w:t>requires manual IDV (fails to pass</w:t>
      </w:r>
      <w:r w:rsidR="00706C2E">
        <w:t xml:space="preserve"> primary or secondary</w:t>
      </w:r>
      <w:r>
        <w:t xml:space="preserve"> </w:t>
      </w:r>
      <w:r w:rsidR="00706C2E">
        <w:t>(</w:t>
      </w:r>
      <w:r>
        <w:t>Flinks</w:t>
      </w:r>
      <w:r w:rsidR="00706C2E">
        <w:t>)</w:t>
      </w:r>
      <w:r>
        <w:t xml:space="preserve"> IDV)</w:t>
      </w:r>
      <w:r w:rsidR="00AA48E7">
        <w:t>.</w:t>
      </w:r>
    </w:p>
    <w:p w14:paraId="455D77CA" w14:textId="695816D9" w:rsidR="00B51D70" w:rsidRDefault="00C021FE" w:rsidP="00B51D70">
      <w:pPr>
        <w:pStyle w:val="NoSpacing"/>
        <w:numPr>
          <w:ilvl w:val="0"/>
          <w:numId w:val="54"/>
        </w:numPr>
        <w:jc w:val="both"/>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B51D70">
      <w:pPr>
        <w:pStyle w:val="NoSpacing"/>
        <w:numPr>
          <w:ilvl w:val="0"/>
          <w:numId w:val="54"/>
        </w:numPr>
        <w:jc w:val="both"/>
      </w:pPr>
      <w:r>
        <w:t>A</w:t>
      </w:r>
      <w:r w:rsidR="00AA48E7">
        <w:t>pplicant or Authorized Signer credit (FICO) score is &lt;600 or no score returned.</w:t>
      </w:r>
    </w:p>
    <w:p w14:paraId="04FBF447" w14:textId="6AE5EF59" w:rsidR="00706C2E" w:rsidRDefault="00706C2E" w:rsidP="00706C2E">
      <w:pPr>
        <w:pStyle w:val="NoSpacing"/>
        <w:numPr>
          <w:ilvl w:val="0"/>
          <w:numId w:val="54"/>
        </w:numPr>
        <w:jc w:val="both"/>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DC96816" w14:textId="77777777" w:rsidR="00B51D70" w:rsidRDefault="00B51D70" w:rsidP="00B51D70">
      <w:pPr>
        <w:pStyle w:val="NoSpacing"/>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7B670462"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5A2BB3EE"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 xml:space="preserve">EXCEPT (4)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6FB02013" w14:textId="77777777" w:rsidR="00B51D70" w:rsidRDefault="00B51D70" w:rsidP="00B51D70">
      <w:pPr>
        <w:pStyle w:val="NoSpacing"/>
        <w:jc w:val="both"/>
      </w:pPr>
    </w:p>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35400241" w14:textId="77777777" w:rsidR="00B51D70" w:rsidRDefault="00B51D70" w:rsidP="00B51D70">
      <w:pPr>
        <w:pStyle w:val="NoSpacing"/>
        <w:jc w:val="both"/>
      </w:pPr>
    </w:p>
    <w:p w14:paraId="73A34B9B" w14:textId="77777777" w:rsidR="00B51D70" w:rsidRDefault="00B51D70" w:rsidP="00B51D70">
      <w:pPr>
        <w:pStyle w:val="NoSpacing"/>
        <w:jc w:val="both"/>
      </w:pPr>
      <w:r>
        <w:t>The message body above includes the following hyperlinked text.</w:t>
      </w:r>
    </w:p>
    <w:p w14:paraId="5A986AE6" w14:textId="77777777" w:rsidR="00B51D70" w:rsidRPr="00F96A95" w:rsidRDefault="00B51D70" w:rsidP="00B51D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8F35271" w14:textId="77777777" w:rsidR="00B51D70" w:rsidRDefault="00B51D70" w:rsidP="00B51D70">
      <w:pPr>
        <w:pStyle w:val="NoSpacing"/>
        <w:jc w:val="both"/>
      </w:pPr>
    </w:p>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t>Attachments</w:t>
      </w:r>
    </w:p>
    <w:p w14:paraId="2211F4A7" w14:textId="77777777" w:rsidR="00B51D70" w:rsidRDefault="00B51D70" w:rsidP="00B51D70">
      <w:pPr>
        <w:pStyle w:val="NoSpacing"/>
        <w:jc w:val="both"/>
      </w:pPr>
    </w:p>
    <w:p w14:paraId="25E377B2" w14:textId="77777777" w:rsidR="00B51D70" w:rsidRDefault="00B51D70" w:rsidP="00B51D70">
      <w:pPr>
        <w:pStyle w:val="NoSpacing"/>
        <w:jc w:val="both"/>
      </w:pPr>
      <w:r>
        <w:t>The message does not require attachments.</w:t>
      </w:r>
    </w:p>
    <w:p w14:paraId="2273B704" w14:textId="77777777" w:rsidR="00955208" w:rsidRDefault="00955208">
      <w:pPr>
        <w:rPr>
          <w:rFonts w:eastAsiaTheme="minorHAnsi"/>
          <w:lang w:eastAsia="en-US"/>
        </w:rPr>
      </w:pPr>
      <w:r>
        <w:br w:type="page"/>
      </w:r>
    </w:p>
    <w:p w14:paraId="4C40D5A4" w14:textId="648F955D" w:rsidR="00955208" w:rsidRDefault="00955208" w:rsidP="00955208">
      <w:pPr>
        <w:pStyle w:val="Heading2"/>
        <w:keepNext/>
        <w:spacing w:after="0" w:line="240" w:lineRule="auto"/>
      </w:pPr>
      <w:r>
        <w:rPr>
          <w:sz w:val="20"/>
          <w:szCs w:val="20"/>
        </w:rPr>
        <w:lastRenderedPageBreak/>
        <w:t xml:space="preserve"> </w:t>
      </w:r>
      <w:bookmarkStart w:id="195" w:name="_Toc65064230"/>
      <w:r w:rsidR="00234D17">
        <w:t>3.3</w:t>
      </w:r>
      <w:r w:rsidR="00234D17">
        <w:tab/>
        <w:t>Review Complete E</w:t>
      </w:r>
      <w:r>
        <w:t>mail</w:t>
      </w:r>
      <w:r w:rsidR="004B4B9A">
        <w:t xml:space="preserve"> CWBSB-137</w:t>
      </w:r>
      <w:bookmarkEnd w:id="195"/>
    </w:p>
    <w:p w14:paraId="6E50CF77" w14:textId="77777777" w:rsidR="00955208" w:rsidRDefault="00955208" w:rsidP="00955208">
      <w:pPr>
        <w:pStyle w:val="NoSpacing"/>
        <w:jc w:val="both"/>
      </w:pPr>
    </w:p>
    <w:p w14:paraId="2D33EEBC" w14:textId="77777777" w:rsidR="00955208" w:rsidRPr="006B729E" w:rsidRDefault="00955208" w:rsidP="00955208">
      <w:pPr>
        <w:pStyle w:val="NoSpacing"/>
        <w:jc w:val="both"/>
        <w:rPr>
          <w:b/>
          <w:u w:val="single"/>
        </w:rPr>
      </w:pPr>
      <w:r>
        <w:rPr>
          <w:b/>
          <w:u w:val="single"/>
        </w:rPr>
        <w:t>Trigger Events</w:t>
      </w:r>
    </w:p>
    <w:p w14:paraId="3C5A685B" w14:textId="77777777" w:rsidR="00955208" w:rsidRDefault="00955208" w:rsidP="00955208">
      <w:pPr>
        <w:pStyle w:val="NoSpacing"/>
        <w:jc w:val="both"/>
      </w:pPr>
    </w:p>
    <w:p w14:paraId="73623E87" w14:textId="77777777"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1B05A839" w14:textId="77777777" w:rsidR="00955208" w:rsidRDefault="00955208" w:rsidP="00955208">
      <w:pPr>
        <w:pStyle w:val="NoSpacing"/>
        <w:jc w:val="both"/>
      </w:pPr>
    </w:p>
    <w:p w14:paraId="43134AD4" w14:textId="77777777"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62A82BA" w14:textId="77777777" w:rsidR="00955208" w:rsidRDefault="00955208" w:rsidP="00955208">
      <w:pPr>
        <w:pStyle w:val="NoSpacing"/>
        <w:jc w:val="both"/>
      </w:pPr>
    </w:p>
    <w:p w14:paraId="37E60000" w14:textId="77777777"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D9ABF18" w14:textId="77777777" w:rsidR="00955208" w:rsidRDefault="00955208" w:rsidP="00955208">
      <w:pPr>
        <w:pStyle w:val="NoSpacing"/>
        <w:jc w:val="both"/>
      </w:pP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DF3C1D" w:rsidRDefault="00214992" w:rsidP="00DF3C1D">
            <w:pPr>
              <w:pStyle w:val="NoSpacing"/>
              <w:jc w:val="both"/>
              <w:rPr>
                <w:b/>
                <w:sz w:val="20"/>
                <w:szCs w:val="20"/>
                <w:u w:val="single"/>
              </w:rPr>
            </w:pPr>
            <w:r>
              <w:rPr>
                <w:b/>
                <w:sz w:val="20"/>
                <w:szCs w:val="20"/>
                <w:u w:val="single"/>
              </w:rPr>
              <w:t xml:space="preserve">Finish my </w:t>
            </w:r>
            <w:r w:rsidR="00F66A67">
              <w:rPr>
                <w:b/>
                <w:sz w:val="20"/>
                <w:szCs w:val="20"/>
                <w:u w:val="single"/>
              </w:rPr>
              <w:t xml:space="preserve">business </w:t>
            </w:r>
            <w:r>
              <w:rPr>
                <w:b/>
                <w:sz w:val="20"/>
                <w:szCs w:val="20"/>
                <w:u w:val="single"/>
              </w:rPr>
              <w:t>application n</w:t>
            </w:r>
            <w:r w:rsidR="00DF3C1D" w:rsidRPr="00DF3C1D">
              <w:rPr>
                <w:b/>
                <w:sz w:val="20"/>
                <w:szCs w:val="20"/>
                <w:u w:val="single"/>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0AB76ED9" w14:textId="77777777" w:rsidR="00955208" w:rsidRDefault="00955208" w:rsidP="00955208">
      <w:pPr>
        <w:pStyle w:val="NoSpacing"/>
        <w:jc w:val="both"/>
      </w:pPr>
      <w:r>
        <w:rPr>
          <w:b/>
          <w:u w:val="single"/>
        </w:rPr>
        <w:t>Hyperlinks</w:t>
      </w:r>
    </w:p>
    <w:p w14:paraId="3A242CBD" w14:textId="77777777" w:rsidR="00955208" w:rsidRDefault="00955208" w:rsidP="00955208">
      <w:pPr>
        <w:pStyle w:val="NoSpacing"/>
        <w:jc w:val="both"/>
      </w:pPr>
    </w:p>
    <w:p w14:paraId="18D50F77" w14:textId="77777777" w:rsidR="00955208" w:rsidRDefault="00955208" w:rsidP="00955208">
      <w:pPr>
        <w:pStyle w:val="NoSpacing"/>
        <w:jc w:val="both"/>
      </w:pPr>
      <w:r>
        <w:t>The message body above includes the following hyperlinked text.</w:t>
      </w:r>
    </w:p>
    <w:p w14:paraId="40BF175B"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01BC291C" w14:textId="77777777" w:rsidTr="00DF3C1D">
        <w:tc>
          <w:tcPr>
            <w:tcW w:w="704" w:type="dxa"/>
          </w:tcPr>
          <w:p w14:paraId="7DEFD0B3"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42670A4" w14:textId="77777777" w:rsidR="00955208" w:rsidRPr="00F96A95" w:rsidRDefault="00214992" w:rsidP="00DF3C1D">
            <w:pPr>
              <w:pStyle w:val="NoSpacing"/>
              <w:jc w:val="both"/>
              <w:rPr>
                <w:b/>
                <w:sz w:val="20"/>
                <w:szCs w:val="20"/>
              </w:rPr>
            </w:pPr>
            <w:r>
              <w:rPr>
                <w:b/>
                <w:sz w:val="20"/>
                <w:szCs w:val="20"/>
              </w:rPr>
              <w:t xml:space="preserve">“Finish my </w:t>
            </w:r>
            <w:r w:rsidR="00357D1A">
              <w:rPr>
                <w:b/>
                <w:sz w:val="20"/>
                <w:szCs w:val="20"/>
              </w:rPr>
              <w:t xml:space="preserve">business </w:t>
            </w:r>
            <w:r>
              <w:rPr>
                <w:b/>
                <w:sz w:val="20"/>
                <w:szCs w:val="20"/>
              </w:rPr>
              <w:t>application n</w:t>
            </w:r>
            <w:r w:rsidR="00DF3C1D" w:rsidRPr="00DF3C1D">
              <w:rPr>
                <w:b/>
                <w:sz w:val="20"/>
                <w:szCs w:val="20"/>
              </w:rPr>
              <w:t>ow”</w:t>
            </w:r>
          </w:p>
        </w:tc>
      </w:tr>
      <w:tr w:rsidR="00955208" w:rsidRPr="00F96A95" w14:paraId="09CDC738" w14:textId="77777777" w:rsidTr="00DF3C1D">
        <w:tc>
          <w:tcPr>
            <w:tcW w:w="704" w:type="dxa"/>
          </w:tcPr>
          <w:p w14:paraId="2A81CF72"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51000BB4" w14:textId="77777777"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60661E"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0008CF54" w14:textId="77777777" w:rsidR="00DF3C1D" w:rsidRDefault="00DF3C1D" w:rsidP="00955208">
      <w:pPr>
        <w:pStyle w:val="NoSpacing"/>
        <w:jc w:val="both"/>
      </w:pPr>
    </w:p>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32C8D328" w14:textId="77777777" w:rsidR="00955208" w:rsidRDefault="00955208" w:rsidP="00955208">
      <w:pPr>
        <w:pStyle w:val="NoSpacing"/>
        <w:jc w:val="both"/>
      </w:pPr>
    </w:p>
    <w:p w14:paraId="5D596B5D" w14:textId="77777777" w:rsidR="00955208" w:rsidRDefault="00AB4E05" w:rsidP="00955208">
      <w:pPr>
        <w:pStyle w:val="NoSpacing"/>
        <w:jc w:val="both"/>
      </w:pPr>
      <w:r>
        <w:t>This message does not require</w:t>
      </w:r>
      <w:r w:rsidR="00955208">
        <w:t xml:space="preserve"> attachments.</w:t>
      </w:r>
    </w:p>
    <w:p w14:paraId="4A78B3B7" w14:textId="77777777" w:rsidR="00AB4E05" w:rsidRDefault="00AB4E05">
      <w:pPr>
        <w:rPr>
          <w:rFonts w:eastAsiaTheme="minorHAnsi"/>
          <w:color w:val="937A46"/>
          <w:sz w:val="20"/>
          <w:szCs w:val="20"/>
          <w:lang w:eastAsia="en-US"/>
        </w:rPr>
      </w:pPr>
      <w:r>
        <w:rPr>
          <w:color w:val="937A46"/>
          <w:sz w:val="20"/>
          <w:szCs w:val="20"/>
        </w:rPr>
        <w:br w:type="page"/>
      </w:r>
    </w:p>
    <w:p w14:paraId="139340A9" w14:textId="61AFD891" w:rsidR="00AB4E05" w:rsidRDefault="00234D17" w:rsidP="00AB4E05">
      <w:pPr>
        <w:pStyle w:val="Heading2"/>
        <w:keepNext/>
        <w:spacing w:after="0" w:line="240" w:lineRule="auto"/>
      </w:pPr>
      <w:bookmarkStart w:id="196" w:name="_Toc65064231"/>
      <w:r>
        <w:lastRenderedPageBreak/>
        <w:t>3.4</w:t>
      </w:r>
      <w:r>
        <w:tab/>
        <w:t>Declined Application E</w:t>
      </w:r>
      <w:r w:rsidR="00AB4E05">
        <w:t>mail</w:t>
      </w:r>
      <w:r w:rsidR="006E3A69">
        <w:t xml:space="preserve"> CWBSB-505</w:t>
      </w:r>
      <w:bookmarkEnd w:id="196"/>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31AADBEF" w14:textId="77777777" w:rsidR="00AB4E05" w:rsidRDefault="00AB4E05" w:rsidP="00AB4E05">
      <w:pPr>
        <w:pStyle w:val="NoSpacing"/>
        <w:jc w:val="both"/>
      </w:pPr>
    </w:p>
    <w:p w14:paraId="02C43F5D" w14:textId="77777777" w:rsidR="00AB4E05" w:rsidRDefault="00234D17" w:rsidP="00AB4E05">
      <w:pPr>
        <w:pStyle w:val="NoSpacing"/>
        <w:jc w:val="both"/>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3DBF769A" w14:textId="77777777" w:rsidR="00AB4E05" w:rsidRDefault="00AB4E05" w:rsidP="00AB4E05">
      <w:pPr>
        <w:pStyle w:val="NoSpacing"/>
        <w:jc w:val="both"/>
      </w:pPr>
    </w:p>
    <w:p w14:paraId="7535C50A" w14:textId="19AE2495" w:rsidR="00AB4E05" w:rsidRDefault="00CF709C" w:rsidP="00AB4E05">
      <w:pPr>
        <w:pStyle w:val="NoSpacing"/>
        <w:numPr>
          <w:ilvl w:val="0"/>
          <w:numId w:val="24"/>
        </w:numPr>
        <w:jc w:val="both"/>
      </w:pPr>
      <w:r>
        <w:t>CWB manual reviewer declines the application</w:t>
      </w:r>
      <w:r w:rsidR="004B4B9A">
        <w:t xml:space="preserve"> (status set to Declined in Workspaces)</w:t>
      </w:r>
      <w:r>
        <w:t>.</w:t>
      </w:r>
    </w:p>
    <w:p w14:paraId="1E60C554" w14:textId="3E6B53B9" w:rsidR="00CF709C" w:rsidRDefault="00CF709C" w:rsidP="003B0334">
      <w:pPr>
        <w:pStyle w:val="NoSpacing"/>
        <w:jc w:val="both"/>
      </w:pPr>
    </w:p>
    <w:p w14:paraId="3677B6FA" w14:textId="03B8667D" w:rsidR="00CF709C" w:rsidRDefault="00CF709C" w:rsidP="003B0334">
      <w:pPr>
        <w:pStyle w:val="NoSpacing"/>
        <w:jc w:val="both"/>
      </w:pPr>
      <w:r w:rsidRPr="003B0334">
        <w:rPr>
          <w:b/>
        </w:rPr>
        <w:t>Note</w:t>
      </w:r>
      <w:r>
        <w:t>: Email should be sent to the Applicant email address with CC to any Authorized Signers.</w:t>
      </w:r>
    </w:p>
    <w:p w14:paraId="2AD51256" w14:textId="77777777" w:rsidR="00AB4E05" w:rsidRDefault="00AB4E05" w:rsidP="00AB4E05">
      <w:pPr>
        <w:pStyle w:val="NoSpacing"/>
        <w:jc w:val="both"/>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738A70E5" w14:textId="77777777" w:rsidR="00AB4E05" w:rsidRDefault="00AB4E05" w:rsidP="00AB4E05">
      <w:pPr>
        <w:pStyle w:val="NoSpacing"/>
        <w:jc w:val="both"/>
      </w:pPr>
    </w:p>
    <w:p w14:paraId="2119F269" w14:textId="77777777" w:rsidR="008B0ED2" w:rsidRDefault="008B0ED2" w:rsidP="008B0ED2">
      <w:pPr>
        <w:pStyle w:val="NoSpacing"/>
        <w:jc w:val="both"/>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49E8E34D" w14:textId="4A0B9FD9" w:rsidR="008B0ED2" w:rsidRDefault="00234D17" w:rsidP="008B0ED2">
      <w:pPr>
        <w:pStyle w:val="Heading2"/>
        <w:keepNext/>
        <w:spacing w:after="0" w:line="240" w:lineRule="auto"/>
      </w:pPr>
      <w:bookmarkStart w:id="197" w:name="_Toc65064232"/>
      <w:r>
        <w:lastRenderedPageBreak/>
        <w:t>3.5</w:t>
      </w:r>
      <w:r>
        <w:tab/>
        <w:t>Saved Application E</w:t>
      </w:r>
      <w:r w:rsidR="008B0ED2">
        <w:t>mail</w:t>
      </w:r>
      <w:r w:rsidR="006E3A69">
        <w:t xml:space="preserve"> CWBSB-134</w:t>
      </w:r>
      <w:bookmarkEnd w:id="197"/>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5B17CBF6" w14:textId="77777777" w:rsidR="008B0ED2" w:rsidRDefault="008B0ED2" w:rsidP="008B0ED2">
      <w:pPr>
        <w:pStyle w:val="NoSpacing"/>
        <w:jc w:val="both"/>
      </w:pPr>
    </w:p>
    <w:p w14:paraId="3AF8881D" w14:textId="77777777"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6B8AA204" w14:textId="77777777" w:rsidR="008B0ED2" w:rsidRDefault="008B0ED2" w:rsidP="008B0ED2">
      <w:pPr>
        <w:pStyle w:val="NoSpacing"/>
        <w:jc w:val="both"/>
      </w:pPr>
    </w:p>
    <w:p w14:paraId="4076595B" w14:textId="77777777" w:rsidR="008B0ED2" w:rsidRDefault="008B0ED2" w:rsidP="008B0ED2">
      <w:pPr>
        <w:pStyle w:val="NoSpacing"/>
        <w:numPr>
          <w:ilvl w:val="0"/>
          <w:numId w:val="25"/>
        </w:numPr>
        <w:jc w:val="both"/>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77777777" w:rsidR="008B0ED2" w:rsidRPr="008B0ED2" w:rsidRDefault="00B67A47" w:rsidP="008B0ED2">
            <w:pPr>
              <w:pStyle w:val="NoSpacing"/>
              <w:jc w:val="both"/>
              <w:rPr>
                <w:b/>
                <w:sz w:val="20"/>
                <w:szCs w:val="20"/>
                <w:u w:val="single"/>
              </w:rPr>
            </w:pPr>
            <w:r>
              <w:rPr>
                <w:b/>
                <w:sz w:val="20"/>
                <w:szCs w:val="20"/>
                <w:u w:val="single"/>
              </w:rPr>
              <w:t xml:space="preserve">Resume my </w:t>
            </w:r>
            <w:r w:rsidR="00221B60">
              <w:rPr>
                <w:b/>
                <w:sz w:val="20"/>
                <w:szCs w:val="20"/>
                <w:u w:val="single"/>
              </w:rPr>
              <w:t xml:space="preserve">business </w:t>
            </w:r>
            <w:r>
              <w:rPr>
                <w:b/>
                <w:sz w:val="20"/>
                <w:szCs w:val="20"/>
                <w:u w:val="single"/>
              </w:rPr>
              <w:t>application n</w:t>
            </w:r>
            <w:r w:rsidR="008B0ED2" w:rsidRPr="008B0ED2">
              <w:rPr>
                <w:b/>
                <w:sz w:val="20"/>
                <w:szCs w:val="20"/>
                <w:u w:val="single"/>
              </w:rPr>
              <w:t>ow</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77777777" w:rsidR="008B0ED2" w:rsidRDefault="008B0ED2" w:rsidP="008B0ED2">
      <w:pPr>
        <w:pStyle w:val="NoSpacing"/>
        <w:jc w:val="both"/>
      </w:pPr>
      <w:r>
        <w:rPr>
          <w:b/>
          <w:u w:val="single"/>
        </w:rPr>
        <w:t>Hyperlinks</w:t>
      </w:r>
    </w:p>
    <w:p w14:paraId="2C588B86" w14:textId="77777777" w:rsidR="008B0ED2" w:rsidRDefault="008B0ED2" w:rsidP="008B0ED2">
      <w:pPr>
        <w:pStyle w:val="NoSpacing"/>
        <w:jc w:val="both"/>
      </w:pPr>
    </w:p>
    <w:p w14:paraId="5BED6E57" w14:textId="77777777" w:rsidR="008B0ED2" w:rsidRDefault="008B0ED2" w:rsidP="008B0ED2">
      <w:pPr>
        <w:pStyle w:val="NoSpacing"/>
        <w:jc w:val="both"/>
      </w:pPr>
      <w:r>
        <w:t>The message body above includes the following hyperlinked text.</w:t>
      </w:r>
    </w:p>
    <w:p w14:paraId="3EAEF791" w14:textId="77777777"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68447C56" w14:textId="77777777" w:rsidTr="001908EF">
        <w:tc>
          <w:tcPr>
            <w:tcW w:w="704" w:type="dxa"/>
          </w:tcPr>
          <w:p w14:paraId="595C4818"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4446B96E" w14:textId="77777777"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r w:rsidR="00221B60">
              <w:rPr>
                <w:b/>
                <w:sz w:val="20"/>
                <w:szCs w:val="20"/>
              </w:rPr>
              <w:t>m</w:t>
            </w:r>
            <w:r w:rsidRPr="00DF3C1D">
              <w:rPr>
                <w:b/>
                <w:sz w:val="20"/>
                <w:szCs w:val="20"/>
              </w:rPr>
              <w:t xml:space="preserve">y </w:t>
            </w:r>
            <w:r w:rsidR="00221B60">
              <w:rPr>
                <w:b/>
                <w:sz w:val="20"/>
                <w:szCs w:val="20"/>
              </w:rPr>
              <w:t>business a</w:t>
            </w:r>
            <w:r w:rsidRPr="00DF3C1D">
              <w:rPr>
                <w:b/>
                <w:sz w:val="20"/>
                <w:szCs w:val="20"/>
              </w:rPr>
              <w:t xml:space="preserve">pplication </w:t>
            </w:r>
            <w:r w:rsidR="00221B60">
              <w:rPr>
                <w:b/>
                <w:sz w:val="20"/>
                <w:szCs w:val="20"/>
              </w:rPr>
              <w:t>n</w:t>
            </w:r>
            <w:r w:rsidRPr="00DF3C1D">
              <w:rPr>
                <w:b/>
                <w:sz w:val="20"/>
                <w:szCs w:val="20"/>
              </w:rPr>
              <w:t>ow”</w:t>
            </w:r>
          </w:p>
        </w:tc>
      </w:tr>
      <w:tr w:rsidR="008B0ED2" w:rsidRPr="00F96A95" w14:paraId="7262A278" w14:textId="77777777" w:rsidTr="001908EF">
        <w:tc>
          <w:tcPr>
            <w:tcW w:w="704" w:type="dxa"/>
          </w:tcPr>
          <w:p w14:paraId="2662E51B"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3AFC0BEF"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CFFBCD8"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2E8FAA93" w14:textId="77777777" w:rsidR="008B0ED2" w:rsidRDefault="008B0ED2" w:rsidP="008B0ED2">
      <w:pPr>
        <w:pStyle w:val="NoSpacing"/>
        <w:jc w:val="both"/>
      </w:pPr>
    </w:p>
    <w:p w14:paraId="588F886A" w14:textId="77777777" w:rsidR="008B0ED2" w:rsidRDefault="008B0ED2" w:rsidP="008B0ED2">
      <w:pPr>
        <w:pStyle w:val="NoSpacing"/>
        <w:jc w:val="both"/>
      </w:pPr>
      <w:r>
        <w:t>This message does not require attachments.</w:t>
      </w:r>
    </w:p>
    <w:p w14:paraId="1571417F" w14:textId="77777777" w:rsidR="008B0ED2" w:rsidRPr="00F96A95" w:rsidRDefault="008B0ED2" w:rsidP="008B0ED2">
      <w:pPr>
        <w:pStyle w:val="NoSpacing"/>
        <w:jc w:val="both"/>
        <w:rPr>
          <w:sz w:val="20"/>
          <w:szCs w:val="20"/>
        </w:rPr>
      </w:pPr>
    </w:p>
    <w:p w14:paraId="34EA69B2" w14:textId="77777777" w:rsidR="008B0ED2" w:rsidRDefault="008B0ED2">
      <w:pPr>
        <w:rPr>
          <w:rFonts w:eastAsiaTheme="minorHAnsi"/>
          <w:sz w:val="20"/>
          <w:szCs w:val="20"/>
          <w:lang w:eastAsia="en-US"/>
        </w:rPr>
      </w:pPr>
      <w:r>
        <w:rPr>
          <w:sz w:val="20"/>
          <w:szCs w:val="20"/>
        </w:rP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198" w:name="_Toc65064233"/>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198"/>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02C162CC" w14:textId="77777777" w:rsidR="008B0ED2" w:rsidRDefault="008B0ED2" w:rsidP="008B0ED2">
      <w:pPr>
        <w:pStyle w:val="NoSpacing"/>
        <w:jc w:val="both"/>
      </w:pPr>
    </w:p>
    <w:p w14:paraId="4FF7E7C0" w14:textId="341929DA" w:rsidR="008B0ED2" w:rsidRDefault="008B0ED2" w:rsidP="008B0ED2">
      <w:pPr>
        <w:pStyle w:val="NoSpacing"/>
        <w:numPr>
          <w:ilvl w:val="0"/>
          <w:numId w:val="26"/>
        </w:numPr>
        <w:jc w:val="both"/>
      </w:pPr>
      <w:r>
        <w:t xml:space="preserve">Applicant </w:t>
      </w:r>
      <w:r w:rsidR="00CF709C">
        <w:t xml:space="preserve">or Authorized Signer </w:t>
      </w:r>
      <w:r>
        <w:t xml:space="preserve">uses the </w:t>
      </w:r>
      <w:r w:rsidRPr="008B0ED2">
        <w:t>“Cancel” menu function</w:t>
      </w:r>
      <w:r>
        <w:t xml:space="preserve"> to withdraw their application</w:t>
      </w:r>
    </w:p>
    <w:p w14:paraId="7482A111" w14:textId="77777777" w:rsidR="008B0ED2" w:rsidRDefault="008B0ED2" w:rsidP="008B0ED2">
      <w:pPr>
        <w:pStyle w:val="NoSpacing"/>
        <w:jc w:val="both"/>
      </w:pPr>
    </w:p>
    <w:p w14:paraId="0E1D5DD5" w14:textId="7B3FC92E" w:rsidR="00CF709C" w:rsidRPr="003B0334" w:rsidRDefault="00CF709C" w:rsidP="008B0ED2">
      <w:pPr>
        <w:pStyle w:val="NoSpacing"/>
        <w:jc w:val="both"/>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C66B05">
              <w:rPr>
                <w:sz w:val="20"/>
                <w:szCs w:val="20"/>
                <w:rPrChange w:id="199" w:author="Ian Hicks" w:date="2021-02-24T10:56:00Z">
                  <w:rPr>
                    <w:sz w:val="20"/>
                    <w:szCs w:val="20"/>
                    <w:highlight w:val="yellow"/>
                  </w:rPr>
                </w:rPrChange>
              </w:rPr>
              <w:t xml:space="preserve">can </w:t>
            </w:r>
            <w:commentRangeStart w:id="200"/>
            <w:r w:rsidRPr="00C66B05">
              <w:rPr>
                <w:b/>
                <w:sz w:val="20"/>
                <w:szCs w:val="20"/>
                <w:rPrChange w:id="201" w:author="Ian Hicks" w:date="2021-02-24T10:56:00Z">
                  <w:rPr>
                    <w:b/>
                    <w:sz w:val="20"/>
                    <w:szCs w:val="20"/>
                    <w:highlight w:val="yellow"/>
                  </w:rPr>
                </w:rPrChange>
              </w:rPr>
              <w:t>start a new application</w:t>
            </w:r>
            <w:commentRangeEnd w:id="200"/>
            <w:r w:rsidR="006B677D" w:rsidRPr="00C66B05">
              <w:rPr>
                <w:rStyle w:val="CommentReference"/>
                <w:rFonts w:eastAsiaTheme="minorEastAsia"/>
                <w:lang w:eastAsia="en-CA"/>
                <w:rPrChange w:id="202" w:author="Ian Hicks" w:date="2021-02-24T10:56:00Z">
                  <w:rPr>
                    <w:rStyle w:val="CommentReference"/>
                    <w:rFonts w:eastAsiaTheme="minorEastAsia"/>
                    <w:highlight w:val="yellow"/>
                    <w:lang w:eastAsia="en-CA"/>
                  </w:rPr>
                </w:rPrChange>
              </w:rPr>
              <w:commentReference w:id="200"/>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1343D7" w:rsidRDefault="001343D7" w:rsidP="008B0ED2">
            <w:pPr>
              <w:pStyle w:val="NoSpacing"/>
              <w:jc w:val="both"/>
              <w:rPr>
                <w:b/>
                <w:sz w:val="20"/>
                <w:szCs w:val="20"/>
                <w:u w:val="single"/>
              </w:rPr>
            </w:pPr>
            <w:r w:rsidRPr="00C66B05">
              <w:rPr>
                <w:b/>
                <w:sz w:val="20"/>
                <w:szCs w:val="20"/>
                <w:u w:val="single"/>
                <w:rPrChange w:id="203" w:author="Ian Hicks" w:date="2021-02-24T10:56:00Z">
                  <w:rPr>
                    <w:b/>
                    <w:sz w:val="20"/>
                    <w:szCs w:val="20"/>
                    <w:highlight w:val="yellow"/>
                    <w:u w:val="single"/>
                  </w:rPr>
                </w:rPrChange>
              </w:rPr>
              <w:t xml:space="preserve">Need </w:t>
            </w:r>
            <w:commentRangeStart w:id="204"/>
            <w:r w:rsidRPr="00C66B05">
              <w:rPr>
                <w:b/>
                <w:sz w:val="20"/>
                <w:szCs w:val="20"/>
                <w:u w:val="single"/>
                <w:rPrChange w:id="205" w:author="Ian Hicks" w:date="2021-02-24T10:56:00Z">
                  <w:rPr>
                    <w:b/>
                    <w:sz w:val="20"/>
                    <w:szCs w:val="20"/>
                    <w:highlight w:val="yellow"/>
                    <w:u w:val="single"/>
                  </w:rPr>
                </w:rPrChange>
              </w:rPr>
              <w:t>help</w:t>
            </w:r>
            <w:commentRangeEnd w:id="204"/>
            <w:r w:rsidR="00357D1A" w:rsidRPr="00C66B05">
              <w:rPr>
                <w:rStyle w:val="CommentReference"/>
                <w:rFonts w:eastAsiaTheme="minorEastAsia"/>
                <w:lang w:eastAsia="en-CA"/>
                <w:rPrChange w:id="206" w:author="Ian Hicks" w:date="2021-02-24T10:56:00Z">
                  <w:rPr>
                    <w:rStyle w:val="CommentReference"/>
                    <w:rFonts w:eastAsiaTheme="minorEastAsia"/>
                    <w:highlight w:val="yellow"/>
                    <w:lang w:eastAsia="en-CA"/>
                  </w:rPr>
                </w:rPrChange>
              </w:rPr>
              <w:commentReference w:id="204"/>
            </w:r>
            <w:r w:rsidRPr="00C66B05">
              <w:rPr>
                <w:b/>
                <w:sz w:val="20"/>
                <w:szCs w:val="20"/>
                <w:u w:val="single"/>
                <w:rPrChange w:id="207" w:author="Ian Hicks" w:date="2021-02-24T10:56:00Z">
                  <w:rPr>
                    <w:b/>
                    <w:sz w:val="20"/>
                    <w:szCs w:val="20"/>
                    <w:highlight w:val="yellow"/>
                    <w:u w:val="single"/>
                  </w:rPr>
                </w:rPrChange>
              </w:rPr>
              <w:t>?</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29C3CD95" w14:textId="77777777" w:rsidR="008B0ED2" w:rsidRDefault="008B0ED2" w:rsidP="008B0ED2">
      <w:pPr>
        <w:pStyle w:val="NoSpacing"/>
        <w:jc w:val="both"/>
      </w:pPr>
    </w:p>
    <w:p w14:paraId="57B29150" w14:textId="77777777" w:rsidR="008B0ED2" w:rsidRDefault="008B0ED2" w:rsidP="008B0ED2">
      <w:pPr>
        <w:pStyle w:val="NoSpacing"/>
        <w:jc w:val="both"/>
      </w:pPr>
      <w:r>
        <w:t>The message body above includes the following hyperlinked text.</w:t>
      </w:r>
    </w:p>
    <w:p w14:paraId="787D8F2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51F0631D" w14:textId="77777777" w:rsidR="008B0ED2" w:rsidRDefault="008B0ED2" w:rsidP="008B0ED2">
      <w:pPr>
        <w:pStyle w:val="NoSpacing"/>
        <w:jc w:val="both"/>
      </w:pPr>
    </w:p>
    <w:p w14:paraId="0E17270E" w14:textId="77777777" w:rsidR="008B0ED2" w:rsidRDefault="008B0ED2" w:rsidP="008B0ED2">
      <w:pPr>
        <w:pStyle w:val="NoSpacing"/>
        <w:jc w:val="both"/>
      </w:pPr>
      <w:r>
        <w:t>This message does not require attachments.</w:t>
      </w:r>
    </w:p>
    <w:p w14:paraId="2941FD8F" w14:textId="77777777" w:rsidR="00AA1093" w:rsidRDefault="00AA1093">
      <w:pPr>
        <w:rPr>
          <w:sz w:val="20"/>
          <w:szCs w:val="20"/>
        </w:rPr>
      </w:pPr>
    </w:p>
    <w:p w14:paraId="63A916A3" w14:textId="77777777" w:rsidR="00AA1093" w:rsidRDefault="00AA1093">
      <w:pPr>
        <w:rPr>
          <w:sz w:val="20"/>
          <w:szCs w:val="20"/>
        </w:rPr>
      </w:pP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208" w:name="_Toc65064234"/>
      <w:r>
        <w:lastRenderedPageBreak/>
        <w:t>3.7</w:t>
      </w:r>
      <w:r>
        <w:tab/>
      </w:r>
      <w:r w:rsidR="00234D17">
        <w:t>Nurture E</w:t>
      </w:r>
      <w:r w:rsidR="00780EC0">
        <w:t>mail</w:t>
      </w:r>
      <w:r w:rsidR="006E3A69">
        <w:t xml:space="preserve"> CWBSB-157</w:t>
      </w:r>
      <w:r w:rsidR="00FD005A">
        <w:t>, CWBSB-278</w:t>
      </w:r>
      <w:bookmarkEnd w:id="208"/>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C0A5051" w14:textId="77777777" w:rsidR="00780EC0" w:rsidRDefault="00780EC0" w:rsidP="00780EC0">
      <w:pPr>
        <w:pStyle w:val="NoSpacing"/>
        <w:jc w:val="both"/>
      </w:pPr>
    </w:p>
    <w:p w14:paraId="02B7DF27" w14:textId="77777777"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62F87AF9" w14:textId="77777777" w:rsidR="00780EC0" w:rsidRDefault="00780EC0" w:rsidP="00780EC0">
      <w:pPr>
        <w:pStyle w:val="NoSpacing"/>
        <w:jc w:val="both"/>
      </w:pPr>
    </w:p>
    <w:p w14:paraId="71929390" w14:textId="5ABA426B" w:rsidR="00780EC0" w:rsidRDefault="000E4ED8" w:rsidP="00780EC0">
      <w:pPr>
        <w:pStyle w:val="NoSpacing"/>
        <w:numPr>
          <w:ilvl w:val="0"/>
          <w:numId w:val="27"/>
        </w:numPr>
        <w:jc w:val="both"/>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780EC0">
      <w:pPr>
        <w:pStyle w:val="NoSpacing"/>
        <w:numPr>
          <w:ilvl w:val="0"/>
          <w:numId w:val="27"/>
        </w:numPr>
        <w:jc w:val="both"/>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780EC0">
      <w:pPr>
        <w:pStyle w:val="NoSpacing"/>
        <w:numPr>
          <w:ilvl w:val="0"/>
          <w:numId w:val="27"/>
        </w:numPr>
        <w:jc w:val="both"/>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77777777" w:rsidR="00780EC0" w:rsidRPr="00F96A95" w:rsidRDefault="00BA6023" w:rsidP="001908EF">
            <w:pPr>
              <w:pStyle w:val="NoSpacing"/>
              <w:jc w:val="both"/>
              <w:rPr>
                <w:sz w:val="20"/>
                <w:szCs w:val="20"/>
              </w:rPr>
            </w:pPr>
            <w:r>
              <w:rPr>
                <w:sz w:val="20"/>
                <w:szCs w:val="20"/>
              </w:rPr>
              <w:t xml:space="preserve">A reminder about your CWB </w:t>
            </w:r>
            <w:r w:rsidR="00221B60">
              <w:rPr>
                <w:sz w:val="20"/>
                <w:szCs w:val="20"/>
              </w:rPr>
              <w:t xml:space="preserve">business </w:t>
            </w:r>
            <w:r>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7777777"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still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780EC0" w:rsidRDefault="005F71B5" w:rsidP="00780EC0">
            <w:pPr>
              <w:pStyle w:val="NoSpacing"/>
              <w:jc w:val="both"/>
              <w:rPr>
                <w:b/>
                <w:sz w:val="20"/>
                <w:szCs w:val="20"/>
                <w:u w:val="single"/>
              </w:rPr>
            </w:pPr>
            <w:r>
              <w:rPr>
                <w:b/>
                <w:sz w:val="20"/>
                <w:szCs w:val="20"/>
                <w:u w:val="single"/>
              </w:rPr>
              <w:t>Complete</w:t>
            </w:r>
            <w:r w:rsidR="00BA6023">
              <w:rPr>
                <w:b/>
                <w:sz w:val="20"/>
                <w:szCs w:val="20"/>
                <w:u w:val="single"/>
              </w:rPr>
              <w:t xml:space="preserve"> my </w:t>
            </w:r>
            <w:r w:rsidR="007B4475">
              <w:rPr>
                <w:b/>
                <w:sz w:val="20"/>
                <w:szCs w:val="20"/>
                <w:u w:val="single"/>
              </w:rPr>
              <w:t xml:space="preserve">business </w:t>
            </w:r>
            <w:r w:rsidR="00BA6023">
              <w:rPr>
                <w:b/>
                <w:sz w:val="20"/>
                <w:szCs w:val="20"/>
                <w:u w:val="single"/>
              </w:rPr>
              <w:t>application n</w:t>
            </w:r>
            <w:r w:rsidR="00780EC0" w:rsidRPr="00780EC0">
              <w:rPr>
                <w:b/>
                <w:sz w:val="20"/>
                <w:szCs w:val="20"/>
                <w:u w:val="single"/>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77777777" w:rsidR="00780EC0" w:rsidRDefault="00BA6023" w:rsidP="00780EC0">
            <w:pPr>
              <w:pStyle w:val="NoSpacing"/>
              <w:jc w:val="both"/>
              <w:rPr>
                <w:sz w:val="20"/>
                <w:szCs w:val="20"/>
              </w:rPr>
            </w:pPr>
            <w:r w:rsidRPr="00BA6023">
              <w:rPr>
                <w:sz w:val="20"/>
                <w:szCs w:val="20"/>
              </w:rPr>
              <w:t>We look forward to the opportunity to help you</w:t>
            </w:r>
            <w:r w:rsidR="007B4475">
              <w:rPr>
                <w:sz w:val="20"/>
                <w:szCs w:val="20"/>
              </w:rPr>
              <w:t>r business</w:t>
            </w:r>
            <w:r w:rsidRPr="00BA6023">
              <w:rPr>
                <w:sz w:val="20"/>
                <w:szCs w:val="20"/>
              </w:rPr>
              <w:t xml:space="preserve"> realize </w:t>
            </w:r>
            <w:r w:rsidR="007B4475">
              <w:rPr>
                <w:sz w:val="20"/>
                <w:szCs w:val="20"/>
              </w:rPr>
              <w:t>its</w:t>
            </w:r>
            <w:r w:rsidR="007B4475" w:rsidRPr="00BA6023">
              <w:rPr>
                <w:sz w:val="20"/>
                <w:szCs w:val="20"/>
              </w:rPr>
              <w:t xml:space="preserve"> </w:t>
            </w:r>
            <w:r w:rsidRPr="00BA6023">
              <w:rPr>
                <w:sz w:val="20"/>
                <w:szCs w:val="20"/>
              </w:rPr>
              <w:t>financial potential.</w:t>
            </w: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B11077E" w:rsidR="00780EC0" w:rsidRPr="00F96A95" w:rsidRDefault="00780EC0" w:rsidP="00CF709C">
            <w:pPr>
              <w:pStyle w:val="NoSpacing"/>
              <w:jc w:val="both"/>
              <w:rPr>
                <w:sz w:val="20"/>
                <w:szCs w:val="20"/>
              </w:rPr>
            </w:pPr>
            <w:commentRangeStart w:id="209"/>
            <w:r w:rsidRPr="00780EC0">
              <w:rPr>
                <w:sz w:val="20"/>
                <w:szCs w:val="20"/>
              </w:rPr>
              <w:t xml:space="preserve">&lt;&lt;Insert “unsubscribe” footer </w:t>
            </w:r>
            <w:commentRangeEnd w:id="209"/>
            <w:r w:rsidR="00CF709C">
              <w:rPr>
                <w:rStyle w:val="CommentReference"/>
                <w:rFonts w:eastAsiaTheme="minorEastAsia"/>
                <w:lang w:eastAsia="en-CA"/>
              </w:rPr>
              <w:commentReference w:id="209"/>
            </w:r>
            <w:del w:id="210" w:author="Ian Hicks" w:date="2021-02-22T15:13:00Z">
              <w:r w:rsidRPr="00780EC0" w:rsidDel="00CF709C">
                <w:rPr>
                  <w:sz w:val="20"/>
                  <w:szCs w:val="20"/>
                </w:rPr>
                <w:delText>as per standard Springboard implementation</w:delText>
              </w:r>
            </w:del>
            <w:r w:rsidRPr="00780EC0">
              <w:rPr>
                <w:sz w:val="20"/>
                <w:szCs w:val="20"/>
              </w:rPr>
              <w:t>&gt;&gt;</w:t>
            </w:r>
          </w:p>
        </w:tc>
      </w:tr>
    </w:tbl>
    <w:p w14:paraId="0DAAFCFA" w14:textId="77777777" w:rsidR="00780EC0" w:rsidRDefault="00780EC0" w:rsidP="00780EC0">
      <w:pPr>
        <w:pStyle w:val="NoSpacing"/>
        <w:jc w:val="both"/>
      </w:pPr>
    </w:p>
    <w:p w14:paraId="73B7C31B" w14:textId="77777777" w:rsidR="00780EC0" w:rsidRDefault="00780EC0" w:rsidP="00780EC0">
      <w:pPr>
        <w:pStyle w:val="NoSpacing"/>
        <w:jc w:val="both"/>
      </w:pPr>
      <w:r>
        <w:rPr>
          <w:b/>
          <w:u w:val="single"/>
        </w:rPr>
        <w:t>Hyperlinks</w:t>
      </w:r>
    </w:p>
    <w:p w14:paraId="6BC4DD2A" w14:textId="77777777" w:rsidR="00780EC0" w:rsidRDefault="00780EC0" w:rsidP="00780EC0">
      <w:pPr>
        <w:pStyle w:val="NoSpacing"/>
        <w:jc w:val="both"/>
      </w:pPr>
    </w:p>
    <w:p w14:paraId="7A6585EC" w14:textId="77777777" w:rsidR="00780EC0" w:rsidRDefault="00780EC0" w:rsidP="00780EC0">
      <w:pPr>
        <w:pStyle w:val="NoSpacing"/>
        <w:jc w:val="both"/>
      </w:pPr>
      <w:r>
        <w:t>The message body above includes the following hyperlinked text.</w:t>
      </w:r>
    </w:p>
    <w:p w14:paraId="23CF9DB5"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316D818B" w14:textId="77777777" w:rsidTr="001908EF">
        <w:tc>
          <w:tcPr>
            <w:tcW w:w="704" w:type="dxa"/>
          </w:tcPr>
          <w:p w14:paraId="6EE1DCAD"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69DBD454" w14:textId="77777777"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r w:rsidR="007B4475">
              <w:rPr>
                <w:b/>
                <w:sz w:val="20"/>
                <w:szCs w:val="20"/>
              </w:rPr>
              <w:t>my business application now</w:t>
            </w:r>
            <w:r w:rsidR="00780EC0" w:rsidRPr="00DF3C1D">
              <w:rPr>
                <w:b/>
                <w:sz w:val="20"/>
                <w:szCs w:val="20"/>
              </w:rPr>
              <w:t>”</w:t>
            </w:r>
          </w:p>
        </w:tc>
      </w:tr>
      <w:tr w:rsidR="00780EC0" w:rsidRPr="00F96A95" w14:paraId="3FAFBD11" w14:textId="77777777" w:rsidTr="001908EF">
        <w:tc>
          <w:tcPr>
            <w:tcW w:w="704" w:type="dxa"/>
          </w:tcPr>
          <w:p w14:paraId="510F81F8"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5AF9E414"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53F4FAEF"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A27E46">
      <w:pPr>
        <w:pStyle w:val="NoSpacing"/>
        <w:jc w:val="both"/>
      </w:pPr>
      <w:r>
        <w:t>This message does not require attachments.</w:t>
      </w:r>
      <w:r w:rsidR="008B0D37">
        <w:rPr>
          <w:color w:val="937A46"/>
          <w:sz w:val="20"/>
          <w:szCs w:val="20"/>
        </w:rPr>
        <w:br w:type="page"/>
      </w:r>
    </w:p>
    <w:p w14:paraId="7115BED4" w14:textId="096EA6C8" w:rsidR="008B0D37" w:rsidRDefault="009C582A" w:rsidP="008B0D37">
      <w:pPr>
        <w:pStyle w:val="Heading2"/>
        <w:keepNext/>
        <w:spacing w:after="0" w:line="240" w:lineRule="auto"/>
      </w:pPr>
      <w:bookmarkStart w:id="211" w:name="_Toc65064235"/>
      <w:r>
        <w:lastRenderedPageBreak/>
        <w:t>3.8</w:t>
      </w:r>
      <w:r w:rsidR="008B0D37">
        <w:tab/>
        <w:t>Manual Ident</w:t>
      </w:r>
      <w:r w:rsidR="00234D17">
        <w:t>ity Verification Instructions E</w:t>
      </w:r>
      <w:r w:rsidR="008B0D37">
        <w:t>mail</w:t>
      </w:r>
      <w:r w:rsidR="00FD005A">
        <w:t xml:space="preserve"> CWBSB-258</w:t>
      </w:r>
      <w:bookmarkEnd w:id="211"/>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3D051BF3" w14:textId="77777777" w:rsidR="008B0D37" w:rsidRDefault="008B0D37" w:rsidP="008B0D37">
      <w:pPr>
        <w:pStyle w:val="NoSpacing"/>
        <w:jc w:val="both"/>
      </w:pPr>
    </w:p>
    <w:p w14:paraId="080E12F8" w14:textId="77777777" w:rsidR="008B0D37" w:rsidRDefault="00234D17" w:rsidP="008B0D37">
      <w:pPr>
        <w:pStyle w:val="NoSpacing"/>
        <w:jc w:val="both"/>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1EFA77D5" w14:textId="77777777" w:rsidR="008B0D37" w:rsidRDefault="008B0D37" w:rsidP="008B0D37">
      <w:pPr>
        <w:pStyle w:val="NoSpacing"/>
        <w:jc w:val="both"/>
      </w:pPr>
    </w:p>
    <w:p w14:paraId="09D3E1A7" w14:textId="5709B409" w:rsidR="008B0D37" w:rsidRDefault="008B0D37" w:rsidP="008B0D37">
      <w:pPr>
        <w:pStyle w:val="NoSpacing"/>
        <w:numPr>
          <w:ilvl w:val="0"/>
          <w:numId w:val="29"/>
        </w:numPr>
        <w:jc w:val="both"/>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B0D37">
      <w:pPr>
        <w:pStyle w:val="NoSpacing"/>
        <w:numPr>
          <w:ilvl w:val="0"/>
          <w:numId w:val="29"/>
        </w:numPr>
        <w:jc w:val="both"/>
      </w:pPr>
      <w:r>
        <w:t>Applicant (or Authorized Signer) fails primary and secondary (Flinks)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75BA4EB1" w14:textId="77777777" w:rsidR="008B0D37" w:rsidRDefault="008B0D37" w:rsidP="008B0D37">
      <w:pPr>
        <w:pStyle w:val="NoSpacing"/>
        <w:jc w:val="both"/>
      </w:pPr>
    </w:p>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77777777" w:rsidR="008B0D37" w:rsidRPr="008B0D37" w:rsidRDefault="009517F2" w:rsidP="008B0D37">
            <w:pPr>
              <w:pStyle w:val="NoSpacing"/>
              <w:jc w:val="both"/>
              <w:rPr>
                <w:sz w:val="20"/>
                <w:szCs w:val="20"/>
              </w:rPr>
            </w:pPr>
            <w:r>
              <w:rPr>
                <w:sz w:val="20"/>
                <w:szCs w:val="20"/>
              </w:rPr>
              <w:t>CWB Online 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29CE1B86" w14:textId="77777777" w:rsidR="00997488" w:rsidRDefault="00997488" w:rsidP="008B0D37">
      <w:pPr>
        <w:pStyle w:val="NoSpacing"/>
        <w:jc w:val="both"/>
        <w:rPr>
          <w:b/>
          <w:u w:val="single"/>
        </w:rPr>
      </w:pPr>
    </w:p>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6EBB78AC" w14:textId="77777777" w:rsidR="008B0D37" w:rsidRDefault="008B0D37" w:rsidP="008B0D37">
      <w:pPr>
        <w:pStyle w:val="NoSpacing"/>
        <w:jc w:val="both"/>
      </w:pPr>
    </w:p>
    <w:p w14:paraId="29115C24" w14:textId="77777777" w:rsidR="008B0D37" w:rsidRDefault="008B0D37" w:rsidP="008B0D37">
      <w:pPr>
        <w:pStyle w:val="NoSpacing"/>
        <w:jc w:val="both"/>
      </w:pPr>
      <w:r>
        <w:t>The message body above includes the following hyperlinked text.</w:t>
      </w:r>
    </w:p>
    <w:p w14:paraId="1A089C16"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409E6858" w14:textId="77777777" w:rsidR="008B0D37" w:rsidRDefault="008B0D37" w:rsidP="008B0D37">
      <w:pPr>
        <w:pStyle w:val="NoSpacing"/>
        <w:jc w:val="both"/>
      </w:pPr>
    </w:p>
    <w:p w14:paraId="1815CC1E" w14:textId="77777777" w:rsidR="008B0D37" w:rsidRDefault="008B0D37" w:rsidP="008B0D37">
      <w:pPr>
        <w:pStyle w:val="NoSpacing"/>
        <w:jc w:val="both"/>
      </w:pPr>
      <w:r>
        <w:t>This message does not require attachments.</w:t>
      </w:r>
    </w:p>
    <w:p w14:paraId="17444DB4" w14:textId="77777777" w:rsidR="00292730" w:rsidRDefault="00292730">
      <w:pPr>
        <w:rPr>
          <w:rFonts w:eastAsiaTheme="minorHAnsi"/>
          <w:lang w:eastAsia="en-US"/>
        </w:rPr>
      </w:pPr>
      <w:r>
        <w:br w:type="page"/>
      </w:r>
    </w:p>
    <w:p w14:paraId="3265ABB6" w14:textId="270D510A" w:rsidR="00292730" w:rsidRDefault="009C582A" w:rsidP="00292730">
      <w:pPr>
        <w:pStyle w:val="Heading2"/>
        <w:keepNext/>
        <w:spacing w:after="0" w:line="240" w:lineRule="auto"/>
      </w:pPr>
      <w:bookmarkStart w:id="212" w:name="_Toc65064236"/>
      <w:r>
        <w:lastRenderedPageBreak/>
        <w:t>3.9</w:t>
      </w:r>
      <w:r w:rsidR="00234D17">
        <w:tab/>
      </w:r>
      <w:r w:rsidR="003E3078">
        <w:t>Authorized Signer</w:t>
      </w:r>
      <w:r w:rsidR="00234D17">
        <w:t xml:space="preserve"> Invitation E</w:t>
      </w:r>
      <w:r w:rsidR="00292730">
        <w:t>mail</w:t>
      </w:r>
      <w:r w:rsidR="00FD005A">
        <w:t xml:space="preserve"> CWBSB-139</w:t>
      </w:r>
      <w:bookmarkEnd w:id="212"/>
    </w:p>
    <w:p w14:paraId="01793D3D" w14:textId="77777777" w:rsidR="00292730" w:rsidRDefault="00292730" w:rsidP="00292730">
      <w:pPr>
        <w:pStyle w:val="NoSpacing"/>
        <w:jc w:val="both"/>
      </w:pP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2ACEB53A" w14:textId="77777777" w:rsidR="00292730" w:rsidRDefault="00234D17" w:rsidP="00292730">
      <w:pPr>
        <w:pStyle w:val="NoSpacing"/>
        <w:jc w:val="both"/>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570B2A6A" w14:textId="77777777" w:rsidR="00292730" w:rsidRDefault="00292730" w:rsidP="00292730">
      <w:pPr>
        <w:pStyle w:val="NoSpacing"/>
        <w:jc w:val="both"/>
      </w:pPr>
    </w:p>
    <w:p w14:paraId="62671520" w14:textId="1560BCB3" w:rsidR="00EC6B9A" w:rsidRDefault="003E3078" w:rsidP="001C2BA1">
      <w:pPr>
        <w:pStyle w:val="NoSpacing"/>
        <w:numPr>
          <w:ilvl w:val="0"/>
          <w:numId w:val="45"/>
        </w:numPr>
        <w:jc w:val="both"/>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2F6E3DC4" w14:textId="77777777" w:rsidR="00EC6B9A" w:rsidRDefault="00EC6B9A" w:rsidP="00292730">
      <w:pPr>
        <w:pStyle w:val="NoSpacing"/>
        <w:jc w:val="both"/>
      </w:pPr>
    </w:p>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commentRangeStart w:id="213"/>
            <w:r w:rsidR="004000F6" w:rsidRPr="00291C71">
              <w:rPr>
                <w:sz w:val="20"/>
                <w:szCs w:val="20"/>
                <w:highlight w:val="yellow"/>
              </w:rPr>
              <w:t>finalize</w:t>
            </w:r>
            <w:r>
              <w:rPr>
                <w:sz w:val="20"/>
                <w:szCs w:val="20"/>
              </w:rPr>
              <w:t xml:space="preserve"> the</w:t>
            </w:r>
            <w:r w:rsidR="004000F6">
              <w:rPr>
                <w:sz w:val="20"/>
                <w:szCs w:val="20"/>
              </w:rPr>
              <w:t xml:space="preserve"> </w:t>
            </w:r>
            <w:r w:rsidR="004000F6" w:rsidRPr="00291C71">
              <w:rPr>
                <w:sz w:val="20"/>
                <w:szCs w:val="20"/>
                <w:highlight w:val="yellow"/>
              </w:rPr>
              <w:t>account opening</w:t>
            </w:r>
            <w:r>
              <w:rPr>
                <w:sz w:val="20"/>
                <w:szCs w:val="20"/>
              </w:rPr>
              <w:t xml:space="preserve"> process until your </w:t>
            </w:r>
            <w:r w:rsidRPr="00291C71">
              <w:rPr>
                <w:sz w:val="20"/>
                <w:szCs w:val="20"/>
                <w:highlight w:val="yellow"/>
              </w:rPr>
              <w:t>p</w:t>
            </w:r>
            <w:r w:rsidR="004000F6" w:rsidRPr="00291C71">
              <w:rPr>
                <w:sz w:val="20"/>
                <w:szCs w:val="20"/>
                <w:highlight w:val="yellow"/>
              </w:rPr>
              <w:t>ortion</w:t>
            </w:r>
            <w:r w:rsidR="00291C71">
              <w:rPr>
                <w:sz w:val="20"/>
                <w:szCs w:val="20"/>
              </w:rPr>
              <w:t xml:space="preserve"> </w:t>
            </w:r>
            <w:commentRangeEnd w:id="213"/>
            <w:r w:rsidR="00595C06">
              <w:rPr>
                <w:rStyle w:val="CommentReference"/>
                <w:rFonts w:eastAsiaTheme="minorEastAsia"/>
                <w:lang w:eastAsia="en-CA"/>
              </w:rPr>
              <w:commentReference w:id="213"/>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5BD5134D" w14:textId="77777777" w:rsidR="00EC6B9A" w:rsidRDefault="00EC6B9A" w:rsidP="00292730">
      <w:pPr>
        <w:pStyle w:val="NoSpacing"/>
        <w:jc w:val="both"/>
      </w:pPr>
    </w:p>
    <w:p w14:paraId="18526018" w14:textId="77777777" w:rsidR="009A0DDA" w:rsidRDefault="009A0DDA" w:rsidP="00292730">
      <w:pPr>
        <w:pStyle w:val="NoSpacing"/>
        <w:jc w:val="both"/>
      </w:pPr>
    </w:p>
    <w:p w14:paraId="2B3D3A82" w14:textId="77777777" w:rsidR="00292730" w:rsidRDefault="00292730" w:rsidP="00292730">
      <w:pPr>
        <w:pStyle w:val="NoSpacing"/>
        <w:jc w:val="both"/>
      </w:pPr>
      <w:r>
        <w:rPr>
          <w:b/>
          <w:u w:val="single"/>
        </w:rPr>
        <w:t>Hyperlinks</w:t>
      </w:r>
    </w:p>
    <w:p w14:paraId="66FA5322" w14:textId="77777777" w:rsidR="00292730" w:rsidRDefault="00292730" w:rsidP="00292730">
      <w:pPr>
        <w:pStyle w:val="NoSpacing"/>
        <w:jc w:val="both"/>
      </w:pPr>
    </w:p>
    <w:p w14:paraId="2C542B40" w14:textId="77777777" w:rsidR="00292730" w:rsidRDefault="00292730" w:rsidP="00292730">
      <w:pPr>
        <w:pStyle w:val="NoSpacing"/>
        <w:jc w:val="both"/>
      </w:pPr>
      <w:r>
        <w:t>The message body above includes the following hyperlinked text.</w:t>
      </w:r>
    </w:p>
    <w:p w14:paraId="340BFF4E" w14:textId="77777777"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3B2A56A1" w14:textId="77777777" w:rsidTr="009D2D78">
        <w:tc>
          <w:tcPr>
            <w:tcW w:w="704" w:type="dxa"/>
          </w:tcPr>
          <w:p w14:paraId="4B4E30FF"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11BA826D" w14:textId="77777777" w:rsidR="004676CE" w:rsidRPr="00F96A95" w:rsidRDefault="004676CE" w:rsidP="009D2D78">
            <w:pPr>
              <w:pStyle w:val="NoSpacing"/>
              <w:jc w:val="both"/>
              <w:rPr>
                <w:b/>
                <w:sz w:val="20"/>
                <w:szCs w:val="20"/>
              </w:rPr>
            </w:pPr>
            <w:r>
              <w:rPr>
                <w:b/>
                <w:sz w:val="20"/>
                <w:szCs w:val="20"/>
              </w:rPr>
              <w:t xml:space="preserve">“Start </w:t>
            </w:r>
            <w:r w:rsidR="00357D1A">
              <w:rPr>
                <w:b/>
                <w:sz w:val="20"/>
                <w:szCs w:val="20"/>
              </w:rPr>
              <w:t>m</w:t>
            </w:r>
            <w:r>
              <w:rPr>
                <w:b/>
                <w:sz w:val="20"/>
                <w:szCs w:val="20"/>
              </w:rPr>
              <w:t xml:space="preserve">y </w:t>
            </w:r>
            <w:r w:rsidR="00357D1A">
              <w:rPr>
                <w:b/>
                <w:sz w:val="20"/>
                <w:szCs w:val="20"/>
              </w:rPr>
              <w:t>a</w:t>
            </w:r>
            <w:r>
              <w:rPr>
                <w:b/>
                <w:sz w:val="20"/>
                <w:szCs w:val="20"/>
              </w:rPr>
              <w:t>pplication</w:t>
            </w:r>
            <w:r w:rsidRPr="00DF3C1D">
              <w:rPr>
                <w:b/>
                <w:sz w:val="20"/>
                <w:szCs w:val="20"/>
              </w:rPr>
              <w:t>”</w:t>
            </w:r>
          </w:p>
        </w:tc>
      </w:tr>
      <w:tr w:rsidR="004676CE" w:rsidRPr="00F96A95" w14:paraId="0BDE27E6" w14:textId="77777777" w:rsidTr="009D2D78">
        <w:tc>
          <w:tcPr>
            <w:tcW w:w="704" w:type="dxa"/>
          </w:tcPr>
          <w:p w14:paraId="624A3FD2"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557F3341" w14:textId="77777777"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r w:rsidR="00A37F15">
              <w:rPr>
                <w:sz w:val="20"/>
                <w:szCs w:val="20"/>
              </w:rPr>
              <w:t>authorized signer</w:t>
            </w:r>
            <w:r>
              <w:rPr>
                <w:sz w:val="20"/>
                <w:szCs w:val="20"/>
              </w:rPr>
              <w:t xml:space="preserve"> entry page</w:t>
            </w:r>
          </w:p>
        </w:tc>
      </w:tr>
    </w:tbl>
    <w:p w14:paraId="64AD4984"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7BD2B737" w14:textId="77777777" w:rsidR="00D329F1" w:rsidRDefault="00D329F1" w:rsidP="00D329F1">
      <w:pPr>
        <w:pStyle w:val="NoSpacing"/>
        <w:jc w:val="both"/>
      </w:pPr>
      <w:r>
        <w:rPr>
          <w:b/>
          <w:u w:val="single"/>
        </w:rPr>
        <w:t>Attachments</w:t>
      </w:r>
    </w:p>
    <w:p w14:paraId="5DCBB330" w14:textId="77777777" w:rsidR="009A0DDA" w:rsidRDefault="009A0DDA" w:rsidP="00292730">
      <w:pPr>
        <w:pStyle w:val="NoSpacing"/>
        <w:jc w:val="both"/>
      </w:pPr>
    </w:p>
    <w:p w14:paraId="6AA61C2A" w14:textId="77777777" w:rsidR="008B0D37" w:rsidRDefault="00D329F1" w:rsidP="00292730">
      <w:pPr>
        <w:pStyle w:val="NoSpacing"/>
        <w:jc w:val="both"/>
      </w:pPr>
      <w:r>
        <w:t>This message does not require attachments.</w:t>
      </w:r>
      <w:r w:rsidR="00292730" w:rsidRPr="00F96A95">
        <w:rPr>
          <w:color w:val="937A46"/>
          <w:sz w:val="20"/>
          <w:szCs w:val="20"/>
        </w:rPr>
        <w:br w:type="page"/>
      </w:r>
    </w:p>
    <w:p w14:paraId="01936E66" w14:textId="261490B8" w:rsidR="00651880" w:rsidRDefault="009C582A" w:rsidP="00651880">
      <w:pPr>
        <w:pStyle w:val="Heading2"/>
        <w:keepNext/>
        <w:spacing w:after="0" w:line="240" w:lineRule="auto"/>
      </w:pPr>
      <w:bookmarkStart w:id="214" w:name="_Toc65064237"/>
      <w:r w:rsidRPr="00C66B05">
        <w:lastRenderedPageBreak/>
        <w:t>3.10</w:t>
      </w:r>
      <w:r w:rsidR="00AD1F09" w:rsidRPr="00C66B05">
        <w:tab/>
      </w:r>
      <w:commentRangeStart w:id="215"/>
      <w:r w:rsidR="00AD1F09" w:rsidRPr="00C66B05">
        <w:rPr>
          <w:rPrChange w:id="216" w:author="Ian Hicks" w:date="2021-02-24T10:59:00Z">
            <w:rPr>
              <w:highlight w:val="yellow"/>
            </w:rPr>
          </w:rPrChange>
        </w:rPr>
        <w:t>Application</w:t>
      </w:r>
      <w:commentRangeEnd w:id="215"/>
      <w:r w:rsidR="00595C06" w:rsidRPr="00C66B05">
        <w:rPr>
          <w:rStyle w:val="CommentReference"/>
          <w:rFonts w:asciiTheme="minorHAnsi" w:hAnsiTheme="minorHAnsi" w:cstheme="minorBidi"/>
          <w:b w:val="0"/>
          <w:color w:val="auto"/>
          <w:spacing w:val="0"/>
        </w:rPr>
        <w:commentReference w:id="215"/>
      </w:r>
      <w:r w:rsidR="00AD1F09" w:rsidRPr="00C66B05">
        <w:rPr>
          <w:rPrChange w:id="217" w:author="Ian Hicks" w:date="2021-02-24T10:59:00Z">
            <w:rPr>
              <w:highlight w:val="yellow"/>
            </w:rPr>
          </w:rPrChange>
        </w:rPr>
        <w:t xml:space="preserve"> Complete</w:t>
      </w:r>
      <w:r w:rsidR="00234D17" w:rsidRPr="00C66B05">
        <w:rPr>
          <w:rPrChange w:id="218" w:author="Ian Hicks" w:date="2021-02-24T10:59:00Z">
            <w:rPr>
              <w:highlight w:val="yellow"/>
            </w:rPr>
          </w:rPrChange>
        </w:rPr>
        <w:t xml:space="preserve"> E</w:t>
      </w:r>
      <w:r w:rsidR="00651880" w:rsidRPr="00C66B05">
        <w:rPr>
          <w:rPrChange w:id="219" w:author="Ian Hicks" w:date="2021-02-24T10:59:00Z">
            <w:rPr>
              <w:highlight w:val="yellow"/>
            </w:rPr>
          </w:rPrChange>
        </w:rPr>
        <w:t>mail</w:t>
      </w:r>
      <w:r w:rsidR="00FD005A" w:rsidRPr="00C66B05">
        <w:t xml:space="preserve"> CWBSB-158</w:t>
      </w:r>
      <w:bookmarkEnd w:id="214"/>
    </w:p>
    <w:p w14:paraId="0FFEEB31" w14:textId="77777777" w:rsidR="00651880" w:rsidRDefault="00651880" w:rsidP="00651880">
      <w:pPr>
        <w:pStyle w:val="NoSpacing"/>
        <w:jc w:val="both"/>
      </w:pPr>
    </w:p>
    <w:p w14:paraId="419169C1" w14:textId="77777777" w:rsidR="00651880" w:rsidRPr="006B729E" w:rsidRDefault="00651880" w:rsidP="00651880">
      <w:pPr>
        <w:pStyle w:val="NoSpacing"/>
        <w:jc w:val="both"/>
        <w:rPr>
          <w:b/>
          <w:u w:val="single"/>
        </w:rPr>
      </w:pPr>
      <w:r>
        <w:rPr>
          <w:b/>
          <w:u w:val="single"/>
        </w:rPr>
        <w:t>Trigger Events</w:t>
      </w:r>
    </w:p>
    <w:p w14:paraId="0292E3E0" w14:textId="77777777" w:rsidR="00651880" w:rsidRDefault="00651880" w:rsidP="00651880">
      <w:pPr>
        <w:pStyle w:val="NoSpacing"/>
        <w:jc w:val="both"/>
      </w:pPr>
    </w:p>
    <w:p w14:paraId="583CC092" w14:textId="77777777"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2DB483B9" w14:textId="77777777" w:rsidR="00651880" w:rsidRDefault="00651880" w:rsidP="00651880">
      <w:pPr>
        <w:pStyle w:val="NoSpacing"/>
        <w:jc w:val="both"/>
      </w:pPr>
    </w:p>
    <w:p w14:paraId="012E2328" w14:textId="77777777" w:rsidR="00651880" w:rsidRDefault="00AD1F09" w:rsidP="00292730">
      <w:pPr>
        <w:pStyle w:val="NoSpacing"/>
        <w:numPr>
          <w:ilvl w:val="0"/>
          <w:numId w:val="30"/>
        </w:numPr>
        <w:jc w:val="both"/>
      </w:pPr>
      <w:r>
        <w:t>Applicant successfully completes the Flinks funding process, with EFT transactions successfully created.</w:t>
      </w:r>
    </w:p>
    <w:p w14:paraId="62076BED" w14:textId="77777777" w:rsidR="00651880" w:rsidRDefault="00AD1F09" w:rsidP="00292730">
      <w:pPr>
        <w:pStyle w:val="NoSpacing"/>
        <w:numPr>
          <w:ilvl w:val="0"/>
          <w:numId w:val="30"/>
        </w:numPr>
        <w:jc w:val="both"/>
      </w:pPr>
      <w:r>
        <w:t>Applicant reaches the Funding Form’s Dynamic Finish page after selecting Interac e-transfer as their preferred funding method.</w:t>
      </w:r>
    </w:p>
    <w:p w14:paraId="51C45E5B" w14:textId="77777777" w:rsidR="009F00A3" w:rsidRDefault="009F00A3" w:rsidP="009F00A3">
      <w:pPr>
        <w:pStyle w:val="NoSpacing"/>
        <w:numPr>
          <w:ilvl w:val="0"/>
          <w:numId w:val="30"/>
        </w:numPr>
        <w:jc w:val="both"/>
      </w:pPr>
      <w:r>
        <w:t>Applicant reaches the Funding Form’s Dynamic Finish page after selecting internal CWB transfer as their preferred funding method.</w:t>
      </w:r>
    </w:p>
    <w:p w14:paraId="7564A6A4" w14:textId="77777777" w:rsidR="009F00A3" w:rsidRDefault="009F00A3" w:rsidP="009F00A3">
      <w:pPr>
        <w:pStyle w:val="NoSpacing"/>
        <w:numPr>
          <w:ilvl w:val="0"/>
          <w:numId w:val="30"/>
        </w:numPr>
        <w:jc w:val="both"/>
      </w:pPr>
      <w:r>
        <w:t>Applicant reaches the Funding Form’s Dynamic Finish page after selecting a cheque payment as their preferred funding method.</w:t>
      </w:r>
    </w:p>
    <w:p w14:paraId="3159DCC3" w14:textId="77777777" w:rsidR="00DD4406" w:rsidRDefault="00DD4406" w:rsidP="009F00A3">
      <w:pPr>
        <w:pStyle w:val="NoSpacing"/>
        <w:numPr>
          <w:ilvl w:val="0"/>
          <w:numId w:val="30"/>
        </w:numPr>
        <w:jc w:val="both"/>
      </w:pPr>
      <w:r>
        <w:t>Applicant reaches the Finding Form’s Dynamic Finish page after selecting Remote Deposit Capture as their preferred funding method.</w:t>
      </w:r>
    </w:p>
    <w:p w14:paraId="5F76EFFE" w14:textId="77777777" w:rsidR="009F00A3" w:rsidRDefault="009F00A3" w:rsidP="009F00A3">
      <w:pPr>
        <w:pStyle w:val="NoSpacing"/>
        <w:ind w:left="360"/>
        <w:jc w:val="both"/>
      </w:pPr>
    </w:p>
    <w:p w14:paraId="70E1C43A" w14:textId="77777777" w:rsidR="009F00A3" w:rsidRPr="009F00A3" w:rsidRDefault="009F00A3" w:rsidP="009F00A3">
      <w:pPr>
        <w:pStyle w:val="NoSpacing"/>
        <w:ind w:left="360"/>
        <w:jc w:val="both"/>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4663AB88" w14:textId="77777777"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you can log into online banking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9800F0">
            <w:pPr>
              <w:pStyle w:val="NoSpacing"/>
              <w:numPr>
                <w:ilvl w:val="0"/>
                <w:numId w:val="32"/>
              </w:numPr>
              <w:jc w:val="both"/>
              <w:rPr>
                <w:sz w:val="20"/>
                <w:szCs w:val="20"/>
              </w:rPr>
            </w:pPr>
            <w:r>
              <w:rPr>
                <w:sz w:val="20"/>
                <w:szCs w:val="20"/>
              </w:rPr>
              <w:t>Log into your other bank or financial institution.</w:t>
            </w:r>
          </w:p>
          <w:p w14:paraId="294E466B" w14:textId="77777777" w:rsidR="0042385D" w:rsidRDefault="00B10F55" w:rsidP="009800F0">
            <w:pPr>
              <w:pStyle w:val="NoSpacing"/>
              <w:numPr>
                <w:ilvl w:val="0"/>
                <w:numId w:val="32"/>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9800F0">
            <w:pPr>
              <w:pStyle w:val="NoSpacing"/>
              <w:numPr>
                <w:ilvl w:val="0"/>
                <w:numId w:val="32"/>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&lt;&lt;ELSE IF Funding_Method == “Internal CWB Transfer”&gt;&gt;</w:t>
            </w:r>
          </w:p>
          <w:p w14:paraId="15553494" w14:textId="77777777" w:rsidR="0059460C" w:rsidRDefault="0059460C" w:rsidP="0059460C">
            <w:pPr>
              <w:pStyle w:val="NoSpacing"/>
              <w:jc w:val="both"/>
              <w:rPr>
                <w:sz w:val="20"/>
                <w:szCs w:val="20"/>
              </w:rPr>
            </w:pPr>
            <w:r>
              <w:rPr>
                <w:sz w:val="20"/>
                <w:szCs w:val="20"/>
              </w:rPr>
              <w:t>To transfer funds from your CWB</w:t>
            </w:r>
            <w:r w:rsidR="005764C8">
              <w:rPr>
                <w:sz w:val="20"/>
                <w:szCs w:val="20"/>
              </w:rPr>
              <w:t xml:space="preserve"> personal</w:t>
            </w:r>
            <w:r>
              <w:rPr>
                <w:sz w:val="20"/>
                <w:szCs w:val="20"/>
              </w:rPr>
              <w:t xml:space="preserve"> account to your new </w:t>
            </w:r>
            <w:r w:rsidR="00584123">
              <w:rPr>
                <w:sz w:val="20"/>
                <w:szCs w:val="20"/>
              </w:rPr>
              <w:t xml:space="preserve">CWB business </w:t>
            </w:r>
            <w:r>
              <w:rPr>
                <w:sz w:val="20"/>
                <w:szCs w:val="20"/>
              </w:rPr>
              <w:t>account, follow these steps:</w:t>
            </w:r>
          </w:p>
          <w:p w14:paraId="00CEC1CD" w14:textId="77777777" w:rsidR="0059460C" w:rsidRDefault="0059460C" w:rsidP="0059460C">
            <w:pPr>
              <w:pStyle w:val="NoSpacing"/>
              <w:jc w:val="both"/>
              <w:rPr>
                <w:sz w:val="20"/>
                <w:szCs w:val="20"/>
              </w:rPr>
            </w:pPr>
          </w:p>
          <w:p w14:paraId="16ED7326" w14:textId="77777777" w:rsidR="009800F0" w:rsidRDefault="009800F0" w:rsidP="009800F0">
            <w:pPr>
              <w:pStyle w:val="NoSpacing"/>
              <w:numPr>
                <w:ilvl w:val="0"/>
                <w:numId w:val="56"/>
              </w:numPr>
              <w:jc w:val="both"/>
              <w:rPr>
                <w:sz w:val="20"/>
                <w:szCs w:val="20"/>
              </w:rPr>
            </w:pPr>
            <w:commentRangeStart w:id="220"/>
            <w:r w:rsidRPr="006340F3">
              <w:rPr>
                <w:b/>
                <w:sz w:val="20"/>
                <w:szCs w:val="20"/>
                <w:u w:val="single"/>
              </w:rPr>
              <w:t xml:space="preserve">Go </w:t>
            </w:r>
            <w:r w:rsidR="00113870">
              <w:rPr>
                <w:b/>
                <w:sz w:val="20"/>
                <w:szCs w:val="20"/>
                <w:u w:val="single"/>
              </w:rPr>
              <w:t>t</w:t>
            </w:r>
            <w:r w:rsidRPr="006340F3">
              <w:rPr>
                <w:b/>
                <w:sz w:val="20"/>
                <w:szCs w:val="20"/>
                <w:u w:val="single"/>
              </w:rPr>
              <w:t>o online banking</w:t>
            </w:r>
            <w:r>
              <w:rPr>
                <w:sz w:val="20"/>
                <w:szCs w:val="20"/>
              </w:rPr>
              <w:t xml:space="preserve"> to log into your new Business Banking Account. </w:t>
            </w:r>
            <w:commentRangeEnd w:id="220"/>
            <w:r w:rsidR="004F68D2">
              <w:rPr>
                <w:rStyle w:val="CommentReference"/>
                <w:rFonts w:eastAsiaTheme="minorEastAsia"/>
                <w:lang w:eastAsia="en-CA"/>
              </w:rPr>
              <w:commentReference w:id="220"/>
            </w:r>
          </w:p>
          <w:p w14:paraId="2E672996" w14:textId="77777777" w:rsidR="0059460C" w:rsidRDefault="0059460C" w:rsidP="009800F0">
            <w:pPr>
              <w:pStyle w:val="NoSpacing"/>
              <w:numPr>
                <w:ilvl w:val="0"/>
                <w:numId w:val="56"/>
              </w:numPr>
              <w:jc w:val="both"/>
              <w:rPr>
                <w:sz w:val="20"/>
                <w:szCs w:val="20"/>
              </w:rPr>
            </w:pPr>
            <w:r>
              <w:rPr>
                <w:sz w:val="20"/>
                <w:szCs w:val="20"/>
              </w:rPr>
              <w:t xml:space="preserve">On the “Account Summary” page, find the account you want to </w:t>
            </w:r>
            <w:r w:rsidR="00DA1290">
              <w:rPr>
                <w:sz w:val="20"/>
                <w:szCs w:val="20"/>
              </w:rPr>
              <w:t>transfer</w:t>
            </w:r>
            <w:r>
              <w:rPr>
                <w:sz w:val="20"/>
                <w:szCs w:val="20"/>
              </w:rPr>
              <w:t xml:space="preserve"> funds</w:t>
            </w:r>
            <w:r w:rsidR="00DA1290">
              <w:rPr>
                <w:sz w:val="20"/>
                <w:szCs w:val="20"/>
              </w:rPr>
              <w:t xml:space="preserve"> to. </w:t>
            </w:r>
            <w:r>
              <w:rPr>
                <w:sz w:val="20"/>
                <w:szCs w:val="20"/>
              </w:rPr>
              <w:t>Copy the 12-digit account number.</w:t>
            </w:r>
          </w:p>
          <w:p w14:paraId="46B327FC" w14:textId="77777777" w:rsidR="0059460C" w:rsidRDefault="0059460C" w:rsidP="009800F0">
            <w:pPr>
              <w:pStyle w:val="NoSpacing"/>
              <w:numPr>
                <w:ilvl w:val="0"/>
                <w:numId w:val="56"/>
              </w:numPr>
              <w:jc w:val="both"/>
              <w:rPr>
                <w:sz w:val="20"/>
                <w:szCs w:val="20"/>
              </w:rPr>
            </w:pPr>
            <w:r w:rsidRPr="00384DBD">
              <w:rPr>
                <w:sz w:val="20"/>
                <w:szCs w:val="20"/>
              </w:rPr>
              <w:t>L</w:t>
            </w:r>
            <w:r>
              <w:rPr>
                <w:sz w:val="20"/>
                <w:szCs w:val="20"/>
              </w:rPr>
              <w:t xml:space="preserve">og into  </w:t>
            </w:r>
            <w:r w:rsidRPr="00B0244D">
              <w:rPr>
                <w:b/>
                <w:sz w:val="20"/>
                <w:szCs w:val="20"/>
                <w:u w:val="single"/>
              </w:rPr>
              <w:t>CWB online banking</w:t>
            </w:r>
            <w:r w:rsidR="005764C8">
              <w:rPr>
                <w:b/>
                <w:sz w:val="20"/>
                <w:szCs w:val="20"/>
                <w:u w:val="single"/>
              </w:rPr>
              <w:t xml:space="preserve"> account</w:t>
            </w:r>
            <w:r>
              <w:rPr>
                <w:sz w:val="20"/>
                <w:szCs w:val="20"/>
              </w:rPr>
              <w:t>.</w:t>
            </w:r>
          </w:p>
          <w:p w14:paraId="6211D17D" w14:textId="77777777" w:rsidR="0059460C" w:rsidRDefault="0059460C" w:rsidP="009800F0">
            <w:pPr>
              <w:pStyle w:val="NoSpacing"/>
              <w:numPr>
                <w:ilvl w:val="0"/>
                <w:numId w:val="56"/>
              </w:numPr>
              <w:jc w:val="both"/>
              <w:rPr>
                <w:sz w:val="20"/>
                <w:szCs w:val="20"/>
              </w:rPr>
            </w:pPr>
            <w:r>
              <w:rPr>
                <w:sz w:val="20"/>
                <w:szCs w:val="20"/>
              </w:rPr>
              <w:t>Select the “Transfers” option from the menu.</w:t>
            </w:r>
          </w:p>
          <w:p w14:paraId="609E8FF6" w14:textId="77777777" w:rsidR="0059460C" w:rsidRDefault="0059460C" w:rsidP="009800F0">
            <w:pPr>
              <w:pStyle w:val="NoSpacing"/>
              <w:numPr>
                <w:ilvl w:val="0"/>
                <w:numId w:val="56"/>
              </w:numPr>
              <w:jc w:val="both"/>
              <w:rPr>
                <w:sz w:val="20"/>
                <w:szCs w:val="20"/>
              </w:rPr>
            </w:pPr>
            <w:r>
              <w:rPr>
                <w:sz w:val="20"/>
                <w:szCs w:val="20"/>
              </w:rPr>
              <w:lastRenderedPageBreak/>
              <w:t>In the “From” field, select the account you want to move funds from.</w:t>
            </w:r>
          </w:p>
          <w:p w14:paraId="3E05AB41" w14:textId="77777777" w:rsidR="0059460C" w:rsidRDefault="0059460C" w:rsidP="009800F0">
            <w:pPr>
              <w:pStyle w:val="NoSpacing"/>
              <w:numPr>
                <w:ilvl w:val="0"/>
                <w:numId w:val="56"/>
              </w:numPr>
              <w:jc w:val="both"/>
              <w:rPr>
                <w:sz w:val="20"/>
                <w:szCs w:val="20"/>
              </w:rPr>
            </w:pPr>
            <w:r>
              <w:rPr>
                <w:sz w:val="20"/>
                <w:szCs w:val="20"/>
              </w:rPr>
              <w:t>Specify the amount you would like to transfer.</w:t>
            </w:r>
          </w:p>
          <w:p w14:paraId="7A87C31D" w14:textId="77777777" w:rsidR="0059460C" w:rsidRDefault="0059460C" w:rsidP="009800F0">
            <w:pPr>
              <w:pStyle w:val="NoSpacing"/>
              <w:numPr>
                <w:ilvl w:val="0"/>
                <w:numId w:val="56"/>
              </w:numPr>
              <w:jc w:val="both"/>
              <w:rPr>
                <w:sz w:val="20"/>
                <w:szCs w:val="20"/>
              </w:rPr>
            </w:pPr>
            <w:r>
              <w:rPr>
                <w:sz w:val="20"/>
                <w:szCs w:val="20"/>
              </w:rPr>
              <w:t>In the “Transfer To” field, select the option called “Another Client”.</w:t>
            </w:r>
          </w:p>
          <w:p w14:paraId="45551BF5" w14:textId="77777777" w:rsidR="0059460C" w:rsidRDefault="0059460C" w:rsidP="009800F0">
            <w:pPr>
              <w:pStyle w:val="NoSpacing"/>
              <w:numPr>
                <w:ilvl w:val="0"/>
                <w:numId w:val="56"/>
              </w:numPr>
              <w:jc w:val="both"/>
              <w:rPr>
                <w:sz w:val="20"/>
                <w:szCs w:val="20"/>
              </w:rPr>
            </w:pPr>
            <w:r>
              <w:rPr>
                <w:sz w:val="20"/>
                <w:szCs w:val="20"/>
              </w:rPr>
              <w:t xml:space="preserve">In the “Other CWB Account”, type the 12-digit </w:t>
            </w:r>
            <w:r w:rsidR="00584123">
              <w:rPr>
                <w:sz w:val="20"/>
                <w:szCs w:val="20"/>
              </w:rPr>
              <w:t xml:space="preserve">CWB business </w:t>
            </w:r>
            <w:r>
              <w:rPr>
                <w:sz w:val="20"/>
                <w:szCs w:val="20"/>
              </w:rPr>
              <w:t>account number from step 2.</w:t>
            </w:r>
          </w:p>
          <w:p w14:paraId="6D1E598C" w14:textId="77777777" w:rsidR="0059460C" w:rsidRDefault="0059460C" w:rsidP="009800F0">
            <w:pPr>
              <w:pStyle w:val="NoSpacing"/>
              <w:numPr>
                <w:ilvl w:val="0"/>
                <w:numId w:val="56"/>
              </w:numPr>
              <w:jc w:val="both"/>
              <w:rPr>
                <w:sz w:val="20"/>
                <w:szCs w:val="20"/>
              </w:rPr>
            </w:pPr>
            <w:r>
              <w:rPr>
                <w:sz w:val="20"/>
                <w:szCs w:val="20"/>
              </w:rPr>
              <w:t>Click or tap “Continue” and follow the on-screen instructions to complete the transfer.</w:t>
            </w:r>
          </w:p>
          <w:p w14:paraId="405E3E01" w14:textId="77777777" w:rsidR="0059460C" w:rsidRDefault="0059460C" w:rsidP="009F00A3">
            <w:pPr>
              <w:pStyle w:val="NoSpacing"/>
              <w:jc w:val="both"/>
              <w:rPr>
                <w:sz w:val="20"/>
                <w:szCs w:val="20"/>
              </w:rPr>
            </w:pPr>
          </w:p>
          <w:p w14:paraId="7A7D86CC" w14:textId="77777777" w:rsidR="009F00A3" w:rsidRPr="009F00A3" w:rsidRDefault="009F00A3" w:rsidP="009F00A3">
            <w:pPr>
              <w:pStyle w:val="NoSpacing"/>
              <w:jc w:val="both"/>
              <w:rPr>
                <w:b/>
                <w:sz w:val="20"/>
                <w:szCs w:val="20"/>
              </w:rPr>
            </w:pPr>
            <w:commentRangeStart w:id="221"/>
            <w:r w:rsidRPr="009F00A3">
              <w:rPr>
                <w:b/>
                <w:sz w:val="20"/>
                <w:szCs w:val="20"/>
              </w:rPr>
              <w:t xml:space="preserve">&lt;&lt;ELSE IF Funding_Method == “Internal </w:t>
            </w:r>
            <w:r w:rsidR="0059460C">
              <w:rPr>
                <w:b/>
                <w:sz w:val="20"/>
                <w:szCs w:val="20"/>
              </w:rPr>
              <w:t>Motive</w:t>
            </w:r>
            <w:r w:rsidR="0059460C" w:rsidRPr="009F00A3">
              <w:rPr>
                <w:b/>
                <w:sz w:val="20"/>
                <w:szCs w:val="20"/>
              </w:rPr>
              <w:t xml:space="preserve"> </w:t>
            </w:r>
            <w:r w:rsidRPr="009F00A3">
              <w:rPr>
                <w:b/>
                <w:sz w:val="20"/>
                <w:szCs w:val="20"/>
              </w:rPr>
              <w:t>Transfer”&gt;&gt;</w:t>
            </w:r>
            <w:commentRangeEnd w:id="221"/>
            <w:r w:rsidR="004F68D2">
              <w:rPr>
                <w:rStyle w:val="CommentReference"/>
                <w:rFonts w:eastAsiaTheme="minorEastAsia"/>
                <w:lang w:eastAsia="en-CA"/>
              </w:rPr>
              <w:commentReference w:id="221"/>
            </w:r>
          </w:p>
          <w:p w14:paraId="3CA94987" w14:textId="77777777" w:rsidR="00E607BB" w:rsidRDefault="005C11A7" w:rsidP="009F00A3">
            <w:pPr>
              <w:pStyle w:val="NoSpacing"/>
              <w:jc w:val="both"/>
              <w:rPr>
                <w:sz w:val="20"/>
                <w:szCs w:val="20"/>
              </w:rPr>
            </w:pPr>
            <w:r>
              <w:rPr>
                <w:sz w:val="20"/>
                <w:szCs w:val="20"/>
              </w:rPr>
              <w:t>To transfer funds from your</w:t>
            </w:r>
            <w:r w:rsidR="005C1143">
              <w:rPr>
                <w:sz w:val="20"/>
                <w:szCs w:val="20"/>
              </w:rPr>
              <w:t xml:space="preserve"> </w:t>
            </w:r>
            <w:r>
              <w:rPr>
                <w:sz w:val="20"/>
                <w:szCs w:val="20"/>
              </w:rPr>
              <w:t>Motive Financial account to your new CWB</w:t>
            </w:r>
            <w:r w:rsidR="00584123">
              <w:rPr>
                <w:sz w:val="20"/>
                <w:szCs w:val="20"/>
              </w:rPr>
              <w:t xml:space="preserve"> business</w:t>
            </w:r>
            <w:r w:rsidR="00E607BB">
              <w:rPr>
                <w:sz w:val="20"/>
                <w:szCs w:val="20"/>
              </w:rPr>
              <w:t xml:space="preserve"> account, follow these steps:</w:t>
            </w:r>
          </w:p>
          <w:p w14:paraId="45769EFA" w14:textId="77777777" w:rsidR="00E607BB" w:rsidRDefault="00E607BB" w:rsidP="009F00A3">
            <w:pPr>
              <w:pStyle w:val="NoSpacing"/>
              <w:jc w:val="both"/>
              <w:rPr>
                <w:sz w:val="20"/>
                <w:szCs w:val="20"/>
              </w:rPr>
            </w:pPr>
          </w:p>
          <w:p w14:paraId="72BDBBFA" w14:textId="77777777" w:rsidR="00E607BB" w:rsidRDefault="001316B3" w:rsidP="009800F0">
            <w:pPr>
              <w:pStyle w:val="NoSpacing"/>
              <w:numPr>
                <w:ilvl w:val="0"/>
                <w:numId w:val="57"/>
              </w:numPr>
              <w:jc w:val="both"/>
              <w:rPr>
                <w:sz w:val="20"/>
                <w:szCs w:val="20"/>
              </w:rPr>
            </w:pPr>
            <w:r>
              <w:rPr>
                <w:sz w:val="20"/>
                <w:szCs w:val="20"/>
              </w:rPr>
              <w:t>L</w:t>
            </w:r>
            <w:r w:rsidR="009800F0">
              <w:rPr>
                <w:sz w:val="20"/>
                <w:szCs w:val="20"/>
              </w:rPr>
              <w:t xml:space="preserve">og into your new </w:t>
            </w:r>
            <w:r w:rsidR="009800F0" w:rsidRPr="007469E4">
              <w:rPr>
                <w:b/>
                <w:sz w:val="20"/>
                <w:szCs w:val="20"/>
                <w:u w:val="single"/>
              </w:rPr>
              <w:t xml:space="preserve">Business </w:t>
            </w:r>
            <w:r w:rsidR="007469E4">
              <w:rPr>
                <w:b/>
                <w:sz w:val="20"/>
                <w:szCs w:val="20"/>
                <w:u w:val="single"/>
              </w:rPr>
              <w:t>b</w:t>
            </w:r>
            <w:r w:rsidR="009800F0" w:rsidRPr="007469E4">
              <w:rPr>
                <w:b/>
                <w:sz w:val="20"/>
                <w:szCs w:val="20"/>
                <w:u w:val="single"/>
              </w:rPr>
              <w:t xml:space="preserve">anking </w:t>
            </w:r>
            <w:r w:rsidR="007469E4">
              <w:rPr>
                <w:b/>
                <w:sz w:val="20"/>
                <w:szCs w:val="20"/>
                <w:u w:val="single"/>
              </w:rPr>
              <w:t>a</w:t>
            </w:r>
            <w:r w:rsidR="009800F0" w:rsidRPr="007469E4">
              <w:rPr>
                <w:b/>
                <w:sz w:val="20"/>
                <w:szCs w:val="20"/>
                <w:u w:val="single"/>
              </w:rPr>
              <w:t>ccount</w:t>
            </w:r>
            <w:r w:rsidR="009800F0" w:rsidRPr="00595C06">
              <w:rPr>
                <w:b/>
                <w:sz w:val="20"/>
                <w:szCs w:val="20"/>
              </w:rPr>
              <w:t>.</w:t>
            </w:r>
            <w:r w:rsidR="009800F0">
              <w:rPr>
                <w:sz w:val="20"/>
                <w:szCs w:val="20"/>
              </w:rPr>
              <w:t xml:space="preserve"> </w:t>
            </w:r>
          </w:p>
          <w:p w14:paraId="73E159E2" w14:textId="77777777" w:rsidR="00E607BB" w:rsidRDefault="00E607BB" w:rsidP="009800F0">
            <w:pPr>
              <w:pStyle w:val="NoSpacing"/>
              <w:numPr>
                <w:ilvl w:val="0"/>
                <w:numId w:val="57"/>
              </w:numPr>
              <w:jc w:val="both"/>
              <w:rPr>
                <w:sz w:val="20"/>
                <w:szCs w:val="20"/>
              </w:rPr>
            </w:pPr>
            <w:r>
              <w:rPr>
                <w:sz w:val="20"/>
                <w:szCs w:val="20"/>
              </w:rPr>
              <w:t>On the “Account Summary” page, find the account</w:t>
            </w:r>
            <w:ins w:id="222" w:author="Connie Smart" w:date="2021-01-13T15:10:00Z">
              <w:r w:rsidR="00DA1290">
                <w:rPr>
                  <w:sz w:val="20"/>
                  <w:szCs w:val="20"/>
                </w:rPr>
                <w:t xml:space="preserve"> </w:t>
              </w:r>
            </w:ins>
            <w:r w:rsidR="0006285C">
              <w:rPr>
                <w:sz w:val="20"/>
                <w:szCs w:val="20"/>
              </w:rPr>
              <w:t>you want to</w:t>
            </w:r>
            <w:r w:rsidR="00DA1290">
              <w:rPr>
                <w:sz w:val="20"/>
                <w:szCs w:val="20"/>
              </w:rPr>
              <w:t xml:space="preserve"> transfer</w:t>
            </w:r>
            <w:r w:rsidR="0006285C">
              <w:rPr>
                <w:sz w:val="20"/>
                <w:szCs w:val="20"/>
              </w:rPr>
              <w:t xml:space="preserve"> funds</w:t>
            </w:r>
            <w:r w:rsidR="00DA1290">
              <w:rPr>
                <w:sz w:val="20"/>
                <w:szCs w:val="20"/>
              </w:rPr>
              <w:t xml:space="preserve"> to. </w:t>
            </w:r>
            <w:r w:rsidR="0006285C">
              <w:rPr>
                <w:sz w:val="20"/>
                <w:szCs w:val="20"/>
              </w:rPr>
              <w:t>Copy the</w:t>
            </w:r>
            <w:r>
              <w:rPr>
                <w:sz w:val="20"/>
                <w:szCs w:val="20"/>
              </w:rPr>
              <w:t xml:space="preserve"> 12-digit</w:t>
            </w:r>
            <w:ins w:id="223" w:author="Connie Smart" w:date="2021-01-13T15:11:00Z">
              <w:r w:rsidR="00DA1290">
                <w:rPr>
                  <w:sz w:val="20"/>
                  <w:szCs w:val="20"/>
                </w:rPr>
                <w:t xml:space="preserve"> </w:t>
              </w:r>
            </w:ins>
            <w:del w:id="224" w:author="Connie Smart" w:date="2021-01-13T15:11:00Z">
              <w:r w:rsidDel="00DA1290">
                <w:rPr>
                  <w:sz w:val="20"/>
                  <w:szCs w:val="20"/>
                </w:rPr>
                <w:delText xml:space="preserve"> </w:delText>
              </w:r>
            </w:del>
            <w:r>
              <w:rPr>
                <w:sz w:val="20"/>
                <w:szCs w:val="20"/>
              </w:rPr>
              <w:t>account number.</w:t>
            </w:r>
          </w:p>
          <w:p w14:paraId="27421AE1" w14:textId="77777777" w:rsidR="00E607BB" w:rsidRDefault="00B0244D" w:rsidP="009800F0">
            <w:pPr>
              <w:pStyle w:val="NoSpacing"/>
              <w:numPr>
                <w:ilvl w:val="0"/>
                <w:numId w:val="57"/>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w:t>
            </w:r>
            <w:r w:rsidR="001316B3">
              <w:rPr>
                <w:b/>
                <w:sz w:val="20"/>
                <w:szCs w:val="20"/>
                <w:u w:val="single"/>
              </w:rPr>
              <w:t>online banking</w:t>
            </w:r>
            <w:r w:rsidR="00E607BB">
              <w:rPr>
                <w:sz w:val="20"/>
                <w:szCs w:val="20"/>
              </w:rPr>
              <w:t>.</w:t>
            </w:r>
          </w:p>
          <w:p w14:paraId="2E0DF33F" w14:textId="77777777" w:rsidR="00E607BB" w:rsidRDefault="00384DBD" w:rsidP="009800F0">
            <w:pPr>
              <w:pStyle w:val="NoSpacing"/>
              <w:numPr>
                <w:ilvl w:val="0"/>
                <w:numId w:val="57"/>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683972A1" w14:textId="77777777" w:rsidR="00E607BB" w:rsidRDefault="00E607BB" w:rsidP="009800F0">
            <w:pPr>
              <w:pStyle w:val="NoSpacing"/>
              <w:numPr>
                <w:ilvl w:val="0"/>
                <w:numId w:val="57"/>
              </w:numPr>
              <w:jc w:val="both"/>
              <w:rPr>
                <w:sz w:val="20"/>
                <w:szCs w:val="20"/>
              </w:rPr>
            </w:pPr>
            <w:r>
              <w:rPr>
                <w:sz w:val="20"/>
                <w:szCs w:val="20"/>
              </w:rPr>
              <w:t>In the “From” field, select the account you want to move funds from.</w:t>
            </w:r>
          </w:p>
          <w:p w14:paraId="7EEF73E9" w14:textId="77777777" w:rsidR="00E607BB" w:rsidRDefault="00E607BB" w:rsidP="009800F0">
            <w:pPr>
              <w:pStyle w:val="NoSpacing"/>
              <w:numPr>
                <w:ilvl w:val="0"/>
                <w:numId w:val="57"/>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433EA14A" w14:textId="77777777" w:rsidR="00E607BB" w:rsidRDefault="00E607BB" w:rsidP="009800F0">
            <w:pPr>
              <w:pStyle w:val="NoSpacing"/>
              <w:numPr>
                <w:ilvl w:val="0"/>
                <w:numId w:val="57"/>
              </w:numPr>
              <w:jc w:val="both"/>
              <w:rPr>
                <w:sz w:val="20"/>
                <w:szCs w:val="20"/>
              </w:rPr>
            </w:pPr>
            <w:r>
              <w:rPr>
                <w:sz w:val="20"/>
                <w:szCs w:val="20"/>
              </w:rPr>
              <w:t>In the “Transfer To” field, select the option called “Another Client”.</w:t>
            </w:r>
          </w:p>
          <w:p w14:paraId="54BE603C" w14:textId="77777777" w:rsidR="00E607BB" w:rsidRDefault="00CE0A63" w:rsidP="009800F0">
            <w:pPr>
              <w:pStyle w:val="NoSpacing"/>
              <w:numPr>
                <w:ilvl w:val="0"/>
                <w:numId w:val="57"/>
              </w:numPr>
              <w:jc w:val="both"/>
              <w:rPr>
                <w:sz w:val="20"/>
                <w:szCs w:val="20"/>
              </w:rPr>
            </w:pPr>
            <w:r>
              <w:rPr>
                <w:sz w:val="20"/>
                <w:szCs w:val="20"/>
              </w:rPr>
              <w:t xml:space="preserve">In the “Other </w:t>
            </w:r>
            <w:r w:rsidR="00584123">
              <w:rPr>
                <w:sz w:val="20"/>
                <w:szCs w:val="20"/>
              </w:rPr>
              <w:t xml:space="preserve">CWB </w:t>
            </w:r>
            <w:r w:rsidR="00E607BB">
              <w:rPr>
                <w:sz w:val="20"/>
                <w:szCs w:val="20"/>
              </w:rPr>
              <w:t>Ac</w:t>
            </w:r>
            <w:r w:rsidR="00770A6C">
              <w:rPr>
                <w:sz w:val="20"/>
                <w:szCs w:val="20"/>
              </w:rPr>
              <w:t>count”, type the 12-digit CWB</w:t>
            </w:r>
            <w:r w:rsidR="00E607BB">
              <w:rPr>
                <w:sz w:val="20"/>
                <w:szCs w:val="20"/>
              </w:rPr>
              <w:t xml:space="preserve"> </w:t>
            </w:r>
            <w:r w:rsidR="00584123">
              <w:rPr>
                <w:sz w:val="20"/>
                <w:szCs w:val="20"/>
              </w:rPr>
              <w:t xml:space="preserve">business </w:t>
            </w:r>
            <w:r w:rsidR="00E607BB">
              <w:rPr>
                <w:sz w:val="20"/>
                <w:szCs w:val="20"/>
              </w:rPr>
              <w:t>account number from step 2.</w:t>
            </w:r>
          </w:p>
          <w:p w14:paraId="267EBB29" w14:textId="77777777" w:rsidR="00E607BB" w:rsidRDefault="00384DBD" w:rsidP="009800F0">
            <w:pPr>
              <w:pStyle w:val="NoSpacing"/>
              <w:numPr>
                <w:ilvl w:val="0"/>
                <w:numId w:val="57"/>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&lt;&lt;ELSE IF Funding_Method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9800F0">
            <w:pPr>
              <w:pStyle w:val="NoSpacing"/>
              <w:numPr>
                <w:ilvl w:val="0"/>
                <w:numId w:val="58"/>
              </w:numPr>
              <w:jc w:val="both"/>
              <w:rPr>
                <w:sz w:val="20"/>
                <w:szCs w:val="20"/>
              </w:rPr>
            </w:pPr>
            <w:r>
              <w:rPr>
                <w:sz w:val="20"/>
                <w:szCs w:val="20"/>
              </w:rPr>
              <w:t xml:space="preserve">Fill out a cheque and make it payable to </w:t>
            </w:r>
            <w:r w:rsidR="0014440C">
              <w:rPr>
                <w:sz w:val="20"/>
                <w:szCs w:val="20"/>
              </w:rPr>
              <w:t>your business</w:t>
            </w:r>
            <w:ins w:id="225" w:author="Connie Smart" w:date="2021-01-13T15:12:00Z">
              <w:r w:rsidR="00DA1290">
                <w:rPr>
                  <w:sz w:val="20"/>
                  <w:szCs w:val="20"/>
                </w:rPr>
                <w:t>.</w:t>
              </w:r>
            </w:ins>
          </w:p>
          <w:p w14:paraId="47E5AE6C" w14:textId="77777777" w:rsidR="0042385D" w:rsidRDefault="0042385D" w:rsidP="009800F0">
            <w:pPr>
              <w:pStyle w:val="NoSpacing"/>
              <w:numPr>
                <w:ilvl w:val="0"/>
                <w:numId w:val="58"/>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77777777" w:rsidR="00770A6C" w:rsidRDefault="00770A6C" w:rsidP="0042385D">
            <w:pPr>
              <w:pStyle w:val="NoSpacing"/>
              <w:jc w:val="both"/>
              <w:rPr>
                <w:ins w:id="226" w:author="Connie Smart" w:date="2021-01-13T15:14:00Z"/>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del w:id="227" w:author="Connie Smart" w:date="2021-01-13T15:13:00Z">
              <w:r w:rsidDel="001165C4">
                <w:rPr>
                  <w:sz w:val="20"/>
                  <w:szCs w:val="20"/>
                </w:rPr>
                <w:delText>.</w:delText>
              </w:r>
            </w:del>
            <w:r>
              <w:rPr>
                <w:sz w:val="20"/>
                <w:szCs w:val="20"/>
              </w:rPr>
              <w:t>)</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commentRangeStart w:id="228"/>
            <w:r w:rsidRPr="009F00A3">
              <w:rPr>
                <w:b/>
                <w:sz w:val="20"/>
                <w:szCs w:val="20"/>
              </w:rPr>
              <w:t>&lt;&lt;ELSE IF F</w:t>
            </w:r>
            <w:r>
              <w:rPr>
                <w:b/>
                <w:sz w:val="20"/>
                <w:szCs w:val="20"/>
              </w:rPr>
              <w:t>unding_Method == “Remote Deposit Capture</w:t>
            </w:r>
            <w:r w:rsidRPr="009F00A3">
              <w:rPr>
                <w:b/>
                <w:sz w:val="20"/>
                <w:szCs w:val="20"/>
              </w:rPr>
              <w:t>”&gt;&gt;</w:t>
            </w:r>
            <w:commentRangeEnd w:id="228"/>
            <w:r w:rsidR="004F68D2">
              <w:rPr>
                <w:rStyle w:val="CommentReference"/>
                <w:rFonts w:eastAsiaTheme="minorEastAsia"/>
                <w:lang w:eastAsia="en-CA"/>
              </w:rPr>
              <w:commentReference w:id="228"/>
            </w:r>
          </w:p>
          <w:p w14:paraId="79BB5173" w14:textId="77777777" w:rsidR="00DD4406" w:rsidRDefault="00DD4406" w:rsidP="00DD4406">
            <w:pPr>
              <w:pStyle w:val="NoSpacing"/>
              <w:jc w:val="both"/>
              <w:rPr>
                <w:sz w:val="20"/>
                <w:szCs w:val="20"/>
              </w:rPr>
            </w:pPr>
            <w:r>
              <w:rPr>
                <w:sz w:val="20"/>
                <w:szCs w:val="20"/>
              </w:rPr>
              <w:t>To fund your account using Remote Deposit Capture, follow these steps:</w:t>
            </w:r>
          </w:p>
          <w:p w14:paraId="22309F52" w14:textId="77777777" w:rsidR="00DD4406" w:rsidRDefault="00DD4406" w:rsidP="00DD4406">
            <w:pPr>
              <w:pStyle w:val="NoSpacing"/>
              <w:jc w:val="both"/>
              <w:rPr>
                <w:sz w:val="20"/>
                <w:szCs w:val="20"/>
              </w:rPr>
            </w:pPr>
          </w:p>
          <w:p w14:paraId="3E5CBE9E" w14:textId="77777777" w:rsidR="00DD4406" w:rsidRDefault="00FC7AE9" w:rsidP="009800F0">
            <w:pPr>
              <w:pStyle w:val="NoSpacing"/>
              <w:numPr>
                <w:ilvl w:val="0"/>
                <w:numId w:val="59"/>
              </w:numPr>
              <w:jc w:val="both"/>
              <w:rPr>
                <w:sz w:val="20"/>
                <w:szCs w:val="20"/>
              </w:rPr>
            </w:pPr>
            <w:r>
              <w:rPr>
                <w:sz w:val="20"/>
                <w:szCs w:val="20"/>
              </w:rPr>
              <w:t>Log into the CWB mobile app, and tap the “Deposit” icon.</w:t>
            </w:r>
          </w:p>
          <w:p w14:paraId="07098539" w14:textId="77777777" w:rsidR="00DD4406" w:rsidRDefault="00FC7AE9" w:rsidP="009800F0">
            <w:pPr>
              <w:pStyle w:val="NoSpacing"/>
              <w:numPr>
                <w:ilvl w:val="0"/>
                <w:numId w:val="59"/>
              </w:numPr>
              <w:jc w:val="both"/>
              <w:rPr>
                <w:sz w:val="20"/>
                <w:szCs w:val="20"/>
              </w:rPr>
            </w:pPr>
            <w:r>
              <w:rPr>
                <w:sz w:val="20"/>
                <w:szCs w:val="20"/>
              </w:rPr>
              <w:t>Read and acknowledge the deposit times disclaimer, and tap “Continue”.</w:t>
            </w:r>
          </w:p>
          <w:p w14:paraId="13489CAC" w14:textId="77777777" w:rsidR="00DD4406" w:rsidRDefault="00FC7AE9" w:rsidP="009800F0">
            <w:pPr>
              <w:pStyle w:val="NoSpacing"/>
              <w:numPr>
                <w:ilvl w:val="0"/>
                <w:numId w:val="59"/>
              </w:numPr>
              <w:jc w:val="both"/>
              <w:rPr>
                <w:sz w:val="20"/>
                <w:szCs w:val="20"/>
              </w:rPr>
            </w:pPr>
            <w:r>
              <w:rPr>
                <w:sz w:val="20"/>
                <w:szCs w:val="20"/>
              </w:rPr>
              <w:t xml:space="preserve">Select the CWB account </w:t>
            </w:r>
            <w:r w:rsidR="001165C4">
              <w:rPr>
                <w:sz w:val="20"/>
                <w:szCs w:val="20"/>
              </w:rPr>
              <w:t>y</w:t>
            </w:r>
            <w:r>
              <w:rPr>
                <w:sz w:val="20"/>
                <w:szCs w:val="20"/>
              </w:rPr>
              <w:t>ou would like to deposit funds to.</w:t>
            </w:r>
          </w:p>
          <w:p w14:paraId="63AF3877" w14:textId="77777777" w:rsidR="00FC7AE9" w:rsidRDefault="00FC7AE9" w:rsidP="009800F0">
            <w:pPr>
              <w:pStyle w:val="NoSpacing"/>
              <w:numPr>
                <w:ilvl w:val="0"/>
                <w:numId w:val="59"/>
              </w:numPr>
              <w:jc w:val="both"/>
              <w:rPr>
                <w:sz w:val="20"/>
                <w:szCs w:val="20"/>
              </w:rPr>
            </w:pPr>
            <w:r>
              <w:rPr>
                <w:sz w:val="20"/>
                <w:szCs w:val="20"/>
              </w:rPr>
              <w:t>Enter the amount written on the face of your cheque.</w:t>
            </w:r>
          </w:p>
          <w:p w14:paraId="54162018" w14:textId="77777777" w:rsidR="00FC7AE9" w:rsidRDefault="00FC7AE9" w:rsidP="009800F0">
            <w:pPr>
              <w:pStyle w:val="NoSpacing"/>
              <w:numPr>
                <w:ilvl w:val="0"/>
                <w:numId w:val="59"/>
              </w:numPr>
              <w:jc w:val="both"/>
              <w:rPr>
                <w:sz w:val="20"/>
                <w:szCs w:val="20"/>
              </w:rPr>
            </w:pPr>
            <w:r>
              <w:rPr>
                <w:sz w:val="20"/>
                <w:szCs w:val="20"/>
              </w:rPr>
              <w:t>Take photos of the front and back side of your cheque.</w:t>
            </w:r>
          </w:p>
          <w:p w14:paraId="6FDA2403" w14:textId="77777777" w:rsidR="0042385D" w:rsidRPr="00FC7AE9" w:rsidRDefault="00FC7AE9" w:rsidP="009800F0">
            <w:pPr>
              <w:pStyle w:val="NoSpacing"/>
              <w:numPr>
                <w:ilvl w:val="0"/>
                <w:numId w:val="59"/>
              </w:numPr>
              <w:jc w:val="both"/>
              <w:rPr>
                <w:sz w:val="20"/>
                <w:szCs w:val="20"/>
              </w:rPr>
            </w:pPr>
            <w:r>
              <w:rPr>
                <w:sz w:val="20"/>
                <w:szCs w:val="20"/>
              </w:rPr>
              <w:t>Tap “Continue” to complete the deposit.</w:t>
            </w:r>
          </w:p>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1D406080" w14:textId="77777777" w:rsidR="008C391B" w:rsidRPr="00F96A95" w:rsidRDefault="008C391B" w:rsidP="009F00A3">
            <w:pPr>
              <w:pStyle w:val="NoSpacing"/>
              <w:jc w:val="both"/>
              <w:rPr>
                <w:sz w:val="20"/>
                <w:szCs w:val="20"/>
              </w:rPr>
            </w:pPr>
          </w:p>
          <w:p w14:paraId="49C2DED3" w14:textId="77777777" w:rsidR="009F00A3" w:rsidRPr="00F96A95" w:rsidRDefault="00FC7AE9" w:rsidP="009F00A3">
            <w:pPr>
              <w:pStyle w:val="NoSpacing"/>
              <w:jc w:val="both"/>
              <w:rPr>
                <w:b/>
                <w:sz w:val="20"/>
                <w:szCs w:val="20"/>
                <w:u w:val="single"/>
              </w:rPr>
            </w:pPr>
            <w:commentRangeStart w:id="229"/>
            <w:r>
              <w:rPr>
                <w:b/>
                <w:sz w:val="20"/>
                <w:szCs w:val="20"/>
                <w:u w:val="single"/>
              </w:rPr>
              <w:t>Go t</w:t>
            </w:r>
            <w:r w:rsidR="009F00A3" w:rsidRPr="00F96A95">
              <w:rPr>
                <w:b/>
                <w:sz w:val="20"/>
                <w:szCs w:val="20"/>
                <w:u w:val="single"/>
              </w:rPr>
              <w:t xml:space="preserve">o </w:t>
            </w:r>
            <w:r w:rsidR="00770A6C" w:rsidRPr="00770A6C">
              <w:rPr>
                <w:b/>
                <w:sz w:val="20"/>
                <w:szCs w:val="20"/>
                <w:u w:val="single"/>
              </w:rPr>
              <w:t>CWBDirect®</w:t>
            </w:r>
            <w:r w:rsidR="00770A6C">
              <w:rPr>
                <w:b/>
                <w:sz w:val="20"/>
                <w:szCs w:val="20"/>
                <w:u w:val="single"/>
              </w:rPr>
              <w:t xml:space="preserve"> </w:t>
            </w:r>
            <w:r w:rsidR="009F00A3" w:rsidRPr="00F96A95">
              <w:rPr>
                <w:b/>
                <w:sz w:val="20"/>
                <w:szCs w:val="20"/>
                <w:u w:val="single"/>
              </w:rPr>
              <w:t>Online Banking</w:t>
            </w:r>
            <w:commentRangeEnd w:id="229"/>
            <w:r w:rsidR="004F68D2">
              <w:rPr>
                <w:rStyle w:val="CommentReference"/>
                <w:rFonts w:eastAsiaTheme="minorEastAsia"/>
                <w:lang w:eastAsia="en-CA"/>
              </w:rPr>
              <w:commentReference w:id="229"/>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lastRenderedPageBreak/>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24D35EE4" w14:textId="77777777" w:rsidR="00651880" w:rsidRDefault="00651880" w:rsidP="00651880">
      <w:pPr>
        <w:pStyle w:val="NoSpacing"/>
        <w:jc w:val="both"/>
      </w:pPr>
    </w:p>
    <w:p w14:paraId="5BEC0667" w14:textId="77777777" w:rsidR="00651880" w:rsidRDefault="00651880" w:rsidP="00651880">
      <w:pPr>
        <w:pStyle w:val="NoSpacing"/>
        <w:jc w:val="both"/>
      </w:pPr>
      <w:r>
        <w:t>The message body above includes the following hyperlinked text.</w:t>
      </w:r>
    </w:p>
    <w:p w14:paraId="08BE7264" w14:textId="77777777" w:rsidR="0059460C" w:rsidRDefault="0059460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9460C" w:rsidRPr="00F96A95" w14:paraId="5C16C2B5" w14:textId="77777777" w:rsidTr="004B4351">
        <w:tc>
          <w:tcPr>
            <w:tcW w:w="704" w:type="dxa"/>
          </w:tcPr>
          <w:p w14:paraId="0D37190F" w14:textId="77777777" w:rsidR="0059460C" w:rsidRPr="00F96A95" w:rsidRDefault="0059460C" w:rsidP="004B4351">
            <w:pPr>
              <w:pStyle w:val="NoSpacing"/>
              <w:jc w:val="both"/>
              <w:rPr>
                <w:b/>
                <w:sz w:val="20"/>
                <w:szCs w:val="20"/>
              </w:rPr>
            </w:pPr>
            <w:r w:rsidRPr="00F96A95">
              <w:rPr>
                <w:b/>
                <w:sz w:val="20"/>
                <w:szCs w:val="20"/>
              </w:rPr>
              <w:t>Text:</w:t>
            </w:r>
          </w:p>
        </w:tc>
        <w:tc>
          <w:tcPr>
            <w:tcW w:w="9366" w:type="dxa"/>
          </w:tcPr>
          <w:p w14:paraId="15C906CE" w14:textId="77777777" w:rsidR="0059460C" w:rsidRPr="00F96A95" w:rsidRDefault="0059460C" w:rsidP="007469E4">
            <w:pPr>
              <w:pStyle w:val="NoSpacing"/>
              <w:jc w:val="both"/>
              <w:rPr>
                <w:b/>
                <w:sz w:val="20"/>
                <w:szCs w:val="20"/>
              </w:rPr>
            </w:pPr>
            <w:r>
              <w:rPr>
                <w:b/>
                <w:sz w:val="20"/>
                <w:szCs w:val="20"/>
              </w:rPr>
              <w:t>“</w:t>
            </w:r>
            <w:r w:rsidR="007469E4">
              <w:rPr>
                <w:b/>
                <w:sz w:val="20"/>
                <w:szCs w:val="20"/>
              </w:rPr>
              <w:t>Business banking account</w:t>
            </w:r>
            <w:r>
              <w:rPr>
                <w:b/>
                <w:sz w:val="20"/>
                <w:szCs w:val="20"/>
              </w:rPr>
              <w:t>”</w:t>
            </w:r>
          </w:p>
        </w:tc>
      </w:tr>
      <w:tr w:rsidR="0059460C" w:rsidRPr="00F96A95" w14:paraId="145783BB" w14:textId="77777777" w:rsidTr="004B4351">
        <w:tc>
          <w:tcPr>
            <w:tcW w:w="704" w:type="dxa"/>
          </w:tcPr>
          <w:p w14:paraId="70388A98" w14:textId="77777777" w:rsidR="0059460C" w:rsidRPr="00F96A95" w:rsidRDefault="0059460C" w:rsidP="004B4351">
            <w:pPr>
              <w:pStyle w:val="NoSpacing"/>
              <w:jc w:val="both"/>
              <w:rPr>
                <w:sz w:val="20"/>
                <w:szCs w:val="20"/>
              </w:rPr>
            </w:pPr>
            <w:r w:rsidRPr="00F96A95">
              <w:rPr>
                <w:sz w:val="20"/>
                <w:szCs w:val="20"/>
              </w:rPr>
              <w:t>URL:</w:t>
            </w:r>
          </w:p>
        </w:tc>
        <w:tc>
          <w:tcPr>
            <w:tcW w:w="9366" w:type="dxa"/>
          </w:tcPr>
          <w:p w14:paraId="4429D830" w14:textId="77777777" w:rsidR="0059460C" w:rsidRPr="00F96A95" w:rsidRDefault="0059460C" w:rsidP="00291C71">
            <w:pPr>
              <w:pStyle w:val="NoSpacing"/>
              <w:tabs>
                <w:tab w:val="left" w:pos="7823"/>
              </w:tabs>
              <w:jc w:val="both"/>
              <w:rPr>
                <w:sz w:val="20"/>
                <w:szCs w:val="20"/>
              </w:rPr>
            </w:pPr>
            <w:commentRangeStart w:id="230"/>
            <w:r w:rsidRPr="00AA3B4B">
              <w:rPr>
                <w:sz w:val="20"/>
                <w:szCs w:val="20"/>
              </w:rPr>
              <w:t>https://direct.cwbank.com/OnlineBanking/</w:t>
            </w:r>
            <w:ins w:id="231" w:author="Roland Matsuba" w:date="2021-01-14T11:41:00Z">
              <w:r w:rsidR="007469E4">
                <w:rPr>
                  <w:sz w:val="20"/>
                  <w:szCs w:val="20"/>
                </w:rPr>
                <w:tab/>
              </w:r>
            </w:ins>
            <w:commentRangeEnd w:id="230"/>
            <w:r w:rsidR="004F68D2">
              <w:rPr>
                <w:rStyle w:val="CommentReference"/>
                <w:rFonts w:eastAsiaTheme="minorEastAsia"/>
                <w:lang w:eastAsia="en-CA"/>
              </w:rPr>
              <w:commentReference w:id="230"/>
            </w:r>
          </w:p>
        </w:tc>
      </w:tr>
    </w:tbl>
    <w:p w14:paraId="7C654BAF" w14:textId="77777777" w:rsidR="0059460C" w:rsidRDefault="0059460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77777777" w:rsidTr="001908EF">
        <w:tc>
          <w:tcPr>
            <w:tcW w:w="704" w:type="dxa"/>
          </w:tcPr>
          <w:p w14:paraId="551585F7"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77777777" w:rsidR="00AA3B4B" w:rsidRPr="00F96A95" w:rsidRDefault="00770A6C" w:rsidP="007469E4">
            <w:pPr>
              <w:pStyle w:val="NoSpacing"/>
              <w:jc w:val="both"/>
              <w:rPr>
                <w:b/>
                <w:sz w:val="20"/>
                <w:szCs w:val="20"/>
              </w:rPr>
            </w:pPr>
            <w:r>
              <w:rPr>
                <w:b/>
                <w:sz w:val="20"/>
                <w:szCs w:val="20"/>
              </w:rPr>
              <w:t>“Motive</w:t>
            </w:r>
            <w:r w:rsidR="00384DBD">
              <w:rPr>
                <w:b/>
                <w:sz w:val="20"/>
                <w:szCs w:val="20"/>
              </w:rPr>
              <w:t xml:space="preserve"> </w:t>
            </w:r>
            <w:r w:rsidR="007469E4">
              <w:rPr>
                <w:b/>
                <w:sz w:val="20"/>
                <w:szCs w:val="20"/>
              </w:rPr>
              <w:t>o</w:t>
            </w:r>
            <w:r w:rsidR="00384DBD">
              <w:rPr>
                <w:b/>
                <w:sz w:val="20"/>
                <w:szCs w:val="20"/>
              </w:rPr>
              <w:t xml:space="preserve">nline </w:t>
            </w:r>
            <w:r w:rsidR="007469E4">
              <w:rPr>
                <w:b/>
                <w:sz w:val="20"/>
                <w:szCs w:val="20"/>
              </w:rPr>
              <w:t>b</w:t>
            </w:r>
            <w:r w:rsidR="00384DBD">
              <w:rPr>
                <w:b/>
                <w:sz w:val="20"/>
                <w:szCs w:val="20"/>
              </w:rPr>
              <w:t>anking</w:t>
            </w:r>
            <w:r w:rsidR="00AA3B4B">
              <w:rPr>
                <w:b/>
                <w:sz w:val="20"/>
                <w:szCs w:val="20"/>
              </w:rPr>
              <w:t>”</w:t>
            </w:r>
          </w:p>
        </w:tc>
      </w:tr>
      <w:tr w:rsidR="00AA3B4B" w:rsidRPr="00F96A95" w14:paraId="521FC023" w14:textId="77777777" w:rsidTr="001908EF">
        <w:tc>
          <w:tcPr>
            <w:tcW w:w="704" w:type="dxa"/>
          </w:tcPr>
          <w:p w14:paraId="58B69D10"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77777777" w:rsidR="00770A6C" w:rsidRPr="00F96A95" w:rsidRDefault="00770A6C" w:rsidP="001908EF">
            <w:pPr>
              <w:pStyle w:val="NoSpacing"/>
              <w:jc w:val="both"/>
              <w:rPr>
                <w:sz w:val="20"/>
                <w:szCs w:val="20"/>
              </w:rPr>
            </w:pPr>
            <w:r w:rsidRPr="005C5DE6">
              <w:rPr>
                <w:sz w:val="20"/>
                <w:szCs w:val="20"/>
              </w:rPr>
              <w:t>https://www.motivefinancial.com/OnlineBanking/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756403FD" w14:textId="77777777" w:rsidTr="001908EF">
        <w:tc>
          <w:tcPr>
            <w:tcW w:w="704" w:type="dxa"/>
          </w:tcPr>
          <w:p w14:paraId="750214A8"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6BDF6CF6" w14:textId="77777777" w:rsidR="00AA3B4B" w:rsidRPr="00F96A95" w:rsidRDefault="00770A6C" w:rsidP="001908EF">
            <w:pPr>
              <w:pStyle w:val="NoSpacing"/>
              <w:jc w:val="both"/>
              <w:rPr>
                <w:b/>
                <w:sz w:val="20"/>
                <w:szCs w:val="20"/>
              </w:rPr>
            </w:pPr>
            <w:r>
              <w:rPr>
                <w:b/>
                <w:sz w:val="20"/>
                <w:szCs w:val="20"/>
              </w:rPr>
              <w:t xml:space="preserve">“Go </w:t>
            </w:r>
            <w:r w:rsidR="007469E4">
              <w:rPr>
                <w:b/>
                <w:sz w:val="20"/>
                <w:szCs w:val="20"/>
              </w:rPr>
              <w:t>t</w:t>
            </w:r>
            <w:r>
              <w:rPr>
                <w:b/>
                <w:sz w:val="20"/>
                <w:szCs w:val="20"/>
              </w:rPr>
              <w:t>o online b</w:t>
            </w:r>
            <w:r w:rsidR="00AA3B4B" w:rsidRPr="005C5DE6">
              <w:rPr>
                <w:b/>
                <w:sz w:val="20"/>
                <w:szCs w:val="20"/>
              </w:rPr>
              <w:t>anking”</w:t>
            </w:r>
          </w:p>
        </w:tc>
      </w:tr>
      <w:tr w:rsidR="00AA3B4B" w:rsidRPr="00F96A95" w14:paraId="78E0DAD0" w14:textId="77777777" w:rsidTr="001908EF">
        <w:tc>
          <w:tcPr>
            <w:tcW w:w="704" w:type="dxa"/>
          </w:tcPr>
          <w:p w14:paraId="18F9ED09"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470729F1" w14:textId="77777777" w:rsidR="00AA3B4B" w:rsidRPr="00F96A95" w:rsidRDefault="00770A6C" w:rsidP="001908EF">
            <w:pPr>
              <w:pStyle w:val="NoSpacing"/>
              <w:jc w:val="both"/>
              <w:rPr>
                <w:sz w:val="20"/>
                <w:szCs w:val="20"/>
              </w:rPr>
            </w:pPr>
            <w:commentRangeStart w:id="232"/>
            <w:r w:rsidRPr="00770A6C">
              <w:rPr>
                <w:sz w:val="20"/>
                <w:szCs w:val="20"/>
              </w:rPr>
              <w:t>https://direct.cwbank.com/OnlineBanking/</w:t>
            </w:r>
            <w:commentRangeEnd w:id="232"/>
            <w:r w:rsidR="004F68D2">
              <w:rPr>
                <w:rStyle w:val="CommentReference"/>
                <w:rFonts w:eastAsiaTheme="minorEastAsia"/>
                <w:lang w:eastAsia="en-CA"/>
              </w:rPr>
              <w:commentReference w:id="232"/>
            </w:r>
          </w:p>
        </w:tc>
      </w:tr>
    </w:tbl>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t>Attachments</w:t>
      </w:r>
    </w:p>
    <w:p w14:paraId="6FEBF52A" w14:textId="77777777" w:rsidR="00651880" w:rsidRDefault="00651880" w:rsidP="00651880">
      <w:pPr>
        <w:pStyle w:val="NoSpacing"/>
        <w:jc w:val="both"/>
      </w:pPr>
    </w:p>
    <w:p w14:paraId="4A29377B" w14:textId="77777777" w:rsidR="00542DC5" w:rsidRDefault="00542DC5" w:rsidP="00542DC5">
      <w:pPr>
        <w:pStyle w:val="NoSpacing"/>
        <w:jc w:val="both"/>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6AB81B7B" w:rsidR="00D97EE2" w:rsidRDefault="009C582A" w:rsidP="00D97EE2">
      <w:pPr>
        <w:pStyle w:val="Heading2"/>
        <w:keepNext/>
        <w:spacing w:after="0" w:line="240" w:lineRule="auto"/>
      </w:pPr>
      <w:bookmarkStart w:id="233" w:name="_Toc65064238"/>
      <w:r>
        <w:lastRenderedPageBreak/>
        <w:t>3.11</w:t>
      </w:r>
      <w:r w:rsidR="00234D17">
        <w:tab/>
        <w:t>Concurrent Application E</w:t>
      </w:r>
      <w:r w:rsidR="00D97EE2">
        <w:t>mail</w:t>
      </w:r>
      <w:r w:rsidR="00FD005A">
        <w:t xml:space="preserve"> CWBSB-259</w:t>
      </w:r>
      <w:bookmarkEnd w:id="233"/>
    </w:p>
    <w:p w14:paraId="66EFF5EA" w14:textId="77777777" w:rsidR="00D97EE2" w:rsidRDefault="00D97EE2"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62FD776D" w14:textId="77777777" w:rsidR="00D97EE2" w:rsidRDefault="00D97EE2" w:rsidP="00D97EE2">
      <w:pPr>
        <w:pStyle w:val="NoSpacing"/>
        <w:jc w:val="both"/>
      </w:pPr>
    </w:p>
    <w:p w14:paraId="30DB7AC6" w14:textId="77777777"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6F01C02A" w14:textId="77777777" w:rsidR="00D97EE2" w:rsidRDefault="00D97EE2" w:rsidP="00D97EE2">
      <w:pPr>
        <w:pStyle w:val="NoSpacing"/>
        <w:jc w:val="both"/>
      </w:pPr>
    </w:p>
    <w:p w14:paraId="3135FAFA" w14:textId="4511C754" w:rsidR="00D97EE2" w:rsidRDefault="004F68D2" w:rsidP="00D97EE2">
      <w:pPr>
        <w:pStyle w:val="NoSpacing"/>
        <w:numPr>
          <w:ilvl w:val="0"/>
          <w:numId w:val="41"/>
        </w:numPr>
        <w:jc w:val="both"/>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77777777"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59CAA761" w14:textId="77777777" w:rsidR="00D97EE2" w:rsidRDefault="00D97EE2" w:rsidP="00D97EE2">
      <w:pPr>
        <w:pStyle w:val="NoSpacing"/>
        <w:jc w:val="both"/>
      </w:pPr>
      <w:r>
        <w:rPr>
          <w:b/>
          <w:u w:val="single"/>
        </w:rPr>
        <w:t>Hyperlinks</w:t>
      </w:r>
    </w:p>
    <w:p w14:paraId="4E842C6C" w14:textId="77777777" w:rsidR="00D97EE2" w:rsidRDefault="00D97EE2" w:rsidP="00D97EE2">
      <w:pPr>
        <w:pStyle w:val="NoSpacing"/>
        <w:jc w:val="both"/>
      </w:pPr>
    </w:p>
    <w:p w14:paraId="3FA91290" w14:textId="77777777" w:rsidR="00D97EE2" w:rsidRDefault="00D97EE2" w:rsidP="00D97EE2">
      <w:pPr>
        <w:pStyle w:val="NoSpacing"/>
        <w:jc w:val="both"/>
      </w:pPr>
      <w:r>
        <w:t>The message body above includes the following hyperlinked text.</w:t>
      </w:r>
    </w:p>
    <w:p w14:paraId="5439E44B"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375386A1" w14:textId="77777777" w:rsidTr="00D97EE2">
        <w:tc>
          <w:tcPr>
            <w:tcW w:w="704" w:type="dxa"/>
          </w:tcPr>
          <w:p w14:paraId="4BF8041C"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04C29179" w14:textId="77777777"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6E40B20" w14:textId="77777777" w:rsidTr="00D97EE2">
        <w:tc>
          <w:tcPr>
            <w:tcW w:w="704" w:type="dxa"/>
          </w:tcPr>
          <w:p w14:paraId="1A60A6C2"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08EA12E8"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58B90FC"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D97EE2">
      <w:pPr>
        <w:pStyle w:val="NoSpacing"/>
        <w:jc w:val="both"/>
      </w:pPr>
      <w:r>
        <w:rPr>
          <w:b/>
          <w:u w:val="single"/>
        </w:rPr>
        <w:br/>
      </w:r>
      <w:r w:rsidR="00D97EE2">
        <w:rPr>
          <w:b/>
          <w:u w:val="single"/>
        </w:rPr>
        <w:t>Attachments</w:t>
      </w:r>
    </w:p>
    <w:p w14:paraId="55A737D4" w14:textId="77777777" w:rsidR="00D97EE2" w:rsidRDefault="00D97EE2" w:rsidP="00D97EE2">
      <w:pPr>
        <w:pStyle w:val="NoSpacing"/>
        <w:jc w:val="both"/>
      </w:pPr>
    </w:p>
    <w:p w14:paraId="0B159F2E" w14:textId="77777777" w:rsidR="00F840A3" w:rsidRDefault="00D97EE2" w:rsidP="00D97EE2">
      <w:pPr>
        <w:pStyle w:val="NoSpacing"/>
        <w:jc w:val="both"/>
      </w:pPr>
      <w:r>
        <w:lastRenderedPageBreak/>
        <w:t>This message does not require attachments.</w:t>
      </w:r>
    </w:p>
    <w:p w14:paraId="57884F0C" w14:textId="77777777" w:rsidR="00F840A3" w:rsidRDefault="00F840A3">
      <w:pPr>
        <w:rPr>
          <w:rFonts w:eastAsiaTheme="minorHAnsi"/>
          <w:lang w:eastAsia="en-US"/>
        </w:rPr>
      </w:pPr>
      <w:r>
        <w:br w:type="page"/>
      </w:r>
    </w:p>
    <w:p w14:paraId="234D6710" w14:textId="76850F98" w:rsidR="00F840A3" w:rsidRDefault="00F840A3" w:rsidP="00F840A3">
      <w:pPr>
        <w:pStyle w:val="Heading2"/>
        <w:keepNext/>
        <w:spacing w:after="0" w:line="240" w:lineRule="auto"/>
      </w:pPr>
      <w:bookmarkStart w:id="234" w:name="_Toc65064239"/>
      <w:r>
        <w:lastRenderedPageBreak/>
        <w:t>3.</w:t>
      </w:r>
      <w:r w:rsidR="00E45F49">
        <w:t>1</w:t>
      </w:r>
      <w:r>
        <w:t>2</w:t>
      </w:r>
      <w:r>
        <w:tab/>
        <w:t>Await Authorized Signers Email</w:t>
      </w:r>
      <w:r w:rsidR="00FD005A">
        <w:t xml:space="preserve"> CWBSB-260</w:t>
      </w:r>
      <w:bookmarkEnd w:id="234"/>
    </w:p>
    <w:p w14:paraId="6B779346" w14:textId="77777777" w:rsidR="00F840A3" w:rsidRDefault="00F840A3" w:rsidP="00F840A3">
      <w:pPr>
        <w:pStyle w:val="NoSpacing"/>
        <w:jc w:val="both"/>
      </w:pPr>
    </w:p>
    <w:p w14:paraId="6559C2B0" w14:textId="77777777" w:rsidR="00F840A3" w:rsidRPr="006B729E" w:rsidRDefault="00F840A3" w:rsidP="00F840A3">
      <w:pPr>
        <w:pStyle w:val="NoSpacing"/>
        <w:jc w:val="both"/>
        <w:rPr>
          <w:b/>
          <w:u w:val="single"/>
        </w:rPr>
      </w:pPr>
      <w:r>
        <w:rPr>
          <w:b/>
          <w:u w:val="single"/>
        </w:rPr>
        <w:t>Trigger Events</w:t>
      </w:r>
    </w:p>
    <w:p w14:paraId="3F8EC742" w14:textId="77777777" w:rsidR="00F840A3" w:rsidRDefault="00F840A3" w:rsidP="00F840A3">
      <w:pPr>
        <w:pStyle w:val="NoSpacing"/>
        <w:jc w:val="both"/>
      </w:pPr>
    </w:p>
    <w:p w14:paraId="637F0957" w14:textId="77777777" w:rsidR="00F840A3" w:rsidRDefault="00F840A3" w:rsidP="00F840A3">
      <w:pPr>
        <w:pStyle w:val="NoSpacing"/>
        <w:jc w:val="both"/>
      </w:pPr>
      <w:r>
        <w:t>This email is sent to the main applicant (who initiated a small business DCO application) to inform them that the application is paused, until all identified authorized signers have completed their applications.</w:t>
      </w:r>
    </w:p>
    <w:p w14:paraId="1B962AB2" w14:textId="77777777" w:rsidR="00F840A3" w:rsidRDefault="00F840A3" w:rsidP="00F840A3">
      <w:pPr>
        <w:pStyle w:val="NoSpacing"/>
        <w:jc w:val="both"/>
      </w:pPr>
    </w:p>
    <w:p w14:paraId="6AF0AB34" w14:textId="77777777" w:rsidR="00F840A3" w:rsidRDefault="00F840A3" w:rsidP="00F840A3">
      <w:pPr>
        <w:pStyle w:val="NoSpacing"/>
        <w:jc w:val="both"/>
      </w:pPr>
      <w:r>
        <w:t>The following events trigger the sending of this email.</w:t>
      </w:r>
    </w:p>
    <w:p w14:paraId="2DE4E11A" w14:textId="77777777" w:rsidR="00F840A3" w:rsidRDefault="00F840A3" w:rsidP="00F840A3">
      <w:pPr>
        <w:pStyle w:val="NoSpacing"/>
        <w:jc w:val="both"/>
      </w:pPr>
    </w:p>
    <w:p w14:paraId="409C7BFC" w14:textId="27646725" w:rsidR="00F840A3" w:rsidRDefault="00F840A3" w:rsidP="001C2BA1">
      <w:pPr>
        <w:pStyle w:val="NoSpacing"/>
        <w:numPr>
          <w:ilvl w:val="0"/>
          <w:numId w:val="47"/>
        </w:numPr>
        <w:jc w:val="both"/>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1A6232C7"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3E851054"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7D58B3B1" w14:textId="77777777" w:rsidR="00F840A3" w:rsidRDefault="00F840A3" w:rsidP="00F840A3">
      <w:pPr>
        <w:pStyle w:val="NoSpacing"/>
        <w:jc w:val="both"/>
      </w:pPr>
    </w:p>
    <w:p w14:paraId="4EF29273" w14:textId="77777777" w:rsidR="00F840A3" w:rsidRDefault="00F840A3" w:rsidP="00F840A3">
      <w:pPr>
        <w:pStyle w:val="NoSpacing"/>
        <w:jc w:val="both"/>
      </w:pPr>
      <w:r>
        <w:t>The message body above includes the following hyperlinked text.</w:t>
      </w:r>
    </w:p>
    <w:p w14:paraId="4AE91713" w14:textId="77777777" w:rsidR="00F840A3" w:rsidRPr="00F96A95" w:rsidRDefault="00F840A3" w:rsidP="00F840A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lastRenderedPageBreak/>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035D26D0" w14:textId="77777777" w:rsidR="00F840A3" w:rsidRDefault="00F840A3" w:rsidP="00F840A3">
      <w:pPr>
        <w:pStyle w:val="NoSpacing"/>
        <w:jc w:val="both"/>
      </w:pPr>
    </w:p>
    <w:p w14:paraId="27A6B429" w14:textId="77777777" w:rsidR="00F840A3" w:rsidRDefault="00F840A3" w:rsidP="00F840A3">
      <w:pPr>
        <w:pStyle w:val="NoSpacing"/>
        <w:jc w:val="both"/>
      </w:pPr>
      <w:r>
        <w:t>The message does not require attachments.</w:t>
      </w:r>
    </w:p>
    <w:p w14:paraId="415A3E05" w14:textId="77777777" w:rsidR="00D34477" w:rsidRDefault="00D34477">
      <w:pPr>
        <w:rPr>
          <w:rFonts w:eastAsiaTheme="minorHAnsi"/>
          <w:lang w:eastAsia="en-US"/>
        </w:rPr>
      </w:pPr>
      <w:r>
        <w:br w:type="page"/>
      </w:r>
    </w:p>
    <w:p w14:paraId="3E0A1757" w14:textId="6EBF4924" w:rsidR="00D34477" w:rsidRDefault="00D34477" w:rsidP="00D34477">
      <w:pPr>
        <w:pStyle w:val="Heading2"/>
        <w:keepNext/>
        <w:spacing w:after="0" w:line="240" w:lineRule="auto"/>
      </w:pPr>
      <w:bookmarkStart w:id="235" w:name="_Toc65064240"/>
      <w:r>
        <w:lastRenderedPageBreak/>
        <w:t>3.13</w:t>
      </w:r>
      <w:r>
        <w:tab/>
        <w:t>Authorized Signers Complete Email</w:t>
      </w:r>
      <w:r w:rsidR="00FD005A">
        <w:t xml:space="preserve"> CWBSB-261</w:t>
      </w:r>
      <w:bookmarkEnd w:id="235"/>
    </w:p>
    <w:p w14:paraId="242E300F" w14:textId="77777777" w:rsidR="00D34477" w:rsidRDefault="00D34477" w:rsidP="00D34477">
      <w:pPr>
        <w:pStyle w:val="NoSpacing"/>
        <w:jc w:val="both"/>
      </w:pPr>
    </w:p>
    <w:p w14:paraId="1AF685EB" w14:textId="77777777" w:rsidR="00D34477" w:rsidRPr="006B729E" w:rsidRDefault="00D34477" w:rsidP="00D34477">
      <w:pPr>
        <w:pStyle w:val="NoSpacing"/>
        <w:jc w:val="both"/>
        <w:rPr>
          <w:b/>
          <w:u w:val="single"/>
        </w:rPr>
      </w:pPr>
      <w:r>
        <w:rPr>
          <w:b/>
          <w:u w:val="single"/>
        </w:rPr>
        <w:t>Trigger Events</w:t>
      </w:r>
    </w:p>
    <w:p w14:paraId="7E7C535F" w14:textId="77777777" w:rsidR="00D34477" w:rsidRDefault="00D34477" w:rsidP="00D34477">
      <w:pPr>
        <w:pStyle w:val="NoSpacing"/>
        <w:jc w:val="both"/>
      </w:pPr>
    </w:p>
    <w:p w14:paraId="02975CE6" w14:textId="77777777" w:rsidR="00D34477" w:rsidRDefault="00D34477" w:rsidP="00D34477">
      <w:pPr>
        <w:pStyle w:val="NoSpacing"/>
        <w:jc w:val="both"/>
      </w:pPr>
      <w:r>
        <w:t>This email is sent to the main applicant (who initiated a small business DCO application) to inform them that all identified authorized signers have completed their applications.</w:t>
      </w:r>
    </w:p>
    <w:p w14:paraId="03D3A0ED" w14:textId="77777777" w:rsidR="00D34477" w:rsidRDefault="00D34477" w:rsidP="00D34477">
      <w:pPr>
        <w:pStyle w:val="NoSpacing"/>
        <w:jc w:val="both"/>
      </w:pPr>
    </w:p>
    <w:p w14:paraId="68D14E82" w14:textId="77777777" w:rsidR="00D34477" w:rsidRDefault="00D34477" w:rsidP="00D34477">
      <w:pPr>
        <w:pStyle w:val="NoSpacing"/>
        <w:jc w:val="both"/>
      </w:pPr>
      <w:r>
        <w:t>The following events trigger the sending of this email.</w:t>
      </w:r>
    </w:p>
    <w:p w14:paraId="40BDBAB7" w14:textId="77777777" w:rsidR="00D34477" w:rsidRDefault="00D34477" w:rsidP="00D34477">
      <w:pPr>
        <w:pStyle w:val="NoSpacing"/>
        <w:jc w:val="both"/>
      </w:pPr>
    </w:p>
    <w:p w14:paraId="49B0E5CE" w14:textId="629D9A57" w:rsidR="00D34477" w:rsidRDefault="00D34477" w:rsidP="00D34477">
      <w:pPr>
        <w:pStyle w:val="NoSpacing"/>
        <w:numPr>
          <w:ilvl w:val="0"/>
          <w:numId w:val="48"/>
        </w:numPr>
        <w:jc w:val="both"/>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530BE434" w14:textId="77777777" w:rsidR="00D34477" w:rsidRDefault="00D34477" w:rsidP="00D34477">
      <w:pPr>
        <w:pStyle w:val="NoSpacing"/>
        <w:jc w:val="both"/>
      </w:pPr>
    </w:p>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77777777" w:rsidR="00505775" w:rsidRPr="001C2BA1" w:rsidRDefault="00505775" w:rsidP="00505775">
            <w:pPr>
              <w:pStyle w:val="NoSpacing"/>
              <w:jc w:val="both"/>
              <w:rPr>
                <w:b/>
                <w:sz w:val="20"/>
                <w:szCs w:val="20"/>
              </w:rPr>
            </w:pPr>
            <w:r>
              <w:rPr>
                <w:b/>
                <w:sz w:val="20"/>
                <w:szCs w:val="20"/>
              </w:rPr>
              <w:t>Resume my application now</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4E34D1C5" w14:textId="77777777" w:rsidR="00D34477" w:rsidRDefault="00D34477" w:rsidP="00D34477">
      <w:pPr>
        <w:pStyle w:val="NoSpacing"/>
        <w:jc w:val="both"/>
      </w:pPr>
    </w:p>
    <w:p w14:paraId="5B60631B" w14:textId="77777777" w:rsidR="00D34477" w:rsidRDefault="00D34477" w:rsidP="00D34477">
      <w:pPr>
        <w:pStyle w:val="NoSpacing"/>
        <w:jc w:val="both"/>
      </w:pPr>
      <w:r>
        <w:rPr>
          <w:b/>
          <w:u w:val="single"/>
        </w:rPr>
        <w:t>Hyperlinks</w:t>
      </w:r>
    </w:p>
    <w:p w14:paraId="1BC6FC45" w14:textId="77777777" w:rsidR="00D34477" w:rsidRDefault="00D34477" w:rsidP="00D34477">
      <w:pPr>
        <w:pStyle w:val="NoSpacing"/>
        <w:jc w:val="both"/>
      </w:pPr>
    </w:p>
    <w:p w14:paraId="3BC8A767" w14:textId="77777777" w:rsidR="00D34477" w:rsidRDefault="00D34477" w:rsidP="00D34477">
      <w:pPr>
        <w:pStyle w:val="NoSpacing"/>
        <w:jc w:val="both"/>
      </w:pPr>
      <w:r>
        <w:t>The message body above includes the following hyperlinked text.</w:t>
      </w:r>
    </w:p>
    <w:p w14:paraId="1BCAE712" w14:textId="77777777" w:rsidR="00505775" w:rsidRDefault="00505775"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66D35" w14:textId="77777777" w:rsidTr="00505775">
        <w:tc>
          <w:tcPr>
            <w:tcW w:w="704" w:type="dxa"/>
          </w:tcPr>
          <w:p w14:paraId="520F7069"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355841F0" w14:textId="77777777" w:rsidR="00505775" w:rsidRPr="00F96A95" w:rsidRDefault="00505775" w:rsidP="00505775">
            <w:pPr>
              <w:pStyle w:val="NoSpacing"/>
              <w:jc w:val="both"/>
              <w:rPr>
                <w:b/>
                <w:sz w:val="20"/>
                <w:szCs w:val="20"/>
              </w:rPr>
            </w:pPr>
            <w:r>
              <w:rPr>
                <w:b/>
                <w:sz w:val="20"/>
                <w:szCs w:val="20"/>
              </w:rPr>
              <w:t>“Resume my application n</w:t>
            </w:r>
            <w:r w:rsidRPr="00DF3C1D">
              <w:rPr>
                <w:b/>
                <w:sz w:val="20"/>
                <w:szCs w:val="20"/>
              </w:rPr>
              <w:t>ow”</w:t>
            </w:r>
          </w:p>
        </w:tc>
      </w:tr>
      <w:tr w:rsidR="00505775" w:rsidRPr="00F96A95" w14:paraId="29206782" w14:textId="77777777" w:rsidTr="00505775">
        <w:tc>
          <w:tcPr>
            <w:tcW w:w="704" w:type="dxa"/>
          </w:tcPr>
          <w:p w14:paraId="43F835A3"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242E8E93" w14:textId="77777777" w:rsidR="00505775" w:rsidRPr="00F96A95" w:rsidRDefault="00505775" w:rsidP="00505775">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5B2FB25A" w14:textId="77777777" w:rsidR="00505775" w:rsidRDefault="00505775" w:rsidP="00D34477">
      <w:pPr>
        <w:pStyle w:val="NoSpacing"/>
        <w:jc w:val="both"/>
      </w:pPr>
    </w:p>
    <w:p w14:paraId="4FDA1583" w14:textId="77777777" w:rsidR="00D34477" w:rsidRPr="00F96A95" w:rsidRDefault="00D34477" w:rsidP="00D3447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77777777" w:rsidR="00D34477" w:rsidRPr="00F96A95" w:rsidRDefault="00D34477" w:rsidP="00505775">
            <w:pPr>
              <w:pStyle w:val="NoSpacing"/>
              <w:jc w:val="both"/>
              <w:rPr>
                <w:b/>
                <w:sz w:val="20"/>
                <w:szCs w:val="20"/>
              </w:rPr>
            </w:pPr>
            <w:r w:rsidRPr="00F96A95">
              <w:rPr>
                <w:b/>
                <w:sz w:val="20"/>
                <w:szCs w:val="20"/>
              </w:rPr>
              <w:t>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77777777" w:rsidR="00D34477" w:rsidRPr="00F96A95" w:rsidRDefault="00D34477" w:rsidP="00505775">
            <w:pPr>
              <w:pStyle w:val="NoSpacing"/>
              <w:jc w:val="both"/>
              <w:rPr>
                <w:sz w:val="20"/>
                <w:szCs w:val="20"/>
              </w:rPr>
            </w:pPr>
            <w:r w:rsidRPr="00F96A95">
              <w:rPr>
                <w:sz w:val="20"/>
                <w:szCs w:val="20"/>
              </w:rPr>
              <w:lastRenderedPageBreak/>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t>Attachments</w:t>
      </w:r>
    </w:p>
    <w:p w14:paraId="7DC1830A" w14:textId="77777777" w:rsidR="00D34477" w:rsidRDefault="00D34477" w:rsidP="00D34477">
      <w:pPr>
        <w:pStyle w:val="NoSpacing"/>
        <w:jc w:val="both"/>
      </w:pPr>
    </w:p>
    <w:p w14:paraId="03CD13FE" w14:textId="77777777" w:rsidR="00D34477" w:rsidRDefault="00D34477" w:rsidP="00D34477">
      <w:pPr>
        <w:pStyle w:val="NoSpacing"/>
        <w:jc w:val="both"/>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1A06D34C" w:rsidR="00505775" w:rsidRDefault="00505775" w:rsidP="00505775">
      <w:pPr>
        <w:pStyle w:val="Heading2"/>
        <w:keepNext/>
        <w:spacing w:after="0" w:line="240" w:lineRule="auto"/>
      </w:pPr>
      <w:bookmarkStart w:id="236" w:name="_Toc65064241"/>
      <w:r w:rsidRPr="003B0334">
        <w:lastRenderedPageBreak/>
        <w:t>3.14</w:t>
      </w:r>
      <w:r w:rsidRPr="003B0334">
        <w:tab/>
      </w:r>
      <w:commentRangeStart w:id="237"/>
      <w:r w:rsidRPr="00CE2E33">
        <w:t>Complementary</w:t>
      </w:r>
      <w:commentRangeEnd w:id="237"/>
      <w:r w:rsidR="00595C06" w:rsidRPr="003B0334">
        <w:rPr>
          <w:rStyle w:val="CommentReference"/>
          <w:rFonts w:asciiTheme="minorHAnsi" w:hAnsiTheme="minorHAnsi" w:cstheme="minorBidi"/>
          <w:b w:val="0"/>
          <w:color w:val="auto"/>
          <w:spacing w:val="0"/>
        </w:rPr>
        <w:commentReference w:id="237"/>
      </w:r>
      <w:r w:rsidRPr="00CE2E33">
        <w:t xml:space="preserve"> Products Email</w:t>
      </w:r>
      <w:r w:rsidR="00FD005A" w:rsidRPr="003B0334">
        <w:t xml:space="preserve"> CWBSB-262</w:t>
      </w:r>
      <w:bookmarkEnd w:id="236"/>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77777777" w:rsidR="00505775" w:rsidRDefault="00505775" w:rsidP="00505775">
      <w:pPr>
        <w:pStyle w:val="NoSpacing"/>
        <w:jc w:val="both"/>
      </w:pPr>
      <w:r>
        <w:t>This email is sent to the main applicant (who initiated a small business DCO application) to inform them of next steps to open/set up one or more complementary (cash management) products/services in which they registered an interest.</w:t>
      </w:r>
    </w:p>
    <w:p w14:paraId="6B8EE205" w14:textId="77777777" w:rsidR="00505775" w:rsidRDefault="00505775" w:rsidP="00505775">
      <w:pPr>
        <w:pStyle w:val="NoSpacing"/>
        <w:jc w:val="both"/>
      </w:pPr>
    </w:p>
    <w:p w14:paraId="6381C5A3" w14:textId="77777777" w:rsidR="00505775" w:rsidRDefault="00505775" w:rsidP="00505775">
      <w:pPr>
        <w:pStyle w:val="NoSpacing"/>
        <w:jc w:val="both"/>
      </w:pPr>
      <w:r>
        <w:t>The following events trigger the sending of this email.</w:t>
      </w:r>
    </w:p>
    <w:p w14:paraId="0487E6BE" w14:textId="77777777" w:rsidR="00505775" w:rsidRDefault="00505775" w:rsidP="00505775">
      <w:pPr>
        <w:pStyle w:val="NoSpacing"/>
        <w:jc w:val="both"/>
      </w:pPr>
    </w:p>
    <w:p w14:paraId="6CABC968" w14:textId="3E1D8822" w:rsidR="00505775" w:rsidRDefault="00505775" w:rsidP="00505775">
      <w:pPr>
        <w:pStyle w:val="NoSpacing"/>
        <w:numPr>
          <w:ilvl w:val="0"/>
          <w:numId w:val="49"/>
        </w:numPr>
        <w:jc w:val="both"/>
      </w:pPr>
      <w:r>
        <w:t xml:space="preserve">Applicant selected one or more cash management products/services </w:t>
      </w:r>
      <w:r w:rsidR="004A3685">
        <w:t>in</w:t>
      </w:r>
      <w:r>
        <w:t xml:space="preserve"> the Complementary Services page (CWBSB-46)</w:t>
      </w:r>
      <w:r w:rsidR="004A3685">
        <w:t>; T24 provisioning has completed successfully; Online Banking &amp; Delegates page (CWBSB-388) has been completed (main SB DCO form is complete)</w:t>
      </w:r>
      <w:r>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77777777" w:rsidR="00505775" w:rsidRPr="00F96A95" w:rsidRDefault="00505775" w:rsidP="00505775">
            <w:pPr>
              <w:pStyle w:val="NoSpacing"/>
              <w:jc w:val="both"/>
              <w:rPr>
                <w:sz w:val="20"/>
                <w:szCs w:val="20"/>
              </w:rPr>
            </w:pPr>
            <w:r>
              <w:rPr>
                <w:sz w:val="20"/>
                <w:szCs w:val="20"/>
              </w:rPr>
              <w:t>Setting up your additional CWB business products and services</w:t>
            </w:r>
          </w:p>
        </w:tc>
      </w:tr>
    </w:tbl>
    <w:p w14:paraId="686274D9" w14:textId="77777777" w:rsidR="00505775" w:rsidRDefault="00505775" w:rsidP="00505775">
      <w:pPr>
        <w:pStyle w:val="NoSpacing"/>
        <w:jc w:val="both"/>
      </w:pPr>
    </w:p>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77777777"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3F03973" w14:textId="77777777" w:rsidR="00505775" w:rsidRDefault="00505775" w:rsidP="00505775">
            <w:pPr>
              <w:pStyle w:val="NoSpacing"/>
              <w:jc w:val="both"/>
              <w:rPr>
                <w:sz w:val="20"/>
                <w:szCs w:val="20"/>
              </w:rPr>
            </w:pPr>
          </w:p>
          <w:p w14:paraId="21D8C66C" w14:textId="7C21C365" w:rsidR="00505775" w:rsidRDefault="00C871AA" w:rsidP="00505775">
            <w:pPr>
              <w:pStyle w:val="NoSpacing"/>
              <w:jc w:val="both"/>
              <w:rPr>
                <w:sz w:val="20"/>
                <w:szCs w:val="20"/>
              </w:rPr>
            </w:pPr>
            <w:ins w:id="238" w:author="Ian Hicks" w:date="2021-02-24T10:22:00Z">
              <w:r>
                <w:rPr>
                  <w:sz w:val="20"/>
                  <w:szCs w:val="20"/>
                </w:rPr>
                <w:t xml:space="preserve">In addition to your business bank account(s), </w:t>
              </w:r>
            </w:ins>
            <w:del w:id="239" w:author="Ian Hicks" w:date="2021-02-24T10:22:00Z">
              <w:r w:rsidR="00505775" w:rsidDel="00C871AA">
                <w:rPr>
                  <w:sz w:val="20"/>
                  <w:szCs w:val="20"/>
                </w:rPr>
                <w:delText>Y</w:delText>
              </w:r>
            </w:del>
            <w:ins w:id="240" w:author="Ian Hicks" w:date="2021-02-24T10:22:00Z">
              <w:r>
                <w:rPr>
                  <w:sz w:val="20"/>
                  <w:szCs w:val="20"/>
                </w:rPr>
                <w:t>y</w:t>
              </w:r>
            </w:ins>
            <w:r w:rsidR="00505775">
              <w:rPr>
                <w:sz w:val="20"/>
                <w:szCs w:val="20"/>
              </w:rPr>
              <w:t xml:space="preserve">ou told us that you would like to </w:t>
            </w:r>
            <w:r w:rsidR="001165C4">
              <w:rPr>
                <w:sz w:val="20"/>
                <w:szCs w:val="20"/>
              </w:rPr>
              <w:t xml:space="preserve">add </w:t>
            </w:r>
            <w:r w:rsidR="00505775">
              <w:rPr>
                <w:sz w:val="20"/>
                <w:szCs w:val="20"/>
              </w:rPr>
              <w:t>one or more</w:t>
            </w:r>
            <w:r w:rsidR="001165C4">
              <w:rPr>
                <w:sz w:val="20"/>
                <w:szCs w:val="20"/>
              </w:rPr>
              <w:t xml:space="preserve"> </w:t>
            </w:r>
            <w:r w:rsidR="00505775">
              <w:rPr>
                <w:sz w:val="20"/>
                <w:szCs w:val="20"/>
              </w:rPr>
              <w:t xml:space="preserve">CWB business </w:t>
            </w:r>
            <w:del w:id="241" w:author="Ian Hicks" w:date="2021-02-24T10:22:00Z">
              <w:r w:rsidR="00505775" w:rsidDel="00C871AA">
                <w:rPr>
                  <w:sz w:val="20"/>
                  <w:szCs w:val="20"/>
                </w:rPr>
                <w:delText>products or services</w:delText>
              </w:r>
            </w:del>
            <w:ins w:id="242" w:author="Ian Hicks" w:date="2021-02-24T10:22:00Z">
              <w:r>
                <w:rPr>
                  <w:sz w:val="20"/>
                  <w:szCs w:val="20"/>
                </w:rPr>
                <w:t xml:space="preserve">cash management </w:t>
              </w:r>
            </w:ins>
            <w:ins w:id="243" w:author="Ian Hicks" w:date="2021-02-24T10:23:00Z">
              <w:r>
                <w:rPr>
                  <w:sz w:val="20"/>
                  <w:szCs w:val="20"/>
                </w:rPr>
                <w:t xml:space="preserve">products and </w:t>
              </w:r>
            </w:ins>
            <w:ins w:id="244" w:author="Ian Hicks" w:date="2021-02-24T10:22:00Z">
              <w:r>
                <w:rPr>
                  <w:sz w:val="20"/>
                  <w:szCs w:val="20"/>
                </w:rPr>
                <w:t>services</w:t>
              </w:r>
            </w:ins>
            <w:r w:rsidR="00505775">
              <w:rPr>
                <w:sz w:val="20"/>
                <w:szCs w:val="20"/>
              </w:rPr>
              <w:t>:</w:t>
            </w:r>
          </w:p>
          <w:p w14:paraId="1440E851" w14:textId="77777777" w:rsidR="00505775" w:rsidRDefault="00505775" w:rsidP="00505775">
            <w:pPr>
              <w:pStyle w:val="NoSpacing"/>
              <w:jc w:val="both"/>
              <w:rPr>
                <w:sz w:val="20"/>
                <w:szCs w:val="20"/>
              </w:rPr>
            </w:pPr>
          </w:p>
          <w:p w14:paraId="191D1F0E" w14:textId="604591A0" w:rsidR="0070574D" w:rsidRPr="00953CD8" w:rsidRDefault="00505775" w:rsidP="001C2BA1">
            <w:pPr>
              <w:pStyle w:val="NoSpacing"/>
              <w:numPr>
                <w:ilvl w:val="0"/>
                <w:numId w:val="50"/>
              </w:numPr>
              <w:jc w:val="both"/>
              <w:rPr>
                <w:sz w:val="20"/>
                <w:szCs w:val="20"/>
                <w:rPrChange w:id="245" w:author="Ian Hicks" w:date="2021-02-24T09:42:00Z">
                  <w:rPr>
                    <w:sz w:val="20"/>
                    <w:szCs w:val="20"/>
                    <w:highlight w:val="yellow"/>
                  </w:rPr>
                </w:rPrChange>
              </w:rPr>
            </w:pPr>
            <w:r w:rsidRPr="00953CD8">
              <w:rPr>
                <w:sz w:val="20"/>
                <w:szCs w:val="20"/>
                <w:rPrChange w:id="246" w:author="Ian Hicks" w:date="2021-02-24T09:42:00Z">
                  <w:rPr>
                    <w:sz w:val="20"/>
                    <w:szCs w:val="20"/>
                    <w:highlight w:val="yellow"/>
                  </w:rPr>
                </w:rPrChange>
              </w:rPr>
              <w:t>&lt;&lt;</w:t>
            </w:r>
            <w:r w:rsidR="00F66A67" w:rsidRPr="00953CD8">
              <w:rPr>
                <w:sz w:val="20"/>
                <w:szCs w:val="20"/>
                <w:rPrChange w:id="247" w:author="Ian Hicks" w:date="2021-02-24T09:42:00Z">
                  <w:rPr>
                    <w:sz w:val="20"/>
                    <w:szCs w:val="20"/>
                    <w:highlight w:val="yellow"/>
                  </w:rPr>
                </w:rPrChange>
              </w:rPr>
              <w:t xml:space="preserve">bulleted list of </w:t>
            </w:r>
            <w:r w:rsidRPr="00953CD8">
              <w:rPr>
                <w:sz w:val="20"/>
                <w:szCs w:val="20"/>
                <w:rPrChange w:id="248" w:author="Ian Hicks" w:date="2021-02-24T09:42:00Z">
                  <w:rPr>
                    <w:sz w:val="20"/>
                    <w:szCs w:val="20"/>
                    <w:highlight w:val="yellow"/>
                  </w:rPr>
                </w:rPrChange>
              </w:rPr>
              <w:t>cash management product</w:t>
            </w:r>
            <w:del w:id="249" w:author="Ian Hicks" w:date="2021-02-24T09:45:00Z">
              <w:r w:rsidR="0070574D" w:rsidRPr="00953CD8" w:rsidDel="00953CD8">
                <w:rPr>
                  <w:sz w:val="20"/>
                  <w:szCs w:val="20"/>
                  <w:rPrChange w:id="250" w:author="Ian Hicks" w:date="2021-02-24T09:42:00Z">
                    <w:rPr>
                      <w:sz w:val="20"/>
                      <w:szCs w:val="20"/>
                      <w:highlight w:val="yellow"/>
                    </w:rPr>
                  </w:rPrChange>
                </w:rPr>
                <w:delText>/service</w:delText>
              </w:r>
            </w:del>
            <w:r w:rsidRPr="00953CD8">
              <w:rPr>
                <w:sz w:val="20"/>
                <w:szCs w:val="20"/>
                <w:rPrChange w:id="251" w:author="Ian Hicks" w:date="2021-02-24T09:42:00Z">
                  <w:rPr>
                    <w:sz w:val="20"/>
                    <w:szCs w:val="20"/>
                    <w:highlight w:val="yellow"/>
                  </w:rPr>
                </w:rPrChange>
              </w:rPr>
              <w:t xml:space="preserve"> </w:t>
            </w:r>
            <w:r w:rsidR="0070574D" w:rsidRPr="00953CD8">
              <w:rPr>
                <w:sz w:val="20"/>
                <w:szCs w:val="20"/>
                <w:rPrChange w:id="252" w:author="Ian Hicks" w:date="2021-02-24T09:42:00Z">
                  <w:rPr>
                    <w:sz w:val="20"/>
                    <w:szCs w:val="20"/>
                    <w:highlight w:val="yellow"/>
                  </w:rPr>
                </w:rPrChange>
              </w:rPr>
              <w:t>name</w:t>
            </w:r>
            <w:r w:rsidR="00F66A67" w:rsidRPr="00953CD8">
              <w:rPr>
                <w:sz w:val="20"/>
                <w:szCs w:val="20"/>
                <w:rPrChange w:id="253" w:author="Ian Hicks" w:date="2021-02-24T09:42:00Z">
                  <w:rPr>
                    <w:sz w:val="20"/>
                    <w:szCs w:val="20"/>
                    <w:highlight w:val="yellow"/>
                  </w:rPr>
                </w:rPrChange>
              </w:rPr>
              <w:t>s</w:t>
            </w:r>
            <w:r w:rsidRPr="00953CD8">
              <w:rPr>
                <w:sz w:val="20"/>
                <w:szCs w:val="20"/>
                <w:rPrChange w:id="254" w:author="Ian Hicks" w:date="2021-02-24T09:42:00Z">
                  <w:rPr>
                    <w:sz w:val="20"/>
                    <w:szCs w:val="20"/>
                    <w:highlight w:val="yellow"/>
                  </w:rPr>
                </w:rPrChange>
              </w:rPr>
              <w:t>&gt;&gt;</w:t>
            </w:r>
          </w:p>
          <w:p w14:paraId="0D3D1556" w14:textId="77777777" w:rsidR="00505775" w:rsidRPr="00953CD8" w:rsidRDefault="00505775" w:rsidP="00505775">
            <w:pPr>
              <w:pStyle w:val="NoSpacing"/>
              <w:jc w:val="both"/>
              <w:rPr>
                <w:sz w:val="20"/>
                <w:szCs w:val="20"/>
                <w:rPrChange w:id="255" w:author="Ian Hicks" w:date="2021-02-24T09:42:00Z">
                  <w:rPr>
                    <w:sz w:val="20"/>
                    <w:szCs w:val="20"/>
                    <w:highlight w:val="yellow"/>
                  </w:rPr>
                </w:rPrChange>
              </w:rPr>
            </w:pPr>
          </w:p>
          <w:p w14:paraId="7B682F06" w14:textId="3D40293E" w:rsidR="00505775" w:rsidRPr="001C2BA1" w:rsidDel="00953CD8" w:rsidRDefault="00F66A67" w:rsidP="00505775">
            <w:pPr>
              <w:pStyle w:val="NoSpacing"/>
              <w:jc w:val="both"/>
              <w:rPr>
                <w:del w:id="256" w:author="Ian Hicks" w:date="2021-02-24T09:40:00Z"/>
                <w:sz w:val="20"/>
                <w:szCs w:val="20"/>
              </w:rPr>
            </w:pPr>
            <w:del w:id="257" w:author="Ian Hicks" w:date="2021-02-24T09:40:00Z">
              <w:r w:rsidRPr="00953CD8" w:rsidDel="00953CD8">
                <w:rPr>
                  <w:sz w:val="20"/>
                  <w:szCs w:val="20"/>
                  <w:rPrChange w:id="258" w:author="Ian Hicks" w:date="2021-02-24T09:42:00Z">
                    <w:rPr>
                      <w:sz w:val="20"/>
                      <w:szCs w:val="20"/>
                      <w:highlight w:val="yellow"/>
                    </w:rPr>
                  </w:rPrChange>
                </w:rPr>
                <w:delText>*Placeholder* - add instructions for cash management products here</w:delText>
              </w:r>
            </w:del>
          </w:p>
          <w:p w14:paraId="01F85519" w14:textId="00F92514" w:rsidR="00453BC7" w:rsidRDefault="00953CD8" w:rsidP="00505775">
            <w:pPr>
              <w:pStyle w:val="NoSpacing"/>
              <w:jc w:val="both"/>
              <w:rPr>
                <w:ins w:id="259" w:author="Ian Hicks" w:date="2021-02-24T10:11:00Z"/>
                <w:sz w:val="20"/>
                <w:szCs w:val="20"/>
                <w:u w:val="single"/>
              </w:rPr>
            </w:pPr>
            <w:ins w:id="260" w:author="Ian Hicks" w:date="2021-02-24T09:40:00Z">
              <w:r>
                <w:rPr>
                  <w:sz w:val="20"/>
                  <w:szCs w:val="20"/>
                </w:rPr>
                <w:t xml:space="preserve">A CWB team member will contact you </w:t>
              </w:r>
            </w:ins>
            <w:ins w:id="261" w:author="Ian Hicks" w:date="2021-02-24T09:42:00Z">
              <w:r>
                <w:rPr>
                  <w:sz w:val="20"/>
                  <w:szCs w:val="20"/>
                </w:rPr>
                <w:t>within 2 business days.</w:t>
              </w:r>
            </w:ins>
            <w:ins w:id="262" w:author="Ian Hicks" w:date="2021-02-24T10:09:00Z">
              <w:r w:rsidR="00453BC7">
                <w:rPr>
                  <w:sz w:val="20"/>
                  <w:szCs w:val="20"/>
                </w:rPr>
                <w:t xml:space="preserve"> </w:t>
              </w:r>
            </w:ins>
            <w:ins w:id="263" w:author="Ian Hicks" w:date="2021-02-24T10:24:00Z">
              <w:r w:rsidR="003A68EB">
                <w:rPr>
                  <w:sz w:val="20"/>
                  <w:szCs w:val="20"/>
                </w:rPr>
                <w:t>So we can</w:t>
              </w:r>
            </w:ins>
            <w:ins w:id="264" w:author="Ian Hicks" w:date="2021-02-24T10:09:00Z">
              <w:r w:rsidR="00453BC7">
                <w:rPr>
                  <w:sz w:val="20"/>
                  <w:szCs w:val="20"/>
                </w:rPr>
                <w:t xml:space="preserve"> better assist you, please email </w:t>
              </w:r>
              <w:r w:rsidR="00453BC7">
                <w:rPr>
                  <w:b/>
                  <w:sz w:val="20"/>
                  <w:szCs w:val="20"/>
                  <w:u w:val="single"/>
                </w:rPr>
                <w:fldChar w:fldCharType="begin"/>
              </w:r>
              <w:r w:rsidR="00453BC7">
                <w:rPr>
                  <w:b/>
                  <w:sz w:val="20"/>
                  <w:szCs w:val="20"/>
                  <w:u w:val="single"/>
                </w:rPr>
                <w:instrText xml:space="preserve"> HYPERLINK "mailto:business</w:instrText>
              </w:r>
              <w:r w:rsidR="00453BC7" w:rsidRPr="00BA3D49">
                <w:rPr>
                  <w:b/>
                  <w:sz w:val="20"/>
                  <w:szCs w:val="20"/>
                  <w:u w:val="single"/>
                </w:rPr>
                <w:instrText>-onboarding@cwbank.com</w:instrText>
              </w:r>
              <w:r w:rsidR="00453BC7">
                <w:rPr>
                  <w:b/>
                  <w:sz w:val="20"/>
                  <w:szCs w:val="20"/>
                  <w:u w:val="single"/>
                </w:rPr>
                <w:instrText xml:space="preserve">" </w:instrText>
              </w:r>
              <w:r w:rsidR="00453BC7">
                <w:rPr>
                  <w:b/>
                  <w:sz w:val="20"/>
                  <w:szCs w:val="20"/>
                  <w:u w:val="single"/>
                </w:rPr>
                <w:fldChar w:fldCharType="separate"/>
              </w:r>
              <w:r w:rsidR="00453BC7" w:rsidRPr="007C19B4">
                <w:rPr>
                  <w:rStyle w:val="Hyperlink"/>
                  <w:b/>
                  <w:sz w:val="20"/>
                  <w:szCs w:val="20"/>
                </w:rPr>
                <w:t>business-onboarding@cwbank.com</w:t>
              </w:r>
              <w:r w:rsidR="00453BC7">
                <w:rPr>
                  <w:b/>
                  <w:sz w:val="20"/>
                  <w:szCs w:val="20"/>
                  <w:u w:val="single"/>
                </w:rPr>
                <w:fldChar w:fldCharType="end"/>
              </w:r>
              <w:r w:rsidR="00453BC7">
                <w:rPr>
                  <w:sz w:val="20"/>
                  <w:szCs w:val="20"/>
                  <w:u w:val="single"/>
                </w:rPr>
                <w:t xml:space="preserve"> with</w:t>
              </w:r>
            </w:ins>
            <w:ins w:id="265" w:author="Ian Hicks" w:date="2021-02-24T10:23:00Z">
              <w:r w:rsidR="00C871AA">
                <w:rPr>
                  <w:sz w:val="20"/>
                  <w:szCs w:val="20"/>
                  <w:u w:val="single"/>
                </w:rPr>
                <w:t xml:space="preserve"> the following information</w:t>
              </w:r>
            </w:ins>
            <w:ins w:id="266" w:author="Ian Hicks" w:date="2021-02-24T10:11:00Z">
              <w:r w:rsidR="00453BC7">
                <w:rPr>
                  <w:sz w:val="20"/>
                  <w:szCs w:val="20"/>
                  <w:u w:val="single"/>
                </w:rPr>
                <w:t>:</w:t>
              </w:r>
            </w:ins>
          </w:p>
          <w:p w14:paraId="66E0EE84" w14:textId="0B0842F0" w:rsidR="00505775" w:rsidRPr="00453BC7" w:rsidRDefault="00453BC7">
            <w:pPr>
              <w:pStyle w:val="NoSpacing"/>
              <w:numPr>
                <w:ilvl w:val="0"/>
                <w:numId w:val="50"/>
              </w:numPr>
              <w:jc w:val="both"/>
              <w:rPr>
                <w:ins w:id="267" w:author="Ian Hicks" w:date="2021-02-24T10:11:00Z"/>
                <w:sz w:val="20"/>
                <w:szCs w:val="20"/>
                <w:rPrChange w:id="268" w:author="Ian Hicks" w:date="2021-02-24T10:12:00Z">
                  <w:rPr>
                    <w:ins w:id="269" w:author="Ian Hicks" w:date="2021-02-24T10:11:00Z"/>
                    <w:sz w:val="20"/>
                    <w:szCs w:val="20"/>
                    <w:u w:val="single"/>
                  </w:rPr>
                </w:rPrChange>
              </w:rPr>
              <w:pPrChange w:id="270" w:author="Ian Hicks" w:date="2021-02-24T10:11:00Z">
                <w:pPr>
                  <w:pStyle w:val="NoSpacing"/>
                  <w:jc w:val="both"/>
                </w:pPr>
              </w:pPrChange>
            </w:pPr>
            <w:ins w:id="271" w:author="Ian Hicks" w:date="2021-02-24T10:11:00Z">
              <w:r>
                <w:rPr>
                  <w:sz w:val="20"/>
                  <w:szCs w:val="20"/>
                  <w:u w:val="single"/>
                </w:rPr>
                <w:t>A</w:t>
              </w:r>
            </w:ins>
            <w:ins w:id="272" w:author="Ian Hicks" w:date="2021-02-24T10:09:00Z">
              <w:r>
                <w:rPr>
                  <w:sz w:val="20"/>
                  <w:szCs w:val="20"/>
                  <w:u w:val="single"/>
                </w:rPr>
                <w:t xml:space="preserve"> brief description</w:t>
              </w:r>
            </w:ins>
            <w:ins w:id="273" w:author="Ian Hicks" w:date="2021-02-24T10:10:00Z">
              <w:r>
                <w:rPr>
                  <w:sz w:val="20"/>
                  <w:szCs w:val="20"/>
                  <w:u w:val="single"/>
                </w:rPr>
                <w:t xml:space="preserve"> of your </w:t>
              </w:r>
            </w:ins>
            <w:ins w:id="274" w:author="Ian Hicks" w:date="2021-02-24T10:23:00Z">
              <w:r w:rsidR="00C871AA">
                <w:rPr>
                  <w:sz w:val="20"/>
                  <w:szCs w:val="20"/>
                  <w:u w:val="single"/>
                </w:rPr>
                <w:t xml:space="preserve">cash management </w:t>
              </w:r>
            </w:ins>
            <w:ins w:id="275" w:author="Ian Hicks" w:date="2021-02-24T10:11:00Z">
              <w:r>
                <w:rPr>
                  <w:sz w:val="20"/>
                  <w:szCs w:val="20"/>
                  <w:u w:val="single"/>
                </w:rPr>
                <w:t>needs</w:t>
              </w:r>
            </w:ins>
            <w:ins w:id="276" w:author="Ian Hicks" w:date="2021-02-24T10:16:00Z">
              <w:r w:rsidR="00C871AA">
                <w:rPr>
                  <w:sz w:val="20"/>
                  <w:szCs w:val="20"/>
                  <w:u w:val="single"/>
                </w:rPr>
                <w:t>.</w:t>
              </w:r>
            </w:ins>
          </w:p>
          <w:p w14:paraId="6871B1AB" w14:textId="56731152" w:rsidR="00453BC7" w:rsidRDefault="00453BC7" w:rsidP="003B0334">
            <w:pPr>
              <w:pStyle w:val="NoSpacing"/>
              <w:jc w:val="both"/>
              <w:rPr>
                <w:ins w:id="277" w:author="Ian Hicks" w:date="2021-02-24T10:13:00Z"/>
                <w:sz w:val="20"/>
                <w:szCs w:val="20"/>
                <w:u w:val="single"/>
              </w:rPr>
            </w:pPr>
            <w:ins w:id="278" w:author="Ian Hicks" w:date="2021-02-24T10:12:00Z">
              <w:r w:rsidRPr="00C871AA">
                <w:rPr>
                  <w:b/>
                  <w:sz w:val="20"/>
                  <w:szCs w:val="20"/>
                  <w:u w:val="single"/>
                  <w:rPrChange w:id="279" w:author="Ian Hicks" w:date="2021-02-24T10:23:00Z">
                    <w:rPr>
                      <w:sz w:val="20"/>
                      <w:szCs w:val="20"/>
                      <w:u w:val="single"/>
                    </w:rPr>
                  </w:rPrChange>
                </w:rPr>
                <w:t>&lt;&lt;IF</w:t>
              </w:r>
              <w:r>
                <w:rPr>
                  <w:sz w:val="20"/>
                  <w:szCs w:val="20"/>
                  <w:u w:val="single"/>
                </w:rPr>
                <w:t xml:space="preserve">: selection includes </w:t>
              </w:r>
            </w:ins>
            <w:ins w:id="280" w:author="Ian Hicks" w:date="2021-02-24T10:13:00Z">
              <w:r>
                <w:rPr>
                  <w:sz w:val="20"/>
                  <w:szCs w:val="20"/>
                  <w:u w:val="single"/>
                </w:rPr>
                <w:t>“Electronic Funds Transfer”</w:t>
              </w:r>
              <w:r w:rsidRPr="00C871AA">
                <w:rPr>
                  <w:b/>
                  <w:sz w:val="20"/>
                  <w:szCs w:val="20"/>
                  <w:u w:val="single"/>
                  <w:rPrChange w:id="281" w:author="Ian Hicks" w:date="2021-02-24T10:23:00Z">
                    <w:rPr>
                      <w:sz w:val="20"/>
                      <w:szCs w:val="20"/>
                      <w:u w:val="single"/>
                    </w:rPr>
                  </w:rPrChange>
                </w:rPr>
                <w:t>&gt;&gt;</w:t>
              </w:r>
            </w:ins>
          </w:p>
          <w:p w14:paraId="176C5E7E" w14:textId="3A96CFFF" w:rsidR="00453BC7" w:rsidRDefault="00C871AA">
            <w:pPr>
              <w:pStyle w:val="NoSpacing"/>
              <w:numPr>
                <w:ilvl w:val="0"/>
                <w:numId w:val="50"/>
              </w:numPr>
              <w:jc w:val="both"/>
              <w:rPr>
                <w:ins w:id="282" w:author="Ian Hicks" w:date="2021-02-24T10:15:00Z"/>
                <w:sz w:val="20"/>
                <w:szCs w:val="20"/>
              </w:rPr>
              <w:pPrChange w:id="283" w:author="Ian Hicks" w:date="2021-02-24T10:13:00Z">
                <w:pPr>
                  <w:pStyle w:val="NoSpacing"/>
                  <w:jc w:val="both"/>
                </w:pPr>
              </w:pPrChange>
            </w:pPr>
            <w:ins w:id="284" w:author="Ian Hicks" w:date="2021-02-24T10:15:00Z">
              <w:r>
                <w:rPr>
                  <w:sz w:val="20"/>
                  <w:szCs w:val="20"/>
                </w:rPr>
                <w:t>How</w:t>
              </w:r>
            </w:ins>
            <w:ins w:id="285" w:author="Ian Hicks" w:date="2021-02-24T10:14:00Z">
              <w:r>
                <w:rPr>
                  <w:sz w:val="20"/>
                  <w:szCs w:val="20"/>
                </w:rPr>
                <w:t xml:space="preserve"> you expect to use Electronic Funds Transfer</w:t>
              </w:r>
            </w:ins>
            <w:ins w:id="286" w:author="Ian Hicks" w:date="2021-02-24T10:15:00Z">
              <w:r>
                <w:rPr>
                  <w:sz w:val="20"/>
                  <w:szCs w:val="20"/>
                </w:rPr>
                <w:t>, e.g. for paying vendors, payroll, collecting fees etc.</w:t>
              </w:r>
            </w:ins>
          </w:p>
          <w:p w14:paraId="46B63E28" w14:textId="1E6AEFD4" w:rsidR="00C871AA" w:rsidRPr="00C871AA" w:rsidRDefault="00C871AA" w:rsidP="003B0334">
            <w:pPr>
              <w:pStyle w:val="NoSpacing"/>
              <w:jc w:val="both"/>
              <w:rPr>
                <w:ins w:id="287" w:author="Ian Hicks" w:date="2021-02-24T10:15:00Z"/>
                <w:b/>
                <w:sz w:val="20"/>
                <w:szCs w:val="20"/>
                <w:rPrChange w:id="288" w:author="Ian Hicks" w:date="2021-02-24T10:23:00Z">
                  <w:rPr>
                    <w:ins w:id="289" w:author="Ian Hicks" w:date="2021-02-24T10:15:00Z"/>
                    <w:sz w:val="20"/>
                    <w:szCs w:val="20"/>
                  </w:rPr>
                </w:rPrChange>
              </w:rPr>
            </w:pPr>
            <w:ins w:id="290" w:author="Ian Hicks" w:date="2021-02-24T10:15:00Z">
              <w:r w:rsidRPr="00C871AA">
                <w:rPr>
                  <w:b/>
                  <w:sz w:val="20"/>
                  <w:szCs w:val="20"/>
                  <w:rPrChange w:id="291" w:author="Ian Hicks" w:date="2021-02-24T10:23:00Z">
                    <w:rPr>
                      <w:sz w:val="20"/>
                      <w:szCs w:val="20"/>
                    </w:rPr>
                  </w:rPrChange>
                </w:rPr>
                <w:t>&lt;&lt;IF</w:t>
              </w:r>
              <w:r>
                <w:rPr>
                  <w:sz w:val="20"/>
                  <w:szCs w:val="20"/>
                </w:rPr>
                <w:t>: selection includes any credit card product</w:t>
              </w:r>
              <w:r w:rsidRPr="00C871AA">
                <w:rPr>
                  <w:b/>
                  <w:sz w:val="20"/>
                  <w:szCs w:val="20"/>
                  <w:rPrChange w:id="292" w:author="Ian Hicks" w:date="2021-02-24T10:23:00Z">
                    <w:rPr>
                      <w:sz w:val="20"/>
                      <w:szCs w:val="20"/>
                    </w:rPr>
                  </w:rPrChange>
                </w:rPr>
                <w:t>&gt;&gt;</w:t>
              </w:r>
            </w:ins>
          </w:p>
          <w:p w14:paraId="077F645F" w14:textId="62668210" w:rsidR="00C871AA" w:rsidRDefault="00C871AA">
            <w:pPr>
              <w:pStyle w:val="NoSpacing"/>
              <w:numPr>
                <w:ilvl w:val="0"/>
                <w:numId w:val="50"/>
              </w:numPr>
              <w:jc w:val="both"/>
              <w:rPr>
                <w:ins w:id="293" w:author="Ian Hicks" w:date="2021-02-24T10:16:00Z"/>
                <w:sz w:val="20"/>
                <w:szCs w:val="20"/>
              </w:rPr>
              <w:pPrChange w:id="294" w:author="Ian Hicks" w:date="2021-02-24T10:16:00Z">
                <w:pPr>
                  <w:pStyle w:val="NoSpacing"/>
                  <w:jc w:val="both"/>
                </w:pPr>
              </w:pPrChange>
            </w:pPr>
            <w:ins w:id="295" w:author="Ian Hicks" w:date="2021-02-24T10:16:00Z">
              <w:r>
                <w:rPr>
                  <w:sz w:val="20"/>
                  <w:szCs w:val="20"/>
                </w:rPr>
                <w:t>What is the requested limit for the credit facility?</w:t>
              </w:r>
            </w:ins>
          </w:p>
          <w:p w14:paraId="1198845F" w14:textId="3C0D2FA5" w:rsidR="00C871AA" w:rsidRDefault="00C871AA">
            <w:pPr>
              <w:pStyle w:val="NoSpacing"/>
              <w:numPr>
                <w:ilvl w:val="0"/>
                <w:numId w:val="50"/>
              </w:numPr>
              <w:jc w:val="both"/>
              <w:rPr>
                <w:ins w:id="296" w:author="Ian Hicks" w:date="2021-02-24T10:16:00Z"/>
                <w:sz w:val="20"/>
                <w:szCs w:val="20"/>
              </w:rPr>
              <w:pPrChange w:id="297" w:author="Ian Hicks" w:date="2021-02-24T10:16:00Z">
                <w:pPr>
                  <w:pStyle w:val="NoSpacing"/>
                  <w:jc w:val="both"/>
                </w:pPr>
              </w:pPrChange>
            </w:pPr>
            <w:ins w:id="298" w:author="Ian Hicks" w:date="2021-02-24T10:16:00Z">
              <w:r>
                <w:rPr>
                  <w:sz w:val="20"/>
                  <w:szCs w:val="20"/>
                </w:rPr>
                <w:t>How many cardholders?</w:t>
              </w:r>
            </w:ins>
          </w:p>
          <w:p w14:paraId="60E9B384" w14:textId="6401BCC9" w:rsidR="00C871AA" w:rsidRDefault="00C871AA">
            <w:pPr>
              <w:pStyle w:val="NoSpacing"/>
              <w:numPr>
                <w:ilvl w:val="0"/>
                <w:numId w:val="50"/>
              </w:numPr>
              <w:jc w:val="both"/>
              <w:rPr>
                <w:ins w:id="299" w:author="Ian Hicks" w:date="2021-02-24T10:29:00Z"/>
                <w:sz w:val="20"/>
                <w:szCs w:val="20"/>
              </w:rPr>
              <w:pPrChange w:id="300" w:author="Ian Hicks" w:date="2021-02-24T10:16:00Z">
                <w:pPr>
                  <w:pStyle w:val="NoSpacing"/>
                  <w:jc w:val="both"/>
                </w:pPr>
              </w:pPrChange>
            </w:pPr>
            <w:ins w:id="301" w:author="Ian Hicks" w:date="2021-02-24T10:16:00Z">
              <w:r>
                <w:rPr>
                  <w:sz w:val="20"/>
                  <w:szCs w:val="20"/>
                </w:rPr>
                <w:t>What is the annual revenue of your business?</w:t>
              </w:r>
            </w:ins>
          </w:p>
          <w:p w14:paraId="31B45126" w14:textId="3D0FDD66" w:rsidR="0083734D" w:rsidRPr="0083734D" w:rsidRDefault="0083734D" w:rsidP="003B0334">
            <w:pPr>
              <w:pStyle w:val="NoSpacing"/>
              <w:jc w:val="both"/>
              <w:rPr>
                <w:ins w:id="302" w:author="Ian Hicks" w:date="2021-02-24T09:40:00Z"/>
                <w:b/>
                <w:sz w:val="20"/>
                <w:szCs w:val="20"/>
                <w:rPrChange w:id="303" w:author="Ian Hicks" w:date="2021-02-24T10:29:00Z">
                  <w:rPr>
                    <w:ins w:id="304" w:author="Ian Hicks" w:date="2021-02-24T09:40:00Z"/>
                    <w:sz w:val="20"/>
                    <w:szCs w:val="20"/>
                  </w:rPr>
                </w:rPrChange>
              </w:rPr>
            </w:pPr>
            <w:ins w:id="305" w:author="Ian Hicks" w:date="2021-02-24T10:29:00Z">
              <w:r w:rsidRPr="0083734D">
                <w:rPr>
                  <w:b/>
                  <w:sz w:val="20"/>
                  <w:szCs w:val="20"/>
                  <w:rPrChange w:id="306" w:author="Ian Hicks" w:date="2021-02-24T10:29:00Z">
                    <w:rPr>
                      <w:sz w:val="20"/>
                      <w:szCs w:val="20"/>
                    </w:rPr>
                  </w:rPrChange>
                </w:rPr>
                <w:t>&lt;&lt;ENDIF&gt;&gt;</w:t>
              </w:r>
            </w:ins>
          </w:p>
          <w:p w14:paraId="5ED7ED1D" w14:textId="77777777" w:rsidR="00953CD8" w:rsidRDefault="00953CD8" w:rsidP="00505775">
            <w:pPr>
              <w:pStyle w:val="NoSpacing"/>
              <w:jc w:val="both"/>
              <w:rPr>
                <w:sz w:val="20"/>
                <w:szCs w:val="20"/>
              </w:rPr>
            </w:pPr>
          </w:p>
          <w:p w14:paraId="5E2B292D" w14:textId="77777777" w:rsidR="002B523E" w:rsidRDefault="002B523E" w:rsidP="00505775">
            <w:pPr>
              <w:pStyle w:val="NoSpacing"/>
              <w:jc w:val="both"/>
              <w:rPr>
                <w:sz w:val="20"/>
                <w:szCs w:val="20"/>
              </w:rPr>
            </w:pPr>
            <w:r>
              <w:rPr>
                <w:sz w:val="20"/>
                <w:szCs w:val="20"/>
              </w:rPr>
              <w:t>Your reference number is &lt;&lt;Application Number&gt;&gt;.</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t>Hyperlinks</w:t>
      </w:r>
    </w:p>
    <w:p w14:paraId="2E05F653" w14:textId="77777777" w:rsidR="00505775" w:rsidRDefault="00505775" w:rsidP="00505775">
      <w:pPr>
        <w:pStyle w:val="NoSpacing"/>
        <w:jc w:val="both"/>
      </w:pPr>
    </w:p>
    <w:p w14:paraId="35C79184" w14:textId="77777777" w:rsidR="00505775" w:rsidRDefault="00505775" w:rsidP="00505775">
      <w:pPr>
        <w:pStyle w:val="NoSpacing"/>
        <w:jc w:val="both"/>
      </w:pPr>
      <w:r>
        <w:t>The message body above includes the following hyperlinked text.</w:t>
      </w:r>
    </w:p>
    <w:p w14:paraId="442633BE" w14:textId="77777777" w:rsidR="00505775" w:rsidRDefault="00505775" w:rsidP="00505775">
      <w:pPr>
        <w:pStyle w:val="NoSpacing"/>
        <w:jc w:val="both"/>
      </w:pPr>
    </w:p>
    <w:p w14:paraId="089BE21C" w14:textId="77777777" w:rsidR="00505775" w:rsidRPr="00F96A95" w:rsidRDefault="00505775" w:rsidP="0050577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16C9B250" w14:textId="683247B3" w:rsidR="00505775" w:rsidRPr="00F96A95" w:rsidRDefault="004A3685" w:rsidP="00505775">
            <w:pPr>
              <w:pStyle w:val="NoSpacing"/>
              <w:jc w:val="both"/>
              <w:rPr>
                <w:sz w:val="20"/>
                <w:szCs w:val="20"/>
              </w:rPr>
            </w:pPr>
            <w:del w:id="307" w:author="Ian Hicks" w:date="2021-02-23T16:24:00Z">
              <w:r w:rsidDel="00792DAD">
                <w:fldChar w:fldCharType="begin"/>
              </w:r>
              <w:r w:rsidDel="00792DAD">
                <w:delInstrText xml:space="preserve"> HYPERLINK "mailto:business-onboarding@cwbank.com" </w:delInstrText>
              </w:r>
              <w:r w:rsidDel="00792DAD">
                <w:fldChar w:fldCharType="separate"/>
              </w:r>
              <w:r w:rsidR="002B523E" w:rsidRPr="00792DAD" w:rsidDel="00792DAD">
                <w:rPr>
                  <w:rPrChange w:id="308" w:author="Ian Hicks" w:date="2021-02-23T16:24:00Z">
                    <w:rPr>
                      <w:rStyle w:val="Hyperlink"/>
                      <w:sz w:val="20"/>
                      <w:szCs w:val="20"/>
                    </w:rPr>
                  </w:rPrChange>
                </w:rPr>
                <w:delText>mailto:business-onboarding@cwbank.com</w:delText>
              </w:r>
              <w:r w:rsidDel="00792DAD">
                <w:rPr>
                  <w:rStyle w:val="Hyperlink"/>
                  <w:sz w:val="20"/>
                  <w:szCs w:val="20"/>
                </w:rPr>
                <w:fldChar w:fldCharType="end"/>
              </w:r>
            </w:del>
            <w:ins w:id="309" w:author="Ian Hicks" w:date="2021-02-23T16:24:00Z">
              <w:r w:rsidR="00792DAD" w:rsidRPr="00792DAD">
                <w:rPr>
                  <w:rPrChange w:id="310" w:author="Ian Hicks" w:date="2021-02-23T16:24:00Z">
                    <w:rPr>
                      <w:rStyle w:val="Hyperlink"/>
                      <w:sz w:val="20"/>
                      <w:szCs w:val="20"/>
                    </w:rPr>
                  </w:rPrChange>
                </w:rPr>
                <w:t>mailto:business-onboarding@cwbank.com</w:t>
              </w:r>
            </w:ins>
            <w:r w:rsidR="002B523E">
              <w:rPr>
                <w:sz w:val="20"/>
                <w:szCs w:val="20"/>
              </w:rPr>
              <w:t>; subject line “Small Business application ID &lt;&lt;application number&gt;&gt;”</w:t>
            </w:r>
          </w:p>
        </w:tc>
      </w:tr>
    </w:tbl>
    <w:p w14:paraId="3B308D14" w14:textId="77777777" w:rsidR="00505775" w:rsidRDefault="00505775" w:rsidP="00505775">
      <w:pPr>
        <w:pStyle w:val="NoSpacing"/>
        <w:jc w:val="both"/>
      </w:pPr>
    </w:p>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A4AC29" w14:textId="77777777" w:rsidR="00505775" w:rsidRDefault="00505775" w:rsidP="00505775">
      <w:pPr>
        <w:pStyle w:val="NoSpacing"/>
        <w:jc w:val="both"/>
      </w:pPr>
    </w:p>
    <w:p w14:paraId="026D5832" w14:textId="77777777" w:rsidR="00D97EE2" w:rsidRDefault="00505775" w:rsidP="00505775">
      <w:pPr>
        <w:pStyle w:val="NoSpacing"/>
        <w:jc w:val="both"/>
      </w:pPr>
      <w:r>
        <w:t>The message does not require attachments.</w:t>
      </w:r>
    </w:p>
    <w:p w14:paraId="37DD2B97" w14:textId="77777777" w:rsidR="008B38F6" w:rsidRDefault="008B38F6">
      <w:pPr>
        <w:rPr>
          <w:rFonts w:eastAsiaTheme="minorHAnsi"/>
          <w:sz w:val="20"/>
          <w:szCs w:val="20"/>
          <w:lang w:eastAsia="en-US"/>
        </w:rPr>
      </w:pPr>
      <w:r>
        <w:rPr>
          <w:sz w:val="20"/>
          <w:szCs w:val="20"/>
        </w:rPr>
        <w:br w:type="page"/>
      </w:r>
    </w:p>
    <w:p w14:paraId="4D8E129B" w14:textId="77777777" w:rsidR="00D97EE2" w:rsidRPr="00F96A95" w:rsidRDefault="00D97EE2" w:rsidP="00651880">
      <w:pPr>
        <w:pStyle w:val="NoSpacing"/>
        <w:jc w:val="both"/>
        <w:rPr>
          <w:sz w:val="20"/>
          <w:szCs w:val="20"/>
        </w:rPr>
      </w:pPr>
    </w:p>
    <w:p w14:paraId="5E6CA244" w14:textId="77777777" w:rsidR="00651880" w:rsidRDefault="00651880" w:rsidP="00651880">
      <w:pPr>
        <w:pStyle w:val="NoSpacing"/>
        <w:jc w:val="both"/>
        <w:rPr>
          <w:sz w:val="20"/>
          <w:szCs w:val="20"/>
        </w:rPr>
      </w:pPr>
    </w:p>
    <w:p w14:paraId="089A025E" w14:textId="77777777" w:rsidR="00A241E1" w:rsidRPr="00631314" w:rsidRDefault="0026104D" w:rsidP="00542DC5">
      <w:pPr>
        <w:pStyle w:val="Heading1"/>
        <w:spacing w:before="240" w:after="0" w:line="240" w:lineRule="auto"/>
        <w:rPr>
          <w:color w:val="937A46"/>
        </w:rPr>
      </w:pPr>
      <w:bookmarkStart w:id="311" w:name="_Toc456688073"/>
      <w:r w:rsidRPr="00F96A95">
        <w:rPr>
          <w:color w:val="937A46"/>
          <w:sz w:val="20"/>
          <w:szCs w:val="20"/>
        </w:rPr>
        <w:br w:type="page"/>
      </w:r>
      <w:bookmarkStart w:id="312" w:name="_Toc65064242"/>
      <w:r w:rsidR="00A241E1" w:rsidRPr="00631314">
        <w:rPr>
          <w:color w:val="937A46"/>
        </w:rPr>
        <w:lastRenderedPageBreak/>
        <w:t>Approvals</w:t>
      </w:r>
      <w:bookmarkEnd w:id="312"/>
    </w:p>
    <w:p w14:paraId="175986B3" w14:textId="77777777"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2F3F42">
              <w:rPr>
                <w:rFonts w:cs="Arial"/>
              </w:rPr>
            </w:r>
            <w:r w:rsidR="002F3F42">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311"/>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2" w:author="Ian Hicks" w:date="2021-02-22T14:38:00Z" w:initials="IH">
    <w:p w14:paraId="7B586DEB" w14:textId="0A7DBB26" w:rsidR="00407A8D" w:rsidRDefault="00407A8D">
      <w:pPr>
        <w:pStyle w:val="CommentText"/>
      </w:pPr>
      <w:bookmarkStart w:id="173" w:name="_GoBack"/>
      <w:bookmarkEnd w:id="173"/>
      <w:r>
        <w:rPr>
          <w:rStyle w:val="CommentReference"/>
        </w:rPr>
        <w:annotationRef/>
      </w:r>
      <w:r>
        <w:rPr>
          <w:noProof/>
        </w:rPr>
        <w:t>Subject to confirmation whether we will expose the PAN number</w:t>
      </w:r>
    </w:p>
  </w:comment>
  <w:comment w:id="175" w:author="Ian Hicks" w:date="2021-02-22T14:38:00Z" w:initials="IH">
    <w:p w14:paraId="0CF2070E" w14:textId="3C054B59" w:rsidR="00407A8D" w:rsidRDefault="00407A8D">
      <w:pPr>
        <w:pStyle w:val="CommentText"/>
      </w:pPr>
      <w:r>
        <w:rPr>
          <w:rStyle w:val="CommentReference"/>
        </w:rPr>
        <w:annotationRef/>
      </w:r>
      <w:r>
        <w:rPr>
          <w:noProof/>
        </w:rPr>
        <w:t>Confirm product name is still "CWBDirect"</w:t>
      </w:r>
    </w:p>
  </w:comment>
  <w:comment w:id="186" w:author="Ian Hicks" w:date="2021-02-22T14:49:00Z" w:initials="IH">
    <w:p w14:paraId="4BAB5D8E" w14:textId="0830E961" w:rsidR="00407A8D" w:rsidRDefault="00407A8D">
      <w:pPr>
        <w:pStyle w:val="CommentText"/>
      </w:pPr>
      <w:r>
        <w:rPr>
          <w:rStyle w:val="CommentReference"/>
        </w:rPr>
        <w:annotationRef/>
      </w:r>
      <w:r>
        <w:rPr>
          <w:noProof/>
        </w:rPr>
        <w:t>Confirm URL for linked (flattened) version of file</w:t>
      </w:r>
    </w:p>
  </w:comment>
  <w:comment w:id="188" w:author="Ian Hicks" w:date="2021-02-22T14:39:00Z" w:initials="IH">
    <w:p w14:paraId="6826624B" w14:textId="2395C6D1" w:rsidR="00407A8D" w:rsidRDefault="00407A8D">
      <w:pPr>
        <w:pStyle w:val="CommentText"/>
      </w:pPr>
      <w:r>
        <w:rPr>
          <w:rStyle w:val="CommentReference"/>
        </w:rPr>
        <w:annotationRef/>
      </w:r>
      <w:r>
        <w:rPr>
          <w:noProof/>
        </w:rPr>
        <w:t>Confirm URL for DB platform</w:t>
      </w:r>
    </w:p>
  </w:comment>
  <w:comment w:id="190" w:author="Lorraine McLeod" w:date="2021-01-19T16:14:00Z" w:initials="LM">
    <w:p w14:paraId="725D50A6" w14:textId="78D541D7" w:rsidR="00407A8D" w:rsidRDefault="00407A8D">
      <w:pPr>
        <w:pStyle w:val="CommentText"/>
      </w:pPr>
      <w:r>
        <w:rPr>
          <w:rStyle w:val="CommentReference"/>
        </w:rPr>
        <w:annotationRef/>
      </w:r>
      <w:r>
        <w:t>Text change</w:t>
      </w:r>
    </w:p>
  </w:comment>
  <w:comment w:id="200" w:author="Lorraine McLeod" w:date="2021-01-07T16:42:00Z" w:initials="LM">
    <w:p w14:paraId="59DBE2FB" w14:textId="77777777" w:rsidR="00407A8D" w:rsidRPr="00CB3AFF" w:rsidRDefault="00407A8D" w:rsidP="00291C71">
      <w:pPr>
        <w:pStyle w:val="CommentText"/>
        <w:rPr>
          <w:b/>
        </w:rPr>
      </w:pPr>
      <w:r>
        <w:rPr>
          <w:rStyle w:val="CommentReference"/>
        </w:rPr>
        <w:annotationRef/>
      </w:r>
      <w:r w:rsidRPr="00CB3AFF">
        <w:rPr>
          <w:b/>
          <w:color w:val="FF0000"/>
        </w:rPr>
        <w:t xml:space="preserve">Updated requirement. </w:t>
      </w:r>
    </w:p>
    <w:p w14:paraId="3CB1232B" w14:textId="639F9BCF" w:rsidR="00407A8D" w:rsidRDefault="00407A8D" w:rsidP="00291C71">
      <w:pPr>
        <w:pStyle w:val="CommentText"/>
      </w:pPr>
      <w:r>
        <w:t>Previously approved and now updated to follow best practices for descriptive links.</w:t>
      </w:r>
    </w:p>
  </w:comment>
  <w:comment w:id="204" w:author="Lorraine McLeod" w:date="2021-01-07T16:19:00Z" w:initials="LM">
    <w:p w14:paraId="5F921362" w14:textId="77777777" w:rsidR="00407A8D" w:rsidRPr="00CB3AFF" w:rsidRDefault="00407A8D" w:rsidP="00291C71">
      <w:pPr>
        <w:pStyle w:val="CommentText"/>
        <w:rPr>
          <w:b/>
        </w:rPr>
      </w:pPr>
      <w:r>
        <w:rPr>
          <w:rStyle w:val="CommentReference"/>
        </w:rPr>
        <w:annotationRef/>
      </w:r>
      <w:r w:rsidRPr="00CB3AFF">
        <w:rPr>
          <w:b/>
          <w:color w:val="FF0000"/>
        </w:rPr>
        <w:t xml:space="preserve">Updated requirement. </w:t>
      </w:r>
    </w:p>
    <w:p w14:paraId="5AF745FA" w14:textId="01FE922A" w:rsidR="00407A8D" w:rsidRDefault="00407A8D" w:rsidP="00291C71">
      <w:pPr>
        <w:pStyle w:val="CommentText"/>
      </w:pPr>
      <w:r>
        <w:t>Previously approved and now updated to follow best practices for descriptive links.</w:t>
      </w:r>
    </w:p>
  </w:comment>
  <w:comment w:id="209" w:author="Ian Hicks" w:date="2021-02-22T15:13:00Z" w:initials="IH">
    <w:p w14:paraId="1B48BD67" w14:textId="5096CAFE" w:rsidR="00407A8D" w:rsidRDefault="00407A8D">
      <w:pPr>
        <w:pStyle w:val="CommentText"/>
      </w:pPr>
      <w:r>
        <w:rPr>
          <w:rStyle w:val="CommentReference"/>
        </w:rPr>
        <w:annotationRef/>
      </w:r>
      <w:r>
        <w:rPr>
          <w:noProof/>
        </w:rPr>
        <w:t>Confirm - is there an unsubscribe footer control/link?</w:t>
      </w:r>
    </w:p>
  </w:comment>
  <w:comment w:id="213" w:author="Lorraine McLeod" w:date="2021-01-19T16:15:00Z" w:initials="LM">
    <w:p w14:paraId="5CC30D96" w14:textId="06446732" w:rsidR="00407A8D" w:rsidRDefault="00407A8D">
      <w:pPr>
        <w:pStyle w:val="CommentText"/>
      </w:pPr>
      <w:r>
        <w:rPr>
          <w:rStyle w:val="CommentReference"/>
        </w:rPr>
        <w:annotationRef/>
      </w:r>
      <w:r>
        <w:t>Updated text.</w:t>
      </w:r>
    </w:p>
  </w:comment>
  <w:comment w:id="215" w:author="Lorraine McLeod" w:date="2021-01-19T16:08:00Z" w:initials="LM">
    <w:p w14:paraId="41FC04F9" w14:textId="6569F510" w:rsidR="00407A8D" w:rsidRDefault="00407A8D">
      <w:pPr>
        <w:pStyle w:val="CommentText"/>
      </w:pPr>
      <w:r>
        <w:rPr>
          <w:rStyle w:val="CommentReference"/>
        </w:rPr>
        <w:annotationRef/>
      </w:r>
      <w:r>
        <w:t>Subject to change.</w:t>
      </w:r>
    </w:p>
    <w:p w14:paraId="6C483C90" w14:textId="7878810F" w:rsidR="00407A8D" w:rsidRDefault="00407A8D">
      <w:pPr>
        <w:pStyle w:val="CommentText"/>
      </w:pPr>
      <w:r>
        <w:t>Good to build. Note: changes may be needed later for Online Banking link as we do not have this yet.</w:t>
      </w:r>
    </w:p>
  </w:comment>
  <w:comment w:id="220" w:author="Ian Hicks" w:date="2021-02-22T15:21:00Z" w:initials="IH">
    <w:p w14:paraId="0A75496D" w14:textId="508E981D" w:rsidR="00407A8D" w:rsidRDefault="00407A8D">
      <w:pPr>
        <w:pStyle w:val="CommentText"/>
      </w:pPr>
      <w:r>
        <w:rPr>
          <w:rStyle w:val="CommentReference"/>
        </w:rPr>
        <w:annotationRef/>
      </w:r>
      <w:r>
        <w:rPr>
          <w:noProof/>
        </w:rPr>
        <w:t>These instructions to be updated based on DBX platform.</w:t>
      </w:r>
    </w:p>
  </w:comment>
  <w:comment w:id="221" w:author="Ian Hicks" w:date="2021-02-22T15:22:00Z" w:initials="IH">
    <w:p w14:paraId="48C25E16" w14:textId="7F8C5B01" w:rsidR="00407A8D" w:rsidRDefault="00407A8D">
      <w:pPr>
        <w:pStyle w:val="CommentText"/>
      </w:pPr>
      <w:r>
        <w:rPr>
          <w:rStyle w:val="CommentReference"/>
        </w:rPr>
        <w:annotationRef/>
      </w:r>
      <w:r>
        <w:rPr>
          <w:noProof/>
        </w:rPr>
        <w:t>These instructions to be updated based on DBX platform.</w:t>
      </w:r>
    </w:p>
  </w:comment>
  <w:comment w:id="228" w:author="Ian Hicks" w:date="2021-02-22T15:22:00Z" w:initials="IH">
    <w:p w14:paraId="7A21DB31" w14:textId="3827D36B" w:rsidR="00407A8D" w:rsidRDefault="00407A8D">
      <w:pPr>
        <w:pStyle w:val="CommentText"/>
      </w:pPr>
      <w:r>
        <w:rPr>
          <w:rStyle w:val="CommentReference"/>
        </w:rPr>
        <w:annotationRef/>
      </w:r>
      <w:r>
        <w:rPr>
          <w:noProof/>
        </w:rPr>
        <w:t>These instructions to be updated based on DBX platform.</w:t>
      </w:r>
    </w:p>
  </w:comment>
  <w:comment w:id="229" w:author="Ian Hicks" w:date="2021-02-22T15:22:00Z" w:initials="IH">
    <w:p w14:paraId="1C145E2C" w14:textId="546D8670" w:rsidR="00407A8D" w:rsidRDefault="00407A8D">
      <w:pPr>
        <w:pStyle w:val="CommentText"/>
      </w:pPr>
      <w:r>
        <w:rPr>
          <w:rStyle w:val="CommentReference"/>
        </w:rPr>
        <w:annotationRef/>
      </w:r>
      <w:r>
        <w:rPr>
          <w:noProof/>
        </w:rPr>
        <w:t>Confirm brand name and hyperlink URL</w:t>
      </w:r>
    </w:p>
  </w:comment>
  <w:comment w:id="230" w:author="Ian Hicks" w:date="2021-02-22T15:23:00Z" w:initials="IH">
    <w:p w14:paraId="5F5B6A45" w14:textId="5108D140" w:rsidR="00407A8D" w:rsidRDefault="00407A8D">
      <w:pPr>
        <w:pStyle w:val="CommentText"/>
      </w:pPr>
      <w:r>
        <w:rPr>
          <w:rStyle w:val="CommentReference"/>
        </w:rPr>
        <w:annotationRef/>
      </w:r>
      <w:r>
        <w:rPr>
          <w:noProof/>
        </w:rPr>
        <w:t>Confirm hyperlink URL</w:t>
      </w:r>
    </w:p>
  </w:comment>
  <w:comment w:id="232" w:author="Ian Hicks" w:date="2021-02-22T15:23:00Z" w:initials="IH">
    <w:p w14:paraId="2B2E245F" w14:textId="52D922AC" w:rsidR="00407A8D" w:rsidRDefault="00407A8D">
      <w:pPr>
        <w:pStyle w:val="CommentText"/>
      </w:pPr>
      <w:r>
        <w:rPr>
          <w:rStyle w:val="CommentReference"/>
        </w:rPr>
        <w:annotationRef/>
      </w:r>
      <w:r>
        <w:rPr>
          <w:noProof/>
        </w:rPr>
        <w:t>Confirm hyperlink URL</w:t>
      </w:r>
    </w:p>
  </w:comment>
  <w:comment w:id="237" w:author="Lorraine McLeod" w:date="2021-01-19T16:10:00Z" w:initials="LM">
    <w:p w14:paraId="1C7D7BDC" w14:textId="77777777" w:rsidR="00407A8D" w:rsidRDefault="00407A8D">
      <w:pPr>
        <w:pStyle w:val="CommentText"/>
      </w:pPr>
      <w:r>
        <w:rPr>
          <w:rStyle w:val="CommentReference"/>
        </w:rPr>
        <w:annotationRef/>
      </w:r>
      <w:r>
        <w:t>Subject to change.</w:t>
      </w:r>
    </w:p>
    <w:p w14:paraId="32538296" w14:textId="616C8D81" w:rsidR="00407A8D" w:rsidRDefault="00407A8D">
      <w:pPr>
        <w:pStyle w:val="CommentText"/>
      </w:pPr>
      <w:r>
        <w:t>Build. Note: Will need to be updated when complimentary products have been defined.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B586DEB" w15:done="0"/>
  <w15:commentEx w15:paraId="0CF2070E" w15:done="0"/>
  <w15:commentEx w15:paraId="4BAB5D8E" w15:done="0"/>
  <w15:commentEx w15:paraId="6826624B" w15:done="0"/>
  <w15:commentEx w15:paraId="725D50A6" w15:done="0"/>
  <w15:commentEx w15:paraId="3CB1232B" w15:done="0"/>
  <w15:commentEx w15:paraId="5AF745FA" w15:done="0"/>
  <w15:commentEx w15:paraId="1B48BD67" w15:done="0"/>
  <w15:commentEx w15:paraId="5CC30D96" w15:done="0"/>
  <w15:commentEx w15:paraId="6C483C90" w15:done="0"/>
  <w15:commentEx w15:paraId="0A75496D" w15:done="0"/>
  <w15:commentEx w15:paraId="48C25E16" w15:done="0"/>
  <w15:commentEx w15:paraId="7A21DB31" w15:done="0"/>
  <w15:commentEx w15:paraId="1C145E2C" w15:done="0"/>
  <w15:commentEx w15:paraId="5F5B6A45" w15:done="0"/>
  <w15:commentEx w15:paraId="2B2E245F" w15:done="0"/>
  <w15:commentEx w15:paraId="3253829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52BE8" w14:textId="77777777" w:rsidR="002F3F42" w:rsidRDefault="002F3F42" w:rsidP="00F621C6">
      <w:pPr>
        <w:spacing w:after="0" w:line="240" w:lineRule="auto"/>
      </w:pPr>
      <w:r>
        <w:separator/>
      </w:r>
    </w:p>
    <w:p w14:paraId="6192363A" w14:textId="77777777" w:rsidR="002F3F42" w:rsidRDefault="002F3F42"/>
    <w:p w14:paraId="41372BD5" w14:textId="77777777" w:rsidR="002F3F42" w:rsidRDefault="002F3F42"/>
  </w:endnote>
  <w:endnote w:type="continuationSeparator" w:id="0">
    <w:p w14:paraId="22E8D28E" w14:textId="77777777" w:rsidR="002F3F42" w:rsidRDefault="002F3F42" w:rsidP="00F621C6">
      <w:pPr>
        <w:spacing w:after="0" w:line="240" w:lineRule="auto"/>
      </w:pPr>
      <w:r>
        <w:continuationSeparator/>
      </w:r>
    </w:p>
    <w:p w14:paraId="58E2480F" w14:textId="77777777" w:rsidR="002F3F42" w:rsidRDefault="002F3F42"/>
    <w:p w14:paraId="7BF3434F" w14:textId="77777777" w:rsidR="002F3F42" w:rsidRDefault="002F3F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6C17" w14:textId="77777777" w:rsidR="00407A8D" w:rsidRDefault="00407A8D"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F7077" w14:textId="77777777" w:rsidR="00407A8D" w:rsidRDefault="00407A8D"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33EE8" w14:textId="77777777" w:rsidR="00407A8D" w:rsidRDefault="00407A8D"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9BA1A" w14:textId="3FE18F47" w:rsidR="00407A8D" w:rsidRPr="00DC3980" w:rsidRDefault="00407A8D"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407A8D" w:rsidRDefault="00407A8D"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407A8D" w:rsidRDefault="00407A8D"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6F40B7">
      <w:rPr>
        <w:b/>
        <w:noProof/>
        <w:color w:val="009AA6"/>
        <w:sz w:val="16"/>
        <w:szCs w:val="16"/>
      </w:rPr>
      <w:t>3</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A71CC0" w14:textId="77777777" w:rsidR="002F3F42" w:rsidRDefault="002F3F42" w:rsidP="00F621C6">
      <w:pPr>
        <w:spacing w:after="0" w:line="240" w:lineRule="auto"/>
      </w:pPr>
      <w:r>
        <w:separator/>
      </w:r>
    </w:p>
    <w:p w14:paraId="1906AB39" w14:textId="77777777" w:rsidR="002F3F42" w:rsidRDefault="002F3F42"/>
    <w:p w14:paraId="2FE36966" w14:textId="77777777" w:rsidR="002F3F42" w:rsidRDefault="002F3F42"/>
  </w:footnote>
  <w:footnote w:type="continuationSeparator" w:id="0">
    <w:p w14:paraId="730AD5F4" w14:textId="77777777" w:rsidR="002F3F42" w:rsidRDefault="002F3F42" w:rsidP="00F621C6">
      <w:pPr>
        <w:spacing w:after="0" w:line="240" w:lineRule="auto"/>
      </w:pPr>
      <w:r>
        <w:continuationSeparator/>
      </w:r>
    </w:p>
    <w:p w14:paraId="01BED693" w14:textId="77777777" w:rsidR="002F3F42" w:rsidRDefault="002F3F42"/>
    <w:p w14:paraId="113A6C4B" w14:textId="77777777" w:rsidR="002F3F42" w:rsidRDefault="002F3F4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0E183" w14:textId="77777777" w:rsidR="00407A8D" w:rsidRDefault="002F3F42">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D064A" w14:textId="77777777" w:rsidR="00407A8D" w:rsidRPr="00CA1329" w:rsidRDefault="00407A8D"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407A8D" w:rsidRPr="00983AB8" w:rsidRDefault="00407A8D"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407A8D" w:rsidRPr="00983AB8" w:rsidRDefault="00407A8D"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407A8D" w:rsidRPr="00983AB8" w:rsidRDefault="00407A8D"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407A8D" w:rsidRPr="00983AB8" w:rsidRDefault="00407A8D"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407A8D" w:rsidRPr="00983AB8" w:rsidRDefault="00407A8D"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407A8D" w:rsidRPr="00983AB8" w:rsidRDefault="00407A8D"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407A8D" w:rsidRPr="00CD62FB" w:rsidRDefault="00407A8D"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407A8D" w:rsidRPr="00CD62FB" w:rsidRDefault="00407A8D" w:rsidP="00CA1329">
                    <w:pPr>
                      <w:spacing w:before="240"/>
                      <w:rPr>
                        <w:rFonts w:ascii="Arial" w:hAnsi="Arial" w:cs="Arial"/>
                        <w:b/>
                        <w:color w:val="FDDE00"/>
                        <w:sz w:val="18"/>
                        <w:szCs w:val="18"/>
                      </w:rPr>
                    </w:pPr>
                  </w:p>
                </w:txbxContent>
              </v:textbox>
            </v:shape>
          </w:pict>
        </mc:Fallback>
      </mc:AlternateContent>
    </w:r>
    <w:r w:rsidR="002F3F42">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407A8D" w:rsidRDefault="00407A8D"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9F912" w14:textId="77777777" w:rsidR="00407A8D" w:rsidRDefault="002F3F42">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407A8D">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89857" w14:textId="77777777" w:rsidR="00407A8D" w:rsidRDefault="002F3F42">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52E45" w14:textId="77777777" w:rsidR="00407A8D" w:rsidRDefault="002F3F42">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E15FD" w14:textId="77777777" w:rsidR="00407A8D" w:rsidRDefault="002F3F42">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7053A" w14:textId="77777777" w:rsidR="00407A8D" w:rsidRDefault="002F3F42">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B28DC" w14:textId="77777777" w:rsidR="00407A8D" w:rsidRDefault="00407A8D"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407A8D" w:rsidRPr="00CD62FB" w:rsidRDefault="00407A8D"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407A8D" w:rsidRPr="00CD62FB" w:rsidRDefault="00407A8D"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407A8D" w:rsidRPr="00983AB8" w:rsidRDefault="00407A8D"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407A8D" w:rsidRPr="00983AB8" w:rsidRDefault="00407A8D"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407A8D" w:rsidRPr="00983AB8" w:rsidRDefault="00407A8D"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407A8D" w:rsidRPr="00983AB8" w:rsidRDefault="00407A8D"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407A8D" w:rsidRPr="00983AB8" w:rsidRDefault="00407A8D"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407A8D" w:rsidRPr="00983AB8" w:rsidRDefault="00407A8D" w:rsidP="00364BCF">
                    <w:pPr>
                      <w:spacing w:before="240"/>
                      <w:ind w:left="1440" w:firstLine="720"/>
                      <w:rPr>
                        <w:rFonts w:ascii="Arial" w:hAnsi="Arial" w:cs="Arial"/>
                        <w:b/>
                        <w:color w:val="111111" w:themeColor="text1"/>
                        <w:sz w:val="18"/>
                        <w:szCs w:val="18"/>
                      </w:rPr>
                    </w:pPr>
                  </w:p>
                </w:txbxContent>
              </v:textbox>
            </v:shape>
          </w:pict>
        </mc:Fallback>
      </mc:AlternateContent>
    </w:r>
    <w:r w:rsidR="002F3F42">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407A8D" w:rsidRPr="00552F21" w:rsidRDefault="00407A8D"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A07C4" w14:textId="77777777" w:rsidR="00407A8D" w:rsidRDefault="002F3F42">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35123A6"/>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378C3A9C"/>
    <w:multiLevelType w:val="hybridMultilevel"/>
    <w:tmpl w:val="8D325FBA"/>
    <w:lvl w:ilvl="0" w:tplc="FAA06D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423068A5"/>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0"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42"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5"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8"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50"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1"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52"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6" w15:restartNumberingAfterBreak="0">
    <w:nsid w:val="74BA45F2"/>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8"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9" w15:restartNumberingAfterBreak="0">
    <w:nsid w:val="7F16466F"/>
    <w:multiLevelType w:val="hybridMultilevel"/>
    <w:tmpl w:val="2EBE772E"/>
    <w:lvl w:ilvl="0" w:tplc="6338FA90">
      <w:start w:val="1"/>
      <w:numFmt w:val="bullet"/>
      <w:lvlText w:val="-"/>
      <w:lvlJc w:val="left"/>
      <w:pPr>
        <w:ind w:left="1080" w:hanging="360"/>
      </w:pPr>
      <w:rPr>
        <w:rFonts w:ascii="Calibri" w:eastAsia="Calibr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abstractNumId w:val="49"/>
  </w:num>
  <w:num w:numId="2">
    <w:abstractNumId w:val="0"/>
  </w:num>
  <w:num w:numId="3">
    <w:abstractNumId w:val="3"/>
  </w:num>
  <w:num w:numId="4">
    <w:abstractNumId w:val="14"/>
  </w:num>
  <w:num w:numId="5">
    <w:abstractNumId w:val="50"/>
  </w:num>
  <w:num w:numId="6">
    <w:abstractNumId w:val="32"/>
  </w:num>
  <w:num w:numId="7">
    <w:abstractNumId w:val="44"/>
  </w:num>
  <w:num w:numId="8">
    <w:abstractNumId w:val="31"/>
  </w:num>
  <w:num w:numId="9">
    <w:abstractNumId w:val="28"/>
  </w:num>
  <w:num w:numId="10">
    <w:abstractNumId w:val="41"/>
  </w:num>
  <w:num w:numId="11">
    <w:abstractNumId w:val="38"/>
  </w:num>
  <w:num w:numId="12">
    <w:abstractNumId w:val="17"/>
  </w:num>
  <w:num w:numId="13">
    <w:abstractNumId w:val="24"/>
  </w:num>
  <w:num w:numId="14">
    <w:abstractNumId w:val="51"/>
  </w:num>
  <w:num w:numId="15">
    <w:abstractNumId w:val="7"/>
  </w:num>
  <w:num w:numId="16">
    <w:abstractNumId w:val="5"/>
  </w:num>
  <w:num w:numId="17">
    <w:abstractNumId w:val="45"/>
  </w:num>
  <w:num w:numId="18">
    <w:abstractNumId w:val="26"/>
  </w:num>
  <w:num w:numId="19">
    <w:abstractNumId w:val="43"/>
  </w:num>
  <w:num w:numId="20">
    <w:abstractNumId w:val="15"/>
  </w:num>
  <w:num w:numId="21">
    <w:abstractNumId w:val="11"/>
  </w:num>
  <w:num w:numId="22">
    <w:abstractNumId w:val="23"/>
  </w:num>
  <w:num w:numId="23">
    <w:abstractNumId w:val="46"/>
  </w:num>
  <w:num w:numId="24">
    <w:abstractNumId w:val="10"/>
  </w:num>
  <w:num w:numId="25">
    <w:abstractNumId w:val="6"/>
  </w:num>
  <w:num w:numId="26">
    <w:abstractNumId w:val="12"/>
  </w:num>
  <w:num w:numId="27">
    <w:abstractNumId w:val="36"/>
  </w:num>
  <w:num w:numId="28">
    <w:abstractNumId w:val="19"/>
  </w:num>
  <w:num w:numId="29">
    <w:abstractNumId w:val="52"/>
  </w:num>
  <w:num w:numId="30">
    <w:abstractNumId w:val="20"/>
  </w:num>
  <w:num w:numId="31">
    <w:abstractNumId w:val="53"/>
  </w:num>
  <w:num w:numId="32">
    <w:abstractNumId w:val="57"/>
  </w:num>
  <w:num w:numId="33">
    <w:abstractNumId w:val="47"/>
  </w:num>
  <w:num w:numId="34">
    <w:abstractNumId w:val="55"/>
  </w:num>
  <w:num w:numId="35">
    <w:abstractNumId w:val="35"/>
  </w:num>
  <w:num w:numId="36">
    <w:abstractNumId w:val="40"/>
  </w:num>
  <w:num w:numId="37">
    <w:abstractNumId w:val="8"/>
  </w:num>
  <w:num w:numId="38">
    <w:abstractNumId w:val="13"/>
  </w:num>
  <w:num w:numId="39">
    <w:abstractNumId w:val="58"/>
  </w:num>
  <w:num w:numId="40">
    <w:abstractNumId w:val="16"/>
  </w:num>
  <w:num w:numId="41">
    <w:abstractNumId w:val="29"/>
  </w:num>
  <w:num w:numId="42">
    <w:abstractNumId w:val="4"/>
  </w:num>
  <w:num w:numId="43">
    <w:abstractNumId w:val="21"/>
  </w:num>
  <w:num w:numId="44">
    <w:abstractNumId w:val="25"/>
  </w:num>
  <w:num w:numId="45">
    <w:abstractNumId w:val="2"/>
  </w:num>
  <w:num w:numId="46">
    <w:abstractNumId w:val="34"/>
  </w:num>
  <w:num w:numId="47">
    <w:abstractNumId w:val="54"/>
  </w:num>
  <w:num w:numId="48">
    <w:abstractNumId w:val="48"/>
  </w:num>
  <w:num w:numId="49">
    <w:abstractNumId w:val="9"/>
  </w:num>
  <w:num w:numId="50">
    <w:abstractNumId w:val="42"/>
  </w:num>
  <w:num w:numId="51">
    <w:abstractNumId w:val="1"/>
  </w:num>
  <w:num w:numId="52">
    <w:abstractNumId w:val="59"/>
  </w:num>
  <w:num w:numId="53">
    <w:abstractNumId w:val="56"/>
  </w:num>
  <w:num w:numId="54">
    <w:abstractNumId w:val="22"/>
  </w:num>
  <w:num w:numId="55">
    <w:abstractNumId w:val="39"/>
  </w:num>
  <w:num w:numId="56">
    <w:abstractNumId w:val="37"/>
  </w:num>
  <w:num w:numId="57">
    <w:abstractNumId w:val="18"/>
  </w:num>
  <w:num w:numId="58">
    <w:abstractNumId w:val="30"/>
  </w:num>
  <w:num w:numId="59">
    <w:abstractNumId w:val="27"/>
  </w:num>
  <w:num w:numId="60">
    <w:abstractNumId w:val="33"/>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rson w15:author="Connie Smart">
    <w15:presenceInfo w15:providerId="AD" w15:userId="S-1-5-21-3727158924-2375465911-1683840438-40734"/>
  </w15:person>
  <w15:person w15:author="Lorraine McLeod">
    <w15:presenceInfo w15:providerId="None" w15:userId="Lorraine McLeod"/>
  </w15:person>
  <w15:person w15:author="Roland Matsuba">
    <w15:presenceInfo w15:providerId="AD" w15:userId="S-1-5-21-3727158924-2375465911-1683840438-411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84"/>
    <w:rsid w:val="000502DB"/>
    <w:rsid w:val="0005052A"/>
    <w:rsid w:val="00051A5A"/>
    <w:rsid w:val="00052192"/>
    <w:rsid w:val="00052258"/>
    <w:rsid w:val="00057679"/>
    <w:rsid w:val="00061432"/>
    <w:rsid w:val="0006162B"/>
    <w:rsid w:val="0006285C"/>
    <w:rsid w:val="00063C20"/>
    <w:rsid w:val="00064174"/>
    <w:rsid w:val="00067716"/>
    <w:rsid w:val="00067924"/>
    <w:rsid w:val="00073D2C"/>
    <w:rsid w:val="000825B8"/>
    <w:rsid w:val="00082B1C"/>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384C"/>
    <w:rsid w:val="00113870"/>
    <w:rsid w:val="00115559"/>
    <w:rsid w:val="001165C4"/>
    <w:rsid w:val="00120439"/>
    <w:rsid w:val="001207BB"/>
    <w:rsid w:val="00120C6E"/>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489C"/>
    <w:rsid w:val="00167DCE"/>
    <w:rsid w:val="00170463"/>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F1186"/>
    <w:rsid w:val="001F24EC"/>
    <w:rsid w:val="001F2F66"/>
    <w:rsid w:val="001F3556"/>
    <w:rsid w:val="001F7379"/>
    <w:rsid w:val="001F7D75"/>
    <w:rsid w:val="002022C8"/>
    <w:rsid w:val="00202ABB"/>
    <w:rsid w:val="00204E5C"/>
    <w:rsid w:val="002106C3"/>
    <w:rsid w:val="0021279F"/>
    <w:rsid w:val="002136F6"/>
    <w:rsid w:val="00214992"/>
    <w:rsid w:val="00217584"/>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50B6"/>
    <w:rsid w:val="002A2FE8"/>
    <w:rsid w:val="002B0A24"/>
    <w:rsid w:val="002B3895"/>
    <w:rsid w:val="002B41D6"/>
    <w:rsid w:val="002B523E"/>
    <w:rsid w:val="002B774E"/>
    <w:rsid w:val="002B7A18"/>
    <w:rsid w:val="002C16FC"/>
    <w:rsid w:val="002C207E"/>
    <w:rsid w:val="002C225C"/>
    <w:rsid w:val="002C375F"/>
    <w:rsid w:val="002C4D03"/>
    <w:rsid w:val="002C64DF"/>
    <w:rsid w:val="002C6A1C"/>
    <w:rsid w:val="002C777C"/>
    <w:rsid w:val="002D1958"/>
    <w:rsid w:val="002D4574"/>
    <w:rsid w:val="002D48EC"/>
    <w:rsid w:val="002E1DFA"/>
    <w:rsid w:val="002E2ABA"/>
    <w:rsid w:val="002E6245"/>
    <w:rsid w:val="002E6CBA"/>
    <w:rsid w:val="002E7525"/>
    <w:rsid w:val="002F0B9C"/>
    <w:rsid w:val="002F1580"/>
    <w:rsid w:val="002F3836"/>
    <w:rsid w:val="002F3F42"/>
    <w:rsid w:val="002F4DB8"/>
    <w:rsid w:val="002F5A13"/>
    <w:rsid w:val="00301ACE"/>
    <w:rsid w:val="0031018A"/>
    <w:rsid w:val="003153E8"/>
    <w:rsid w:val="00320331"/>
    <w:rsid w:val="00323BFC"/>
    <w:rsid w:val="00325574"/>
    <w:rsid w:val="003279DE"/>
    <w:rsid w:val="00331274"/>
    <w:rsid w:val="00331416"/>
    <w:rsid w:val="0033184E"/>
    <w:rsid w:val="003326E8"/>
    <w:rsid w:val="00332739"/>
    <w:rsid w:val="00332DAB"/>
    <w:rsid w:val="00332E86"/>
    <w:rsid w:val="003353EC"/>
    <w:rsid w:val="00337680"/>
    <w:rsid w:val="00337F5E"/>
    <w:rsid w:val="0034067C"/>
    <w:rsid w:val="00343567"/>
    <w:rsid w:val="00344E11"/>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4198"/>
    <w:rsid w:val="00404547"/>
    <w:rsid w:val="00405F99"/>
    <w:rsid w:val="00407A8D"/>
    <w:rsid w:val="00410419"/>
    <w:rsid w:val="00412E07"/>
    <w:rsid w:val="00416B10"/>
    <w:rsid w:val="004179D5"/>
    <w:rsid w:val="00422291"/>
    <w:rsid w:val="00422FA7"/>
    <w:rsid w:val="0042385D"/>
    <w:rsid w:val="00424AA3"/>
    <w:rsid w:val="00425642"/>
    <w:rsid w:val="004274F3"/>
    <w:rsid w:val="00427C93"/>
    <w:rsid w:val="00430B98"/>
    <w:rsid w:val="00432165"/>
    <w:rsid w:val="00434783"/>
    <w:rsid w:val="004351AA"/>
    <w:rsid w:val="00435703"/>
    <w:rsid w:val="0043690C"/>
    <w:rsid w:val="00436FFF"/>
    <w:rsid w:val="004407F5"/>
    <w:rsid w:val="004417DE"/>
    <w:rsid w:val="00443511"/>
    <w:rsid w:val="00443991"/>
    <w:rsid w:val="004441BC"/>
    <w:rsid w:val="004519EC"/>
    <w:rsid w:val="00453BC7"/>
    <w:rsid w:val="004560F8"/>
    <w:rsid w:val="00461DE8"/>
    <w:rsid w:val="00463A27"/>
    <w:rsid w:val="00464090"/>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3685"/>
    <w:rsid w:val="004A5123"/>
    <w:rsid w:val="004A6987"/>
    <w:rsid w:val="004B3B12"/>
    <w:rsid w:val="004B4351"/>
    <w:rsid w:val="004B4B9A"/>
    <w:rsid w:val="004B6950"/>
    <w:rsid w:val="004C023F"/>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68D2"/>
    <w:rsid w:val="004F7280"/>
    <w:rsid w:val="005004DE"/>
    <w:rsid w:val="00501957"/>
    <w:rsid w:val="00505775"/>
    <w:rsid w:val="0050763B"/>
    <w:rsid w:val="005101AF"/>
    <w:rsid w:val="00512272"/>
    <w:rsid w:val="00515F21"/>
    <w:rsid w:val="00515FEC"/>
    <w:rsid w:val="005164DD"/>
    <w:rsid w:val="005206F2"/>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3391"/>
    <w:rsid w:val="005A3817"/>
    <w:rsid w:val="005A399C"/>
    <w:rsid w:val="005A5438"/>
    <w:rsid w:val="005A58ED"/>
    <w:rsid w:val="005A7424"/>
    <w:rsid w:val="005B0C03"/>
    <w:rsid w:val="005B17A1"/>
    <w:rsid w:val="005B323E"/>
    <w:rsid w:val="005B5085"/>
    <w:rsid w:val="005C0FC3"/>
    <w:rsid w:val="005C1143"/>
    <w:rsid w:val="005C11A7"/>
    <w:rsid w:val="005C5DE6"/>
    <w:rsid w:val="005D296C"/>
    <w:rsid w:val="005D3B9E"/>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31405"/>
    <w:rsid w:val="00634AD7"/>
    <w:rsid w:val="00635003"/>
    <w:rsid w:val="00637A37"/>
    <w:rsid w:val="00637E9C"/>
    <w:rsid w:val="006441D7"/>
    <w:rsid w:val="00644DAF"/>
    <w:rsid w:val="0064646E"/>
    <w:rsid w:val="00646F14"/>
    <w:rsid w:val="00647E28"/>
    <w:rsid w:val="00651880"/>
    <w:rsid w:val="00651D4D"/>
    <w:rsid w:val="00653EFE"/>
    <w:rsid w:val="00654046"/>
    <w:rsid w:val="006574DA"/>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2302"/>
    <w:rsid w:val="006F2F31"/>
    <w:rsid w:val="006F34E5"/>
    <w:rsid w:val="006F40B7"/>
    <w:rsid w:val="006F52F9"/>
    <w:rsid w:val="006F74C3"/>
    <w:rsid w:val="006F7B0A"/>
    <w:rsid w:val="0070012B"/>
    <w:rsid w:val="00701017"/>
    <w:rsid w:val="007046A5"/>
    <w:rsid w:val="0070574D"/>
    <w:rsid w:val="00705ED7"/>
    <w:rsid w:val="00706723"/>
    <w:rsid w:val="00706C2E"/>
    <w:rsid w:val="0070777E"/>
    <w:rsid w:val="0070796F"/>
    <w:rsid w:val="00710CCD"/>
    <w:rsid w:val="007116BE"/>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2DAD"/>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85D"/>
    <w:rsid w:val="007F11B0"/>
    <w:rsid w:val="007F3CE8"/>
    <w:rsid w:val="007F52AE"/>
    <w:rsid w:val="007F5607"/>
    <w:rsid w:val="007F73BB"/>
    <w:rsid w:val="008019B4"/>
    <w:rsid w:val="00806EC9"/>
    <w:rsid w:val="00811B15"/>
    <w:rsid w:val="0081350C"/>
    <w:rsid w:val="008136ED"/>
    <w:rsid w:val="00815807"/>
    <w:rsid w:val="008170E4"/>
    <w:rsid w:val="008221DA"/>
    <w:rsid w:val="00831AB4"/>
    <w:rsid w:val="00832D2D"/>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18A9"/>
    <w:rsid w:val="009024A0"/>
    <w:rsid w:val="0090381D"/>
    <w:rsid w:val="009055DE"/>
    <w:rsid w:val="00907AA5"/>
    <w:rsid w:val="00912ED8"/>
    <w:rsid w:val="009135D7"/>
    <w:rsid w:val="009239F9"/>
    <w:rsid w:val="009241F4"/>
    <w:rsid w:val="0093046E"/>
    <w:rsid w:val="00932810"/>
    <w:rsid w:val="00932EF1"/>
    <w:rsid w:val="00936C69"/>
    <w:rsid w:val="009371F4"/>
    <w:rsid w:val="00940508"/>
    <w:rsid w:val="0094067F"/>
    <w:rsid w:val="00942441"/>
    <w:rsid w:val="00942900"/>
    <w:rsid w:val="00944D2B"/>
    <w:rsid w:val="00945400"/>
    <w:rsid w:val="00946E1F"/>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907"/>
    <w:rsid w:val="00981F09"/>
    <w:rsid w:val="009853C8"/>
    <w:rsid w:val="009877B9"/>
    <w:rsid w:val="00997488"/>
    <w:rsid w:val="009A0DDA"/>
    <w:rsid w:val="009A148E"/>
    <w:rsid w:val="009A1F26"/>
    <w:rsid w:val="009A237D"/>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E454D"/>
    <w:rsid w:val="009F00A3"/>
    <w:rsid w:val="00A009F8"/>
    <w:rsid w:val="00A015E1"/>
    <w:rsid w:val="00A034F4"/>
    <w:rsid w:val="00A04090"/>
    <w:rsid w:val="00A06257"/>
    <w:rsid w:val="00A06D57"/>
    <w:rsid w:val="00A10866"/>
    <w:rsid w:val="00A157FB"/>
    <w:rsid w:val="00A15BE6"/>
    <w:rsid w:val="00A1623F"/>
    <w:rsid w:val="00A170D8"/>
    <w:rsid w:val="00A202BD"/>
    <w:rsid w:val="00A21363"/>
    <w:rsid w:val="00A241E1"/>
    <w:rsid w:val="00A25A46"/>
    <w:rsid w:val="00A26FBB"/>
    <w:rsid w:val="00A27E46"/>
    <w:rsid w:val="00A31CE2"/>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77BF"/>
    <w:rsid w:val="00A61AF5"/>
    <w:rsid w:val="00A62C80"/>
    <w:rsid w:val="00A64F89"/>
    <w:rsid w:val="00A650E3"/>
    <w:rsid w:val="00A66401"/>
    <w:rsid w:val="00A713C6"/>
    <w:rsid w:val="00A72B0F"/>
    <w:rsid w:val="00A73550"/>
    <w:rsid w:val="00A76053"/>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ADD"/>
    <w:rsid w:val="00AC0F9D"/>
    <w:rsid w:val="00AC2034"/>
    <w:rsid w:val="00AC5C62"/>
    <w:rsid w:val="00AC72AC"/>
    <w:rsid w:val="00AC7BF0"/>
    <w:rsid w:val="00AD15AD"/>
    <w:rsid w:val="00AD1F09"/>
    <w:rsid w:val="00AD2C31"/>
    <w:rsid w:val="00AD588F"/>
    <w:rsid w:val="00AD6D3C"/>
    <w:rsid w:val="00AE0140"/>
    <w:rsid w:val="00AE422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17DB"/>
    <w:rsid w:val="00B74806"/>
    <w:rsid w:val="00B76BB1"/>
    <w:rsid w:val="00B77123"/>
    <w:rsid w:val="00B77FB9"/>
    <w:rsid w:val="00B81FCE"/>
    <w:rsid w:val="00B8493E"/>
    <w:rsid w:val="00B9232D"/>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D7452"/>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1387E"/>
    <w:rsid w:val="00C2249A"/>
    <w:rsid w:val="00C22BF9"/>
    <w:rsid w:val="00C256FF"/>
    <w:rsid w:val="00C2672A"/>
    <w:rsid w:val="00C3541D"/>
    <w:rsid w:val="00C40914"/>
    <w:rsid w:val="00C4426D"/>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73E6"/>
    <w:rsid w:val="00CD168E"/>
    <w:rsid w:val="00CD23F7"/>
    <w:rsid w:val="00CD3FC4"/>
    <w:rsid w:val="00CD7C4D"/>
    <w:rsid w:val="00CE0A63"/>
    <w:rsid w:val="00CE0CD5"/>
    <w:rsid w:val="00CE2B5E"/>
    <w:rsid w:val="00CE2E33"/>
    <w:rsid w:val="00CE3705"/>
    <w:rsid w:val="00CE3E49"/>
    <w:rsid w:val="00CF27F9"/>
    <w:rsid w:val="00CF34AE"/>
    <w:rsid w:val="00CF3D51"/>
    <w:rsid w:val="00CF709C"/>
    <w:rsid w:val="00D01B34"/>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336F"/>
    <w:rsid w:val="00D83932"/>
    <w:rsid w:val="00D8427C"/>
    <w:rsid w:val="00D84526"/>
    <w:rsid w:val="00D8461F"/>
    <w:rsid w:val="00D8582D"/>
    <w:rsid w:val="00D85ADF"/>
    <w:rsid w:val="00D916EE"/>
    <w:rsid w:val="00D918DA"/>
    <w:rsid w:val="00D92D2F"/>
    <w:rsid w:val="00D93434"/>
    <w:rsid w:val="00D96EC4"/>
    <w:rsid w:val="00D97C65"/>
    <w:rsid w:val="00D97EE2"/>
    <w:rsid w:val="00DA0F8B"/>
    <w:rsid w:val="00DA1290"/>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75C"/>
    <w:rsid w:val="00DF0698"/>
    <w:rsid w:val="00DF0C8C"/>
    <w:rsid w:val="00DF11E9"/>
    <w:rsid w:val="00DF25F0"/>
    <w:rsid w:val="00DF3C1D"/>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D87"/>
    <w:rsid w:val="00EA22A5"/>
    <w:rsid w:val="00EA24A5"/>
    <w:rsid w:val="00EA328E"/>
    <w:rsid w:val="00EA4742"/>
    <w:rsid w:val="00EA6E27"/>
    <w:rsid w:val="00EA7A8F"/>
    <w:rsid w:val="00EB1A31"/>
    <w:rsid w:val="00EB48BD"/>
    <w:rsid w:val="00EB53D2"/>
    <w:rsid w:val="00EC583A"/>
    <w:rsid w:val="00EC6A77"/>
    <w:rsid w:val="00EC6B9A"/>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D71"/>
    <w:rsid w:val="00F0160B"/>
    <w:rsid w:val="00F04463"/>
    <w:rsid w:val="00F04C69"/>
    <w:rsid w:val="00F05424"/>
    <w:rsid w:val="00F06020"/>
    <w:rsid w:val="00F11CEC"/>
    <w:rsid w:val="00F13C15"/>
    <w:rsid w:val="00F13D42"/>
    <w:rsid w:val="00F14055"/>
    <w:rsid w:val="00F17E42"/>
    <w:rsid w:val="00F22080"/>
    <w:rsid w:val="00F224A6"/>
    <w:rsid w:val="00F22CE5"/>
    <w:rsid w:val="00F27B69"/>
    <w:rsid w:val="00F33E67"/>
    <w:rsid w:val="00F36A3B"/>
    <w:rsid w:val="00F37E93"/>
    <w:rsid w:val="00F41D96"/>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6F73"/>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BEE"/>
    <w:rsid w:val="00FD75AF"/>
    <w:rsid w:val="00FE08AE"/>
    <w:rsid w:val="00FE1587"/>
    <w:rsid w:val="00FE302D"/>
    <w:rsid w:val="00FE347E"/>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CE2E33"/>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header" Target="header9.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60921"/>
    <w:rsid w:val="00067AE6"/>
    <w:rsid w:val="000760C5"/>
    <w:rsid w:val="000A4BBF"/>
    <w:rsid w:val="000B12DD"/>
    <w:rsid w:val="000B34EF"/>
    <w:rsid w:val="000B6657"/>
    <w:rsid w:val="00101FFF"/>
    <w:rsid w:val="0010546E"/>
    <w:rsid w:val="00146E75"/>
    <w:rsid w:val="0017698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825F7"/>
    <w:rsid w:val="0051300C"/>
    <w:rsid w:val="005459FD"/>
    <w:rsid w:val="00570D8A"/>
    <w:rsid w:val="005C061A"/>
    <w:rsid w:val="005D5C66"/>
    <w:rsid w:val="005E2273"/>
    <w:rsid w:val="005F632B"/>
    <w:rsid w:val="00660F3D"/>
    <w:rsid w:val="006714FF"/>
    <w:rsid w:val="006838A5"/>
    <w:rsid w:val="006A082B"/>
    <w:rsid w:val="007167FF"/>
    <w:rsid w:val="007449FB"/>
    <w:rsid w:val="007B3250"/>
    <w:rsid w:val="007C4944"/>
    <w:rsid w:val="007F403A"/>
    <w:rsid w:val="00874DD1"/>
    <w:rsid w:val="008F028B"/>
    <w:rsid w:val="008F211A"/>
    <w:rsid w:val="008F3BD5"/>
    <w:rsid w:val="00913ABA"/>
    <w:rsid w:val="00921660"/>
    <w:rsid w:val="00924978"/>
    <w:rsid w:val="00927DE4"/>
    <w:rsid w:val="00973D69"/>
    <w:rsid w:val="00985A8E"/>
    <w:rsid w:val="0098720E"/>
    <w:rsid w:val="009C4619"/>
    <w:rsid w:val="00A14EE1"/>
    <w:rsid w:val="00AD674C"/>
    <w:rsid w:val="00B06055"/>
    <w:rsid w:val="00B24E65"/>
    <w:rsid w:val="00B3254D"/>
    <w:rsid w:val="00B7062C"/>
    <w:rsid w:val="00B813F1"/>
    <w:rsid w:val="00B970F8"/>
    <w:rsid w:val="00BE3E62"/>
    <w:rsid w:val="00C43664"/>
    <w:rsid w:val="00C7726B"/>
    <w:rsid w:val="00C86798"/>
    <w:rsid w:val="00CA0547"/>
    <w:rsid w:val="00D273D7"/>
    <w:rsid w:val="00D5523C"/>
    <w:rsid w:val="00D63318"/>
    <w:rsid w:val="00D92080"/>
    <w:rsid w:val="00D92CA5"/>
    <w:rsid w:val="00DA2CF9"/>
    <w:rsid w:val="00DE60DC"/>
    <w:rsid w:val="00E0313D"/>
    <w:rsid w:val="00E216E2"/>
    <w:rsid w:val="00E26116"/>
    <w:rsid w:val="00E53D41"/>
    <w:rsid w:val="00E879A0"/>
    <w:rsid w:val="00EA2F36"/>
    <w:rsid w:val="00F0572A"/>
    <w:rsid w:val="00F173F1"/>
    <w:rsid w:val="00F24196"/>
    <w:rsid w:val="00F35C09"/>
    <w:rsid w:val="00F36603"/>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25FEB-A829-4C16-88F7-1DAB9B80F124}"/>
</file>

<file path=customXml/itemProps2.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4.xml><?xml version="1.0" encoding="utf-8"?>
<ds:datastoreItem xmlns:ds="http://schemas.openxmlformats.org/officeDocument/2006/customXml" ds:itemID="{555D2745-61E1-466B-9A67-1C3F7F3FF091}">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669</TotalTime>
  <Pages>35</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15</cp:revision>
  <cp:lastPrinted>2020-07-08T09:08:00Z</cp:lastPrinted>
  <dcterms:created xsi:type="dcterms:W3CDTF">2021-02-22T22:38:00Z</dcterms:created>
  <dcterms:modified xsi:type="dcterms:W3CDTF">2021-02-24T20:40:00Z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567200</vt:r8>
  </property>
  <property fmtid="{D5CDD505-2E9C-101B-9397-08002B2CF9AE}" pid="4" name="URL">
    <vt:lpwstr/>
  </property>
</Properties>
</file>