
<file path=[Content_Types].xml><?xml version="1.0" encoding="utf-8"?>
<Types xmlns="http://schemas.openxmlformats.org/package/2006/content-types">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83D0D5" w14:textId="35B1BDAD" w:rsidR="00E5178D" w:rsidRPr="00C40914" w:rsidRDefault="00631405" w:rsidP="001207BB">
      <w:pPr>
        <w:pStyle w:val="TitleCover"/>
      </w:pPr>
      <w:sdt>
        <w:sdtPr>
          <w:alias w:val="Title"/>
          <w:tag w:val=""/>
          <w:id w:val="-1461955582"/>
          <w:placeholder>
            <w:docPart w:val="34266F18DABF49918328682AF3A7908F"/>
          </w:placeholder>
          <w:dataBinding w:prefixMappings="xmlns:ns0='http://purl.org/dc/elements/1.1/' xmlns:ns1='http://schemas.openxmlformats.org/package/2006/metadata/core-properties' " w:xpath="/ns1:coreProperties[1]/ns0:title[1]" w:storeItemID="{6C3C8BC8-F283-45AE-878A-BAB7291924A1}"/>
          <w:text/>
        </w:sdtPr>
        <w:sdtContent>
          <w:r w:rsidR="00234D17">
            <w:t>E</w:t>
          </w:r>
          <w:r w:rsidR="00B4270C">
            <w:t>mail Specification</w:t>
          </w:r>
        </w:sdtContent>
      </w:sdt>
    </w:p>
    <w:p w14:paraId="62EF4F26" w14:textId="420E8176" w:rsidR="00793F43" w:rsidRPr="00B4270C" w:rsidRDefault="007B6B63" w:rsidP="00B4270C">
      <w:pPr>
        <w:pStyle w:val="SubtitleCover"/>
      </w:pPr>
      <w:r>
        <w:t xml:space="preserve">CWB </w:t>
      </w:r>
      <w:r w:rsidR="00063C20">
        <w:t>Small Business</w:t>
      </w:r>
      <w:r w:rsidR="00C40914" w:rsidRPr="00B4270C">
        <w:t xml:space="preserve"> Digit</w:t>
      </w:r>
      <w:r w:rsidR="00B4270C" w:rsidRPr="00B4270C">
        <w:t>al Client Onboarding (DCO)</w:t>
      </w:r>
    </w:p>
    <w:p w14:paraId="11BC417E" w14:textId="77777777" w:rsidR="00396719" w:rsidRDefault="00396719" w:rsidP="009D5446">
      <w:pPr>
        <w:pStyle w:val="Sub-subtitlingCover"/>
        <w:spacing w:line="240" w:lineRule="auto"/>
        <w:rPr>
          <w:color w:val="808474" w:themeColor="accent6" w:themeShade="BF"/>
        </w:rPr>
      </w:pPr>
    </w:p>
    <w:p w14:paraId="7E294CB2" w14:textId="77777777" w:rsidR="00857139" w:rsidRDefault="00857139" w:rsidP="009D5446">
      <w:pPr>
        <w:pStyle w:val="Sub-subtitlingCover"/>
        <w:spacing w:line="240" w:lineRule="auto"/>
        <w:rPr>
          <w:color w:val="808474" w:themeColor="accent6" w:themeShade="BF"/>
        </w:rPr>
      </w:pPr>
    </w:p>
    <w:p w14:paraId="11704546" w14:textId="77777777" w:rsidR="00FC0A7C" w:rsidRDefault="00FC0A7C" w:rsidP="009D5446">
      <w:pPr>
        <w:pStyle w:val="Sub-subtitlingCover"/>
        <w:spacing w:line="240" w:lineRule="auto"/>
        <w:rPr>
          <w:color w:val="808474" w:themeColor="accent6" w:themeShade="BF"/>
        </w:rPr>
      </w:pPr>
    </w:p>
    <w:p w14:paraId="1B1E449B" w14:textId="77777777" w:rsidR="00857139" w:rsidRDefault="00857139" w:rsidP="009D5446">
      <w:pPr>
        <w:pStyle w:val="Sub-subtitlingCover"/>
        <w:spacing w:line="240" w:lineRule="auto"/>
        <w:rPr>
          <w:color w:val="808474" w:themeColor="accent6" w:themeShade="BF"/>
        </w:rPr>
      </w:pPr>
    </w:p>
    <w:p w14:paraId="733AAE4B" w14:textId="77777777" w:rsidR="00857139" w:rsidRDefault="00857139" w:rsidP="009D5446">
      <w:pPr>
        <w:pStyle w:val="Sub-subtitlingCover"/>
        <w:spacing w:line="240" w:lineRule="auto"/>
        <w:rPr>
          <w:color w:val="808474" w:themeColor="accent6" w:themeShade="BF"/>
        </w:rPr>
      </w:pPr>
    </w:p>
    <w:p w14:paraId="2D3D7818" w14:textId="77777777" w:rsidR="002D1958" w:rsidRDefault="002D1958" w:rsidP="009D5446">
      <w:pPr>
        <w:pStyle w:val="Sub-subtitlingCover"/>
        <w:spacing w:line="240" w:lineRule="auto"/>
        <w:rPr>
          <w:color w:val="808474" w:themeColor="accent6" w:themeShade="BF"/>
        </w:rPr>
      </w:pPr>
    </w:p>
    <w:p w14:paraId="2A350C82" w14:textId="77777777" w:rsidR="00857139" w:rsidRDefault="00857139" w:rsidP="009D5446">
      <w:pPr>
        <w:pStyle w:val="Sub-subtitlingCover"/>
        <w:spacing w:line="240" w:lineRule="auto"/>
        <w:rPr>
          <w:color w:val="808474" w:themeColor="accent6" w:themeShade="BF"/>
        </w:rPr>
      </w:pPr>
    </w:p>
    <w:p w14:paraId="502D9E42" w14:textId="77777777" w:rsidR="00857139" w:rsidRPr="00CA1329" w:rsidRDefault="00857139" w:rsidP="009D5446">
      <w:pPr>
        <w:pStyle w:val="Sub-subtitlingCover"/>
        <w:spacing w:line="240" w:lineRule="auto"/>
        <w:rPr>
          <w:color w:val="808474" w:themeColor="accent6" w:themeShade="BF"/>
        </w:rPr>
      </w:pPr>
    </w:p>
    <w:p w14:paraId="242EAFFD" w14:textId="42524BDA" w:rsidR="0070796F" w:rsidRDefault="00063C20" w:rsidP="009D5446">
      <w:pPr>
        <w:pStyle w:val="Sub-subtitlingCover"/>
        <w:spacing w:line="240" w:lineRule="auto"/>
        <w:rPr>
          <w:color w:val="808474" w:themeColor="accent6" w:themeShade="BF"/>
        </w:rPr>
      </w:pPr>
      <w:r>
        <w:rPr>
          <w:color w:val="808474" w:themeColor="accent6" w:themeShade="BF"/>
        </w:rPr>
        <w:t>Version 1.0</w:t>
      </w:r>
    </w:p>
    <w:p w14:paraId="011D2B50" w14:textId="17402E8E" w:rsidR="003D3085" w:rsidRPr="002106C3" w:rsidRDefault="00063C20" w:rsidP="009D5446">
      <w:pPr>
        <w:pStyle w:val="Sub-subtitlingCover"/>
        <w:spacing w:line="240" w:lineRule="auto"/>
        <w:rPr>
          <w:color w:val="808474" w:themeColor="accent6" w:themeShade="BF"/>
        </w:rPr>
        <w:sectPr w:rsidR="003D3085" w:rsidRPr="002106C3" w:rsidSect="009A237D">
          <w:headerReference w:type="even" r:id="rId11"/>
          <w:headerReference w:type="default" r:id="rId12"/>
          <w:footerReference w:type="default" r:id="rId13"/>
          <w:headerReference w:type="first" r:id="rId14"/>
          <w:footerReference w:type="first" r:id="rId15"/>
          <w:pgSz w:w="12240" w:h="15840"/>
          <w:pgMar w:top="1080" w:right="1080" w:bottom="1080" w:left="1080" w:header="450" w:footer="720" w:gutter="0"/>
          <w:cols w:space="720"/>
          <w:docGrid w:linePitch="360"/>
        </w:sectPr>
      </w:pPr>
      <w:r>
        <w:rPr>
          <w:color w:val="808474" w:themeColor="accent6" w:themeShade="BF"/>
        </w:rPr>
        <w:t>Ian Hicks,</w:t>
      </w:r>
      <w:r w:rsidR="00397B15">
        <w:rPr>
          <w:color w:val="808474" w:themeColor="accent6" w:themeShade="BF"/>
        </w:rPr>
        <w:t xml:space="preserve"> Business Analyst, Digital Program</w:t>
      </w:r>
      <w:r w:rsidR="00D4641D" w:rsidRPr="00CA1329">
        <w:rPr>
          <w:color w:val="808474" w:themeColor="accent6" w:themeShade="BF"/>
        </w:rPr>
        <w:br/>
      </w:r>
      <w:r w:rsidR="00C51575" w:rsidRPr="00CA1329">
        <w:rPr>
          <w:color w:val="808474" w:themeColor="accent6" w:themeShade="BF"/>
        </w:rPr>
        <w:fldChar w:fldCharType="begin"/>
      </w:r>
      <w:r w:rsidR="00C51575" w:rsidRPr="00CA1329">
        <w:rPr>
          <w:color w:val="808474" w:themeColor="accent6" w:themeShade="BF"/>
        </w:rPr>
        <w:instrText xml:space="preserve"> Branch/Department </w:instrText>
      </w:r>
      <w:r w:rsidR="00C51575" w:rsidRPr="00CA1329">
        <w:rPr>
          <w:color w:val="808474" w:themeColor="accent6" w:themeShade="BF"/>
        </w:rPr>
        <w:fldChar w:fldCharType="end"/>
      </w:r>
      <w:r w:rsidR="00234D17">
        <w:rPr>
          <w:color w:val="808474" w:themeColor="accent6" w:themeShade="BF"/>
        </w:rPr>
        <w:t>October</w:t>
      </w:r>
      <w:r w:rsidR="00D8582D">
        <w:rPr>
          <w:color w:val="808474" w:themeColor="accent6" w:themeShade="BF"/>
        </w:rPr>
        <w:t>, 2020</w:t>
      </w:r>
    </w:p>
    <w:p w14:paraId="57134DAA" w14:textId="77777777" w:rsidR="00585913" w:rsidRPr="00F81697" w:rsidRDefault="00585913" w:rsidP="009D5446">
      <w:pPr>
        <w:pStyle w:val="TOCHeading"/>
        <w:spacing w:after="0" w:line="240" w:lineRule="auto"/>
      </w:pPr>
      <w:r w:rsidRPr="00337680">
        <w:rPr>
          <w:color w:val="808474" w:themeColor="accent6" w:themeShade="BF"/>
        </w:rPr>
        <w:lastRenderedPageBreak/>
        <w:t>Contents</w:t>
      </w:r>
    </w:p>
    <w:p w14:paraId="779868B4" w14:textId="21339D30" w:rsidR="002B523E" w:rsidRDefault="000B5A4B">
      <w:pPr>
        <w:pStyle w:val="TOC1"/>
        <w:tabs>
          <w:tab w:val="left" w:pos="880"/>
        </w:tabs>
        <w:rPr>
          <w:color w:val="auto"/>
          <w:lang w:val="en-CA" w:eastAsia="en-CA"/>
        </w:rPr>
      </w:pPr>
      <w:r>
        <w:fldChar w:fldCharType="begin"/>
      </w:r>
      <w:r>
        <w:instrText xml:space="preserve"> TOC \o "1-4" \h \z \u </w:instrText>
      </w:r>
      <w:r>
        <w:fldChar w:fldCharType="separate"/>
      </w:r>
      <w:hyperlink w:anchor="_Toc55555391" w:history="1">
        <w:r w:rsidR="002B523E" w:rsidRPr="0099031A">
          <w:rPr>
            <w:rStyle w:val="Hyperlink"/>
            <w:rFonts w:cs="Times New Roman"/>
          </w:rPr>
          <w:t>1.0</w:t>
        </w:r>
        <w:r w:rsidR="002B523E">
          <w:rPr>
            <w:color w:val="auto"/>
            <w:lang w:val="en-CA" w:eastAsia="en-CA"/>
          </w:rPr>
          <w:tab/>
        </w:r>
        <w:r w:rsidR="002B523E" w:rsidRPr="0099031A">
          <w:rPr>
            <w:rStyle w:val="Hyperlink"/>
          </w:rPr>
          <w:t>Revision Control Form</w:t>
        </w:r>
        <w:r w:rsidR="002B523E">
          <w:rPr>
            <w:webHidden/>
          </w:rPr>
          <w:tab/>
        </w:r>
        <w:r w:rsidR="002B523E">
          <w:rPr>
            <w:webHidden/>
          </w:rPr>
          <w:fldChar w:fldCharType="begin"/>
        </w:r>
        <w:r w:rsidR="002B523E">
          <w:rPr>
            <w:webHidden/>
          </w:rPr>
          <w:instrText xml:space="preserve"> PAGEREF _Toc55555391 \h </w:instrText>
        </w:r>
        <w:r w:rsidR="002B523E">
          <w:rPr>
            <w:webHidden/>
          </w:rPr>
        </w:r>
        <w:r w:rsidR="002B523E">
          <w:rPr>
            <w:webHidden/>
          </w:rPr>
          <w:fldChar w:fldCharType="separate"/>
        </w:r>
        <w:r w:rsidR="002B523E">
          <w:rPr>
            <w:webHidden/>
          </w:rPr>
          <w:t>3</w:t>
        </w:r>
        <w:r w:rsidR="002B523E">
          <w:rPr>
            <w:webHidden/>
          </w:rPr>
          <w:fldChar w:fldCharType="end"/>
        </w:r>
      </w:hyperlink>
    </w:p>
    <w:p w14:paraId="2CF5B681" w14:textId="0D2F7B9B" w:rsidR="002B523E" w:rsidDel="00CC2120" w:rsidRDefault="00631405">
      <w:pPr>
        <w:pStyle w:val="TOC1"/>
        <w:tabs>
          <w:tab w:val="left" w:pos="880"/>
        </w:tabs>
        <w:rPr>
          <w:del w:id="0" w:author="Roland Matsuba" w:date="2020-12-17T14:33:00Z"/>
          <w:color w:val="auto"/>
          <w:lang w:val="en-CA" w:eastAsia="en-CA"/>
        </w:rPr>
      </w:pPr>
      <w:hyperlink w:anchor="_Toc55555392" w:history="1">
        <w:r w:rsidR="002B523E" w:rsidRPr="0099031A">
          <w:rPr>
            <w:rStyle w:val="Hyperlink"/>
            <w:rFonts w:cs="Times New Roman"/>
          </w:rPr>
          <w:t>2.0</w:t>
        </w:r>
        <w:r w:rsidR="002B523E">
          <w:rPr>
            <w:color w:val="auto"/>
            <w:lang w:val="en-CA" w:eastAsia="en-CA"/>
          </w:rPr>
          <w:tab/>
        </w:r>
        <w:r w:rsidR="002B523E" w:rsidRPr="0099031A">
          <w:rPr>
            <w:rStyle w:val="Hyperlink"/>
          </w:rPr>
          <w:t>About This Document</w:t>
        </w:r>
        <w:r w:rsidR="002B523E">
          <w:rPr>
            <w:webHidden/>
          </w:rPr>
          <w:tab/>
        </w:r>
        <w:r w:rsidR="002B523E">
          <w:rPr>
            <w:webHidden/>
          </w:rPr>
          <w:fldChar w:fldCharType="begin"/>
        </w:r>
        <w:r w:rsidR="002B523E">
          <w:rPr>
            <w:webHidden/>
          </w:rPr>
          <w:instrText xml:space="preserve"> PAGEREF _Toc55555392 \h </w:instrText>
        </w:r>
        <w:r w:rsidR="002B523E">
          <w:rPr>
            <w:webHidden/>
          </w:rPr>
        </w:r>
        <w:r w:rsidR="002B523E">
          <w:rPr>
            <w:webHidden/>
          </w:rPr>
          <w:fldChar w:fldCharType="separate"/>
        </w:r>
        <w:r w:rsidR="002B523E">
          <w:rPr>
            <w:webHidden/>
          </w:rPr>
          <w:t>4</w:t>
        </w:r>
        <w:r w:rsidR="002B523E">
          <w:rPr>
            <w:webHidden/>
          </w:rPr>
          <w:fldChar w:fldCharType="end"/>
        </w:r>
      </w:hyperlink>
    </w:p>
    <w:p w14:paraId="232B5163" w14:textId="1587CF71" w:rsidR="002B523E" w:rsidRDefault="00631405">
      <w:pPr>
        <w:pStyle w:val="TOC1"/>
        <w:tabs>
          <w:tab w:val="left" w:pos="880"/>
        </w:tabs>
        <w:rPr>
          <w:color w:val="auto"/>
          <w:lang w:val="en-CA" w:eastAsia="en-CA"/>
        </w:rPr>
      </w:pPr>
      <w:hyperlink w:anchor="_Toc55555396" w:history="1">
        <w:r w:rsidR="002B523E" w:rsidRPr="0099031A">
          <w:rPr>
            <w:rStyle w:val="Hyperlink"/>
            <w:rFonts w:cs="Times New Roman"/>
          </w:rPr>
          <w:t>3.0</w:t>
        </w:r>
        <w:r w:rsidR="002B523E">
          <w:rPr>
            <w:color w:val="auto"/>
            <w:lang w:val="en-CA" w:eastAsia="en-CA"/>
          </w:rPr>
          <w:tab/>
        </w:r>
        <w:r w:rsidR="002B523E" w:rsidRPr="0099031A">
          <w:rPr>
            <w:rStyle w:val="Hyperlink"/>
          </w:rPr>
          <w:t>Email Specifications</w:t>
        </w:r>
        <w:r w:rsidR="002B523E">
          <w:rPr>
            <w:webHidden/>
          </w:rPr>
          <w:tab/>
        </w:r>
        <w:r w:rsidR="002B523E">
          <w:rPr>
            <w:webHidden/>
          </w:rPr>
          <w:fldChar w:fldCharType="begin"/>
        </w:r>
        <w:r w:rsidR="002B523E">
          <w:rPr>
            <w:webHidden/>
          </w:rPr>
          <w:instrText xml:space="preserve"> PAGEREF _Toc55555396 \h </w:instrText>
        </w:r>
        <w:r w:rsidR="002B523E">
          <w:rPr>
            <w:webHidden/>
          </w:rPr>
        </w:r>
        <w:r w:rsidR="002B523E">
          <w:rPr>
            <w:webHidden/>
          </w:rPr>
          <w:fldChar w:fldCharType="separate"/>
        </w:r>
        <w:r w:rsidR="002B523E">
          <w:rPr>
            <w:webHidden/>
          </w:rPr>
          <w:t>5</w:t>
        </w:r>
        <w:r w:rsidR="002B523E">
          <w:rPr>
            <w:webHidden/>
          </w:rPr>
          <w:fldChar w:fldCharType="end"/>
        </w:r>
      </w:hyperlink>
    </w:p>
    <w:p w14:paraId="4FDDF7F0" w14:textId="7436250F" w:rsidR="002B523E" w:rsidRDefault="00631405">
      <w:pPr>
        <w:pStyle w:val="TOC2"/>
        <w:rPr>
          <w:b w:val="0"/>
          <w:noProof/>
          <w:color w:val="auto"/>
          <w:sz w:val="22"/>
          <w:lang w:val="en-CA" w:eastAsia="en-CA"/>
        </w:rPr>
      </w:pPr>
      <w:hyperlink w:anchor="_Toc55555397" w:history="1">
        <w:r w:rsidR="002B523E" w:rsidRPr="0099031A">
          <w:rPr>
            <w:rStyle w:val="Hyperlink"/>
            <w:noProof/>
          </w:rPr>
          <w:t>3.1</w:t>
        </w:r>
        <w:r w:rsidR="002B523E">
          <w:rPr>
            <w:b w:val="0"/>
            <w:noProof/>
            <w:color w:val="auto"/>
            <w:sz w:val="22"/>
            <w:lang w:val="en-CA" w:eastAsia="en-CA"/>
          </w:rPr>
          <w:tab/>
        </w:r>
        <w:r w:rsidR="002B523E" w:rsidRPr="0099031A">
          <w:rPr>
            <w:rStyle w:val="Hyperlink"/>
            <w:noProof/>
          </w:rPr>
          <w:t>Application Approval Email</w:t>
        </w:r>
        <w:r w:rsidR="002B523E">
          <w:rPr>
            <w:noProof/>
            <w:webHidden/>
          </w:rPr>
          <w:tab/>
        </w:r>
        <w:r w:rsidR="002B523E">
          <w:rPr>
            <w:noProof/>
            <w:webHidden/>
          </w:rPr>
          <w:fldChar w:fldCharType="begin"/>
        </w:r>
        <w:r w:rsidR="002B523E">
          <w:rPr>
            <w:noProof/>
            <w:webHidden/>
          </w:rPr>
          <w:instrText xml:space="preserve"> PAGEREF _Toc55555397 \h </w:instrText>
        </w:r>
        <w:r w:rsidR="002B523E">
          <w:rPr>
            <w:noProof/>
            <w:webHidden/>
          </w:rPr>
        </w:r>
        <w:r w:rsidR="002B523E">
          <w:rPr>
            <w:noProof/>
            <w:webHidden/>
          </w:rPr>
          <w:fldChar w:fldCharType="separate"/>
        </w:r>
        <w:r w:rsidR="002B523E">
          <w:rPr>
            <w:noProof/>
            <w:webHidden/>
          </w:rPr>
          <w:t>5</w:t>
        </w:r>
        <w:r w:rsidR="002B523E">
          <w:rPr>
            <w:noProof/>
            <w:webHidden/>
          </w:rPr>
          <w:fldChar w:fldCharType="end"/>
        </w:r>
      </w:hyperlink>
    </w:p>
    <w:p w14:paraId="117D9C24" w14:textId="2E47D763" w:rsidR="002B523E" w:rsidRDefault="00631405">
      <w:pPr>
        <w:pStyle w:val="TOC2"/>
        <w:rPr>
          <w:b w:val="0"/>
          <w:noProof/>
          <w:color w:val="auto"/>
          <w:sz w:val="22"/>
          <w:lang w:val="en-CA" w:eastAsia="en-CA"/>
        </w:rPr>
      </w:pPr>
      <w:hyperlink w:anchor="_Toc55555398" w:history="1">
        <w:r w:rsidR="002B523E" w:rsidRPr="0099031A">
          <w:rPr>
            <w:rStyle w:val="Hyperlink"/>
            <w:noProof/>
          </w:rPr>
          <w:t>3.2</w:t>
        </w:r>
        <w:r w:rsidR="002B523E">
          <w:rPr>
            <w:b w:val="0"/>
            <w:noProof/>
            <w:color w:val="auto"/>
            <w:sz w:val="22"/>
            <w:lang w:val="en-CA" w:eastAsia="en-CA"/>
          </w:rPr>
          <w:tab/>
        </w:r>
        <w:r w:rsidR="002B523E" w:rsidRPr="0099031A">
          <w:rPr>
            <w:rStyle w:val="Hyperlink"/>
            <w:noProof/>
          </w:rPr>
          <w:t>Pending Review Email</w:t>
        </w:r>
        <w:r w:rsidR="002B523E">
          <w:rPr>
            <w:noProof/>
            <w:webHidden/>
          </w:rPr>
          <w:tab/>
        </w:r>
        <w:r w:rsidR="002B523E">
          <w:rPr>
            <w:noProof/>
            <w:webHidden/>
          </w:rPr>
          <w:fldChar w:fldCharType="begin"/>
        </w:r>
        <w:r w:rsidR="002B523E">
          <w:rPr>
            <w:noProof/>
            <w:webHidden/>
          </w:rPr>
          <w:instrText xml:space="preserve"> PAGEREF _Toc55555398 \h </w:instrText>
        </w:r>
        <w:r w:rsidR="002B523E">
          <w:rPr>
            <w:noProof/>
            <w:webHidden/>
          </w:rPr>
        </w:r>
        <w:r w:rsidR="002B523E">
          <w:rPr>
            <w:noProof/>
            <w:webHidden/>
          </w:rPr>
          <w:fldChar w:fldCharType="separate"/>
        </w:r>
        <w:r w:rsidR="002B523E">
          <w:rPr>
            <w:noProof/>
            <w:webHidden/>
          </w:rPr>
          <w:t>8</w:t>
        </w:r>
        <w:r w:rsidR="002B523E">
          <w:rPr>
            <w:noProof/>
            <w:webHidden/>
          </w:rPr>
          <w:fldChar w:fldCharType="end"/>
        </w:r>
      </w:hyperlink>
    </w:p>
    <w:p w14:paraId="1ADBBE6A" w14:textId="5DDE789B" w:rsidR="002B523E" w:rsidRDefault="00631405">
      <w:pPr>
        <w:pStyle w:val="TOC2"/>
        <w:rPr>
          <w:b w:val="0"/>
          <w:noProof/>
          <w:color w:val="auto"/>
          <w:sz w:val="22"/>
          <w:lang w:val="en-CA" w:eastAsia="en-CA"/>
        </w:rPr>
      </w:pPr>
      <w:hyperlink w:anchor="_Toc55555399" w:history="1">
        <w:r w:rsidR="002B523E" w:rsidRPr="0099031A">
          <w:rPr>
            <w:rStyle w:val="Hyperlink"/>
            <w:noProof/>
          </w:rPr>
          <w:t>3.3</w:t>
        </w:r>
        <w:r w:rsidR="002B523E">
          <w:rPr>
            <w:b w:val="0"/>
            <w:noProof/>
            <w:color w:val="auto"/>
            <w:sz w:val="22"/>
            <w:lang w:val="en-CA" w:eastAsia="en-CA"/>
          </w:rPr>
          <w:tab/>
        </w:r>
        <w:r w:rsidR="002B523E" w:rsidRPr="0099031A">
          <w:rPr>
            <w:rStyle w:val="Hyperlink"/>
            <w:noProof/>
          </w:rPr>
          <w:t>Review Complete Email</w:t>
        </w:r>
        <w:r w:rsidR="002B523E">
          <w:rPr>
            <w:noProof/>
            <w:webHidden/>
          </w:rPr>
          <w:tab/>
        </w:r>
        <w:r w:rsidR="002B523E">
          <w:rPr>
            <w:noProof/>
            <w:webHidden/>
          </w:rPr>
          <w:fldChar w:fldCharType="begin"/>
        </w:r>
        <w:r w:rsidR="002B523E">
          <w:rPr>
            <w:noProof/>
            <w:webHidden/>
          </w:rPr>
          <w:instrText xml:space="preserve"> PAGEREF _Toc55555399 \h </w:instrText>
        </w:r>
        <w:r w:rsidR="002B523E">
          <w:rPr>
            <w:noProof/>
            <w:webHidden/>
          </w:rPr>
        </w:r>
        <w:r w:rsidR="002B523E">
          <w:rPr>
            <w:noProof/>
            <w:webHidden/>
          </w:rPr>
          <w:fldChar w:fldCharType="separate"/>
        </w:r>
        <w:r w:rsidR="002B523E">
          <w:rPr>
            <w:noProof/>
            <w:webHidden/>
          </w:rPr>
          <w:t>11</w:t>
        </w:r>
        <w:r w:rsidR="002B523E">
          <w:rPr>
            <w:noProof/>
            <w:webHidden/>
          </w:rPr>
          <w:fldChar w:fldCharType="end"/>
        </w:r>
      </w:hyperlink>
    </w:p>
    <w:p w14:paraId="7B2497DC" w14:textId="1EA5A259" w:rsidR="002B523E" w:rsidRDefault="00631405">
      <w:pPr>
        <w:pStyle w:val="TOC2"/>
        <w:rPr>
          <w:b w:val="0"/>
          <w:noProof/>
          <w:color w:val="auto"/>
          <w:sz w:val="22"/>
          <w:lang w:val="en-CA" w:eastAsia="en-CA"/>
        </w:rPr>
      </w:pPr>
      <w:hyperlink w:anchor="_Toc55555400" w:history="1">
        <w:r w:rsidR="002B523E" w:rsidRPr="0099031A">
          <w:rPr>
            <w:rStyle w:val="Hyperlink"/>
            <w:noProof/>
          </w:rPr>
          <w:t>3.4</w:t>
        </w:r>
        <w:r w:rsidR="002B523E">
          <w:rPr>
            <w:b w:val="0"/>
            <w:noProof/>
            <w:color w:val="auto"/>
            <w:sz w:val="22"/>
            <w:lang w:val="en-CA" w:eastAsia="en-CA"/>
          </w:rPr>
          <w:tab/>
        </w:r>
        <w:r w:rsidR="002B523E" w:rsidRPr="0099031A">
          <w:rPr>
            <w:rStyle w:val="Hyperlink"/>
            <w:noProof/>
          </w:rPr>
          <w:t>Declined Application Email</w:t>
        </w:r>
        <w:r w:rsidR="002B523E">
          <w:rPr>
            <w:noProof/>
            <w:webHidden/>
          </w:rPr>
          <w:tab/>
        </w:r>
        <w:r w:rsidR="002B523E">
          <w:rPr>
            <w:noProof/>
            <w:webHidden/>
          </w:rPr>
          <w:fldChar w:fldCharType="begin"/>
        </w:r>
        <w:r w:rsidR="002B523E">
          <w:rPr>
            <w:noProof/>
            <w:webHidden/>
          </w:rPr>
          <w:instrText xml:space="preserve"> PAGEREF _Toc55555400 \h </w:instrText>
        </w:r>
        <w:r w:rsidR="002B523E">
          <w:rPr>
            <w:noProof/>
            <w:webHidden/>
          </w:rPr>
        </w:r>
        <w:r w:rsidR="002B523E">
          <w:rPr>
            <w:noProof/>
            <w:webHidden/>
          </w:rPr>
          <w:fldChar w:fldCharType="separate"/>
        </w:r>
        <w:r w:rsidR="002B523E">
          <w:rPr>
            <w:noProof/>
            <w:webHidden/>
          </w:rPr>
          <w:t>13</w:t>
        </w:r>
        <w:r w:rsidR="002B523E">
          <w:rPr>
            <w:noProof/>
            <w:webHidden/>
          </w:rPr>
          <w:fldChar w:fldCharType="end"/>
        </w:r>
      </w:hyperlink>
    </w:p>
    <w:p w14:paraId="45E2CB55" w14:textId="1B5E56A0" w:rsidR="002B523E" w:rsidRDefault="00631405">
      <w:pPr>
        <w:pStyle w:val="TOC2"/>
        <w:rPr>
          <w:b w:val="0"/>
          <w:noProof/>
          <w:color w:val="auto"/>
          <w:sz w:val="22"/>
          <w:lang w:val="en-CA" w:eastAsia="en-CA"/>
        </w:rPr>
      </w:pPr>
      <w:hyperlink w:anchor="_Toc55555401" w:history="1">
        <w:r w:rsidR="002B523E" w:rsidRPr="0099031A">
          <w:rPr>
            <w:rStyle w:val="Hyperlink"/>
            <w:noProof/>
          </w:rPr>
          <w:t>3.5</w:t>
        </w:r>
        <w:r w:rsidR="002B523E">
          <w:rPr>
            <w:b w:val="0"/>
            <w:noProof/>
            <w:color w:val="auto"/>
            <w:sz w:val="22"/>
            <w:lang w:val="en-CA" w:eastAsia="en-CA"/>
          </w:rPr>
          <w:tab/>
        </w:r>
        <w:r w:rsidR="002B523E" w:rsidRPr="0099031A">
          <w:rPr>
            <w:rStyle w:val="Hyperlink"/>
            <w:noProof/>
          </w:rPr>
          <w:t>Saved Application Email</w:t>
        </w:r>
        <w:r w:rsidR="002B523E">
          <w:rPr>
            <w:noProof/>
            <w:webHidden/>
          </w:rPr>
          <w:tab/>
        </w:r>
        <w:r w:rsidR="002B523E">
          <w:rPr>
            <w:noProof/>
            <w:webHidden/>
          </w:rPr>
          <w:fldChar w:fldCharType="begin"/>
        </w:r>
        <w:r w:rsidR="002B523E">
          <w:rPr>
            <w:noProof/>
            <w:webHidden/>
          </w:rPr>
          <w:instrText xml:space="preserve"> PAGEREF _Toc55555401 \h </w:instrText>
        </w:r>
        <w:r w:rsidR="002B523E">
          <w:rPr>
            <w:noProof/>
            <w:webHidden/>
          </w:rPr>
        </w:r>
        <w:r w:rsidR="002B523E">
          <w:rPr>
            <w:noProof/>
            <w:webHidden/>
          </w:rPr>
          <w:fldChar w:fldCharType="separate"/>
        </w:r>
        <w:r w:rsidR="002B523E">
          <w:rPr>
            <w:noProof/>
            <w:webHidden/>
          </w:rPr>
          <w:t>14</w:t>
        </w:r>
        <w:r w:rsidR="002B523E">
          <w:rPr>
            <w:noProof/>
            <w:webHidden/>
          </w:rPr>
          <w:fldChar w:fldCharType="end"/>
        </w:r>
      </w:hyperlink>
    </w:p>
    <w:p w14:paraId="289F51D3" w14:textId="04C0827E" w:rsidR="002B523E" w:rsidRDefault="00631405">
      <w:pPr>
        <w:pStyle w:val="TOC2"/>
        <w:rPr>
          <w:b w:val="0"/>
          <w:noProof/>
          <w:color w:val="auto"/>
          <w:sz w:val="22"/>
          <w:lang w:val="en-CA" w:eastAsia="en-CA"/>
        </w:rPr>
      </w:pPr>
      <w:hyperlink w:anchor="_Toc55555402" w:history="1">
        <w:r w:rsidR="002B523E" w:rsidRPr="0099031A">
          <w:rPr>
            <w:rStyle w:val="Hyperlink"/>
            <w:noProof/>
          </w:rPr>
          <w:t>3.6</w:t>
        </w:r>
        <w:r w:rsidR="002B523E">
          <w:rPr>
            <w:b w:val="0"/>
            <w:noProof/>
            <w:color w:val="auto"/>
            <w:sz w:val="22"/>
            <w:lang w:val="en-CA" w:eastAsia="en-CA"/>
          </w:rPr>
          <w:tab/>
        </w:r>
        <w:r w:rsidR="002B523E" w:rsidRPr="0099031A">
          <w:rPr>
            <w:rStyle w:val="Hyperlink"/>
            <w:noProof/>
          </w:rPr>
          <w:t>Withdrawn Application Email</w:t>
        </w:r>
        <w:r w:rsidR="002B523E">
          <w:rPr>
            <w:noProof/>
            <w:webHidden/>
          </w:rPr>
          <w:tab/>
        </w:r>
        <w:r w:rsidR="002B523E">
          <w:rPr>
            <w:noProof/>
            <w:webHidden/>
          </w:rPr>
          <w:fldChar w:fldCharType="begin"/>
        </w:r>
        <w:r w:rsidR="002B523E">
          <w:rPr>
            <w:noProof/>
            <w:webHidden/>
          </w:rPr>
          <w:instrText xml:space="preserve"> PAGEREF _Toc55555402 \h </w:instrText>
        </w:r>
        <w:r w:rsidR="002B523E">
          <w:rPr>
            <w:noProof/>
            <w:webHidden/>
          </w:rPr>
        </w:r>
        <w:r w:rsidR="002B523E">
          <w:rPr>
            <w:noProof/>
            <w:webHidden/>
          </w:rPr>
          <w:fldChar w:fldCharType="separate"/>
        </w:r>
        <w:r w:rsidR="002B523E">
          <w:rPr>
            <w:noProof/>
            <w:webHidden/>
          </w:rPr>
          <w:t>15</w:t>
        </w:r>
        <w:r w:rsidR="002B523E">
          <w:rPr>
            <w:noProof/>
            <w:webHidden/>
          </w:rPr>
          <w:fldChar w:fldCharType="end"/>
        </w:r>
      </w:hyperlink>
    </w:p>
    <w:p w14:paraId="0312CC3F" w14:textId="6C1D31D9" w:rsidR="002B523E" w:rsidRDefault="00631405">
      <w:pPr>
        <w:pStyle w:val="TOC2"/>
        <w:rPr>
          <w:b w:val="0"/>
          <w:noProof/>
          <w:color w:val="auto"/>
          <w:sz w:val="22"/>
          <w:lang w:val="en-CA" w:eastAsia="en-CA"/>
        </w:rPr>
      </w:pPr>
      <w:hyperlink w:anchor="_Toc55555403" w:history="1">
        <w:r w:rsidR="002B523E" w:rsidRPr="0099031A">
          <w:rPr>
            <w:rStyle w:val="Hyperlink"/>
            <w:noProof/>
          </w:rPr>
          <w:t>3.7</w:t>
        </w:r>
        <w:r w:rsidR="002B523E">
          <w:rPr>
            <w:b w:val="0"/>
            <w:noProof/>
            <w:color w:val="auto"/>
            <w:sz w:val="22"/>
            <w:lang w:val="en-CA" w:eastAsia="en-CA"/>
          </w:rPr>
          <w:tab/>
        </w:r>
        <w:r w:rsidR="002B523E" w:rsidRPr="0099031A">
          <w:rPr>
            <w:rStyle w:val="Hyperlink"/>
            <w:noProof/>
          </w:rPr>
          <w:t>Nurture Email</w:t>
        </w:r>
        <w:r w:rsidR="002B523E">
          <w:rPr>
            <w:noProof/>
            <w:webHidden/>
          </w:rPr>
          <w:tab/>
        </w:r>
        <w:r w:rsidR="002B523E">
          <w:rPr>
            <w:noProof/>
            <w:webHidden/>
          </w:rPr>
          <w:fldChar w:fldCharType="begin"/>
        </w:r>
        <w:r w:rsidR="002B523E">
          <w:rPr>
            <w:noProof/>
            <w:webHidden/>
          </w:rPr>
          <w:instrText xml:space="preserve"> PAGEREF _Toc55555403 \h </w:instrText>
        </w:r>
        <w:r w:rsidR="002B523E">
          <w:rPr>
            <w:noProof/>
            <w:webHidden/>
          </w:rPr>
        </w:r>
        <w:r w:rsidR="002B523E">
          <w:rPr>
            <w:noProof/>
            <w:webHidden/>
          </w:rPr>
          <w:fldChar w:fldCharType="separate"/>
        </w:r>
        <w:r w:rsidR="002B523E">
          <w:rPr>
            <w:noProof/>
            <w:webHidden/>
          </w:rPr>
          <w:t>16</w:t>
        </w:r>
        <w:r w:rsidR="002B523E">
          <w:rPr>
            <w:noProof/>
            <w:webHidden/>
          </w:rPr>
          <w:fldChar w:fldCharType="end"/>
        </w:r>
      </w:hyperlink>
    </w:p>
    <w:p w14:paraId="03323008" w14:textId="437DD5DB" w:rsidR="002B523E" w:rsidRDefault="00631405">
      <w:pPr>
        <w:pStyle w:val="TOC2"/>
        <w:rPr>
          <w:b w:val="0"/>
          <w:noProof/>
          <w:color w:val="auto"/>
          <w:sz w:val="22"/>
          <w:lang w:val="en-CA" w:eastAsia="en-CA"/>
        </w:rPr>
      </w:pPr>
      <w:hyperlink w:anchor="_Toc55555404" w:history="1">
        <w:r w:rsidR="002B523E" w:rsidRPr="0099031A">
          <w:rPr>
            <w:rStyle w:val="Hyperlink"/>
            <w:noProof/>
          </w:rPr>
          <w:t>3.8</w:t>
        </w:r>
        <w:r w:rsidR="002B523E">
          <w:rPr>
            <w:b w:val="0"/>
            <w:noProof/>
            <w:color w:val="auto"/>
            <w:sz w:val="22"/>
            <w:lang w:val="en-CA" w:eastAsia="en-CA"/>
          </w:rPr>
          <w:tab/>
        </w:r>
        <w:r w:rsidR="002B523E" w:rsidRPr="0099031A">
          <w:rPr>
            <w:rStyle w:val="Hyperlink"/>
            <w:noProof/>
          </w:rPr>
          <w:t>Manual Identity Verification Instructions Email</w:t>
        </w:r>
        <w:r w:rsidR="002B523E">
          <w:rPr>
            <w:noProof/>
            <w:webHidden/>
          </w:rPr>
          <w:tab/>
        </w:r>
        <w:r w:rsidR="002B523E">
          <w:rPr>
            <w:noProof/>
            <w:webHidden/>
          </w:rPr>
          <w:fldChar w:fldCharType="begin"/>
        </w:r>
        <w:r w:rsidR="002B523E">
          <w:rPr>
            <w:noProof/>
            <w:webHidden/>
          </w:rPr>
          <w:instrText xml:space="preserve"> PAGEREF _Toc55555404 \h </w:instrText>
        </w:r>
        <w:r w:rsidR="002B523E">
          <w:rPr>
            <w:noProof/>
            <w:webHidden/>
          </w:rPr>
        </w:r>
        <w:r w:rsidR="002B523E">
          <w:rPr>
            <w:noProof/>
            <w:webHidden/>
          </w:rPr>
          <w:fldChar w:fldCharType="separate"/>
        </w:r>
        <w:r w:rsidR="002B523E">
          <w:rPr>
            <w:noProof/>
            <w:webHidden/>
          </w:rPr>
          <w:t>18</w:t>
        </w:r>
        <w:r w:rsidR="002B523E">
          <w:rPr>
            <w:noProof/>
            <w:webHidden/>
          </w:rPr>
          <w:fldChar w:fldCharType="end"/>
        </w:r>
      </w:hyperlink>
    </w:p>
    <w:p w14:paraId="37695DA7" w14:textId="24C0D573" w:rsidR="002B523E" w:rsidRDefault="00631405">
      <w:pPr>
        <w:pStyle w:val="TOC2"/>
        <w:rPr>
          <w:b w:val="0"/>
          <w:noProof/>
          <w:color w:val="auto"/>
          <w:sz w:val="22"/>
          <w:lang w:val="en-CA" w:eastAsia="en-CA"/>
        </w:rPr>
      </w:pPr>
      <w:hyperlink w:anchor="_Toc55555405" w:history="1">
        <w:r w:rsidR="002B523E" w:rsidRPr="0099031A">
          <w:rPr>
            <w:rStyle w:val="Hyperlink"/>
            <w:noProof/>
          </w:rPr>
          <w:t>3.9</w:t>
        </w:r>
        <w:r w:rsidR="002B523E">
          <w:rPr>
            <w:b w:val="0"/>
            <w:noProof/>
            <w:color w:val="auto"/>
            <w:sz w:val="22"/>
            <w:lang w:val="en-CA" w:eastAsia="en-CA"/>
          </w:rPr>
          <w:tab/>
        </w:r>
        <w:r w:rsidR="002B523E" w:rsidRPr="0099031A">
          <w:rPr>
            <w:rStyle w:val="Hyperlink"/>
            <w:noProof/>
          </w:rPr>
          <w:t>Authorized Signer Invitation Email</w:t>
        </w:r>
        <w:r w:rsidR="002B523E">
          <w:rPr>
            <w:noProof/>
            <w:webHidden/>
          </w:rPr>
          <w:tab/>
        </w:r>
        <w:r w:rsidR="002B523E">
          <w:rPr>
            <w:noProof/>
            <w:webHidden/>
          </w:rPr>
          <w:fldChar w:fldCharType="begin"/>
        </w:r>
        <w:r w:rsidR="002B523E">
          <w:rPr>
            <w:noProof/>
            <w:webHidden/>
          </w:rPr>
          <w:instrText xml:space="preserve"> PAGEREF _Toc55555405 \h </w:instrText>
        </w:r>
        <w:r w:rsidR="002B523E">
          <w:rPr>
            <w:noProof/>
            <w:webHidden/>
          </w:rPr>
        </w:r>
        <w:r w:rsidR="002B523E">
          <w:rPr>
            <w:noProof/>
            <w:webHidden/>
          </w:rPr>
          <w:fldChar w:fldCharType="separate"/>
        </w:r>
        <w:r w:rsidR="002B523E">
          <w:rPr>
            <w:noProof/>
            <w:webHidden/>
          </w:rPr>
          <w:t>20</w:t>
        </w:r>
        <w:r w:rsidR="002B523E">
          <w:rPr>
            <w:noProof/>
            <w:webHidden/>
          </w:rPr>
          <w:fldChar w:fldCharType="end"/>
        </w:r>
      </w:hyperlink>
    </w:p>
    <w:p w14:paraId="603AA9BA" w14:textId="128E3B83" w:rsidR="002B523E" w:rsidRDefault="00631405">
      <w:pPr>
        <w:pStyle w:val="TOC2"/>
        <w:rPr>
          <w:b w:val="0"/>
          <w:noProof/>
          <w:color w:val="auto"/>
          <w:sz w:val="22"/>
          <w:lang w:val="en-CA" w:eastAsia="en-CA"/>
        </w:rPr>
      </w:pPr>
      <w:hyperlink w:anchor="_Toc55555406" w:history="1">
        <w:r w:rsidR="002B523E" w:rsidRPr="0099031A">
          <w:rPr>
            <w:rStyle w:val="Hyperlink"/>
            <w:noProof/>
          </w:rPr>
          <w:t>3.10</w:t>
        </w:r>
        <w:r w:rsidR="002B523E">
          <w:rPr>
            <w:b w:val="0"/>
            <w:noProof/>
            <w:color w:val="auto"/>
            <w:sz w:val="22"/>
            <w:lang w:val="en-CA" w:eastAsia="en-CA"/>
          </w:rPr>
          <w:tab/>
        </w:r>
        <w:r w:rsidR="002B523E" w:rsidRPr="0099031A">
          <w:rPr>
            <w:rStyle w:val="Hyperlink"/>
            <w:noProof/>
          </w:rPr>
          <w:t>Application Complete Email</w:t>
        </w:r>
        <w:r w:rsidR="002B523E">
          <w:rPr>
            <w:noProof/>
            <w:webHidden/>
          </w:rPr>
          <w:tab/>
        </w:r>
        <w:r w:rsidR="002B523E">
          <w:rPr>
            <w:noProof/>
            <w:webHidden/>
          </w:rPr>
          <w:fldChar w:fldCharType="begin"/>
        </w:r>
        <w:r w:rsidR="002B523E">
          <w:rPr>
            <w:noProof/>
            <w:webHidden/>
          </w:rPr>
          <w:instrText xml:space="preserve"> PAGEREF _Toc55555406 \h </w:instrText>
        </w:r>
        <w:r w:rsidR="002B523E">
          <w:rPr>
            <w:noProof/>
            <w:webHidden/>
          </w:rPr>
        </w:r>
        <w:r w:rsidR="002B523E">
          <w:rPr>
            <w:noProof/>
            <w:webHidden/>
          </w:rPr>
          <w:fldChar w:fldCharType="separate"/>
        </w:r>
        <w:r w:rsidR="002B523E">
          <w:rPr>
            <w:noProof/>
            <w:webHidden/>
          </w:rPr>
          <w:t>22</w:t>
        </w:r>
        <w:r w:rsidR="002B523E">
          <w:rPr>
            <w:noProof/>
            <w:webHidden/>
          </w:rPr>
          <w:fldChar w:fldCharType="end"/>
        </w:r>
      </w:hyperlink>
    </w:p>
    <w:p w14:paraId="458E2381" w14:textId="73F496A7" w:rsidR="002B523E" w:rsidRDefault="00631405">
      <w:pPr>
        <w:pStyle w:val="TOC2"/>
        <w:rPr>
          <w:b w:val="0"/>
          <w:noProof/>
          <w:color w:val="auto"/>
          <w:sz w:val="22"/>
          <w:lang w:val="en-CA" w:eastAsia="en-CA"/>
        </w:rPr>
      </w:pPr>
      <w:hyperlink w:anchor="_Toc55555407" w:history="1">
        <w:r w:rsidR="002B523E" w:rsidRPr="0099031A">
          <w:rPr>
            <w:rStyle w:val="Hyperlink"/>
            <w:noProof/>
          </w:rPr>
          <w:t>3.11</w:t>
        </w:r>
        <w:r w:rsidR="002B523E">
          <w:rPr>
            <w:b w:val="0"/>
            <w:noProof/>
            <w:color w:val="auto"/>
            <w:sz w:val="22"/>
            <w:lang w:val="en-CA" w:eastAsia="en-CA"/>
          </w:rPr>
          <w:tab/>
        </w:r>
        <w:r w:rsidR="002B523E" w:rsidRPr="0099031A">
          <w:rPr>
            <w:rStyle w:val="Hyperlink"/>
            <w:noProof/>
          </w:rPr>
          <w:t>Concurrent Application Email</w:t>
        </w:r>
        <w:r w:rsidR="002B523E">
          <w:rPr>
            <w:noProof/>
            <w:webHidden/>
          </w:rPr>
          <w:tab/>
        </w:r>
        <w:r w:rsidR="002B523E">
          <w:rPr>
            <w:noProof/>
            <w:webHidden/>
          </w:rPr>
          <w:fldChar w:fldCharType="begin"/>
        </w:r>
        <w:r w:rsidR="002B523E">
          <w:rPr>
            <w:noProof/>
            <w:webHidden/>
          </w:rPr>
          <w:instrText xml:space="preserve"> PAGEREF _Toc55555407 \h </w:instrText>
        </w:r>
        <w:r w:rsidR="002B523E">
          <w:rPr>
            <w:noProof/>
            <w:webHidden/>
          </w:rPr>
        </w:r>
        <w:r w:rsidR="002B523E">
          <w:rPr>
            <w:noProof/>
            <w:webHidden/>
          </w:rPr>
          <w:fldChar w:fldCharType="separate"/>
        </w:r>
        <w:r w:rsidR="002B523E">
          <w:rPr>
            <w:noProof/>
            <w:webHidden/>
          </w:rPr>
          <w:t>25</w:t>
        </w:r>
        <w:r w:rsidR="002B523E">
          <w:rPr>
            <w:noProof/>
            <w:webHidden/>
          </w:rPr>
          <w:fldChar w:fldCharType="end"/>
        </w:r>
      </w:hyperlink>
    </w:p>
    <w:p w14:paraId="78F4EB05" w14:textId="10AA18F4" w:rsidR="002B523E" w:rsidRDefault="00631405">
      <w:pPr>
        <w:pStyle w:val="TOC2"/>
        <w:rPr>
          <w:b w:val="0"/>
          <w:noProof/>
          <w:color w:val="auto"/>
          <w:sz w:val="22"/>
          <w:lang w:val="en-CA" w:eastAsia="en-CA"/>
        </w:rPr>
      </w:pPr>
      <w:hyperlink w:anchor="_Toc55555408" w:history="1">
        <w:r w:rsidR="002B523E" w:rsidRPr="0099031A">
          <w:rPr>
            <w:rStyle w:val="Hyperlink"/>
            <w:noProof/>
          </w:rPr>
          <w:t>3.12</w:t>
        </w:r>
        <w:r w:rsidR="002B523E">
          <w:rPr>
            <w:b w:val="0"/>
            <w:noProof/>
            <w:color w:val="auto"/>
            <w:sz w:val="22"/>
            <w:lang w:val="en-CA" w:eastAsia="en-CA"/>
          </w:rPr>
          <w:tab/>
        </w:r>
        <w:r w:rsidR="002B523E" w:rsidRPr="0099031A">
          <w:rPr>
            <w:rStyle w:val="Hyperlink"/>
            <w:noProof/>
          </w:rPr>
          <w:t>Await Authorized Signers Email</w:t>
        </w:r>
        <w:r w:rsidR="002B523E">
          <w:rPr>
            <w:noProof/>
            <w:webHidden/>
          </w:rPr>
          <w:tab/>
        </w:r>
        <w:r w:rsidR="002B523E">
          <w:rPr>
            <w:noProof/>
            <w:webHidden/>
          </w:rPr>
          <w:fldChar w:fldCharType="begin"/>
        </w:r>
        <w:r w:rsidR="002B523E">
          <w:rPr>
            <w:noProof/>
            <w:webHidden/>
          </w:rPr>
          <w:instrText xml:space="preserve"> PAGEREF _Toc55555408 \h </w:instrText>
        </w:r>
        <w:r w:rsidR="002B523E">
          <w:rPr>
            <w:noProof/>
            <w:webHidden/>
          </w:rPr>
        </w:r>
        <w:r w:rsidR="002B523E">
          <w:rPr>
            <w:noProof/>
            <w:webHidden/>
          </w:rPr>
          <w:fldChar w:fldCharType="separate"/>
        </w:r>
        <w:r w:rsidR="002B523E">
          <w:rPr>
            <w:noProof/>
            <w:webHidden/>
          </w:rPr>
          <w:t>27</w:t>
        </w:r>
        <w:r w:rsidR="002B523E">
          <w:rPr>
            <w:noProof/>
            <w:webHidden/>
          </w:rPr>
          <w:fldChar w:fldCharType="end"/>
        </w:r>
      </w:hyperlink>
    </w:p>
    <w:p w14:paraId="66E912E1" w14:textId="4B322978" w:rsidR="002B523E" w:rsidRDefault="00631405">
      <w:pPr>
        <w:pStyle w:val="TOC2"/>
        <w:rPr>
          <w:b w:val="0"/>
          <w:noProof/>
          <w:color w:val="auto"/>
          <w:sz w:val="22"/>
          <w:lang w:val="en-CA" w:eastAsia="en-CA"/>
        </w:rPr>
      </w:pPr>
      <w:hyperlink w:anchor="_Toc55555409" w:history="1">
        <w:r w:rsidR="002B523E" w:rsidRPr="0099031A">
          <w:rPr>
            <w:rStyle w:val="Hyperlink"/>
            <w:noProof/>
          </w:rPr>
          <w:t>3.13</w:t>
        </w:r>
        <w:r w:rsidR="002B523E">
          <w:rPr>
            <w:b w:val="0"/>
            <w:noProof/>
            <w:color w:val="auto"/>
            <w:sz w:val="22"/>
            <w:lang w:val="en-CA" w:eastAsia="en-CA"/>
          </w:rPr>
          <w:tab/>
        </w:r>
        <w:r w:rsidR="002B523E" w:rsidRPr="0099031A">
          <w:rPr>
            <w:rStyle w:val="Hyperlink"/>
            <w:noProof/>
          </w:rPr>
          <w:t>Authorized Signers Complete Email</w:t>
        </w:r>
        <w:r w:rsidR="002B523E">
          <w:rPr>
            <w:noProof/>
            <w:webHidden/>
          </w:rPr>
          <w:tab/>
        </w:r>
        <w:r w:rsidR="002B523E">
          <w:rPr>
            <w:noProof/>
            <w:webHidden/>
          </w:rPr>
          <w:fldChar w:fldCharType="begin"/>
        </w:r>
        <w:r w:rsidR="002B523E">
          <w:rPr>
            <w:noProof/>
            <w:webHidden/>
          </w:rPr>
          <w:instrText xml:space="preserve"> PAGEREF _Toc55555409 \h </w:instrText>
        </w:r>
        <w:r w:rsidR="002B523E">
          <w:rPr>
            <w:noProof/>
            <w:webHidden/>
          </w:rPr>
        </w:r>
        <w:r w:rsidR="002B523E">
          <w:rPr>
            <w:noProof/>
            <w:webHidden/>
          </w:rPr>
          <w:fldChar w:fldCharType="separate"/>
        </w:r>
        <w:r w:rsidR="002B523E">
          <w:rPr>
            <w:noProof/>
            <w:webHidden/>
          </w:rPr>
          <w:t>29</w:t>
        </w:r>
        <w:r w:rsidR="002B523E">
          <w:rPr>
            <w:noProof/>
            <w:webHidden/>
          </w:rPr>
          <w:fldChar w:fldCharType="end"/>
        </w:r>
      </w:hyperlink>
    </w:p>
    <w:p w14:paraId="16862984" w14:textId="479CEFBE" w:rsidR="002B523E" w:rsidRDefault="00631405">
      <w:pPr>
        <w:pStyle w:val="TOC2"/>
        <w:rPr>
          <w:b w:val="0"/>
          <w:noProof/>
          <w:color w:val="auto"/>
          <w:sz w:val="22"/>
          <w:lang w:val="en-CA" w:eastAsia="en-CA"/>
        </w:rPr>
      </w:pPr>
      <w:hyperlink w:anchor="_Toc55555410" w:history="1">
        <w:r w:rsidR="002B523E" w:rsidRPr="0099031A">
          <w:rPr>
            <w:rStyle w:val="Hyperlink"/>
            <w:noProof/>
          </w:rPr>
          <w:t>3.14</w:t>
        </w:r>
        <w:r w:rsidR="002B523E">
          <w:rPr>
            <w:b w:val="0"/>
            <w:noProof/>
            <w:color w:val="auto"/>
            <w:sz w:val="22"/>
            <w:lang w:val="en-CA" w:eastAsia="en-CA"/>
          </w:rPr>
          <w:tab/>
        </w:r>
        <w:r w:rsidR="002B523E" w:rsidRPr="0099031A">
          <w:rPr>
            <w:rStyle w:val="Hyperlink"/>
            <w:noProof/>
          </w:rPr>
          <w:t>Complementary Products Email</w:t>
        </w:r>
        <w:r w:rsidR="002B523E">
          <w:rPr>
            <w:noProof/>
            <w:webHidden/>
          </w:rPr>
          <w:tab/>
        </w:r>
        <w:r w:rsidR="002B523E">
          <w:rPr>
            <w:noProof/>
            <w:webHidden/>
          </w:rPr>
          <w:fldChar w:fldCharType="begin"/>
        </w:r>
        <w:r w:rsidR="002B523E">
          <w:rPr>
            <w:noProof/>
            <w:webHidden/>
          </w:rPr>
          <w:instrText xml:space="preserve"> PAGEREF _Toc55555410 \h </w:instrText>
        </w:r>
        <w:r w:rsidR="002B523E">
          <w:rPr>
            <w:noProof/>
            <w:webHidden/>
          </w:rPr>
        </w:r>
        <w:r w:rsidR="002B523E">
          <w:rPr>
            <w:noProof/>
            <w:webHidden/>
          </w:rPr>
          <w:fldChar w:fldCharType="separate"/>
        </w:r>
        <w:r w:rsidR="002B523E">
          <w:rPr>
            <w:noProof/>
            <w:webHidden/>
          </w:rPr>
          <w:t>31</w:t>
        </w:r>
        <w:r w:rsidR="002B523E">
          <w:rPr>
            <w:noProof/>
            <w:webHidden/>
          </w:rPr>
          <w:fldChar w:fldCharType="end"/>
        </w:r>
      </w:hyperlink>
    </w:p>
    <w:p w14:paraId="33F37662" w14:textId="645A20C3" w:rsidR="002B523E" w:rsidRDefault="00631405">
      <w:pPr>
        <w:pStyle w:val="TOC2"/>
        <w:rPr>
          <w:b w:val="0"/>
          <w:noProof/>
          <w:color w:val="auto"/>
          <w:sz w:val="22"/>
          <w:lang w:val="en-CA" w:eastAsia="en-CA"/>
        </w:rPr>
      </w:pPr>
      <w:hyperlink w:anchor="_Toc55555411" w:history="1">
        <w:r w:rsidR="002B523E" w:rsidRPr="0099031A">
          <w:rPr>
            <w:rStyle w:val="Hyperlink"/>
            <w:noProof/>
          </w:rPr>
          <w:t>3.15</w:t>
        </w:r>
        <w:r w:rsidR="002B523E">
          <w:rPr>
            <w:b w:val="0"/>
            <w:noProof/>
            <w:color w:val="auto"/>
            <w:sz w:val="22"/>
            <w:lang w:val="en-CA" w:eastAsia="en-CA"/>
          </w:rPr>
          <w:tab/>
        </w:r>
        <w:r w:rsidR="002B523E" w:rsidRPr="0099031A">
          <w:rPr>
            <w:rStyle w:val="Hyperlink"/>
            <w:noProof/>
          </w:rPr>
          <w:t>Authorized Signers – Online Access/Debit Card Email</w:t>
        </w:r>
        <w:r w:rsidR="002B523E">
          <w:rPr>
            <w:noProof/>
            <w:webHidden/>
          </w:rPr>
          <w:tab/>
        </w:r>
        <w:r w:rsidR="002B523E">
          <w:rPr>
            <w:noProof/>
            <w:webHidden/>
          </w:rPr>
          <w:fldChar w:fldCharType="begin"/>
        </w:r>
        <w:r w:rsidR="002B523E">
          <w:rPr>
            <w:noProof/>
            <w:webHidden/>
          </w:rPr>
          <w:instrText xml:space="preserve"> PAGEREF _Toc55555411 \h </w:instrText>
        </w:r>
        <w:r w:rsidR="002B523E">
          <w:rPr>
            <w:noProof/>
            <w:webHidden/>
          </w:rPr>
        </w:r>
        <w:r w:rsidR="002B523E">
          <w:rPr>
            <w:noProof/>
            <w:webHidden/>
          </w:rPr>
          <w:fldChar w:fldCharType="separate"/>
        </w:r>
        <w:r w:rsidR="002B523E">
          <w:rPr>
            <w:noProof/>
            <w:webHidden/>
          </w:rPr>
          <w:t>33</w:t>
        </w:r>
        <w:r w:rsidR="002B523E">
          <w:rPr>
            <w:noProof/>
            <w:webHidden/>
          </w:rPr>
          <w:fldChar w:fldCharType="end"/>
        </w:r>
      </w:hyperlink>
    </w:p>
    <w:p w14:paraId="1E1167BE" w14:textId="3F260DD2" w:rsidR="002B523E" w:rsidRDefault="00631405">
      <w:pPr>
        <w:pStyle w:val="TOC1"/>
        <w:rPr>
          <w:color w:val="auto"/>
          <w:lang w:val="en-CA" w:eastAsia="en-CA"/>
        </w:rPr>
      </w:pPr>
      <w:hyperlink w:anchor="_Toc55555412" w:history="1">
        <w:r w:rsidR="002B523E" w:rsidRPr="0099031A">
          <w:rPr>
            <w:rStyle w:val="Hyperlink"/>
          </w:rPr>
          <w:t>Approvals</w:t>
        </w:r>
        <w:r w:rsidR="002B523E">
          <w:rPr>
            <w:webHidden/>
          </w:rPr>
          <w:tab/>
        </w:r>
        <w:r w:rsidR="002B523E">
          <w:rPr>
            <w:webHidden/>
          </w:rPr>
          <w:fldChar w:fldCharType="begin"/>
        </w:r>
        <w:r w:rsidR="002B523E">
          <w:rPr>
            <w:webHidden/>
          </w:rPr>
          <w:instrText xml:space="preserve"> PAGEREF _Toc55555412 \h </w:instrText>
        </w:r>
        <w:r w:rsidR="002B523E">
          <w:rPr>
            <w:webHidden/>
          </w:rPr>
        </w:r>
        <w:r w:rsidR="002B523E">
          <w:rPr>
            <w:webHidden/>
          </w:rPr>
          <w:fldChar w:fldCharType="separate"/>
        </w:r>
        <w:r w:rsidR="002B523E">
          <w:rPr>
            <w:webHidden/>
          </w:rPr>
          <w:t>35</w:t>
        </w:r>
        <w:r w:rsidR="002B523E">
          <w:rPr>
            <w:webHidden/>
          </w:rPr>
          <w:fldChar w:fldCharType="end"/>
        </w:r>
      </w:hyperlink>
    </w:p>
    <w:p w14:paraId="50F1FEC2" w14:textId="5CA32275" w:rsidR="001D4FB6" w:rsidRDefault="000B5A4B" w:rsidP="009D5446">
      <w:pPr>
        <w:spacing w:after="0" w:line="240" w:lineRule="auto"/>
      </w:pPr>
      <w:r>
        <w:rPr>
          <w:noProof/>
          <w:color w:val="9E7C0C"/>
          <w:lang w:val="en-US" w:eastAsia="ja-JP"/>
        </w:rPr>
        <w:fldChar w:fldCharType="end"/>
      </w:r>
    </w:p>
    <w:p w14:paraId="6EC731F0" w14:textId="77777777" w:rsidR="0067401E" w:rsidRDefault="0067401E" w:rsidP="009D5446">
      <w:pPr>
        <w:spacing w:after="0" w:line="240" w:lineRule="auto"/>
      </w:pPr>
    </w:p>
    <w:p w14:paraId="6AD3BFBE" w14:textId="77777777" w:rsidR="00EE707B" w:rsidRPr="001D4FB6" w:rsidRDefault="00EE707B" w:rsidP="009D5446">
      <w:pPr>
        <w:spacing w:after="0" w:line="240" w:lineRule="auto"/>
        <w:sectPr w:rsidR="00EE707B" w:rsidRPr="001D4FB6" w:rsidSect="000F6BDA">
          <w:headerReference w:type="even" r:id="rId16"/>
          <w:headerReference w:type="default" r:id="rId17"/>
          <w:footerReference w:type="default" r:id="rId18"/>
          <w:headerReference w:type="first" r:id="rId19"/>
          <w:pgSz w:w="12240" w:h="15840"/>
          <w:pgMar w:top="1080" w:right="1080" w:bottom="1080" w:left="1080" w:header="720" w:footer="720" w:gutter="0"/>
          <w:cols w:space="720"/>
          <w:docGrid w:linePitch="360"/>
        </w:sectPr>
      </w:pPr>
    </w:p>
    <w:p w14:paraId="586FCA18" w14:textId="510F8BE4" w:rsidR="00857139" w:rsidRPr="00631314" w:rsidRDefault="00B4270C" w:rsidP="009D5446">
      <w:pPr>
        <w:pStyle w:val="Heading1"/>
        <w:numPr>
          <w:ilvl w:val="0"/>
          <w:numId w:val="14"/>
        </w:numPr>
        <w:spacing w:before="240" w:after="0" w:line="240" w:lineRule="auto"/>
        <w:ind w:left="709" w:hanging="709"/>
        <w:rPr>
          <w:color w:val="937A46"/>
        </w:rPr>
      </w:pPr>
      <w:bookmarkStart w:id="1" w:name="_Toc55555391"/>
      <w:bookmarkStart w:id="2" w:name="_Toc379182382"/>
      <w:bookmarkStart w:id="3" w:name="_Toc379183389"/>
      <w:r>
        <w:rPr>
          <w:color w:val="937A46"/>
        </w:rPr>
        <w:lastRenderedPageBreak/>
        <w:t>Revision Control Form</w:t>
      </w:r>
      <w:bookmarkEnd w:id="1"/>
    </w:p>
    <w:p w14:paraId="47F82D09" w14:textId="77777777" w:rsidR="00B4270C" w:rsidRDefault="00B4270C">
      <w:pPr>
        <w:rPr>
          <w:color w:val="937A46"/>
        </w:rPr>
      </w:pPr>
    </w:p>
    <w:tbl>
      <w:tblPr>
        <w:tblStyle w:val="GridTable4-Accent5"/>
        <w:tblW w:w="0" w:type="auto"/>
        <w:tblCellMar>
          <w:top w:w="113" w:type="dxa"/>
          <w:bottom w:w="113" w:type="dxa"/>
        </w:tblCellMar>
        <w:tblLook w:val="04A0" w:firstRow="1" w:lastRow="0" w:firstColumn="1" w:lastColumn="0" w:noHBand="0" w:noVBand="1"/>
      </w:tblPr>
      <w:tblGrid>
        <w:gridCol w:w="988"/>
        <w:gridCol w:w="1134"/>
        <w:gridCol w:w="3118"/>
        <w:gridCol w:w="1472"/>
        <w:gridCol w:w="1679"/>
        <w:gridCol w:w="1679"/>
      </w:tblGrid>
      <w:tr w:rsidR="00B4270C" w14:paraId="33831DEB" w14:textId="77777777" w:rsidTr="009A0DD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88" w:type="dxa"/>
            <w:vAlign w:val="center"/>
          </w:tcPr>
          <w:p w14:paraId="5E86FB07" w14:textId="7F600689" w:rsidR="00B4270C" w:rsidRPr="00B4270C" w:rsidRDefault="005E52A1" w:rsidP="00B4270C">
            <w:pPr>
              <w:jc w:val="center"/>
              <w:rPr>
                <w:sz w:val="20"/>
                <w:szCs w:val="20"/>
              </w:rPr>
            </w:pPr>
            <w:r>
              <w:rPr>
                <w:sz w:val="20"/>
                <w:szCs w:val="20"/>
              </w:rPr>
              <w:t>Revision</w:t>
            </w:r>
          </w:p>
        </w:tc>
        <w:tc>
          <w:tcPr>
            <w:tcW w:w="1134" w:type="dxa"/>
            <w:vAlign w:val="center"/>
          </w:tcPr>
          <w:p w14:paraId="7B5934D9" w14:textId="5559CD16"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Date</w:t>
            </w:r>
          </w:p>
        </w:tc>
        <w:tc>
          <w:tcPr>
            <w:tcW w:w="3118" w:type="dxa"/>
            <w:vAlign w:val="center"/>
          </w:tcPr>
          <w:p w14:paraId="284D6BF5" w14:textId="38182D7E" w:rsidR="00B4270C" w:rsidRPr="00B4270C" w:rsidRDefault="00B4270C" w:rsidP="00B4270C">
            <w:pP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Change Summary</w:t>
            </w:r>
          </w:p>
        </w:tc>
        <w:tc>
          <w:tcPr>
            <w:tcW w:w="1472" w:type="dxa"/>
            <w:vAlign w:val="center"/>
          </w:tcPr>
          <w:p w14:paraId="3D336B0C" w14:textId="5F617410"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Updated By</w:t>
            </w:r>
          </w:p>
        </w:tc>
        <w:tc>
          <w:tcPr>
            <w:tcW w:w="1679" w:type="dxa"/>
            <w:vAlign w:val="center"/>
          </w:tcPr>
          <w:p w14:paraId="789E8B6A" w14:textId="7AE0DB9B"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Reviewed By</w:t>
            </w:r>
          </w:p>
        </w:tc>
        <w:tc>
          <w:tcPr>
            <w:tcW w:w="1679" w:type="dxa"/>
            <w:vAlign w:val="center"/>
          </w:tcPr>
          <w:p w14:paraId="75575C76" w14:textId="53758D63"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Approved By</w:t>
            </w:r>
          </w:p>
        </w:tc>
      </w:tr>
      <w:tr w:rsidR="00B4270C" w14:paraId="16C0AF52"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481F8E5F" w14:textId="6A3D0A58" w:rsidR="002E6245" w:rsidRPr="005E52A1" w:rsidRDefault="007B6B63" w:rsidP="00B4270C">
            <w:pPr>
              <w:jc w:val="center"/>
              <w:rPr>
                <w:color w:val="1A304A" w:themeColor="accent5" w:themeShade="80"/>
                <w:sz w:val="16"/>
                <w:szCs w:val="16"/>
              </w:rPr>
            </w:pPr>
            <w:r>
              <w:rPr>
                <w:color w:val="1A304A" w:themeColor="accent5" w:themeShade="80"/>
                <w:sz w:val="16"/>
                <w:szCs w:val="16"/>
              </w:rPr>
              <w:t>1.0</w:t>
            </w:r>
          </w:p>
        </w:tc>
        <w:tc>
          <w:tcPr>
            <w:tcW w:w="1134" w:type="dxa"/>
            <w:vAlign w:val="center"/>
          </w:tcPr>
          <w:p w14:paraId="7DA5AFB8" w14:textId="6A58A452" w:rsidR="00B4270C" w:rsidRPr="005E52A1" w:rsidRDefault="00063C20"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2020-10-26</w:t>
            </w:r>
          </w:p>
        </w:tc>
        <w:tc>
          <w:tcPr>
            <w:tcW w:w="3118" w:type="dxa"/>
            <w:vAlign w:val="center"/>
          </w:tcPr>
          <w:p w14:paraId="10943B63" w14:textId="77777777" w:rsidR="00AD2C31" w:rsidRDefault="00063C20"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Initial version created, based on Personal DCO</w:t>
            </w:r>
            <w:r w:rsidR="00505775">
              <w:rPr>
                <w:color w:val="1A304A" w:themeColor="accent5" w:themeShade="80"/>
                <w:sz w:val="16"/>
                <w:szCs w:val="16"/>
              </w:rPr>
              <w:t>.</w:t>
            </w:r>
          </w:p>
          <w:p w14:paraId="0497B1E7" w14:textId="77777777" w:rsidR="00F66A67" w:rsidRDefault="00505775"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w:t>
            </w:r>
            <w:r w:rsidR="00F66A67">
              <w:rPr>
                <w:color w:val="1A304A" w:themeColor="accent5" w:themeShade="80"/>
                <w:sz w:val="16"/>
                <w:szCs w:val="16"/>
              </w:rPr>
              <w:t>:</w:t>
            </w:r>
            <w:r>
              <w:rPr>
                <w:color w:val="1A304A" w:themeColor="accent5" w:themeShade="80"/>
                <w:sz w:val="16"/>
                <w:szCs w:val="16"/>
              </w:rPr>
              <w:t xml:space="preserve"> </w:t>
            </w:r>
          </w:p>
          <w:p w14:paraId="54A0F698" w14:textId="77777777" w:rsidR="00F66A67" w:rsidRDefault="00505775"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3.12 Await Authorized Signers</w:t>
            </w:r>
          </w:p>
          <w:p w14:paraId="659FF782" w14:textId="77777777" w:rsidR="00505775" w:rsidRDefault="00505775"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3.13 Authorized Signers Complete</w:t>
            </w:r>
          </w:p>
          <w:p w14:paraId="5853248C" w14:textId="0BCAC69A" w:rsidR="00F66A67" w:rsidRPr="005E52A1" w:rsidRDefault="00F66A67"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 Email</w:t>
            </w:r>
          </w:p>
        </w:tc>
        <w:tc>
          <w:tcPr>
            <w:tcW w:w="1472" w:type="dxa"/>
            <w:vAlign w:val="center"/>
          </w:tcPr>
          <w:p w14:paraId="08ADEEB2" w14:textId="79E4D4AF" w:rsidR="007B6B63" w:rsidRPr="005E52A1" w:rsidRDefault="00063C20"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130B1293" w14:textId="77777777" w:rsidR="00CC2120" w:rsidRDefault="00CC2120"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p w14:paraId="13AAE25B" w14:textId="116F6376" w:rsidR="0026497B" w:rsidRPr="005E52A1" w:rsidRDefault="00CC2120"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Connie Smart</w:t>
            </w:r>
          </w:p>
        </w:tc>
        <w:tc>
          <w:tcPr>
            <w:tcW w:w="1679" w:type="dxa"/>
            <w:vAlign w:val="center"/>
          </w:tcPr>
          <w:p w14:paraId="1DBA7FAC" w14:textId="01A65374" w:rsidR="00B4270C" w:rsidRPr="005E52A1" w:rsidRDefault="00B4270C"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bl>
    <w:p w14:paraId="6792E064" w14:textId="312DAAE4" w:rsidR="009A0DDA" w:rsidRDefault="009A0DDA" w:rsidP="009A0DDA">
      <w:pPr>
        <w:spacing w:after="0" w:line="240" w:lineRule="auto"/>
        <w:rPr>
          <w:rFonts w:eastAsiaTheme="minorHAnsi"/>
          <w:lang w:eastAsia="en-US"/>
        </w:rPr>
      </w:pPr>
    </w:p>
    <w:p w14:paraId="6BE1694B" w14:textId="3A876747" w:rsidR="009A0DDA" w:rsidRDefault="009A0DDA"/>
    <w:p w14:paraId="741886C7" w14:textId="1ABB598E" w:rsidR="009A0DDA" w:rsidRDefault="009A0DDA">
      <w:r>
        <w:br w:type="page"/>
      </w:r>
    </w:p>
    <w:p w14:paraId="662F6E22" w14:textId="51F9648A" w:rsidR="00B4270C" w:rsidRPr="00631314" w:rsidRDefault="00104E0B" w:rsidP="00B4270C">
      <w:pPr>
        <w:pStyle w:val="Heading1"/>
        <w:numPr>
          <w:ilvl w:val="0"/>
          <w:numId w:val="14"/>
        </w:numPr>
        <w:spacing w:before="240" w:after="0" w:line="240" w:lineRule="auto"/>
        <w:ind w:left="709" w:hanging="709"/>
        <w:rPr>
          <w:color w:val="937A46"/>
        </w:rPr>
      </w:pPr>
      <w:bookmarkStart w:id="4" w:name="_Toc55555392"/>
      <w:r>
        <w:rPr>
          <w:color w:val="937A46"/>
        </w:rPr>
        <w:lastRenderedPageBreak/>
        <w:t>About This Document</w:t>
      </w:r>
      <w:bookmarkEnd w:id="4"/>
    </w:p>
    <w:p w14:paraId="54225B61" w14:textId="61CEE8ED" w:rsidR="00B4270C" w:rsidRDefault="00B4270C" w:rsidP="00B4270C">
      <w:pPr>
        <w:pStyle w:val="Heading2"/>
        <w:keepNext/>
        <w:spacing w:after="0" w:line="240" w:lineRule="auto"/>
      </w:pPr>
      <w:bookmarkStart w:id="5" w:name="_Toc55555393"/>
      <w:r>
        <w:t>Purpose</w:t>
      </w:r>
      <w:bookmarkEnd w:id="5"/>
    </w:p>
    <w:p w14:paraId="0EFBC1CF" w14:textId="3E302568" w:rsidR="00B4270C" w:rsidRDefault="00B4270C" w:rsidP="009D5446">
      <w:pPr>
        <w:pStyle w:val="BodyCopy"/>
        <w:spacing w:after="0" w:line="240" w:lineRule="auto"/>
        <w:rPr>
          <w:rFonts w:asciiTheme="minorHAnsi" w:eastAsiaTheme="minorHAnsi" w:hAnsiTheme="minorHAnsi" w:cstheme="minorBidi"/>
          <w:sz w:val="22"/>
          <w:szCs w:val="22"/>
          <w:lang w:eastAsia="en-US"/>
        </w:rPr>
      </w:pPr>
    </w:p>
    <w:p w14:paraId="29213F65" w14:textId="35C621E8" w:rsidR="00C40914" w:rsidRDefault="00104E0B" w:rsidP="00C40914">
      <w:pPr>
        <w:spacing w:after="0" w:line="240" w:lineRule="auto"/>
      </w:pPr>
      <w:r w:rsidRPr="00104E0B">
        <w:rPr>
          <w:rFonts w:eastAsiaTheme="minorHAnsi"/>
          <w:lang w:eastAsia="en-US"/>
        </w:rPr>
        <w:t>This document defines the content of emails generated by the CWB</w:t>
      </w:r>
      <w:r w:rsidR="007B6B63">
        <w:rPr>
          <w:rFonts w:eastAsiaTheme="minorHAnsi"/>
          <w:lang w:eastAsia="en-US"/>
        </w:rPr>
        <w:t xml:space="preserve"> </w:t>
      </w:r>
      <w:r w:rsidR="0058587F">
        <w:rPr>
          <w:rFonts w:eastAsiaTheme="minorHAnsi"/>
          <w:lang w:eastAsia="en-US"/>
        </w:rPr>
        <w:t>Small Business</w:t>
      </w:r>
      <w:r w:rsidR="007B6B63">
        <w:rPr>
          <w:rFonts w:eastAsiaTheme="minorHAnsi"/>
          <w:lang w:eastAsia="en-US"/>
        </w:rPr>
        <w:t xml:space="preserve"> </w:t>
      </w:r>
      <w:r w:rsidRPr="00104E0B">
        <w:rPr>
          <w:rFonts w:eastAsiaTheme="minorHAnsi"/>
          <w:lang w:eastAsia="en-US"/>
        </w:rPr>
        <w:t>Digital Client Onboarding (DCO) solution.</w:t>
      </w:r>
    </w:p>
    <w:p w14:paraId="6E87A15B" w14:textId="1693D642" w:rsidR="00B4270C" w:rsidRDefault="00B4270C" w:rsidP="00B4270C">
      <w:pPr>
        <w:pStyle w:val="Heading2"/>
        <w:keepNext/>
        <w:spacing w:after="0" w:line="240" w:lineRule="auto"/>
      </w:pPr>
      <w:bookmarkStart w:id="6" w:name="_Toc55555394"/>
      <w:r>
        <w:t>Audience</w:t>
      </w:r>
      <w:bookmarkEnd w:id="6"/>
    </w:p>
    <w:p w14:paraId="64460CC7" w14:textId="02E19D58" w:rsidR="00B4270C" w:rsidRDefault="00B4270C" w:rsidP="00B4270C">
      <w:pPr>
        <w:pStyle w:val="BodyCopy"/>
        <w:spacing w:after="0" w:line="240" w:lineRule="auto"/>
        <w:rPr>
          <w:rFonts w:asciiTheme="minorHAnsi" w:eastAsiaTheme="minorHAnsi" w:hAnsiTheme="minorHAnsi" w:cstheme="minorBidi"/>
          <w:sz w:val="22"/>
          <w:szCs w:val="22"/>
          <w:lang w:eastAsia="en-US"/>
        </w:rPr>
      </w:pPr>
    </w:p>
    <w:p w14:paraId="643C5AAE" w14:textId="77777777" w:rsidR="00104E0B" w:rsidRDefault="00104E0B" w:rsidP="00B4270C">
      <w:pPr>
        <w:pStyle w:val="BodyCopy"/>
        <w:spacing w:after="0" w:line="240" w:lineRule="auto"/>
        <w:rPr>
          <w:rFonts w:asciiTheme="minorHAnsi" w:eastAsiaTheme="minorHAnsi" w:hAnsiTheme="minorHAnsi" w:cstheme="minorBidi"/>
          <w:sz w:val="22"/>
          <w:szCs w:val="22"/>
          <w:lang w:eastAsia="en-US"/>
        </w:rPr>
      </w:pPr>
      <w:r w:rsidRPr="00104E0B">
        <w:rPr>
          <w:rFonts w:asciiTheme="minorHAnsi" w:eastAsiaTheme="minorHAnsi" w:hAnsiTheme="minorHAnsi" w:cstheme="minorBidi"/>
          <w:sz w:val="22"/>
          <w:szCs w:val="22"/>
          <w:lang w:eastAsia="en-US"/>
        </w:rPr>
        <w:t>This document is intended for members</w:t>
      </w:r>
      <w:r>
        <w:rPr>
          <w:rFonts w:asciiTheme="minorHAnsi" w:eastAsiaTheme="minorHAnsi" w:hAnsiTheme="minorHAnsi" w:cstheme="minorBidi"/>
          <w:sz w:val="22"/>
          <w:szCs w:val="22"/>
          <w:lang w:eastAsia="en-US"/>
        </w:rPr>
        <w:t xml:space="preserve"> of the CWB Digital Program including:</w:t>
      </w:r>
    </w:p>
    <w:p w14:paraId="72A657F6" w14:textId="77777777"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Project Owners</w:t>
      </w:r>
    </w:p>
    <w:p w14:paraId="1C4AF544" w14:textId="0AC00FE5"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Digital Delivery Team</w:t>
      </w:r>
    </w:p>
    <w:p w14:paraId="052E7DD1" w14:textId="3B4197AD"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Business Analysts</w:t>
      </w:r>
    </w:p>
    <w:p w14:paraId="5E64976C" w14:textId="177CF790"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Quality Assurance Team</w:t>
      </w:r>
    </w:p>
    <w:p w14:paraId="480F6C0D" w14:textId="77777777"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Temenos Business Analysts</w:t>
      </w:r>
    </w:p>
    <w:p w14:paraId="3CA2DB89" w14:textId="34E7A39B" w:rsidR="00104E0B" w:rsidRDefault="00104E0B" w:rsidP="006E0242">
      <w:pPr>
        <w:pStyle w:val="BodyCopy"/>
        <w:numPr>
          <w:ilvl w:val="0"/>
          <w:numId w:val="18"/>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Temenos Solution Architects, Developers, and Testers</w:t>
      </w:r>
    </w:p>
    <w:p w14:paraId="2A2A8718" w14:textId="26CB7729" w:rsidR="00B4270C" w:rsidRDefault="00104E0B" w:rsidP="006E0242">
      <w:pPr>
        <w:pStyle w:val="BodyCopy"/>
        <w:numPr>
          <w:ilvl w:val="0"/>
          <w:numId w:val="18"/>
        </w:numPr>
        <w:spacing w:after="0" w:line="240" w:lineRule="auto"/>
      </w:pPr>
      <w:r>
        <w:rPr>
          <w:rFonts w:asciiTheme="minorHAnsi" w:eastAsiaTheme="minorHAnsi" w:hAnsiTheme="minorHAnsi" w:cstheme="minorBidi"/>
          <w:sz w:val="22"/>
          <w:szCs w:val="22"/>
          <w:lang w:eastAsia="en-US"/>
        </w:rPr>
        <w:t>Other interested parties</w:t>
      </w:r>
    </w:p>
    <w:p w14:paraId="67219F62" w14:textId="54D0CFA9" w:rsidR="00B156F2" w:rsidRDefault="00B156F2" w:rsidP="00B156F2">
      <w:pPr>
        <w:pStyle w:val="Heading2"/>
        <w:keepNext/>
        <w:spacing w:after="0" w:line="240" w:lineRule="auto"/>
      </w:pPr>
      <w:bookmarkStart w:id="7" w:name="_Toc55555395"/>
      <w:r>
        <w:t>Overview</w:t>
      </w:r>
      <w:bookmarkEnd w:id="7"/>
    </w:p>
    <w:p w14:paraId="79DAB974" w14:textId="70D96218" w:rsidR="009D5446" w:rsidRDefault="009D5446" w:rsidP="009D5446">
      <w:pPr>
        <w:spacing w:after="0"/>
      </w:pPr>
      <w:bookmarkStart w:id="8" w:name="_Toc29968701"/>
      <w:bookmarkStart w:id="9" w:name="_Toc29968804"/>
      <w:bookmarkStart w:id="10" w:name="_Toc29803688"/>
      <w:bookmarkStart w:id="11" w:name="_Toc29813206"/>
      <w:bookmarkStart w:id="12" w:name="_Toc29817094"/>
      <w:bookmarkStart w:id="13" w:name="_Toc29817153"/>
      <w:bookmarkStart w:id="14" w:name="_Toc29817451"/>
      <w:bookmarkStart w:id="15" w:name="_Toc29803689"/>
      <w:bookmarkStart w:id="16" w:name="_Toc29813207"/>
      <w:bookmarkStart w:id="17" w:name="_Toc29817095"/>
      <w:bookmarkStart w:id="18" w:name="_Toc29817154"/>
      <w:bookmarkStart w:id="19" w:name="_Toc29817452"/>
      <w:bookmarkStart w:id="20" w:name="_Toc29803690"/>
      <w:bookmarkStart w:id="21" w:name="_Toc29813208"/>
      <w:bookmarkStart w:id="22" w:name="_Toc29817096"/>
      <w:bookmarkStart w:id="23" w:name="_Toc29817155"/>
      <w:bookmarkStart w:id="24" w:name="_Toc29817453"/>
      <w:bookmarkStart w:id="25" w:name="_Toc29803691"/>
      <w:bookmarkStart w:id="26" w:name="_Toc29813209"/>
      <w:bookmarkStart w:id="27" w:name="_Toc29817097"/>
      <w:bookmarkStart w:id="28" w:name="_Toc29817156"/>
      <w:bookmarkStart w:id="29" w:name="_Toc29817454"/>
      <w:bookmarkStart w:id="30" w:name="_Toc29803692"/>
      <w:bookmarkStart w:id="31" w:name="_Toc29813210"/>
      <w:bookmarkStart w:id="32" w:name="_Toc29817098"/>
      <w:bookmarkStart w:id="33" w:name="_Toc29817157"/>
      <w:bookmarkStart w:id="34" w:name="_Toc29817455"/>
      <w:bookmarkStart w:id="35" w:name="_Toc29803693"/>
      <w:bookmarkStart w:id="36" w:name="_Toc29813211"/>
      <w:bookmarkStart w:id="37" w:name="_Toc29817099"/>
      <w:bookmarkStart w:id="38" w:name="_Toc29817158"/>
      <w:bookmarkStart w:id="39" w:name="_Toc29817456"/>
      <w:bookmarkStart w:id="40" w:name="_Toc29803694"/>
      <w:bookmarkStart w:id="41" w:name="_Toc29813212"/>
      <w:bookmarkStart w:id="42" w:name="_Toc29817100"/>
      <w:bookmarkStart w:id="43" w:name="_Toc29817159"/>
      <w:bookmarkStart w:id="44" w:name="_Toc29817457"/>
      <w:bookmarkStart w:id="45" w:name="_Toc29803695"/>
      <w:bookmarkStart w:id="46" w:name="_Toc29813213"/>
      <w:bookmarkStart w:id="47" w:name="_Toc29817101"/>
      <w:bookmarkStart w:id="48" w:name="_Toc29817160"/>
      <w:bookmarkStart w:id="49" w:name="_Toc29817458"/>
      <w:bookmarkStart w:id="50" w:name="_Toc29803696"/>
      <w:bookmarkStart w:id="51" w:name="_Toc29813214"/>
      <w:bookmarkStart w:id="52" w:name="_Toc29817102"/>
      <w:bookmarkStart w:id="53" w:name="_Toc29817161"/>
      <w:bookmarkStart w:id="54" w:name="_Toc29817459"/>
      <w:bookmarkStart w:id="55" w:name="_Toc29803697"/>
      <w:bookmarkStart w:id="56" w:name="_Toc29813215"/>
      <w:bookmarkStart w:id="57" w:name="_Toc29817103"/>
      <w:bookmarkStart w:id="58" w:name="_Toc29817162"/>
      <w:bookmarkStart w:id="59" w:name="_Toc29817460"/>
      <w:bookmarkStart w:id="60" w:name="_Toc29803698"/>
      <w:bookmarkStart w:id="61" w:name="_Toc29813216"/>
      <w:bookmarkStart w:id="62" w:name="_Toc29817104"/>
      <w:bookmarkStart w:id="63" w:name="_Toc29817163"/>
      <w:bookmarkStart w:id="64" w:name="_Toc29817461"/>
      <w:bookmarkStart w:id="65" w:name="_Toc29803699"/>
      <w:bookmarkStart w:id="66" w:name="_Toc29813217"/>
      <w:bookmarkStart w:id="67" w:name="_Toc29817105"/>
      <w:bookmarkStart w:id="68" w:name="_Toc29817164"/>
      <w:bookmarkStart w:id="69" w:name="_Toc29817462"/>
      <w:bookmarkStart w:id="70" w:name="_Toc29803700"/>
      <w:bookmarkStart w:id="71" w:name="_Toc29813218"/>
      <w:bookmarkStart w:id="72" w:name="_Toc29817106"/>
      <w:bookmarkStart w:id="73" w:name="_Toc29817165"/>
      <w:bookmarkStart w:id="74" w:name="_Toc29817463"/>
      <w:bookmarkStart w:id="75" w:name="_Toc29803701"/>
      <w:bookmarkStart w:id="76" w:name="_Toc29813219"/>
      <w:bookmarkStart w:id="77" w:name="_Toc29817107"/>
      <w:bookmarkStart w:id="78" w:name="_Toc29817166"/>
      <w:bookmarkStart w:id="79" w:name="_Toc29817464"/>
      <w:bookmarkStart w:id="80" w:name="_Toc29803702"/>
      <w:bookmarkStart w:id="81" w:name="_Toc29813220"/>
      <w:bookmarkStart w:id="82" w:name="_Toc29817108"/>
      <w:bookmarkStart w:id="83" w:name="_Toc29817167"/>
      <w:bookmarkStart w:id="84" w:name="_Toc29817465"/>
      <w:bookmarkStart w:id="85" w:name="_Toc29803703"/>
      <w:bookmarkStart w:id="86" w:name="_Toc29813221"/>
      <w:bookmarkStart w:id="87" w:name="_Toc29817109"/>
      <w:bookmarkStart w:id="88" w:name="_Toc29817168"/>
      <w:bookmarkStart w:id="89" w:name="_Toc29817466"/>
      <w:bookmarkStart w:id="90" w:name="_Toc29803704"/>
      <w:bookmarkStart w:id="91" w:name="_Toc29813222"/>
      <w:bookmarkStart w:id="92" w:name="_Toc29817110"/>
      <w:bookmarkStart w:id="93" w:name="_Toc29817169"/>
      <w:bookmarkStart w:id="94" w:name="_Toc29817467"/>
      <w:bookmarkStart w:id="95" w:name="_Toc29803705"/>
      <w:bookmarkStart w:id="96" w:name="_Toc29813223"/>
      <w:bookmarkStart w:id="97" w:name="_Toc29817111"/>
      <w:bookmarkStart w:id="98" w:name="_Toc29817170"/>
      <w:bookmarkStart w:id="99" w:name="_Toc29817468"/>
      <w:bookmarkStart w:id="100" w:name="_Toc29803706"/>
      <w:bookmarkStart w:id="101" w:name="_Toc29813224"/>
      <w:bookmarkStart w:id="102" w:name="_Toc29817112"/>
      <w:bookmarkStart w:id="103" w:name="_Toc29817171"/>
      <w:bookmarkStart w:id="104" w:name="_Toc29817469"/>
      <w:bookmarkStart w:id="105" w:name="_Toc29803707"/>
      <w:bookmarkStart w:id="106" w:name="_Toc29813225"/>
      <w:bookmarkStart w:id="107" w:name="_Toc29817113"/>
      <w:bookmarkStart w:id="108" w:name="_Toc29817172"/>
      <w:bookmarkStart w:id="109" w:name="_Toc29817470"/>
      <w:bookmarkStart w:id="110" w:name="_Toc29803708"/>
      <w:bookmarkStart w:id="111" w:name="_Toc29813226"/>
      <w:bookmarkStart w:id="112" w:name="_Toc29817114"/>
      <w:bookmarkStart w:id="113" w:name="_Toc29817173"/>
      <w:bookmarkStart w:id="114" w:name="_Toc29817471"/>
      <w:bookmarkStart w:id="115" w:name="_Toc29803709"/>
      <w:bookmarkStart w:id="116" w:name="_Toc29813227"/>
      <w:bookmarkStart w:id="117" w:name="_Toc29817115"/>
      <w:bookmarkStart w:id="118" w:name="_Toc29817174"/>
      <w:bookmarkStart w:id="119" w:name="_Toc29817472"/>
      <w:bookmarkStart w:id="120" w:name="_Toc29803710"/>
      <w:bookmarkStart w:id="121" w:name="_Toc29813228"/>
      <w:bookmarkStart w:id="122" w:name="_Toc29817116"/>
      <w:bookmarkStart w:id="123" w:name="_Toc29817175"/>
      <w:bookmarkStart w:id="124" w:name="_Toc29817473"/>
      <w:bookmarkStart w:id="125" w:name="_Toc29803711"/>
      <w:bookmarkStart w:id="126" w:name="_Toc29813229"/>
      <w:bookmarkStart w:id="127" w:name="_Toc29817117"/>
      <w:bookmarkStart w:id="128" w:name="_Toc29817176"/>
      <w:bookmarkStart w:id="129" w:name="_Toc29817474"/>
      <w:bookmarkStart w:id="130" w:name="_Toc29803712"/>
      <w:bookmarkStart w:id="131" w:name="_Toc29813230"/>
      <w:bookmarkStart w:id="132" w:name="_Toc29817118"/>
      <w:bookmarkStart w:id="133" w:name="_Toc29817177"/>
      <w:bookmarkStart w:id="134" w:name="_Toc29817475"/>
      <w:bookmarkStart w:id="135" w:name="_Toc29803713"/>
      <w:bookmarkStart w:id="136" w:name="_Toc29813231"/>
      <w:bookmarkStart w:id="137" w:name="_Toc29817119"/>
      <w:bookmarkStart w:id="138" w:name="_Toc29817178"/>
      <w:bookmarkStart w:id="139" w:name="_Toc29817476"/>
      <w:bookmarkStart w:id="140" w:name="_Toc29803714"/>
      <w:bookmarkStart w:id="141" w:name="_Toc29813232"/>
      <w:bookmarkStart w:id="142" w:name="_Toc29817120"/>
      <w:bookmarkStart w:id="143" w:name="_Toc29817179"/>
      <w:bookmarkStart w:id="144" w:name="_Toc29817477"/>
      <w:bookmarkStart w:id="145" w:name="_Toc29803715"/>
      <w:bookmarkStart w:id="146" w:name="_Toc29813233"/>
      <w:bookmarkStart w:id="147" w:name="_Toc29817121"/>
      <w:bookmarkStart w:id="148" w:name="_Toc29817180"/>
      <w:bookmarkStart w:id="149" w:name="_Toc29817478"/>
      <w:bookmarkStart w:id="150" w:name="_Toc29803716"/>
      <w:bookmarkStart w:id="151" w:name="_Toc29813234"/>
      <w:bookmarkStart w:id="152" w:name="_Toc29817122"/>
      <w:bookmarkStart w:id="153" w:name="_Toc29817181"/>
      <w:bookmarkStart w:id="154" w:name="_Toc29817479"/>
      <w:bookmarkStart w:id="155" w:name="_Toc29803717"/>
      <w:bookmarkStart w:id="156" w:name="_Toc29813235"/>
      <w:bookmarkStart w:id="157" w:name="_Toc29817123"/>
      <w:bookmarkStart w:id="158" w:name="_Toc29817182"/>
      <w:bookmarkStart w:id="159" w:name="_Toc29817480"/>
      <w:bookmarkStart w:id="160" w:name="_Toc29803718"/>
      <w:bookmarkStart w:id="161" w:name="_Toc29813236"/>
      <w:bookmarkStart w:id="162" w:name="_Toc29817124"/>
      <w:bookmarkStart w:id="163" w:name="_Toc29817183"/>
      <w:bookmarkStart w:id="164" w:name="_Toc29817481"/>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p>
    <w:p w14:paraId="6DCF3C06" w14:textId="7C8A70E9" w:rsidR="00B156F2" w:rsidRDefault="00B156F2" w:rsidP="00B156F2">
      <w:pPr>
        <w:spacing w:after="0"/>
      </w:pPr>
      <w:r>
        <w:t xml:space="preserve">The </w:t>
      </w:r>
      <w:r w:rsidR="007B6B63">
        <w:t xml:space="preserve">CWB </w:t>
      </w:r>
      <w:r w:rsidR="0058587F">
        <w:t>Small Business</w:t>
      </w:r>
      <w:r>
        <w:t xml:space="preserve"> DCO application generates email notifications, which are sent to the primary applicant </w:t>
      </w:r>
      <w:r w:rsidR="0058587F">
        <w:t xml:space="preserve">(the individual who initiated the small business application) </w:t>
      </w:r>
      <w:r>
        <w:t>and</w:t>
      </w:r>
      <w:r w:rsidR="0058587F">
        <w:t>/or</w:t>
      </w:r>
      <w:r>
        <w:t xml:space="preserve"> </w:t>
      </w:r>
      <w:r w:rsidR="0058587F">
        <w:t>authorized signer(s) (other parties who will have signing/transactional authority over the business account(s) being opened)</w:t>
      </w:r>
      <w:r>
        <w:t>, based on specific triggers. Any application data which has been collected, retrieved or generated at the time that the email is sent can be dynamically included in the subject or message of the email.</w:t>
      </w:r>
    </w:p>
    <w:p w14:paraId="423E9190" w14:textId="77777777" w:rsidR="00B156F2" w:rsidRDefault="00B156F2" w:rsidP="00B156F2">
      <w:pPr>
        <w:spacing w:after="0"/>
      </w:pPr>
    </w:p>
    <w:p w14:paraId="4CDE475C" w14:textId="4E5592D0" w:rsidR="00BE1D03" w:rsidRDefault="00B156F2" w:rsidP="00B156F2">
      <w:pPr>
        <w:spacing w:after="0"/>
      </w:pPr>
      <w:r>
        <w:t>This document defines the content and trigger events for all such email notifications.</w:t>
      </w:r>
    </w:p>
    <w:p w14:paraId="29F14B0B" w14:textId="071ACDD7" w:rsidR="00BE1D03" w:rsidRDefault="00BE1D03" w:rsidP="009D5446">
      <w:pPr>
        <w:spacing w:after="0"/>
      </w:pPr>
    </w:p>
    <w:p w14:paraId="7029AD04" w14:textId="00615D05" w:rsidR="00E84B38" w:rsidRDefault="00E84B38"/>
    <w:p w14:paraId="5648CB1A" w14:textId="77777777" w:rsidR="00B156F2" w:rsidRDefault="00B156F2">
      <w:pPr>
        <w:rPr>
          <w:rFonts w:asciiTheme="majorHAnsi" w:hAnsiTheme="majorHAnsi" w:cstheme="majorHAnsi"/>
          <w:color w:val="937A46" w:themeColor="accent2"/>
          <w:spacing w:val="-5"/>
          <w:sz w:val="40"/>
          <w:szCs w:val="40"/>
        </w:rPr>
      </w:pPr>
      <w:r>
        <w:br w:type="page"/>
      </w:r>
    </w:p>
    <w:p w14:paraId="3D7D8734" w14:textId="33E4B9FF" w:rsidR="002106C3" w:rsidRPr="002106C3" w:rsidRDefault="00234D17" w:rsidP="003E1230">
      <w:pPr>
        <w:pStyle w:val="Heading1"/>
        <w:numPr>
          <w:ilvl w:val="0"/>
          <w:numId w:val="14"/>
        </w:numPr>
        <w:spacing w:after="0"/>
        <w:ind w:left="709" w:hanging="709"/>
      </w:pPr>
      <w:bookmarkStart w:id="165" w:name="_Toc55555396"/>
      <w:r>
        <w:lastRenderedPageBreak/>
        <w:t>E</w:t>
      </w:r>
      <w:r w:rsidR="00B156F2">
        <w:t>mail Specifications</w:t>
      </w:r>
      <w:bookmarkEnd w:id="165"/>
    </w:p>
    <w:p w14:paraId="331859DC" w14:textId="408D4744" w:rsidR="00857139" w:rsidRDefault="006B729E" w:rsidP="009D5446">
      <w:pPr>
        <w:pStyle w:val="Heading2"/>
        <w:keepNext/>
        <w:spacing w:after="0" w:line="240" w:lineRule="auto"/>
      </w:pPr>
      <w:bookmarkStart w:id="166" w:name="_Toc55555397"/>
      <w:r>
        <w:t>3.1</w:t>
      </w:r>
      <w:r>
        <w:tab/>
      </w:r>
      <w:r w:rsidR="002136F6">
        <w:t xml:space="preserve">Application </w:t>
      </w:r>
      <w:r w:rsidR="00234D17">
        <w:t>Approval E</w:t>
      </w:r>
      <w:r>
        <w:t>mail</w:t>
      </w:r>
      <w:bookmarkEnd w:id="166"/>
    </w:p>
    <w:p w14:paraId="5F4EA913" w14:textId="13EDF2DA" w:rsidR="00735545" w:rsidRDefault="00735545" w:rsidP="009D5446">
      <w:pPr>
        <w:pStyle w:val="NoSpacing"/>
        <w:jc w:val="both"/>
      </w:pPr>
    </w:p>
    <w:p w14:paraId="2A9DD903" w14:textId="1BF5231D" w:rsidR="006B729E" w:rsidRPr="006B729E" w:rsidRDefault="006B729E" w:rsidP="009D5446">
      <w:pPr>
        <w:pStyle w:val="NoSpacing"/>
        <w:jc w:val="both"/>
        <w:rPr>
          <w:b/>
          <w:u w:val="single"/>
        </w:rPr>
      </w:pPr>
      <w:r>
        <w:rPr>
          <w:b/>
          <w:u w:val="single"/>
        </w:rPr>
        <w:t>Trigger Events</w:t>
      </w:r>
    </w:p>
    <w:p w14:paraId="74E8CAC1" w14:textId="77777777" w:rsidR="006B729E" w:rsidRDefault="006B729E" w:rsidP="009D5446">
      <w:pPr>
        <w:pStyle w:val="NoSpacing"/>
        <w:jc w:val="both"/>
      </w:pPr>
    </w:p>
    <w:p w14:paraId="14D2A3A8" w14:textId="24FCFF5C" w:rsidR="006B729E" w:rsidRDefault="006B729E" w:rsidP="009D5446">
      <w:pPr>
        <w:pStyle w:val="NoSpacing"/>
        <w:jc w:val="both"/>
      </w:pPr>
      <w:r>
        <w:t>The following ev</w:t>
      </w:r>
      <w:r w:rsidR="00D8427C">
        <w:t xml:space="preserve">ents trigger the sending </w:t>
      </w:r>
      <w:r w:rsidR="00234D17">
        <w:t>of this e</w:t>
      </w:r>
      <w:r w:rsidR="00D8427C">
        <w:t>mail.</w:t>
      </w:r>
    </w:p>
    <w:p w14:paraId="5EED8EB7" w14:textId="4F98284D" w:rsidR="00D8427C" w:rsidRDefault="00D8427C" w:rsidP="00D8427C">
      <w:pPr>
        <w:pStyle w:val="NoSpacing"/>
        <w:jc w:val="both"/>
      </w:pPr>
    </w:p>
    <w:p w14:paraId="1B4EEB24" w14:textId="6D8BC0E5" w:rsidR="00D8427C" w:rsidRDefault="008B0ED2" w:rsidP="006E0242">
      <w:pPr>
        <w:pStyle w:val="NoSpacing"/>
        <w:numPr>
          <w:ilvl w:val="0"/>
          <w:numId w:val="19"/>
        </w:numPr>
        <w:jc w:val="both"/>
      </w:pPr>
      <w:commentRangeStart w:id="167"/>
      <w:r>
        <w:t xml:space="preserve">An applicant </w:t>
      </w:r>
      <w:r w:rsidR="00D8427C">
        <w:t>successfully updates their PAC on the Funding Form’s Application Approval page.</w:t>
      </w:r>
    </w:p>
    <w:p w14:paraId="28FA15FB" w14:textId="3BB835FA" w:rsidR="00D8427C" w:rsidRDefault="007B6B63" w:rsidP="006E0242">
      <w:pPr>
        <w:pStyle w:val="NoSpacing"/>
        <w:numPr>
          <w:ilvl w:val="0"/>
          <w:numId w:val="19"/>
        </w:numPr>
        <w:jc w:val="both"/>
      </w:pPr>
      <w:r>
        <w:t>A CWB</w:t>
      </w:r>
      <w:r w:rsidR="00D8427C">
        <w:t xml:space="preserve"> staff member successfully resolves a PAC failure scenario for an applicant. See “PAC Failed” path on funding form journey map.</w:t>
      </w:r>
      <w:commentRangeEnd w:id="167"/>
      <w:r w:rsidR="00230F0C">
        <w:rPr>
          <w:rStyle w:val="CommentReference"/>
          <w:rFonts w:eastAsiaTheme="minorEastAsia"/>
          <w:lang w:eastAsia="en-CA"/>
        </w:rPr>
        <w:commentReference w:id="167"/>
      </w:r>
    </w:p>
    <w:p w14:paraId="1896D475" w14:textId="77777777" w:rsidR="00D8427C" w:rsidRDefault="00D8427C" w:rsidP="00D8427C">
      <w:pPr>
        <w:pStyle w:val="NoSpacing"/>
        <w:jc w:val="both"/>
      </w:pPr>
    </w:p>
    <w:p w14:paraId="0D563195" w14:textId="77777777" w:rsidR="00D8427C" w:rsidRDefault="00D8427C" w:rsidP="00D8427C">
      <w:pPr>
        <w:pStyle w:val="NoSpacing"/>
        <w:jc w:val="both"/>
      </w:pPr>
      <w:r>
        <w:rPr>
          <w:b/>
          <w:u w:val="single"/>
        </w:rPr>
        <w:t>Subject Line</w:t>
      </w:r>
    </w:p>
    <w:p w14:paraId="16AAFA17" w14:textId="77777777" w:rsidR="00D8427C" w:rsidRDefault="00D8427C" w:rsidP="00D8427C">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8427C" w:rsidRPr="00F96A95" w14:paraId="11597427" w14:textId="77777777" w:rsidTr="00D8427C">
        <w:tc>
          <w:tcPr>
            <w:tcW w:w="10070" w:type="dxa"/>
          </w:tcPr>
          <w:p w14:paraId="1FE43888" w14:textId="1A1B7A4B" w:rsidR="00D8427C" w:rsidRPr="00F96A95" w:rsidRDefault="00D8427C" w:rsidP="0026497B">
            <w:pPr>
              <w:pStyle w:val="NoSpacing"/>
              <w:jc w:val="both"/>
              <w:rPr>
                <w:sz w:val="20"/>
                <w:szCs w:val="20"/>
              </w:rPr>
            </w:pPr>
            <w:r w:rsidRPr="00F96A95">
              <w:rPr>
                <w:sz w:val="20"/>
                <w:szCs w:val="20"/>
              </w:rPr>
              <w:t xml:space="preserve">Your </w:t>
            </w:r>
            <w:r w:rsidR="0026497B">
              <w:rPr>
                <w:sz w:val="20"/>
                <w:szCs w:val="20"/>
              </w:rPr>
              <w:t>CWB</w:t>
            </w:r>
            <w:r w:rsidRPr="00F96A95">
              <w:rPr>
                <w:sz w:val="20"/>
                <w:szCs w:val="20"/>
              </w:rPr>
              <w:t xml:space="preserve"> </w:t>
            </w:r>
            <w:r w:rsidR="004F0CA2">
              <w:rPr>
                <w:sz w:val="20"/>
                <w:szCs w:val="20"/>
              </w:rPr>
              <w:t xml:space="preserve">business </w:t>
            </w:r>
            <w:r w:rsidRPr="00F96A95">
              <w:rPr>
                <w:sz w:val="20"/>
                <w:szCs w:val="20"/>
              </w:rPr>
              <w:t>application has been approved.</w:t>
            </w:r>
          </w:p>
        </w:tc>
      </w:tr>
    </w:tbl>
    <w:p w14:paraId="5F6B7DA5" w14:textId="1AB610E5" w:rsidR="00942900" w:rsidRDefault="00942900" w:rsidP="00942900">
      <w:pPr>
        <w:pStyle w:val="NoSpacing"/>
        <w:jc w:val="both"/>
      </w:pPr>
    </w:p>
    <w:p w14:paraId="39C01DE6" w14:textId="18C8ED65" w:rsidR="00942900" w:rsidRDefault="00942900" w:rsidP="00942900">
      <w:pPr>
        <w:pStyle w:val="NoSpacing"/>
        <w:jc w:val="both"/>
      </w:pPr>
      <w:r>
        <w:rPr>
          <w:b/>
          <w:u w:val="single"/>
        </w:rPr>
        <w:t>Message Body</w:t>
      </w:r>
    </w:p>
    <w:p w14:paraId="1A47DD2B" w14:textId="77777777" w:rsidR="00942900" w:rsidRDefault="00942900" w:rsidP="0094290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42900" w:rsidRPr="00F96A95" w14:paraId="5F03E521" w14:textId="77777777" w:rsidTr="00DF3C1D">
        <w:tc>
          <w:tcPr>
            <w:tcW w:w="10070" w:type="dxa"/>
          </w:tcPr>
          <w:p w14:paraId="63CFEBE7" w14:textId="5FF2E8D8" w:rsidR="00942900" w:rsidRPr="00F96A95" w:rsidRDefault="0026497B" w:rsidP="00942900">
            <w:pPr>
              <w:pStyle w:val="NoSpacing"/>
              <w:jc w:val="both"/>
              <w:rPr>
                <w:sz w:val="20"/>
                <w:szCs w:val="20"/>
              </w:rPr>
            </w:pPr>
            <w:r>
              <w:rPr>
                <w:sz w:val="20"/>
                <w:szCs w:val="20"/>
              </w:rPr>
              <w:t>Hello</w:t>
            </w:r>
            <w:r w:rsidR="00942900" w:rsidRPr="00F96A95">
              <w:rPr>
                <w:sz w:val="20"/>
                <w:szCs w:val="20"/>
              </w:rPr>
              <w:t xml:space="preserve"> </w:t>
            </w:r>
            <w:commentRangeStart w:id="168"/>
            <w:r w:rsidR="00942900" w:rsidRPr="00F96A95">
              <w:rPr>
                <w:sz w:val="20"/>
                <w:szCs w:val="20"/>
              </w:rPr>
              <w:t xml:space="preserve">&lt;&lt;Applicant First Name&gt;&gt;, </w:t>
            </w:r>
            <w:commentRangeEnd w:id="168"/>
            <w:r w:rsidR="00E228B4">
              <w:rPr>
                <w:rStyle w:val="CommentReference"/>
                <w:rFonts w:eastAsiaTheme="minorEastAsia"/>
                <w:lang w:eastAsia="en-CA"/>
              </w:rPr>
              <w:commentReference w:id="168"/>
            </w:r>
          </w:p>
          <w:p w14:paraId="3A99D70F" w14:textId="77777777" w:rsidR="00942900" w:rsidRPr="00F96A95" w:rsidRDefault="00942900" w:rsidP="00942900">
            <w:pPr>
              <w:pStyle w:val="NoSpacing"/>
              <w:jc w:val="both"/>
              <w:rPr>
                <w:sz w:val="20"/>
                <w:szCs w:val="20"/>
              </w:rPr>
            </w:pPr>
          </w:p>
          <w:p w14:paraId="3ADC21A2" w14:textId="4C10FCF5" w:rsidR="00942900" w:rsidRPr="00F96A95" w:rsidRDefault="0026497B" w:rsidP="00942900">
            <w:pPr>
              <w:pStyle w:val="NoSpacing"/>
              <w:jc w:val="both"/>
              <w:rPr>
                <w:sz w:val="20"/>
                <w:szCs w:val="20"/>
              </w:rPr>
            </w:pPr>
            <w:r>
              <w:rPr>
                <w:sz w:val="20"/>
                <w:szCs w:val="20"/>
              </w:rPr>
              <w:t>Welcome to Canadian Western Bank</w:t>
            </w:r>
            <w:r w:rsidR="00746E66">
              <w:rPr>
                <w:sz w:val="20"/>
                <w:szCs w:val="20"/>
              </w:rPr>
              <w:t>.</w:t>
            </w:r>
            <w:r w:rsidR="00942900" w:rsidRPr="00F96A95">
              <w:rPr>
                <w:sz w:val="20"/>
                <w:szCs w:val="20"/>
              </w:rPr>
              <w:t xml:space="preserve"> </w:t>
            </w:r>
            <w:r w:rsidR="004F0CA2">
              <w:rPr>
                <w:sz w:val="20"/>
                <w:szCs w:val="20"/>
              </w:rPr>
              <w:t>&lt;&lt;business legal name&gt;&gt; has</w:t>
            </w:r>
            <w:r w:rsidR="00942900" w:rsidRPr="00F96A95">
              <w:rPr>
                <w:sz w:val="20"/>
                <w:szCs w:val="20"/>
              </w:rPr>
              <w:t xml:space="preserve"> been approved for:</w:t>
            </w:r>
          </w:p>
          <w:p w14:paraId="2A030CC2" w14:textId="77777777" w:rsidR="00942900" w:rsidRPr="00F96A95" w:rsidRDefault="00942900" w:rsidP="00942900">
            <w:pPr>
              <w:pStyle w:val="NoSpacing"/>
              <w:jc w:val="both"/>
              <w:rPr>
                <w:sz w:val="20"/>
                <w:szCs w:val="20"/>
              </w:rPr>
            </w:pPr>
          </w:p>
          <w:p w14:paraId="520D3E33" w14:textId="77777777" w:rsidR="00942900" w:rsidRPr="00F96A95" w:rsidRDefault="00942900" w:rsidP="00942900">
            <w:pPr>
              <w:pStyle w:val="NoSpacing"/>
              <w:jc w:val="both"/>
              <w:rPr>
                <w:sz w:val="20"/>
                <w:szCs w:val="20"/>
              </w:rPr>
            </w:pPr>
            <w:r w:rsidRPr="00F96A95">
              <w:rPr>
                <w:sz w:val="20"/>
                <w:szCs w:val="20"/>
              </w:rPr>
              <w:t xml:space="preserve">     &lt;&lt;List of approved product names – bullet points&gt;&gt; </w:t>
            </w:r>
          </w:p>
          <w:p w14:paraId="61180E8E" w14:textId="0A135867" w:rsidR="00942900" w:rsidRDefault="00942900" w:rsidP="00942900">
            <w:pPr>
              <w:pStyle w:val="NoSpacing"/>
              <w:jc w:val="both"/>
              <w:rPr>
                <w:sz w:val="20"/>
                <w:szCs w:val="20"/>
              </w:rPr>
            </w:pPr>
          </w:p>
          <w:p w14:paraId="23418592" w14:textId="77777777" w:rsidR="0026497B" w:rsidRPr="0026497B" w:rsidRDefault="0026497B" w:rsidP="0026497B">
            <w:pPr>
              <w:pStyle w:val="NoSpacing"/>
              <w:jc w:val="both"/>
              <w:rPr>
                <w:sz w:val="20"/>
                <w:szCs w:val="20"/>
              </w:rPr>
            </w:pPr>
            <w:r w:rsidRPr="0026497B">
              <w:rPr>
                <w:sz w:val="20"/>
                <w:szCs w:val="20"/>
              </w:rPr>
              <w:t xml:space="preserve">We think this is the beginning of a great banking relationship – thanks for putting your trust in us! </w:t>
            </w:r>
          </w:p>
          <w:p w14:paraId="23ADF46D" w14:textId="77777777" w:rsidR="0026497B" w:rsidRPr="0026497B" w:rsidRDefault="0026497B" w:rsidP="0026497B">
            <w:pPr>
              <w:pStyle w:val="NoSpacing"/>
              <w:jc w:val="both"/>
              <w:rPr>
                <w:sz w:val="20"/>
                <w:szCs w:val="20"/>
              </w:rPr>
            </w:pPr>
          </w:p>
          <w:p w14:paraId="6386D0E3" w14:textId="03722744" w:rsidR="0026497B" w:rsidRPr="0026497B" w:rsidRDefault="0026497B" w:rsidP="0026497B">
            <w:pPr>
              <w:pStyle w:val="NoSpacing"/>
              <w:jc w:val="both"/>
              <w:rPr>
                <w:sz w:val="20"/>
                <w:szCs w:val="20"/>
              </w:rPr>
            </w:pPr>
            <w:r w:rsidRPr="0026497B">
              <w:rPr>
                <w:sz w:val="20"/>
                <w:szCs w:val="20"/>
              </w:rPr>
              <w:t xml:space="preserve">Whether you need product support or </w:t>
            </w:r>
            <w:ins w:id="169" w:author="Stacy Schmidt" w:date="2020-12-17T16:27:00Z">
              <w:r w:rsidR="007046A5">
                <w:rPr>
                  <w:sz w:val="20"/>
                  <w:szCs w:val="20"/>
                </w:rPr>
                <w:t xml:space="preserve">expert </w:t>
              </w:r>
            </w:ins>
            <w:r w:rsidRPr="0026497B">
              <w:rPr>
                <w:sz w:val="20"/>
                <w:szCs w:val="20"/>
              </w:rPr>
              <w:t>advice</w:t>
            </w:r>
            <w:del w:id="170" w:author="Stacy Schmidt" w:date="2020-12-17T16:27:00Z">
              <w:r w:rsidRPr="0026497B" w:rsidDel="007046A5">
                <w:rPr>
                  <w:sz w:val="20"/>
                  <w:szCs w:val="20"/>
                </w:rPr>
                <w:delText xml:space="preserve"> </w:delText>
              </w:r>
              <w:commentRangeStart w:id="171"/>
              <w:r w:rsidRPr="0026497B" w:rsidDel="007046A5">
                <w:rPr>
                  <w:sz w:val="20"/>
                  <w:szCs w:val="20"/>
                </w:rPr>
                <w:delText>on managing your finances</w:delText>
              </w:r>
            </w:del>
            <w:commentRangeEnd w:id="171"/>
            <w:r w:rsidR="007046A5">
              <w:rPr>
                <w:rStyle w:val="CommentReference"/>
                <w:rFonts w:eastAsiaTheme="minorEastAsia"/>
                <w:lang w:eastAsia="en-CA"/>
              </w:rPr>
              <w:commentReference w:id="171"/>
            </w:r>
            <w:r w:rsidRPr="0026497B">
              <w:rPr>
                <w:sz w:val="20"/>
                <w:szCs w:val="20"/>
              </w:rPr>
              <w:t>, the CWB team is ready to help you</w:t>
            </w:r>
            <w:r w:rsidR="004F0CA2">
              <w:rPr>
                <w:sz w:val="20"/>
                <w:szCs w:val="20"/>
              </w:rPr>
              <w:t>r business</w:t>
            </w:r>
            <w:r w:rsidRPr="0026497B">
              <w:rPr>
                <w:sz w:val="20"/>
                <w:szCs w:val="20"/>
              </w:rPr>
              <w:t xml:space="preserve"> realize </w:t>
            </w:r>
            <w:r w:rsidR="004F0CA2">
              <w:rPr>
                <w:sz w:val="20"/>
                <w:szCs w:val="20"/>
              </w:rPr>
              <w:t>its</w:t>
            </w:r>
            <w:r w:rsidR="004F0CA2" w:rsidRPr="0026497B">
              <w:rPr>
                <w:sz w:val="20"/>
                <w:szCs w:val="20"/>
              </w:rPr>
              <w:t xml:space="preserve"> </w:t>
            </w:r>
            <w:r w:rsidRPr="0026497B">
              <w:rPr>
                <w:sz w:val="20"/>
                <w:szCs w:val="20"/>
              </w:rPr>
              <w:t>financial potential.</w:t>
            </w:r>
          </w:p>
          <w:p w14:paraId="460885C2" w14:textId="77777777" w:rsidR="0026497B" w:rsidRPr="0026497B" w:rsidRDefault="0026497B" w:rsidP="0026497B">
            <w:pPr>
              <w:pStyle w:val="NoSpacing"/>
              <w:jc w:val="both"/>
              <w:rPr>
                <w:sz w:val="20"/>
                <w:szCs w:val="20"/>
              </w:rPr>
            </w:pPr>
          </w:p>
          <w:p w14:paraId="23332F47" w14:textId="50002F87" w:rsidR="0026497B" w:rsidRDefault="0026497B" w:rsidP="0026497B">
            <w:pPr>
              <w:pStyle w:val="NoSpacing"/>
              <w:jc w:val="both"/>
              <w:rPr>
                <w:sz w:val="20"/>
                <w:szCs w:val="20"/>
              </w:rPr>
            </w:pPr>
            <w:r w:rsidRPr="0026497B">
              <w:rPr>
                <w:sz w:val="20"/>
                <w:szCs w:val="20"/>
              </w:rPr>
              <w:t>Let’s get started with this important information:</w:t>
            </w:r>
          </w:p>
          <w:p w14:paraId="6822D207" w14:textId="4C76E08B" w:rsidR="0026497B" w:rsidRDefault="0026497B" w:rsidP="00942900">
            <w:pPr>
              <w:pStyle w:val="NoSpacing"/>
              <w:jc w:val="both"/>
              <w:rPr>
                <w:sz w:val="20"/>
                <w:szCs w:val="20"/>
              </w:rPr>
            </w:pPr>
          </w:p>
          <w:p w14:paraId="7FBB2A29" w14:textId="5ECF291D" w:rsidR="00F7154B" w:rsidRPr="00F96A95" w:rsidRDefault="00F7154B" w:rsidP="00942900">
            <w:pPr>
              <w:pStyle w:val="NoSpacing"/>
              <w:jc w:val="both"/>
              <w:rPr>
                <w:sz w:val="20"/>
                <w:szCs w:val="20"/>
              </w:rPr>
            </w:pPr>
          </w:p>
          <w:p w14:paraId="1E4DDD11" w14:textId="77777777" w:rsidR="00942900" w:rsidRPr="00756F91" w:rsidRDefault="00942900" w:rsidP="00942900">
            <w:pPr>
              <w:pStyle w:val="NoSpacing"/>
              <w:jc w:val="both"/>
              <w:rPr>
                <w:b/>
                <w:sz w:val="20"/>
                <w:szCs w:val="20"/>
              </w:rPr>
            </w:pPr>
            <w:r w:rsidRPr="00756F91">
              <w:rPr>
                <w:b/>
                <w:sz w:val="20"/>
                <w:szCs w:val="20"/>
              </w:rPr>
              <w:t>&lt;&lt;IF (debit card requested)&gt;&gt;</w:t>
            </w:r>
          </w:p>
          <w:p w14:paraId="2C26A487" w14:textId="5C41B087" w:rsidR="00942900" w:rsidRPr="00F96A95" w:rsidRDefault="00942900" w:rsidP="00942900">
            <w:pPr>
              <w:pStyle w:val="NoSpacing"/>
              <w:jc w:val="both"/>
              <w:rPr>
                <w:sz w:val="20"/>
                <w:szCs w:val="20"/>
              </w:rPr>
            </w:pPr>
            <w:r w:rsidRPr="00F96A95">
              <w:rPr>
                <w:sz w:val="20"/>
                <w:szCs w:val="20"/>
              </w:rPr>
              <w:t xml:space="preserve">We’ll mail you your </w:t>
            </w:r>
            <w:r w:rsidR="004F0CA2">
              <w:rPr>
                <w:sz w:val="20"/>
                <w:szCs w:val="20"/>
              </w:rPr>
              <w:t xml:space="preserve">business </w:t>
            </w:r>
            <w:r w:rsidRPr="00F96A95">
              <w:rPr>
                <w:sz w:val="20"/>
                <w:szCs w:val="20"/>
              </w:rPr>
              <w:t xml:space="preserve">debit card </w:t>
            </w:r>
            <w:r w:rsidR="0026497B">
              <w:rPr>
                <w:sz w:val="20"/>
                <w:szCs w:val="20"/>
              </w:rPr>
              <w:t>with</w:t>
            </w:r>
            <w:r w:rsidRPr="00F96A95">
              <w:rPr>
                <w:sz w:val="20"/>
                <w:szCs w:val="20"/>
              </w:rPr>
              <w:t>in 7 - 10 business days, but in the meantime, your Personal Access Number (PAN) lets you start banking</w:t>
            </w:r>
            <w:ins w:id="172" w:author="Stacy Schmidt" w:date="2020-12-17T16:28:00Z">
              <w:r w:rsidR="007046A5">
                <w:rPr>
                  <w:sz w:val="20"/>
                  <w:szCs w:val="20"/>
                </w:rPr>
                <w:t xml:space="preserve"> with us</w:t>
              </w:r>
            </w:ins>
            <w:r w:rsidRPr="00F96A95">
              <w:rPr>
                <w:sz w:val="20"/>
                <w:szCs w:val="20"/>
              </w:rPr>
              <w:t xml:space="preserve"> right away.</w:t>
            </w:r>
          </w:p>
          <w:p w14:paraId="6182903B" w14:textId="77777777" w:rsidR="00942900" w:rsidRPr="00756F91" w:rsidRDefault="00942900" w:rsidP="00942900">
            <w:pPr>
              <w:pStyle w:val="NoSpacing"/>
              <w:jc w:val="both"/>
              <w:rPr>
                <w:b/>
                <w:sz w:val="20"/>
                <w:szCs w:val="20"/>
              </w:rPr>
            </w:pPr>
            <w:r w:rsidRPr="00756F91">
              <w:rPr>
                <w:b/>
                <w:sz w:val="20"/>
                <w:szCs w:val="20"/>
              </w:rPr>
              <w:t>&lt;&lt;ELSE&gt;&gt;</w:t>
            </w:r>
          </w:p>
          <w:p w14:paraId="68E40252" w14:textId="530A8596" w:rsidR="00942900" w:rsidRPr="00F96A95" w:rsidRDefault="008E2D6F" w:rsidP="00942900">
            <w:pPr>
              <w:pStyle w:val="NoSpacing"/>
              <w:jc w:val="both"/>
              <w:rPr>
                <w:sz w:val="20"/>
                <w:szCs w:val="20"/>
              </w:rPr>
            </w:pPr>
            <w:r>
              <w:rPr>
                <w:sz w:val="20"/>
                <w:szCs w:val="20"/>
              </w:rPr>
              <w:t xml:space="preserve">If you would like a </w:t>
            </w:r>
            <w:r w:rsidR="004F0CA2">
              <w:rPr>
                <w:sz w:val="20"/>
                <w:szCs w:val="20"/>
              </w:rPr>
              <w:t xml:space="preserve">business </w:t>
            </w:r>
            <w:r>
              <w:rPr>
                <w:sz w:val="20"/>
                <w:szCs w:val="20"/>
              </w:rPr>
              <w:t>debit</w:t>
            </w:r>
            <w:r w:rsidR="00942900" w:rsidRPr="00F96A95">
              <w:rPr>
                <w:sz w:val="20"/>
                <w:szCs w:val="20"/>
              </w:rPr>
              <w:t xml:space="preserve"> card, </w:t>
            </w:r>
            <w:r w:rsidR="0026497B">
              <w:rPr>
                <w:sz w:val="20"/>
                <w:szCs w:val="20"/>
              </w:rPr>
              <w:t xml:space="preserve">please </w:t>
            </w:r>
            <w:r w:rsidR="0026497B" w:rsidRPr="0026497B">
              <w:rPr>
                <w:b/>
                <w:sz w:val="20"/>
                <w:szCs w:val="20"/>
                <w:u w:val="single"/>
              </w:rPr>
              <w:t>contact a branch</w:t>
            </w:r>
            <w:r w:rsidR="0026497B">
              <w:rPr>
                <w:sz w:val="20"/>
                <w:szCs w:val="20"/>
              </w:rPr>
              <w:t xml:space="preserve"> for assistance.</w:t>
            </w:r>
          </w:p>
          <w:p w14:paraId="0E39EA4B" w14:textId="77777777" w:rsidR="00942900" w:rsidRPr="00756F91" w:rsidRDefault="00942900" w:rsidP="00942900">
            <w:pPr>
              <w:pStyle w:val="NoSpacing"/>
              <w:jc w:val="both"/>
              <w:rPr>
                <w:b/>
                <w:sz w:val="20"/>
                <w:szCs w:val="20"/>
              </w:rPr>
            </w:pPr>
            <w:r w:rsidRPr="00756F91">
              <w:rPr>
                <w:b/>
                <w:sz w:val="20"/>
                <w:szCs w:val="20"/>
              </w:rPr>
              <w:t>&lt;&lt;END IF&gt;&gt;</w:t>
            </w:r>
          </w:p>
          <w:p w14:paraId="5EDE054D" w14:textId="66D17A5E" w:rsidR="00942900" w:rsidRDefault="00942900" w:rsidP="00942900">
            <w:pPr>
              <w:pStyle w:val="NoSpacing"/>
              <w:jc w:val="both"/>
              <w:rPr>
                <w:sz w:val="20"/>
                <w:szCs w:val="20"/>
              </w:rPr>
            </w:pPr>
          </w:p>
          <w:p w14:paraId="4DC20B9E" w14:textId="77777777" w:rsidR="00756F91" w:rsidRPr="00F96A95" w:rsidRDefault="00756F91" w:rsidP="00942900">
            <w:pPr>
              <w:pStyle w:val="NoSpacing"/>
              <w:jc w:val="both"/>
              <w:rPr>
                <w:sz w:val="20"/>
                <w:szCs w:val="20"/>
              </w:rPr>
            </w:pPr>
          </w:p>
          <w:p w14:paraId="067E54CF" w14:textId="77777777" w:rsidR="00942900" w:rsidRPr="00F96A95" w:rsidRDefault="00942900" w:rsidP="00942900">
            <w:pPr>
              <w:pStyle w:val="NoSpacing"/>
              <w:jc w:val="both"/>
              <w:rPr>
                <w:sz w:val="20"/>
                <w:szCs w:val="20"/>
              </w:rPr>
            </w:pPr>
            <w:r w:rsidRPr="00F96A95">
              <w:rPr>
                <w:sz w:val="20"/>
                <w:szCs w:val="20"/>
              </w:rPr>
              <w:t>Here’s some quick info about your Personal Access Number (PAN):</w:t>
            </w:r>
          </w:p>
          <w:p w14:paraId="37884A03" w14:textId="58A4C7C7" w:rsidR="00942900" w:rsidRPr="00F96A95" w:rsidRDefault="00942900" w:rsidP="006E0242">
            <w:pPr>
              <w:pStyle w:val="NoSpacing"/>
              <w:numPr>
                <w:ilvl w:val="0"/>
                <w:numId w:val="20"/>
              </w:numPr>
              <w:jc w:val="both"/>
              <w:rPr>
                <w:sz w:val="20"/>
                <w:szCs w:val="20"/>
              </w:rPr>
            </w:pPr>
            <w:r w:rsidRPr="00F96A95">
              <w:rPr>
                <w:sz w:val="20"/>
                <w:szCs w:val="20"/>
              </w:rPr>
              <w:t>We provided your PAN during your application process.</w:t>
            </w:r>
          </w:p>
          <w:p w14:paraId="028C3381" w14:textId="19385F44" w:rsidR="00942900" w:rsidRPr="00F96A95" w:rsidRDefault="00942900" w:rsidP="006E0242">
            <w:pPr>
              <w:pStyle w:val="NoSpacing"/>
              <w:numPr>
                <w:ilvl w:val="0"/>
                <w:numId w:val="20"/>
              </w:numPr>
              <w:jc w:val="both"/>
              <w:rPr>
                <w:sz w:val="20"/>
                <w:szCs w:val="20"/>
              </w:rPr>
            </w:pPr>
            <w:commentRangeStart w:id="173"/>
            <w:r w:rsidRPr="00F96A95">
              <w:rPr>
                <w:sz w:val="20"/>
                <w:szCs w:val="20"/>
              </w:rPr>
              <w:t>We’ll also mail you a copy of your PAN in 7 - 10 business days.</w:t>
            </w:r>
            <w:commentRangeEnd w:id="173"/>
            <w:r w:rsidR="00631405">
              <w:rPr>
                <w:rStyle w:val="CommentReference"/>
                <w:rFonts w:eastAsiaTheme="minorEastAsia"/>
                <w:lang w:eastAsia="en-CA"/>
              </w:rPr>
              <w:commentReference w:id="173"/>
            </w:r>
          </w:p>
          <w:p w14:paraId="4AD9D34D" w14:textId="6138055F" w:rsidR="00942900" w:rsidRPr="00F96A95" w:rsidRDefault="0026497B" w:rsidP="006E0242">
            <w:pPr>
              <w:pStyle w:val="NoSpacing"/>
              <w:numPr>
                <w:ilvl w:val="0"/>
                <w:numId w:val="20"/>
              </w:numPr>
              <w:jc w:val="both"/>
              <w:rPr>
                <w:sz w:val="20"/>
                <w:szCs w:val="20"/>
              </w:rPr>
            </w:pPr>
            <w:r>
              <w:rPr>
                <w:sz w:val="20"/>
                <w:szCs w:val="20"/>
              </w:rPr>
              <w:t>Y</w:t>
            </w:r>
            <w:r w:rsidR="00942900" w:rsidRPr="00F96A95">
              <w:rPr>
                <w:sz w:val="20"/>
                <w:szCs w:val="20"/>
              </w:rPr>
              <w:t>our PAN</w:t>
            </w:r>
            <w:r>
              <w:rPr>
                <w:sz w:val="20"/>
                <w:szCs w:val="20"/>
              </w:rPr>
              <w:t xml:space="preserve"> is your key to accessing CWB’s online and mobile banking services.</w:t>
            </w:r>
          </w:p>
          <w:p w14:paraId="44E45713" w14:textId="77777777" w:rsidR="00942900" w:rsidRPr="00F96A95" w:rsidRDefault="00942900" w:rsidP="00942900">
            <w:pPr>
              <w:pStyle w:val="NoSpacing"/>
              <w:jc w:val="both"/>
              <w:rPr>
                <w:sz w:val="20"/>
                <w:szCs w:val="20"/>
              </w:rPr>
            </w:pPr>
          </w:p>
          <w:p w14:paraId="06ED49A0" w14:textId="11434122" w:rsidR="00942900" w:rsidRPr="00F96A95" w:rsidRDefault="00942900" w:rsidP="00942900">
            <w:pPr>
              <w:pStyle w:val="NoSpacing"/>
              <w:jc w:val="both"/>
              <w:rPr>
                <w:sz w:val="20"/>
                <w:szCs w:val="20"/>
              </w:rPr>
            </w:pPr>
            <w:r w:rsidRPr="00F96A95">
              <w:rPr>
                <w:sz w:val="20"/>
                <w:szCs w:val="20"/>
              </w:rPr>
              <w:t>Please complete the attached signature card and return it back to us.</w:t>
            </w:r>
            <w:r w:rsidR="00023742">
              <w:rPr>
                <w:sz w:val="20"/>
                <w:szCs w:val="20"/>
              </w:rPr>
              <w:t xml:space="preserve">  </w:t>
            </w:r>
          </w:p>
          <w:p w14:paraId="582E2ACF" w14:textId="77777777" w:rsidR="00942900" w:rsidRPr="00F96A95" w:rsidRDefault="00942900" w:rsidP="00942900">
            <w:pPr>
              <w:pStyle w:val="NoSpacing"/>
              <w:jc w:val="both"/>
              <w:rPr>
                <w:sz w:val="20"/>
                <w:szCs w:val="20"/>
              </w:rPr>
            </w:pPr>
          </w:p>
          <w:p w14:paraId="540BF4D9" w14:textId="63921FC6" w:rsidR="00023742" w:rsidRPr="00023742" w:rsidRDefault="00942900" w:rsidP="00023742">
            <w:pPr>
              <w:pStyle w:val="NoSpacing"/>
              <w:jc w:val="both"/>
              <w:rPr>
                <w:sz w:val="20"/>
                <w:szCs w:val="20"/>
              </w:rPr>
            </w:pPr>
            <w:r w:rsidRPr="00F96A95">
              <w:rPr>
                <w:sz w:val="20"/>
                <w:szCs w:val="20"/>
              </w:rPr>
              <w:t>Finally,</w:t>
            </w:r>
            <w:r w:rsidR="00AB29C6">
              <w:rPr>
                <w:sz w:val="20"/>
                <w:szCs w:val="20"/>
              </w:rPr>
              <w:t xml:space="preserve"> please take a few minutes to review these </w:t>
            </w:r>
            <w:r w:rsidRPr="00F96A95">
              <w:rPr>
                <w:sz w:val="20"/>
                <w:szCs w:val="20"/>
              </w:rPr>
              <w:t>important links</w:t>
            </w:r>
            <w:r w:rsidR="00AB29C6">
              <w:rPr>
                <w:sz w:val="20"/>
                <w:szCs w:val="20"/>
              </w:rPr>
              <w:t>:</w:t>
            </w:r>
          </w:p>
          <w:p w14:paraId="3C89F399" w14:textId="769883FA" w:rsidR="00942900" w:rsidRPr="00F96A95" w:rsidRDefault="00942900" w:rsidP="006E0242">
            <w:pPr>
              <w:pStyle w:val="NoSpacing"/>
              <w:numPr>
                <w:ilvl w:val="0"/>
                <w:numId w:val="21"/>
              </w:numPr>
              <w:jc w:val="both"/>
              <w:rPr>
                <w:sz w:val="20"/>
                <w:szCs w:val="20"/>
                <w:u w:val="single"/>
              </w:rPr>
            </w:pPr>
            <w:r w:rsidRPr="00F96A95">
              <w:rPr>
                <w:sz w:val="20"/>
                <w:szCs w:val="20"/>
                <w:u w:val="single"/>
              </w:rPr>
              <w:t>Service fees</w:t>
            </w:r>
          </w:p>
          <w:p w14:paraId="70B12131" w14:textId="35C8EDDA" w:rsidR="00942900" w:rsidRPr="00F96A95" w:rsidRDefault="00942900" w:rsidP="00B33D0B">
            <w:pPr>
              <w:pStyle w:val="NoSpacing"/>
              <w:numPr>
                <w:ilvl w:val="0"/>
                <w:numId w:val="21"/>
              </w:numPr>
              <w:jc w:val="both"/>
              <w:rPr>
                <w:sz w:val="20"/>
                <w:szCs w:val="20"/>
                <w:u w:val="single"/>
              </w:rPr>
            </w:pPr>
            <w:r w:rsidRPr="00F96A95">
              <w:rPr>
                <w:sz w:val="20"/>
                <w:szCs w:val="20"/>
                <w:u w:val="single"/>
              </w:rPr>
              <w:lastRenderedPageBreak/>
              <w:t>Interest Rates</w:t>
            </w:r>
            <w:r w:rsidRPr="00F96A95">
              <w:rPr>
                <w:sz w:val="20"/>
                <w:szCs w:val="20"/>
              </w:rPr>
              <w:t xml:space="preserve"> in effect as of today’s date</w:t>
            </w:r>
          </w:p>
          <w:p w14:paraId="5653596C" w14:textId="4CCE3C96" w:rsidR="00942900" w:rsidRPr="00F96A95" w:rsidRDefault="00942900" w:rsidP="006E0242">
            <w:pPr>
              <w:pStyle w:val="NoSpacing"/>
              <w:numPr>
                <w:ilvl w:val="0"/>
                <w:numId w:val="21"/>
              </w:numPr>
              <w:jc w:val="both"/>
              <w:rPr>
                <w:sz w:val="20"/>
                <w:szCs w:val="20"/>
                <w:u w:val="single"/>
              </w:rPr>
            </w:pPr>
            <w:r w:rsidRPr="00F96A95">
              <w:rPr>
                <w:sz w:val="20"/>
                <w:szCs w:val="20"/>
                <w:u w:val="single"/>
              </w:rPr>
              <w:t>Resolving your Concerns</w:t>
            </w:r>
          </w:p>
          <w:p w14:paraId="569A718E" w14:textId="1EF724C1" w:rsidR="00942900" w:rsidRPr="00F96A95" w:rsidRDefault="00942900" w:rsidP="006E0242">
            <w:pPr>
              <w:pStyle w:val="NoSpacing"/>
              <w:numPr>
                <w:ilvl w:val="0"/>
                <w:numId w:val="21"/>
              </w:numPr>
              <w:jc w:val="both"/>
              <w:rPr>
                <w:sz w:val="20"/>
                <w:szCs w:val="20"/>
                <w:u w:val="single"/>
              </w:rPr>
            </w:pPr>
            <w:r w:rsidRPr="00F96A95">
              <w:rPr>
                <w:sz w:val="20"/>
                <w:szCs w:val="20"/>
                <w:u w:val="single"/>
              </w:rPr>
              <w:t>Privacy Statement</w:t>
            </w:r>
          </w:p>
          <w:p w14:paraId="7E032EF2" w14:textId="77777777" w:rsidR="00942900" w:rsidRPr="00F96A95" w:rsidRDefault="00942900" w:rsidP="00942900">
            <w:pPr>
              <w:pStyle w:val="NoSpacing"/>
              <w:jc w:val="both"/>
              <w:rPr>
                <w:sz w:val="20"/>
                <w:szCs w:val="20"/>
              </w:rPr>
            </w:pPr>
          </w:p>
          <w:p w14:paraId="10B224CF" w14:textId="46997209" w:rsidR="00AB29C6" w:rsidRDefault="00AF2D12" w:rsidP="00942900">
            <w:pPr>
              <w:pStyle w:val="NoSpacing"/>
              <w:jc w:val="both"/>
              <w:rPr>
                <w:sz w:val="20"/>
                <w:szCs w:val="20"/>
              </w:rPr>
            </w:pPr>
            <w:r>
              <w:rPr>
                <w:sz w:val="20"/>
                <w:szCs w:val="20"/>
              </w:rPr>
              <w:t>Thank</w:t>
            </w:r>
            <w:r w:rsidR="00AB29C6">
              <w:rPr>
                <w:sz w:val="20"/>
                <w:szCs w:val="20"/>
              </w:rPr>
              <w:t xml:space="preserve"> you, </w:t>
            </w:r>
          </w:p>
          <w:p w14:paraId="759F6B93" w14:textId="77777777" w:rsidR="00AB29C6" w:rsidRDefault="00AB29C6" w:rsidP="00942900">
            <w:pPr>
              <w:pStyle w:val="NoSpacing"/>
              <w:jc w:val="both"/>
              <w:rPr>
                <w:sz w:val="20"/>
                <w:szCs w:val="20"/>
              </w:rPr>
            </w:pPr>
          </w:p>
          <w:p w14:paraId="5B2CFC5D" w14:textId="1599AFAD" w:rsidR="00942900" w:rsidRDefault="00AB29C6" w:rsidP="00942900">
            <w:pPr>
              <w:pStyle w:val="NoSpacing"/>
              <w:jc w:val="both"/>
              <w:rPr>
                <w:sz w:val="20"/>
                <w:szCs w:val="20"/>
              </w:rPr>
            </w:pPr>
            <w:r>
              <w:rPr>
                <w:sz w:val="20"/>
                <w:szCs w:val="20"/>
              </w:rPr>
              <w:t>Canadian Western Bank</w:t>
            </w:r>
          </w:p>
          <w:p w14:paraId="13514564" w14:textId="188513ED" w:rsidR="008C391B" w:rsidRDefault="008C391B" w:rsidP="00942900">
            <w:pPr>
              <w:pStyle w:val="NoSpacing"/>
              <w:jc w:val="both"/>
              <w:rPr>
                <w:sz w:val="20"/>
                <w:szCs w:val="20"/>
              </w:rPr>
            </w:pPr>
          </w:p>
          <w:p w14:paraId="445A289D" w14:textId="76310310" w:rsidR="008C391B" w:rsidRPr="00F96A95" w:rsidRDefault="008C391B" w:rsidP="00942900">
            <w:pPr>
              <w:pStyle w:val="NoSpacing"/>
              <w:jc w:val="both"/>
              <w:rPr>
                <w:sz w:val="20"/>
                <w:szCs w:val="20"/>
              </w:rPr>
            </w:pPr>
            <w:r>
              <w:rPr>
                <w:sz w:val="20"/>
                <w:szCs w:val="20"/>
              </w:rPr>
              <w:t>Your reference number is &lt;&lt;Application Number&gt;&gt;.</w:t>
            </w:r>
          </w:p>
          <w:p w14:paraId="67DA5EC3" w14:textId="77777777" w:rsidR="00942900" w:rsidRPr="00F96A95" w:rsidRDefault="00942900" w:rsidP="00942900">
            <w:pPr>
              <w:pStyle w:val="NoSpacing"/>
              <w:jc w:val="both"/>
              <w:rPr>
                <w:sz w:val="20"/>
                <w:szCs w:val="20"/>
              </w:rPr>
            </w:pPr>
          </w:p>
          <w:p w14:paraId="3F725D05" w14:textId="1CA49BD0" w:rsidR="00942900" w:rsidRPr="00F96A95" w:rsidRDefault="00942900" w:rsidP="00942900">
            <w:pPr>
              <w:pStyle w:val="NoSpacing"/>
              <w:jc w:val="both"/>
              <w:rPr>
                <w:b/>
                <w:sz w:val="20"/>
                <w:szCs w:val="20"/>
                <w:u w:val="single"/>
              </w:rPr>
            </w:pPr>
            <w:r w:rsidRPr="00F96A95">
              <w:rPr>
                <w:b/>
                <w:sz w:val="20"/>
                <w:szCs w:val="20"/>
                <w:u w:val="single"/>
              </w:rPr>
              <w:t xml:space="preserve">Go To </w:t>
            </w:r>
            <w:proofErr w:type="spellStart"/>
            <w:r w:rsidR="00AB29C6" w:rsidRPr="00AB29C6">
              <w:rPr>
                <w:b/>
                <w:sz w:val="20"/>
                <w:szCs w:val="20"/>
                <w:u w:val="single"/>
              </w:rPr>
              <w:t>CWBDirect</w:t>
            </w:r>
            <w:proofErr w:type="spellEnd"/>
            <w:r w:rsidR="00AB29C6" w:rsidRPr="00AB29C6">
              <w:rPr>
                <w:b/>
                <w:sz w:val="20"/>
                <w:szCs w:val="20"/>
                <w:u w:val="single"/>
              </w:rPr>
              <w:t>®</w:t>
            </w:r>
            <w:r w:rsidR="00AB29C6">
              <w:rPr>
                <w:b/>
                <w:sz w:val="20"/>
                <w:szCs w:val="20"/>
                <w:u w:val="single"/>
              </w:rPr>
              <w:t xml:space="preserve"> </w:t>
            </w:r>
            <w:r w:rsidRPr="00F96A95">
              <w:rPr>
                <w:b/>
                <w:sz w:val="20"/>
                <w:szCs w:val="20"/>
                <w:u w:val="single"/>
              </w:rPr>
              <w:t>Online Banking</w:t>
            </w:r>
          </w:p>
          <w:p w14:paraId="21675E29" w14:textId="77777777" w:rsidR="00942900" w:rsidRPr="00F96A95" w:rsidRDefault="00942900" w:rsidP="00942900">
            <w:pPr>
              <w:pStyle w:val="NoSpacing"/>
              <w:jc w:val="both"/>
              <w:rPr>
                <w:sz w:val="20"/>
                <w:szCs w:val="20"/>
              </w:rPr>
            </w:pPr>
          </w:p>
          <w:p w14:paraId="51FC8194" w14:textId="15942077" w:rsidR="00942900" w:rsidRPr="00F96A95" w:rsidRDefault="00942900" w:rsidP="00942900">
            <w:pPr>
              <w:pStyle w:val="NoSpacing"/>
              <w:jc w:val="both"/>
              <w:rPr>
                <w:sz w:val="20"/>
                <w:szCs w:val="20"/>
              </w:rPr>
            </w:pPr>
            <w:r w:rsidRPr="00F96A95">
              <w:rPr>
                <w:sz w:val="20"/>
                <w:szCs w:val="20"/>
              </w:rPr>
              <w:t>Canada Deposit Insurance Corporation (CDIC) is a federal Crown corporation that protects your deposits at financial institutions that are CDIC members. Coverage is free and automatic — you don’t have to sign up. CDIC encourages you to learn about CDIC protection by reviewing the CDIC brochure available at this link: “</w:t>
            </w:r>
            <w:r w:rsidRPr="00A5055A">
              <w:rPr>
                <w:sz w:val="20"/>
                <w:szCs w:val="20"/>
                <w:u w:val="single"/>
              </w:rPr>
              <w:t>Protecting your deposits</w:t>
            </w:r>
            <w:r w:rsidRPr="00F96A95">
              <w:rPr>
                <w:sz w:val="20"/>
                <w:szCs w:val="20"/>
              </w:rPr>
              <w:t>”</w:t>
            </w:r>
          </w:p>
        </w:tc>
      </w:tr>
    </w:tbl>
    <w:p w14:paraId="0491A808" w14:textId="4F2FCBB7" w:rsidR="00942900" w:rsidRDefault="00942900" w:rsidP="00D8427C">
      <w:pPr>
        <w:pStyle w:val="NoSpacing"/>
        <w:jc w:val="both"/>
      </w:pPr>
    </w:p>
    <w:p w14:paraId="237FE53A" w14:textId="2351F503" w:rsidR="00942900" w:rsidRDefault="00942900" w:rsidP="00942900">
      <w:pPr>
        <w:pStyle w:val="NoSpacing"/>
        <w:jc w:val="both"/>
      </w:pPr>
      <w:r>
        <w:rPr>
          <w:b/>
          <w:u w:val="single"/>
        </w:rPr>
        <w:t>Hyperlinks</w:t>
      </w:r>
    </w:p>
    <w:p w14:paraId="7C89A98C" w14:textId="583FB96E" w:rsidR="00942900" w:rsidRDefault="00942900" w:rsidP="00942900">
      <w:pPr>
        <w:pStyle w:val="NoSpacing"/>
        <w:jc w:val="both"/>
      </w:pPr>
    </w:p>
    <w:p w14:paraId="1FB98DF3" w14:textId="638F796A" w:rsidR="00942900" w:rsidRDefault="00942900" w:rsidP="00942900">
      <w:pPr>
        <w:pStyle w:val="NoSpacing"/>
        <w:jc w:val="both"/>
      </w:pPr>
      <w:r>
        <w:t>The message body above includes the following hyperlinked text.</w:t>
      </w:r>
    </w:p>
    <w:p w14:paraId="2454A52E" w14:textId="77777777" w:rsidR="0026497B" w:rsidRPr="00F96A95" w:rsidRDefault="0026497B" w:rsidP="0026497B">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6497B" w:rsidRPr="00BA3D49" w14:paraId="196FC998" w14:textId="77777777" w:rsidTr="0026497B">
        <w:tc>
          <w:tcPr>
            <w:tcW w:w="704" w:type="dxa"/>
          </w:tcPr>
          <w:p w14:paraId="5E51A1D6" w14:textId="77777777" w:rsidR="0026497B" w:rsidRPr="00BA3D49" w:rsidRDefault="0026497B" w:rsidP="0026497B">
            <w:pPr>
              <w:pStyle w:val="NoSpacing"/>
              <w:jc w:val="both"/>
              <w:rPr>
                <w:b/>
                <w:sz w:val="20"/>
                <w:szCs w:val="20"/>
              </w:rPr>
            </w:pPr>
            <w:r w:rsidRPr="00BA3D49">
              <w:rPr>
                <w:b/>
                <w:sz w:val="20"/>
                <w:szCs w:val="20"/>
              </w:rPr>
              <w:t>Text:</w:t>
            </w:r>
          </w:p>
        </w:tc>
        <w:tc>
          <w:tcPr>
            <w:tcW w:w="9366" w:type="dxa"/>
          </w:tcPr>
          <w:p w14:paraId="7CBA7D8F" w14:textId="45D3BDC8" w:rsidR="0026497B" w:rsidRPr="00BA3D49" w:rsidRDefault="0026497B" w:rsidP="0026497B">
            <w:pPr>
              <w:pStyle w:val="NoSpacing"/>
              <w:jc w:val="both"/>
              <w:rPr>
                <w:b/>
                <w:sz w:val="20"/>
                <w:szCs w:val="20"/>
              </w:rPr>
            </w:pPr>
            <w:r w:rsidRPr="00BA3D49">
              <w:rPr>
                <w:b/>
                <w:sz w:val="20"/>
                <w:szCs w:val="20"/>
              </w:rPr>
              <w:t>“</w:t>
            </w:r>
            <w:r w:rsidR="00F7154B" w:rsidRPr="00BA3D49">
              <w:rPr>
                <w:b/>
                <w:sz w:val="20"/>
                <w:szCs w:val="20"/>
              </w:rPr>
              <w:t>c</w:t>
            </w:r>
            <w:r w:rsidRPr="00BA3D49">
              <w:rPr>
                <w:b/>
                <w:sz w:val="20"/>
                <w:szCs w:val="20"/>
              </w:rPr>
              <w:t>ontact a branch”</w:t>
            </w:r>
          </w:p>
        </w:tc>
      </w:tr>
      <w:tr w:rsidR="0026497B" w:rsidRPr="00BA3D49" w14:paraId="66300697" w14:textId="77777777" w:rsidTr="0026497B">
        <w:tc>
          <w:tcPr>
            <w:tcW w:w="704" w:type="dxa"/>
          </w:tcPr>
          <w:p w14:paraId="70957C65" w14:textId="77777777" w:rsidR="0026497B" w:rsidRPr="00BA3D49" w:rsidRDefault="0026497B" w:rsidP="0026497B">
            <w:pPr>
              <w:pStyle w:val="NoSpacing"/>
              <w:jc w:val="both"/>
              <w:rPr>
                <w:sz w:val="20"/>
                <w:szCs w:val="20"/>
              </w:rPr>
            </w:pPr>
            <w:r w:rsidRPr="00BA3D49">
              <w:rPr>
                <w:sz w:val="20"/>
                <w:szCs w:val="20"/>
              </w:rPr>
              <w:t>URL:</w:t>
            </w:r>
          </w:p>
        </w:tc>
        <w:tc>
          <w:tcPr>
            <w:tcW w:w="9366" w:type="dxa"/>
          </w:tcPr>
          <w:p w14:paraId="31D22707" w14:textId="4F7D387D" w:rsidR="0026497B" w:rsidRPr="00BA3D49" w:rsidRDefault="0026497B" w:rsidP="0026497B">
            <w:pPr>
              <w:pStyle w:val="NoSpacing"/>
              <w:jc w:val="both"/>
              <w:rPr>
                <w:sz w:val="20"/>
                <w:szCs w:val="20"/>
              </w:rPr>
            </w:pPr>
            <w:r w:rsidRPr="00BA3D49">
              <w:rPr>
                <w:sz w:val="20"/>
                <w:szCs w:val="20"/>
              </w:rPr>
              <w:t>https://www.cwbank.com/branch-locator?sc_trk=GlobalFindABranch</w:t>
            </w:r>
          </w:p>
        </w:tc>
      </w:tr>
    </w:tbl>
    <w:p w14:paraId="2B5A0790" w14:textId="77777777" w:rsidR="002363FA" w:rsidRPr="00BA3D49" w:rsidRDefault="002363FA" w:rsidP="002363FA">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363FA" w:rsidRPr="00BA3D49" w14:paraId="43BF8ED4" w14:textId="77777777" w:rsidTr="0058587F">
        <w:tc>
          <w:tcPr>
            <w:tcW w:w="704" w:type="dxa"/>
          </w:tcPr>
          <w:p w14:paraId="37E0E66C" w14:textId="77777777" w:rsidR="002363FA" w:rsidRPr="00BA3D49" w:rsidRDefault="002363FA" w:rsidP="0058587F">
            <w:pPr>
              <w:pStyle w:val="NoSpacing"/>
              <w:jc w:val="both"/>
              <w:rPr>
                <w:b/>
                <w:sz w:val="20"/>
                <w:szCs w:val="20"/>
              </w:rPr>
            </w:pPr>
            <w:r w:rsidRPr="00BA3D49">
              <w:rPr>
                <w:b/>
                <w:sz w:val="20"/>
                <w:szCs w:val="20"/>
              </w:rPr>
              <w:t>Text:</w:t>
            </w:r>
          </w:p>
        </w:tc>
        <w:tc>
          <w:tcPr>
            <w:tcW w:w="9366" w:type="dxa"/>
          </w:tcPr>
          <w:p w14:paraId="49F47F2C" w14:textId="3702EEA6" w:rsidR="002363FA" w:rsidRPr="00BA3D49" w:rsidRDefault="002363FA" w:rsidP="008400F3">
            <w:pPr>
              <w:pStyle w:val="NoSpacing"/>
              <w:jc w:val="both"/>
              <w:rPr>
                <w:b/>
                <w:sz w:val="20"/>
                <w:szCs w:val="20"/>
              </w:rPr>
            </w:pPr>
            <w:r w:rsidRPr="00BA3D49">
              <w:rPr>
                <w:b/>
                <w:sz w:val="20"/>
                <w:szCs w:val="20"/>
              </w:rPr>
              <w:t>“</w:t>
            </w:r>
            <w:r w:rsidR="004F0CA2">
              <w:rPr>
                <w:b/>
                <w:sz w:val="20"/>
                <w:szCs w:val="20"/>
              </w:rPr>
              <w:t>business</w:t>
            </w:r>
            <w:r w:rsidRPr="00BA3D49">
              <w:rPr>
                <w:b/>
                <w:sz w:val="20"/>
                <w:szCs w:val="20"/>
              </w:rPr>
              <w:t>-onboarding@cwbank.com”</w:t>
            </w:r>
          </w:p>
        </w:tc>
      </w:tr>
      <w:tr w:rsidR="002363FA" w:rsidRPr="00BA3D49" w14:paraId="5B3FEB80" w14:textId="77777777" w:rsidTr="0058587F">
        <w:tc>
          <w:tcPr>
            <w:tcW w:w="704" w:type="dxa"/>
          </w:tcPr>
          <w:p w14:paraId="26D73EAC" w14:textId="77777777" w:rsidR="002363FA" w:rsidRPr="00BA3D49" w:rsidRDefault="002363FA" w:rsidP="0058587F">
            <w:pPr>
              <w:pStyle w:val="NoSpacing"/>
              <w:jc w:val="both"/>
              <w:rPr>
                <w:sz w:val="20"/>
                <w:szCs w:val="20"/>
              </w:rPr>
            </w:pPr>
            <w:r w:rsidRPr="00BA3D49">
              <w:rPr>
                <w:sz w:val="20"/>
                <w:szCs w:val="20"/>
              </w:rPr>
              <w:t>URL:</w:t>
            </w:r>
          </w:p>
        </w:tc>
        <w:tc>
          <w:tcPr>
            <w:tcW w:w="9366" w:type="dxa"/>
          </w:tcPr>
          <w:p w14:paraId="2A8C164A" w14:textId="6F4A6BE3" w:rsidR="002363FA" w:rsidRPr="00BA3D49" w:rsidRDefault="002363FA" w:rsidP="008400F3">
            <w:pPr>
              <w:pStyle w:val="NoSpacing"/>
              <w:jc w:val="both"/>
              <w:rPr>
                <w:sz w:val="20"/>
                <w:szCs w:val="20"/>
              </w:rPr>
            </w:pPr>
            <w:r w:rsidRPr="00BA3D49">
              <w:rPr>
                <w:sz w:val="20"/>
                <w:szCs w:val="20"/>
              </w:rPr>
              <w:t>mailto:</w:t>
            </w:r>
            <w:r w:rsidR="004F0CA2">
              <w:rPr>
                <w:sz w:val="20"/>
                <w:szCs w:val="20"/>
              </w:rPr>
              <w:t>business</w:t>
            </w:r>
            <w:r w:rsidRPr="00BA3D49">
              <w:rPr>
                <w:sz w:val="20"/>
                <w:szCs w:val="20"/>
              </w:rPr>
              <w:t>-onboarding@cwbank.com?subject=Proof%20of%20post-secondary%20student%20enrollment</w:t>
            </w:r>
          </w:p>
        </w:tc>
      </w:tr>
    </w:tbl>
    <w:p w14:paraId="04B10D59" w14:textId="4CFA0565" w:rsidR="00942900" w:rsidRPr="00BA3D49" w:rsidRDefault="00942900" w:rsidP="0094290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63EEEC77" w14:textId="77777777" w:rsidTr="00DF3C1D">
        <w:tc>
          <w:tcPr>
            <w:tcW w:w="704" w:type="dxa"/>
          </w:tcPr>
          <w:p w14:paraId="2DF8DB68"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3F05FE05" w14:textId="297E25A1" w:rsidR="00F96A95" w:rsidRPr="00BA3D49" w:rsidRDefault="00F96A95" w:rsidP="00DF3C1D">
            <w:pPr>
              <w:pStyle w:val="NoSpacing"/>
              <w:jc w:val="both"/>
              <w:rPr>
                <w:b/>
                <w:sz w:val="20"/>
                <w:szCs w:val="20"/>
              </w:rPr>
            </w:pPr>
            <w:r w:rsidRPr="00BA3D49">
              <w:rPr>
                <w:b/>
                <w:sz w:val="20"/>
                <w:szCs w:val="20"/>
              </w:rPr>
              <w:t>“Service Fees”</w:t>
            </w:r>
          </w:p>
        </w:tc>
      </w:tr>
      <w:tr w:rsidR="00F96A95" w:rsidRPr="00BA3D49" w14:paraId="54046C8E" w14:textId="77777777" w:rsidTr="00DF3C1D">
        <w:tc>
          <w:tcPr>
            <w:tcW w:w="704" w:type="dxa"/>
          </w:tcPr>
          <w:p w14:paraId="5FF28B96"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76E1EB15" w14:textId="5F3D0277" w:rsidR="00F96A95" w:rsidRPr="00BA3D49" w:rsidRDefault="005101AF" w:rsidP="00DF3C1D">
            <w:pPr>
              <w:pStyle w:val="NoSpacing"/>
              <w:jc w:val="both"/>
              <w:rPr>
                <w:sz w:val="20"/>
                <w:szCs w:val="20"/>
              </w:rPr>
            </w:pPr>
            <w:r w:rsidRPr="005101AF">
              <w:rPr>
                <w:sz w:val="20"/>
                <w:szCs w:val="20"/>
              </w:rPr>
              <w:t>https://www.cwbank.com/-/media/canadianwesternbank/documents/Migrated/CWB-BankingCharges-Business.ashx</w:t>
            </w:r>
          </w:p>
        </w:tc>
      </w:tr>
    </w:tbl>
    <w:p w14:paraId="71E38049" w14:textId="0D27CD42"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4462CDE1" w14:textId="77777777" w:rsidTr="00DF3C1D">
        <w:tc>
          <w:tcPr>
            <w:tcW w:w="704" w:type="dxa"/>
          </w:tcPr>
          <w:p w14:paraId="33194F35"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6D006D02" w14:textId="35C6597E" w:rsidR="00F96A95" w:rsidRPr="00BA3D49" w:rsidRDefault="00F96A95" w:rsidP="00DF3C1D">
            <w:pPr>
              <w:pStyle w:val="NoSpacing"/>
              <w:jc w:val="both"/>
              <w:rPr>
                <w:b/>
                <w:sz w:val="20"/>
                <w:szCs w:val="20"/>
              </w:rPr>
            </w:pPr>
            <w:r w:rsidRPr="00BA3D49">
              <w:rPr>
                <w:b/>
                <w:sz w:val="20"/>
                <w:szCs w:val="20"/>
              </w:rPr>
              <w:t>“Interest Rates”</w:t>
            </w:r>
          </w:p>
        </w:tc>
      </w:tr>
      <w:tr w:rsidR="00F96A95" w:rsidRPr="00BA3D49" w14:paraId="54C3EBF1" w14:textId="77777777" w:rsidTr="00DF3C1D">
        <w:tc>
          <w:tcPr>
            <w:tcW w:w="704" w:type="dxa"/>
          </w:tcPr>
          <w:p w14:paraId="1D80F6CC"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7788C394" w14:textId="7B9FC219" w:rsidR="00F96A95" w:rsidRPr="00BA3D49" w:rsidRDefault="005101AF" w:rsidP="00DF3C1D">
            <w:pPr>
              <w:pStyle w:val="NoSpacing"/>
              <w:jc w:val="both"/>
              <w:rPr>
                <w:sz w:val="20"/>
                <w:szCs w:val="20"/>
              </w:rPr>
            </w:pPr>
            <w:r w:rsidRPr="005101AF">
              <w:rPr>
                <w:sz w:val="20"/>
                <w:szCs w:val="20"/>
              </w:rPr>
              <w:t>https://www.cwbank.com/business/accounts/business-account-rates</w:t>
            </w:r>
          </w:p>
        </w:tc>
      </w:tr>
    </w:tbl>
    <w:p w14:paraId="220247C9" w14:textId="104B9B18"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278892B1" w14:textId="77777777" w:rsidTr="00DF3C1D">
        <w:tc>
          <w:tcPr>
            <w:tcW w:w="704" w:type="dxa"/>
          </w:tcPr>
          <w:p w14:paraId="5FBB3AFB"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2CD2A173" w14:textId="02D4CD1B" w:rsidR="00F96A95" w:rsidRPr="00BA3D49" w:rsidRDefault="00F96A95" w:rsidP="00DF3C1D">
            <w:pPr>
              <w:pStyle w:val="NoSpacing"/>
              <w:jc w:val="both"/>
              <w:rPr>
                <w:b/>
                <w:sz w:val="20"/>
                <w:szCs w:val="20"/>
              </w:rPr>
            </w:pPr>
            <w:r w:rsidRPr="00BA3D49">
              <w:rPr>
                <w:b/>
                <w:sz w:val="20"/>
                <w:szCs w:val="20"/>
              </w:rPr>
              <w:t>“Resolving Your Concerns”</w:t>
            </w:r>
          </w:p>
        </w:tc>
      </w:tr>
      <w:tr w:rsidR="00F96A95" w:rsidRPr="00BA3D49" w14:paraId="11E9D8E4" w14:textId="77777777" w:rsidTr="00DF3C1D">
        <w:tc>
          <w:tcPr>
            <w:tcW w:w="704" w:type="dxa"/>
          </w:tcPr>
          <w:p w14:paraId="3D7068F1"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1C76BAD2" w14:textId="78FBE783" w:rsidR="00F96A95" w:rsidRPr="00BA3D49" w:rsidRDefault="00B33D0B" w:rsidP="00DF3C1D">
            <w:pPr>
              <w:pStyle w:val="NoSpacing"/>
              <w:jc w:val="both"/>
              <w:rPr>
                <w:sz w:val="20"/>
                <w:szCs w:val="20"/>
              </w:rPr>
            </w:pPr>
            <w:r w:rsidRPr="00BA3D49">
              <w:rPr>
                <w:sz w:val="20"/>
                <w:szCs w:val="20"/>
              </w:rPr>
              <w:t>https://www.cwbank.com/about-us/resolving-your-concerns</w:t>
            </w:r>
          </w:p>
        </w:tc>
      </w:tr>
    </w:tbl>
    <w:p w14:paraId="5DCABDEF" w14:textId="3AEED81C"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68CC0B7F" w14:textId="77777777" w:rsidTr="00DF3C1D">
        <w:tc>
          <w:tcPr>
            <w:tcW w:w="704" w:type="dxa"/>
          </w:tcPr>
          <w:p w14:paraId="622F3103"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47782FBC" w14:textId="16CF262A" w:rsidR="00F96A95" w:rsidRPr="00BA3D49" w:rsidRDefault="005C5DE6" w:rsidP="00DF3C1D">
            <w:pPr>
              <w:pStyle w:val="NoSpacing"/>
              <w:jc w:val="both"/>
              <w:rPr>
                <w:b/>
                <w:sz w:val="20"/>
                <w:szCs w:val="20"/>
              </w:rPr>
            </w:pPr>
            <w:r w:rsidRPr="00BA3D49">
              <w:rPr>
                <w:b/>
                <w:sz w:val="20"/>
                <w:szCs w:val="20"/>
              </w:rPr>
              <w:t>“Privacy Statement”</w:t>
            </w:r>
          </w:p>
        </w:tc>
      </w:tr>
      <w:tr w:rsidR="00F96A95" w:rsidRPr="00BA3D49" w14:paraId="59650C74" w14:textId="77777777" w:rsidTr="00DF3C1D">
        <w:tc>
          <w:tcPr>
            <w:tcW w:w="704" w:type="dxa"/>
          </w:tcPr>
          <w:p w14:paraId="76E1FCEC"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56B0D841" w14:textId="08B4B13E" w:rsidR="00F96A95" w:rsidRPr="00BA3D49" w:rsidRDefault="00CB22F9" w:rsidP="00DF3C1D">
            <w:pPr>
              <w:pStyle w:val="NoSpacing"/>
              <w:jc w:val="both"/>
              <w:rPr>
                <w:sz w:val="20"/>
                <w:szCs w:val="20"/>
              </w:rPr>
            </w:pPr>
            <w:r w:rsidRPr="00BA3D49">
              <w:rPr>
                <w:sz w:val="20"/>
                <w:szCs w:val="20"/>
              </w:rPr>
              <w:t>https://www.cwbank.com/en/about-us/privacy</w:t>
            </w:r>
          </w:p>
        </w:tc>
      </w:tr>
    </w:tbl>
    <w:p w14:paraId="77E57519" w14:textId="28DAB702"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1A357C5E" w14:textId="77777777" w:rsidTr="00DF3C1D">
        <w:tc>
          <w:tcPr>
            <w:tcW w:w="704" w:type="dxa"/>
          </w:tcPr>
          <w:p w14:paraId="180FFC19"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38471676" w14:textId="2162490E" w:rsidR="00F96A95" w:rsidRPr="00BA3D49" w:rsidRDefault="005C5DE6" w:rsidP="00DF3C1D">
            <w:pPr>
              <w:pStyle w:val="NoSpacing"/>
              <w:jc w:val="both"/>
              <w:rPr>
                <w:b/>
                <w:sz w:val="20"/>
                <w:szCs w:val="20"/>
              </w:rPr>
            </w:pPr>
            <w:r w:rsidRPr="00BA3D49">
              <w:rPr>
                <w:b/>
                <w:sz w:val="20"/>
                <w:szCs w:val="20"/>
              </w:rPr>
              <w:t xml:space="preserve">“Go To </w:t>
            </w:r>
            <w:proofErr w:type="spellStart"/>
            <w:r w:rsidR="00CB22F9" w:rsidRPr="00BA3D49">
              <w:rPr>
                <w:b/>
                <w:sz w:val="20"/>
                <w:szCs w:val="20"/>
              </w:rPr>
              <w:t>CWBDirect</w:t>
            </w:r>
            <w:proofErr w:type="spellEnd"/>
            <w:r w:rsidR="00CB22F9" w:rsidRPr="00BA3D49">
              <w:rPr>
                <w:b/>
                <w:sz w:val="20"/>
                <w:szCs w:val="20"/>
              </w:rPr>
              <w:t>®</w:t>
            </w:r>
            <w:r w:rsidR="00CB22F9" w:rsidRPr="00BA3D49">
              <w:rPr>
                <w:b/>
                <w:sz w:val="20"/>
                <w:szCs w:val="20"/>
                <w:u w:val="single"/>
              </w:rPr>
              <w:t xml:space="preserve"> </w:t>
            </w:r>
            <w:r w:rsidRPr="00BA3D49">
              <w:rPr>
                <w:b/>
                <w:sz w:val="20"/>
                <w:szCs w:val="20"/>
              </w:rPr>
              <w:t>Online Banking”</w:t>
            </w:r>
          </w:p>
        </w:tc>
      </w:tr>
      <w:tr w:rsidR="00F96A95" w:rsidRPr="00BA3D49" w14:paraId="66820927" w14:textId="77777777" w:rsidTr="00DF3C1D">
        <w:tc>
          <w:tcPr>
            <w:tcW w:w="704" w:type="dxa"/>
          </w:tcPr>
          <w:p w14:paraId="10F0F147"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0664DD14" w14:textId="00949454" w:rsidR="00F96A95" w:rsidRPr="00BA3D49" w:rsidRDefault="00B33D0B" w:rsidP="00DF3C1D">
            <w:pPr>
              <w:pStyle w:val="NoSpacing"/>
              <w:jc w:val="both"/>
              <w:rPr>
                <w:sz w:val="20"/>
                <w:szCs w:val="20"/>
              </w:rPr>
            </w:pPr>
            <w:commentRangeStart w:id="174"/>
            <w:r w:rsidRPr="00BA3D49">
              <w:rPr>
                <w:sz w:val="20"/>
                <w:szCs w:val="20"/>
              </w:rPr>
              <w:t>https://direct.cwbank.com/OnlineBanking/</w:t>
            </w:r>
            <w:commentRangeEnd w:id="174"/>
            <w:r w:rsidR="00D916EE">
              <w:rPr>
                <w:rStyle w:val="CommentReference"/>
                <w:rFonts w:eastAsiaTheme="minorEastAsia"/>
                <w:lang w:eastAsia="en-CA"/>
              </w:rPr>
              <w:commentReference w:id="174"/>
            </w:r>
          </w:p>
        </w:tc>
      </w:tr>
    </w:tbl>
    <w:p w14:paraId="737473F2" w14:textId="4193F5DD" w:rsidR="00A5055A" w:rsidRPr="00BA3D49" w:rsidRDefault="00A5055A" w:rsidP="00A5055A">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A5055A" w:rsidRPr="00F96A95" w14:paraId="4ABD0EA5" w14:textId="77777777" w:rsidTr="00D97EE2">
        <w:tc>
          <w:tcPr>
            <w:tcW w:w="704" w:type="dxa"/>
          </w:tcPr>
          <w:p w14:paraId="3CC0B7C6" w14:textId="77777777" w:rsidR="00A5055A" w:rsidRPr="00BA3D49" w:rsidRDefault="00A5055A" w:rsidP="00D97EE2">
            <w:pPr>
              <w:pStyle w:val="NoSpacing"/>
              <w:jc w:val="both"/>
              <w:rPr>
                <w:b/>
                <w:sz w:val="20"/>
                <w:szCs w:val="20"/>
              </w:rPr>
            </w:pPr>
            <w:r w:rsidRPr="00BA3D49">
              <w:rPr>
                <w:b/>
                <w:sz w:val="20"/>
                <w:szCs w:val="20"/>
              </w:rPr>
              <w:t>Text:</w:t>
            </w:r>
          </w:p>
        </w:tc>
        <w:tc>
          <w:tcPr>
            <w:tcW w:w="9366" w:type="dxa"/>
          </w:tcPr>
          <w:p w14:paraId="4856F335" w14:textId="37147AE1" w:rsidR="00A5055A" w:rsidRPr="00F96A95" w:rsidRDefault="00A5055A" w:rsidP="00A5055A">
            <w:pPr>
              <w:pStyle w:val="NoSpacing"/>
              <w:jc w:val="both"/>
              <w:rPr>
                <w:b/>
                <w:sz w:val="20"/>
                <w:szCs w:val="20"/>
              </w:rPr>
            </w:pPr>
            <w:r w:rsidRPr="00BA3D49">
              <w:rPr>
                <w:b/>
                <w:sz w:val="20"/>
                <w:szCs w:val="20"/>
              </w:rPr>
              <w:t>“Protecting your deposits”</w:t>
            </w:r>
          </w:p>
        </w:tc>
      </w:tr>
      <w:tr w:rsidR="00A5055A" w:rsidRPr="00F96A95" w14:paraId="7412ECBD" w14:textId="77777777" w:rsidTr="00D97EE2">
        <w:tc>
          <w:tcPr>
            <w:tcW w:w="704" w:type="dxa"/>
          </w:tcPr>
          <w:p w14:paraId="51E7BA57" w14:textId="77777777" w:rsidR="00A5055A" w:rsidRPr="00F96A95" w:rsidRDefault="00A5055A" w:rsidP="00D97EE2">
            <w:pPr>
              <w:pStyle w:val="NoSpacing"/>
              <w:jc w:val="both"/>
              <w:rPr>
                <w:sz w:val="20"/>
                <w:szCs w:val="20"/>
              </w:rPr>
            </w:pPr>
            <w:r w:rsidRPr="00F96A95">
              <w:rPr>
                <w:sz w:val="20"/>
                <w:szCs w:val="20"/>
              </w:rPr>
              <w:t>URL:</w:t>
            </w:r>
          </w:p>
        </w:tc>
        <w:tc>
          <w:tcPr>
            <w:tcW w:w="9366" w:type="dxa"/>
          </w:tcPr>
          <w:p w14:paraId="41E472BF" w14:textId="7560A7ED" w:rsidR="00A5055A" w:rsidRPr="00F96A95" w:rsidRDefault="00A5055A" w:rsidP="00D97EE2">
            <w:pPr>
              <w:pStyle w:val="NoSpacing"/>
              <w:jc w:val="both"/>
              <w:rPr>
                <w:sz w:val="20"/>
                <w:szCs w:val="20"/>
              </w:rPr>
            </w:pPr>
            <w:r w:rsidRPr="00A5055A">
              <w:rPr>
                <w:sz w:val="20"/>
                <w:szCs w:val="20"/>
              </w:rPr>
              <w:t>https://www.cdic.ca/your-coverage/protecting-your-deposit/</w:t>
            </w:r>
          </w:p>
        </w:tc>
      </w:tr>
    </w:tbl>
    <w:p w14:paraId="15110952" w14:textId="77777777" w:rsidR="00A5055A" w:rsidRDefault="00A5055A" w:rsidP="00A5055A">
      <w:pPr>
        <w:pStyle w:val="NoSpacing"/>
        <w:jc w:val="both"/>
        <w:rPr>
          <w:sz w:val="20"/>
          <w:szCs w:val="20"/>
        </w:rPr>
      </w:pPr>
    </w:p>
    <w:p w14:paraId="4E20474D" w14:textId="77777777" w:rsidR="00A5055A" w:rsidRDefault="00A5055A" w:rsidP="009D5446">
      <w:pPr>
        <w:pStyle w:val="NoSpacing"/>
        <w:jc w:val="both"/>
        <w:rPr>
          <w:sz w:val="20"/>
          <w:szCs w:val="20"/>
        </w:rPr>
      </w:pPr>
    </w:p>
    <w:p w14:paraId="7BAD729E" w14:textId="77777777" w:rsidR="00FE398E" w:rsidRDefault="00FE398E" w:rsidP="00FE398E">
      <w:pPr>
        <w:pStyle w:val="NoSpacing"/>
        <w:jc w:val="both"/>
      </w:pPr>
    </w:p>
    <w:p w14:paraId="481313DB" w14:textId="11E125EA" w:rsidR="00FE398E" w:rsidRDefault="00FE398E" w:rsidP="00FE398E">
      <w:pPr>
        <w:pStyle w:val="NoSpacing"/>
        <w:jc w:val="both"/>
      </w:pPr>
      <w:r>
        <w:rPr>
          <w:b/>
          <w:u w:val="single"/>
        </w:rPr>
        <w:t>Attachments</w:t>
      </w:r>
    </w:p>
    <w:p w14:paraId="335BA941" w14:textId="77777777" w:rsidR="00023742" w:rsidRDefault="00023742" w:rsidP="00023742">
      <w:pPr>
        <w:pStyle w:val="NoSpacing"/>
        <w:jc w:val="both"/>
      </w:pPr>
    </w:p>
    <w:p w14:paraId="5E790179" w14:textId="77777777" w:rsidR="00023742" w:rsidRDefault="00023742" w:rsidP="00023742">
      <w:pPr>
        <w:pStyle w:val="NoSpacing"/>
        <w:jc w:val="both"/>
      </w:pPr>
      <w:r>
        <w:t>The message body above includes references to the following attachments.</w:t>
      </w:r>
    </w:p>
    <w:p w14:paraId="633A5725" w14:textId="77777777" w:rsidR="00023742" w:rsidRDefault="00023742" w:rsidP="0002374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1237"/>
        <w:gridCol w:w="8833"/>
      </w:tblGrid>
      <w:tr w:rsidR="00023742" w:rsidRPr="00F96A95" w14:paraId="5345731F" w14:textId="77777777" w:rsidTr="0058587F">
        <w:tc>
          <w:tcPr>
            <w:tcW w:w="1237" w:type="dxa"/>
          </w:tcPr>
          <w:p w14:paraId="502E1EA0" w14:textId="77777777" w:rsidR="00023742" w:rsidRPr="00F96A95" w:rsidRDefault="00023742" w:rsidP="0058587F">
            <w:pPr>
              <w:pStyle w:val="NoSpacing"/>
              <w:jc w:val="both"/>
              <w:rPr>
                <w:b/>
                <w:sz w:val="20"/>
                <w:szCs w:val="20"/>
              </w:rPr>
            </w:pPr>
            <w:r>
              <w:rPr>
                <w:b/>
                <w:sz w:val="20"/>
                <w:szCs w:val="20"/>
              </w:rPr>
              <w:t>File Name:</w:t>
            </w:r>
          </w:p>
        </w:tc>
        <w:tc>
          <w:tcPr>
            <w:tcW w:w="8833" w:type="dxa"/>
          </w:tcPr>
          <w:p w14:paraId="1459C774" w14:textId="274316FD" w:rsidR="00023742" w:rsidRPr="00F96A95" w:rsidRDefault="00023742" w:rsidP="0058587F">
            <w:pPr>
              <w:pStyle w:val="NoSpacing"/>
              <w:jc w:val="both"/>
              <w:rPr>
                <w:b/>
                <w:sz w:val="20"/>
                <w:szCs w:val="20"/>
              </w:rPr>
            </w:pPr>
            <w:r>
              <w:rPr>
                <w:b/>
                <w:sz w:val="20"/>
                <w:szCs w:val="20"/>
              </w:rPr>
              <w:t>CWB Signature Card</w:t>
            </w:r>
          </w:p>
        </w:tc>
      </w:tr>
      <w:tr w:rsidR="00023742" w:rsidRPr="00F96A95" w14:paraId="62DEF0C5" w14:textId="77777777" w:rsidTr="0058587F">
        <w:tc>
          <w:tcPr>
            <w:tcW w:w="1237" w:type="dxa"/>
          </w:tcPr>
          <w:p w14:paraId="2A5E5F21" w14:textId="77777777" w:rsidR="00023742" w:rsidRPr="00F96A95" w:rsidRDefault="00023742" w:rsidP="0058587F">
            <w:pPr>
              <w:pStyle w:val="NoSpacing"/>
              <w:jc w:val="both"/>
              <w:rPr>
                <w:sz w:val="20"/>
                <w:szCs w:val="20"/>
              </w:rPr>
            </w:pPr>
            <w:r>
              <w:rPr>
                <w:sz w:val="20"/>
                <w:szCs w:val="20"/>
              </w:rPr>
              <w:t>Attachment:</w:t>
            </w:r>
          </w:p>
        </w:tc>
        <w:tc>
          <w:tcPr>
            <w:tcW w:w="8833" w:type="dxa"/>
          </w:tcPr>
          <w:p w14:paraId="017439ED" w14:textId="17056C1E" w:rsidR="00023742" w:rsidRPr="00F96A95" w:rsidRDefault="00A64F89" w:rsidP="0058587F">
            <w:pPr>
              <w:pStyle w:val="NoSpacing"/>
              <w:jc w:val="both"/>
              <w:rPr>
                <w:sz w:val="20"/>
                <w:szCs w:val="20"/>
              </w:rPr>
            </w:pPr>
            <w:r>
              <w:rPr>
                <w:sz w:val="20"/>
                <w:szCs w:val="20"/>
              </w:rPr>
              <w:object w:dxaOrig="935" w:dyaOrig="590" w14:anchorId="78C602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9.4pt" o:ole="">
                  <v:imagedata r:id="rId22" o:title=""/>
                </v:shape>
                <o:OLEObject Type="Embed" ProgID="AcroExch.Document.DC" ShapeID="_x0000_i1025" DrawAspect="Icon" ObjectID="_1669799479" r:id="rId23"/>
              </w:object>
            </w:r>
          </w:p>
        </w:tc>
      </w:tr>
    </w:tbl>
    <w:p w14:paraId="69FB8161" w14:textId="4DA6E26D" w:rsidR="00023742" w:rsidRDefault="00023742" w:rsidP="0002374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1237"/>
        <w:gridCol w:w="8833"/>
      </w:tblGrid>
      <w:tr w:rsidR="00023742" w:rsidRPr="00F96A95" w14:paraId="68541F74" w14:textId="77777777" w:rsidTr="0058587F">
        <w:tc>
          <w:tcPr>
            <w:tcW w:w="1237" w:type="dxa"/>
          </w:tcPr>
          <w:p w14:paraId="709F4A7D" w14:textId="3F6C2D93" w:rsidR="00023742" w:rsidRPr="00F96A95" w:rsidRDefault="00023742" w:rsidP="0058587F">
            <w:pPr>
              <w:pStyle w:val="NoSpacing"/>
              <w:jc w:val="both"/>
              <w:rPr>
                <w:b/>
                <w:sz w:val="20"/>
                <w:szCs w:val="20"/>
              </w:rPr>
            </w:pPr>
          </w:p>
        </w:tc>
        <w:tc>
          <w:tcPr>
            <w:tcW w:w="8833" w:type="dxa"/>
          </w:tcPr>
          <w:p w14:paraId="29F99EF6" w14:textId="1BC1FE2F" w:rsidR="00023742" w:rsidRPr="00F96A95" w:rsidRDefault="00023742" w:rsidP="0058587F">
            <w:pPr>
              <w:pStyle w:val="NoSpacing"/>
              <w:jc w:val="both"/>
              <w:rPr>
                <w:b/>
                <w:sz w:val="20"/>
                <w:szCs w:val="20"/>
              </w:rPr>
            </w:pPr>
          </w:p>
        </w:tc>
      </w:tr>
      <w:tr w:rsidR="00023742" w:rsidRPr="00F96A95" w14:paraId="08439BCC" w14:textId="77777777" w:rsidTr="0058587F">
        <w:tc>
          <w:tcPr>
            <w:tcW w:w="1237" w:type="dxa"/>
          </w:tcPr>
          <w:p w14:paraId="7E47880B" w14:textId="66671CC6" w:rsidR="00023742" w:rsidRPr="00F96A95" w:rsidRDefault="00023742" w:rsidP="0058587F">
            <w:pPr>
              <w:pStyle w:val="NoSpacing"/>
              <w:jc w:val="both"/>
              <w:rPr>
                <w:sz w:val="20"/>
                <w:szCs w:val="20"/>
              </w:rPr>
            </w:pPr>
          </w:p>
        </w:tc>
        <w:tc>
          <w:tcPr>
            <w:tcW w:w="8833" w:type="dxa"/>
          </w:tcPr>
          <w:p w14:paraId="193B0536" w14:textId="612A5D52" w:rsidR="00023742" w:rsidRPr="00F96A95" w:rsidRDefault="00023742" w:rsidP="0058587F">
            <w:pPr>
              <w:pStyle w:val="NoSpacing"/>
              <w:jc w:val="both"/>
              <w:rPr>
                <w:sz w:val="20"/>
                <w:szCs w:val="20"/>
              </w:rPr>
            </w:pPr>
          </w:p>
        </w:tc>
      </w:tr>
    </w:tbl>
    <w:p w14:paraId="0B4DD56B" w14:textId="7279D8D4" w:rsidR="002E7525" w:rsidRDefault="002E7525">
      <w:pPr>
        <w:rPr>
          <w:rFonts w:eastAsiaTheme="minorHAnsi"/>
          <w:sz w:val="20"/>
          <w:szCs w:val="20"/>
          <w:lang w:eastAsia="en-US"/>
        </w:rPr>
      </w:pPr>
      <w:r>
        <w:rPr>
          <w:sz w:val="20"/>
          <w:szCs w:val="20"/>
        </w:rPr>
        <w:br w:type="page"/>
      </w:r>
    </w:p>
    <w:p w14:paraId="03DDF357" w14:textId="6F4D03B8" w:rsidR="002E7525" w:rsidRDefault="00234D17" w:rsidP="002E7525">
      <w:pPr>
        <w:pStyle w:val="Heading2"/>
        <w:keepNext/>
        <w:spacing w:after="0" w:line="240" w:lineRule="auto"/>
      </w:pPr>
      <w:bookmarkStart w:id="175" w:name="_Toc55555398"/>
      <w:r>
        <w:lastRenderedPageBreak/>
        <w:t>3.2</w:t>
      </w:r>
      <w:r>
        <w:tab/>
        <w:t>Pending Review E</w:t>
      </w:r>
      <w:r w:rsidR="002E7525">
        <w:t>mail</w:t>
      </w:r>
      <w:bookmarkEnd w:id="175"/>
    </w:p>
    <w:p w14:paraId="74CD15B0" w14:textId="77777777" w:rsidR="002E7525" w:rsidRDefault="002E7525" w:rsidP="002E7525">
      <w:pPr>
        <w:pStyle w:val="NoSpacing"/>
        <w:jc w:val="both"/>
      </w:pPr>
    </w:p>
    <w:p w14:paraId="7AC5ECE8" w14:textId="77777777" w:rsidR="002E7525" w:rsidRPr="006B729E" w:rsidRDefault="002E7525" w:rsidP="002E7525">
      <w:pPr>
        <w:pStyle w:val="NoSpacing"/>
        <w:jc w:val="both"/>
        <w:rPr>
          <w:b/>
          <w:u w:val="single"/>
        </w:rPr>
      </w:pPr>
      <w:r>
        <w:rPr>
          <w:b/>
          <w:u w:val="single"/>
        </w:rPr>
        <w:t>Trigger Events</w:t>
      </w:r>
    </w:p>
    <w:p w14:paraId="161E76BF" w14:textId="77777777" w:rsidR="002E7525" w:rsidRDefault="002E7525" w:rsidP="002E7525">
      <w:pPr>
        <w:pStyle w:val="NoSpacing"/>
        <w:jc w:val="both"/>
      </w:pPr>
    </w:p>
    <w:p w14:paraId="38C28BEB" w14:textId="314B09C7" w:rsidR="003C76BA" w:rsidRDefault="00234D17" w:rsidP="002E7525">
      <w:pPr>
        <w:pStyle w:val="NoSpacing"/>
        <w:jc w:val="both"/>
      </w:pPr>
      <w:r>
        <w:t>This e</w:t>
      </w:r>
      <w:r w:rsidR="003C76BA">
        <w:t xml:space="preserve">mail is sent to applicants </w:t>
      </w:r>
      <w:r w:rsidR="00CE3E49">
        <w:t xml:space="preserve">or authorized signers </w:t>
      </w:r>
      <w:r w:rsidR="003C76BA">
        <w:t xml:space="preserve">requiring manual review of their applications.  It notifies the applicant that they must </w:t>
      </w:r>
      <w:r w:rsidR="00B268D3">
        <w:t xml:space="preserve">provide further information to </w:t>
      </w:r>
      <w:r w:rsidR="007B6B63">
        <w:t>CWB</w:t>
      </w:r>
      <w:r w:rsidR="00B268D3">
        <w:t>, and/or wait until Business Search API results have been received.</w:t>
      </w:r>
    </w:p>
    <w:p w14:paraId="7D799B70" w14:textId="77777777" w:rsidR="00242BAA" w:rsidRDefault="00242BAA" w:rsidP="002E7525">
      <w:pPr>
        <w:pStyle w:val="NoSpacing"/>
        <w:jc w:val="both"/>
      </w:pPr>
    </w:p>
    <w:p w14:paraId="29BE379C" w14:textId="5BD36D94" w:rsidR="002E7525" w:rsidRDefault="002E7525" w:rsidP="002E7525">
      <w:pPr>
        <w:pStyle w:val="NoSpacing"/>
        <w:jc w:val="both"/>
      </w:pPr>
      <w:r>
        <w:t>The following event</w:t>
      </w:r>
      <w:r w:rsidR="00234D17">
        <w:t>s trigger the sending of this e</w:t>
      </w:r>
      <w:r>
        <w:t>mail.</w:t>
      </w:r>
    </w:p>
    <w:p w14:paraId="01681452" w14:textId="77777777" w:rsidR="002E7525" w:rsidRDefault="002E7525" w:rsidP="002E7525">
      <w:pPr>
        <w:pStyle w:val="NoSpacing"/>
        <w:jc w:val="both"/>
      </w:pPr>
    </w:p>
    <w:p w14:paraId="3504EECE" w14:textId="3BB37D68" w:rsidR="00F37E93" w:rsidRDefault="00CE3E49" w:rsidP="006E0242">
      <w:pPr>
        <w:pStyle w:val="NoSpacing"/>
        <w:numPr>
          <w:ilvl w:val="0"/>
          <w:numId w:val="22"/>
        </w:numPr>
        <w:jc w:val="both"/>
      </w:pPr>
      <w:r>
        <w:t>Business Search API does not return a match,</w:t>
      </w:r>
      <w:r w:rsidR="00F37E93">
        <w:t xml:space="preserve"> or</w:t>
      </w:r>
      <w:r w:rsidR="00FE5A80">
        <w:t xml:space="preserve"> </w:t>
      </w:r>
      <w:r w:rsidR="00F37E93">
        <w:t xml:space="preserve">returns an inactive registration. </w:t>
      </w:r>
    </w:p>
    <w:p w14:paraId="2C2DE2C9" w14:textId="45C86402" w:rsidR="00CE3E49" w:rsidRDefault="00F37E93" w:rsidP="006E0242">
      <w:pPr>
        <w:pStyle w:val="NoSpacing"/>
        <w:numPr>
          <w:ilvl w:val="0"/>
          <w:numId w:val="22"/>
        </w:numPr>
        <w:jc w:val="both"/>
      </w:pPr>
      <w:r>
        <w:t xml:space="preserve">Business Search API </w:t>
      </w:r>
      <w:r w:rsidR="00CE3E49">
        <w:t xml:space="preserve">does not return a response </w:t>
      </w:r>
      <w:commentRangeStart w:id="176"/>
      <w:r w:rsidR="00CE3E49">
        <w:t xml:space="preserve">(out of </w:t>
      </w:r>
      <w:proofErr w:type="gramStart"/>
      <w:r w:rsidR="00CE3E49">
        <w:t>hours</w:t>
      </w:r>
      <w:proofErr w:type="gramEnd"/>
      <w:r w:rsidR="00CE3E49">
        <w:t xml:space="preserve"> application).</w:t>
      </w:r>
      <w:commentRangeEnd w:id="176"/>
      <w:r w:rsidR="00A64F89">
        <w:rPr>
          <w:rStyle w:val="CommentReference"/>
          <w:rFonts w:eastAsiaTheme="minorEastAsia"/>
          <w:lang w:eastAsia="en-CA"/>
        </w:rPr>
        <w:commentReference w:id="176"/>
      </w:r>
    </w:p>
    <w:p w14:paraId="17B54C23" w14:textId="3675395D" w:rsidR="00FE5A80" w:rsidRDefault="00FE5A80" w:rsidP="006E0242">
      <w:pPr>
        <w:pStyle w:val="NoSpacing"/>
        <w:numPr>
          <w:ilvl w:val="0"/>
          <w:numId w:val="22"/>
        </w:numPr>
        <w:jc w:val="both"/>
      </w:pPr>
      <w:r>
        <w:t>Business Search API results do not match entered information (see Business Search-elements for comparison).</w:t>
      </w:r>
    </w:p>
    <w:p w14:paraId="4A267662" w14:textId="24634A40" w:rsidR="00FE5A80" w:rsidRDefault="00FE5A80" w:rsidP="001C2BA1">
      <w:pPr>
        <w:pStyle w:val="NoSpacing"/>
        <w:numPr>
          <w:ilvl w:val="1"/>
          <w:numId w:val="22"/>
        </w:numPr>
        <w:jc w:val="both"/>
      </w:pPr>
      <w:r>
        <w:t>(to be confirmed) Unable to validate shareholder names – jurisdiction of registration does not provide these data.</w:t>
      </w:r>
    </w:p>
    <w:p w14:paraId="080C0A2C" w14:textId="6D2A819E" w:rsidR="002E7525" w:rsidRDefault="00FE5A80" w:rsidP="006E0242">
      <w:pPr>
        <w:pStyle w:val="NoSpacing"/>
        <w:numPr>
          <w:ilvl w:val="0"/>
          <w:numId w:val="22"/>
        </w:numPr>
        <w:jc w:val="both"/>
      </w:pPr>
      <w:r>
        <w:t>Business entity, a</w:t>
      </w:r>
      <w:r w:rsidR="00FD2BEE">
        <w:t>pplicant</w:t>
      </w:r>
      <w:r w:rsidR="008B0ED2">
        <w:t xml:space="preserve"> </w:t>
      </w:r>
      <w:r w:rsidR="00CE3E49">
        <w:t>or authorized signer</w:t>
      </w:r>
      <w:r w:rsidR="002E7525" w:rsidRPr="002E7525">
        <w:t xml:space="preserve"> </w:t>
      </w:r>
      <w:r w:rsidR="002E7525">
        <w:t xml:space="preserve">fails to </w:t>
      </w:r>
      <w:commentRangeStart w:id="177"/>
      <w:r w:rsidR="002E7525">
        <w:t>pass fraud checks</w:t>
      </w:r>
      <w:r w:rsidR="00DE1352">
        <w:t xml:space="preserve"> (combined </w:t>
      </w:r>
      <w:r w:rsidR="00FD2BEE">
        <w:t>Th</w:t>
      </w:r>
      <w:r w:rsidR="00DE1352">
        <w:t>i</w:t>
      </w:r>
      <w:r w:rsidR="00FD2BEE">
        <w:t>r</w:t>
      </w:r>
      <w:r w:rsidR="00DE1352">
        <w:t>dStream API and/or SAS AML API)</w:t>
      </w:r>
      <w:commentRangeEnd w:id="177"/>
      <w:r w:rsidR="00B74806">
        <w:rPr>
          <w:rStyle w:val="CommentReference"/>
          <w:rFonts w:eastAsiaTheme="minorEastAsia"/>
          <w:lang w:eastAsia="en-CA"/>
        </w:rPr>
        <w:commentReference w:id="177"/>
      </w:r>
    </w:p>
    <w:p w14:paraId="6E5FECC9" w14:textId="6FA12CD9" w:rsidR="00FE5A80" w:rsidRDefault="00FE5A80" w:rsidP="006E0242">
      <w:pPr>
        <w:pStyle w:val="NoSpacing"/>
        <w:numPr>
          <w:ilvl w:val="0"/>
          <w:numId w:val="22"/>
        </w:numPr>
        <w:jc w:val="both"/>
      </w:pPr>
      <w:commentRangeStart w:id="178"/>
      <w:commentRangeStart w:id="179"/>
      <w:r>
        <w:t>Equifax credit bureau API returns an inadequate credit (FICO) score for applicant or authorized signer</w:t>
      </w:r>
      <w:commentRangeEnd w:id="178"/>
      <w:r w:rsidR="00A64F89">
        <w:rPr>
          <w:rStyle w:val="CommentReference"/>
          <w:rFonts w:eastAsiaTheme="minorEastAsia"/>
          <w:lang w:eastAsia="en-CA"/>
        </w:rPr>
        <w:commentReference w:id="178"/>
      </w:r>
      <w:commentRangeEnd w:id="179"/>
      <w:r w:rsidR="00D916EE">
        <w:rPr>
          <w:rStyle w:val="CommentReference"/>
          <w:rFonts w:eastAsiaTheme="minorEastAsia"/>
          <w:lang w:eastAsia="en-CA"/>
        </w:rPr>
        <w:commentReference w:id="179"/>
      </w:r>
      <w:r>
        <w:t>.</w:t>
      </w:r>
    </w:p>
    <w:p w14:paraId="56B041F7" w14:textId="3F50ECA9" w:rsidR="002E7525" w:rsidRDefault="00FD2BEE" w:rsidP="006E0242">
      <w:pPr>
        <w:pStyle w:val="NoSpacing"/>
        <w:numPr>
          <w:ilvl w:val="0"/>
          <w:numId w:val="22"/>
        </w:numPr>
        <w:jc w:val="both"/>
      </w:pPr>
      <w:r>
        <w:t xml:space="preserve">Applicant </w:t>
      </w:r>
      <w:r w:rsidR="00CE3E49">
        <w:t>or authorized signer</w:t>
      </w:r>
      <w:r w:rsidR="008B0ED2">
        <w:t xml:space="preserve"> requires</w:t>
      </w:r>
      <w:r w:rsidR="003C76BA">
        <w:t xml:space="preserve"> manual IDV (</w:t>
      </w:r>
      <w:r>
        <w:t>fails to pass Flinks IDV</w:t>
      </w:r>
      <w:r w:rsidR="003C76BA">
        <w:t>)</w:t>
      </w:r>
    </w:p>
    <w:p w14:paraId="768EE527" w14:textId="2C6D08B4" w:rsidR="003C76BA" w:rsidRDefault="003C76BA" w:rsidP="006E0242">
      <w:pPr>
        <w:pStyle w:val="NoSpacing"/>
        <w:numPr>
          <w:ilvl w:val="0"/>
          <w:numId w:val="22"/>
        </w:numPr>
        <w:jc w:val="both"/>
      </w:pPr>
      <w:r>
        <w:t>Applicant</w:t>
      </w:r>
      <w:r w:rsidR="00CE3E49">
        <w:t>, authorized signer or business entity</w:t>
      </w:r>
      <w:r>
        <w:t xml:space="preserve"> fails the CIF check (one or more </w:t>
      </w:r>
      <w:r w:rsidR="007B6B63">
        <w:t>CWB</w:t>
      </w:r>
      <w:r w:rsidR="00FD2BEE">
        <w:t xml:space="preserve"> CIF</w:t>
      </w:r>
      <w:r>
        <w:t xml:space="preserve">s found, or Multiple </w:t>
      </w:r>
      <w:r w:rsidR="007B6B63">
        <w:t>Motive</w:t>
      </w:r>
      <w:r>
        <w:t xml:space="preserve"> CIFs found)</w:t>
      </w:r>
    </w:p>
    <w:p w14:paraId="50EEE0D6" w14:textId="775375F6" w:rsidR="002E7525" w:rsidRDefault="002E7525" w:rsidP="002E7525">
      <w:pPr>
        <w:pStyle w:val="NoSpacing"/>
        <w:jc w:val="both"/>
      </w:pPr>
    </w:p>
    <w:p w14:paraId="57E15414" w14:textId="77777777" w:rsidR="007216BD" w:rsidRDefault="007216BD" w:rsidP="002E7525">
      <w:pPr>
        <w:pStyle w:val="NoSpacing"/>
        <w:jc w:val="both"/>
      </w:pPr>
    </w:p>
    <w:p w14:paraId="77343F54" w14:textId="77777777" w:rsidR="002E7525" w:rsidRDefault="002E7525" w:rsidP="002E7525">
      <w:pPr>
        <w:pStyle w:val="NoSpacing"/>
        <w:jc w:val="both"/>
      </w:pPr>
      <w:r>
        <w:rPr>
          <w:b/>
          <w:u w:val="single"/>
        </w:rPr>
        <w:t>Subject Line</w:t>
      </w:r>
    </w:p>
    <w:p w14:paraId="2A6E69E9" w14:textId="77777777" w:rsidR="002E7525" w:rsidRDefault="002E7525" w:rsidP="002E752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E7525" w:rsidRPr="00F96A95" w14:paraId="3AADAF6A" w14:textId="77777777" w:rsidTr="00DF3C1D">
        <w:tc>
          <w:tcPr>
            <w:tcW w:w="10070" w:type="dxa"/>
          </w:tcPr>
          <w:p w14:paraId="68E1D4CD" w14:textId="120D1075" w:rsidR="002E7525" w:rsidRPr="00F96A95" w:rsidRDefault="00BA3D49" w:rsidP="00DF3C1D">
            <w:pPr>
              <w:pStyle w:val="NoSpacing"/>
              <w:jc w:val="both"/>
              <w:rPr>
                <w:sz w:val="20"/>
                <w:szCs w:val="20"/>
              </w:rPr>
            </w:pPr>
            <w:r>
              <w:rPr>
                <w:sz w:val="20"/>
                <w:szCs w:val="20"/>
              </w:rPr>
              <w:t xml:space="preserve">More information </w:t>
            </w:r>
            <w:ins w:id="180" w:author="Stacy Schmidt" w:date="2020-12-17T16:35:00Z">
              <w:r w:rsidR="00BA316A">
                <w:rPr>
                  <w:sz w:val="20"/>
                  <w:szCs w:val="20"/>
                </w:rPr>
                <w:t xml:space="preserve">is </w:t>
              </w:r>
            </w:ins>
            <w:r>
              <w:rPr>
                <w:sz w:val="20"/>
                <w:szCs w:val="20"/>
              </w:rPr>
              <w:t xml:space="preserve">needed for your CWB </w:t>
            </w:r>
            <w:r w:rsidR="00FE5A80">
              <w:rPr>
                <w:sz w:val="20"/>
                <w:szCs w:val="20"/>
              </w:rPr>
              <w:t xml:space="preserve">business </w:t>
            </w:r>
            <w:r>
              <w:rPr>
                <w:sz w:val="20"/>
                <w:szCs w:val="20"/>
              </w:rPr>
              <w:t>application</w:t>
            </w:r>
          </w:p>
        </w:tc>
      </w:tr>
    </w:tbl>
    <w:p w14:paraId="342F4169" w14:textId="2CCD3381" w:rsidR="002E7525" w:rsidRDefault="002E7525" w:rsidP="002E7525">
      <w:pPr>
        <w:pStyle w:val="NoSpacing"/>
        <w:jc w:val="both"/>
      </w:pPr>
    </w:p>
    <w:p w14:paraId="573DA8BD" w14:textId="77777777" w:rsidR="007216BD" w:rsidRDefault="007216BD" w:rsidP="002E7525">
      <w:pPr>
        <w:pStyle w:val="NoSpacing"/>
        <w:jc w:val="both"/>
      </w:pPr>
    </w:p>
    <w:p w14:paraId="13ED3310" w14:textId="77777777" w:rsidR="002E7525" w:rsidRDefault="002E7525" w:rsidP="002E7525">
      <w:pPr>
        <w:pStyle w:val="NoSpacing"/>
        <w:jc w:val="both"/>
      </w:pPr>
      <w:commentRangeStart w:id="181"/>
      <w:r>
        <w:rPr>
          <w:b/>
          <w:u w:val="single"/>
        </w:rPr>
        <w:t>Message Body</w:t>
      </w:r>
      <w:commentRangeEnd w:id="181"/>
      <w:r w:rsidR="00027288">
        <w:rPr>
          <w:rStyle w:val="CommentReference"/>
          <w:rFonts w:eastAsiaTheme="minorEastAsia"/>
          <w:lang w:eastAsia="en-CA"/>
        </w:rPr>
        <w:commentReference w:id="181"/>
      </w:r>
    </w:p>
    <w:p w14:paraId="0DCC9F18" w14:textId="77777777" w:rsidR="002E7525" w:rsidRDefault="002E7525" w:rsidP="002E752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E7525" w:rsidRPr="00F96A95" w14:paraId="62A46AB9" w14:textId="77777777" w:rsidTr="007216BD">
        <w:trPr>
          <w:trHeight w:val="174"/>
        </w:trPr>
        <w:tc>
          <w:tcPr>
            <w:tcW w:w="10070" w:type="dxa"/>
          </w:tcPr>
          <w:p w14:paraId="1EA6DC46" w14:textId="4AB799E8" w:rsidR="00955208" w:rsidRPr="00955208" w:rsidRDefault="00BA3D49" w:rsidP="00955208">
            <w:pPr>
              <w:pStyle w:val="NoSpacing"/>
              <w:jc w:val="both"/>
              <w:rPr>
                <w:sz w:val="20"/>
                <w:szCs w:val="20"/>
              </w:rPr>
            </w:pPr>
            <w:r>
              <w:rPr>
                <w:sz w:val="20"/>
                <w:szCs w:val="20"/>
              </w:rPr>
              <w:t>Hello</w:t>
            </w:r>
            <w:r w:rsidR="00955208" w:rsidRPr="00955208">
              <w:rPr>
                <w:sz w:val="20"/>
                <w:szCs w:val="20"/>
              </w:rPr>
              <w:t xml:space="preserve"> &lt;&lt;First Name&gt;&gt;,</w:t>
            </w:r>
          </w:p>
          <w:p w14:paraId="025D19D6" w14:textId="77777777" w:rsidR="00955208" w:rsidRPr="00955208" w:rsidRDefault="00955208" w:rsidP="00955208">
            <w:pPr>
              <w:pStyle w:val="NoSpacing"/>
              <w:jc w:val="both"/>
              <w:rPr>
                <w:sz w:val="20"/>
                <w:szCs w:val="20"/>
              </w:rPr>
            </w:pPr>
          </w:p>
          <w:p w14:paraId="45271D71" w14:textId="0098470E" w:rsidR="00BA3D49" w:rsidRDefault="00BA3D49" w:rsidP="00955208">
            <w:pPr>
              <w:pStyle w:val="NoSpacing"/>
              <w:jc w:val="both"/>
              <w:rPr>
                <w:sz w:val="20"/>
                <w:szCs w:val="20"/>
              </w:rPr>
            </w:pPr>
            <w:r>
              <w:rPr>
                <w:sz w:val="20"/>
                <w:szCs w:val="20"/>
              </w:rPr>
              <w:t>Thank you</w:t>
            </w:r>
            <w:r w:rsidR="00955208" w:rsidRPr="00955208">
              <w:rPr>
                <w:sz w:val="20"/>
                <w:szCs w:val="20"/>
              </w:rPr>
              <w:t xml:space="preserve"> for completing </w:t>
            </w:r>
            <w:r w:rsidR="00F37E93">
              <w:rPr>
                <w:sz w:val="20"/>
                <w:szCs w:val="20"/>
              </w:rPr>
              <w:t>an</w:t>
            </w:r>
            <w:r w:rsidR="00F37E93" w:rsidRPr="00955208">
              <w:rPr>
                <w:sz w:val="20"/>
                <w:szCs w:val="20"/>
              </w:rPr>
              <w:t xml:space="preserve"> </w:t>
            </w:r>
            <w:r w:rsidR="00955208" w:rsidRPr="00955208">
              <w:rPr>
                <w:sz w:val="20"/>
                <w:szCs w:val="20"/>
              </w:rPr>
              <w:t xml:space="preserve">application with </w:t>
            </w:r>
            <w:r>
              <w:rPr>
                <w:sz w:val="20"/>
                <w:szCs w:val="20"/>
              </w:rPr>
              <w:t>Canadian Western Bank (</w:t>
            </w:r>
            <w:r w:rsidR="00DD4406">
              <w:rPr>
                <w:sz w:val="20"/>
                <w:szCs w:val="20"/>
              </w:rPr>
              <w:t>CWB</w:t>
            </w:r>
            <w:r>
              <w:rPr>
                <w:sz w:val="20"/>
                <w:szCs w:val="20"/>
              </w:rPr>
              <w:t>)</w:t>
            </w:r>
            <w:r w:rsidR="00F37E93">
              <w:rPr>
                <w:sz w:val="20"/>
                <w:szCs w:val="20"/>
              </w:rPr>
              <w:t xml:space="preserve"> on behalf of &lt;&lt;business legal name&gt;&gt;</w:t>
            </w:r>
            <w:r>
              <w:rPr>
                <w:sz w:val="20"/>
                <w:szCs w:val="20"/>
              </w:rPr>
              <w:t xml:space="preserve">. </w:t>
            </w:r>
            <w:r w:rsidRPr="00BA3D49">
              <w:rPr>
                <w:sz w:val="20"/>
                <w:szCs w:val="20"/>
              </w:rPr>
              <w:t>We look forward to building a great banking relationship with you! It looks like we just need a bit more information to get your account set up.</w:t>
            </w:r>
          </w:p>
          <w:p w14:paraId="501322B5" w14:textId="77777777" w:rsidR="00BA3D49" w:rsidRDefault="00BA3D49" w:rsidP="00955208">
            <w:pPr>
              <w:pStyle w:val="NoSpacing"/>
              <w:jc w:val="both"/>
              <w:rPr>
                <w:sz w:val="20"/>
                <w:szCs w:val="20"/>
              </w:rPr>
            </w:pPr>
          </w:p>
          <w:p w14:paraId="32E9291F" w14:textId="150136E6" w:rsidR="00BA3D49" w:rsidRPr="00BA3D49" w:rsidRDefault="00BA3D49" w:rsidP="00955208">
            <w:pPr>
              <w:pStyle w:val="NoSpacing"/>
              <w:jc w:val="both"/>
              <w:rPr>
                <w:b/>
                <w:sz w:val="20"/>
                <w:szCs w:val="20"/>
              </w:rPr>
            </w:pPr>
            <w:r w:rsidRPr="00BA3D49">
              <w:rPr>
                <w:b/>
                <w:sz w:val="20"/>
                <w:szCs w:val="20"/>
              </w:rPr>
              <w:t>Here’s what we need from you:</w:t>
            </w:r>
          </w:p>
          <w:p w14:paraId="7B5CC0DF" w14:textId="77777777" w:rsidR="00BA3D49" w:rsidRDefault="00BA3D49" w:rsidP="00955208">
            <w:pPr>
              <w:pStyle w:val="NoSpacing"/>
              <w:jc w:val="both"/>
              <w:rPr>
                <w:sz w:val="20"/>
                <w:szCs w:val="20"/>
              </w:rPr>
            </w:pPr>
          </w:p>
          <w:p w14:paraId="0F2491B1" w14:textId="26E89E99" w:rsidR="002521B2" w:rsidRDefault="002521B2" w:rsidP="002521B2">
            <w:pPr>
              <w:pStyle w:val="NoSpacing"/>
              <w:jc w:val="both"/>
              <w:rPr>
                <w:sz w:val="20"/>
                <w:szCs w:val="20"/>
              </w:rPr>
            </w:pPr>
            <w:r>
              <w:rPr>
                <w:b/>
                <w:sz w:val="20"/>
                <w:szCs w:val="20"/>
              </w:rPr>
              <w:t>&lt;&lt;IF</w:t>
            </w:r>
            <w:r>
              <w:rPr>
                <w:sz w:val="20"/>
                <w:szCs w:val="20"/>
              </w:rPr>
              <w:t xml:space="preserve">: condition 1 </w:t>
            </w:r>
            <w:r w:rsidR="008400F3">
              <w:rPr>
                <w:sz w:val="20"/>
                <w:szCs w:val="20"/>
              </w:rPr>
              <w:t xml:space="preserve">and/or 3 </w:t>
            </w:r>
            <w:r>
              <w:rPr>
                <w:sz w:val="20"/>
                <w:szCs w:val="20"/>
              </w:rPr>
              <w:t>is true (business registration is not found or is inactive</w:t>
            </w:r>
            <w:r w:rsidR="008400F3">
              <w:rPr>
                <w:sz w:val="20"/>
                <w:szCs w:val="20"/>
              </w:rPr>
              <w:t>; or information entered does not match</w:t>
            </w:r>
            <w:r>
              <w:rPr>
                <w:sz w:val="20"/>
                <w:szCs w:val="20"/>
              </w:rPr>
              <w:t>)</w:t>
            </w:r>
            <w:r w:rsidR="00B650D3" w:rsidRPr="001C2BA1">
              <w:rPr>
                <w:b/>
                <w:sz w:val="20"/>
                <w:szCs w:val="20"/>
              </w:rPr>
              <w:t>&gt;&gt;</w:t>
            </w:r>
          </w:p>
          <w:p w14:paraId="55C048A5" w14:textId="54A00493" w:rsidR="008400F3" w:rsidRDefault="002521B2" w:rsidP="002521B2">
            <w:pPr>
              <w:pStyle w:val="NoSpacing"/>
              <w:jc w:val="both"/>
              <w:rPr>
                <w:sz w:val="20"/>
                <w:szCs w:val="20"/>
              </w:rPr>
            </w:pPr>
            <w:r>
              <w:rPr>
                <w:sz w:val="20"/>
                <w:szCs w:val="20"/>
              </w:rPr>
              <w:t>Please send us</w:t>
            </w:r>
            <w:r w:rsidR="008400F3">
              <w:rPr>
                <w:sz w:val="20"/>
                <w:szCs w:val="20"/>
              </w:rPr>
              <w:t>:</w:t>
            </w:r>
            <w:r>
              <w:rPr>
                <w:sz w:val="20"/>
                <w:szCs w:val="20"/>
              </w:rPr>
              <w:t xml:space="preserve"> </w:t>
            </w:r>
          </w:p>
          <w:p w14:paraId="4A4A3470" w14:textId="22387AC5" w:rsidR="008400F3" w:rsidRDefault="008400F3" w:rsidP="001C2BA1">
            <w:pPr>
              <w:pStyle w:val="NoSpacing"/>
              <w:numPr>
                <w:ilvl w:val="0"/>
                <w:numId w:val="46"/>
              </w:numPr>
              <w:jc w:val="both"/>
              <w:rPr>
                <w:sz w:val="20"/>
                <w:szCs w:val="20"/>
              </w:rPr>
            </w:pPr>
            <w:r>
              <w:rPr>
                <w:sz w:val="20"/>
                <w:szCs w:val="20"/>
              </w:rPr>
              <w:t>T</w:t>
            </w:r>
            <w:r w:rsidR="002521B2">
              <w:rPr>
                <w:sz w:val="20"/>
                <w:szCs w:val="20"/>
              </w:rPr>
              <w:t xml:space="preserve">he registration document for &lt;&lt;business legal name&gt;&gt; from the jurisdiction </w:t>
            </w:r>
            <w:commentRangeStart w:id="182"/>
            <w:r w:rsidR="002521B2">
              <w:rPr>
                <w:sz w:val="20"/>
                <w:szCs w:val="20"/>
              </w:rPr>
              <w:t>of registration</w:t>
            </w:r>
            <w:commentRangeEnd w:id="182"/>
            <w:r w:rsidR="00A64F89">
              <w:rPr>
                <w:rStyle w:val="CommentReference"/>
                <w:rFonts w:eastAsiaTheme="minorEastAsia"/>
                <w:lang w:eastAsia="en-CA"/>
              </w:rPr>
              <w:commentReference w:id="182"/>
            </w:r>
          </w:p>
          <w:p w14:paraId="6BCA8D83" w14:textId="16DAAA46" w:rsidR="008400F3" w:rsidRDefault="008400F3" w:rsidP="001C2BA1">
            <w:pPr>
              <w:pStyle w:val="NoSpacing"/>
              <w:numPr>
                <w:ilvl w:val="0"/>
                <w:numId w:val="46"/>
              </w:numPr>
              <w:jc w:val="both"/>
              <w:rPr>
                <w:sz w:val="20"/>
                <w:szCs w:val="20"/>
              </w:rPr>
            </w:pPr>
            <w:commentRangeStart w:id="183"/>
            <w:r>
              <w:rPr>
                <w:sz w:val="20"/>
                <w:szCs w:val="20"/>
              </w:rPr>
              <w:t>A copy of the most recent Annual Return for &lt;&lt;business legal name&gt;&gt;, confirming the active status of the business</w:t>
            </w:r>
            <w:commentRangeEnd w:id="183"/>
            <w:r>
              <w:rPr>
                <w:rStyle w:val="CommentReference"/>
                <w:rFonts w:eastAsiaTheme="minorEastAsia"/>
                <w:lang w:eastAsia="en-CA"/>
              </w:rPr>
              <w:commentReference w:id="183"/>
            </w:r>
          </w:p>
          <w:p w14:paraId="4E312B4C" w14:textId="26B5C5A7" w:rsidR="002521B2" w:rsidRDefault="008400F3" w:rsidP="001C2BA1">
            <w:pPr>
              <w:pStyle w:val="NoSpacing"/>
              <w:numPr>
                <w:ilvl w:val="0"/>
                <w:numId w:val="46"/>
              </w:numPr>
              <w:jc w:val="both"/>
              <w:rPr>
                <w:sz w:val="20"/>
                <w:szCs w:val="20"/>
              </w:rPr>
            </w:pPr>
            <w:r>
              <w:rPr>
                <w:sz w:val="20"/>
                <w:szCs w:val="20"/>
              </w:rPr>
              <w:t>A copy of the Shareholder Registry for &lt;&lt;business legal name&gt;&gt;</w:t>
            </w:r>
          </w:p>
          <w:p w14:paraId="48550090" w14:textId="36FB0E3F" w:rsidR="002521B2" w:rsidRDefault="002521B2" w:rsidP="002521B2">
            <w:pPr>
              <w:pStyle w:val="NoSpacing"/>
              <w:jc w:val="both"/>
              <w:rPr>
                <w:sz w:val="20"/>
                <w:szCs w:val="20"/>
              </w:rPr>
            </w:pPr>
          </w:p>
          <w:p w14:paraId="585E5C4E" w14:textId="4064766F" w:rsidR="002521B2" w:rsidRPr="001C2BA1" w:rsidRDefault="00B650D3" w:rsidP="002521B2">
            <w:pPr>
              <w:pStyle w:val="NoSpacing"/>
              <w:jc w:val="both"/>
              <w:rPr>
                <w:b/>
                <w:sz w:val="20"/>
                <w:szCs w:val="20"/>
              </w:rPr>
            </w:pPr>
            <w:r>
              <w:rPr>
                <w:b/>
                <w:sz w:val="20"/>
                <w:szCs w:val="20"/>
              </w:rPr>
              <w:t xml:space="preserve">&lt;&lt;ELSE </w:t>
            </w:r>
            <w:r w:rsidR="002521B2">
              <w:rPr>
                <w:b/>
                <w:sz w:val="20"/>
                <w:szCs w:val="20"/>
              </w:rPr>
              <w:t>IF</w:t>
            </w:r>
            <w:r w:rsidR="002521B2">
              <w:rPr>
                <w:sz w:val="20"/>
                <w:szCs w:val="20"/>
              </w:rPr>
              <w:t>: condition 2 is true (business registration is not returned)</w:t>
            </w:r>
            <w:r>
              <w:rPr>
                <w:b/>
                <w:sz w:val="20"/>
                <w:szCs w:val="20"/>
              </w:rPr>
              <w:t>&gt;&gt;</w:t>
            </w:r>
          </w:p>
          <w:p w14:paraId="59C7A9CD" w14:textId="57FF7549" w:rsidR="008400F3" w:rsidRDefault="002521B2" w:rsidP="002521B2">
            <w:pPr>
              <w:pStyle w:val="NoSpacing"/>
              <w:jc w:val="both"/>
              <w:rPr>
                <w:sz w:val="20"/>
                <w:szCs w:val="20"/>
              </w:rPr>
            </w:pPr>
            <w:r>
              <w:rPr>
                <w:sz w:val="20"/>
                <w:szCs w:val="20"/>
              </w:rPr>
              <w:t xml:space="preserve">At the time you applied, we were unable to obtain the registration document for &lt;&lt;business legal name&gt;&gt;. </w:t>
            </w:r>
            <w:r w:rsidR="008400F3">
              <w:rPr>
                <w:sz w:val="20"/>
                <w:szCs w:val="20"/>
              </w:rPr>
              <w:t xml:space="preserve">We will contact you within the next </w:t>
            </w:r>
            <w:commentRangeStart w:id="184"/>
            <w:commentRangeStart w:id="185"/>
            <w:del w:id="186" w:author="Stacy Schmidt" w:date="2020-12-17T16:22:00Z">
              <w:r w:rsidR="008400F3" w:rsidDel="00A64F89">
                <w:rPr>
                  <w:sz w:val="20"/>
                  <w:szCs w:val="20"/>
                </w:rPr>
                <w:delText>24-</w:delText>
              </w:r>
            </w:del>
            <w:r w:rsidR="008400F3">
              <w:rPr>
                <w:sz w:val="20"/>
                <w:szCs w:val="20"/>
              </w:rPr>
              <w:t xml:space="preserve">48 </w:t>
            </w:r>
            <w:commentRangeEnd w:id="184"/>
            <w:r w:rsidR="00A64F89">
              <w:rPr>
                <w:rStyle w:val="CommentReference"/>
                <w:rFonts w:eastAsiaTheme="minorEastAsia"/>
                <w:lang w:eastAsia="en-CA"/>
              </w:rPr>
              <w:commentReference w:id="184"/>
            </w:r>
            <w:commentRangeEnd w:id="185"/>
            <w:r w:rsidR="00027288">
              <w:rPr>
                <w:rStyle w:val="CommentReference"/>
                <w:rFonts w:eastAsiaTheme="minorEastAsia"/>
                <w:lang w:eastAsia="en-CA"/>
              </w:rPr>
              <w:commentReference w:id="185"/>
            </w:r>
            <w:r w:rsidR="008400F3">
              <w:rPr>
                <w:sz w:val="20"/>
                <w:szCs w:val="20"/>
              </w:rPr>
              <w:t>hours to let you know when you may resume the application.</w:t>
            </w:r>
          </w:p>
          <w:p w14:paraId="3F776DC1" w14:textId="77777777" w:rsidR="008400F3" w:rsidRDefault="008400F3" w:rsidP="002521B2">
            <w:pPr>
              <w:pStyle w:val="NoSpacing"/>
              <w:jc w:val="both"/>
              <w:rPr>
                <w:sz w:val="20"/>
                <w:szCs w:val="20"/>
              </w:rPr>
            </w:pPr>
          </w:p>
          <w:p w14:paraId="252BB81E" w14:textId="363E1724" w:rsidR="00F37E93" w:rsidRPr="001C2BA1" w:rsidRDefault="00B650D3" w:rsidP="002521B2">
            <w:pPr>
              <w:pStyle w:val="NoSpacing"/>
              <w:jc w:val="both"/>
              <w:rPr>
                <w:b/>
                <w:sz w:val="20"/>
                <w:szCs w:val="20"/>
              </w:rPr>
            </w:pPr>
            <w:r>
              <w:rPr>
                <w:b/>
                <w:sz w:val="20"/>
                <w:szCs w:val="20"/>
              </w:rPr>
              <w:t xml:space="preserve">&lt;&lt;ELSE </w:t>
            </w:r>
            <w:r w:rsidR="002521B2">
              <w:rPr>
                <w:b/>
                <w:sz w:val="20"/>
                <w:szCs w:val="20"/>
              </w:rPr>
              <w:t>IF</w:t>
            </w:r>
            <w:r w:rsidR="00F37E93">
              <w:rPr>
                <w:sz w:val="20"/>
                <w:szCs w:val="20"/>
              </w:rPr>
              <w:t xml:space="preserve">: </w:t>
            </w:r>
            <w:commentRangeStart w:id="187"/>
            <w:r w:rsidR="00F37E93">
              <w:rPr>
                <w:sz w:val="20"/>
                <w:szCs w:val="20"/>
              </w:rPr>
              <w:t xml:space="preserve">conditions 4 and/or 7 </w:t>
            </w:r>
            <w:r w:rsidR="00B268D3">
              <w:rPr>
                <w:sz w:val="20"/>
                <w:szCs w:val="20"/>
              </w:rPr>
              <w:t>are true</w:t>
            </w:r>
            <w:r w:rsidR="00F37E93">
              <w:rPr>
                <w:sz w:val="20"/>
                <w:szCs w:val="20"/>
              </w:rPr>
              <w:t xml:space="preserve"> for the business entity</w:t>
            </w:r>
            <w:commentRangeEnd w:id="187"/>
            <w:r w:rsidR="00027288">
              <w:rPr>
                <w:rStyle w:val="CommentReference"/>
                <w:rFonts w:eastAsiaTheme="minorEastAsia"/>
                <w:lang w:eastAsia="en-CA"/>
              </w:rPr>
              <w:commentReference w:id="187"/>
            </w:r>
            <w:r>
              <w:rPr>
                <w:b/>
                <w:sz w:val="20"/>
                <w:szCs w:val="20"/>
              </w:rPr>
              <w:t>&gt;&gt;</w:t>
            </w:r>
          </w:p>
          <w:p w14:paraId="48B4E741" w14:textId="1C78725B" w:rsidR="00955208" w:rsidRPr="00955208" w:rsidRDefault="00BA3D49" w:rsidP="00955208">
            <w:pPr>
              <w:pStyle w:val="NoSpacing"/>
              <w:jc w:val="both"/>
              <w:rPr>
                <w:sz w:val="20"/>
                <w:szCs w:val="20"/>
              </w:rPr>
            </w:pPr>
            <w:r>
              <w:rPr>
                <w:sz w:val="20"/>
                <w:szCs w:val="20"/>
              </w:rPr>
              <w:t xml:space="preserve">Please send us one or more </w:t>
            </w:r>
            <w:r w:rsidR="007216BD" w:rsidRPr="008B0D37">
              <w:rPr>
                <w:sz w:val="20"/>
                <w:szCs w:val="20"/>
              </w:rPr>
              <w:t>of the f</w:t>
            </w:r>
            <w:r>
              <w:rPr>
                <w:sz w:val="20"/>
                <w:szCs w:val="20"/>
              </w:rPr>
              <w:t xml:space="preserve">ollowing documents </w:t>
            </w:r>
            <w:r w:rsidR="002521B2">
              <w:rPr>
                <w:sz w:val="20"/>
                <w:szCs w:val="20"/>
              </w:rPr>
              <w:t xml:space="preserve">for &lt;&lt;business legal name&gt;&gt; </w:t>
            </w:r>
            <w:r>
              <w:rPr>
                <w:sz w:val="20"/>
                <w:szCs w:val="20"/>
              </w:rPr>
              <w:t>contain</w:t>
            </w:r>
            <w:r w:rsidR="00965670">
              <w:rPr>
                <w:sz w:val="20"/>
                <w:szCs w:val="20"/>
              </w:rPr>
              <w:t>ing</w:t>
            </w:r>
            <w:r w:rsidR="007216BD" w:rsidRPr="008B0D37">
              <w:rPr>
                <w:sz w:val="20"/>
                <w:szCs w:val="20"/>
              </w:rPr>
              <w:t xml:space="preserve"> the same information</w:t>
            </w:r>
            <w:r>
              <w:rPr>
                <w:sz w:val="20"/>
                <w:szCs w:val="20"/>
              </w:rPr>
              <w:t xml:space="preserve"> you provided on</w:t>
            </w:r>
            <w:r w:rsidR="007216BD" w:rsidRPr="008B0D37">
              <w:rPr>
                <w:sz w:val="20"/>
                <w:szCs w:val="20"/>
              </w:rPr>
              <w:t xml:space="preserve"> </w:t>
            </w:r>
            <w:r w:rsidR="00965670">
              <w:rPr>
                <w:sz w:val="20"/>
                <w:szCs w:val="20"/>
              </w:rPr>
              <w:t>the</w:t>
            </w:r>
            <w:r w:rsidR="007216BD" w:rsidRPr="008B0D37">
              <w:rPr>
                <w:sz w:val="20"/>
                <w:szCs w:val="20"/>
              </w:rPr>
              <w:t xml:space="preserve"> application</w:t>
            </w:r>
            <w:r w:rsidR="00A344E7">
              <w:rPr>
                <w:sz w:val="20"/>
                <w:szCs w:val="20"/>
              </w:rPr>
              <w:t>:</w:t>
            </w:r>
            <w:r w:rsidR="00965670">
              <w:rPr>
                <w:sz w:val="20"/>
                <w:szCs w:val="20"/>
              </w:rPr>
              <w:t xml:space="preserve"> </w:t>
            </w:r>
          </w:p>
          <w:p w14:paraId="43DF651B" w14:textId="77777777" w:rsidR="007216BD" w:rsidRPr="008B0D37" w:rsidRDefault="007216BD" w:rsidP="007216BD">
            <w:pPr>
              <w:pStyle w:val="NoSpacing"/>
              <w:jc w:val="both"/>
              <w:rPr>
                <w:sz w:val="20"/>
                <w:szCs w:val="20"/>
              </w:rPr>
            </w:pPr>
          </w:p>
          <w:p w14:paraId="6C369A3E" w14:textId="77777777" w:rsidR="007216BD" w:rsidRPr="008B0D37" w:rsidRDefault="007216BD" w:rsidP="007216BD">
            <w:pPr>
              <w:pStyle w:val="NoSpacing"/>
              <w:jc w:val="both"/>
              <w:rPr>
                <w:sz w:val="20"/>
                <w:szCs w:val="20"/>
              </w:rPr>
            </w:pPr>
            <w:r w:rsidRPr="008B0D37">
              <w:rPr>
                <w:sz w:val="20"/>
                <w:szCs w:val="20"/>
              </w:rPr>
              <w:t>•</w:t>
            </w:r>
            <w:r w:rsidRPr="008B0D37">
              <w:rPr>
                <w:sz w:val="20"/>
                <w:szCs w:val="20"/>
              </w:rPr>
              <w:tab/>
              <w:t xml:space="preserve">Credit Card Statement </w:t>
            </w:r>
          </w:p>
          <w:p w14:paraId="05C829C6" w14:textId="77777777" w:rsidR="007216BD" w:rsidRPr="008B0D37" w:rsidRDefault="007216BD" w:rsidP="007216BD">
            <w:pPr>
              <w:pStyle w:val="NoSpacing"/>
              <w:jc w:val="both"/>
              <w:rPr>
                <w:sz w:val="20"/>
                <w:szCs w:val="20"/>
              </w:rPr>
            </w:pPr>
            <w:r w:rsidRPr="008B0D37">
              <w:rPr>
                <w:sz w:val="20"/>
                <w:szCs w:val="20"/>
              </w:rPr>
              <w:t>•</w:t>
            </w:r>
            <w:r w:rsidRPr="008B0D37">
              <w:rPr>
                <w:sz w:val="20"/>
                <w:szCs w:val="20"/>
              </w:rPr>
              <w:tab/>
              <w:t xml:space="preserve">Bank Statement </w:t>
            </w:r>
          </w:p>
          <w:p w14:paraId="6AF73E1C" w14:textId="77777777" w:rsidR="007216BD" w:rsidRPr="008B0D37" w:rsidRDefault="007216BD" w:rsidP="007216BD">
            <w:pPr>
              <w:pStyle w:val="NoSpacing"/>
              <w:jc w:val="both"/>
              <w:rPr>
                <w:sz w:val="20"/>
                <w:szCs w:val="20"/>
              </w:rPr>
            </w:pPr>
            <w:r w:rsidRPr="008B0D37">
              <w:rPr>
                <w:sz w:val="20"/>
                <w:szCs w:val="20"/>
              </w:rPr>
              <w:t>•</w:t>
            </w:r>
            <w:r w:rsidRPr="008B0D37">
              <w:rPr>
                <w:sz w:val="20"/>
                <w:szCs w:val="20"/>
              </w:rPr>
              <w:tab/>
              <w:t xml:space="preserve">Loan Statement </w:t>
            </w:r>
          </w:p>
          <w:p w14:paraId="2A16A651" w14:textId="77777777" w:rsidR="007216BD" w:rsidRPr="008B0D37" w:rsidRDefault="007216BD" w:rsidP="007216BD">
            <w:pPr>
              <w:pStyle w:val="NoSpacing"/>
              <w:jc w:val="both"/>
              <w:rPr>
                <w:sz w:val="20"/>
                <w:szCs w:val="20"/>
              </w:rPr>
            </w:pPr>
            <w:r w:rsidRPr="008B0D37">
              <w:rPr>
                <w:sz w:val="20"/>
                <w:szCs w:val="20"/>
              </w:rPr>
              <w:t>•</w:t>
            </w:r>
            <w:r w:rsidRPr="008B0D37">
              <w:rPr>
                <w:sz w:val="20"/>
                <w:szCs w:val="20"/>
              </w:rPr>
              <w:tab/>
              <w:t>Investment Account Statements</w:t>
            </w:r>
          </w:p>
          <w:p w14:paraId="41F74BDD" w14:textId="7280B45B" w:rsidR="007216BD" w:rsidRDefault="007216BD" w:rsidP="007216BD">
            <w:pPr>
              <w:pStyle w:val="NoSpacing"/>
              <w:jc w:val="both"/>
              <w:rPr>
                <w:sz w:val="20"/>
                <w:szCs w:val="20"/>
              </w:rPr>
            </w:pPr>
            <w:r w:rsidRPr="008B0D37">
              <w:rPr>
                <w:sz w:val="20"/>
                <w:szCs w:val="20"/>
              </w:rPr>
              <w:t>•</w:t>
            </w:r>
            <w:r w:rsidRPr="008B0D37">
              <w:rPr>
                <w:sz w:val="20"/>
                <w:szCs w:val="20"/>
              </w:rPr>
              <w:tab/>
              <w:t>Utility Bill (for example, electricity, water, telecommunications)</w:t>
            </w:r>
          </w:p>
          <w:p w14:paraId="0CFACCAC" w14:textId="77777777" w:rsidR="0056210A" w:rsidRDefault="0056210A" w:rsidP="00F37E93">
            <w:pPr>
              <w:pStyle w:val="NoSpacing"/>
              <w:jc w:val="both"/>
              <w:rPr>
                <w:sz w:val="20"/>
                <w:szCs w:val="20"/>
              </w:rPr>
            </w:pPr>
          </w:p>
          <w:p w14:paraId="3A676130" w14:textId="5A8A7680" w:rsidR="002521B2" w:rsidRDefault="00A344E7" w:rsidP="00F37E93">
            <w:pPr>
              <w:pStyle w:val="NoSpacing"/>
              <w:jc w:val="both"/>
              <w:rPr>
                <w:sz w:val="20"/>
                <w:szCs w:val="20"/>
              </w:rPr>
            </w:pPr>
            <w:r w:rsidRPr="008B0D37">
              <w:rPr>
                <w:sz w:val="20"/>
                <w:szCs w:val="20"/>
              </w:rPr>
              <w:t xml:space="preserve">Note: While we only require one document to </w:t>
            </w:r>
            <w:r>
              <w:rPr>
                <w:sz w:val="20"/>
                <w:szCs w:val="20"/>
              </w:rPr>
              <w:t>move forward</w:t>
            </w:r>
            <w:r w:rsidRPr="008B0D37">
              <w:rPr>
                <w:sz w:val="20"/>
                <w:szCs w:val="20"/>
              </w:rPr>
              <w:t>,</w:t>
            </w:r>
            <w:r>
              <w:rPr>
                <w:sz w:val="20"/>
                <w:szCs w:val="20"/>
              </w:rPr>
              <w:t xml:space="preserve"> sending a second document </w:t>
            </w:r>
            <w:del w:id="188" w:author="Stacy Schmidt" w:date="2020-12-17T16:30:00Z">
              <w:r w:rsidDel="007046A5">
                <w:rPr>
                  <w:sz w:val="20"/>
                  <w:szCs w:val="20"/>
                </w:rPr>
                <w:delText xml:space="preserve">can </w:delText>
              </w:r>
            </w:del>
            <w:ins w:id="189" w:author="Stacy Schmidt" w:date="2020-12-17T16:30:00Z">
              <w:r w:rsidR="007046A5">
                <w:rPr>
                  <w:sz w:val="20"/>
                  <w:szCs w:val="20"/>
                </w:rPr>
                <w:t xml:space="preserve">may </w:t>
              </w:r>
            </w:ins>
            <w:r>
              <w:rPr>
                <w:sz w:val="20"/>
                <w:szCs w:val="20"/>
              </w:rPr>
              <w:t>help us process the application faster.</w:t>
            </w:r>
          </w:p>
          <w:p w14:paraId="2AD721FD" w14:textId="77777777" w:rsidR="00A344E7" w:rsidRDefault="00A344E7" w:rsidP="00F37E93">
            <w:pPr>
              <w:pStyle w:val="NoSpacing"/>
              <w:jc w:val="both"/>
              <w:rPr>
                <w:sz w:val="20"/>
                <w:szCs w:val="20"/>
              </w:rPr>
            </w:pPr>
          </w:p>
          <w:p w14:paraId="05A8FFA3" w14:textId="68F6C924" w:rsidR="00F37E93" w:rsidRPr="001C2BA1" w:rsidRDefault="00B650D3" w:rsidP="00F37E93">
            <w:pPr>
              <w:pStyle w:val="NoSpacing"/>
              <w:jc w:val="both"/>
              <w:rPr>
                <w:b/>
                <w:sz w:val="20"/>
                <w:szCs w:val="20"/>
              </w:rPr>
            </w:pPr>
            <w:r>
              <w:rPr>
                <w:b/>
                <w:sz w:val="20"/>
                <w:szCs w:val="20"/>
              </w:rPr>
              <w:t xml:space="preserve">&lt;&lt;ELSE </w:t>
            </w:r>
            <w:r w:rsidR="00B268D3">
              <w:rPr>
                <w:b/>
                <w:sz w:val="20"/>
                <w:szCs w:val="20"/>
              </w:rPr>
              <w:t>IF</w:t>
            </w:r>
            <w:r w:rsidR="002521B2">
              <w:rPr>
                <w:sz w:val="20"/>
                <w:szCs w:val="20"/>
              </w:rPr>
              <w:t xml:space="preserve">: </w:t>
            </w:r>
            <w:r w:rsidR="00F37E93" w:rsidRPr="008400F3">
              <w:rPr>
                <w:sz w:val="20"/>
                <w:szCs w:val="20"/>
              </w:rPr>
              <w:t>conditions</w:t>
            </w:r>
            <w:r w:rsidR="00F37E93">
              <w:rPr>
                <w:sz w:val="20"/>
                <w:szCs w:val="20"/>
              </w:rPr>
              <w:t xml:space="preserve"> </w:t>
            </w:r>
            <w:commentRangeStart w:id="190"/>
            <w:r w:rsidR="00F37E93">
              <w:rPr>
                <w:sz w:val="20"/>
                <w:szCs w:val="20"/>
              </w:rPr>
              <w:t xml:space="preserve">4, 5, 6 and/or 7 </w:t>
            </w:r>
            <w:commentRangeEnd w:id="190"/>
            <w:r w:rsidR="00027288">
              <w:rPr>
                <w:rStyle w:val="CommentReference"/>
                <w:rFonts w:eastAsiaTheme="minorEastAsia"/>
                <w:lang w:eastAsia="en-CA"/>
              </w:rPr>
              <w:commentReference w:id="190"/>
            </w:r>
            <w:r w:rsidR="00B268D3">
              <w:rPr>
                <w:sz w:val="20"/>
                <w:szCs w:val="20"/>
              </w:rPr>
              <w:t>are true</w:t>
            </w:r>
            <w:r w:rsidR="00F37E93">
              <w:rPr>
                <w:sz w:val="20"/>
                <w:szCs w:val="20"/>
              </w:rPr>
              <w:t xml:space="preserve"> for the applicant or an authorized signer</w:t>
            </w:r>
            <w:r>
              <w:rPr>
                <w:b/>
                <w:sz w:val="20"/>
                <w:szCs w:val="20"/>
              </w:rPr>
              <w:t>&gt;&gt;</w:t>
            </w:r>
          </w:p>
          <w:p w14:paraId="5D9BEAD1" w14:textId="3168B6FC" w:rsidR="00DC614F" w:rsidRDefault="00F37E93" w:rsidP="00F37E93">
            <w:pPr>
              <w:pStyle w:val="NoSpacing"/>
              <w:jc w:val="both"/>
              <w:rPr>
                <w:sz w:val="20"/>
                <w:szCs w:val="20"/>
              </w:rPr>
            </w:pPr>
            <w:r>
              <w:rPr>
                <w:sz w:val="20"/>
                <w:szCs w:val="20"/>
              </w:rPr>
              <w:t xml:space="preserve">Please send us one or more </w:t>
            </w:r>
            <w:r w:rsidRPr="008B0D37">
              <w:rPr>
                <w:sz w:val="20"/>
                <w:szCs w:val="20"/>
              </w:rPr>
              <w:t>of the f</w:t>
            </w:r>
            <w:r>
              <w:rPr>
                <w:sz w:val="20"/>
                <w:szCs w:val="20"/>
              </w:rPr>
              <w:t xml:space="preserve">ollowing </w:t>
            </w:r>
            <w:r w:rsidR="002521B2">
              <w:rPr>
                <w:sz w:val="20"/>
                <w:szCs w:val="20"/>
              </w:rPr>
              <w:t xml:space="preserve">personal </w:t>
            </w:r>
            <w:r>
              <w:rPr>
                <w:sz w:val="20"/>
                <w:szCs w:val="20"/>
              </w:rPr>
              <w:t>documents contain</w:t>
            </w:r>
            <w:r w:rsidR="00965670">
              <w:rPr>
                <w:sz w:val="20"/>
                <w:szCs w:val="20"/>
              </w:rPr>
              <w:t>ing</w:t>
            </w:r>
            <w:r w:rsidRPr="008B0D37">
              <w:rPr>
                <w:sz w:val="20"/>
                <w:szCs w:val="20"/>
              </w:rPr>
              <w:t xml:space="preserve"> the same information</w:t>
            </w:r>
            <w:r>
              <w:rPr>
                <w:sz w:val="20"/>
                <w:szCs w:val="20"/>
              </w:rPr>
              <w:t xml:space="preserve"> you provided on</w:t>
            </w:r>
            <w:r w:rsidR="00965670">
              <w:rPr>
                <w:sz w:val="20"/>
                <w:szCs w:val="20"/>
              </w:rPr>
              <w:t xml:space="preserve"> the</w:t>
            </w:r>
            <w:r w:rsidRPr="008B0D37">
              <w:rPr>
                <w:sz w:val="20"/>
                <w:szCs w:val="20"/>
              </w:rPr>
              <w:t xml:space="preserve"> applicatio</w:t>
            </w:r>
            <w:r w:rsidR="00965670">
              <w:rPr>
                <w:sz w:val="20"/>
                <w:szCs w:val="20"/>
              </w:rPr>
              <w:t xml:space="preserve">n. </w:t>
            </w:r>
          </w:p>
          <w:p w14:paraId="3C3F1932" w14:textId="77777777" w:rsidR="00DC614F" w:rsidRDefault="00DC614F" w:rsidP="00F37E93">
            <w:pPr>
              <w:pStyle w:val="NoSpacing"/>
              <w:jc w:val="both"/>
              <w:rPr>
                <w:sz w:val="20"/>
                <w:szCs w:val="20"/>
              </w:rPr>
            </w:pPr>
          </w:p>
          <w:p w14:paraId="3F63C87D" w14:textId="2EC20396" w:rsidR="00F37E93" w:rsidRPr="00955208" w:rsidRDefault="00F37E93" w:rsidP="00F37E93">
            <w:pPr>
              <w:pStyle w:val="NoSpacing"/>
              <w:jc w:val="both"/>
              <w:rPr>
                <w:sz w:val="20"/>
                <w:szCs w:val="20"/>
              </w:rPr>
            </w:pPr>
            <w:r w:rsidRPr="008B0D37">
              <w:rPr>
                <w:sz w:val="20"/>
                <w:szCs w:val="20"/>
              </w:rPr>
              <w:t xml:space="preserve">Note: While we only require one document to </w:t>
            </w:r>
            <w:r>
              <w:rPr>
                <w:sz w:val="20"/>
                <w:szCs w:val="20"/>
              </w:rPr>
              <w:t>move forward</w:t>
            </w:r>
            <w:r w:rsidRPr="008B0D37">
              <w:rPr>
                <w:sz w:val="20"/>
                <w:szCs w:val="20"/>
              </w:rPr>
              <w:t>,</w:t>
            </w:r>
            <w:r>
              <w:rPr>
                <w:sz w:val="20"/>
                <w:szCs w:val="20"/>
              </w:rPr>
              <w:t xml:space="preserve"> sending a second document </w:t>
            </w:r>
            <w:del w:id="191" w:author="Stacy Schmidt" w:date="2020-12-17T16:30:00Z">
              <w:r w:rsidDel="007046A5">
                <w:rPr>
                  <w:sz w:val="20"/>
                  <w:szCs w:val="20"/>
                </w:rPr>
                <w:delText xml:space="preserve">can </w:delText>
              </w:r>
            </w:del>
            <w:ins w:id="192" w:author="Stacy Schmidt" w:date="2020-12-17T16:30:00Z">
              <w:r w:rsidR="007046A5">
                <w:rPr>
                  <w:sz w:val="20"/>
                  <w:szCs w:val="20"/>
                </w:rPr>
                <w:t xml:space="preserve">may </w:t>
              </w:r>
            </w:ins>
            <w:r>
              <w:rPr>
                <w:sz w:val="20"/>
                <w:szCs w:val="20"/>
              </w:rPr>
              <w:t xml:space="preserve">help us process </w:t>
            </w:r>
            <w:r w:rsidR="00965670">
              <w:rPr>
                <w:sz w:val="20"/>
                <w:szCs w:val="20"/>
              </w:rPr>
              <w:t>the</w:t>
            </w:r>
            <w:r>
              <w:rPr>
                <w:sz w:val="20"/>
                <w:szCs w:val="20"/>
              </w:rPr>
              <w:t xml:space="preserve"> application faster.</w:t>
            </w:r>
          </w:p>
          <w:p w14:paraId="720F26B1" w14:textId="77777777" w:rsidR="00F37E93" w:rsidRPr="008B0D37" w:rsidRDefault="00F37E93" w:rsidP="00F37E93">
            <w:pPr>
              <w:pStyle w:val="NoSpacing"/>
              <w:jc w:val="both"/>
              <w:rPr>
                <w:sz w:val="20"/>
                <w:szCs w:val="20"/>
              </w:rPr>
            </w:pPr>
          </w:p>
          <w:p w14:paraId="4A4C58D9" w14:textId="77777777" w:rsidR="00F37E93" w:rsidRPr="008B0D37" w:rsidRDefault="00F37E93" w:rsidP="00F37E93">
            <w:pPr>
              <w:pStyle w:val="NoSpacing"/>
              <w:jc w:val="both"/>
              <w:rPr>
                <w:sz w:val="20"/>
                <w:szCs w:val="20"/>
              </w:rPr>
            </w:pPr>
            <w:r w:rsidRPr="008B0D37">
              <w:rPr>
                <w:sz w:val="20"/>
                <w:szCs w:val="20"/>
              </w:rPr>
              <w:t>•</w:t>
            </w:r>
            <w:r w:rsidRPr="008B0D37">
              <w:rPr>
                <w:sz w:val="20"/>
                <w:szCs w:val="20"/>
              </w:rPr>
              <w:tab/>
              <w:t xml:space="preserve">Credit Card Statement </w:t>
            </w:r>
          </w:p>
          <w:p w14:paraId="6DF9631B" w14:textId="77777777" w:rsidR="00F37E93" w:rsidRPr="008B0D37" w:rsidRDefault="00F37E93" w:rsidP="00F37E93">
            <w:pPr>
              <w:pStyle w:val="NoSpacing"/>
              <w:jc w:val="both"/>
              <w:rPr>
                <w:sz w:val="20"/>
                <w:szCs w:val="20"/>
              </w:rPr>
            </w:pPr>
            <w:r w:rsidRPr="008B0D37">
              <w:rPr>
                <w:sz w:val="20"/>
                <w:szCs w:val="20"/>
              </w:rPr>
              <w:t>•</w:t>
            </w:r>
            <w:r w:rsidRPr="008B0D37">
              <w:rPr>
                <w:sz w:val="20"/>
                <w:szCs w:val="20"/>
              </w:rPr>
              <w:tab/>
              <w:t xml:space="preserve">Bank Statement </w:t>
            </w:r>
          </w:p>
          <w:p w14:paraId="135C00B1" w14:textId="77777777" w:rsidR="00F37E93" w:rsidRPr="008B0D37" w:rsidRDefault="00F37E93" w:rsidP="00F37E93">
            <w:pPr>
              <w:pStyle w:val="NoSpacing"/>
              <w:jc w:val="both"/>
              <w:rPr>
                <w:sz w:val="20"/>
                <w:szCs w:val="20"/>
              </w:rPr>
            </w:pPr>
            <w:r w:rsidRPr="008B0D37">
              <w:rPr>
                <w:sz w:val="20"/>
                <w:szCs w:val="20"/>
              </w:rPr>
              <w:t>•</w:t>
            </w:r>
            <w:r w:rsidRPr="008B0D37">
              <w:rPr>
                <w:sz w:val="20"/>
                <w:szCs w:val="20"/>
              </w:rPr>
              <w:tab/>
              <w:t xml:space="preserve">Loan Statement </w:t>
            </w:r>
          </w:p>
          <w:p w14:paraId="4B933FC5" w14:textId="77777777" w:rsidR="00F37E93" w:rsidRPr="008B0D37" w:rsidRDefault="00F37E93" w:rsidP="00F37E93">
            <w:pPr>
              <w:pStyle w:val="NoSpacing"/>
              <w:jc w:val="both"/>
              <w:rPr>
                <w:sz w:val="20"/>
                <w:szCs w:val="20"/>
              </w:rPr>
            </w:pPr>
            <w:r w:rsidRPr="008B0D37">
              <w:rPr>
                <w:sz w:val="20"/>
                <w:szCs w:val="20"/>
              </w:rPr>
              <w:t>•</w:t>
            </w:r>
            <w:r w:rsidRPr="008B0D37">
              <w:rPr>
                <w:sz w:val="20"/>
                <w:szCs w:val="20"/>
              </w:rPr>
              <w:tab/>
              <w:t>Investment Account Statements</w:t>
            </w:r>
          </w:p>
          <w:p w14:paraId="4E93FAE6" w14:textId="6B024E9E" w:rsidR="00F37E93" w:rsidRPr="008B0D37" w:rsidRDefault="00F37E93" w:rsidP="00F37E93">
            <w:pPr>
              <w:pStyle w:val="NoSpacing"/>
              <w:jc w:val="both"/>
              <w:rPr>
                <w:sz w:val="20"/>
                <w:szCs w:val="20"/>
              </w:rPr>
            </w:pPr>
            <w:r w:rsidRPr="008B0D37">
              <w:rPr>
                <w:sz w:val="20"/>
                <w:szCs w:val="20"/>
              </w:rPr>
              <w:t>•</w:t>
            </w:r>
            <w:r w:rsidRPr="008B0D37">
              <w:rPr>
                <w:sz w:val="20"/>
                <w:szCs w:val="20"/>
              </w:rPr>
              <w:tab/>
              <w:t>Utility Bill (for example, electricity, water, telecommunications)</w:t>
            </w:r>
          </w:p>
          <w:p w14:paraId="5F189183" w14:textId="4AE6BAB3" w:rsidR="00955208" w:rsidRPr="001C2BA1" w:rsidRDefault="00B650D3" w:rsidP="00955208">
            <w:pPr>
              <w:pStyle w:val="NoSpacing"/>
              <w:jc w:val="both"/>
              <w:rPr>
                <w:b/>
                <w:sz w:val="20"/>
                <w:szCs w:val="20"/>
              </w:rPr>
            </w:pPr>
            <w:r>
              <w:rPr>
                <w:b/>
                <w:sz w:val="20"/>
                <w:szCs w:val="20"/>
              </w:rPr>
              <w:t>&lt;&lt;</w:t>
            </w:r>
            <w:r w:rsidR="00B268D3" w:rsidRPr="001C2BA1">
              <w:rPr>
                <w:b/>
                <w:sz w:val="20"/>
                <w:szCs w:val="20"/>
              </w:rPr>
              <w:t>END IF&gt;&gt;</w:t>
            </w:r>
          </w:p>
          <w:p w14:paraId="5C9832C7" w14:textId="190356CB" w:rsidR="007216BD" w:rsidRPr="008B0D37" w:rsidRDefault="00BA3D49" w:rsidP="007216BD">
            <w:pPr>
              <w:pStyle w:val="NoSpacing"/>
              <w:jc w:val="both"/>
              <w:rPr>
                <w:sz w:val="20"/>
                <w:szCs w:val="20"/>
              </w:rPr>
            </w:pPr>
            <w:r>
              <w:rPr>
                <w:sz w:val="20"/>
                <w:szCs w:val="20"/>
              </w:rPr>
              <w:t>D</w:t>
            </w:r>
            <w:r w:rsidR="007216BD" w:rsidRPr="008B0D37">
              <w:rPr>
                <w:sz w:val="20"/>
                <w:szCs w:val="20"/>
              </w:rPr>
              <w:t>ocuments</w:t>
            </w:r>
            <w:r>
              <w:rPr>
                <w:sz w:val="20"/>
                <w:szCs w:val="20"/>
              </w:rPr>
              <w:t xml:space="preserve"> should be provided</w:t>
            </w:r>
            <w:r w:rsidR="007216BD" w:rsidRPr="008B0D37">
              <w:rPr>
                <w:sz w:val="20"/>
                <w:szCs w:val="20"/>
              </w:rPr>
              <w:t xml:space="preserve"> in the</w:t>
            </w:r>
            <w:r>
              <w:rPr>
                <w:sz w:val="20"/>
                <w:szCs w:val="20"/>
              </w:rPr>
              <w:t>ir</w:t>
            </w:r>
            <w:r w:rsidR="007216BD" w:rsidRPr="008B0D37">
              <w:rPr>
                <w:sz w:val="20"/>
                <w:szCs w:val="20"/>
              </w:rPr>
              <w:t xml:space="preserve"> </w:t>
            </w:r>
            <w:commentRangeStart w:id="193"/>
            <w:r w:rsidR="007216BD" w:rsidRPr="008B0D37">
              <w:rPr>
                <w:sz w:val="20"/>
                <w:szCs w:val="20"/>
              </w:rPr>
              <w:t xml:space="preserve">original electronic format </w:t>
            </w:r>
            <w:commentRangeEnd w:id="193"/>
            <w:r w:rsidR="00027288">
              <w:rPr>
                <w:rStyle w:val="CommentReference"/>
                <w:rFonts w:eastAsiaTheme="minorEastAsia"/>
                <w:lang w:eastAsia="en-CA"/>
              </w:rPr>
              <w:commentReference w:id="193"/>
            </w:r>
            <w:r w:rsidR="007216BD" w:rsidRPr="008B0D37">
              <w:rPr>
                <w:sz w:val="20"/>
                <w:szCs w:val="20"/>
              </w:rPr>
              <w:t>(</w:t>
            </w:r>
            <w:proofErr w:type="spellStart"/>
            <w:r w:rsidR="007216BD" w:rsidRPr="008B0D37">
              <w:rPr>
                <w:sz w:val="20"/>
                <w:szCs w:val="20"/>
              </w:rPr>
              <w:t>e</w:t>
            </w:r>
            <w:r w:rsidR="002950B6">
              <w:rPr>
                <w:sz w:val="20"/>
                <w:szCs w:val="20"/>
              </w:rPr>
              <w:t>P</w:t>
            </w:r>
            <w:r w:rsidR="007216BD" w:rsidRPr="008B0D37">
              <w:rPr>
                <w:sz w:val="20"/>
                <w:szCs w:val="20"/>
              </w:rPr>
              <w:t>ost</w:t>
            </w:r>
            <w:proofErr w:type="spellEnd"/>
            <w:r w:rsidR="007216BD" w:rsidRPr="008B0D37">
              <w:rPr>
                <w:sz w:val="20"/>
                <w:szCs w:val="20"/>
              </w:rPr>
              <w:t xml:space="preserve">, PDF, or other digital formats) </w:t>
            </w:r>
            <w:r>
              <w:rPr>
                <w:sz w:val="20"/>
                <w:szCs w:val="20"/>
              </w:rPr>
              <w:t xml:space="preserve">and all account numbers must be </w:t>
            </w:r>
            <w:r w:rsidR="00965670">
              <w:rPr>
                <w:sz w:val="20"/>
                <w:szCs w:val="20"/>
              </w:rPr>
              <w:t xml:space="preserve">clearly </w:t>
            </w:r>
            <w:r>
              <w:rPr>
                <w:sz w:val="20"/>
                <w:szCs w:val="20"/>
              </w:rPr>
              <w:t>visibl</w:t>
            </w:r>
            <w:r w:rsidR="00965670">
              <w:rPr>
                <w:sz w:val="20"/>
                <w:szCs w:val="20"/>
              </w:rPr>
              <w:t>e</w:t>
            </w:r>
            <w:r>
              <w:rPr>
                <w:sz w:val="20"/>
                <w:szCs w:val="20"/>
              </w:rPr>
              <w:t>.</w:t>
            </w:r>
            <w:r w:rsidR="00DD4406">
              <w:rPr>
                <w:sz w:val="20"/>
                <w:szCs w:val="20"/>
              </w:rPr>
              <w:t xml:space="preserve"> </w:t>
            </w:r>
            <w:r w:rsidR="007216BD" w:rsidRPr="008B0D37">
              <w:rPr>
                <w:sz w:val="20"/>
                <w:szCs w:val="20"/>
              </w:rPr>
              <w:t>Unfortunately, we cannot accept photocopies, scans, pictures and/or fax versions</w:t>
            </w:r>
            <w:r w:rsidR="002950B6">
              <w:rPr>
                <w:sz w:val="20"/>
                <w:szCs w:val="20"/>
              </w:rPr>
              <w:t xml:space="preserve">. Please send </w:t>
            </w:r>
            <w:r w:rsidR="007216BD" w:rsidRPr="008B0D37">
              <w:rPr>
                <w:sz w:val="20"/>
                <w:szCs w:val="20"/>
              </w:rPr>
              <w:t>electronic document</w:t>
            </w:r>
            <w:r w:rsidR="002950B6">
              <w:rPr>
                <w:sz w:val="20"/>
                <w:szCs w:val="20"/>
              </w:rPr>
              <w:t xml:space="preserve">s </w:t>
            </w:r>
            <w:r w:rsidR="007216BD" w:rsidRPr="008B0D37">
              <w:rPr>
                <w:sz w:val="20"/>
                <w:szCs w:val="20"/>
              </w:rPr>
              <w:t xml:space="preserve">to </w:t>
            </w:r>
            <w:r w:rsidR="00F37E93">
              <w:rPr>
                <w:b/>
                <w:sz w:val="20"/>
                <w:szCs w:val="20"/>
                <w:u w:val="single"/>
              </w:rPr>
              <w:t>business</w:t>
            </w:r>
            <w:r w:rsidRPr="00BA3D49">
              <w:rPr>
                <w:b/>
                <w:sz w:val="20"/>
                <w:szCs w:val="20"/>
                <w:u w:val="single"/>
              </w:rPr>
              <w:t>-onboarding@cwbank.com</w:t>
            </w:r>
            <w:r w:rsidR="002950B6">
              <w:rPr>
                <w:sz w:val="20"/>
                <w:szCs w:val="20"/>
              </w:rPr>
              <w:t xml:space="preserve">. </w:t>
            </w:r>
            <w:r w:rsidR="007216BD" w:rsidRPr="008B0D37">
              <w:rPr>
                <w:sz w:val="20"/>
                <w:szCs w:val="20"/>
              </w:rPr>
              <w:t xml:space="preserve">Paper documents can </w:t>
            </w:r>
            <w:r w:rsidR="002950B6">
              <w:rPr>
                <w:sz w:val="20"/>
                <w:szCs w:val="20"/>
              </w:rPr>
              <w:t xml:space="preserve">be mailed to the following </w:t>
            </w:r>
            <w:r w:rsidR="007216BD" w:rsidRPr="008B0D37">
              <w:rPr>
                <w:sz w:val="20"/>
                <w:szCs w:val="20"/>
              </w:rPr>
              <w:t>address</w:t>
            </w:r>
            <w:r w:rsidR="002950B6">
              <w:rPr>
                <w:sz w:val="20"/>
                <w:szCs w:val="20"/>
              </w:rPr>
              <w:t xml:space="preserve"> </w:t>
            </w:r>
            <w:r w:rsidR="007216BD" w:rsidRPr="008B0D37">
              <w:rPr>
                <w:sz w:val="20"/>
                <w:szCs w:val="20"/>
              </w:rPr>
              <w:t>and will be returned upon request after verification.</w:t>
            </w:r>
          </w:p>
          <w:p w14:paraId="55E0E305" w14:textId="77777777" w:rsidR="007216BD" w:rsidRPr="008B0D37" w:rsidRDefault="007216BD" w:rsidP="007216BD">
            <w:pPr>
              <w:pStyle w:val="NoSpacing"/>
              <w:jc w:val="both"/>
              <w:rPr>
                <w:sz w:val="20"/>
                <w:szCs w:val="20"/>
              </w:rPr>
            </w:pPr>
          </w:p>
          <w:p w14:paraId="2F7211C8" w14:textId="690A992A" w:rsidR="007216BD" w:rsidRPr="008B0D37" w:rsidRDefault="00A90282" w:rsidP="007216BD">
            <w:pPr>
              <w:pStyle w:val="NoSpacing"/>
              <w:jc w:val="both"/>
              <w:rPr>
                <w:sz w:val="20"/>
                <w:szCs w:val="20"/>
              </w:rPr>
            </w:pPr>
            <w:r>
              <w:rPr>
                <w:sz w:val="20"/>
                <w:szCs w:val="20"/>
              </w:rPr>
              <w:t>CWB Online Banking</w:t>
            </w:r>
          </w:p>
          <w:p w14:paraId="4620ECC3" w14:textId="77777777" w:rsidR="007216BD" w:rsidRPr="008B0D37" w:rsidRDefault="007216BD" w:rsidP="007216BD">
            <w:pPr>
              <w:pStyle w:val="NoSpacing"/>
              <w:jc w:val="both"/>
              <w:rPr>
                <w:sz w:val="20"/>
                <w:szCs w:val="20"/>
              </w:rPr>
            </w:pPr>
            <w:r w:rsidRPr="008B0D37">
              <w:rPr>
                <w:sz w:val="20"/>
                <w:szCs w:val="20"/>
              </w:rPr>
              <w:t>Suite 3000</w:t>
            </w:r>
          </w:p>
          <w:p w14:paraId="7827DD23" w14:textId="77777777" w:rsidR="007216BD" w:rsidRPr="008B0D37" w:rsidRDefault="007216BD" w:rsidP="007216BD">
            <w:pPr>
              <w:pStyle w:val="NoSpacing"/>
              <w:jc w:val="both"/>
              <w:rPr>
                <w:sz w:val="20"/>
                <w:szCs w:val="20"/>
              </w:rPr>
            </w:pPr>
            <w:r w:rsidRPr="008B0D37">
              <w:rPr>
                <w:sz w:val="20"/>
                <w:szCs w:val="20"/>
              </w:rPr>
              <w:t>10303 Jasper Avenue</w:t>
            </w:r>
          </w:p>
          <w:p w14:paraId="2C5B81ED" w14:textId="77777777" w:rsidR="007216BD" w:rsidRPr="008B0D37" w:rsidRDefault="007216BD" w:rsidP="007216BD">
            <w:pPr>
              <w:pStyle w:val="NoSpacing"/>
              <w:jc w:val="both"/>
              <w:rPr>
                <w:sz w:val="20"/>
                <w:szCs w:val="20"/>
              </w:rPr>
            </w:pPr>
            <w:r w:rsidRPr="008B0D37">
              <w:rPr>
                <w:sz w:val="20"/>
                <w:szCs w:val="20"/>
              </w:rPr>
              <w:t>Edmonton, Alberta</w:t>
            </w:r>
          </w:p>
          <w:p w14:paraId="6EAE12CC" w14:textId="6B2B268A" w:rsidR="00DD4406" w:rsidRDefault="00DD4406" w:rsidP="00955208">
            <w:pPr>
              <w:pStyle w:val="NoSpacing"/>
              <w:jc w:val="both"/>
              <w:rPr>
                <w:sz w:val="20"/>
                <w:szCs w:val="20"/>
              </w:rPr>
            </w:pPr>
            <w:r>
              <w:rPr>
                <w:sz w:val="20"/>
                <w:szCs w:val="20"/>
              </w:rPr>
              <w:t>T5J 3X6</w:t>
            </w:r>
          </w:p>
          <w:p w14:paraId="71725F43" w14:textId="77777777" w:rsidR="002950B6" w:rsidRDefault="002950B6" w:rsidP="00955208">
            <w:pPr>
              <w:pStyle w:val="NoSpacing"/>
              <w:jc w:val="both"/>
              <w:rPr>
                <w:sz w:val="20"/>
                <w:szCs w:val="20"/>
              </w:rPr>
            </w:pPr>
          </w:p>
          <w:p w14:paraId="4C934AD2" w14:textId="30256551" w:rsidR="00955208" w:rsidRPr="00A90282" w:rsidRDefault="007216BD" w:rsidP="00955208">
            <w:pPr>
              <w:pStyle w:val="NoSpacing"/>
              <w:jc w:val="both"/>
              <w:rPr>
                <w:sz w:val="20"/>
                <w:szCs w:val="20"/>
              </w:rPr>
            </w:pPr>
            <w:r>
              <w:rPr>
                <w:sz w:val="20"/>
                <w:szCs w:val="20"/>
              </w:rPr>
              <w:t>If you have any questions, p</w:t>
            </w:r>
            <w:r w:rsidR="00955208" w:rsidRPr="00955208">
              <w:rPr>
                <w:sz w:val="20"/>
                <w:szCs w:val="20"/>
              </w:rPr>
              <w:t xml:space="preserve">lease </w:t>
            </w:r>
            <w:r w:rsidR="007B190B" w:rsidRPr="00955208">
              <w:rPr>
                <w:sz w:val="20"/>
                <w:szCs w:val="20"/>
              </w:rPr>
              <w:t xml:space="preserve">email us at </w:t>
            </w:r>
            <w:r w:rsidR="00F37E93">
              <w:rPr>
                <w:b/>
                <w:sz w:val="20"/>
                <w:szCs w:val="20"/>
                <w:u w:val="single"/>
              </w:rPr>
              <w:t>business</w:t>
            </w:r>
            <w:r w:rsidR="00A90282" w:rsidRPr="00BA3D49">
              <w:rPr>
                <w:b/>
                <w:sz w:val="20"/>
                <w:szCs w:val="20"/>
                <w:u w:val="single"/>
              </w:rPr>
              <w:t>-onboarding@cwbank.com</w:t>
            </w:r>
            <w:r w:rsidR="00A90282">
              <w:rPr>
                <w:sz w:val="20"/>
                <w:szCs w:val="20"/>
              </w:rPr>
              <w:t>.</w:t>
            </w:r>
          </w:p>
          <w:p w14:paraId="21670921" w14:textId="5580DC06" w:rsidR="008C391B" w:rsidRDefault="008C391B" w:rsidP="00955208">
            <w:pPr>
              <w:pStyle w:val="NoSpacing"/>
              <w:jc w:val="both"/>
              <w:rPr>
                <w:sz w:val="20"/>
                <w:szCs w:val="20"/>
              </w:rPr>
            </w:pPr>
          </w:p>
          <w:p w14:paraId="4B85B289" w14:textId="1205FEA9" w:rsidR="008C391B" w:rsidRPr="00955208" w:rsidRDefault="008C391B" w:rsidP="00955208">
            <w:pPr>
              <w:pStyle w:val="NoSpacing"/>
              <w:jc w:val="both"/>
              <w:rPr>
                <w:sz w:val="20"/>
                <w:szCs w:val="20"/>
              </w:rPr>
            </w:pPr>
            <w:r>
              <w:rPr>
                <w:sz w:val="20"/>
                <w:szCs w:val="20"/>
              </w:rPr>
              <w:t>Your reference number is &lt;&lt;Application Number&gt;&gt;.</w:t>
            </w:r>
          </w:p>
          <w:p w14:paraId="49AA3A46" w14:textId="77777777" w:rsidR="00955208" w:rsidRPr="00955208" w:rsidRDefault="00955208" w:rsidP="00955208">
            <w:pPr>
              <w:pStyle w:val="NoSpacing"/>
              <w:jc w:val="both"/>
              <w:rPr>
                <w:sz w:val="20"/>
                <w:szCs w:val="20"/>
              </w:rPr>
            </w:pPr>
          </w:p>
          <w:p w14:paraId="604B654E" w14:textId="77777777" w:rsidR="0062034D" w:rsidRDefault="00A90282" w:rsidP="00A90282">
            <w:pPr>
              <w:pStyle w:val="NoSpacing"/>
              <w:jc w:val="both"/>
              <w:rPr>
                <w:sz w:val="20"/>
                <w:szCs w:val="20"/>
              </w:rPr>
            </w:pPr>
            <w:r>
              <w:rPr>
                <w:sz w:val="20"/>
                <w:szCs w:val="20"/>
              </w:rPr>
              <w:t>Thank you,</w:t>
            </w:r>
          </w:p>
          <w:p w14:paraId="028E793C" w14:textId="77777777" w:rsidR="00A90282" w:rsidRDefault="00A90282" w:rsidP="00A90282">
            <w:pPr>
              <w:pStyle w:val="NoSpacing"/>
              <w:jc w:val="both"/>
              <w:rPr>
                <w:sz w:val="20"/>
                <w:szCs w:val="20"/>
              </w:rPr>
            </w:pPr>
          </w:p>
          <w:p w14:paraId="7E000A9F" w14:textId="3650D9CD" w:rsidR="00A90282" w:rsidRPr="00F96A95" w:rsidRDefault="00A90282" w:rsidP="00A90282">
            <w:pPr>
              <w:pStyle w:val="NoSpacing"/>
              <w:jc w:val="both"/>
              <w:rPr>
                <w:sz w:val="20"/>
                <w:szCs w:val="20"/>
              </w:rPr>
            </w:pPr>
            <w:r>
              <w:rPr>
                <w:sz w:val="20"/>
                <w:szCs w:val="20"/>
              </w:rPr>
              <w:t>Canadian Western Bank</w:t>
            </w:r>
          </w:p>
        </w:tc>
      </w:tr>
    </w:tbl>
    <w:p w14:paraId="589F29E0" w14:textId="7B7AFB70" w:rsidR="002E7525" w:rsidRDefault="002E7525" w:rsidP="002E7525">
      <w:pPr>
        <w:pStyle w:val="NoSpacing"/>
        <w:jc w:val="both"/>
      </w:pPr>
    </w:p>
    <w:p w14:paraId="380CFF3C" w14:textId="77777777" w:rsidR="007216BD" w:rsidRDefault="007216BD" w:rsidP="002E7525">
      <w:pPr>
        <w:pStyle w:val="NoSpacing"/>
        <w:jc w:val="both"/>
      </w:pPr>
    </w:p>
    <w:p w14:paraId="6D165B14" w14:textId="77777777" w:rsidR="002E7525" w:rsidRDefault="002E7525" w:rsidP="002E7525">
      <w:pPr>
        <w:pStyle w:val="NoSpacing"/>
        <w:jc w:val="both"/>
      </w:pPr>
      <w:r>
        <w:rPr>
          <w:b/>
          <w:u w:val="single"/>
        </w:rPr>
        <w:t>Hyperlinks</w:t>
      </w:r>
    </w:p>
    <w:p w14:paraId="0DB0ECE7" w14:textId="77777777" w:rsidR="002E7525" w:rsidRDefault="002E7525" w:rsidP="002E7525">
      <w:pPr>
        <w:pStyle w:val="NoSpacing"/>
        <w:jc w:val="both"/>
      </w:pPr>
    </w:p>
    <w:p w14:paraId="577D1D47" w14:textId="77777777" w:rsidR="002E7525" w:rsidRDefault="002E7525" w:rsidP="002E7525">
      <w:pPr>
        <w:pStyle w:val="NoSpacing"/>
        <w:jc w:val="both"/>
      </w:pPr>
      <w:r>
        <w:t>The message body above includes the following hyperlinked text.</w:t>
      </w:r>
    </w:p>
    <w:p w14:paraId="75D911F1" w14:textId="77777777" w:rsidR="002E7525" w:rsidRPr="00F96A95" w:rsidRDefault="002E7525" w:rsidP="002E7525">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E7525" w:rsidRPr="00F96A95" w14:paraId="32251B41" w14:textId="77777777" w:rsidTr="00DF3C1D">
        <w:tc>
          <w:tcPr>
            <w:tcW w:w="704" w:type="dxa"/>
          </w:tcPr>
          <w:p w14:paraId="239252FF" w14:textId="77777777" w:rsidR="002E7525" w:rsidRPr="00F96A95" w:rsidRDefault="002E7525" w:rsidP="00DF3C1D">
            <w:pPr>
              <w:pStyle w:val="NoSpacing"/>
              <w:jc w:val="both"/>
              <w:rPr>
                <w:b/>
                <w:sz w:val="20"/>
                <w:szCs w:val="20"/>
              </w:rPr>
            </w:pPr>
            <w:r w:rsidRPr="00F96A95">
              <w:rPr>
                <w:b/>
                <w:sz w:val="20"/>
                <w:szCs w:val="20"/>
              </w:rPr>
              <w:t>Text:</w:t>
            </w:r>
          </w:p>
        </w:tc>
        <w:tc>
          <w:tcPr>
            <w:tcW w:w="9366" w:type="dxa"/>
          </w:tcPr>
          <w:p w14:paraId="3F86D1A2" w14:textId="25AC976A" w:rsidR="002E7525" w:rsidRPr="00F96A95" w:rsidRDefault="00955208" w:rsidP="00B268D3">
            <w:pPr>
              <w:pStyle w:val="NoSpacing"/>
              <w:jc w:val="both"/>
              <w:rPr>
                <w:b/>
                <w:sz w:val="20"/>
                <w:szCs w:val="20"/>
              </w:rPr>
            </w:pPr>
            <w:r w:rsidRPr="00955208">
              <w:rPr>
                <w:b/>
                <w:sz w:val="20"/>
                <w:szCs w:val="20"/>
              </w:rPr>
              <w:t>“</w:t>
            </w:r>
            <w:r w:rsidR="00B268D3">
              <w:rPr>
                <w:b/>
                <w:sz w:val="20"/>
                <w:szCs w:val="20"/>
                <w:u w:val="single"/>
              </w:rPr>
              <w:t>business</w:t>
            </w:r>
            <w:r w:rsidR="00A90282" w:rsidRPr="00BA3D49">
              <w:rPr>
                <w:b/>
                <w:sz w:val="20"/>
                <w:szCs w:val="20"/>
                <w:u w:val="single"/>
              </w:rPr>
              <w:t>-onboarding@cwbank.com</w:t>
            </w:r>
            <w:r w:rsidRPr="00955208">
              <w:rPr>
                <w:b/>
                <w:sz w:val="20"/>
                <w:szCs w:val="20"/>
              </w:rPr>
              <w:t>”</w:t>
            </w:r>
          </w:p>
        </w:tc>
      </w:tr>
      <w:tr w:rsidR="002E7525" w:rsidRPr="00F96A95" w14:paraId="2D707CC2" w14:textId="77777777" w:rsidTr="00DF3C1D">
        <w:tc>
          <w:tcPr>
            <w:tcW w:w="704" w:type="dxa"/>
          </w:tcPr>
          <w:p w14:paraId="54935990" w14:textId="77777777" w:rsidR="002E7525" w:rsidRPr="00F96A95" w:rsidRDefault="002E7525" w:rsidP="00DF3C1D">
            <w:pPr>
              <w:pStyle w:val="NoSpacing"/>
              <w:jc w:val="both"/>
              <w:rPr>
                <w:sz w:val="20"/>
                <w:szCs w:val="20"/>
              </w:rPr>
            </w:pPr>
            <w:r w:rsidRPr="00F96A95">
              <w:rPr>
                <w:sz w:val="20"/>
                <w:szCs w:val="20"/>
              </w:rPr>
              <w:lastRenderedPageBreak/>
              <w:t>URL:</w:t>
            </w:r>
          </w:p>
        </w:tc>
        <w:tc>
          <w:tcPr>
            <w:tcW w:w="9366" w:type="dxa"/>
          </w:tcPr>
          <w:p w14:paraId="33DFD80F" w14:textId="69397FD1" w:rsidR="002E7525" w:rsidRPr="00F96A95" w:rsidRDefault="00955208" w:rsidP="00B268D3">
            <w:pPr>
              <w:pStyle w:val="NoSpacing"/>
              <w:jc w:val="both"/>
              <w:rPr>
                <w:sz w:val="20"/>
                <w:szCs w:val="20"/>
              </w:rPr>
            </w:pPr>
            <w:r w:rsidRPr="00955208">
              <w:rPr>
                <w:sz w:val="20"/>
                <w:szCs w:val="20"/>
              </w:rPr>
              <w:t>mailto:</w:t>
            </w:r>
            <w:r w:rsidR="00B268D3">
              <w:rPr>
                <w:sz w:val="20"/>
                <w:szCs w:val="20"/>
              </w:rPr>
              <w:t>business</w:t>
            </w:r>
            <w:r w:rsidR="00A90282" w:rsidRPr="00A90282">
              <w:rPr>
                <w:sz w:val="20"/>
                <w:szCs w:val="20"/>
              </w:rPr>
              <w:t>-onboarding@cwbank.com</w:t>
            </w:r>
          </w:p>
        </w:tc>
      </w:tr>
    </w:tbl>
    <w:p w14:paraId="4F6EF8FD" w14:textId="53D0EEEA" w:rsidR="002E7525" w:rsidRDefault="002E7525" w:rsidP="002E7525">
      <w:pPr>
        <w:pStyle w:val="NoSpacing"/>
        <w:jc w:val="both"/>
      </w:pPr>
    </w:p>
    <w:p w14:paraId="116A71A2" w14:textId="77777777" w:rsidR="007216BD" w:rsidRDefault="007216BD" w:rsidP="002E7525">
      <w:pPr>
        <w:pStyle w:val="NoSpacing"/>
        <w:jc w:val="both"/>
      </w:pPr>
    </w:p>
    <w:p w14:paraId="6F52EBEE" w14:textId="77777777" w:rsidR="002E7525" w:rsidRDefault="002E7525" w:rsidP="002E7525">
      <w:pPr>
        <w:pStyle w:val="NoSpacing"/>
        <w:jc w:val="both"/>
      </w:pPr>
      <w:r>
        <w:rPr>
          <w:b/>
          <w:u w:val="single"/>
        </w:rPr>
        <w:t>Attachments</w:t>
      </w:r>
    </w:p>
    <w:p w14:paraId="5B320A7C" w14:textId="77777777" w:rsidR="002E7525" w:rsidRDefault="002E7525" w:rsidP="002E7525">
      <w:pPr>
        <w:pStyle w:val="NoSpacing"/>
        <w:jc w:val="both"/>
      </w:pPr>
    </w:p>
    <w:p w14:paraId="6EAE4CE5" w14:textId="2A87703B" w:rsidR="00955208" w:rsidRDefault="002E7525" w:rsidP="00955208">
      <w:pPr>
        <w:pStyle w:val="NoSpacing"/>
        <w:jc w:val="both"/>
      </w:pPr>
      <w:r>
        <w:t xml:space="preserve">The message </w:t>
      </w:r>
      <w:r w:rsidR="00AB4E05">
        <w:t>does not require</w:t>
      </w:r>
      <w:r w:rsidR="00955208">
        <w:t xml:space="preserve"> attachments.</w:t>
      </w:r>
    </w:p>
    <w:p w14:paraId="531FBE2A" w14:textId="77777777" w:rsidR="00955208" w:rsidRDefault="00955208" w:rsidP="00955208">
      <w:pPr>
        <w:pStyle w:val="NoSpacing"/>
        <w:jc w:val="both"/>
      </w:pPr>
    </w:p>
    <w:p w14:paraId="5EE2D6CC" w14:textId="77777777" w:rsidR="00955208" w:rsidRDefault="00955208">
      <w:pPr>
        <w:rPr>
          <w:rFonts w:eastAsiaTheme="minorHAnsi"/>
          <w:lang w:eastAsia="en-US"/>
        </w:rPr>
      </w:pPr>
      <w:r>
        <w:br w:type="page"/>
      </w:r>
    </w:p>
    <w:p w14:paraId="7870A3E8" w14:textId="4C9CA0C8" w:rsidR="00955208" w:rsidRDefault="00955208" w:rsidP="00955208">
      <w:pPr>
        <w:pStyle w:val="Heading2"/>
        <w:keepNext/>
        <w:spacing w:after="0" w:line="240" w:lineRule="auto"/>
      </w:pPr>
      <w:r>
        <w:rPr>
          <w:sz w:val="20"/>
          <w:szCs w:val="20"/>
        </w:rPr>
        <w:lastRenderedPageBreak/>
        <w:t xml:space="preserve"> </w:t>
      </w:r>
      <w:bookmarkStart w:id="194" w:name="_Toc55555399"/>
      <w:r w:rsidR="00234D17">
        <w:t>3.3</w:t>
      </w:r>
      <w:r w:rsidR="00234D17">
        <w:tab/>
        <w:t>Review Complete E</w:t>
      </w:r>
      <w:r>
        <w:t>mail</w:t>
      </w:r>
      <w:bookmarkEnd w:id="194"/>
    </w:p>
    <w:p w14:paraId="144CE0F6" w14:textId="77777777" w:rsidR="00955208" w:rsidRDefault="00955208" w:rsidP="00955208">
      <w:pPr>
        <w:pStyle w:val="NoSpacing"/>
        <w:jc w:val="both"/>
      </w:pPr>
    </w:p>
    <w:p w14:paraId="645F0393" w14:textId="77777777" w:rsidR="00955208" w:rsidRPr="006B729E" w:rsidRDefault="00955208" w:rsidP="00955208">
      <w:pPr>
        <w:pStyle w:val="NoSpacing"/>
        <w:jc w:val="both"/>
        <w:rPr>
          <w:b/>
          <w:u w:val="single"/>
        </w:rPr>
      </w:pPr>
      <w:r>
        <w:rPr>
          <w:b/>
          <w:u w:val="single"/>
        </w:rPr>
        <w:t>Trigger Events</w:t>
      </w:r>
    </w:p>
    <w:p w14:paraId="2C18FFD0" w14:textId="77777777" w:rsidR="00955208" w:rsidRDefault="00955208" w:rsidP="00955208">
      <w:pPr>
        <w:pStyle w:val="NoSpacing"/>
        <w:jc w:val="both"/>
      </w:pPr>
    </w:p>
    <w:p w14:paraId="79F8DC57" w14:textId="58230BD8" w:rsidR="00955208" w:rsidRDefault="00955208" w:rsidP="00955208">
      <w:pPr>
        <w:pStyle w:val="NoSpacing"/>
        <w:jc w:val="both"/>
      </w:pPr>
      <w:r w:rsidRPr="00955208">
        <w:t xml:space="preserve">This email is sent to applicants whose </w:t>
      </w:r>
      <w:r>
        <w:t>applications have passed a manual review process in</w:t>
      </w:r>
      <w:r w:rsidRPr="00955208">
        <w:t xml:space="preserve"> the Workspace</w:t>
      </w:r>
      <w:r>
        <w:t xml:space="preserve">s tool, and are now ready to </w:t>
      </w:r>
      <w:r w:rsidRPr="00955208">
        <w:t>resume</w:t>
      </w:r>
      <w:r>
        <w:t xml:space="preserve"> the </w:t>
      </w:r>
      <w:r w:rsidRPr="00955208">
        <w:t xml:space="preserve">online </w:t>
      </w:r>
      <w:r>
        <w:t>workflow</w:t>
      </w:r>
      <w:r w:rsidRPr="00955208">
        <w:t>.</w:t>
      </w:r>
    </w:p>
    <w:p w14:paraId="0B22B730" w14:textId="77777777" w:rsidR="00955208" w:rsidRDefault="00955208" w:rsidP="00955208">
      <w:pPr>
        <w:pStyle w:val="NoSpacing"/>
        <w:jc w:val="both"/>
      </w:pPr>
    </w:p>
    <w:p w14:paraId="561A8722" w14:textId="5511038E" w:rsidR="00955208" w:rsidRDefault="00955208" w:rsidP="00955208">
      <w:pPr>
        <w:pStyle w:val="NoSpacing"/>
        <w:jc w:val="both"/>
      </w:pPr>
      <w:r>
        <w:t>The following ev</w:t>
      </w:r>
      <w:r w:rsidR="00DF3C1D">
        <w:t>ent</w:t>
      </w:r>
      <w:r>
        <w:t xml:space="preserve"> trigger</w:t>
      </w:r>
      <w:r w:rsidR="00DF3C1D">
        <w:t>s</w:t>
      </w:r>
      <w:r>
        <w:t xml:space="preserve"> the sending of this</w:t>
      </w:r>
      <w:r w:rsidR="00234D17">
        <w:t xml:space="preserve"> e</w:t>
      </w:r>
      <w:r w:rsidR="00DF3C1D">
        <w:t>mail.</w:t>
      </w:r>
    </w:p>
    <w:p w14:paraId="52BF0282" w14:textId="77777777" w:rsidR="00955208" w:rsidRDefault="00955208" w:rsidP="00955208">
      <w:pPr>
        <w:pStyle w:val="NoSpacing"/>
        <w:jc w:val="both"/>
      </w:pPr>
    </w:p>
    <w:p w14:paraId="04D0294B" w14:textId="5DE96B9C" w:rsidR="00955208" w:rsidRDefault="00DF3C1D" w:rsidP="006E0242">
      <w:pPr>
        <w:pStyle w:val="NoSpacing"/>
        <w:numPr>
          <w:ilvl w:val="0"/>
          <w:numId w:val="23"/>
        </w:numPr>
        <w:jc w:val="both"/>
      </w:pPr>
      <w:r>
        <w:t xml:space="preserve">A </w:t>
      </w:r>
      <w:r w:rsidR="007B6B63">
        <w:t xml:space="preserve">CWB </w:t>
      </w:r>
      <w:r w:rsidRPr="00DF3C1D">
        <w:t>staf</w:t>
      </w:r>
      <w:r>
        <w:t xml:space="preserve">f member </w:t>
      </w:r>
      <w:r w:rsidR="006A0961">
        <w:t xml:space="preserve">has </w:t>
      </w:r>
      <w:r w:rsidRPr="00DF3C1D">
        <w:t>complet</w:t>
      </w:r>
      <w:r>
        <w:t>e</w:t>
      </w:r>
      <w:r w:rsidR="006A0961">
        <w:t>d</w:t>
      </w:r>
      <w:r>
        <w:t xml:space="preserve"> a</w:t>
      </w:r>
      <w:r w:rsidRPr="00DF3C1D">
        <w:t xml:space="preserve"> manual </w:t>
      </w:r>
      <w:r>
        <w:t>review, and approved the application to be returned to the digital workflow.</w:t>
      </w:r>
    </w:p>
    <w:p w14:paraId="0F43B3F5" w14:textId="77777777" w:rsidR="00955208" w:rsidRDefault="00955208" w:rsidP="00955208">
      <w:pPr>
        <w:pStyle w:val="NoSpacing"/>
        <w:jc w:val="both"/>
      </w:pPr>
    </w:p>
    <w:p w14:paraId="335B75E7" w14:textId="77777777" w:rsidR="00955208" w:rsidRDefault="00955208" w:rsidP="00955208">
      <w:pPr>
        <w:pStyle w:val="NoSpacing"/>
        <w:jc w:val="both"/>
      </w:pPr>
      <w:r>
        <w:rPr>
          <w:b/>
          <w:u w:val="single"/>
        </w:rPr>
        <w:t>Subject Line</w:t>
      </w:r>
    </w:p>
    <w:p w14:paraId="56C6E5B9" w14:textId="77777777" w:rsidR="00955208" w:rsidRDefault="00955208" w:rsidP="00955208">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55208" w:rsidRPr="00F96A95" w14:paraId="569606F7" w14:textId="77777777" w:rsidTr="00DF3C1D">
        <w:tc>
          <w:tcPr>
            <w:tcW w:w="10070" w:type="dxa"/>
          </w:tcPr>
          <w:p w14:paraId="2767DD00" w14:textId="4ADB9E88" w:rsidR="00955208" w:rsidRPr="00F96A95" w:rsidRDefault="00287AF3" w:rsidP="00DF3C1D">
            <w:pPr>
              <w:pStyle w:val="NoSpacing"/>
              <w:jc w:val="both"/>
              <w:rPr>
                <w:sz w:val="20"/>
                <w:szCs w:val="20"/>
              </w:rPr>
            </w:pPr>
            <w:del w:id="195" w:author="Stacy Schmidt" w:date="2020-12-17T16:35:00Z">
              <w:r w:rsidRPr="00287AF3" w:rsidDel="00BA316A">
                <w:rPr>
                  <w:sz w:val="20"/>
                  <w:szCs w:val="20"/>
                </w:rPr>
                <w:delText>You may no</w:delText>
              </w:r>
              <w:commentRangeStart w:id="196"/>
              <w:r w:rsidRPr="00287AF3" w:rsidDel="00BA316A">
                <w:rPr>
                  <w:sz w:val="20"/>
                  <w:szCs w:val="20"/>
                </w:rPr>
                <w:delText>w</w:delText>
              </w:r>
            </w:del>
            <w:ins w:id="197" w:author="Stacy Schmidt" w:date="2020-12-17T16:35:00Z">
              <w:r w:rsidR="00BA316A">
                <w:rPr>
                  <w:sz w:val="20"/>
                  <w:szCs w:val="20"/>
                </w:rPr>
                <w:t>Please</w:t>
              </w:r>
            </w:ins>
            <w:commentRangeEnd w:id="196"/>
            <w:ins w:id="198" w:author="Stacy Schmidt" w:date="2020-12-17T16:36:00Z">
              <w:r w:rsidR="00BA316A">
                <w:rPr>
                  <w:rStyle w:val="CommentReference"/>
                  <w:rFonts w:eastAsiaTheme="minorEastAsia"/>
                  <w:lang w:eastAsia="en-CA"/>
                </w:rPr>
                <w:commentReference w:id="196"/>
              </w:r>
            </w:ins>
            <w:r w:rsidRPr="00287AF3">
              <w:rPr>
                <w:sz w:val="20"/>
                <w:szCs w:val="20"/>
              </w:rPr>
              <w:t xml:space="preserve"> complete the final steps in your CWB </w:t>
            </w:r>
            <w:r w:rsidR="006A0961">
              <w:rPr>
                <w:sz w:val="20"/>
                <w:szCs w:val="20"/>
              </w:rPr>
              <w:t xml:space="preserve">business </w:t>
            </w:r>
            <w:r w:rsidRPr="00287AF3">
              <w:rPr>
                <w:sz w:val="20"/>
                <w:szCs w:val="20"/>
              </w:rPr>
              <w:t>application</w:t>
            </w:r>
          </w:p>
        </w:tc>
      </w:tr>
    </w:tbl>
    <w:p w14:paraId="549613E3" w14:textId="77777777" w:rsidR="00955208" w:rsidRDefault="00955208" w:rsidP="00955208">
      <w:pPr>
        <w:pStyle w:val="NoSpacing"/>
        <w:jc w:val="both"/>
      </w:pPr>
    </w:p>
    <w:p w14:paraId="1C85C35C" w14:textId="77777777" w:rsidR="00955208" w:rsidRDefault="00955208" w:rsidP="00955208">
      <w:pPr>
        <w:pStyle w:val="NoSpacing"/>
        <w:jc w:val="both"/>
      </w:pPr>
      <w:r>
        <w:rPr>
          <w:b/>
          <w:u w:val="single"/>
        </w:rPr>
        <w:t>Message Body</w:t>
      </w:r>
    </w:p>
    <w:p w14:paraId="52A4565F" w14:textId="77777777" w:rsidR="00955208" w:rsidRDefault="00955208" w:rsidP="00955208">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55208" w:rsidRPr="00F96A95" w14:paraId="5878E0DA" w14:textId="77777777" w:rsidTr="00DF3C1D">
        <w:tc>
          <w:tcPr>
            <w:tcW w:w="10070" w:type="dxa"/>
          </w:tcPr>
          <w:p w14:paraId="51DB3DEB" w14:textId="5ED23515" w:rsidR="00DF3C1D" w:rsidRPr="00DF3C1D" w:rsidRDefault="00287AF3" w:rsidP="00DF3C1D">
            <w:pPr>
              <w:pStyle w:val="NoSpacing"/>
              <w:jc w:val="both"/>
              <w:rPr>
                <w:sz w:val="20"/>
                <w:szCs w:val="20"/>
              </w:rPr>
            </w:pPr>
            <w:r>
              <w:rPr>
                <w:sz w:val="20"/>
                <w:szCs w:val="20"/>
              </w:rPr>
              <w:t>Hello</w:t>
            </w:r>
            <w:r w:rsidR="00DF3C1D" w:rsidRPr="00DF3C1D">
              <w:rPr>
                <w:sz w:val="20"/>
                <w:szCs w:val="20"/>
              </w:rPr>
              <w:t xml:space="preserve"> &lt;&lt;First Name&gt;&gt;,</w:t>
            </w:r>
          </w:p>
          <w:p w14:paraId="62E33B08" w14:textId="77777777" w:rsidR="00DF3C1D" w:rsidRPr="00DF3C1D" w:rsidRDefault="00DF3C1D" w:rsidP="00DF3C1D">
            <w:pPr>
              <w:pStyle w:val="NoSpacing"/>
              <w:jc w:val="both"/>
              <w:rPr>
                <w:sz w:val="20"/>
                <w:szCs w:val="20"/>
              </w:rPr>
            </w:pPr>
          </w:p>
          <w:p w14:paraId="425C99DE" w14:textId="2F3D238E" w:rsidR="00DF3C1D" w:rsidRPr="00DF3C1D" w:rsidRDefault="00214992" w:rsidP="00214992">
            <w:pPr>
              <w:pStyle w:val="NoSpacing"/>
              <w:jc w:val="both"/>
              <w:rPr>
                <w:sz w:val="20"/>
                <w:szCs w:val="20"/>
              </w:rPr>
            </w:pPr>
            <w:proofErr w:type="spellStart"/>
            <w:r w:rsidRPr="00214992">
              <w:rPr>
                <w:sz w:val="20"/>
                <w:szCs w:val="20"/>
              </w:rPr>
              <w:t>We’ve</w:t>
            </w:r>
            <w:del w:id="199" w:author="Stacy Schmidt" w:date="2020-12-17T16:36:00Z">
              <w:r w:rsidRPr="00214992" w:rsidDel="00BA316A">
                <w:rPr>
                  <w:sz w:val="20"/>
                  <w:szCs w:val="20"/>
                </w:rPr>
                <w:delText xml:space="preserve"> finished</w:delText>
              </w:r>
            </w:del>
            <w:ins w:id="200" w:author="Stacy Schmidt" w:date="2020-12-17T16:36:00Z">
              <w:r w:rsidR="00BA316A">
                <w:rPr>
                  <w:sz w:val="20"/>
                  <w:szCs w:val="20"/>
                </w:rPr>
                <w:t>completed</w:t>
              </w:r>
              <w:proofErr w:type="spellEnd"/>
              <w:r w:rsidR="00BA316A">
                <w:rPr>
                  <w:sz w:val="20"/>
                  <w:szCs w:val="20"/>
                </w:rPr>
                <w:t xml:space="preserve"> our</w:t>
              </w:r>
            </w:ins>
            <w:r w:rsidRPr="00214992">
              <w:rPr>
                <w:sz w:val="20"/>
                <w:szCs w:val="20"/>
              </w:rPr>
              <w:t xml:space="preserve"> </w:t>
            </w:r>
            <w:proofErr w:type="spellStart"/>
            <w:r w:rsidRPr="00214992">
              <w:rPr>
                <w:sz w:val="20"/>
                <w:szCs w:val="20"/>
              </w:rPr>
              <w:t>review</w:t>
            </w:r>
            <w:del w:id="201" w:author="Stacy Schmidt" w:date="2020-12-17T16:36:00Z">
              <w:r w:rsidRPr="00214992" w:rsidDel="00BA316A">
                <w:rPr>
                  <w:sz w:val="20"/>
                  <w:szCs w:val="20"/>
                </w:rPr>
                <w:delText>ing</w:delText>
              </w:r>
            </w:del>
            <w:ins w:id="202" w:author="Stacy Schmidt" w:date="2020-12-17T16:36:00Z">
              <w:r w:rsidR="00BA316A">
                <w:rPr>
                  <w:sz w:val="20"/>
                  <w:szCs w:val="20"/>
                </w:rPr>
                <w:t>of</w:t>
              </w:r>
            </w:ins>
            <w:proofErr w:type="spellEnd"/>
            <w:r w:rsidRPr="00214992">
              <w:rPr>
                <w:sz w:val="20"/>
                <w:szCs w:val="20"/>
              </w:rPr>
              <w:t xml:space="preserve"> your </w:t>
            </w:r>
            <w:r w:rsidR="00F66A67">
              <w:rPr>
                <w:sz w:val="20"/>
                <w:szCs w:val="20"/>
              </w:rPr>
              <w:t xml:space="preserve">business </w:t>
            </w:r>
            <w:r w:rsidRPr="00214992">
              <w:rPr>
                <w:sz w:val="20"/>
                <w:szCs w:val="20"/>
              </w:rPr>
              <w:t xml:space="preserve">application. Thank you for your patience. </w:t>
            </w:r>
            <w:r>
              <w:rPr>
                <w:sz w:val="20"/>
                <w:szCs w:val="20"/>
              </w:rPr>
              <w:t xml:space="preserve">You </w:t>
            </w:r>
            <w:r w:rsidR="00DF3C1D" w:rsidRPr="00DF3C1D">
              <w:rPr>
                <w:sz w:val="20"/>
                <w:szCs w:val="20"/>
              </w:rPr>
              <w:t>may now comp</w:t>
            </w:r>
            <w:r w:rsidR="007B190B">
              <w:rPr>
                <w:sz w:val="20"/>
                <w:szCs w:val="20"/>
              </w:rPr>
              <w:t>lete the final steps</w:t>
            </w:r>
            <w:r>
              <w:rPr>
                <w:sz w:val="20"/>
                <w:szCs w:val="20"/>
              </w:rPr>
              <w:t xml:space="preserve"> in the application process.</w:t>
            </w:r>
          </w:p>
          <w:p w14:paraId="7587AC11" w14:textId="77777777" w:rsidR="00DF3C1D" w:rsidRPr="00DF3C1D" w:rsidRDefault="00DF3C1D" w:rsidP="00DF3C1D">
            <w:pPr>
              <w:pStyle w:val="NoSpacing"/>
              <w:jc w:val="both"/>
              <w:rPr>
                <w:sz w:val="20"/>
                <w:szCs w:val="20"/>
              </w:rPr>
            </w:pPr>
          </w:p>
          <w:p w14:paraId="70E100E2" w14:textId="45D69D70" w:rsidR="00DF3C1D" w:rsidRPr="00DF3C1D" w:rsidRDefault="00214992" w:rsidP="00DF3C1D">
            <w:pPr>
              <w:pStyle w:val="NoSpacing"/>
              <w:jc w:val="both"/>
              <w:rPr>
                <w:b/>
                <w:sz w:val="20"/>
                <w:szCs w:val="20"/>
                <w:u w:val="single"/>
              </w:rPr>
            </w:pPr>
            <w:r>
              <w:rPr>
                <w:b/>
                <w:sz w:val="20"/>
                <w:szCs w:val="20"/>
                <w:u w:val="single"/>
              </w:rPr>
              <w:t xml:space="preserve">Finish my </w:t>
            </w:r>
            <w:r w:rsidR="00F66A67">
              <w:rPr>
                <w:b/>
                <w:sz w:val="20"/>
                <w:szCs w:val="20"/>
                <w:u w:val="single"/>
              </w:rPr>
              <w:t xml:space="preserve">business </w:t>
            </w:r>
            <w:r>
              <w:rPr>
                <w:b/>
                <w:sz w:val="20"/>
                <w:szCs w:val="20"/>
                <w:u w:val="single"/>
              </w:rPr>
              <w:t>application n</w:t>
            </w:r>
            <w:r w:rsidR="00DF3C1D" w:rsidRPr="00DF3C1D">
              <w:rPr>
                <w:b/>
                <w:sz w:val="20"/>
                <w:szCs w:val="20"/>
                <w:u w:val="single"/>
              </w:rPr>
              <w:t>ow</w:t>
            </w:r>
          </w:p>
          <w:p w14:paraId="02EBCFEC" w14:textId="77777777" w:rsidR="00DF3C1D" w:rsidRPr="00DF3C1D" w:rsidRDefault="00DF3C1D" w:rsidP="00DF3C1D">
            <w:pPr>
              <w:pStyle w:val="NoSpacing"/>
              <w:jc w:val="both"/>
              <w:rPr>
                <w:sz w:val="20"/>
                <w:szCs w:val="20"/>
              </w:rPr>
            </w:pPr>
          </w:p>
          <w:p w14:paraId="2B9440EA" w14:textId="414B58AC" w:rsidR="00DF3C1D" w:rsidRDefault="00DF3C1D" w:rsidP="00DF3C1D">
            <w:pPr>
              <w:pStyle w:val="NoSpacing"/>
              <w:jc w:val="both"/>
              <w:rPr>
                <w:sz w:val="20"/>
                <w:szCs w:val="20"/>
              </w:rPr>
            </w:pPr>
            <w:r w:rsidRPr="00DF3C1D">
              <w:rPr>
                <w:sz w:val="20"/>
                <w:szCs w:val="20"/>
              </w:rPr>
              <w:t xml:space="preserve">If you have any further questions about the application, or just need help with your </w:t>
            </w:r>
            <w:r w:rsidR="00214992">
              <w:rPr>
                <w:sz w:val="20"/>
                <w:szCs w:val="20"/>
              </w:rPr>
              <w:t>CWB</w:t>
            </w:r>
            <w:r w:rsidRPr="00DF3C1D">
              <w:rPr>
                <w:sz w:val="20"/>
                <w:szCs w:val="20"/>
              </w:rPr>
              <w:t xml:space="preserve"> account, email us at </w:t>
            </w:r>
            <w:r w:rsidR="006A0961">
              <w:rPr>
                <w:b/>
                <w:sz w:val="20"/>
                <w:szCs w:val="20"/>
                <w:u w:val="single"/>
              </w:rPr>
              <w:t>business</w:t>
            </w:r>
            <w:r w:rsidR="00214992" w:rsidRPr="00214992">
              <w:rPr>
                <w:b/>
                <w:sz w:val="20"/>
                <w:szCs w:val="20"/>
                <w:u w:val="single"/>
              </w:rPr>
              <w:t>-onboarding@cwbank.com</w:t>
            </w:r>
            <w:r w:rsidR="00214992">
              <w:rPr>
                <w:sz w:val="20"/>
                <w:szCs w:val="20"/>
              </w:rPr>
              <w:t>.</w:t>
            </w:r>
          </w:p>
          <w:p w14:paraId="237D67C5" w14:textId="7C5FCE3C" w:rsidR="008C391B" w:rsidRDefault="008C391B" w:rsidP="00DF3C1D">
            <w:pPr>
              <w:pStyle w:val="NoSpacing"/>
              <w:jc w:val="both"/>
              <w:rPr>
                <w:sz w:val="20"/>
                <w:szCs w:val="20"/>
              </w:rPr>
            </w:pPr>
          </w:p>
          <w:p w14:paraId="0277BC40" w14:textId="765BDBEC" w:rsidR="008C391B" w:rsidRPr="00DF3C1D" w:rsidRDefault="008C391B" w:rsidP="00DF3C1D">
            <w:pPr>
              <w:pStyle w:val="NoSpacing"/>
              <w:jc w:val="both"/>
              <w:rPr>
                <w:sz w:val="20"/>
                <w:szCs w:val="20"/>
              </w:rPr>
            </w:pPr>
            <w:r>
              <w:rPr>
                <w:sz w:val="20"/>
                <w:szCs w:val="20"/>
              </w:rPr>
              <w:t>Your reference number is &lt;&lt;Application Number&gt;&gt;.</w:t>
            </w:r>
          </w:p>
          <w:p w14:paraId="718B22FB" w14:textId="77777777" w:rsidR="00DF3C1D" w:rsidRPr="00DF3C1D" w:rsidRDefault="00DF3C1D" w:rsidP="00DF3C1D">
            <w:pPr>
              <w:pStyle w:val="NoSpacing"/>
              <w:jc w:val="both"/>
              <w:rPr>
                <w:sz w:val="20"/>
                <w:szCs w:val="20"/>
              </w:rPr>
            </w:pPr>
          </w:p>
          <w:p w14:paraId="752BAD9A" w14:textId="77777777" w:rsidR="00955208" w:rsidRDefault="00214992" w:rsidP="00DF3C1D">
            <w:pPr>
              <w:pStyle w:val="NoSpacing"/>
              <w:jc w:val="both"/>
              <w:rPr>
                <w:sz w:val="20"/>
                <w:szCs w:val="20"/>
              </w:rPr>
            </w:pPr>
            <w:r w:rsidRPr="00214992">
              <w:rPr>
                <w:sz w:val="20"/>
                <w:szCs w:val="20"/>
              </w:rPr>
              <w:t>We look forward to the opportunity to help you realize your financial potential!</w:t>
            </w:r>
          </w:p>
          <w:p w14:paraId="15FAAAF1" w14:textId="77777777" w:rsidR="00214992" w:rsidRDefault="00214992" w:rsidP="00DF3C1D">
            <w:pPr>
              <w:pStyle w:val="NoSpacing"/>
              <w:jc w:val="both"/>
              <w:rPr>
                <w:sz w:val="20"/>
                <w:szCs w:val="20"/>
              </w:rPr>
            </w:pPr>
          </w:p>
          <w:p w14:paraId="031C542B" w14:textId="35471902" w:rsidR="00214992" w:rsidRDefault="00AF2D12" w:rsidP="00DF3C1D">
            <w:pPr>
              <w:pStyle w:val="NoSpacing"/>
              <w:jc w:val="both"/>
              <w:rPr>
                <w:sz w:val="20"/>
                <w:szCs w:val="20"/>
              </w:rPr>
            </w:pPr>
            <w:r>
              <w:rPr>
                <w:sz w:val="20"/>
                <w:szCs w:val="20"/>
              </w:rPr>
              <w:t>Thank</w:t>
            </w:r>
            <w:r w:rsidR="00214992">
              <w:rPr>
                <w:sz w:val="20"/>
                <w:szCs w:val="20"/>
              </w:rPr>
              <w:t xml:space="preserve"> you,</w:t>
            </w:r>
          </w:p>
          <w:p w14:paraId="382D2374" w14:textId="77777777" w:rsidR="00214992" w:rsidRDefault="00214992" w:rsidP="00DF3C1D">
            <w:pPr>
              <w:pStyle w:val="NoSpacing"/>
              <w:jc w:val="both"/>
              <w:rPr>
                <w:sz w:val="20"/>
                <w:szCs w:val="20"/>
              </w:rPr>
            </w:pPr>
          </w:p>
          <w:p w14:paraId="05924BF6" w14:textId="054E454B" w:rsidR="00214992" w:rsidRPr="00F96A95" w:rsidRDefault="00214992" w:rsidP="00DF3C1D">
            <w:pPr>
              <w:pStyle w:val="NoSpacing"/>
              <w:jc w:val="both"/>
              <w:rPr>
                <w:sz w:val="20"/>
                <w:szCs w:val="20"/>
              </w:rPr>
            </w:pPr>
            <w:r>
              <w:rPr>
                <w:sz w:val="20"/>
                <w:szCs w:val="20"/>
              </w:rPr>
              <w:t>Canadian Western Bank</w:t>
            </w:r>
          </w:p>
        </w:tc>
      </w:tr>
    </w:tbl>
    <w:p w14:paraId="3056E5C9" w14:textId="77777777" w:rsidR="00955208" w:rsidRDefault="00955208" w:rsidP="00955208">
      <w:pPr>
        <w:pStyle w:val="NoSpacing"/>
        <w:jc w:val="both"/>
      </w:pPr>
    </w:p>
    <w:p w14:paraId="10BA1AA7" w14:textId="77777777" w:rsidR="00955208" w:rsidRDefault="00955208" w:rsidP="00955208">
      <w:pPr>
        <w:pStyle w:val="NoSpacing"/>
        <w:jc w:val="both"/>
      </w:pPr>
      <w:r>
        <w:rPr>
          <w:b/>
          <w:u w:val="single"/>
        </w:rPr>
        <w:t>Hyperlinks</w:t>
      </w:r>
    </w:p>
    <w:p w14:paraId="4E9D28D9" w14:textId="77777777" w:rsidR="00955208" w:rsidRDefault="00955208" w:rsidP="00955208">
      <w:pPr>
        <w:pStyle w:val="NoSpacing"/>
        <w:jc w:val="both"/>
      </w:pPr>
    </w:p>
    <w:p w14:paraId="7E34DECD" w14:textId="77777777" w:rsidR="00955208" w:rsidRDefault="00955208" w:rsidP="00955208">
      <w:pPr>
        <w:pStyle w:val="NoSpacing"/>
        <w:jc w:val="both"/>
      </w:pPr>
      <w:r>
        <w:t>The message body above includes the following hyperlinked text.</w:t>
      </w:r>
    </w:p>
    <w:p w14:paraId="4D5453BC" w14:textId="77777777" w:rsidR="00955208" w:rsidRPr="00F96A95" w:rsidRDefault="00955208" w:rsidP="00955208">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955208" w:rsidRPr="00F96A95" w14:paraId="7421E943" w14:textId="77777777" w:rsidTr="00DF3C1D">
        <w:tc>
          <w:tcPr>
            <w:tcW w:w="704" w:type="dxa"/>
          </w:tcPr>
          <w:p w14:paraId="371D377A" w14:textId="77777777" w:rsidR="00955208" w:rsidRPr="00F96A95" w:rsidRDefault="00955208" w:rsidP="00DF3C1D">
            <w:pPr>
              <w:pStyle w:val="NoSpacing"/>
              <w:jc w:val="both"/>
              <w:rPr>
                <w:b/>
                <w:sz w:val="20"/>
                <w:szCs w:val="20"/>
              </w:rPr>
            </w:pPr>
            <w:r w:rsidRPr="00F96A95">
              <w:rPr>
                <w:b/>
                <w:sz w:val="20"/>
                <w:szCs w:val="20"/>
              </w:rPr>
              <w:t>Text:</w:t>
            </w:r>
          </w:p>
        </w:tc>
        <w:tc>
          <w:tcPr>
            <w:tcW w:w="9366" w:type="dxa"/>
          </w:tcPr>
          <w:p w14:paraId="76E61789" w14:textId="0BA4A55E" w:rsidR="00955208" w:rsidRPr="00F96A95" w:rsidRDefault="00214992" w:rsidP="00DF3C1D">
            <w:pPr>
              <w:pStyle w:val="NoSpacing"/>
              <w:jc w:val="both"/>
              <w:rPr>
                <w:b/>
                <w:sz w:val="20"/>
                <w:szCs w:val="20"/>
              </w:rPr>
            </w:pPr>
            <w:r>
              <w:rPr>
                <w:b/>
                <w:sz w:val="20"/>
                <w:szCs w:val="20"/>
              </w:rPr>
              <w:t>“Finish my application n</w:t>
            </w:r>
            <w:r w:rsidR="00DF3C1D" w:rsidRPr="00DF3C1D">
              <w:rPr>
                <w:b/>
                <w:sz w:val="20"/>
                <w:szCs w:val="20"/>
              </w:rPr>
              <w:t>ow”</w:t>
            </w:r>
          </w:p>
        </w:tc>
      </w:tr>
      <w:tr w:rsidR="00955208" w:rsidRPr="00F96A95" w14:paraId="56B7CD42" w14:textId="77777777" w:rsidTr="00DF3C1D">
        <w:tc>
          <w:tcPr>
            <w:tcW w:w="704" w:type="dxa"/>
          </w:tcPr>
          <w:p w14:paraId="53FEB157" w14:textId="77777777" w:rsidR="00955208" w:rsidRPr="00F96A95" w:rsidRDefault="00955208" w:rsidP="00DF3C1D">
            <w:pPr>
              <w:pStyle w:val="NoSpacing"/>
              <w:jc w:val="both"/>
              <w:rPr>
                <w:sz w:val="20"/>
                <w:szCs w:val="20"/>
              </w:rPr>
            </w:pPr>
            <w:r w:rsidRPr="00F96A95">
              <w:rPr>
                <w:sz w:val="20"/>
                <w:szCs w:val="20"/>
              </w:rPr>
              <w:t>URL:</w:t>
            </w:r>
          </w:p>
        </w:tc>
        <w:tc>
          <w:tcPr>
            <w:tcW w:w="9366" w:type="dxa"/>
          </w:tcPr>
          <w:p w14:paraId="6CE63623" w14:textId="0E661DCA" w:rsidR="00955208" w:rsidRPr="00F96A95" w:rsidRDefault="00DF3C1D" w:rsidP="00DF3C1D">
            <w:pPr>
              <w:pStyle w:val="NoSpacing"/>
              <w:jc w:val="both"/>
              <w:rPr>
                <w:sz w:val="20"/>
                <w:szCs w:val="20"/>
              </w:rPr>
            </w:pPr>
            <w:r w:rsidRPr="00DF3C1D">
              <w:rPr>
                <w:sz w:val="20"/>
                <w:szCs w:val="20"/>
              </w:rPr>
              <w:t>System generated URL directing</w:t>
            </w:r>
            <w:r>
              <w:rPr>
                <w:sz w:val="20"/>
                <w:szCs w:val="20"/>
              </w:rPr>
              <w:t xml:space="preserve"> the user to the resume page</w:t>
            </w:r>
          </w:p>
        </w:tc>
      </w:tr>
    </w:tbl>
    <w:p w14:paraId="090C34A5" w14:textId="77777777" w:rsidR="00214992" w:rsidRPr="00F96A95" w:rsidRDefault="00214992" w:rsidP="0021499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14992" w:rsidRPr="00F96A95" w14:paraId="5E659973" w14:textId="77777777" w:rsidTr="0058587F">
        <w:tc>
          <w:tcPr>
            <w:tcW w:w="704" w:type="dxa"/>
          </w:tcPr>
          <w:p w14:paraId="344C5683" w14:textId="77777777" w:rsidR="00214992" w:rsidRPr="00F96A95" w:rsidRDefault="00214992" w:rsidP="0058587F">
            <w:pPr>
              <w:pStyle w:val="NoSpacing"/>
              <w:jc w:val="both"/>
              <w:rPr>
                <w:b/>
                <w:sz w:val="20"/>
                <w:szCs w:val="20"/>
              </w:rPr>
            </w:pPr>
            <w:r w:rsidRPr="00F96A95">
              <w:rPr>
                <w:b/>
                <w:sz w:val="20"/>
                <w:szCs w:val="20"/>
              </w:rPr>
              <w:t>Text:</w:t>
            </w:r>
          </w:p>
        </w:tc>
        <w:tc>
          <w:tcPr>
            <w:tcW w:w="9366" w:type="dxa"/>
          </w:tcPr>
          <w:p w14:paraId="6F9FBEBF" w14:textId="0295837F" w:rsidR="00214992" w:rsidRPr="00F96A95" w:rsidRDefault="00214992" w:rsidP="006A0961">
            <w:pPr>
              <w:pStyle w:val="NoSpacing"/>
              <w:jc w:val="both"/>
              <w:rPr>
                <w:b/>
                <w:sz w:val="20"/>
                <w:szCs w:val="20"/>
              </w:rPr>
            </w:pPr>
            <w:r w:rsidRPr="00955208">
              <w:rPr>
                <w:b/>
                <w:sz w:val="20"/>
                <w:szCs w:val="20"/>
              </w:rPr>
              <w:t>“</w:t>
            </w:r>
            <w:r w:rsidR="006A0961">
              <w:rPr>
                <w:b/>
                <w:sz w:val="20"/>
                <w:szCs w:val="20"/>
                <w:u w:val="single"/>
              </w:rPr>
              <w:t>business</w:t>
            </w:r>
            <w:r w:rsidRPr="00BA3D49">
              <w:rPr>
                <w:b/>
                <w:sz w:val="20"/>
                <w:szCs w:val="20"/>
                <w:u w:val="single"/>
              </w:rPr>
              <w:t>-onboarding@cwbank.com</w:t>
            </w:r>
            <w:r w:rsidRPr="00955208">
              <w:rPr>
                <w:b/>
                <w:sz w:val="20"/>
                <w:szCs w:val="20"/>
              </w:rPr>
              <w:t>”</w:t>
            </w:r>
          </w:p>
        </w:tc>
      </w:tr>
      <w:tr w:rsidR="00214992" w:rsidRPr="00F96A95" w14:paraId="7EF81897" w14:textId="77777777" w:rsidTr="0058587F">
        <w:tc>
          <w:tcPr>
            <w:tcW w:w="704" w:type="dxa"/>
          </w:tcPr>
          <w:p w14:paraId="7ABCB88D" w14:textId="77777777" w:rsidR="00214992" w:rsidRPr="00F96A95" w:rsidRDefault="00214992" w:rsidP="0058587F">
            <w:pPr>
              <w:pStyle w:val="NoSpacing"/>
              <w:jc w:val="both"/>
              <w:rPr>
                <w:sz w:val="20"/>
                <w:szCs w:val="20"/>
              </w:rPr>
            </w:pPr>
            <w:r w:rsidRPr="00F96A95">
              <w:rPr>
                <w:sz w:val="20"/>
                <w:szCs w:val="20"/>
              </w:rPr>
              <w:t>URL:</w:t>
            </w:r>
          </w:p>
        </w:tc>
        <w:tc>
          <w:tcPr>
            <w:tcW w:w="9366" w:type="dxa"/>
          </w:tcPr>
          <w:p w14:paraId="3500E904" w14:textId="3CE25DC7" w:rsidR="00214992" w:rsidRPr="00F96A95" w:rsidRDefault="00214992" w:rsidP="006A0961">
            <w:pPr>
              <w:pStyle w:val="NoSpacing"/>
              <w:jc w:val="both"/>
              <w:rPr>
                <w:sz w:val="20"/>
                <w:szCs w:val="20"/>
              </w:rPr>
            </w:pPr>
            <w:r w:rsidRPr="00955208">
              <w:rPr>
                <w:sz w:val="20"/>
                <w:szCs w:val="20"/>
              </w:rPr>
              <w:t>mailto:</w:t>
            </w:r>
            <w:r w:rsidR="006A0961">
              <w:rPr>
                <w:sz w:val="20"/>
                <w:szCs w:val="20"/>
              </w:rPr>
              <w:t>business</w:t>
            </w:r>
            <w:r w:rsidRPr="00A90282">
              <w:rPr>
                <w:sz w:val="20"/>
                <w:szCs w:val="20"/>
              </w:rPr>
              <w:t>-onboarding@cwbank.com</w:t>
            </w:r>
          </w:p>
        </w:tc>
      </w:tr>
    </w:tbl>
    <w:p w14:paraId="3F016AFC" w14:textId="210FE0B7" w:rsidR="00DF3C1D" w:rsidRDefault="00DF3C1D" w:rsidP="00955208">
      <w:pPr>
        <w:pStyle w:val="NoSpacing"/>
        <w:jc w:val="both"/>
      </w:pPr>
    </w:p>
    <w:p w14:paraId="792C8B58" w14:textId="77777777" w:rsidR="00214992" w:rsidRDefault="00214992" w:rsidP="00955208">
      <w:pPr>
        <w:pStyle w:val="NoSpacing"/>
        <w:jc w:val="both"/>
      </w:pPr>
    </w:p>
    <w:p w14:paraId="0D28CCFB" w14:textId="77777777" w:rsidR="00955208" w:rsidRDefault="00955208" w:rsidP="00955208">
      <w:pPr>
        <w:pStyle w:val="NoSpacing"/>
        <w:jc w:val="both"/>
      </w:pPr>
      <w:r>
        <w:rPr>
          <w:b/>
          <w:u w:val="single"/>
        </w:rPr>
        <w:t>Attachments</w:t>
      </w:r>
    </w:p>
    <w:p w14:paraId="714C7D97" w14:textId="77777777" w:rsidR="00955208" w:rsidRDefault="00955208" w:rsidP="00955208">
      <w:pPr>
        <w:pStyle w:val="NoSpacing"/>
        <w:jc w:val="both"/>
      </w:pPr>
    </w:p>
    <w:p w14:paraId="1E7B03D7" w14:textId="4AE35117" w:rsidR="00955208" w:rsidRDefault="00AB4E05" w:rsidP="00955208">
      <w:pPr>
        <w:pStyle w:val="NoSpacing"/>
        <w:jc w:val="both"/>
      </w:pPr>
      <w:r>
        <w:t>This message does not require</w:t>
      </w:r>
      <w:r w:rsidR="00955208">
        <w:t xml:space="preserve"> attachments.</w:t>
      </w:r>
    </w:p>
    <w:p w14:paraId="4B523178" w14:textId="3CF33AE1" w:rsidR="00AB4E05" w:rsidRDefault="00AB4E05">
      <w:pPr>
        <w:rPr>
          <w:rFonts w:eastAsiaTheme="minorHAnsi"/>
          <w:color w:val="937A46"/>
          <w:sz w:val="20"/>
          <w:szCs w:val="20"/>
          <w:lang w:eastAsia="en-US"/>
        </w:rPr>
      </w:pPr>
      <w:r>
        <w:rPr>
          <w:color w:val="937A46"/>
          <w:sz w:val="20"/>
          <w:szCs w:val="20"/>
        </w:rPr>
        <w:br w:type="page"/>
      </w:r>
    </w:p>
    <w:p w14:paraId="700AB8CB" w14:textId="30053106" w:rsidR="00AB4E05" w:rsidRDefault="00234D17" w:rsidP="00AB4E05">
      <w:pPr>
        <w:pStyle w:val="Heading2"/>
        <w:keepNext/>
        <w:spacing w:after="0" w:line="240" w:lineRule="auto"/>
      </w:pPr>
      <w:bookmarkStart w:id="203" w:name="_Toc55555400"/>
      <w:r>
        <w:lastRenderedPageBreak/>
        <w:t>3.4</w:t>
      </w:r>
      <w:r>
        <w:tab/>
        <w:t>Declined Application E</w:t>
      </w:r>
      <w:r w:rsidR="00AB4E05">
        <w:t>mail</w:t>
      </w:r>
      <w:bookmarkEnd w:id="203"/>
    </w:p>
    <w:p w14:paraId="66602839" w14:textId="77777777" w:rsidR="00AB4E05" w:rsidRDefault="00AB4E05" w:rsidP="00AB4E05">
      <w:pPr>
        <w:pStyle w:val="NoSpacing"/>
        <w:jc w:val="both"/>
      </w:pPr>
    </w:p>
    <w:p w14:paraId="11F402E1" w14:textId="77777777" w:rsidR="00AB4E05" w:rsidRPr="006B729E" w:rsidRDefault="00AB4E05" w:rsidP="00AB4E05">
      <w:pPr>
        <w:pStyle w:val="NoSpacing"/>
        <w:jc w:val="both"/>
        <w:rPr>
          <w:b/>
          <w:u w:val="single"/>
        </w:rPr>
      </w:pPr>
      <w:r>
        <w:rPr>
          <w:b/>
          <w:u w:val="single"/>
        </w:rPr>
        <w:t>Trigger Events</w:t>
      </w:r>
    </w:p>
    <w:p w14:paraId="591F21FE" w14:textId="77777777" w:rsidR="00AB4E05" w:rsidRDefault="00AB4E05" w:rsidP="00AB4E05">
      <w:pPr>
        <w:pStyle w:val="NoSpacing"/>
        <w:jc w:val="both"/>
      </w:pPr>
    </w:p>
    <w:p w14:paraId="1A67E637" w14:textId="63601AFD" w:rsidR="00AB4E05" w:rsidRDefault="00234D17" w:rsidP="00AB4E05">
      <w:pPr>
        <w:pStyle w:val="NoSpacing"/>
        <w:jc w:val="both"/>
      </w:pPr>
      <w:commentRangeStart w:id="204"/>
      <w:commentRangeStart w:id="205"/>
      <w:commentRangeStart w:id="206"/>
      <w:r>
        <w:t>This e</w:t>
      </w:r>
      <w:r w:rsidR="00AB4E05">
        <w:t xml:space="preserve">mail notifies applicants that they have been declined service by </w:t>
      </w:r>
      <w:r w:rsidR="007B6B63">
        <w:t>CWB</w:t>
      </w:r>
      <w:r w:rsidR="00AB4E05">
        <w:t>. The following event</w:t>
      </w:r>
      <w:r>
        <w:t xml:space="preserve"> triggers the sending of this e</w:t>
      </w:r>
      <w:r w:rsidR="00AB4E05">
        <w:t>mail.</w:t>
      </w:r>
    </w:p>
    <w:p w14:paraId="1EF796C3" w14:textId="77777777" w:rsidR="00AB4E05" w:rsidRDefault="00AB4E05" w:rsidP="00AB4E05">
      <w:pPr>
        <w:pStyle w:val="NoSpacing"/>
        <w:jc w:val="both"/>
      </w:pPr>
    </w:p>
    <w:p w14:paraId="1B5F74F5" w14:textId="09C8DF09" w:rsidR="00AB4E05" w:rsidRDefault="00AB4E05" w:rsidP="00AB4E05">
      <w:pPr>
        <w:pStyle w:val="NoSpacing"/>
        <w:numPr>
          <w:ilvl w:val="0"/>
          <w:numId w:val="24"/>
        </w:numPr>
        <w:jc w:val="both"/>
      </w:pPr>
      <w:r>
        <w:t>Applicant</w:t>
      </w:r>
      <w:r w:rsidR="007B6B63">
        <w:t xml:space="preserve"> </w:t>
      </w:r>
      <w:r w:rsidR="008B0ED2">
        <w:t>(primary or co-applicant)</w:t>
      </w:r>
      <w:r w:rsidR="007B6B63">
        <w:t xml:space="preserve"> fails to meet CWB</w:t>
      </w:r>
      <w:r>
        <w:t>’s</w:t>
      </w:r>
      <w:r w:rsidRPr="00AB4E05">
        <w:t xml:space="preserve"> minimum credit </w:t>
      </w:r>
      <w:r>
        <w:t xml:space="preserve">(FICO) </w:t>
      </w:r>
      <w:r w:rsidRPr="00AB4E05">
        <w:t>score requirement (as reported by the Equifax Credit Check API)</w:t>
      </w:r>
      <w:commentRangeEnd w:id="204"/>
      <w:r w:rsidR="006A0961">
        <w:rPr>
          <w:rStyle w:val="CommentReference"/>
          <w:rFonts w:eastAsiaTheme="minorEastAsia"/>
          <w:lang w:eastAsia="en-CA"/>
        </w:rPr>
        <w:commentReference w:id="204"/>
      </w:r>
      <w:commentRangeEnd w:id="205"/>
      <w:r w:rsidR="00BA316A">
        <w:rPr>
          <w:rStyle w:val="CommentReference"/>
          <w:rFonts w:eastAsiaTheme="minorEastAsia"/>
          <w:lang w:eastAsia="en-CA"/>
        </w:rPr>
        <w:commentReference w:id="205"/>
      </w:r>
      <w:commentRangeEnd w:id="206"/>
      <w:r w:rsidR="00845387">
        <w:rPr>
          <w:rStyle w:val="CommentReference"/>
          <w:rFonts w:eastAsiaTheme="minorEastAsia"/>
          <w:lang w:eastAsia="en-CA"/>
        </w:rPr>
        <w:commentReference w:id="206"/>
      </w:r>
    </w:p>
    <w:p w14:paraId="57BA8FF2" w14:textId="77777777" w:rsidR="00AB4E05" w:rsidRDefault="00AB4E05" w:rsidP="00AB4E05">
      <w:pPr>
        <w:pStyle w:val="NoSpacing"/>
        <w:jc w:val="both"/>
      </w:pPr>
    </w:p>
    <w:p w14:paraId="2B3113FA" w14:textId="77777777" w:rsidR="00AB4E05" w:rsidRDefault="00AB4E05" w:rsidP="00AB4E05">
      <w:pPr>
        <w:pStyle w:val="NoSpacing"/>
        <w:jc w:val="both"/>
      </w:pPr>
      <w:r>
        <w:rPr>
          <w:b/>
          <w:u w:val="single"/>
        </w:rPr>
        <w:t>Subject Line</w:t>
      </w:r>
    </w:p>
    <w:p w14:paraId="14D8283A" w14:textId="77777777" w:rsidR="00AB4E05" w:rsidRDefault="00AB4E05" w:rsidP="00AB4E0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AB4E05" w:rsidRPr="00F96A95" w14:paraId="6C1DD016" w14:textId="77777777" w:rsidTr="00AB4E05">
        <w:tc>
          <w:tcPr>
            <w:tcW w:w="10070" w:type="dxa"/>
          </w:tcPr>
          <w:p w14:paraId="438BFAB5" w14:textId="0E48851B" w:rsidR="00AB4E05" w:rsidRPr="00F96A95" w:rsidRDefault="00AB4E05" w:rsidP="00AB4E05">
            <w:pPr>
              <w:pStyle w:val="NoSpacing"/>
              <w:jc w:val="both"/>
              <w:rPr>
                <w:sz w:val="20"/>
                <w:szCs w:val="20"/>
              </w:rPr>
            </w:pPr>
            <w:r w:rsidRPr="00AB4E05">
              <w:rPr>
                <w:sz w:val="20"/>
                <w:szCs w:val="20"/>
              </w:rPr>
              <w:t>An</w:t>
            </w:r>
            <w:r w:rsidR="00BE5600">
              <w:rPr>
                <w:sz w:val="20"/>
                <w:szCs w:val="20"/>
              </w:rPr>
              <w:t xml:space="preserve"> update on your CWB</w:t>
            </w:r>
            <w:r w:rsidRPr="00AB4E05">
              <w:rPr>
                <w:sz w:val="20"/>
                <w:szCs w:val="20"/>
              </w:rPr>
              <w:t xml:space="preserve"> </w:t>
            </w:r>
            <w:r w:rsidR="002950B6">
              <w:rPr>
                <w:sz w:val="20"/>
                <w:szCs w:val="20"/>
              </w:rPr>
              <w:t xml:space="preserve">business </w:t>
            </w:r>
            <w:r w:rsidRPr="00AB4E05">
              <w:rPr>
                <w:sz w:val="20"/>
                <w:szCs w:val="20"/>
              </w:rPr>
              <w:t>application</w:t>
            </w:r>
          </w:p>
        </w:tc>
      </w:tr>
    </w:tbl>
    <w:p w14:paraId="4EC4D021" w14:textId="77777777" w:rsidR="00AB4E05" w:rsidRDefault="00AB4E05" w:rsidP="00AB4E05">
      <w:pPr>
        <w:pStyle w:val="NoSpacing"/>
        <w:jc w:val="both"/>
      </w:pPr>
    </w:p>
    <w:p w14:paraId="6F7170CE" w14:textId="77777777" w:rsidR="00AB4E05" w:rsidRDefault="00AB4E05" w:rsidP="00AB4E05">
      <w:pPr>
        <w:pStyle w:val="NoSpacing"/>
        <w:jc w:val="both"/>
      </w:pPr>
      <w:r>
        <w:rPr>
          <w:b/>
          <w:u w:val="single"/>
        </w:rPr>
        <w:t>Message Body</w:t>
      </w:r>
    </w:p>
    <w:p w14:paraId="6E018179" w14:textId="77777777" w:rsidR="00AB4E05" w:rsidRDefault="00AB4E05" w:rsidP="00AB4E0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AB4E05" w:rsidRPr="00F96A95" w14:paraId="4E5B1F55" w14:textId="77777777" w:rsidTr="00AB4E05">
        <w:tc>
          <w:tcPr>
            <w:tcW w:w="10070" w:type="dxa"/>
          </w:tcPr>
          <w:p w14:paraId="799B3128" w14:textId="2821C31A" w:rsidR="00AB4E05" w:rsidRPr="00AB4E05" w:rsidRDefault="00BE5600" w:rsidP="00AB4E05">
            <w:pPr>
              <w:pStyle w:val="NoSpacing"/>
              <w:jc w:val="both"/>
              <w:rPr>
                <w:sz w:val="20"/>
                <w:szCs w:val="20"/>
              </w:rPr>
            </w:pPr>
            <w:r>
              <w:rPr>
                <w:sz w:val="20"/>
                <w:szCs w:val="20"/>
              </w:rPr>
              <w:t>Hello</w:t>
            </w:r>
            <w:r w:rsidR="00AB4E05" w:rsidRPr="00AB4E05">
              <w:rPr>
                <w:sz w:val="20"/>
                <w:szCs w:val="20"/>
              </w:rPr>
              <w:t xml:space="preserve"> &lt;&lt;</w:t>
            </w:r>
            <w:r w:rsidR="008B0ED2">
              <w:rPr>
                <w:sz w:val="20"/>
                <w:szCs w:val="20"/>
              </w:rPr>
              <w:t xml:space="preserve">Applicant </w:t>
            </w:r>
            <w:r w:rsidR="00AB4E05" w:rsidRPr="00AB4E05">
              <w:rPr>
                <w:sz w:val="20"/>
                <w:szCs w:val="20"/>
              </w:rPr>
              <w:t>First Name&gt;&gt;,</w:t>
            </w:r>
          </w:p>
          <w:p w14:paraId="51B9BE05" w14:textId="77777777" w:rsidR="00AB4E05" w:rsidRPr="00AB4E05" w:rsidRDefault="00AB4E05" w:rsidP="00AB4E05">
            <w:pPr>
              <w:pStyle w:val="NoSpacing"/>
              <w:jc w:val="both"/>
              <w:rPr>
                <w:sz w:val="20"/>
                <w:szCs w:val="20"/>
              </w:rPr>
            </w:pPr>
          </w:p>
          <w:p w14:paraId="23B7436A" w14:textId="5974EF4B" w:rsidR="00BE5600" w:rsidDel="00BA316A" w:rsidRDefault="00BE5600" w:rsidP="00AB4E05">
            <w:pPr>
              <w:pStyle w:val="NoSpacing"/>
              <w:jc w:val="both"/>
              <w:rPr>
                <w:del w:id="207" w:author="Stacy Schmidt" w:date="2020-12-17T16:43:00Z"/>
                <w:sz w:val="20"/>
                <w:szCs w:val="20"/>
              </w:rPr>
            </w:pPr>
            <w:r>
              <w:rPr>
                <w:sz w:val="20"/>
                <w:szCs w:val="20"/>
              </w:rPr>
              <w:t xml:space="preserve">Thank you </w:t>
            </w:r>
            <w:r w:rsidR="00AB4E05" w:rsidRPr="00AB4E05">
              <w:rPr>
                <w:sz w:val="20"/>
                <w:szCs w:val="20"/>
              </w:rPr>
              <w:t xml:space="preserve">for your interest in </w:t>
            </w:r>
            <w:r>
              <w:rPr>
                <w:sz w:val="20"/>
                <w:szCs w:val="20"/>
              </w:rPr>
              <w:t>Canadian Western Bank (</w:t>
            </w:r>
            <w:r w:rsidR="007B6B63">
              <w:rPr>
                <w:sz w:val="20"/>
                <w:szCs w:val="20"/>
              </w:rPr>
              <w:t>CWB</w:t>
            </w:r>
            <w:r>
              <w:rPr>
                <w:sz w:val="20"/>
                <w:szCs w:val="20"/>
              </w:rPr>
              <w:t>)</w:t>
            </w:r>
            <w:r w:rsidR="00AB4E05" w:rsidRPr="00AB4E05">
              <w:rPr>
                <w:sz w:val="20"/>
                <w:szCs w:val="20"/>
              </w:rPr>
              <w:t xml:space="preserve">. </w:t>
            </w:r>
            <w:del w:id="208" w:author="Stacy Schmidt" w:date="2020-12-17T16:43:00Z">
              <w:r w:rsidR="007B6B63" w:rsidDel="00BA316A">
                <w:rPr>
                  <w:sz w:val="20"/>
                  <w:szCs w:val="20"/>
                </w:rPr>
                <w:delText xml:space="preserve"> </w:delText>
              </w:r>
            </w:del>
          </w:p>
          <w:p w14:paraId="2551CE36" w14:textId="73170F11" w:rsidR="00BE5600" w:rsidDel="00BA316A" w:rsidRDefault="00BE5600" w:rsidP="00AB4E05">
            <w:pPr>
              <w:pStyle w:val="NoSpacing"/>
              <w:jc w:val="both"/>
              <w:rPr>
                <w:del w:id="209" w:author="Stacy Schmidt" w:date="2020-12-17T16:43:00Z"/>
                <w:sz w:val="20"/>
                <w:szCs w:val="20"/>
              </w:rPr>
            </w:pPr>
          </w:p>
          <w:p w14:paraId="5DBBB4A2" w14:textId="493B6965" w:rsidR="00AB4E05" w:rsidRDefault="00AB4E05" w:rsidP="00AB4E05">
            <w:pPr>
              <w:pStyle w:val="NoSpacing"/>
              <w:jc w:val="both"/>
              <w:rPr>
                <w:sz w:val="20"/>
                <w:szCs w:val="20"/>
              </w:rPr>
            </w:pPr>
            <w:r w:rsidRPr="00AB4E05">
              <w:rPr>
                <w:sz w:val="20"/>
                <w:szCs w:val="20"/>
              </w:rPr>
              <w:t xml:space="preserve">Unfortunately, </w:t>
            </w:r>
            <w:r w:rsidR="00BE5600">
              <w:rPr>
                <w:sz w:val="20"/>
                <w:szCs w:val="20"/>
              </w:rPr>
              <w:t>we a</w:t>
            </w:r>
            <w:r w:rsidR="007B6B63">
              <w:rPr>
                <w:sz w:val="20"/>
                <w:szCs w:val="20"/>
              </w:rPr>
              <w:t xml:space="preserve">re unable to approve your </w:t>
            </w:r>
            <w:r w:rsidR="002950B6">
              <w:rPr>
                <w:sz w:val="20"/>
                <w:szCs w:val="20"/>
              </w:rPr>
              <w:t xml:space="preserve">business </w:t>
            </w:r>
            <w:r w:rsidR="007B6B63">
              <w:rPr>
                <w:sz w:val="20"/>
                <w:szCs w:val="20"/>
              </w:rPr>
              <w:t xml:space="preserve">application online </w:t>
            </w:r>
            <w:r w:rsidRPr="00AB4E05">
              <w:rPr>
                <w:sz w:val="20"/>
                <w:szCs w:val="20"/>
              </w:rPr>
              <w:t>at this time</w:t>
            </w:r>
            <w:r w:rsidR="007B6B63">
              <w:rPr>
                <w:sz w:val="20"/>
                <w:szCs w:val="20"/>
              </w:rPr>
              <w:t>.</w:t>
            </w:r>
            <w:del w:id="210" w:author="Stacy Schmidt" w:date="2020-12-17T16:43:00Z">
              <w:r w:rsidR="00DD4406" w:rsidDel="00BA316A">
                <w:rPr>
                  <w:sz w:val="20"/>
                  <w:szCs w:val="20"/>
                </w:rPr>
                <w:delText xml:space="preserve"> Th</w:delText>
              </w:r>
            </w:del>
            <w:del w:id="211" w:author="Stacy Schmidt" w:date="2020-12-17T16:42:00Z">
              <w:r w:rsidR="00DD4406" w:rsidDel="00BA316A">
                <w:rPr>
                  <w:sz w:val="20"/>
                  <w:szCs w:val="20"/>
                </w:rPr>
                <w:delText xml:space="preserve">is doesn’t mean you can’t </w:delText>
              </w:r>
              <w:r w:rsidRPr="00AB4E05" w:rsidDel="00BA316A">
                <w:rPr>
                  <w:sz w:val="20"/>
                  <w:szCs w:val="20"/>
                </w:rPr>
                <w:delText xml:space="preserve">open a </w:delText>
              </w:r>
              <w:r w:rsidR="00DD4406" w:rsidDel="00BA316A">
                <w:rPr>
                  <w:sz w:val="20"/>
                  <w:szCs w:val="20"/>
                </w:rPr>
                <w:delText>CWB account</w:delText>
              </w:r>
              <w:r w:rsidR="00DC614F" w:rsidDel="00BA316A">
                <w:rPr>
                  <w:sz w:val="20"/>
                  <w:szCs w:val="20"/>
                </w:rPr>
                <w:delText xml:space="preserve">. </w:delText>
              </w:r>
              <w:r w:rsidR="00DD4406" w:rsidDel="00BA316A">
                <w:rPr>
                  <w:sz w:val="20"/>
                  <w:szCs w:val="20"/>
                </w:rPr>
                <w:delText xml:space="preserve">Please </w:delText>
              </w:r>
              <w:r w:rsidR="00DD4406" w:rsidRPr="00DD4406" w:rsidDel="00BA316A">
                <w:rPr>
                  <w:b/>
                  <w:sz w:val="20"/>
                  <w:szCs w:val="20"/>
                  <w:u w:val="single"/>
                </w:rPr>
                <w:delText>visit one of our branches</w:delText>
              </w:r>
              <w:r w:rsidR="00DD4406" w:rsidDel="00BA316A">
                <w:rPr>
                  <w:sz w:val="20"/>
                  <w:szCs w:val="20"/>
                </w:rPr>
                <w:delText xml:space="preserve"> and a representative will be happy to help you. </w:delText>
              </w:r>
              <w:r w:rsidRPr="00AB4E05" w:rsidDel="00BA316A">
                <w:rPr>
                  <w:sz w:val="20"/>
                  <w:szCs w:val="20"/>
                </w:rPr>
                <w:delText xml:space="preserve"> </w:delText>
              </w:r>
            </w:del>
          </w:p>
          <w:p w14:paraId="050D9D7F" w14:textId="1F6D865E" w:rsidR="00AB4E05" w:rsidRDefault="00AB4E05" w:rsidP="00AB4E05">
            <w:pPr>
              <w:pStyle w:val="NoSpacing"/>
              <w:jc w:val="both"/>
              <w:rPr>
                <w:sz w:val="20"/>
                <w:szCs w:val="20"/>
              </w:rPr>
            </w:pPr>
          </w:p>
          <w:p w14:paraId="4FA666F9" w14:textId="3C55EA8A" w:rsidR="008C391B" w:rsidRDefault="008C391B" w:rsidP="008C391B">
            <w:pPr>
              <w:pStyle w:val="NoSpacing"/>
              <w:jc w:val="both"/>
              <w:rPr>
                <w:sz w:val="20"/>
                <w:szCs w:val="20"/>
              </w:rPr>
            </w:pPr>
            <w:del w:id="212" w:author="Stacy Schmidt" w:date="2020-12-17T16:43:00Z">
              <w:r w:rsidDel="00BA316A">
                <w:rPr>
                  <w:sz w:val="20"/>
                  <w:szCs w:val="20"/>
                </w:rPr>
                <w:delText>Your r</w:delText>
              </w:r>
            </w:del>
            <w:ins w:id="213" w:author="Stacy Schmidt" w:date="2020-12-17T16:43:00Z">
              <w:r w:rsidR="00BA316A">
                <w:rPr>
                  <w:sz w:val="20"/>
                  <w:szCs w:val="20"/>
                </w:rPr>
                <w:t>R</w:t>
              </w:r>
            </w:ins>
            <w:r>
              <w:rPr>
                <w:sz w:val="20"/>
                <w:szCs w:val="20"/>
              </w:rPr>
              <w:t xml:space="preserve">eference number </w:t>
            </w:r>
            <w:del w:id="214" w:author="Stacy Schmidt" w:date="2020-12-17T16:43:00Z">
              <w:r w:rsidDel="00BA316A">
                <w:rPr>
                  <w:sz w:val="20"/>
                  <w:szCs w:val="20"/>
                </w:rPr>
                <w:delText xml:space="preserve">is </w:delText>
              </w:r>
            </w:del>
            <w:r>
              <w:rPr>
                <w:sz w:val="20"/>
                <w:szCs w:val="20"/>
              </w:rPr>
              <w:t>&lt;&lt;Application Number&gt;&gt;.</w:t>
            </w:r>
          </w:p>
          <w:p w14:paraId="62EDD5AF" w14:textId="77777777" w:rsidR="008C391B" w:rsidRPr="00AB4E05" w:rsidRDefault="008C391B" w:rsidP="00AB4E05">
            <w:pPr>
              <w:pStyle w:val="NoSpacing"/>
              <w:jc w:val="both"/>
              <w:rPr>
                <w:sz w:val="20"/>
                <w:szCs w:val="20"/>
              </w:rPr>
            </w:pPr>
          </w:p>
          <w:p w14:paraId="765FC12A" w14:textId="77777777" w:rsidR="00AB4E05" w:rsidRPr="00AB4E05" w:rsidRDefault="00AB4E05" w:rsidP="00AB4E05">
            <w:pPr>
              <w:pStyle w:val="NoSpacing"/>
              <w:jc w:val="both"/>
              <w:rPr>
                <w:sz w:val="20"/>
                <w:szCs w:val="20"/>
              </w:rPr>
            </w:pPr>
            <w:r w:rsidRPr="00AB4E05">
              <w:rPr>
                <w:sz w:val="20"/>
                <w:szCs w:val="20"/>
              </w:rPr>
              <w:t>Sincerely,</w:t>
            </w:r>
          </w:p>
          <w:p w14:paraId="528252A8" w14:textId="77777777" w:rsidR="00AB4E05" w:rsidRPr="00AB4E05" w:rsidRDefault="00AB4E05" w:rsidP="00AB4E05">
            <w:pPr>
              <w:pStyle w:val="NoSpacing"/>
              <w:jc w:val="both"/>
              <w:rPr>
                <w:sz w:val="20"/>
                <w:szCs w:val="20"/>
              </w:rPr>
            </w:pPr>
          </w:p>
          <w:p w14:paraId="4AD0FBDD" w14:textId="587A7460" w:rsidR="00AB4E05" w:rsidRPr="00F96A95" w:rsidRDefault="00DD4406" w:rsidP="00AB4E05">
            <w:pPr>
              <w:pStyle w:val="NoSpacing"/>
              <w:jc w:val="both"/>
              <w:rPr>
                <w:sz w:val="20"/>
                <w:szCs w:val="20"/>
              </w:rPr>
            </w:pPr>
            <w:r>
              <w:rPr>
                <w:sz w:val="20"/>
                <w:szCs w:val="20"/>
              </w:rPr>
              <w:t>Canadian Western Bank</w:t>
            </w:r>
          </w:p>
        </w:tc>
      </w:tr>
    </w:tbl>
    <w:p w14:paraId="18CDD5C0" w14:textId="77777777" w:rsidR="00AB4E05" w:rsidRDefault="00AB4E05" w:rsidP="00AB4E05">
      <w:pPr>
        <w:pStyle w:val="NoSpacing"/>
        <w:jc w:val="both"/>
      </w:pPr>
    </w:p>
    <w:p w14:paraId="2B8DE05F" w14:textId="77777777" w:rsidR="00AB4E05" w:rsidRDefault="00AB4E05" w:rsidP="00AB4E05">
      <w:pPr>
        <w:pStyle w:val="NoSpacing"/>
        <w:jc w:val="both"/>
      </w:pPr>
      <w:r>
        <w:rPr>
          <w:b/>
          <w:u w:val="single"/>
        </w:rPr>
        <w:t>Hyperlinks</w:t>
      </w:r>
    </w:p>
    <w:p w14:paraId="0067CE7A" w14:textId="77777777" w:rsidR="00DD4406" w:rsidRDefault="00DD4406" w:rsidP="00DD4406">
      <w:pPr>
        <w:pStyle w:val="NoSpacing"/>
        <w:jc w:val="both"/>
      </w:pPr>
    </w:p>
    <w:p w14:paraId="2968C7E8" w14:textId="77777777" w:rsidR="00DD4406" w:rsidRDefault="00DD4406" w:rsidP="00DD4406">
      <w:pPr>
        <w:pStyle w:val="NoSpacing"/>
        <w:jc w:val="both"/>
      </w:pPr>
      <w:commentRangeStart w:id="215"/>
      <w:r>
        <w:t>The message body above includes the following hyperlinked text.</w:t>
      </w:r>
      <w:commentRangeEnd w:id="215"/>
      <w:r w:rsidR="00BA316A">
        <w:rPr>
          <w:rStyle w:val="CommentReference"/>
          <w:rFonts w:eastAsiaTheme="minorEastAsia"/>
          <w:lang w:eastAsia="en-CA"/>
        </w:rPr>
        <w:commentReference w:id="215"/>
      </w:r>
    </w:p>
    <w:p w14:paraId="33C9E1DB" w14:textId="77777777" w:rsidR="00DD4406" w:rsidRPr="00F96A95" w:rsidRDefault="00DD4406" w:rsidP="00DD440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DD4406" w:rsidRPr="00F96A95" w14:paraId="24B1088C" w14:textId="77777777" w:rsidTr="0026497B">
        <w:tc>
          <w:tcPr>
            <w:tcW w:w="704" w:type="dxa"/>
          </w:tcPr>
          <w:p w14:paraId="62EA56DD" w14:textId="77777777" w:rsidR="00DD4406" w:rsidRPr="00F96A95" w:rsidRDefault="00DD4406" w:rsidP="0026497B">
            <w:pPr>
              <w:pStyle w:val="NoSpacing"/>
              <w:jc w:val="both"/>
              <w:rPr>
                <w:b/>
                <w:sz w:val="20"/>
                <w:szCs w:val="20"/>
              </w:rPr>
            </w:pPr>
            <w:r w:rsidRPr="00F96A95">
              <w:rPr>
                <w:b/>
                <w:sz w:val="20"/>
                <w:szCs w:val="20"/>
              </w:rPr>
              <w:t>Text:</w:t>
            </w:r>
          </w:p>
        </w:tc>
        <w:tc>
          <w:tcPr>
            <w:tcW w:w="9366" w:type="dxa"/>
          </w:tcPr>
          <w:p w14:paraId="531340FD" w14:textId="59E9E53D" w:rsidR="00DD4406" w:rsidRPr="00F96A95" w:rsidRDefault="00DD4406" w:rsidP="00DD4406">
            <w:pPr>
              <w:pStyle w:val="NoSpacing"/>
              <w:jc w:val="both"/>
              <w:rPr>
                <w:b/>
                <w:sz w:val="20"/>
                <w:szCs w:val="20"/>
              </w:rPr>
            </w:pPr>
            <w:r w:rsidRPr="00DF3C1D">
              <w:rPr>
                <w:b/>
                <w:sz w:val="20"/>
                <w:szCs w:val="20"/>
              </w:rPr>
              <w:t>“</w:t>
            </w:r>
            <w:r>
              <w:rPr>
                <w:b/>
                <w:sz w:val="20"/>
                <w:szCs w:val="20"/>
              </w:rPr>
              <w:t>visit one of our branches</w:t>
            </w:r>
            <w:r w:rsidRPr="00DF3C1D">
              <w:rPr>
                <w:b/>
                <w:sz w:val="20"/>
                <w:szCs w:val="20"/>
              </w:rPr>
              <w:t>”</w:t>
            </w:r>
          </w:p>
        </w:tc>
      </w:tr>
      <w:tr w:rsidR="00DD4406" w:rsidRPr="00F96A95" w14:paraId="42E45B54" w14:textId="77777777" w:rsidTr="0026497B">
        <w:tc>
          <w:tcPr>
            <w:tcW w:w="704" w:type="dxa"/>
          </w:tcPr>
          <w:p w14:paraId="36A1A625" w14:textId="77777777" w:rsidR="00DD4406" w:rsidRPr="00F96A95" w:rsidRDefault="00DD4406" w:rsidP="0026497B">
            <w:pPr>
              <w:pStyle w:val="NoSpacing"/>
              <w:jc w:val="both"/>
              <w:rPr>
                <w:sz w:val="20"/>
                <w:szCs w:val="20"/>
              </w:rPr>
            </w:pPr>
            <w:r w:rsidRPr="00F96A95">
              <w:rPr>
                <w:sz w:val="20"/>
                <w:szCs w:val="20"/>
              </w:rPr>
              <w:t>URL:</w:t>
            </w:r>
          </w:p>
        </w:tc>
        <w:tc>
          <w:tcPr>
            <w:tcW w:w="9366" w:type="dxa"/>
          </w:tcPr>
          <w:p w14:paraId="726FB7A0" w14:textId="7EACD557" w:rsidR="00DD4406" w:rsidRPr="00F96A95" w:rsidRDefault="00DD4406" w:rsidP="0026497B">
            <w:pPr>
              <w:pStyle w:val="NoSpacing"/>
              <w:jc w:val="both"/>
              <w:rPr>
                <w:sz w:val="20"/>
                <w:szCs w:val="20"/>
              </w:rPr>
            </w:pPr>
            <w:r w:rsidRPr="00DD4406">
              <w:rPr>
                <w:sz w:val="20"/>
                <w:szCs w:val="20"/>
              </w:rPr>
              <w:t>https://www.cwbank.com/en/branch-locator</w:t>
            </w:r>
          </w:p>
        </w:tc>
      </w:tr>
    </w:tbl>
    <w:p w14:paraId="41E90A21" w14:textId="619B4E9E" w:rsidR="00AB4E05" w:rsidRDefault="00AB4E05" w:rsidP="00AB4E05">
      <w:pPr>
        <w:pStyle w:val="NoSpacing"/>
        <w:jc w:val="both"/>
      </w:pPr>
    </w:p>
    <w:p w14:paraId="24365D6C" w14:textId="77777777" w:rsidR="00AB4E05" w:rsidRDefault="00AB4E05" w:rsidP="00AB4E05">
      <w:pPr>
        <w:pStyle w:val="NoSpacing"/>
        <w:jc w:val="both"/>
      </w:pPr>
      <w:r>
        <w:rPr>
          <w:b/>
          <w:u w:val="single"/>
        </w:rPr>
        <w:t>Attachments</w:t>
      </w:r>
    </w:p>
    <w:p w14:paraId="54AAAC02" w14:textId="77777777" w:rsidR="00AB4E05" w:rsidRDefault="00AB4E05" w:rsidP="00AB4E05">
      <w:pPr>
        <w:pStyle w:val="NoSpacing"/>
        <w:jc w:val="both"/>
      </w:pPr>
    </w:p>
    <w:p w14:paraId="4B1ABB64" w14:textId="77777777" w:rsidR="008B0ED2" w:rsidRDefault="008B0ED2" w:rsidP="008B0ED2">
      <w:pPr>
        <w:pStyle w:val="NoSpacing"/>
        <w:jc w:val="both"/>
      </w:pPr>
      <w:r>
        <w:t>This message does not require attachments.</w:t>
      </w:r>
    </w:p>
    <w:p w14:paraId="347E6456" w14:textId="77777777" w:rsidR="00AB4E05" w:rsidRPr="00F96A95" w:rsidRDefault="00AB4E05" w:rsidP="00AB4E05">
      <w:pPr>
        <w:pStyle w:val="NoSpacing"/>
        <w:jc w:val="both"/>
        <w:rPr>
          <w:sz w:val="20"/>
          <w:szCs w:val="20"/>
        </w:rPr>
      </w:pPr>
    </w:p>
    <w:p w14:paraId="20CA45D1" w14:textId="77777777" w:rsidR="00AB4E05" w:rsidRDefault="00AB4E05" w:rsidP="00AB4E05">
      <w:pPr>
        <w:pStyle w:val="NoSpacing"/>
        <w:jc w:val="both"/>
        <w:rPr>
          <w:sz w:val="20"/>
          <w:szCs w:val="20"/>
        </w:rPr>
      </w:pPr>
    </w:p>
    <w:p w14:paraId="5052E52D" w14:textId="77777777" w:rsidR="008B0ED2" w:rsidRDefault="008B0ED2">
      <w:pPr>
        <w:rPr>
          <w:rFonts w:eastAsiaTheme="minorHAnsi"/>
          <w:color w:val="937A46"/>
          <w:sz w:val="20"/>
          <w:szCs w:val="20"/>
          <w:lang w:eastAsia="en-US"/>
        </w:rPr>
      </w:pPr>
      <w:r>
        <w:rPr>
          <w:color w:val="937A46"/>
          <w:sz w:val="20"/>
          <w:szCs w:val="20"/>
        </w:rPr>
        <w:br w:type="page"/>
      </w:r>
    </w:p>
    <w:p w14:paraId="65686AF6" w14:textId="40310C14" w:rsidR="008B0ED2" w:rsidRDefault="00234D17" w:rsidP="008B0ED2">
      <w:pPr>
        <w:pStyle w:val="Heading2"/>
        <w:keepNext/>
        <w:spacing w:after="0" w:line="240" w:lineRule="auto"/>
      </w:pPr>
      <w:bookmarkStart w:id="216" w:name="_Toc55555401"/>
      <w:r>
        <w:lastRenderedPageBreak/>
        <w:t>3.5</w:t>
      </w:r>
      <w:r>
        <w:tab/>
        <w:t>Saved Application E</w:t>
      </w:r>
      <w:r w:rsidR="008B0ED2">
        <w:t>mail</w:t>
      </w:r>
      <w:bookmarkEnd w:id="216"/>
    </w:p>
    <w:p w14:paraId="71DC5839" w14:textId="77777777" w:rsidR="008B0ED2" w:rsidRDefault="008B0ED2" w:rsidP="008B0ED2">
      <w:pPr>
        <w:pStyle w:val="NoSpacing"/>
        <w:jc w:val="both"/>
      </w:pPr>
    </w:p>
    <w:p w14:paraId="2D318263" w14:textId="77777777" w:rsidR="008B0ED2" w:rsidRPr="006B729E" w:rsidRDefault="008B0ED2" w:rsidP="008B0ED2">
      <w:pPr>
        <w:pStyle w:val="NoSpacing"/>
        <w:jc w:val="both"/>
        <w:rPr>
          <w:b/>
          <w:u w:val="single"/>
        </w:rPr>
      </w:pPr>
      <w:r>
        <w:rPr>
          <w:b/>
          <w:u w:val="single"/>
        </w:rPr>
        <w:t>Trigger Events</w:t>
      </w:r>
    </w:p>
    <w:p w14:paraId="5F63D738" w14:textId="77777777" w:rsidR="008B0ED2" w:rsidRDefault="008B0ED2" w:rsidP="008B0ED2">
      <w:pPr>
        <w:pStyle w:val="NoSpacing"/>
        <w:jc w:val="both"/>
      </w:pPr>
    </w:p>
    <w:p w14:paraId="14447595" w14:textId="04BAAEBB" w:rsidR="008B0ED2" w:rsidRDefault="00234D17" w:rsidP="008B0ED2">
      <w:pPr>
        <w:pStyle w:val="NoSpacing"/>
        <w:jc w:val="both"/>
      </w:pPr>
      <w:r>
        <w:t>This e</w:t>
      </w:r>
      <w:r w:rsidR="008B0ED2">
        <w:t>mail notifies applicants that their application has been successfully saved for later completion.  The following event</w:t>
      </w:r>
      <w:r>
        <w:t xml:space="preserve"> triggers the sending of this e</w:t>
      </w:r>
      <w:r w:rsidR="008B0ED2">
        <w:t>mail.</w:t>
      </w:r>
    </w:p>
    <w:p w14:paraId="215FA0BC" w14:textId="77777777" w:rsidR="008B0ED2" w:rsidRDefault="008B0ED2" w:rsidP="008B0ED2">
      <w:pPr>
        <w:pStyle w:val="NoSpacing"/>
        <w:jc w:val="both"/>
      </w:pPr>
    </w:p>
    <w:p w14:paraId="38E76E5E" w14:textId="3967A72D" w:rsidR="008B0ED2" w:rsidRDefault="008B0ED2" w:rsidP="008B0ED2">
      <w:pPr>
        <w:pStyle w:val="NoSpacing"/>
        <w:numPr>
          <w:ilvl w:val="0"/>
          <w:numId w:val="25"/>
        </w:numPr>
        <w:jc w:val="both"/>
      </w:pPr>
      <w:commentRangeStart w:id="217"/>
      <w:r>
        <w:t>Applicant</w:t>
      </w:r>
      <w:commentRangeEnd w:id="217"/>
      <w:r w:rsidR="00B74806">
        <w:rPr>
          <w:rStyle w:val="CommentReference"/>
          <w:rFonts w:eastAsiaTheme="minorEastAsia"/>
          <w:lang w:eastAsia="en-CA"/>
        </w:rPr>
        <w:commentReference w:id="217"/>
      </w:r>
      <w:r>
        <w:t xml:space="preserve"> (</w:t>
      </w:r>
      <w:r w:rsidR="00221B60">
        <w:t>or authorized signer</w:t>
      </w:r>
      <w:r>
        <w:t>)</w:t>
      </w:r>
      <w:r w:rsidRPr="008B0ED2">
        <w:t xml:space="preserve"> saves</w:t>
      </w:r>
      <w:r>
        <w:t xml:space="preserve"> their application using the </w:t>
      </w:r>
      <w:r w:rsidRPr="008B0ED2">
        <w:t xml:space="preserve">save &amp; </w:t>
      </w:r>
      <w:r w:rsidR="007B4475" w:rsidRPr="008B0ED2">
        <w:t>re</w:t>
      </w:r>
      <w:r w:rsidR="007B4475">
        <w:t>sume</w:t>
      </w:r>
      <w:r w:rsidR="007B4475" w:rsidRPr="008B0ED2">
        <w:t xml:space="preserve"> </w:t>
      </w:r>
      <w:r w:rsidRPr="008B0ED2">
        <w:t>feature.</w:t>
      </w:r>
    </w:p>
    <w:p w14:paraId="2181DFFF" w14:textId="77777777" w:rsidR="008B0ED2" w:rsidRDefault="008B0ED2" w:rsidP="008B0ED2">
      <w:pPr>
        <w:pStyle w:val="NoSpacing"/>
        <w:jc w:val="both"/>
      </w:pPr>
    </w:p>
    <w:p w14:paraId="0E7AF6EE" w14:textId="77777777" w:rsidR="008B0ED2" w:rsidRDefault="008B0ED2" w:rsidP="008B0ED2">
      <w:pPr>
        <w:pStyle w:val="NoSpacing"/>
        <w:jc w:val="both"/>
      </w:pPr>
      <w:r>
        <w:rPr>
          <w:b/>
          <w:u w:val="single"/>
        </w:rPr>
        <w:t>Subject Line</w:t>
      </w:r>
    </w:p>
    <w:p w14:paraId="1E5FD245"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22C68FBB" w14:textId="77777777" w:rsidTr="001908EF">
        <w:tc>
          <w:tcPr>
            <w:tcW w:w="10070" w:type="dxa"/>
          </w:tcPr>
          <w:p w14:paraId="5D125152" w14:textId="292181F2" w:rsidR="008B0ED2" w:rsidRPr="00F96A95" w:rsidRDefault="00B67A47" w:rsidP="001908EF">
            <w:pPr>
              <w:pStyle w:val="NoSpacing"/>
              <w:jc w:val="both"/>
              <w:rPr>
                <w:sz w:val="20"/>
                <w:szCs w:val="20"/>
              </w:rPr>
            </w:pPr>
            <w:r>
              <w:rPr>
                <w:sz w:val="20"/>
                <w:szCs w:val="20"/>
              </w:rPr>
              <w:t>Your CWB</w:t>
            </w:r>
            <w:r w:rsidR="008B0ED2" w:rsidRPr="008B0ED2">
              <w:rPr>
                <w:sz w:val="20"/>
                <w:szCs w:val="20"/>
              </w:rPr>
              <w:t xml:space="preserve"> </w:t>
            </w:r>
            <w:r w:rsidR="00221B60">
              <w:rPr>
                <w:sz w:val="20"/>
                <w:szCs w:val="20"/>
              </w:rPr>
              <w:t xml:space="preserve">business </w:t>
            </w:r>
            <w:r w:rsidR="008B0ED2" w:rsidRPr="008B0ED2">
              <w:rPr>
                <w:sz w:val="20"/>
                <w:szCs w:val="20"/>
              </w:rPr>
              <w:t>application is safe with us!</w:t>
            </w:r>
          </w:p>
        </w:tc>
      </w:tr>
    </w:tbl>
    <w:p w14:paraId="3684C3B7" w14:textId="77777777" w:rsidR="008B0ED2" w:rsidRDefault="008B0ED2" w:rsidP="008B0ED2">
      <w:pPr>
        <w:pStyle w:val="NoSpacing"/>
        <w:jc w:val="both"/>
      </w:pPr>
    </w:p>
    <w:p w14:paraId="1E550199" w14:textId="77777777" w:rsidR="008B0ED2" w:rsidRDefault="008B0ED2" w:rsidP="008B0ED2">
      <w:pPr>
        <w:pStyle w:val="NoSpacing"/>
        <w:jc w:val="both"/>
      </w:pPr>
      <w:r>
        <w:rPr>
          <w:b/>
          <w:u w:val="single"/>
        </w:rPr>
        <w:t>Message Body</w:t>
      </w:r>
    </w:p>
    <w:p w14:paraId="3E2B1450"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2B08F32E" w14:textId="77777777" w:rsidTr="001908EF">
        <w:tc>
          <w:tcPr>
            <w:tcW w:w="10070" w:type="dxa"/>
          </w:tcPr>
          <w:p w14:paraId="615D5B7D" w14:textId="1F2A06E2" w:rsidR="008B0ED2" w:rsidRPr="008B0ED2" w:rsidRDefault="00B67A47" w:rsidP="008B0ED2">
            <w:pPr>
              <w:pStyle w:val="NoSpacing"/>
              <w:jc w:val="both"/>
              <w:rPr>
                <w:sz w:val="20"/>
                <w:szCs w:val="20"/>
              </w:rPr>
            </w:pPr>
            <w:r>
              <w:rPr>
                <w:sz w:val="20"/>
                <w:szCs w:val="20"/>
              </w:rPr>
              <w:t>Hello</w:t>
            </w:r>
            <w:r w:rsidR="008B0ED2" w:rsidRPr="008B0ED2">
              <w:rPr>
                <w:sz w:val="20"/>
                <w:szCs w:val="20"/>
              </w:rPr>
              <w:t xml:space="preserve"> &lt;&lt;First Name&gt;&gt;,</w:t>
            </w:r>
          </w:p>
          <w:p w14:paraId="558BB5DB" w14:textId="77777777" w:rsidR="008B0ED2" w:rsidRPr="008B0ED2" w:rsidRDefault="008B0ED2" w:rsidP="008B0ED2">
            <w:pPr>
              <w:pStyle w:val="NoSpacing"/>
              <w:jc w:val="both"/>
              <w:rPr>
                <w:sz w:val="20"/>
                <w:szCs w:val="20"/>
              </w:rPr>
            </w:pPr>
          </w:p>
          <w:p w14:paraId="6BCC7E87" w14:textId="0B4CDBAA" w:rsidR="008B0ED2" w:rsidRPr="008B0ED2" w:rsidRDefault="00B67A47" w:rsidP="00B67A47">
            <w:pPr>
              <w:pStyle w:val="NoSpacing"/>
              <w:jc w:val="both"/>
              <w:rPr>
                <w:sz w:val="20"/>
                <w:szCs w:val="20"/>
              </w:rPr>
            </w:pPr>
            <w:r w:rsidRPr="00B67A47">
              <w:rPr>
                <w:sz w:val="20"/>
                <w:szCs w:val="20"/>
              </w:rPr>
              <w:t xml:space="preserve">Thanks for starting your </w:t>
            </w:r>
            <w:r w:rsidR="00221B60">
              <w:rPr>
                <w:sz w:val="20"/>
                <w:szCs w:val="20"/>
              </w:rPr>
              <w:t xml:space="preserve">business </w:t>
            </w:r>
            <w:r w:rsidRPr="00B67A47">
              <w:rPr>
                <w:sz w:val="20"/>
                <w:szCs w:val="20"/>
              </w:rPr>
              <w:t>application with Canadian Western Bank (CWB)</w:t>
            </w:r>
            <w:r w:rsidR="00DC614F">
              <w:rPr>
                <w:sz w:val="20"/>
                <w:szCs w:val="20"/>
              </w:rPr>
              <w:t xml:space="preserve">. </w:t>
            </w:r>
            <w:commentRangeStart w:id="218"/>
            <w:r w:rsidR="00221B60">
              <w:rPr>
                <w:sz w:val="20"/>
                <w:szCs w:val="20"/>
              </w:rPr>
              <w:t xml:space="preserve">The </w:t>
            </w:r>
            <w:r>
              <w:rPr>
                <w:sz w:val="20"/>
                <w:szCs w:val="20"/>
              </w:rPr>
              <w:t>application is saved so you can</w:t>
            </w:r>
            <w:r w:rsidRPr="00B67A47">
              <w:rPr>
                <w:sz w:val="20"/>
                <w:szCs w:val="20"/>
              </w:rPr>
              <w:t xml:space="preserve"> simply resume where you left off when you’re ready.</w:t>
            </w:r>
            <w:commentRangeEnd w:id="218"/>
            <w:r w:rsidR="00BA316A">
              <w:rPr>
                <w:rStyle w:val="CommentReference"/>
                <w:rFonts w:eastAsiaTheme="minorEastAsia"/>
                <w:lang w:eastAsia="en-CA"/>
              </w:rPr>
              <w:commentReference w:id="218"/>
            </w:r>
          </w:p>
          <w:p w14:paraId="1F1EF76F" w14:textId="77777777" w:rsidR="008B0ED2" w:rsidRPr="008B0ED2" w:rsidRDefault="008B0ED2" w:rsidP="008B0ED2">
            <w:pPr>
              <w:pStyle w:val="NoSpacing"/>
              <w:jc w:val="both"/>
              <w:rPr>
                <w:sz w:val="20"/>
                <w:szCs w:val="20"/>
              </w:rPr>
            </w:pPr>
          </w:p>
          <w:p w14:paraId="02071081" w14:textId="3F52F8FF" w:rsidR="008B0ED2" w:rsidRPr="008B0ED2" w:rsidRDefault="00B67A47" w:rsidP="008B0ED2">
            <w:pPr>
              <w:pStyle w:val="NoSpacing"/>
              <w:jc w:val="both"/>
              <w:rPr>
                <w:b/>
                <w:sz w:val="20"/>
                <w:szCs w:val="20"/>
                <w:u w:val="single"/>
              </w:rPr>
            </w:pPr>
            <w:commentRangeStart w:id="219"/>
            <w:r>
              <w:rPr>
                <w:b/>
                <w:sz w:val="20"/>
                <w:szCs w:val="20"/>
                <w:u w:val="single"/>
              </w:rPr>
              <w:t xml:space="preserve">Resume my </w:t>
            </w:r>
            <w:r w:rsidR="00221B60">
              <w:rPr>
                <w:b/>
                <w:sz w:val="20"/>
                <w:szCs w:val="20"/>
                <w:u w:val="single"/>
              </w:rPr>
              <w:t xml:space="preserve">business </w:t>
            </w:r>
            <w:r>
              <w:rPr>
                <w:b/>
                <w:sz w:val="20"/>
                <w:szCs w:val="20"/>
                <w:u w:val="single"/>
              </w:rPr>
              <w:t>application n</w:t>
            </w:r>
            <w:r w:rsidR="008B0ED2" w:rsidRPr="008B0ED2">
              <w:rPr>
                <w:b/>
                <w:sz w:val="20"/>
                <w:szCs w:val="20"/>
                <w:u w:val="single"/>
              </w:rPr>
              <w:t>ow</w:t>
            </w:r>
            <w:commentRangeEnd w:id="219"/>
            <w:r w:rsidR="00366037">
              <w:rPr>
                <w:rStyle w:val="CommentReference"/>
                <w:rFonts w:eastAsiaTheme="minorEastAsia"/>
                <w:lang w:eastAsia="en-CA"/>
              </w:rPr>
              <w:commentReference w:id="219"/>
            </w:r>
          </w:p>
          <w:p w14:paraId="6410DAA9" w14:textId="77777777" w:rsidR="008B0ED2" w:rsidRPr="008B0ED2" w:rsidRDefault="008B0ED2" w:rsidP="008B0ED2">
            <w:pPr>
              <w:pStyle w:val="NoSpacing"/>
              <w:jc w:val="both"/>
              <w:rPr>
                <w:sz w:val="20"/>
                <w:szCs w:val="20"/>
              </w:rPr>
            </w:pPr>
          </w:p>
          <w:p w14:paraId="75A16F45" w14:textId="1E93C6E0" w:rsidR="008B0ED2" w:rsidRDefault="008B0ED2" w:rsidP="008B0ED2">
            <w:pPr>
              <w:pStyle w:val="NoSpacing"/>
              <w:jc w:val="both"/>
              <w:rPr>
                <w:sz w:val="20"/>
                <w:szCs w:val="20"/>
              </w:rPr>
            </w:pPr>
            <w:r w:rsidRPr="008B0ED2">
              <w:rPr>
                <w:sz w:val="20"/>
                <w:szCs w:val="20"/>
              </w:rPr>
              <w:t xml:space="preserve">If you have any questions about the application, or just need help opening your </w:t>
            </w:r>
            <w:r w:rsidR="00B67A47">
              <w:rPr>
                <w:sz w:val="20"/>
                <w:szCs w:val="20"/>
              </w:rPr>
              <w:t xml:space="preserve">CWB </w:t>
            </w:r>
            <w:r w:rsidRPr="008B0ED2">
              <w:rPr>
                <w:sz w:val="20"/>
                <w:szCs w:val="20"/>
              </w:rPr>
              <w:t xml:space="preserve">account, email us at </w:t>
            </w:r>
            <w:r w:rsidR="00221B60">
              <w:rPr>
                <w:b/>
                <w:sz w:val="20"/>
                <w:szCs w:val="20"/>
                <w:u w:val="single"/>
              </w:rPr>
              <w:t>business</w:t>
            </w:r>
            <w:r w:rsidR="00B67A47" w:rsidRPr="00B67A47">
              <w:rPr>
                <w:b/>
                <w:sz w:val="20"/>
                <w:szCs w:val="20"/>
                <w:u w:val="single"/>
              </w:rPr>
              <w:t>-onboarding@cwbank.com</w:t>
            </w:r>
            <w:r w:rsidRPr="008B0ED2">
              <w:rPr>
                <w:sz w:val="20"/>
                <w:szCs w:val="20"/>
              </w:rPr>
              <w:t>.</w:t>
            </w:r>
          </w:p>
          <w:p w14:paraId="3B00931B" w14:textId="77777777" w:rsidR="008C391B" w:rsidRPr="008B0ED2" w:rsidRDefault="008C391B" w:rsidP="008B0ED2">
            <w:pPr>
              <w:pStyle w:val="NoSpacing"/>
              <w:jc w:val="both"/>
              <w:rPr>
                <w:sz w:val="20"/>
                <w:szCs w:val="20"/>
              </w:rPr>
            </w:pPr>
          </w:p>
          <w:p w14:paraId="72B25FD6" w14:textId="77777777" w:rsidR="008C391B" w:rsidRDefault="008C391B" w:rsidP="008C391B">
            <w:pPr>
              <w:pStyle w:val="NoSpacing"/>
              <w:jc w:val="both"/>
              <w:rPr>
                <w:sz w:val="20"/>
                <w:szCs w:val="20"/>
              </w:rPr>
            </w:pPr>
            <w:r>
              <w:rPr>
                <w:sz w:val="20"/>
                <w:szCs w:val="20"/>
              </w:rPr>
              <w:t>Your reference number is &lt;&lt;Application Number&gt;&gt;.</w:t>
            </w:r>
          </w:p>
          <w:p w14:paraId="4D368DCC" w14:textId="77777777" w:rsidR="008B0ED2" w:rsidRPr="008B0ED2" w:rsidRDefault="008B0ED2" w:rsidP="008B0ED2">
            <w:pPr>
              <w:pStyle w:val="NoSpacing"/>
              <w:jc w:val="both"/>
              <w:rPr>
                <w:sz w:val="20"/>
                <w:szCs w:val="20"/>
              </w:rPr>
            </w:pPr>
          </w:p>
          <w:p w14:paraId="6D4D0FD9" w14:textId="45CAB35F" w:rsidR="00B67A47" w:rsidRDefault="00EB53D2" w:rsidP="008B0ED2">
            <w:pPr>
              <w:pStyle w:val="NoSpacing"/>
              <w:jc w:val="both"/>
              <w:rPr>
                <w:sz w:val="20"/>
                <w:szCs w:val="20"/>
              </w:rPr>
            </w:pPr>
            <w:r w:rsidRPr="00BA3D49">
              <w:rPr>
                <w:sz w:val="20"/>
                <w:szCs w:val="20"/>
              </w:rPr>
              <w:t>We look forward to building a great banking relationship with you!</w:t>
            </w:r>
          </w:p>
          <w:p w14:paraId="387234D7" w14:textId="77777777" w:rsidR="00EB53D2" w:rsidRDefault="00EB53D2" w:rsidP="008B0ED2">
            <w:pPr>
              <w:pStyle w:val="NoSpacing"/>
              <w:jc w:val="both"/>
              <w:rPr>
                <w:sz w:val="20"/>
                <w:szCs w:val="20"/>
              </w:rPr>
            </w:pPr>
          </w:p>
          <w:p w14:paraId="75C529C5" w14:textId="4547C08E" w:rsidR="00B67A47" w:rsidRDefault="00AF2D12" w:rsidP="008B0ED2">
            <w:pPr>
              <w:pStyle w:val="NoSpacing"/>
              <w:jc w:val="both"/>
              <w:rPr>
                <w:sz w:val="20"/>
                <w:szCs w:val="20"/>
              </w:rPr>
            </w:pPr>
            <w:r>
              <w:rPr>
                <w:sz w:val="20"/>
                <w:szCs w:val="20"/>
              </w:rPr>
              <w:t>Thank</w:t>
            </w:r>
            <w:r w:rsidR="00B67A47">
              <w:rPr>
                <w:sz w:val="20"/>
                <w:szCs w:val="20"/>
              </w:rPr>
              <w:t xml:space="preserve"> you,</w:t>
            </w:r>
          </w:p>
          <w:p w14:paraId="328EC916" w14:textId="77777777" w:rsidR="00B67A47" w:rsidRDefault="00B67A47" w:rsidP="008B0ED2">
            <w:pPr>
              <w:pStyle w:val="NoSpacing"/>
              <w:jc w:val="both"/>
              <w:rPr>
                <w:sz w:val="20"/>
                <w:szCs w:val="20"/>
              </w:rPr>
            </w:pPr>
          </w:p>
          <w:p w14:paraId="15B710B7" w14:textId="7510678C" w:rsidR="00B67A47" w:rsidRPr="00F96A95" w:rsidRDefault="00B67A47" w:rsidP="008B0ED2">
            <w:pPr>
              <w:pStyle w:val="NoSpacing"/>
              <w:jc w:val="both"/>
              <w:rPr>
                <w:sz w:val="20"/>
                <w:szCs w:val="20"/>
              </w:rPr>
            </w:pPr>
            <w:r>
              <w:rPr>
                <w:sz w:val="20"/>
                <w:szCs w:val="20"/>
              </w:rPr>
              <w:t>Canadian Western Bank</w:t>
            </w:r>
          </w:p>
        </w:tc>
      </w:tr>
    </w:tbl>
    <w:p w14:paraId="1165F61E" w14:textId="77777777" w:rsidR="008B0ED2" w:rsidRDefault="008B0ED2" w:rsidP="008B0ED2">
      <w:pPr>
        <w:pStyle w:val="NoSpacing"/>
        <w:jc w:val="both"/>
      </w:pPr>
    </w:p>
    <w:p w14:paraId="0F9F9E8A" w14:textId="77777777" w:rsidR="008B0ED2" w:rsidRDefault="008B0ED2" w:rsidP="008B0ED2">
      <w:pPr>
        <w:pStyle w:val="NoSpacing"/>
        <w:jc w:val="both"/>
      </w:pPr>
      <w:r>
        <w:rPr>
          <w:b/>
          <w:u w:val="single"/>
        </w:rPr>
        <w:t>Hyperlinks</w:t>
      </w:r>
    </w:p>
    <w:p w14:paraId="7991CC1A" w14:textId="77777777" w:rsidR="008B0ED2" w:rsidRDefault="008B0ED2" w:rsidP="008B0ED2">
      <w:pPr>
        <w:pStyle w:val="NoSpacing"/>
        <w:jc w:val="both"/>
      </w:pPr>
    </w:p>
    <w:p w14:paraId="694FF595" w14:textId="77777777" w:rsidR="008B0ED2" w:rsidRDefault="008B0ED2" w:rsidP="008B0ED2">
      <w:pPr>
        <w:pStyle w:val="NoSpacing"/>
        <w:jc w:val="both"/>
      </w:pPr>
      <w:r>
        <w:t>The message body above includes the following hyperlinked text.</w:t>
      </w:r>
    </w:p>
    <w:p w14:paraId="184307F2" w14:textId="1CD02D3B" w:rsidR="008B0ED2" w:rsidRPr="00F96A95" w:rsidRDefault="008B0ED2" w:rsidP="008B0ED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8B0ED2" w:rsidRPr="00F96A95" w14:paraId="2CB3BCC3" w14:textId="77777777" w:rsidTr="001908EF">
        <w:tc>
          <w:tcPr>
            <w:tcW w:w="704" w:type="dxa"/>
          </w:tcPr>
          <w:p w14:paraId="5E947A99" w14:textId="77777777" w:rsidR="008B0ED2" w:rsidRPr="00F96A95" w:rsidRDefault="008B0ED2" w:rsidP="001908EF">
            <w:pPr>
              <w:pStyle w:val="NoSpacing"/>
              <w:jc w:val="both"/>
              <w:rPr>
                <w:b/>
                <w:sz w:val="20"/>
                <w:szCs w:val="20"/>
              </w:rPr>
            </w:pPr>
            <w:r w:rsidRPr="00F96A95">
              <w:rPr>
                <w:b/>
                <w:sz w:val="20"/>
                <w:szCs w:val="20"/>
              </w:rPr>
              <w:t>Text:</w:t>
            </w:r>
          </w:p>
        </w:tc>
        <w:tc>
          <w:tcPr>
            <w:tcW w:w="9366" w:type="dxa"/>
          </w:tcPr>
          <w:p w14:paraId="01301574" w14:textId="078794FF" w:rsidR="008B0ED2" w:rsidRPr="00F96A95" w:rsidRDefault="008B0ED2" w:rsidP="008400F3">
            <w:pPr>
              <w:pStyle w:val="NoSpacing"/>
              <w:jc w:val="both"/>
              <w:rPr>
                <w:b/>
                <w:sz w:val="20"/>
                <w:szCs w:val="20"/>
              </w:rPr>
            </w:pPr>
            <w:r>
              <w:rPr>
                <w:b/>
                <w:sz w:val="20"/>
                <w:szCs w:val="20"/>
              </w:rPr>
              <w:t>“Resume</w:t>
            </w:r>
            <w:r w:rsidRPr="00DF3C1D">
              <w:rPr>
                <w:b/>
                <w:sz w:val="20"/>
                <w:szCs w:val="20"/>
              </w:rPr>
              <w:t xml:space="preserve"> </w:t>
            </w:r>
            <w:r w:rsidR="00221B60">
              <w:rPr>
                <w:b/>
                <w:sz w:val="20"/>
                <w:szCs w:val="20"/>
              </w:rPr>
              <w:t>m</w:t>
            </w:r>
            <w:r w:rsidRPr="00DF3C1D">
              <w:rPr>
                <w:b/>
                <w:sz w:val="20"/>
                <w:szCs w:val="20"/>
              </w:rPr>
              <w:t xml:space="preserve">y </w:t>
            </w:r>
            <w:r w:rsidR="00221B60">
              <w:rPr>
                <w:b/>
                <w:sz w:val="20"/>
                <w:szCs w:val="20"/>
              </w:rPr>
              <w:t>business a</w:t>
            </w:r>
            <w:r w:rsidRPr="00DF3C1D">
              <w:rPr>
                <w:b/>
                <w:sz w:val="20"/>
                <w:szCs w:val="20"/>
              </w:rPr>
              <w:t xml:space="preserve">pplication </w:t>
            </w:r>
            <w:r w:rsidR="00221B60">
              <w:rPr>
                <w:b/>
                <w:sz w:val="20"/>
                <w:szCs w:val="20"/>
              </w:rPr>
              <w:t>n</w:t>
            </w:r>
            <w:r w:rsidRPr="00DF3C1D">
              <w:rPr>
                <w:b/>
                <w:sz w:val="20"/>
                <w:szCs w:val="20"/>
              </w:rPr>
              <w:t>ow”</w:t>
            </w:r>
          </w:p>
        </w:tc>
      </w:tr>
      <w:tr w:rsidR="008B0ED2" w:rsidRPr="00F96A95" w14:paraId="18C02977" w14:textId="77777777" w:rsidTr="001908EF">
        <w:tc>
          <w:tcPr>
            <w:tcW w:w="704" w:type="dxa"/>
          </w:tcPr>
          <w:p w14:paraId="065D5278" w14:textId="77777777" w:rsidR="008B0ED2" w:rsidRPr="00F96A95" w:rsidRDefault="008B0ED2" w:rsidP="001908EF">
            <w:pPr>
              <w:pStyle w:val="NoSpacing"/>
              <w:jc w:val="both"/>
              <w:rPr>
                <w:sz w:val="20"/>
                <w:szCs w:val="20"/>
              </w:rPr>
            </w:pPr>
            <w:r w:rsidRPr="00F96A95">
              <w:rPr>
                <w:sz w:val="20"/>
                <w:szCs w:val="20"/>
              </w:rPr>
              <w:t>URL:</w:t>
            </w:r>
          </w:p>
        </w:tc>
        <w:tc>
          <w:tcPr>
            <w:tcW w:w="9366" w:type="dxa"/>
          </w:tcPr>
          <w:p w14:paraId="45318B77" w14:textId="77777777" w:rsidR="008B0ED2" w:rsidRPr="00F96A95" w:rsidRDefault="008B0ED2" w:rsidP="001908EF">
            <w:pPr>
              <w:pStyle w:val="NoSpacing"/>
              <w:jc w:val="both"/>
              <w:rPr>
                <w:sz w:val="20"/>
                <w:szCs w:val="20"/>
              </w:rPr>
            </w:pPr>
            <w:r w:rsidRPr="00DF3C1D">
              <w:rPr>
                <w:sz w:val="20"/>
                <w:szCs w:val="20"/>
              </w:rPr>
              <w:t>System generated URL directing</w:t>
            </w:r>
            <w:r>
              <w:rPr>
                <w:sz w:val="20"/>
                <w:szCs w:val="20"/>
              </w:rPr>
              <w:t xml:space="preserve"> the user to the resume page</w:t>
            </w:r>
          </w:p>
        </w:tc>
      </w:tr>
    </w:tbl>
    <w:p w14:paraId="0D7E1AD6" w14:textId="77777777" w:rsidR="00B67A47" w:rsidRPr="00F96A95" w:rsidRDefault="00B67A47" w:rsidP="00B67A4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B67A47" w:rsidRPr="00F96A95" w14:paraId="47412D2A" w14:textId="77777777" w:rsidTr="0058587F">
        <w:tc>
          <w:tcPr>
            <w:tcW w:w="704" w:type="dxa"/>
          </w:tcPr>
          <w:p w14:paraId="39D84980" w14:textId="77777777" w:rsidR="00B67A47" w:rsidRPr="00F96A95" w:rsidRDefault="00B67A47" w:rsidP="0058587F">
            <w:pPr>
              <w:pStyle w:val="NoSpacing"/>
              <w:jc w:val="both"/>
              <w:rPr>
                <w:b/>
                <w:sz w:val="20"/>
                <w:szCs w:val="20"/>
              </w:rPr>
            </w:pPr>
            <w:r w:rsidRPr="00F96A95">
              <w:rPr>
                <w:b/>
                <w:sz w:val="20"/>
                <w:szCs w:val="20"/>
              </w:rPr>
              <w:t>Text:</w:t>
            </w:r>
          </w:p>
        </w:tc>
        <w:tc>
          <w:tcPr>
            <w:tcW w:w="9366" w:type="dxa"/>
          </w:tcPr>
          <w:p w14:paraId="39889176" w14:textId="776BBC7F" w:rsidR="00B67A47" w:rsidRPr="00F96A95" w:rsidRDefault="00B67A47" w:rsidP="00B650D3">
            <w:pPr>
              <w:pStyle w:val="NoSpacing"/>
              <w:jc w:val="both"/>
              <w:rPr>
                <w:b/>
                <w:sz w:val="20"/>
                <w:szCs w:val="20"/>
              </w:rPr>
            </w:pPr>
            <w:r w:rsidRPr="00955208">
              <w:rPr>
                <w:b/>
                <w:sz w:val="20"/>
                <w:szCs w:val="20"/>
              </w:rPr>
              <w:t>“</w:t>
            </w:r>
            <w:r w:rsidR="00B650D3">
              <w:rPr>
                <w:b/>
                <w:sz w:val="20"/>
                <w:szCs w:val="20"/>
                <w:u w:val="single"/>
              </w:rPr>
              <w:t>business</w:t>
            </w:r>
            <w:r w:rsidRPr="00BA3D49">
              <w:rPr>
                <w:b/>
                <w:sz w:val="20"/>
                <w:szCs w:val="20"/>
                <w:u w:val="single"/>
              </w:rPr>
              <w:t>-onboarding@cwbank.com</w:t>
            </w:r>
            <w:r w:rsidRPr="00955208">
              <w:rPr>
                <w:b/>
                <w:sz w:val="20"/>
                <w:szCs w:val="20"/>
              </w:rPr>
              <w:t>”</w:t>
            </w:r>
          </w:p>
        </w:tc>
      </w:tr>
      <w:tr w:rsidR="00B67A47" w:rsidRPr="00F96A95" w14:paraId="749BF904" w14:textId="77777777" w:rsidTr="0058587F">
        <w:tc>
          <w:tcPr>
            <w:tcW w:w="704" w:type="dxa"/>
          </w:tcPr>
          <w:p w14:paraId="2A6E812C" w14:textId="77777777" w:rsidR="00B67A47" w:rsidRPr="00F96A95" w:rsidRDefault="00B67A47" w:rsidP="0058587F">
            <w:pPr>
              <w:pStyle w:val="NoSpacing"/>
              <w:jc w:val="both"/>
              <w:rPr>
                <w:sz w:val="20"/>
                <w:szCs w:val="20"/>
              </w:rPr>
            </w:pPr>
            <w:r w:rsidRPr="00F96A95">
              <w:rPr>
                <w:sz w:val="20"/>
                <w:szCs w:val="20"/>
              </w:rPr>
              <w:t>URL:</w:t>
            </w:r>
          </w:p>
        </w:tc>
        <w:tc>
          <w:tcPr>
            <w:tcW w:w="9366" w:type="dxa"/>
          </w:tcPr>
          <w:p w14:paraId="6C5E3173" w14:textId="7B2B4760" w:rsidR="00B67A47" w:rsidRPr="00F96A95" w:rsidRDefault="00B67A47" w:rsidP="00B650D3">
            <w:pPr>
              <w:pStyle w:val="NoSpacing"/>
              <w:jc w:val="both"/>
              <w:rPr>
                <w:sz w:val="20"/>
                <w:szCs w:val="20"/>
              </w:rPr>
            </w:pPr>
            <w:r w:rsidRPr="00955208">
              <w:rPr>
                <w:sz w:val="20"/>
                <w:szCs w:val="20"/>
              </w:rPr>
              <w:t>mailto:</w:t>
            </w:r>
            <w:r w:rsidR="00B650D3">
              <w:rPr>
                <w:sz w:val="20"/>
                <w:szCs w:val="20"/>
              </w:rPr>
              <w:t>business</w:t>
            </w:r>
            <w:r w:rsidRPr="00A90282">
              <w:rPr>
                <w:sz w:val="20"/>
                <w:szCs w:val="20"/>
              </w:rPr>
              <w:t>-onboarding@cwbank.com</w:t>
            </w:r>
          </w:p>
        </w:tc>
      </w:tr>
    </w:tbl>
    <w:p w14:paraId="1EAD128E" w14:textId="77777777" w:rsidR="00B67A47" w:rsidRDefault="00B67A47" w:rsidP="00B67A47">
      <w:pPr>
        <w:pStyle w:val="NoSpacing"/>
        <w:jc w:val="both"/>
      </w:pPr>
    </w:p>
    <w:p w14:paraId="0349E5CA" w14:textId="77777777" w:rsidR="008B0ED2" w:rsidRDefault="008B0ED2" w:rsidP="008B0ED2">
      <w:pPr>
        <w:pStyle w:val="NoSpacing"/>
        <w:jc w:val="both"/>
      </w:pPr>
      <w:r>
        <w:rPr>
          <w:b/>
          <w:u w:val="single"/>
        </w:rPr>
        <w:t>Attachments</w:t>
      </w:r>
    </w:p>
    <w:p w14:paraId="450128E2" w14:textId="77777777" w:rsidR="008B0ED2" w:rsidRDefault="008B0ED2" w:rsidP="008B0ED2">
      <w:pPr>
        <w:pStyle w:val="NoSpacing"/>
        <w:jc w:val="both"/>
      </w:pPr>
    </w:p>
    <w:p w14:paraId="588A5047" w14:textId="2E54E88F" w:rsidR="008B0ED2" w:rsidRDefault="008B0ED2" w:rsidP="008B0ED2">
      <w:pPr>
        <w:pStyle w:val="NoSpacing"/>
        <w:jc w:val="both"/>
      </w:pPr>
      <w:r>
        <w:t>This message does not require attachments.</w:t>
      </w:r>
    </w:p>
    <w:p w14:paraId="4D368D08" w14:textId="77777777" w:rsidR="008B0ED2" w:rsidRPr="00F96A95" w:rsidRDefault="008B0ED2" w:rsidP="008B0ED2">
      <w:pPr>
        <w:pStyle w:val="NoSpacing"/>
        <w:jc w:val="both"/>
        <w:rPr>
          <w:sz w:val="20"/>
          <w:szCs w:val="20"/>
        </w:rPr>
      </w:pPr>
    </w:p>
    <w:p w14:paraId="6FA1624F" w14:textId="32A0C0DE" w:rsidR="008B0ED2" w:rsidRDefault="008B0ED2">
      <w:pPr>
        <w:rPr>
          <w:rFonts w:eastAsiaTheme="minorHAnsi"/>
          <w:sz w:val="20"/>
          <w:szCs w:val="20"/>
          <w:lang w:eastAsia="en-US"/>
        </w:rPr>
      </w:pPr>
      <w:r>
        <w:rPr>
          <w:sz w:val="20"/>
          <w:szCs w:val="20"/>
        </w:rPr>
        <w:br w:type="page"/>
      </w:r>
    </w:p>
    <w:p w14:paraId="38DB64FA" w14:textId="2D81908A" w:rsidR="008B0ED2" w:rsidRDefault="00234D17" w:rsidP="008B0ED2">
      <w:pPr>
        <w:pStyle w:val="Heading2"/>
        <w:keepNext/>
        <w:spacing w:after="0" w:line="240" w:lineRule="auto"/>
      </w:pPr>
      <w:bookmarkStart w:id="220" w:name="_Toc55555402"/>
      <w:r>
        <w:lastRenderedPageBreak/>
        <w:t>3.6</w:t>
      </w:r>
      <w:r>
        <w:tab/>
        <w:t>Withdrawn Application E</w:t>
      </w:r>
      <w:r w:rsidR="008B0ED2">
        <w:t>mail</w:t>
      </w:r>
      <w:bookmarkEnd w:id="220"/>
    </w:p>
    <w:p w14:paraId="53BD8A22" w14:textId="77777777" w:rsidR="008B0ED2" w:rsidRDefault="008B0ED2" w:rsidP="008B0ED2">
      <w:pPr>
        <w:pStyle w:val="NoSpacing"/>
        <w:jc w:val="both"/>
      </w:pPr>
    </w:p>
    <w:p w14:paraId="296926D9" w14:textId="77777777" w:rsidR="008B0ED2" w:rsidRPr="006B729E" w:rsidRDefault="008B0ED2" w:rsidP="008B0ED2">
      <w:pPr>
        <w:pStyle w:val="NoSpacing"/>
        <w:jc w:val="both"/>
        <w:rPr>
          <w:b/>
          <w:u w:val="single"/>
        </w:rPr>
      </w:pPr>
      <w:commentRangeStart w:id="221"/>
      <w:r>
        <w:rPr>
          <w:b/>
          <w:u w:val="single"/>
        </w:rPr>
        <w:t>Trigger Events</w:t>
      </w:r>
      <w:commentRangeEnd w:id="221"/>
      <w:r w:rsidR="00366037">
        <w:rPr>
          <w:rStyle w:val="CommentReference"/>
          <w:rFonts w:eastAsiaTheme="minorEastAsia"/>
          <w:lang w:eastAsia="en-CA"/>
        </w:rPr>
        <w:commentReference w:id="221"/>
      </w:r>
    </w:p>
    <w:p w14:paraId="42042D45" w14:textId="77777777" w:rsidR="008B0ED2" w:rsidRDefault="008B0ED2" w:rsidP="008B0ED2">
      <w:pPr>
        <w:pStyle w:val="NoSpacing"/>
        <w:jc w:val="both"/>
      </w:pPr>
    </w:p>
    <w:p w14:paraId="3549931F" w14:textId="0A4B2342" w:rsidR="008B0ED2" w:rsidRDefault="00234D17" w:rsidP="008B0ED2">
      <w:pPr>
        <w:pStyle w:val="NoSpacing"/>
        <w:jc w:val="both"/>
      </w:pPr>
      <w:r>
        <w:t>This e</w:t>
      </w:r>
      <w:r w:rsidR="008B0ED2">
        <w:t>mail notifies applicants that their application has been successfully withdrawn, in response to their own request.  The following event</w:t>
      </w:r>
      <w:r>
        <w:t xml:space="preserve"> triggers the sending of this e</w:t>
      </w:r>
      <w:r w:rsidR="008B0ED2">
        <w:t>mail.</w:t>
      </w:r>
    </w:p>
    <w:p w14:paraId="629DEB0B" w14:textId="77777777" w:rsidR="008B0ED2" w:rsidRDefault="008B0ED2" w:rsidP="008B0ED2">
      <w:pPr>
        <w:pStyle w:val="NoSpacing"/>
        <w:jc w:val="both"/>
      </w:pPr>
    </w:p>
    <w:p w14:paraId="743CB612" w14:textId="7DB93789" w:rsidR="008B0ED2" w:rsidRDefault="008B0ED2" w:rsidP="008B0ED2">
      <w:pPr>
        <w:pStyle w:val="NoSpacing"/>
        <w:numPr>
          <w:ilvl w:val="0"/>
          <w:numId w:val="26"/>
        </w:numPr>
        <w:jc w:val="both"/>
      </w:pPr>
      <w:r>
        <w:t xml:space="preserve">Applicant uses the </w:t>
      </w:r>
      <w:r w:rsidRPr="008B0ED2">
        <w:t>“Cancel” menu function</w:t>
      </w:r>
      <w:r>
        <w:t xml:space="preserve"> to withdraw their application</w:t>
      </w:r>
    </w:p>
    <w:p w14:paraId="5821B77D" w14:textId="77777777" w:rsidR="008B0ED2" w:rsidRDefault="008B0ED2" w:rsidP="008B0ED2">
      <w:pPr>
        <w:pStyle w:val="NoSpacing"/>
        <w:jc w:val="both"/>
      </w:pPr>
    </w:p>
    <w:p w14:paraId="2089266E" w14:textId="77777777" w:rsidR="008B0ED2" w:rsidRDefault="008B0ED2" w:rsidP="008B0ED2">
      <w:pPr>
        <w:pStyle w:val="NoSpacing"/>
        <w:jc w:val="both"/>
      </w:pPr>
      <w:r>
        <w:rPr>
          <w:b/>
          <w:u w:val="single"/>
        </w:rPr>
        <w:t>Subject Line</w:t>
      </w:r>
    </w:p>
    <w:p w14:paraId="489412A4"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428948DF" w14:textId="77777777" w:rsidTr="001908EF">
        <w:tc>
          <w:tcPr>
            <w:tcW w:w="10070" w:type="dxa"/>
          </w:tcPr>
          <w:p w14:paraId="739BFEC2" w14:textId="465E15CD" w:rsidR="008B0ED2" w:rsidRPr="00F96A95" w:rsidRDefault="001343D7" w:rsidP="001908EF">
            <w:pPr>
              <w:pStyle w:val="NoSpacing"/>
              <w:jc w:val="both"/>
              <w:rPr>
                <w:sz w:val="20"/>
                <w:szCs w:val="20"/>
              </w:rPr>
            </w:pPr>
            <w:r>
              <w:rPr>
                <w:sz w:val="20"/>
                <w:szCs w:val="20"/>
              </w:rPr>
              <w:t>Your CWB</w:t>
            </w:r>
            <w:r w:rsidR="008B0ED2" w:rsidRPr="008B0ED2">
              <w:rPr>
                <w:sz w:val="20"/>
                <w:szCs w:val="20"/>
              </w:rPr>
              <w:t xml:space="preserve"> </w:t>
            </w:r>
            <w:r w:rsidR="00221B60">
              <w:rPr>
                <w:sz w:val="20"/>
                <w:szCs w:val="20"/>
              </w:rPr>
              <w:t>business a</w:t>
            </w:r>
            <w:r w:rsidR="008B0ED2" w:rsidRPr="008B0ED2">
              <w:rPr>
                <w:sz w:val="20"/>
                <w:szCs w:val="20"/>
              </w:rPr>
              <w:t>pplication has been cancelled</w:t>
            </w:r>
          </w:p>
        </w:tc>
      </w:tr>
    </w:tbl>
    <w:p w14:paraId="27BD582C" w14:textId="77777777" w:rsidR="008B0ED2" w:rsidRDefault="008B0ED2" w:rsidP="008B0ED2">
      <w:pPr>
        <w:pStyle w:val="NoSpacing"/>
        <w:jc w:val="both"/>
      </w:pPr>
    </w:p>
    <w:p w14:paraId="25EC5C90" w14:textId="77777777" w:rsidR="008B0ED2" w:rsidRDefault="008B0ED2" w:rsidP="008B0ED2">
      <w:pPr>
        <w:pStyle w:val="NoSpacing"/>
        <w:jc w:val="both"/>
      </w:pPr>
      <w:r>
        <w:rPr>
          <w:b/>
          <w:u w:val="single"/>
        </w:rPr>
        <w:t>Message Body</w:t>
      </w:r>
    </w:p>
    <w:p w14:paraId="77A7CC36"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1B9DB0D6" w14:textId="77777777" w:rsidTr="001908EF">
        <w:tc>
          <w:tcPr>
            <w:tcW w:w="10070" w:type="dxa"/>
          </w:tcPr>
          <w:p w14:paraId="1519961A" w14:textId="77777777" w:rsidR="00BB5B7F" w:rsidRPr="008B0ED2" w:rsidRDefault="00BB5B7F" w:rsidP="00BB5B7F">
            <w:pPr>
              <w:pStyle w:val="NoSpacing"/>
              <w:jc w:val="both"/>
              <w:rPr>
                <w:sz w:val="20"/>
                <w:szCs w:val="20"/>
              </w:rPr>
            </w:pPr>
            <w:r>
              <w:rPr>
                <w:sz w:val="20"/>
                <w:szCs w:val="20"/>
              </w:rPr>
              <w:t>Hello</w:t>
            </w:r>
            <w:r w:rsidRPr="008B0ED2">
              <w:rPr>
                <w:sz w:val="20"/>
                <w:szCs w:val="20"/>
              </w:rPr>
              <w:t xml:space="preserve"> &lt;&lt;First Name&gt;&gt;,</w:t>
            </w:r>
          </w:p>
          <w:p w14:paraId="17186862" w14:textId="77777777" w:rsidR="00BB5B7F" w:rsidRDefault="00BB5B7F" w:rsidP="008B0ED2">
            <w:pPr>
              <w:pStyle w:val="NoSpacing"/>
              <w:jc w:val="both"/>
              <w:rPr>
                <w:sz w:val="20"/>
                <w:szCs w:val="20"/>
              </w:rPr>
            </w:pPr>
          </w:p>
          <w:p w14:paraId="7FFE8E85" w14:textId="4912ACCC" w:rsidR="001343D7" w:rsidRPr="001343D7" w:rsidRDefault="001343D7" w:rsidP="001343D7">
            <w:pPr>
              <w:pStyle w:val="NoSpacing"/>
              <w:jc w:val="both"/>
              <w:rPr>
                <w:sz w:val="20"/>
                <w:szCs w:val="20"/>
              </w:rPr>
            </w:pPr>
            <w:r w:rsidRPr="001343D7">
              <w:rPr>
                <w:sz w:val="20"/>
                <w:szCs w:val="20"/>
              </w:rPr>
              <w:t xml:space="preserve">Your </w:t>
            </w:r>
            <w:commentRangeStart w:id="222"/>
            <w:r w:rsidR="00221B60">
              <w:rPr>
                <w:sz w:val="20"/>
                <w:szCs w:val="20"/>
              </w:rPr>
              <w:t xml:space="preserve">business </w:t>
            </w:r>
            <w:r w:rsidRPr="001343D7">
              <w:rPr>
                <w:sz w:val="20"/>
                <w:szCs w:val="20"/>
              </w:rPr>
              <w:t xml:space="preserve">application </w:t>
            </w:r>
            <w:commentRangeEnd w:id="222"/>
            <w:r w:rsidR="00366037">
              <w:rPr>
                <w:rStyle w:val="CommentReference"/>
                <w:rFonts w:eastAsiaTheme="minorEastAsia"/>
                <w:lang w:eastAsia="en-CA"/>
              </w:rPr>
              <w:commentReference w:id="222"/>
            </w:r>
            <w:r w:rsidRPr="001343D7">
              <w:rPr>
                <w:sz w:val="20"/>
                <w:szCs w:val="20"/>
              </w:rPr>
              <w:t xml:space="preserve">with Canadian Western Bank (CWB) </w:t>
            </w:r>
            <w:r w:rsidR="00BB5B7F">
              <w:rPr>
                <w:sz w:val="20"/>
                <w:szCs w:val="20"/>
              </w:rPr>
              <w:t xml:space="preserve">has </w:t>
            </w:r>
            <w:r w:rsidRPr="001343D7">
              <w:rPr>
                <w:sz w:val="20"/>
                <w:szCs w:val="20"/>
              </w:rPr>
              <w:t xml:space="preserve">been cancelled. </w:t>
            </w:r>
          </w:p>
          <w:p w14:paraId="63AE784E" w14:textId="77777777" w:rsidR="001343D7" w:rsidRPr="001343D7" w:rsidRDefault="001343D7" w:rsidP="001343D7">
            <w:pPr>
              <w:pStyle w:val="NoSpacing"/>
              <w:jc w:val="both"/>
              <w:rPr>
                <w:sz w:val="20"/>
                <w:szCs w:val="20"/>
              </w:rPr>
            </w:pPr>
          </w:p>
          <w:p w14:paraId="4B68712D" w14:textId="7BC7A095" w:rsidR="001343D7" w:rsidRDefault="001343D7" w:rsidP="001343D7">
            <w:pPr>
              <w:pStyle w:val="NoSpacing"/>
              <w:jc w:val="both"/>
              <w:rPr>
                <w:sz w:val="20"/>
                <w:szCs w:val="20"/>
              </w:rPr>
            </w:pPr>
            <w:r w:rsidRPr="001343D7">
              <w:rPr>
                <w:sz w:val="20"/>
                <w:szCs w:val="20"/>
              </w:rPr>
              <w:t xml:space="preserve">We're sorry to see you go! If you change your mind, you can start a </w:t>
            </w:r>
            <w:commentRangeStart w:id="223"/>
            <w:r w:rsidRPr="001343D7">
              <w:rPr>
                <w:sz w:val="20"/>
                <w:szCs w:val="20"/>
              </w:rPr>
              <w:t xml:space="preserve">new application </w:t>
            </w:r>
            <w:r w:rsidRPr="001343D7">
              <w:rPr>
                <w:sz w:val="20"/>
                <w:szCs w:val="20"/>
                <w:u w:val="single"/>
              </w:rPr>
              <w:t>here</w:t>
            </w:r>
            <w:r w:rsidRPr="001343D7">
              <w:rPr>
                <w:sz w:val="20"/>
                <w:szCs w:val="20"/>
              </w:rPr>
              <w:t xml:space="preserve"> </w:t>
            </w:r>
            <w:commentRangeEnd w:id="223"/>
            <w:r w:rsidR="00366037">
              <w:rPr>
                <w:rStyle w:val="CommentReference"/>
                <w:rFonts w:eastAsiaTheme="minorEastAsia"/>
                <w:lang w:eastAsia="en-CA"/>
              </w:rPr>
              <w:commentReference w:id="223"/>
            </w:r>
            <w:r w:rsidRPr="001343D7">
              <w:rPr>
                <w:sz w:val="20"/>
                <w:szCs w:val="20"/>
              </w:rPr>
              <w:t>at any</w:t>
            </w:r>
            <w:r w:rsidR="00BB5B7F">
              <w:rPr>
                <w:sz w:val="20"/>
                <w:szCs w:val="20"/>
              </w:rPr>
              <w:t xml:space="preserve"> </w:t>
            </w:r>
            <w:r w:rsidRPr="001343D7">
              <w:rPr>
                <w:sz w:val="20"/>
                <w:szCs w:val="20"/>
              </w:rPr>
              <w:t>time.</w:t>
            </w:r>
          </w:p>
          <w:p w14:paraId="15C93380" w14:textId="0EDF5EEA" w:rsidR="008B0ED2" w:rsidRDefault="008B0ED2" w:rsidP="008B0ED2">
            <w:pPr>
              <w:pStyle w:val="NoSpacing"/>
              <w:jc w:val="both"/>
              <w:rPr>
                <w:sz w:val="20"/>
                <w:szCs w:val="20"/>
              </w:rPr>
            </w:pPr>
          </w:p>
          <w:p w14:paraId="43DF66C7" w14:textId="51D9BE55" w:rsidR="001343D7" w:rsidRPr="001343D7" w:rsidRDefault="001343D7" w:rsidP="008B0ED2">
            <w:pPr>
              <w:pStyle w:val="NoSpacing"/>
              <w:jc w:val="both"/>
              <w:rPr>
                <w:b/>
                <w:sz w:val="20"/>
                <w:szCs w:val="20"/>
                <w:u w:val="single"/>
              </w:rPr>
            </w:pPr>
            <w:r>
              <w:rPr>
                <w:b/>
                <w:sz w:val="20"/>
                <w:szCs w:val="20"/>
                <w:u w:val="single"/>
              </w:rPr>
              <w:t>Need help?</w:t>
            </w:r>
          </w:p>
          <w:p w14:paraId="72F7DC9C" w14:textId="77777777" w:rsidR="001343D7" w:rsidRPr="008B0ED2" w:rsidRDefault="001343D7" w:rsidP="008B0ED2">
            <w:pPr>
              <w:pStyle w:val="NoSpacing"/>
              <w:jc w:val="both"/>
              <w:rPr>
                <w:sz w:val="20"/>
                <w:szCs w:val="20"/>
              </w:rPr>
            </w:pPr>
          </w:p>
          <w:p w14:paraId="62C9684D" w14:textId="7630AA2F" w:rsidR="008B0ED2" w:rsidRPr="008B0ED2" w:rsidRDefault="008B0ED2" w:rsidP="008B0ED2">
            <w:pPr>
              <w:pStyle w:val="NoSpacing"/>
              <w:jc w:val="both"/>
              <w:rPr>
                <w:sz w:val="20"/>
                <w:szCs w:val="20"/>
              </w:rPr>
            </w:pPr>
            <w:r w:rsidRPr="008B0ED2">
              <w:rPr>
                <w:sz w:val="20"/>
                <w:szCs w:val="20"/>
              </w:rPr>
              <w:t>You can</w:t>
            </w:r>
            <w:r w:rsidR="00BB5B7F">
              <w:rPr>
                <w:sz w:val="20"/>
                <w:szCs w:val="20"/>
              </w:rPr>
              <w:t xml:space="preserve"> </w:t>
            </w:r>
            <w:r w:rsidRPr="008B0ED2">
              <w:rPr>
                <w:sz w:val="20"/>
                <w:szCs w:val="20"/>
              </w:rPr>
              <w:t xml:space="preserve">email us at </w:t>
            </w:r>
            <w:r w:rsidR="00221B60">
              <w:rPr>
                <w:b/>
                <w:sz w:val="20"/>
                <w:szCs w:val="20"/>
                <w:u w:val="single"/>
              </w:rPr>
              <w:t>business</w:t>
            </w:r>
            <w:r w:rsidR="001343D7" w:rsidRPr="001343D7">
              <w:rPr>
                <w:b/>
                <w:sz w:val="20"/>
                <w:szCs w:val="20"/>
                <w:u w:val="single"/>
              </w:rPr>
              <w:t>-onboarding@cwbank.com</w:t>
            </w:r>
            <w:r w:rsidR="001343D7">
              <w:rPr>
                <w:sz w:val="20"/>
                <w:szCs w:val="20"/>
              </w:rPr>
              <w:t>.</w:t>
            </w:r>
          </w:p>
          <w:p w14:paraId="63B331A7" w14:textId="139A40A0" w:rsidR="008B0ED2" w:rsidRDefault="008B0ED2" w:rsidP="008B0ED2">
            <w:pPr>
              <w:pStyle w:val="NoSpacing"/>
              <w:jc w:val="both"/>
              <w:rPr>
                <w:sz w:val="20"/>
                <w:szCs w:val="20"/>
              </w:rPr>
            </w:pPr>
          </w:p>
          <w:p w14:paraId="50BD3EE0" w14:textId="77777777" w:rsidR="008C391B" w:rsidRDefault="008C391B" w:rsidP="008C391B">
            <w:pPr>
              <w:pStyle w:val="NoSpacing"/>
              <w:jc w:val="both"/>
              <w:rPr>
                <w:sz w:val="20"/>
                <w:szCs w:val="20"/>
              </w:rPr>
            </w:pPr>
            <w:r>
              <w:rPr>
                <w:sz w:val="20"/>
                <w:szCs w:val="20"/>
              </w:rPr>
              <w:t>Your reference number is &lt;&lt;Application Number&gt;&gt;.</w:t>
            </w:r>
          </w:p>
          <w:p w14:paraId="1FADE37D" w14:textId="77777777" w:rsidR="008C391B" w:rsidRPr="008B0ED2" w:rsidRDefault="008C391B" w:rsidP="008B0ED2">
            <w:pPr>
              <w:pStyle w:val="NoSpacing"/>
              <w:jc w:val="both"/>
              <w:rPr>
                <w:sz w:val="20"/>
                <w:szCs w:val="20"/>
              </w:rPr>
            </w:pPr>
          </w:p>
          <w:p w14:paraId="740EBD64" w14:textId="029DE049" w:rsidR="008B0ED2" w:rsidRDefault="00AF2D12" w:rsidP="008B0ED2">
            <w:pPr>
              <w:pStyle w:val="NoSpacing"/>
              <w:jc w:val="both"/>
              <w:rPr>
                <w:sz w:val="20"/>
                <w:szCs w:val="20"/>
              </w:rPr>
            </w:pPr>
            <w:r>
              <w:rPr>
                <w:sz w:val="20"/>
                <w:szCs w:val="20"/>
              </w:rPr>
              <w:t>Thank</w:t>
            </w:r>
            <w:r w:rsidR="001343D7">
              <w:rPr>
                <w:sz w:val="20"/>
                <w:szCs w:val="20"/>
              </w:rPr>
              <w:t xml:space="preserve"> you, </w:t>
            </w:r>
          </w:p>
          <w:p w14:paraId="4893D7DD" w14:textId="77777777" w:rsidR="001343D7" w:rsidRDefault="001343D7" w:rsidP="008B0ED2">
            <w:pPr>
              <w:pStyle w:val="NoSpacing"/>
              <w:jc w:val="both"/>
              <w:rPr>
                <w:sz w:val="20"/>
                <w:szCs w:val="20"/>
              </w:rPr>
            </w:pPr>
          </w:p>
          <w:p w14:paraId="7B5233E4" w14:textId="5A0E1B36" w:rsidR="001343D7" w:rsidRPr="00F96A95" w:rsidRDefault="001343D7" w:rsidP="008B0ED2">
            <w:pPr>
              <w:pStyle w:val="NoSpacing"/>
              <w:jc w:val="both"/>
              <w:rPr>
                <w:sz w:val="20"/>
                <w:szCs w:val="20"/>
              </w:rPr>
            </w:pPr>
            <w:r>
              <w:rPr>
                <w:sz w:val="20"/>
                <w:szCs w:val="20"/>
              </w:rPr>
              <w:t>Canadian Western Bank</w:t>
            </w:r>
          </w:p>
        </w:tc>
      </w:tr>
    </w:tbl>
    <w:p w14:paraId="0B95B0BA" w14:textId="77777777" w:rsidR="008B0ED2" w:rsidRDefault="008B0ED2" w:rsidP="008B0ED2">
      <w:pPr>
        <w:pStyle w:val="NoSpacing"/>
        <w:jc w:val="both"/>
      </w:pPr>
    </w:p>
    <w:p w14:paraId="08A97EC7" w14:textId="77777777" w:rsidR="008B0ED2" w:rsidRDefault="008B0ED2" w:rsidP="008B0ED2">
      <w:pPr>
        <w:pStyle w:val="NoSpacing"/>
        <w:jc w:val="both"/>
      </w:pPr>
      <w:r>
        <w:rPr>
          <w:b/>
          <w:u w:val="single"/>
        </w:rPr>
        <w:t>Hyperlinks</w:t>
      </w:r>
    </w:p>
    <w:p w14:paraId="69715C67" w14:textId="77777777" w:rsidR="008B0ED2" w:rsidRDefault="008B0ED2" w:rsidP="008B0ED2">
      <w:pPr>
        <w:pStyle w:val="NoSpacing"/>
        <w:jc w:val="both"/>
      </w:pPr>
    </w:p>
    <w:p w14:paraId="3CF2B987" w14:textId="77777777" w:rsidR="008B0ED2" w:rsidRDefault="008B0ED2" w:rsidP="008B0ED2">
      <w:pPr>
        <w:pStyle w:val="NoSpacing"/>
        <w:jc w:val="both"/>
      </w:pPr>
      <w:r>
        <w:t>The message body above includes the following hyperlinked text.</w:t>
      </w:r>
    </w:p>
    <w:p w14:paraId="7AC51CA3" w14:textId="77777777" w:rsidR="001343D7" w:rsidRPr="00F96A95" w:rsidRDefault="001343D7" w:rsidP="001343D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1343D7" w:rsidRPr="00F96A95" w14:paraId="34B36970" w14:textId="77777777" w:rsidTr="0058587F">
        <w:tc>
          <w:tcPr>
            <w:tcW w:w="704" w:type="dxa"/>
          </w:tcPr>
          <w:p w14:paraId="76E8978A" w14:textId="77777777" w:rsidR="001343D7" w:rsidRPr="00F96A95" w:rsidRDefault="001343D7" w:rsidP="0058587F">
            <w:pPr>
              <w:pStyle w:val="NoSpacing"/>
              <w:jc w:val="both"/>
              <w:rPr>
                <w:b/>
                <w:sz w:val="20"/>
                <w:szCs w:val="20"/>
              </w:rPr>
            </w:pPr>
            <w:r w:rsidRPr="00F96A95">
              <w:rPr>
                <w:b/>
                <w:sz w:val="20"/>
                <w:szCs w:val="20"/>
              </w:rPr>
              <w:t>Text:</w:t>
            </w:r>
          </w:p>
        </w:tc>
        <w:tc>
          <w:tcPr>
            <w:tcW w:w="9366" w:type="dxa"/>
          </w:tcPr>
          <w:p w14:paraId="540A92ED" w14:textId="02A58923" w:rsidR="001343D7" w:rsidRPr="00F96A95" w:rsidRDefault="001343D7" w:rsidP="001343D7">
            <w:pPr>
              <w:pStyle w:val="NoSpacing"/>
              <w:jc w:val="both"/>
              <w:rPr>
                <w:b/>
                <w:sz w:val="20"/>
                <w:szCs w:val="20"/>
              </w:rPr>
            </w:pPr>
            <w:r>
              <w:rPr>
                <w:b/>
                <w:sz w:val="20"/>
                <w:szCs w:val="20"/>
              </w:rPr>
              <w:t>“here</w:t>
            </w:r>
            <w:r w:rsidRPr="00DF3C1D">
              <w:rPr>
                <w:b/>
                <w:sz w:val="20"/>
                <w:szCs w:val="20"/>
              </w:rPr>
              <w:t>”</w:t>
            </w:r>
          </w:p>
        </w:tc>
      </w:tr>
      <w:tr w:rsidR="001343D7" w:rsidRPr="00F96A95" w14:paraId="33A80758" w14:textId="77777777" w:rsidTr="0058587F">
        <w:tc>
          <w:tcPr>
            <w:tcW w:w="704" w:type="dxa"/>
          </w:tcPr>
          <w:p w14:paraId="61E0B145" w14:textId="77777777" w:rsidR="001343D7" w:rsidRPr="00F96A95" w:rsidRDefault="001343D7" w:rsidP="0058587F">
            <w:pPr>
              <w:pStyle w:val="NoSpacing"/>
              <w:jc w:val="both"/>
              <w:rPr>
                <w:sz w:val="20"/>
                <w:szCs w:val="20"/>
              </w:rPr>
            </w:pPr>
            <w:r w:rsidRPr="00F96A95">
              <w:rPr>
                <w:sz w:val="20"/>
                <w:szCs w:val="20"/>
              </w:rPr>
              <w:t>URL:</w:t>
            </w:r>
          </w:p>
        </w:tc>
        <w:tc>
          <w:tcPr>
            <w:tcW w:w="9366" w:type="dxa"/>
          </w:tcPr>
          <w:p w14:paraId="03FD9E21" w14:textId="69200643" w:rsidR="001343D7" w:rsidRPr="00F96A95" w:rsidRDefault="001343D7" w:rsidP="008400F3">
            <w:pPr>
              <w:pStyle w:val="NoSpacing"/>
              <w:jc w:val="both"/>
              <w:rPr>
                <w:sz w:val="20"/>
                <w:szCs w:val="20"/>
              </w:rPr>
            </w:pPr>
            <w:r w:rsidRPr="001343D7">
              <w:rPr>
                <w:sz w:val="20"/>
                <w:szCs w:val="20"/>
              </w:rPr>
              <w:t>https://www.cwbank.com/en/</w:t>
            </w:r>
            <w:r w:rsidR="00221B60">
              <w:rPr>
                <w:sz w:val="20"/>
                <w:szCs w:val="20"/>
              </w:rPr>
              <w:t>business</w:t>
            </w:r>
          </w:p>
        </w:tc>
      </w:tr>
    </w:tbl>
    <w:p w14:paraId="502E8D04" w14:textId="77777777" w:rsidR="001343D7" w:rsidRPr="00F96A95" w:rsidRDefault="001343D7" w:rsidP="001343D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1343D7" w:rsidRPr="00F96A95" w14:paraId="4EF4468E" w14:textId="77777777" w:rsidTr="0058587F">
        <w:tc>
          <w:tcPr>
            <w:tcW w:w="704" w:type="dxa"/>
          </w:tcPr>
          <w:p w14:paraId="24E4A853" w14:textId="77777777" w:rsidR="001343D7" w:rsidRPr="00F96A95" w:rsidRDefault="001343D7" w:rsidP="0058587F">
            <w:pPr>
              <w:pStyle w:val="NoSpacing"/>
              <w:jc w:val="both"/>
              <w:rPr>
                <w:b/>
                <w:sz w:val="20"/>
                <w:szCs w:val="20"/>
              </w:rPr>
            </w:pPr>
            <w:r w:rsidRPr="00F96A95">
              <w:rPr>
                <w:b/>
                <w:sz w:val="20"/>
                <w:szCs w:val="20"/>
              </w:rPr>
              <w:t>Text:</w:t>
            </w:r>
          </w:p>
        </w:tc>
        <w:tc>
          <w:tcPr>
            <w:tcW w:w="9366" w:type="dxa"/>
          </w:tcPr>
          <w:p w14:paraId="731A31C5" w14:textId="0C9D3540" w:rsidR="001343D7" w:rsidRPr="00F96A95" w:rsidRDefault="001343D7" w:rsidP="008400F3">
            <w:pPr>
              <w:pStyle w:val="NoSpacing"/>
              <w:jc w:val="both"/>
              <w:rPr>
                <w:b/>
                <w:sz w:val="20"/>
                <w:szCs w:val="20"/>
              </w:rPr>
            </w:pPr>
            <w:r w:rsidRPr="00955208">
              <w:rPr>
                <w:b/>
                <w:sz w:val="20"/>
                <w:szCs w:val="20"/>
              </w:rPr>
              <w:t>“</w:t>
            </w:r>
            <w:r w:rsidR="00221B60">
              <w:rPr>
                <w:b/>
                <w:sz w:val="20"/>
                <w:szCs w:val="20"/>
                <w:u w:val="single"/>
              </w:rPr>
              <w:t>business</w:t>
            </w:r>
            <w:r w:rsidRPr="00BA3D49">
              <w:rPr>
                <w:b/>
                <w:sz w:val="20"/>
                <w:szCs w:val="20"/>
                <w:u w:val="single"/>
              </w:rPr>
              <w:t>-onboarding@cwbank.com</w:t>
            </w:r>
            <w:r w:rsidRPr="00955208">
              <w:rPr>
                <w:b/>
                <w:sz w:val="20"/>
                <w:szCs w:val="20"/>
              </w:rPr>
              <w:t>”</w:t>
            </w:r>
          </w:p>
        </w:tc>
      </w:tr>
      <w:tr w:rsidR="001343D7" w:rsidRPr="00F96A95" w14:paraId="1C64B066" w14:textId="77777777" w:rsidTr="0058587F">
        <w:tc>
          <w:tcPr>
            <w:tcW w:w="704" w:type="dxa"/>
          </w:tcPr>
          <w:p w14:paraId="0C439652" w14:textId="77777777" w:rsidR="001343D7" w:rsidRPr="00F96A95" w:rsidRDefault="001343D7" w:rsidP="0058587F">
            <w:pPr>
              <w:pStyle w:val="NoSpacing"/>
              <w:jc w:val="both"/>
              <w:rPr>
                <w:sz w:val="20"/>
                <w:szCs w:val="20"/>
              </w:rPr>
            </w:pPr>
            <w:r w:rsidRPr="00F96A95">
              <w:rPr>
                <w:sz w:val="20"/>
                <w:szCs w:val="20"/>
              </w:rPr>
              <w:t>URL:</w:t>
            </w:r>
          </w:p>
        </w:tc>
        <w:tc>
          <w:tcPr>
            <w:tcW w:w="9366" w:type="dxa"/>
          </w:tcPr>
          <w:p w14:paraId="17EA8E60" w14:textId="061083DD" w:rsidR="001343D7" w:rsidRPr="00F96A95" w:rsidRDefault="001343D7" w:rsidP="008400F3">
            <w:pPr>
              <w:pStyle w:val="NoSpacing"/>
              <w:jc w:val="both"/>
              <w:rPr>
                <w:sz w:val="20"/>
                <w:szCs w:val="20"/>
              </w:rPr>
            </w:pPr>
            <w:r w:rsidRPr="00955208">
              <w:rPr>
                <w:sz w:val="20"/>
                <w:szCs w:val="20"/>
              </w:rPr>
              <w:t>mailto:</w:t>
            </w:r>
            <w:r w:rsidR="00221B60">
              <w:rPr>
                <w:sz w:val="20"/>
                <w:szCs w:val="20"/>
              </w:rPr>
              <w:t>business</w:t>
            </w:r>
            <w:r w:rsidRPr="00A90282">
              <w:rPr>
                <w:sz w:val="20"/>
                <w:szCs w:val="20"/>
              </w:rPr>
              <w:t>-onboarding@cwbank.com</w:t>
            </w:r>
          </w:p>
        </w:tc>
      </w:tr>
    </w:tbl>
    <w:p w14:paraId="5DD00362" w14:textId="77777777" w:rsidR="001343D7" w:rsidRDefault="001343D7" w:rsidP="001343D7">
      <w:pPr>
        <w:pStyle w:val="NoSpacing"/>
        <w:jc w:val="both"/>
      </w:pPr>
    </w:p>
    <w:p w14:paraId="3DF28FA6" w14:textId="77777777" w:rsidR="008B0ED2" w:rsidRDefault="008B0ED2" w:rsidP="008B0ED2">
      <w:pPr>
        <w:pStyle w:val="NoSpacing"/>
        <w:jc w:val="both"/>
      </w:pPr>
      <w:r>
        <w:rPr>
          <w:b/>
          <w:u w:val="single"/>
        </w:rPr>
        <w:t>Attachments</w:t>
      </w:r>
    </w:p>
    <w:p w14:paraId="1D7DAE32" w14:textId="77777777" w:rsidR="008B0ED2" w:rsidRDefault="008B0ED2" w:rsidP="008B0ED2">
      <w:pPr>
        <w:pStyle w:val="NoSpacing"/>
        <w:jc w:val="both"/>
      </w:pPr>
    </w:p>
    <w:p w14:paraId="08253D30" w14:textId="77777777" w:rsidR="008B0ED2" w:rsidRDefault="008B0ED2" w:rsidP="008B0ED2">
      <w:pPr>
        <w:pStyle w:val="NoSpacing"/>
        <w:jc w:val="both"/>
      </w:pPr>
      <w:r>
        <w:t>This message does not require attachments.</w:t>
      </w:r>
    </w:p>
    <w:p w14:paraId="3AE60F57" w14:textId="77777777" w:rsidR="00780EC0" w:rsidRDefault="00780EC0">
      <w:pPr>
        <w:rPr>
          <w:rFonts w:eastAsiaTheme="minorHAnsi"/>
          <w:sz w:val="20"/>
          <w:szCs w:val="20"/>
          <w:lang w:eastAsia="en-US"/>
        </w:rPr>
      </w:pPr>
      <w:r>
        <w:rPr>
          <w:sz w:val="20"/>
          <w:szCs w:val="20"/>
        </w:rPr>
        <w:br w:type="page"/>
      </w:r>
    </w:p>
    <w:p w14:paraId="49C3F0D9" w14:textId="28EDE87F" w:rsidR="00780EC0" w:rsidRDefault="000E4ED8" w:rsidP="00780EC0">
      <w:pPr>
        <w:pStyle w:val="Heading2"/>
        <w:keepNext/>
        <w:spacing w:after="0" w:line="240" w:lineRule="auto"/>
      </w:pPr>
      <w:bookmarkStart w:id="224" w:name="_Toc55555403"/>
      <w:r>
        <w:lastRenderedPageBreak/>
        <w:t>3.7</w:t>
      </w:r>
      <w:r>
        <w:tab/>
      </w:r>
      <w:r w:rsidR="00234D17">
        <w:t>Nurture E</w:t>
      </w:r>
      <w:r w:rsidR="00780EC0">
        <w:t>mail</w:t>
      </w:r>
      <w:bookmarkEnd w:id="224"/>
    </w:p>
    <w:p w14:paraId="7CFB8766" w14:textId="77777777" w:rsidR="00780EC0" w:rsidRDefault="00780EC0" w:rsidP="00780EC0">
      <w:pPr>
        <w:pStyle w:val="NoSpacing"/>
        <w:jc w:val="both"/>
      </w:pPr>
    </w:p>
    <w:p w14:paraId="58865AB3" w14:textId="77777777" w:rsidR="00780EC0" w:rsidRPr="006B729E" w:rsidRDefault="00780EC0" w:rsidP="00780EC0">
      <w:pPr>
        <w:pStyle w:val="NoSpacing"/>
        <w:jc w:val="both"/>
        <w:rPr>
          <w:b/>
          <w:u w:val="single"/>
        </w:rPr>
      </w:pPr>
      <w:commentRangeStart w:id="225"/>
      <w:r>
        <w:rPr>
          <w:b/>
          <w:u w:val="single"/>
        </w:rPr>
        <w:t>Trigger Events</w:t>
      </w:r>
      <w:commentRangeEnd w:id="225"/>
      <w:r w:rsidR="00366037">
        <w:rPr>
          <w:rStyle w:val="CommentReference"/>
          <w:rFonts w:eastAsiaTheme="minorEastAsia"/>
          <w:lang w:eastAsia="en-CA"/>
        </w:rPr>
        <w:commentReference w:id="225"/>
      </w:r>
    </w:p>
    <w:p w14:paraId="35526E9A" w14:textId="77777777" w:rsidR="00780EC0" w:rsidRDefault="00780EC0" w:rsidP="00780EC0">
      <w:pPr>
        <w:pStyle w:val="NoSpacing"/>
        <w:jc w:val="both"/>
      </w:pPr>
    </w:p>
    <w:p w14:paraId="3669E12A" w14:textId="23DDECA4" w:rsidR="00780EC0" w:rsidRDefault="00234D17" w:rsidP="00780EC0">
      <w:pPr>
        <w:pStyle w:val="NoSpacing"/>
        <w:jc w:val="both"/>
      </w:pPr>
      <w:r>
        <w:t>This e</w:t>
      </w:r>
      <w:r w:rsidR="000E4ED8">
        <w:t>mail serves as a</w:t>
      </w:r>
      <w:r w:rsidR="00780EC0">
        <w:t xml:space="preserve"> reminder </w:t>
      </w:r>
      <w:r w:rsidR="000E4ED8">
        <w:t xml:space="preserve">to applicants that they have an </w:t>
      </w:r>
      <w:r w:rsidR="00780EC0">
        <w:t>incomplete application in progress.</w:t>
      </w:r>
      <w:r w:rsidR="000E4ED8">
        <w:t xml:space="preserve">  The</w:t>
      </w:r>
      <w:r w:rsidR="00780EC0">
        <w:t xml:space="preserve"> </w:t>
      </w:r>
      <w:r>
        <w:t>e</w:t>
      </w:r>
      <w:r w:rsidR="000E4ED8">
        <w:t xml:space="preserve">mail is a repeating message, and should be sent </w:t>
      </w:r>
      <w:r w:rsidR="000E4ED8" w:rsidRPr="000E4ED8">
        <w:rPr>
          <w:u w:val="single"/>
        </w:rPr>
        <w:t>every 5 days up to a maximum of</w:t>
      </w:r>
      <w:r w:rsidR="00780EC0" w:rsidRPr="000E4ED8">
        <w:rPr>
          <w:u w:val="single"/>
        </w:rPr>
        <w:t xml:space="preserve"> </w:t>
      </w:r>
      <w:r w:rsidR="000E4ED8" w:rsidRPr="000E4ED8">
        <w:rPr>
          <w:u w:val="single"/>
        </w:rPr>
        <w:t>three times</w:t>
      </w:r>
      <w:r w:rsidR="000E4ED8">
        <w:t>, as long as any of t</w:t>
      </w:r>
      <w:r w:rsidR="00780EC0">
        <w:t xml:space="preserve">he following </w:t>
      </w:r>
      <w:r w:rsidR="000E4ED8">
        <w:t>conditions hold.</w:t>
      </w:r>
    </w:p>
    <w:p w14:paraId="16EFCC38" w14:textId="77777777" w:rsidR="00780EC0" w:rsidRDefault="00780EC0" w:rsidP="00780EC0">
      <w:pPr>
        <w:pStyle w:val="NoSpacing"/>
        <w:jc w:val="both"/>
      </w:pPr>
    </w:p>
    <w:p w14:paraId="576FBF6E" w14:textId="429F5DD2" w:rsidR="00780EC0" w:rsidRDefault="000E4ED8" w:rsidP="00780EC0">
      <w:pPr>
        <w:pStyle w:val="NoSpacing"/>
        <w:numPr>
          <w:ilvl w:val="0"/>
          <w:numId w:val="27"/>
        </w:numPr>
        <w:jc w:val="both"/>
      </w:pPr>
      <w:r>
        <w:t>A</w:t>
      </w:r>
      <w:r w:rsidR="005F71B5">
        <w:t>pplicant (</w:t>
      </w:r>
      <w:r w:rsidR="00221B60">
        <w:t>or authorized signer</w:t>
      </w:r>
      <w:r w:rsidR="005F71B5">
        <w:t>)</w:t>
      </w:r>
      <w:r w:rsidR="00780EC0" w:rsidRPr="00780EC0">
        <w:t xml:space="preserve"> has saved their applica</w:t>
      </w:r>
      <w:r w:rsidR="00780EC0">
        <w:t xml:space="preserve">tion but </w:t>
      </w:r>
      <w:r>
        <w:t>has not returned.</w:t>
      </w:r>
    </w:p>
    <w:p w14:paraId="70AAB6C2" w14:textId="69AA60F1" w:rsidR="005F71B5" w:rsidRDefault="00221B60" w:rsidP="00780EC0">
      <w:pPr>
        <w:pStyle w:val="NoSpacing"/>
        <w:numPr>
          <w:ilvl w:val="0"/>
          <w:numId w:val="27"/>
        </w:numPr>
        <w:jc w:val="both"/>
      </w:pPr>
      <w:r>
        <w:t>Authorized signer</w:t>
      </w:r>
      <w:r w:rsidR="005F71B5">
        <w:t xml:space="preserve"> has been invited to </w:t>
      </w:r>
      <w:r w:rsidR="00177881">
        <w:t>apply</w:t>
      </w:r>
      <w:r w:rsidR="005F71B5">
        <w:t>, but has not</w:t>
      </w:r>
      <w:r w:rsidR="000E4ED8">
        <w:t xml:space="preserve"> taken action by using the resume function</w:t>
      </w:r>
      <w:r w:rsidR="005F71B5">
        <w:t>.</w:t>
      </w:r>
    </w:p>
    <w:p w14:paraId="750FB2E1" w14:textId="77777777" w:rsidR="00780EC0" w:rsidRDefault="00780EC0" w:rsidP="00780EC0">
      <w:pPr>
        <w:pStyle w:val="NoSpacing"/>
        <w:jc w:val="both"/>
      </w:pPr>
    </w:p>
    <w:p w14:paraId="764E4C5C" w14:textId="77777777" w:rsidR="00780EC0" w:rsidRDefault="00780EC0" w:rsidP="00780EC0">
      <w:pPr>
        <w:pStyle w:val="NoSpacing"/>
        <w:jc w:val="both"/>
      </w:pPr>
      <w:r>
        <w:rPr>
          <w:b/>
          <w:u w:val="single"/>
        </w:rPr>
        <w:t>Subject Line</w:t>
      </w:r>
    </w:p>
    <w:p w14:paraId="34D4518B" w14:textId="77777777" w:rsidR="00780EC0" w:rsidRDefault="00780EC0" w:rsidP="00780EC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780EC0" w:rsidRPr="00F96A95" w14:paraId="204B7CAD" w14:textId="77777777" w:rsidTr="001908EF">
        <w:tc>
          <w:tcPr>
            <w:tcW w:w="10070" w:type="dxa"/>
          </w:tcPr>
          <w:p w14:paraId="50491F88" w14:textId="6AAA22CC" w:rsidR="00780EC0" w:rsidRPr="00F96A95" w:rsidRDefault="00BA6023" w:rsidP="001908EF">
            <w:pPr>
              <w:pStyle w:val="NoSpacing"/>
              <w:jc w:val="both"/>
              <w:rPr>
                <w:sz w:val="20"/>
                <w:szCs w:val="20"/>
              </w:rPr>
            </w:pPr>
            <w:r>
              <w:rPr>
                <w:sz w:val="20"/>
                <w:szCs w:val="20"/>
              </w:rPr>
              <w:t xml:space="preserve">A reminder about your CWB </w:t>
            </w:r>
            <w:r w:rsidR="00221B60">
              <w:rPr>
                <w:sz w:val="20"/>
                <w:szCs w:val="20"/>
              </w:rPr>
              <w:t xml:space="preserve">business </w:t>
            </w:r>
            <w:r>
              <w:rPr>
                <w:sz w:val="20"/>
                <w:szCs w:val="20"/>
              </w:rPr>
              <w:t>application</w:t>
            </w:r>
          </w:p>
        </w:tc>
      </w:tr>
    </w:tbl>
    <w:p w14:paraId="0AFAAB47" w14:textId="77777777" w:rsidR="00780EC0" w:rsidRDefault="00780EC0" w:rsidP="00780EC0">
      <w:pPr>
        <w:pStyle w:val="NoSpacing"/>
        <w:jc w:val="both"/>
      </w:pPr>
    </w:p>
    <w:p w14:paraId="4D897FA2" w14:textId="77777777" w:rsidR="00780EC0" w:rsidRDefault="00780EC0" w:rsidP="00780EC0">
      <w:pPr>
        <w:pStyle w:val="NoSpacing"/>
        <w:jc w:val="both"/>
      </w:pPr>
      <w:r>
        <w:rPr>
          <w:b/>
          <w:u w:val="single"/>
        </w:rPr>
        <w:t>Message Body</w:t>
      </w:r>
    </w:p>
    <w:p w14:paraId="2EF25693" w14:textId="77777777" w:rsidR="00780EC0" w:rsidRDefault="00780EC0" w:rsidP="00780EC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780EC0" w:rsidRPr="00F96A95" w14:paraId="11649C4C" w14:textId="77777777" w:rsidTr="001908EF">
        <w:tc>
          <w:tcPr>
            <w:tcW w:w="10070" w:type="dxa"/>
          </w:tcPr>
          <w:p w14:paraId="2041076A" w14:textId="4855E1E1" w:rsidR="00780EC0" w:rsidRPr="00780EC0" w:rsidRDefault="00780EC0" w:rsidP="00780EC0">
            <w:pPr>
              <w:pStyle w:val="NoSpacing"/>
              <w:jc w:val="both"/>
              <w:rPr>
                <w:sz w:val="20"/>
                <w:szCs w:val="20"/>
              </w:rPr>
            </w:pPr>
            <w:r w:rsidRPr="00780EC0">
              <w:rPr>
                <w:sz w:val="20"/>
                <w:szCs w:val="20"/>
              </w:rPr>
              <w:t>He</w:t>
            </w:r>
            <w:r w:rsidR="00BA6023">
              <w:rPr>
                <w:sz w:val="20"/>
                <w:szCs w:val="20"/>
              </w:rPr>
              <w:t>llo</w:t>
            </w:r>
            <w:r w:rsidRPr="00780EC0">
              <w:rPr>
                <w:sz w:val="20"/>
                <w:szCs w:val="20"/>
              </w:rPr>
              <w:t xml:space="preserve"> &lt;&lt;</w:t>
            </w:r>
            <w:r>
              <w:rPr>
                <w:sz w:val="20"/>
                <w:szCs w:val="20"/>
              </w:rPr>
              <w:t xml:space="preserve"> </w:t>
            </w:r>
            <w:r w:rsidRPr="00780EC0">
              <w:rPr>
                <w:sz w:val="20"/>
                <w:szCs w:val="20"/>
              </w:rPr>
              <w:t>First Name&gt;&gt;,</w:t>
            </w:r>
          </w:p>
          <w:p w14:paraId="79C6403A" w14:textId="4CE3C721" w:rsidR="00780EC0" w:rsidRDefault="00780EC0" w:rsidP="00780EC0">
            <w:pPr>
              <w:pStyle w:val="NoSpacing"/>
              <w:jc w:val="both"/>
              <w:rPr>
                <w:sz w:val="20"/>
                <w:szCs w:val="20"/>
              </w:rPr>
            </w:pPr>
          </w:p>
          <w:p w14:paraId="54641466" w14:textId="77777777" w:rsidR="00BA6023" w:rsidRDefault="00BA6023" w:rsidP="00BA6023">
            <w:pPr>
              <w:pStyle w:val="NoSpacing"/>
              <w:jc w:val="both"/>
              <w:rPr>
                <w:sz w:val="20"/>
                <w:szCs w:val="20"/>
              </w:rPr>
            </w:pPr>
            <w:r w:rsidRPr="00FD3141">
              <w:rPr>
                <w:sz w:val="20"/>
                <w:szCs w:val="20"/>
              </w:rPr>
              <w:t xml:space="preserve">We’re looking forward to the opportunity to build a great banking relationship with you! </w:t>
            </w:r>
          </w:p>
          <w:p w14:paraId="1E6F63F9" w14:textId="77777777" w:rsidR="00BA6023" w:rsidRDefault="00BA6023" w:rsidP="00BA6023">
            <w:pPr>
              <w:pStyle w:val="NoSpacing"/>
              <w:jc w:val="both"/>
              <w:rPr>
                <w:sz w:val="20"/>
                <w:szCs w:val="20"/>
              </w:rPr>
            </w:pPr>
          </w:p>
          <w:p w14:paraId="325B15E8" w14:textId="57923576" w:rsidR="00BA6023" w:rsidRPr="00FD3141" w:rsidRDefault="00BA6023" w:rsidP="00BA6023">
            <w:pPr>
              <w:pStyle w:val="NoSpacing"/>
              <w:jc w:val="both"/>
              <w:rPr>
                <w:sz w:val="20"/>
                <w:szCs w:val="20"/>
              </w:rPr>
            </w:pPr>
            <w:r w:rsidRPr="00FD3141">
              <w:rPr>
                <w:sz w:val="20"/>
                <w:szCs w:val="20"/>
              </w:rPr>
              <w:t xml:space="preserve">At this time, your </w:t>
            </w:r>
            <w:commentRangeStart w:id="226"/>
            <w:r w:rsidR="007B4475">
              <w:rPr>
                <w:sz w:val="20"/>
                <w:szCs w:val="20"/>
              </w:rPr>
              <w:t xml:space="preserve">business </w:t>
            </w:r>
            <w:r w:rsidRPr="00FD3141">
              <w:rPr>
                <w:sz w:val="20"/>
                <w:szCs w:val="20"/>
              </w:rPr>
              <w:t xml:space="preserve">application </w:t>
            </w:r>
            <w:commentRangeEnd w:id="226"/>
            <w:r w:rsidR="00A170D8">
              <w:rPr>
                <w:rStyle w:val="CommentReference"/>
                <w:rFonts w:eastAsiaTheme="minorEastAsia"/>
                <w:lang w:eastAsia="en-CA"/>
              </w:rPr>
              <w:commentReference w:id="226"/>
            </w:r>
            <w:r w:rsidRPr="00FD3141">
              <w:rPr>
                <w:sz w:val="20"/>
                <w:szCs w:val="20"/>
              </w:rPr>
              <w:t xml:space="preserve">with Canadian Western Bank (CWB) is still incomplete. </w:t>
            </w:r>
          </w:p>
          <w:p w14:paraId="6B6445F0" w14:textId="77777777" w:rsidR="00BA6023" w:rsidRDefault="00BA6023" w:rsidP="00BA6023">
            <w:pPr>
              <w:pStyle w:val="NoSpacing"/>
              <w:jc w:val="both"/>
              <w:rPr>
                <w:sz w:val="20"/>
                <w:szCs w:val="20"/>
              </w:rPr>
            </w:pPr>
          </w:p>
          <w:p w14:paraId="5FD644F2" w14:textId="7FD54862" w:rsidR="00780EC0" w:rsidRPr="00780EC0" w:rsidRDefault="00BA6023" w:rsidP="00BA6023">
            <w:pPr>
              <w:pStyle w:val="NoSpacing"/>
              <w:jc w:val="both"/>
              <w:rPr>
                <w:sz w:val="20"/>
                <w:szCs w:val="20"/>
              </w:rPr>
            </w:pPr>
            <w:r w:rsidRPr="00FD3141">
              <w:rPr>
                <w:sz w:val="20"/>
                <w:szCs w:val="20"/>
              </w:rPr>
              <w:t>Finish it</w:t>
            </w:r>
            <w:r>
              <w:rPr>
                <w:sz w:val="20"/>
                <w:szCs w:val="20"/>
              </w:rPr>
              <w:t xml:space="preserve"> up in just a few minutes:</w:t>
            </w:r>
          </w:p>
          <w:p w14:paraId="3A1FDB32" w14:textId="77777777" w:rsidR="00780EC0" w:rsidRPr="00780EC0" w:rsidRDefault="00780EC0" w:rsidP="00780EC0">
            <w:pPr>
              <w:pStyle w:val="NoSpacing"/>
              <w:jc w:val="both"/>
              <w:rPr>
                <w:sz w:val="20"/>
                <w:szCs w:val="20"/>
              </w:rPr>
            </w:pPr>
          </w:p>
          <w:p w14:paraId="7328DA7D" w14:textId="7990C216" w:rsidR="00780EC0" w:rsidRPr="00780EC0" w:rsidRDefault="005F71B5" w:rsidP="00780EC0">
            <w:pPr>
              <w:pStyle w:val="NoSpacing"/>
              <w:jc w:val="both"/>
              <w:rPr>
                <w:b/>
                <w:sz w:val="20"/>
                <w:szCs w:val="20"/>
                <w:u w:val="single"/>
              </w:rPr>
            </w:pPr>
            <w:commentRangeStart w:id="227"/>
            <w:r>
              <w:rPr>
                <w:b/>
                <w:sz w:val="20"/>
                <w:szCs w:val="20"/>
                <w:u w:val="single"/>
              </w:rPr>
              <w:t>Complete</w:t>
            </w:r>
            <w:r w:rsidR="00BA6023">
              <w:rPr>
                <w:b/>
                <w:sz w:val="20"/>
                <w:szCs w:val="20"/>
                <w:u w:val="single"/>
              </w:rPr>
              <w:t xml:space="preserve"> my </w:t>
            </w:r>
            <w:r w:rsidR="007B4475">
              <w:rPr>
                <w:b/>
                <w:sz w:val="20"/>
                <w:szCs w:val="20"/>
                <w:u w:val="single"/>
              </w:rPr>
              <w:t xml:space="preserve">business </w:t>
            </w:r>
            <w:r w:rsidR="00BA6023">
              <w:rPr>
                <w:b/>
                <w:sz w:val="20"/>
                <w:szCs w:val="20"/>
                <w:u w:val="single"/>
              </w:rPr>
              <w:t>application n</w:t>
            </w:r>
            <w:r w:rsidR="00780EC0" w:rsidRPr="00780EC0">
              <w:rPr>
                <w:b/>
                <w:sz w:val="20"/>
                <w:szCs w:val="20"/>
                <w:u w:val="single"/>
              </w:rPr>
              <w:t>ow</w:t>
            </w:r>
            <w:commentRangeEnd w:id="227"/>
            <w:r w:rsidR="00A170D8">
              <w:rPr>
                <w:rStyle w:val="CommentReference"/>
                <w:rFonts w:eastAsiaTheme="minorEastAsia"/>
                <w:lang w:eastAsia="en-CA"/>
              </w:rPr>
              <w:commentReference w:id="227"/>
            </w:r>
          </w:p>
          <w:p w14:paraId="0152D8A3" w14:textId="77777777" w:rsidR="00780EC0" w:rsidRPr="00780EC0" w:rsidRDefault="00780EC0" w:rsidP="00780EC0">
            <w:pPr>
              <w:pStyle w:val="NoSpacing"/>
              <w:jc w:val="both"/>
              <w:rPr>
                <w:sz w:val="20"/>
                <w:szCs w:val="20"/>
              </w:rPr>
            </w:pPr>
          </w:p>
          <w:p w14:paraId="624D95FE" w14:textId="21C756E6" w:rsidR="00780EC0" w:rsidRPr="00780EC0" w:rsidRDefault="00780EC0" w:rsidP="00780EC0">
            <w:pPr>
              <w:pStyle w:val="NoSpacing"/>
              <w:jc w:val="both"/>
              <w:rPr>
                <w:sz w:val="20"/>
                <w:szCs w:val="20"/>
              </w:rPr>
            </w:pPr>
            <w:r w:rsidRPr="00780EC0">
              <w:rPr>
                <w:sz w:val="20"/>
                <w:szCs w:val="20"/>
              </w:rPr>
              <w:t>If you nee</w:t>
            </w:r>
            <w:r w:rsidR="00BA6023">
              <w:rPr>
                <w:sz w:val="20"/>
                <w:szCs w:val="20"/>
              </w:rPr>
              <w:t>d more information, please</w:t>
            </w:r>
            <w:r w:rsidRPr="00780EC0">
              <w:rPr>
                <w:sz w:val="20"/>
                <w:szCs w:val="20"/>
              </w:rPr>
              <w:t xml:space="preserve"> email us at </w:t>
            </w:r>
            <w:r w:rsidR="007B4475">
              <w:rPr>
                <w:b/>
                <w:sz w:val="20"/>
                <w:szCs w:val="20"/>
                <w:u w:val="single"/>
              </w:rPr>
              <w:t>business</w:t>
            </w:r>
            <w:r w:rsidR="00BA6023" w:rsidRPr="00BA6023">
              <w:rPr>
                <w:b/>
                <w:sz w:val="20"/>
                <w:szCs w:val="20"/>
                <w:u w:val="single"/>
              </w:rPr>
              <w:t>-onboarding@cwbank.com</w:t>
            </w:r>
            <w:r w:rsidR="00BA6023">
              <w:rPr>
                <w:sz w:val="20"/>
                <w:szCs w:val="20"/>
              </w:rPr>
              <w:t>.</w:t>
            </w:r>
          </w:p>
          <w:p w14:paraId="558014A1" w14:textId="63180DA4" w:rsidR="00780EC0" w:rsidRDefault="00780EC0" w:rsidP="00780EC0">
            <w:pPr>
              <w:pStyle w:val="NoSpacing"/>
              <w:jc w:val="both"/>
              <w:rPr>
                <w:sz w:val="20"/>
                <w:szCs w:val="20"/>
              </w:rPr>
            </w:pPr>
          </w:p>
          <w:p w14:paraId="2F67D2D3" w14:textId="77777777" w:rsidR="008C391B" w:rsidRDefault="008C391B" w:rsidP="008C391B">
            <w:pPr>
              <w:pStyle w:val="NoSpacing"/>
              <w:jc w:val="both"/>
              <w:rPr>
                <w:sz w:val="20"/>
                <w:szCs w:val="20"/>
              </w:rPr>
            </w:pPr>
            <w:r>
              <w:rPr>
                <w:sz w:val="20"/>
                <w:szCs w:val="20"/>
              </w:rPr>
              <w:t>Your reference number is &lt;&lt;Application Number&gt;&gt;.</w:t>
            </w:r>
          </w:p>
          <w:p w14:paraId="2CD03F85" w14:textId="77777777" w:rsidR="008C391B" w:rsidRPr="00780EC0" w:rsidRDefault="008C391B" w:rsidP="00780EC0">
            <w:pPr>
              <w:pStyle w:val="NoSpacing"/>
              <w:jc w:val="both"/>
              <w:rPr>
                <w:sz w:val="20"/>
                <w:szCs w:val="20"/>
              </w:rPr>
            </w:pPr>
          </w:p>
          <w:p w14:paraId="11DB03F9" w14:textId="775D6714" w:rsidR="00780EC0" w:rsidRDefault="00BA6023" w:rsidP="00780EC0">
            <w:pPr>
              <w:pStyle w:val="NoSpacing"/>
              <w:jc w:val="both"/>
              <w:rPr>
                <w:sz w:val="20"/>
                <w:szCs w:val="20"/>
              </w:rPr>
            </w:pPr>
            <w:r w:rsidRPr="00BA6023">
              <w:rPr>
                <w:sz w:val="20"/>
                <w:szCs w:val="20"/>
              </w:rPr>
              <w:t>We look forward to the opportunity to help you</w:t>
            </w:r>
            <w:r w:rsidR="007B4475">
              <w:rPr>
                <w:sz w:val="20"/>
                <w:szCs w:val="20"/>
              </w:rPr>
              <w:t>r business</w:t>
            </w:r>
            <w:r w:rsidRPr="00BA6023">
              <w:rPr>
                <w:sz w:val="20"/>
                <w:szCs w:val="20"/>
              </w:rPr>
              <w:t xml:space="preserve"> realize </w:t>
            </w:r>
            <w:r w:rsidR="007B4475">
              <w:rPr>
                <w:sz w:val="20"/>
                <w:szCs w:val="20"/>
              </w:rPr>
              <w:t>its</w:t>
            </w:r>
            <w:r w:rsidR="007B4475" w:rsidRPr="00BA6023">
              <w:rPr>
                <w:sz w:val="20"/>
                <w:szCs w:val="20"/>
              </w:rPr>
              <w:t xml:space="preserve"> </w:t>
            </w:r>
            <w:r w:rsidRPr="00BA6023">
              <w:rPr>
                <w:sz w:val="20"/>
                <w:szCs w:val="20"/>
              </w:rPr>
              <w:t>financial potential.</w:t>
            </w:r>
          </w:p>
          <w:p w14:paraId="7EC0C7A0" w14:textId="721ADA20" w:rsidR="00BA6023" w:rsidRDefault="00BA6023" w:rsidP="00780EC0">
            <w:pPr>
              <w:pStyle w:val="NoSpacing"/>
              <w:jc w:val="both"/>
              <w:rPr>
                <w:sz w:val="20"/>
                <w:szCs w:val="20"/>
              </w:rPr>
            </w:pPr>
          </w:p>
          <w:p w14:paraId="0B2EF7D6" w14:textId="2929C368" w:rsidR="00362170" w:rsidRDefault="00362170" w:rsidP="00780EC0">
            <w:pPr>
              <w:pStyle w:val="NoSpacing"/>
              <w:jc w:val="both"/>
              <w:rPr>
                <w:sz w:val="20"/>
                <w:szCs w:val="20"/>
              </w:rPr>
            </w:pPr>
            <w:r>
              <w:rPr>
                <w:sz w:val="20"/>
                <w:szCs w:val="20"/>
              </w:rPr>
              <w:t xml:space="preserve">Thank you, </w:t>
            </w:r>
          </w:p>
          <w:p w14:paraId="423A2547" w14:textId="60D60A2F" w:rsidR="00362170" w:rsidRDefault="00362170" w:rsidP="00780EC0">
            <w:pPr>
              <w:pStyle w:val="NoSpacing"/>
              <w:jc w:val="both"/>
              <w:rPr>
                <w:sz w:val="20"/>
                <w:szCs w:val="20"/>
              </w:rPr>
            </w:pPr>
          </w:p>
          <w:p w14:paraId="0E5199CC" w14:textId="414C4DC8" w:rsidR="00362170" w:rsidRDefault="00362170" w:rsidP="00780EC0">
            <w:pPr>
              <w:pStyle w:val="NoSpacing"/>
              <w:jc w:val="both"/>
              <w:rPr>
                <w:sz w:val="20"/>
                <w:szCs w:val="20"/>
              </w:rPr>
            </w:pPr>
            <w:r>
              <w:rPr>
                <w:sz w:val="20"/>
                <w:szCs w:val="20"/>
              </w:rPr>
              <w:t>Canadian Western Bank</w:t>
            </w:r>
          </w:p>
          <w:p w14:paraId="2750CE6B" w14:textId="77777777" w:rsidR="00362170" w:rsidRPr="00780EC0" w:rsidRDefault="00362170" w:rsidP="00780EC0">
            <w:pPr>
              <w:pStyle w:val="NoSpacing"/>
              <w:jc w:val="both"/>
              <w:rPr>
                <w:sz w:val="20"/>
                <w:szCs w:val="20"/>
              </w:rPr>
            </w:pPr>
          </w:p>
          <w:p w14:paraId="21F00E62" w14:textId="1A342E31" w:rsidR="00780EC0" w:rsidRPr="00F96A95" w:rsidRDefault="00780EC0" w:rsidP="00780EC0">
            <w:pPr>
              <w:pStyle w:val="NoSpacing"/>
              <w:jc w:val="both"/>
              <w:rPr>
                <w:sz w:val="20"/>
                <w:szCs w:val="20"/>
              </w:rPr>
            </w:pPr>
            <w:r w:rsidRPr="00780EC0">
              <w:rPr>
                <w:sz w:val="20"/>
                <w:szCs w:val="20"/>
              </w:rPr>
              <w:t>&lt;&lt;Insert “unsubscribe” footer as per standard Springboard implementation&gt;&gt;</w:t>
            </w:r>
          </w:p>
        </w:tc>
      </w:tr>
    </w:tbl>
    <w:p w14:paraId="5BCCC927" w14:textId="77777777" w:rsidR="00780EC0" w:rsidRDefault="00780EC0" w:rsidP="00780EC0">
      <w:pPr>
        <w:pStyle w:val="NoSpacing"/>
        <w:jc w:val="both"/>
      </w:pPr>
    </w:p>
    <w:p w14:paraId="5A4DCA30" w14:textId="77777777" w:rsidR="00780EC0" w:rsidRDefault="00780EC0" w:rsidP="00780EC0">
      <w:pPr>
        <w:pStyle w:val="NoSpacing"/>
        <w:jc w:val="both"/>
      </w:pPr>
      <w:r>
        <w:rPr>
          <w:b/>
          <w:u w:val="single"/>
        </w:rPr>
        <w:t>Hyperlinks</w:t>
      </w:r>
    </w:p>
    <w:p w14:paraId="7552784A" w14:textId="77777777" w:rsidR="00780EC0" w:rsidRDefault="00780EC0" w:rsidP="00780EC0">
      <w:pPr>
        <w:pStyle w:val="NoSpacing"/>
        <w:jc w:val="both"/>
      </w:pPr>
    </w:p>
    <w:p w14:paraId="77DD9B73" w14:textId="77777777" w:rsidR="00780EC0" w:rsidRDefault="00780EC0" w:rsidP="00780EC0">
      <w:pPr>
        <w:pStyle w:val="NoSpacing"/>
        <w:jc w:val="both"/>
      </w:pPr>
      <w:r>
        <w:t>The message body above includes the following hyperlinked text.</w:t>
      </w:r>
    </w:p>
    <w:p w14:paraId="799E0890" w14:textId="77777777" w:rsidR="00780EC0" w:rsidRPr="00F96A95" w:rsidRDefault="00780EC0" w:rsidP="00780EC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780EC0" w:rsidRPr="00F96A95" w14:paraId="1FCC935F" w14:textId="77777777" w:rsidTr="001908EF">
        <w:tc>
          <w:tcPr>
            <w:tcW w:w="704" w:type="dxa"/>
          </w:tcPr>
          <w:p w14:paraId="3EBB813C" w14:textId="77777777" w:rsidR="00780EC0" w:rsidRPr="00F96A95" w:rsidRDefault="00780EC0" w:rsidP="001908EF">
            <w:pPr>
              <w:pStyle w:val="NoSpacing"/>
              <w:jc w:val="both"/>
              <w:rPr>
                <w:b/>
                <w:sz w:val="20"/>
                <w:szCs w:val="20"/>
              </w:rPr>
            </w:pPr>
            <w:r w:rsidRPr="00F96A95">
              <w:rPr>
                <w:b/>
                <w:sz w:val="20"/>
                <w:szCs w:val="20"/>
              </w:rPr>
              <w:t>Text:</w:t>
            </w:r>
          </w:p>
        </w:tc>
        <w:tc>
          <w:tcPr>
            <w:tcW w:w="9366" w:type="dxa"/>
          </w:tcPr>
          <w:p w14:paraId="3A59BDA1" w14:textId="55486CF1" w:rsidR="00780EC0" w:rsidRPr="00F96A95" w:rsidRDefault="00C85090" w:rsidP="008400F3">
            <w:pPr>
              <w:pStyle w:val="NoSpacing"/>
              <w:jc w:val="both"/>
              <w:rPr>
                <w:b/>
                <w:sz w:val="20"/>
                <w:szCs w:val="20"/>
              </w:rPr>
            </w:pPr>
            <w:r>
              <w:rPr>
                <w:b/>
                <w:sz w:val="20"/>
                <w:szCs w:val="20"/>
              </w:rPr>
              <w:t>“Complete</w:t>
            </w:r>
            <w:r w:rsidR="00780EC0" w:rsidRPr="00DF3C1D">
              <w:rPr>
                <w:b/>
                <w:sz w:val="20"/>
                <w:szCs w:val="20"/>
              </w:rPr>
              <w:t xml:space="preserve"> </w:t>
            </w:r>
            <w:r w:rsidR="007B4475">
              <w:rPr>
                <w:b/>
                <w:sz w:val="20"/>
                <w:szCs w:val="20"/>
              </w:rPr>
              <w:t>my business application now</w:t>
            </w:r>
            <w:r w:rsidR="00780EC0" w:rsidRPr="00DF3C1D">
              <w:rPr>
                <w:b/>
                <w:sz w:val="20"/>
                <w:szCs w:val="20"/>
              </w:rPr>
              <w:t>”</w:t>
            </w:r>
          </w:p>
        </w:tc>
      </w:tr>
      <w:tr w:rsidR="00780EC0" w:rsidRPr="00F96A95" w14:paraId="2483510E" w14:textId="77777777" w:rsidTr="001908EF">
        <w:tc>
          <w:tcPr>
            <w:tcW w:w="704" w:type="dxa"/>
          </w:tcPr>
          <w:p w14:paraId="063E5ABD" w14:textId="77777777" w:rsidR="00780EC0" w:rsidRPr="00F96A95" w:rsidRDefault="00780EC0" w:rsidP="001908EF">
            <w:pPr>
              <w:pStyle w:val="NoSpacing"/>
              <w:jc w:val="both"/>
              <w:rPr>
                <w:sz w:val="20"/>
                <w:szCs w:val="20"/>
              </w:rPr>
            </w:pPr>
            <w:r w:rsidRPr="00F96A95">
              <w:rPr>
                <w:sz w:val="20"/>
                <w:szCs w:val="20"/>
              </w:rPr>
              <w:t>URL:</w:t>
            </w:r>
          </w:p>
        </w:tc>
        <w:tc>
          <w:tcPr>
            <w:tcW w:w="9366" w:type="dxa"/>
          </w:tcPr>
          <w:p w14:paraId="212BB31E" w14:textId="77777777" w:rsidR="00780EC0" w:rsidRPr="00F96A95" w:rsidRDefault="00780EC0" w:rsidP="001908EF">
            <w:pPr>
              <w:pStyle w:val="NoSpacing"/>
              <w:jc w:val="both"/>
              <w:rPr>
                <w:sz w:val="20"/>
                <w:szCs w:val="20"/>
              </w:rPr>
            </w:pPr>
            <w:r w:rsidRPr="00DF3C1D">
              <w:rPr>
                <w:sz w:val="20"/>
                <w:szCs w:val="20"/>
              </w:rPr>
              <w:t>System generated URL directing</w:t>
            </w:r>
            <w:r>
              <w:rPr>
                <w:sz w:val="20"/>
                <w:szCs w:val="20"/>
              </w:rPr>
              <w:t xml:space="preserve"> the user to the resume page</w:t>
            </w:r>
          </w:p>
        </w:tc>
      </w:tr>
    </w:tbl>
    <w:p w14:paraId="65099227" w14:textId="77777777" w:rsidR="00362170" w:rsidRPr="00F96A95" w:rsidRDefault="00362170" w:rsidP="0036217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362170" w:rsidRPr="00F96A95" w14:paraId="00FE0F67" w14:textId="77777777" w:rsidTr="0058587F">
        <w:tc>
          <w:tcPr>
            <w:tcW w:w="704" w:type="dxa"/>
          </w:tcPr>
          <w:p w14:paraId="3B38DAE1" w14:textId="77777777" w:rsidR="00362170" w:rsidRPr="00F96A95" w:rsidRDefault="00362170" w:rsidP="0058587F">
            <w:pPr>
              <w:pStyle w:val="NoSpacing"/>
              <w:jc w:val="both"/>
              <w:rPr>
                <w:b/>
                <w:sz w:val="20"/>
                <w:szCs w:val="20"/>
              </w:rPr>
            </w:pPr>
            <w:r w:rsidRPr="00F96A95">
              <w:rPr>
                <w:b/>
                <w:sz w:val="20"/>
                <w:szCs w:val="20"/>
              </w:rPr>
              <w:t>Text:</w:t>
            </w:r>
          </w:p>
        </w:tc>
        <w:tc>
          <w:tcPr>
            <w:tcW w:w="9366" w:type="dxa"/>
          </w:tcPr>
          <w:p w14:paraId="0F31B51F" w14:textId="56882AFF" w:rsidR="00362170" w:rsidRPr="00F96A95" w:rsidRDefault="00362170" w:rsidP="008400F3">
            <w:pPr>
              <w:pStyle w:val="NoSpacing"/>
              <w:jc w:val="both"/>
              <w:rPr>
                <w:b/>
                <w:sz w:val="20"/>
                <w:szCs w:val="20"/>
              </w:rPr>
            </w:pPr>
            <w:r w:rsidRPr="00955208">
              <w:rPr>
                <w:b/>
                <w:sz w:val="20"/>
                <w:szCs w:val="20"/>
              </w:rPr>
              <w:t>“</w:t>
            </w:r>
            <w:r w:rsidR="007B4475">
              <w:rPr>
                <w:b/>
                <w:sz w:val="20"/>
                <w:szCs w:val="20"/>
                <w:u w:val="single"/>
              </w:rPr>
              <w:t>business</w:t>
            </w:r>
            <w:r w:rsidRPr="00BA3D49">
              <w:rPr>
                <w:b/>
                <w:sz w:val="20"/>
                <w:szCs w:val="20"/>
                <w:u w:val="single"/>
              </w:rPr>
              <w:t>-onboarding@cwbank.com</w:t>
            </w:r>
            <w:r w:rsidRPr="00955208">
              <w:rPr>
                <w:b/>
                <w:sz w:val="20"/>
                <w:szCs w:val="20"/>
              </w:rPr>
              <w:t>”</w:t>
            </w:r>
          </w:p>
        </w:tc>
      </w:tr>
      <w:tr w:rsidR="00362170" w:rsidRPr="00F96A95" w14:paraId="2AE333D0" w14:textId="77777777" w:rsidTr="0058587F">
        <w:tc>
          <w:tcPr>
            <w:tcW w:w="704" w:type="dxa"/>
          </w:tcPr>
          <w:p w14:paraId="2DA18B2E" w14:textId="77777777" w:rsidR="00362170" w:rsidRPr="00F96A95" w:rsidRDefault="00362170" w:rsidP="0058587F">
            <w:pPr>
              <w:pStyle w:val="NoSpacing"/>
              <w:jc w:val="both"/>
              <w:rPr>
                <w:sz w:val="20"/>
                <w:szCs w:val="20"/>
              </w:rPr>
            </w:pPr>
            <w:r w:rsidRPr="00F96A95">
              <w:rPr>
                <w:sz w:val="20"/>
                <w:szCs w:val="20"/>
              </w:rPr>
              <w:t>URL:</w:t>
            </w:r>
          </w:p>
        </w:tc>
        <w:tc>
          <w:tcPr>
            <w:tcW w:w="9366" w:type="dxa"/>
          </w:tcPr>
          <w:p w14:paraId="2965365C" w14:textId="40E6637C" w:rsidR="00362170" w:rsidRPr="00F96A95" w:rsidRDefault="00362170" w:rsidP="008400F3">
            <w:pPr>
              <w:pStyle w:val="NoSpacing"/>
              <w:jc w:val="both"/>
              <w:rPr>
                <w:sz w:val="20"/>
                <w:szCs w:val="20"/>
              </w:rPr>
            </w:pPr>
            <w:r w:rsidRPr="00955208">
              <w:rPr>
                <w:sz w:val="20"/>
                <w:szCs w:val="20"/>
              </w:rPr>
              <w:t>mailto:</w:t>
            </w:r>
            <w:r w:rsidR="007B4475">
              <w:rPr>
                <w:sz w:val="20"/>
                <w:szCs w:val="20"/>
              </w:rPr>
              <w:t>business</w:t>
            </w:r>
            <w:r w:rsidRPr="00A90282">
              <w:rPr>
                <w:sz w:val="20"/>
                <w:szCs w:val="20"/>
              </w:rPr>
              <w:t>-onboarding@cwbank.com</w:t>
            </w:r>
          </w:p>
        </w:tc>
      </w:tr>
    </w:tbl>
    <w:p w14:paraId="69478039" w14:textId="77777777" w:rsidR="00362170" w:rsidRDefault="00362170" w:rsidP="00362170">
      <w:pPr>
        <w:pStyle w:val="NoSpacing"/>
        <w:jc w:val="both"/>
      </w:pPr>
    </w:p>
    <w:p w14:paraId="423D3095" w14:textId="77777777" w:rsidR="00780EC0" w:rsidRDefault="00780EC0" w:rsidP="00780EC0">
      <w:pPr>
        <w:pStyle w:val="NoSpacing"/>
        <w:jc w:val="both"/>
      </w:pPr>
      <w:r>
        <w:rPr>
          <w:b/>
          <w:u w:val="single"/>
        </w:rPr>
        <w:t>Attachments</w:t>
      </w:r>
    </w:p>
    <w:p w14:paraId="32C9362D" w14:textId="17A4D420" w:rsidR="008B0D37" w:rsidRPr="009C582A" w:rsidRDefault="00780EC0" w:rsidP="00A27E46">
      <w:pPr>
        <w:pStyle w:val="NoSpacing"/>
        <w:jc w:val="both"/>
      </w:pPr>
      <w:r>
        <w:t>This message does not require attachments.</w:t>
      </w:r>
      <w:r w:rsidR="008B0D37">
        <w:rPr>
          <w:color w:val="937A46"/>
          <w:sz w:val="20"/>
          <w:szCs w:val="20"/>
        </w:rPr>
        <w:br w:type="page"/>
      </w:r>
    </w:p>
    <w:p w14:paraId="5B2F86A8" w14:textId="50CC1486" w:rsidR="008B0D37" w:rsidRDefault="009C582A" w:rsidP="008B0D37">
      <w:pPr>
        <w:pStyle w:val="Heading2"/>
        <w:keepNext/>
        <w:spacing w:after="0" w:line="240" w:lineRule="auto"/>
      </w:pPr>
      <w:bookmarkStart w:id="228" w:name="_Toc55555404"/>
      <w:r>
        <w:lastRenderedPageBreak/>
        <w:t>3.8</w:t>
      </w:r>
      <w:r w:rsidR="008B0D37">
        <w:tab/>
        <w:t>Manual Ident</w:t>
      </w:r>
      <w:r w:rsidR="00234D17">
        <w:t>ity Verification Instructions E</w:t>
      </w:r>
      <w:r w:rsidR="008B0D37">
        <w:t>mail</w:t>
      </w:r>
      <w:bookmarkEnd w:id="228"/>
    </w:p>
    <w:p w14:paraId="494DC37B" w14:textId="77777777" w:rsidR="008B0D37" w:rsidRDefault="008B0D37" w:rsidP="008B0D37">
      <w:pPr>
        <w:pStyle w:val="NoSpacing"/>
        <w:jc w:val="both"/>
      </w:pPr>
    </w:p>
    <w:p w14:paraId="47512777" w14:textId="77777777" w:rsidR="008B0D37" w:rsidRPr="006B729E" w:rsidRDefault="008B0D37" w:rsidP="008B0D37">
      <w:pPr>
        <w:pStyle w:val="NoSpacing"/>
        <w:jc w:val="both"/>
        <w:rPr>
          <w:b/>
          <w:u w:val="single"/>
        </w:rPr>
      </w:pPr>
      <w:r>
        <w:rPr>
          <w:b/>
          <w:u w:val="single"/>
        </w:rPr>
        <w:t>Trigger Events</w:t>
      </w:r>
    </w:p>
    <w:p w14:paraId="0F63DBA5" w14:textId="77777777" w:rsidR="008B0D37" w:rsidRDefault="008B0D37" w:rsidP="008B0D37">
      <w:pPr>
        <w:pStyle w:val="NoSpacing"/>
        <w:jc w:val="both"/>
      </w:pPr>
    </w:p>
    <w:p w14:paraId="04EE1380" w14:textId="5C85CC7F" w:rsidR="008B0D37" w:rsidRDefault="00234D17" w:rsidP="008B0D37">
      <w:pPr>
        <w:pStyle w:val="NoSpacing"/>
        <w:jc w:val="both"/>
      </w:pPr>
      <w:r>
        <w:t>This e</w:t>
      </w:r>
      <w:r w:rsidR="008B0D37">
        <w:t xml:space="preserve">mail is sent to applicants </w:t>
      </w:r>
      <w:r w:rsidR="003E3078">
        <w:t xml:space="preserve">or authorized signers </w:t>
      </w:r>
      <w:r w:rsidR="008B0D37">
        <w:t>who request manual identity verification.  The following event</w:t>
      </w:r>
      <w:r>
        <w:t xml:space="preserve"> triggers the sending of this e</w:t>
      </w:r>
      <w:r w:rsidR="008B0D37">
        <w:t>mail.</w:t>
      </w:r>
    </w:p>
    <w:p w14:paraId="3C6EBEB6" w14:textId="77777777" w:rsidR="008B0D37" w:rsidRDefault="008B0D37" w:rsidP="008B0D37">
      <w:pPr>
        <w:pStyle w:val="NoSpacing"/>
        <w:jc w:val="both"/>
      </w:pPr>
    </w:p>
    <w:p w14:paraId="2B918CB5" w14:textId="278B4383" w:rsidR="008B0D37" w:rsidRDefault="008B0D37" w:rsidP="008B0D37">
      <w:pPr>
        <w:pStyle w:val="NoSpacing"/>
        <w:numPr>
          <w:ilvl w:val="0"/>
          <w:numId w:val="29"/>
        </w:numPr>
        <w:jc w:val="both"/>
      </w:pPr>
      <w:r>
        <w:t>Applicant (primary or co-applicant) selects “Manual IDV as their method of choice on the “Alternate IDV” page.</w:t>
      </w:r>
    </w:p>
    <w:p w14:paraId="24A9CA30" w14:textId="77777777" w:rsidR="008B0D37" w:rsidRDefault="008B0D37" w:rsidP="008B0D37">
      <w:pPr>
        <w:pStyle w:val="NoSpacing"/>
        <w:ind w:left="720"/>
        <w:jc w:val="both"/>
      </w:pPr>
    </w:p>
    <w:p w14:paraId="09CFB740" w14:textId="77777777" w:rsidR="008B0D37" w:rsidRDefault="008B0D37" w:rsidP="008B0D37">
      <w:pPr>
        <w:pStyle w:val="NoSpacing"/>
        <w:jc w:val="both"/>
      </w:pPr>
      <w:r>
        <w:rPr>
          <w:b/>
          <w:u w:val="single"/>
        </w:rPr>
        <w:t>Subject Line</w:t>
      </w:r>
    </w:p>
    <w:p w14:paraId="00B5CE46" w14:textId="77777777" w:rsidR="008B0D37" w:rsidRDefault="008B0D37" w:rsidP="008B0D3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D37" w:rsidRPr="00F96A95" w14:paraId="5AA84573" w14:textId="77777777" w:rsidTr="001908EF">
        <w:tc>
          <w:tcPr>
            <w:tcW w:w="10070" w:type="dxa"/>
          </w:tcPr>
          <w:p w14:paraId="59B6F37F" w14:textId="569F02E2" w:rsidR="008B0D37" w:rsidRPr="00F96A95" w:rsidRDefault="008B0D37" w:rsidP="001908EF">
            <w:pPr>
              <w:pStyle w:val="NoSpacing"/>
              <w:jc w:val="both"/>
              <w:rPr>
                <w:sz w:val="20"/>
                <w:szCs w:val="20"/>
              </w:rPr>
            </w:pPr>
            <w:r w:rsidRPr="008B0D37">
              <w:rPr>
                <w:sz w:val="20"/>
                <w:szCs w:val="20"/>
              </w:rPr>
              <w:t>Additional information re</w:t>
            </w:r>
            <w:r w:rsidR="009517F2">
              <w:rPr>
                <w:sz w:val="20"/>
                <w:szCs w:val="20"/>
              </w:rPr>
              <w:t xml:space="preserve">quired for your CWB </w:t>
            </w:r>
            <w:r w:rsidR="003E3078">
              <w:rPr>
                <w:sz w:val="20"/>
                <w:szCs w:val="20"/>
              </w:rPr>
              <w:t xml:space="preserve">business </w:t>
            </w:r>
            <w:r w:rsidR="009517F2">
              <w:rPr>
                <w:sz w:val="20"/>
                <w:szCs w:val="20"/>
              </w:rPr>
              <w:t>application</w:t>
            </w:r>
          </w:p>
        </w:tc>
      </w:tr>
    </w:tbl>
    <w:p w14:paraId="047D2AD1" w14:textId="69253E76" w:rsidR="008B0D37" w:rsidRDefault="008B0D37" w:rsidP="008B0D37">
      <w:pPr>
        <w:pStyle w:val="NoSpacing"/>
        <w:jc w:val="both"/>
      </w:pPr>
    </w:p>
    <w:p w14:paraId="54DA2B8D" w14:textId="77777777" w:rsidR="009517F2" w:rsidRDefault="009517F2" w:rsidP="008B0D37">
      <w:pPr>
        <w:pStyle w:val="NoSpacing"/>
        <w:jc w:val="both"/>
      </w:pPr>
    </w:p>
    <w:p w14:paraId="50E045D4" w14:textId="77777777" w:rsidR="008B0D37" w:rsidRDefault="008B0D37" w:rsidP="008B0D37">
      <w:pPr>
        <w:pStyle w:val="NoSpacing"/>
        <w:jc w:val="both"/>
      </w:pPr>
      <w:r>
        <w:rPr>
          <w:b/>
          <w:u w:val="single"/>
        </w:rPr>
        <w:t>Message Body</w:t>
      </w:r>
    </w:p>
    <w:p w14:paraId="46E3AECE" w14:textId="77777777" w:rsidR="008B0D37" w:rsidRDefault="008B0D37" w:rsidP="008B0D3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D37" w:rsidRPr="00F96A95" w14:paraId="0AF9845B" w14:textId="77777777" w:rsidTr="001908EF">
        <w:tc>
          <w:tcPr>
            <w:tcW w:w="10070" w:type="dxa"/>
          </w:tcPr>
          <w:p w14:paraId="7BB6EB2D" w14:textId="090545D9" w:rsidR="008B0D37" w:rsidRDefault="00BB5B7F" w:rsidP="008B0D37">
            <w:pPr>
              <w:pStyle w:val="NoSpacing"/>
              <w:jc w:val="both"/>
              <w:rPr>
                <w:sz w:val="20"/>
                <w:szCs w:val="20"/>
              </w:rPr>
            </w:pPr>
            <w:r>
              <w:rPr>
                <w:sz w:val="20"/>
                <w:szCs w:val="20"/>
              </w:rPr>
              <w:t>Hello</w:t>
            </w:r>
            <w:r w:rsidRPr="008B0ED2">
              <w:rPr>
                <w:sz w:val="20"/>
                <w:szCs w:val="20"/>
              </w:rPr>
              <w:t xml:space="preserve"> &lt;&lt;First Name&gt;&gt;,</w:t>
            </w:r>
          </w:p>
          <w:p w14:paraId="67F095C9" w14:textId="77777777" w:rsidR="00BB5B7F" w:rsidRPr="008B0D37" w:rsidRDefault="00BB5B7F" w:rsidP="008B0D37">
            <w:pPr>
              <w:pStyle w:val="NoSpacing"/>
              <w:jc w:val="both"/>
              <w:rPr>
                <w:sz w:val="20"/>
                <w:szCs w:val="20"/>
              </w:rPr>
            </w:pPr>
          </w:p>
          <w:p w14:paraId="21E99241" w14:textId="77777777" w:rsidR="009517F2" w:rsidRDefault="008B0D37" w:rsidP="008B0D37">
            <w:pPr>
              <w:pStyle w:val="NoSpacing"/>
              <w:jc w:val="both"/>
              <w:rPr>
                <w:sz w:val="20"/>
                <w:szCs w:val="20"/>
              </w:rPr>
            </w:pPr>
            <w:r w:rsidRPr="008B0D37">
              <w:rPr>
                <w:sz w:val="20"/>
                <w:szCs w:val="20"/>
              </w:rPr>
              <w:t xml:space="preserve">Thank you for your interest in </w:t>
            </w:r>
            <w:r w:rsidR="009517F2">
              <w:rPr>
                <w:sz w:val="20"/>
                <w:szCs w:val="20"/>
              </w:rPr>
              <w:t>Canadian Western Bank (CWB).</w:t>
            </w:r>
          </w:p>
          <w:p w14:paraId="600FBEDE" w14:textId="77777777" w:rsidR="009517F2" w:rsidRDefault="009517F2" w:rsidP="008B0D37">
            <w:pPr>
              <w:pStyle w:val="NoSpacing"/>
              <w:jc w:val="both"/>
              <w:rPr>
                <w:sz w:val="20"/>
                <w:szCs w:val="20"/>
              </w:rPr>
            </w:pPr>
          </w:p>
          <w:p w14:paraId="09B72EA2" w14:textId="77777777" w:rsidR="009517F2" w:rsidRPr="009517F2" w:rsidRDefault="009517F2" w:rsidP="009517F2">
            <w:pPr>
              <w:pStyle w:val="NoSpacing"/>
              <w:jc w:val="both"/>
              <w:rPr>
                <w:sz w:val="20"/>
                <w:szCs w:val="20"/>
              </w:rPr>
            </w:pPr>
            <w:r w:rsidRPr="009517F2">
              <w:rPr>
                <w:sz w:val="20"/>
                <w:szCs w:val="20"/>
              </w:rPr>
              <w:t xml:space="preserve">We look forward to building a great banking relationship with you! </w:t>
            </w:r>
          </w:p>
          <w:p w14:paraId="5384BCD7" w14:textId="77777777" w:rsidR="009517F2" w:rsidRPr="009517F2" w:rsidRDefault="009517F2" w:rsidP="009517F2">
            <w:pPr>
              <w:pStyle w:val="NoSpacing"/>
              <w:jc w:val="both"/>
              <w:rPr>
                <w:sz w:val="20"/>
                <w:szCs w:val="20"/>
              </w:rPr>
            </w:pPr>
          </w:p>
          <w:p w14:paraId="52AD296B" w14:textId="264D6298" w:rsidR="009517F2" w:rsidRPr="009517F2" w:rsidRDefault="009517F2" w:rsidP="009517F2">
            <w:pPr>
              <w:pStyle w:val="NoSpacing"/>
              <w:jc w:val="both"/>
              <w:rPr>
                <w:b/>
                <w:sz w:val="20"/>
                <w:szCs w:val="20"/>
                <w:u w:val="single"/>
              </w:rPr>
            </w:pPr>
            <w:r w:rsidRPr="009517F2">
              <w:rPr>
                <w:b/>
                <w:sz w:val="20"/>
                <w:szCs w:val="20"/>
                <w:u w:val="single"/>
              </w:rPr>
              <w:t>Here’s what we need from you:</w:t>
            </w:r>
          </w:p>
          <w:p w14:paraId="301DC513" w14:textId="77777777" w:rsidR="009517F2" w:rsidRDefault="009517F2" w:rsidP="008B0D37">
            <w:pPr>
              <w:pStyle w:val="NoSpacing"/>
              <w:jc w:val="both"/>
              <w:rPr>
                <w:sz w:val="20"/>
                <w:szCs w:val="20"/>
              </w:rPr>
            </w:pPr>
          </w:p>
          <w:p w14:paraId="33691F20" w14:textId="21455743" w:rsidR="008B0D37" w:rsidRPr="008B0D37" w:rsidRDefault="009517F2" w:rsidP="008B0D37">
            <w:pPr>
              <w:pStyle w:val="NoSpacing"/>
              <w:jc w:val="both"/>
              <w:rPr>
                <w:sz w:val="20"/>
                <w:szCs w:val="20"/>
              </w:rPr>
            </w:pPr>
            <w:r>
              <w:rPr>
                <w:sz w:val="20"/>
                <w:szCs w:val="20"/>
              </w:rPr>
              <w:t>Please send us one or more of the following documents contain</w:t>
            </w:r>
            <w:r w:rsidR="00BB5B7F">
              <w:rPr>
                <w:sz w:val="20"/>
                <w:szCs w:val="20"/>
              </w:rPr>
              <w:t>ing</w:t>
            </w:r>
            <w:r w:rsidR="008B0D37" w:rsidRPr="008B0D37">
              <w:rPr>
                <w:sz w:val="20"/>
                <w:szCs w:val="20"/>
              </w:rPr>
              <w:t xml:space="preserve"> the same information</w:t>
            </w:r>
            <w:r>
              <w:rPr>
                <w:sz w:val="20"/>
                <w:szCs w:val="20"/>
              </w:rPr>
              <w:t xml:space="preserve"> you provided on your application</w:t>
            </w:r>
            <w:r w:rsidR="00BB5B7F">
              <w:rPr>
                <w:sz w:val="20"/>
                <w:szCs w:val="20"/>
              </w:rPr>
              <w:t xml:space="preserve">: </w:t>
            </w:r>
          </w:p>
          <w:p w14:paraId="62DBD92D" w14:textId="77777777" w:rsidR="008B0D37" w:rsidRPr="008B0D37" w:rsidRDefault="008B0D37" w:rsidP="008B0D37">
            <w:pPr>
              <w:pStyle w:val="NoSpacing"/>
              <w:jc w:val="both"/>
              <w:rPr>
                <w:sz w:val="20"/>
                <w:szCs w:val="20"/>
              </w:rPr>
            </w:pPr>
          </w:p>
          <w:p w14:paraId="27278949"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Credit Card Statement </w:t>
            </w:r>
          </w:p>
          <w:p w14:paraId="32CA8B9D"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Bank Statement </w:t>
            </w:r>
          </w:p>
          <w:p w14:paraId="1F5AD490"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Loan Statement </w:t>
            </w:r>
          </w:p>
          <w:p w14:paraId="7A995992"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Investment Account Statements</w:t>
            </w:r>
          </w:p>
          <w:p w14:paraId="680E3E42" w14:textId="24E5CAD4" w:rsidR="008B0D37" w:rsidRDefault="008B0D37" w:rsidP="008B0D37">
            <w:pPr>
              <w:pStyle w:val="NoSpacing"/>
              <w:jc w:val="both"/>
              <w:rPr>
                <w:sz w:val="20"/>
                <w:szCs w:val="20"/>
              </w:rPr>
            </w:pPr>
            <w:r w:rsidRPr="008B0D37">
              <w:rPr>
                <w:sz w:val="20"/>
                <w:szCs w:val="20"/>
              </w:rPr>
              <w:t>•</w:t>
            </w:r>
            <w:r w:rsidRPr="008B0D37">
              <w:rPr>
                <w:sz w:val="20"/>
                <w:szCs w:val="20"/>
              </w:rPr>
              <w:tab/>
              <w:t>Utility Bill (for example, electricity, water, telecommunications)</w:t>
            </w:r>
          </w:p>
          <w:p w14:paraId="1EA2FB9D" w14:textId="2F73BC78" w:rsidR="00BB5B7F" w:rsidRDefault="00BB5B7F" w:rsidP="008B0D37">
            <w:pPr>
              <w:pStyle w:val="NoSpacing"/>
              <w:jc w:val="both"/>
              <w:rPr>
                <w:sz w:val="20"/>
                <w:szCs w:val="20"/>
              </w:rPr>
            </w:pPr>
          </w:p>
          <w:p w14:paraId="06121C31" w14:textId="53B7D435" w:rsidR="00BB5B7F" w:rsidRPr="008B0D37" w:rsidRDefault="00BB5B7F" w:rsidP="008B0D37">
            <w:pPr>
              <w:pStyle w:val="NoSpacing"/>
              <w:jc w:val="both"/>
              <w:rPr>
                <w:sz w:val="20"/>
                <w:szCs w:val="20"/>
              </w:rPr>
            </w:pPr>
            <w:r w:rsidRPr="008B0D37">
              <w:rPr>
                <w:sz w:val="20"/>
                <w:szCs w:val="20"/>
              </w:rPr>
              <w:t xml:space="preserve">Note: While we only require one document to </w:t>
            </w:r>
            <w:r>
              <w:rPr>
                <w:sz w:val="20"/>
                <w:szCs w:val="20"/>
              </w:rPr>
              <w:t>move forward</w:t>
            </w:r>
            <w:r w:rsidRPr="008B0D37">
              <w:rPr>
                <w:sz w:val="20"/>
                <w:szCs w:val="20"/>
              </w:rPr>
              <w:t xml:space="preserve">, </w:t>
            </w:r>
            <w:r>
              <w:rPr>
                <w:sz w:val="20"/>
                <w:szCs w:val="20"/>
              </w:rPr>
              <w:t xml:space="preserve">sending a second document </w:t>
            </w:r>
            <w:ins w:id="229" w:author="Stacy Schmidt" w:date="2020-12-17T16:46:00Z">
              <w:r w:rsidR="007A415B">
                <w:rPr>
                  <w:sz w:val="20"/>
                  <w:szCs w:val="20"/>
                </w:rPr>
                <w:t>may</w:t>
              </w:r>
            </w:ins>
            <w:del w:id="230" w:author="Stacy Schmidt" w:date="2020-12-17T16:46:00Z">
              <w:r w:rsidDel="007A415B">
                <w:rPr>
                  <w:sz w:val="20"/>
                  <w:szCs w:val="20"/>
                </w:rPr>
                <w:delText>can</w:delText>
              </w:r>
            </w:del>
            <w:r>
              <w:rPr>
                <w:sz w:val="20"/>
                <w:szCs w:val="20"/>
              </w:rPr>
              <w:t xml:space="preserve"> help us process your application faster</w:t>
            </w:r>
            <w:r w:rsidRPr="008B0D37">
              <w:rPr>
                <w:sz w:val="20"/>
                <w:szCs w:val="20"/>
              </w:rPr>
              <w:t>.</w:t>
            </w:r>
          </w:p>
          <w:p w14:paraId="05774C83" w14:textId="77777777" w:rsidR="008B0D37" w:rsidRPr="008B0D37" w:rsidRDefault="008B0D37" w:rsidP="008B0D37">
            <w:pPr>
              <w:pStyle w:val="NoSpacing"/>
              <w:jc w:val="both"/>
              <w:rPr>
                <w:sz w:val="20"/>
                <w:szCs w:val="20"/>
              </w:rPr>
            </w:pPr>
          </w:p>
          <w:p w14:paraId="47CB054C" w14:textId="71490CF7" w:rsidR="00427C93" w:rsidRPr="008B0D37" w:rsidRDefault="008B0D37" w:rsidP="00427C93">
            <w:pPr>
              <w:pStyle w:val="NoSpacing"/>
              <w:jc w:val="both"/>
              <w:rPr>
                <w:sz w:val="20"/>
                <w:szCs w:val="20"/>
              </w:rPr>
            </w:pPr>
            <w:r w:rsidRPr="008B0D37">
              <w:rPr>
                <w:sz w:val="20"/>
                <w:szCs w:val="20"/>
              </w:rPr>
              <w:t>Please provide documents in the</w:t>
            </w:r>
            <w:r w:rsidR="009517F2">
              <w:rPr>
                <w:sz w:val="20"/>
                <w:szCs w:val="20"/>
              </w:rPr>
              <w:t>ir</w:t>
            </w:r>
            <w:r w:rsidRPr="008B0D37">
              <w:rPr>
                <w:sz w:val="20"/>
                <w:szCs w:val="20"/>
              </w:rPr>
              <w:t xml:space="preserve"> original electronic format (ePost, PDF, or other digital formats)</w:t>
            </w:r>
            <w:r w:rsidR="009517F2">
              <w:rPr>
                <w:sz w:val="20"/>
                <w:szCs w:val="20"/>
              </w:rPr>
              <w:t xml:space="preserve"> and </w:t>
            </w:r>
            <w:r w:rsidR="0073293F">
              <w:rPr>
                <w:sz w:val="20"/>
                <w:szCs w:val="20"/>
              </w:rPr>
              <w:t>e</w:t>
            </w:r>
            <w:r w:rsidR="009517F2">
              <w:rPr>
                <w:sz w:val="20"/>
                <w:szCs w:val="20"/>
              </w:rPr>
              <w:t xml:space="preserve">nsure that all account numbers are </w:t>
            </w:r>
            <w:r w:rsidR="00427C93">
              <w:rPr>
                <w:sz w:val="20"/>
                <w:szCs w:val="20"/>
              </w:rPr>
              <w:t xml:space="preserve">clearly </w:t>
            </w:r>
            <w:r w:rsidR="009517F2">
              <w:rPr>
                <w:sz w:val="20"/>
                <w:szCs w:val="20"/>
              </w:rPr>
              <w:t xml:space="preserve">visible. </w:t>
            </w:r>
            <w:r w:rsidRPr="008B0D37">
              <w:rPr>
                <w:sz w:val="20"/>
                <w:szCs w:val="20"/>
              </w:rPr>
              <w:t xml:space="preserve">Unfortunately, we cannot accept photocopies, scans, pictures and/or fax versions.  </w:t>
            </w:r>
            <w:r w:rsidR="00427C93">
              <w:rPr>
                <w:sz w:val="20"/>
                <w:szCs w:val="20"/>
              </w:rPr>
              <w:t>Please send e</w:t>
            </w:r>
            <w:r w:rsidRPr="008B0D37">
              <w:rPr>
                <w:sz w:val="20"/>
                <w:szCs w:val="20"/>
              </w:rPr>
              <w:t>lectronic document</w:t>
            </w:r>
            <w:r w:rsidR="00427C93">
              <w:rPr>
                <w:sz w:val="20"/>
                <w:szCs w:val="20"/>
              </w:rPr>
              <w:t xml:space="preserve">s </w:t>
            </w:r>
            <w:r w:rsidRPr="008B0D37">
              <w:rPr>
                <w:sz w:val="20"/>
                <w:szCs w:val="20"/>
              </w:rPr>
              <w:t xml:space="preserve">to </w:t>
            </w:r>
            <w:r w:rsidR="003E3078">
              <w:rPr>
                <w:b/>
                <w:sz w:val="20"/>
                <w:szCs w:val="20"/>
                <w:u w:val="single"/>
              </w:rPr>
              <w:t>business</w:t>
            </w:r>
            <w:r w:rsidR="009517F2" w:rsidRPr="009517F2">
              <w:rPr>
                <w:b/>
                <w:sz w:val="20"/>
                <w:szCs w:val="20"/>
                <w:u w:val="single"/>
              </w:rPr>
              <w:t>-onboarding@cwbank.com</w:t>
            </w:r>
            <w:r w:rsidR="00427C93">
              <w:rPr>
                <w:sz w:val="20"/>
                <w:szCs w:val="20"/>
              </w:rPr>
              <w:t xml:space="preserve">. </w:t>
            </w:r>
            <w:r w:rsidR="00427C93" w:rsidRPr="008B0D37">
              <w:rPr>
                <w:sz w:val="20"/>
                <w:szCs w:val="20"/>
              </w:rPr>
              <w:t xml:space="preserve">Paper documents can </w:t>
            </w:r>
            <w:r w:rsidR="00427C93">
              <w:rPr>
                <w:sz w:val="20"/>
                <w:szCs w:val="20"/>
              </w:rPr>
              <w:t xml:space="preserve">be mailed to the following </w:t>
            </w:r>
            <w:r w:rsidR="00427C93" w:rsidRPr="008B0D37">
              <w:rPr>
                <w:sz w:val="20"/>
                <w:szCs w:val="20"/>
              </w:rPr>
              <w:t>address</w:t>
            </w:r>
            <w:r w:rsidR="00427C93">
              <w:rPr>
                <w:sz w:val="20"/>
                <w:szCs w:val="20"/>
              </w:rPr>
              <w:t xml:space="preserve"> </w:t>
            </w:r>
            <w:r w:rsidR="00427C93" w:rsidRPr="008B0D37">
              <w:rPr>
                <w:sz w:val="20"/>
                <w:szCs w:val="20"/>
              </w:rPr>
              <w:t>and will be returned upon request after verification.</w:t>
            </w:r>
          </w:p>
          <w:p w14:paraId="5361144A" w14:textId="77777777" w:rsidR="008B0D37" w:rsidRPr="008B0D37" w:rsidRDefault="008B0D37" w:rsidP="008B0D37">
            <w:pPr>
              <w:pStyle w:val="NoSpacing"/>
              <w:jc w:val="both"/>
              <w:rPr>
                <w:sz w:val="20"/>
                <w:szCs w:val="20"/>
              </w:rPr>
            </w:pPr>
          </w:p>
          <w:p w14:paraId="4E542E34" w14:textId="7C62B57D" w:rsidR="008B0D37" w:rsidRPr="008B0D37" w:rsidRDefault="009517F2" w:rsidP="008B0D37">
            <w:pPr>
              <w:pStyle w:val="NoSpacing"/>
              <w:jc w:val="both"/>
              <w:rPr>
                <w:sz w:val="20"/>
                <w:szCs w:val="20"/>
              </w:rPr>
            </w:pPr>
            <w:r>
              <w:rPr>
                <w:sz w:val="20"/>
                <w:szCs w:val="20"/>
              </w:rPr>
              <w:t>CWB Online Banking</w:t>
            </w:r>
          </w:p>
          <w:p w14:paraId="0E7D5A22" w14:textId="77777777" w:rsidR="008B0D37" w:rsidRPr="008B0D37" w:rsidRDefault="008B0D37" w:rsidP="008B0D37">
            <w:pPr>
              <w:pStyle w:val="NoSpacing"/>
              <w:jc w:val="both"/>
              <w:rPr>
                <w:sz w:val="20"/>
                <w:szCs w:val="20"/>
              </w:rPr>
            </w:pPr>
            <w:r w:rsidRPr="008B0D37">
              <w:rPr>
                <w:sz w:val="20"/>
                <w:szCs w:val="20"/>
              </w:rPr>
              <w:t>Suite 3000</w:t>
            </w:r>
          </w:p>
          <w:p w14:paraId="79F78AA3" w14:textId="77777777" w:rsidR="008B0D37" w:rsidRPr="008B0D37" w:rsidRDefault="008B0D37" w:rsidP="008B0D37">
            <w:pPr>
              <w:pStyle w:val="NoSpacing"/>
              <w:jc w:val="both"/>
              <w:rPr>
                <w:sz w:val="20"/>
                <w:szCs w:val="20"/>
              </w:rPr>
            </w:pPr>
            <w:r w:rsidRPr="008B0D37">
              <w:rPr>
                <w:sz w:val="20"/>
                <w:szCs w:val="20"/>
              </w:rPr>
              <w:t>10303 Jasper Avenue</w:t>
            </w:r>
          </w:p>
          <w:p w14:paraId="288E8993" w14:textId="77777777" w:rsidR="008B0D37" w:rsidRPr="008B0D37" w:rsidRDefault="008B0D37" w:rsidP="008B0D37">
            <w:pPr>
              <w:pStyle w:val="NoSpacing"/>
              <w:jc w:val="both"/>
              <w:rPr>
                <w:sz w:val="20"/>
                <w:szCs w:val="20"/>
              </w:rPr>
            </w:pPr>
            <w:r w:rsidRPr="008B0D37">
              <w:rPr>
                <w:sz w:val="20"/>
                <w:szCs w:val="20"/>
              </w:rPr>
              <w:t>Edmonton, Alberta</w:t>
            </w:r>
          </w:p>
          <w:p w14:paraId="7F4097B4" w14:textId="77777777" w:rsidR="008B0D37" w:rsidRPr="008B0D37" w:rsidRDefault="008B0D37" w:rsidP="008B0D37">
            <w:pPr>
              <w:pStyle w:val="NoSpacing"/>
              <w:jc w:val="both"/>
              <w:rPr>
                <w:sz w:val="20"/>
                <w:szCs w:val="20"/>
              </w:rPr>
            </w:pPr>
            <w:r w:rsidRPr="008B0D37">
              <w:rPr>
                <w:sz w:val="20"/>
                <w:szCs w:val="20"/>
              </w:rPr>
              <w:t>T5J 3X6</w:t>
            </w:r>
          </w:p>
          <w:p w14:paraId="6C08C348" w14:textId="77777777" w:rsidR="008B0D37" w:rsidRPr="008B0D37" w:rsidRDefault="008B0D37" w:rsidP="008B0D37">
            <w:pPr>
              <w:pStyle w:val="NoSpacing"/>
              <w:jc w:val="both"/>
              <w:rPr>
                <w:sz w:val="20"/>
                <w:szCs w:val="20"/>
              </w:rPr>
            </w:pPr>
          </w:p>
          <w:p w14:paraId="27389AC4" w14:textId="57E22222" w:rsidR="008B0D37" w:rsidRPr="008B0D37" w:rsidRDefault="00427C93" w:rsidP="008B0D37">
            <w:pPr>
              <w:pStyle w:val="NoSpacing"/>
              <w:jc w:val="both"/>
              <w:rPr>
                <w:sz w:val="20"/>
                <w:szCs w:val="20"/>
              </w:rPr>
            </w:pPr>
            <w:r>
              <w:rPr>
                <w:sz w:val="20"/>
                <w:szCs w:val="20"/>
              </w:rPr>
              <w:t>W</w:t>
            </w:r>
            <w:r w:rsidR="008B0D37" w:rsidRPr="008B0D37">
              <w:rPr>
                <w:sz w:val="20"/>
                <w:szCs w:val="20"/>
              </w:rPr>
              <w:t>e</w:t>
            </w:r>
            <w:r w:rsidR="00234D17">
              <w:rPr>
                <w:sz w:val="20"/>
                <w:szCs w:val="20"/>
              </w:rPr>
              <w:t xml:space="preserve"> will send you a</w:t>
            </w:r>
            <w:r>
              <w:rPr>
                <w:sz w:val="20"/>
                <w:szCs w:val="20"/>
              </w:rPr>
              <w:t xml:space="preserve">n </w:t>
            </w:r>
            <w:r w:rsidR="00234D17">
              <w:rPr>
                <w:sz w:val="20"/>
                <w:szCs w:val="20"/>
              </w:rPr>
              <w:t>e</w:t>
            </w:r>
            <w:r w:rsidR="008B0D37" w:rsidRPr="008B0D37">
              <w:rPr>
                <w:sz w:val="20"/>
                <w:szCs w:val="20"/>
              </w:rPr>
              <w:t xml:space="preserve">mail with </w:t>
            </w:r>
            <w:r>
              <w:rPr>
                <w:sz w:val="20"/>
                <w:szCs w:val="20"/>
              </w:rPr>
              <w:t xml:space="preserve">instructions for </w:t>
            </w:r>
            <w:r w:rsidR="008B0D37" w:rsidRPr="008B0D37">
              <w:rPr>
                <w:sz w:val="20"/>
                <w:szCs w:val="20"/>
              </w:rPr>
              <w:t>continu</w:t>
            </w:r>
            <w:r>
              <w:rPr>
                <w:sz w:val="20"/>
                <w:szCs w:val="20"/>
              </w:rPr>
              <w:t xml:space="preserve">ing </w:t>
            </w:r>
            <w:r w:rsidR="008B0D37" w:rsidRPr="008B0D37">
              <w:rPr>
                <w:sz w:val="20"/>
                <w:szCs w:val="20"/>
              </w:rPr>
              <w:t>the application process</w:t>
            </w:r>
            <w:r>
              <w:rPr>
                <w:sz w:val="20"/>
                <w:szCs w:val="20"/>
              </w:rPr>
              <w:t xml:space="preserve"> o</w:t>
            </w:r>
            <w:r w:rsidR="00DC614F">
              <w:rPr>
                <w:sz w:val="20"/>
                <w:szCs w:val="20"/>
              </w:rPr>
              <w:t>nce we have successfully</w:t>
            </w:r>
            <w:r w:rsidR="000825B8">
              <w:rPr>
                <w:sz w:val="20"/>
                <w:szCs w:val="20"/>
              </w:rPr>
              <w:t xml:space="preserve"> </w:t>
            </w:r>
            <w:r w:rsidRPr="008B0D37">
              <w:rPr>
                <w:sz w:val="20"/>
                <w:szCs w:val="20"/>
              </w:rPr>
              <w:t>verified your personal information</w:t>
            </w:r>
            <w:r>
              <w:rPr>
                <w:sz w:val="20"/>
                <w:szCs w:val="20"/>
              </w:rPr>
              <w:t>.</w:t>
            </w:r>
          </w:p>
          <w:p w14:paraId="4196238D" w14:textId="677498DB" w:rsidR="008B0D37" w:rsidRDefault="008B0D37" w:rsidP="008B0D37">
            <w:pPr>
              <w:pStyle w:val="NoSpacing"/>
              <w:jc w:val="both"/>
              <w:rPr>
                <w:sz w:val="20"/>
                <w:szCs w:val="20"/>
              </w:rPr>
            </w:pPr>
          </w:p>
          <w:p w14:paraId="2EB93F27" w14:textId="77777777" w:rsidR="008C391B" w:rsidRDefault="008C391B" w:rsidP="008C391B">
            <w:pPr>
              <w:pStyle w:val="NoSpacing"/>
              <w:jc w:val="both"/>
              <w:rPr>
                <w:sz w:val="20"/>
                <w:szCs w:val="20"/>
              </w:rPr>
            </w:pPr>
            <w:r>
              <w:rPr>
                <w:sz w:val="20"/>
                <w:szCs w:val="20"/>
              </w:rPr>
              <w:lastRenderedPageBreak/>
              <w:t>Your reference number is &lt;&lt;Application Number&gt;&gt;.</w:t>
            </w:r>
          </w:p>
          <w:p w14:paraId="7F18E63E" w14:textId="77777777" w:rsidR="008C391B" w:rsidRPr="008B0D37" w:rsidRDefault="008C391B" w:rsidP="008B0D37">
            <w:pPr>
              <w:pStyle w:val="NoSpacing"/>
              <w:jc w:val="both"/>
              <w:rPr>
                <w:sz w:val="20"/>
                <w:szCs w:val="20"/>
              </w:rPr>
            </w:pPr>
          </w:p>
          <w:p w14:paraId="37DEA39A" w14:textId="77777777" w:rsidR="008B0D37" w:rsidRPr="008B0D37" w:rsidRDefault="008B0D37" w:rsidP="008B0D37">
            <w:pPr>
              <w:pStyle w:val="NoSpacing"/>
              <w:jc w:val="both"/>
              <w:rPr>
                <w:sz w:val="20"/>
                <w:szCs w:val="20"/>
              </w:rPr>
            </w:pPr>
            <w:r w:rsidRPr="008B0D37">
              <w:rPr>
                <w:sz w:val="20"/>
                <w:szCs w:val="20"/>
              </w:rPr>
              <w:t>Thank you,</w:t>
            </w:r>
          </w:p>
          <w:p w14:paraId="73371A71" w14:textId="77777777" w:rsidR="008B0D37" w:rsidRPr="008B0D37" w:rsidRDefault="008B0D37" w:rsidP="008B0D37">
            <w:pPr>
              <w:pStyle w:val="NoSpacing"/>
              <w:jc w:val="both"/>
              <w:rPr>
                <w:sz w:val="20"/>
                <w:szCs w:val="20"/>
              </w:rPr>
            </w:pPr>
          </w:p>
          <w:p w14:paraId="27B5F80B" w14:textId="193557BB" w:rsidR="008B0D37" w:rsidRPr="00F96A95" w:rsidRDefault="009517F2" w:rsidP="008B0D37">
            <w:pPr>
              <w:pStyle w:val="NoSpacing"/>
              <w:jc w:val="both"/>
              <w:rPr>
                <w:sz w:val="20"/>
                <w:szCs w:val="20"/>
              </w:rPr>
            </w:pPr>
            <w:r>
              <w:rPr>
                <w:sz w:val="20"/>
                <w:szCs w:val="20"/>
              </w:rPr>
              <w:t>Canadian Western Bank</w:t>
            </w:r>
          </w:p>
        </w:tc>
      </w:tr>
    </w:tbl>
    <w:p w14:paraId="43670069" w14:textId="64977E66" w:rsidR="00997488" w:rsidRDefault="00997488" w:rsidP="008B0D37">
      <w:pPr>
        <w:pStyle w:val="NoSpacing"/>
        <w:jc w:val="both"/>
        <w:rPr>
          <w:b/>
          <w:u w:val="single"/>
        </w:rPr>
      </w:pPr>
    </w:p>
    <w:p w14:paraId="6DE31D7F" w14:textId="77777777" w:rsidR="00997488" w:rsidRDefault="00997488" w:rsidP="008B0D37">
      <w:pPr>
        <w:pStyle w:val="NoSpacing"/>
        <w:jc w:val="both"/>
        <w:rPr>
          <w:b/>
          <w:u w:val="single"/>
        </w:rPr>
      </w:pPr>
    </w:p>
    <w:p w14:paraId="300C3653" w14:textId="4E069731" w:rsidR="008B0D37" w:rsidRDefault="008B0D37" w:rsidP="008B0D37">
      <w:pPr>
        <w:pStyle w:val="NoSpacing"/>
        <w:jc w:val="both"/>
      </w:pPr>
      <w:r>
        <w:rPr>
          <w:b/>
          <w:u w:val="single"/>
        </w:rPr>
        <w:t>Hyperlinks</w:t>
      </w:r>
    </w:p>
    <w:p w14:paraId="5F8CEE0F" w14:textId="77777777" w:rsidR="008B0D37" w:rsidRDefault="008B0D37" w:rsidP="008B0D37">
      <w:pPr>
        <w:pStyle w:val="NoSpacing"/>
        <w:jc w:val="both"/>
      </w:pPr>
    </w:p>
    <w:p w14:paraId="3C95A278" w14:textId="77777777" w:rsidR="008B0D37" w:rsidRDefault="008B0D37" w:rsidP="008B0D37">
      <w:pPr>
        <w:pStyle w:val="NoSpacing"/>
        <w:jc w:val="both"/>
      </w:pPr>
      <w:r>
        <w:t>The message body above includes the following hyperlinked text.</w:t>
      </w:r>
    </w:p>
    <w:p w14:paraId="30C394EC" w14:textId="77777777" w:rsidR="009517F2" w:rsidRPr="00F96A95" w:rsidRDefault="009517F2" w:rsidP="009517F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9517F2" w:rsidRPr="00F96A95" w14:paraId="475B3E65" w14:textId="77777777" w:rsidTr="0058587F">
        <w:tc>
          <w:tcPr>
            <w:tcW w:w="704" w:type="dxa"/>
          </w:tcPr>
          <w:p w14:paraId="5A34F1E8" w14:textId="77777777" w:rsidR="009517F2" w:rsidRPr="00F96A95" w:rsidRDefault="009517F2" w:rsidP="0058587F">
            <w:pPr>
              <w:pStyle w:val="NoSpacing"/>
              <w:jc w:val="both"/>
              <w:rPr>
                <w:b/>
                <w:sz w:val="20"/>
                <w:szCs w:val="20"/>
              </w:rPr>
            </w:pPr>
            <w:r w:rsidRPr="00F96A95">
              <w:rPr>
                <w:b/>
                <w:sz w:val="20"/>
                <w:szCs w:val="20"/>
              </w:rPr>
              <w:t>Text:</w:t>
            </w:r>
          </w:p>
        </w:tc>
        <w:tc>
          <w:tcPr>
            <w:tcW w:w="9366" w:type="dxa"/>
          </w:tcPr>
          <w:p w14:paraId="3C3138C2" w14:textId="19445C3A" w:rsidR="009517F2" w:rsidRPr="00F96A95" w:rsidRDefault="009517F2" w:rsidP="008400F3">
            <w:pPr>
              <w:pStyle w:val="NoSpacing"/>
              <w:jc w:val="both"/>
              <w:rPr>
                <w:b/>
                <w:sz w:val="20"/>
                <w:szCs w:val="20"/>
              </w:rPr>
            </w:pPr>
            <w:r w:rsidRPr="00955208">
              <w:rPr>
                <w:b/>
                <w:sz w:val="20"/>
                <w:szCs w:val="20"/>
              </w:rPr>
              <w:t>“</w:t>
            </w:r>
            <w:r w:rsidR="003E3078">
              <w:rPr>
                <w:b/>
                <w:sz w:val="20"/>
                <w:szCs w:val="20"/>
                <w:u w:val="single"/>
              </w:rPr>
              <w:t>business</w:t>
            </w:r>
            <w:r w:rsidRPr="00BA3D49">
              <w:rPr>
                <w:b/>
                <w:sz w:val="20"/>
                <w:szCs w:val="20"/>
                <w:u w:val="single"/>
              </w:rPr>
              <w:t>-onboarding@cwbank.com</w:t>
            </w:r>
            <w:r w:rsidRPr="00955208">
              <w:rPr>
                <w:b/>
                <w:sz w:val="20"/>
                <w:szCs w:val="20"/>
              </w:rPr>
              <w:t>”</w:t>
            </w:r>
          </w:p>
        </w:tc>
      </w:tr>
      <w:tr w:rsidR="009517F2" w:rsidRPr="00F96A95" w14:paraId="1E8B192A" w14:textId="77777777" w:rsidTr="0058587F">
        <w:tc>
          <w:tcPr>
            <w:tcW w:w="704" w:type="dxa"/>
          </w:tcPr>
          <w:p w14:paraId="12759351" w14:textId="77777777" w:rsidR="009517F2" w:rsidRPr="00F96A95" w:rsidRDefault="009517F2" w:rsidP="0058587F">
            <w:pPr>
              <w:pStyle w:val="NoSpacing"/>
              <w:jc w:val="both"/>
              <w:rPr>
                <w:sz w:val="20"/>
                <w:szCs w:val="20"/>
              </w:rPr>
            </w:pPr>
            <w:r w:rsidRPr="00F96A95">
              <w:rPr>
                <w:sz w:val="20"/>
                <w:szCs w:val="20"/>
              </w:rPr>
              <w:t>URL:</w:t>
            </w:r>
          </w:p>
        </w:tc>
        <w:tc>
          <w:tcPr>
            <w:tcW w:w="9366" w:type="dxa"/>
          </w:tcPr>
          <w:p w14:paraId="43A1501C" w14:textId="6E92E9CB" w:rsidR="009517F2" w:rsidRPr="00F96A95" w:rsidRDefault="009517F2" w:rsidP="008400F3">
            <w:pPr>
              <w:pStyle w:val="NoSpacing"/>
              <w:jc w:val="both"/>
              <w:rPr>
                <w:sz w:val="20"/>
                <w:szCs w:val="20"/>
              </w:rPr>
            </w:pPr>
            <w:r w:rsidRPr="00955208">
              <w:rPr>
                <w:sz w:val="20"/>
                <w:szCs w:val="20"/>
              </w:rPr>
              <w:t>mailto:</w:t>
            </w:r>
            <w:r w:rsidR="003E3078">
              <w:rPr>
                <w:sz w:val="20"/>
                <w:szCs w:val="20"/>
              </w:rPr>
              <w:t>business</w:t>
            </w:r>
            <w:r w:rsidRPr="00A90282">
              <w:rPr>
                <w:sz w:val="20"/>
                <w:szCs w:val="20"/>
              </w:rPr>
              <w:t>-onboarding@cwbank.com</w:t>
            </w:r>
          </w:p>
        </w:tc>
      </w:tr>
    </w:tbl>
    <w:p w14:paraId="595135AD" w14:textId="77777777" w:rsidR="009517F2" w:rsidRDefault="009517F2" w:rsidP="009517F2">
      <w:pPr>
        <w:pStyle w:val="NoSpacing"/>
        <w:jc w:val="both"/>
      </w:pPr>
    </w:p>
    <w:p w14:paraId="05B3B585" w14:textId="77777777" w:rsidR="008B0D37" w:rsidRDefault="008B0D37" w:rsidP="008B0D37">
      <w:pPr>
        <w:pStyle w:val="NoSpacing"/>
        <w:jc w:val="both"/>
      </w:pPr>
      <w:r>
        <w:rPr>
          <w:b/>
          <w:u w:val="single"/>
        </w:rPr>
        <w:t>Attachments</w:t>
      </w:r>
    </w:p>
    <w:p w14:paraId="5A474FC2" w14:textId="77777777" w:rsidR="008B0D37" w:rsidRDefault="008B0D37" w:rsidP="008B0D37">
      <w:pPr>
        <w:pStyle w:val="NoSpacing"/>
        <w:jc w:val="both"/>
      </w:pPr>
    </w:p>
    <w:p w14:paraId="03138244" w14:textId="334753A4" w:rsidR="008B0D37" w:rsidRDefault="008B0D37" w:rsidP="008B0D37">
      <w:pPr>
        <w:pStyle w:val="NoSpacing"/>
        <w:jc w:val="both"/>
      </w:pPr>
      <w:r>
        <w:t>This message does not require attachments.</w:t>
      </w:r>
    </w:p>
    <w:p w14:paraId="52607E63" w14:textId="5A7DAC17" w:rsidR="00292730" w:rsidRDefault="00292730">
      <w:pPr>
        <w:rPr>
          <w:rFonts w:eastAsiaTheme="minorHAnsi"/>
          <w:lang w:eastAsia="en-US"/>
        </w:rPr>
      </w:pPr>
      <w:r>
        <w:br w:type="page"/>
      </w:r>
    </w:p>
    <w:p w14:paraId="6FF92F3A" w14:textId="152010F4" w:rsidR="00292730" w:rsidRDefault="009C582A" w:rsidP="00292730">
      <w:pPr>
        <w:pStyle w:val="Heading2"/>
        <w:keepNext/>
        <w:spacing w:after="0" w:line="240" w:lineRule="auto"/>
      </w:pPr>
      <w:bookmarkStart w:id="231" w:name="_Toc55555405"/>
      <w:r>
        <w:lastRenderedPageBreak/>
        <w:t>3.9</w:t>
      </w:r>
      <w:r w:rsidR="00234D17">
        <w:tab/>
      </w:r>
      <w:r w:rsidR="003E3078">
        <w:t>Authorized Signer</w:t>
      </w:r>
      <w:r w:rsidR="00234D17">
        <w:t xml:space="preserve"> Invitation E</w:t>
      </w:r>
      <w:r w:rsidR="00292730">
        <w:t>mail</w:t>
      </w:r>
      <w:bookmarkEnd w:id="231"/>
    </w:p>
    <w:p w14:paraId="4595C5D9" w14:textId="77777777" w:rsidR="00292730" w:rsidRDefault="00292730" w:rsidP="00292730">
      <w:pPr>
        <w:pStyle w:val="NoSpacing"/>
        <w:jc w:val="both"/>
      </w:pPr>
    </w:p>
    <w:p w14:paraId="1DD3E063" w14:textId="77777777" w:rsidR="00292730" w:rsidRPr="006B729E" w:rsidRDefault="00292730" w:rsidP="00292730">
      <w:pPr>
        <w:pStyle w:val="NoSpacing"/>
        <w:jc w:val="both"/>
        <w:rPr>
          <w:b/>
          <w:u w:val="single"/>
        </w:rPr>
      </w:pPr>
      <w:r>
        <w:rPr>
          <w:b/>
          <w:u w:val="single"/>
        </w:rPr>
        <w:t>Trigger Events</w:t>
      </w:r>
    </w:p>
    <w:p w14:paraId="64540589" w14:textId="77777777" w:rsidR="00292730" w:rsidRDefault="00292730" w:rsidP="00292730">
      <w:pPr>
        <w:pStyle w:val="NoSpacing"/>
        <w:jc w:val="both"/>
      </w:pPr>
    </w:p>
    <w:p w14:paraId="0665553B" w14:textId="72A5CCC5" w:rsidR="00292730" w:rsidRDefault="00234D17" w:rsidP="00292730">
      <w:pPr>
        <w:pStyle w:val="NoSpacing"/>
        <w:jc w:val="both"/>
      </w:pPr>
      <w:r>
        <w:t>This e</w:t>
      </w:r>
      <w:r w:rsidR="00292730">
        <w:t>mail is sent to</w:t>
      </w:r>
      <w:r w:rsidR="003E3078">
        <w:t xml:space="preserve"> each</w:t>
      </w:r>
      <w:r w:rsidR="00292730">
        <w:t xml:space="preserve"> </w:t>
      </w:r>
      <w:r w:rsidR="003E3078">
        <w:t>authorized signer identified on a business</w:t>
      </w:r>
      <w:r w:rsidR="00292730">
        <w:t xml:space="preserve"> account application, to provide access to the </w:t>
      </w:r>
      <w:r w:rsidR="003E3078">
        <w:t>authorized signer</w:t>
      </w:r>
      <w:r w:rsidR="00292730">
        <w:t xml:space="preserve"> form. The following event</w:t>
      </w:r>
      <w:r w:rsidR="002136F6">
        <w:t>s</w:t>
      </w:r>
      <w:r>
        <w:t xml:space="preserve"> trigger the sending of this e</w:t>
      </w:r>
      <w:r w:rsidR="00292730">
        <w:t>mail.</w:t>
      </w:r>
      <w:r w:rsidR="002136F6">
        <w:t xml:space="preserve"> </w:t>
      </w:r>
    </w:p>
    <w:p w14:paraId="78836098" w14:textId="77777777" w:rsidR="00292730" w:rsidRDefault="00292730" w:rsidP="00292730">
      <w:pPr>
        <w:pStyle w:val="NoSpacing"/>
        <w:jc w:val="both"/>
      </w:pPr>
    </w:p>
    <w:p w14:paraId="10B03F44" w14:textId="00E3ABFD" w:rsidR="00EC6B9A" w:rsidRDefault="003E3078" w:rsidP="001C2BA1">
      <w:pPr>
        <w:pStyle w:val="NoSpacing"/>
        <w:numPr>
          <w:ilvl w:val="0"/>
          <w:numId w:val="45"/>
        </w:numPr>
        <w:jc w:val="both"/>
      </w:pPr>
      <w:r>
        <w:t>An applicant has identified one or more authorized signers on a business application and has completed the Business Disclosures and Signature page (CWBSB-44).</w:t>
      </w:r>
    </w:p>
    <w:p w14:paraId="3322CEFD" w14:textId="77777777" w:rsidR="009A0DDA" w:rsidRDefault="009A0DDA" w:rsidP="00292730">
      <w:pPr>
        <w:pStyle w:val="NoSpacing"/>
        <w:jc w:val="both"/>
      </w:pPr>
    </w:p>
    <w:p w14:paraId="3311883E" w14:textId="77777777" w:rsidR="00292730" w:rsidRDefault="00292730" w:rsidP="00292730">
      <w:pPr>
        <w:pStyle w:val="NoSpacing"/>
        <w:jc w:val="both"/>
      </w:pPr>
      <w:r>
        <w:rPr>
          <w:b/>
          <w:u w:val="single"/>
        </w:rPr>
        <w:t>Subject Line</w:t>
      </w:r>
    </w:p>
    <w:p w14:paraId="42A490C9" w14:textId="77777777" w:rsidR="00292730" w:rsidRDefault="00292730" w:rsidP="0029273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92730" w:rsidRPr="00F96A95" w14:paraId="1944D272" w14:textId="77777777" w:rsidTr="001908EF">
        <w:tc>
          <w:tcPr>
            <w:tcW w:w="10070" w:type="dxa"/>
          </w:tcPr>
          <w:p w14:paraId="3E5335D4" w14:textId="37A647EB" w:rsidR="00292730" w:rsidRPr="00F96A95" w:rsidRDefault="000A5396" w:rsidP="008400F3">
            <w:pPr>
              <w:pStyle w:val="NoSpacing"/>
              <w:jc w:val="both"/>
              <w:rPr>
                <w:sz w:val="20"/>
                <w:szCs w:val="20"/>
              </w:rPr>
            </w:pPr>
            <w:r>
              <w:rPr>
                <w:sz w:val="20"/>
                <w:szCs w:val="20"/>
              </w:rPr>
              <w:t xml:space="preserve">You </w:t>
            </w:r>
            <w:r w:rsidR="003E3078">
              <w:rPr>
                <w:sz w:val="20"/>
                <w:szCs w:val="20"/>
              </w:rPr>
              <w:t xml:space="preserve">have been identified as an Authorized Signer on a </w:t>
            </w:r>
            <w:r>
              <w:rPr>
                <w:sz w:val="20"/>
                <w:szCs w:val="20"/>
              </w:rPr>
              <w:t>CWB</w:t>
            </w:r>
            <w:r w:rsidR="002136F6">
              <w:rPr>
                <w:sz w:val="20"/>
                <w:szCs w:val="20"/>
              </w:rPr>
              <w:t xml:space="preserve"> </w:t>
            </w:r>
            <w:r w:rsidR="003E3078">
              <w:rPr>
                <w:sz w:val="20"/>
                <w:szCs w:val="20"/>
              </w:rPr>
              <w:t xml:space="preserve">Business </w:t>
            </w:r>
            <w:r w:rsidR="002136F6">
              <w:rPr>
                <w:sz w:val="20"/>
                <w:szCs w:val="20"/>
              </w:rPr>
              <w:t>Application</w:t>
            </w:r>
          </w:p>
        </w:tc>
      </w:tr>
    </w:tbl>
    <w:p w14:paraId="063CD544" w14:textId="6A750959" w:rsidR="00EC6B9A" w:rsidRDefault="00EC6B9A" w:rsidP="00292730">
      <w:pPr>
        <w:pStyle w:val="NoSpacing"/>
        <w:jc w:val="both"/>
      </w:pPr>
    </w:p>
    <w:p w14:paraId="26F490AC" w14:textId="77777777" w:rsidR="009A0DDA" w:rsidRDefault="009A0DDA" w:rsidP="00292730">
      <w:pPr>
        <w:pStyle w:val="NoSpacing"/>
        <w:jc w:val="both"/>
      </w:pPr>
    </w:p>
    <w:p w14:paraId="3655F465" w14:textId="77777777" w:rsidR="00292730" w:rsidRDefault="00292730" w:rsidP="00292730">
      <w:pPr>
        <w:pStyle w:val="NoSpacing"/>
        <w:jc w:val="both"/>
      </w:pPr>
      <w:r>
        <w:rPr>
          <w:b/>
          <w:u w:val="single"/>
        </w:rPr>
        <w:t>Message Body</w:t>
      </w:r>
    </w:p>
    <w:p w14:paraId="1A8D9E96" w14:textId="77777777" w:rsidR="00292730" w:rsidRDefault="00292730" w:rsidP="0029273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92730" w:rsidRPr="00F96A95" w14:paraId="7B0525AA" w14:textId="77777777" w:rsidTr="001908EF">
        <w:tc>
          <w:tcPr>
            <w:tcW w:w="10070" w:type="dxa"/>
          </w:tcPr>
          <w:p w14:paraId="4DFA3866" w14:textId="07B13BD5" w:rsidR="002136F6" w:rsidRPr="002136F6" w:rsidRDefault="000A5396" w:rsidP="002136F6">
            <w:pPr>
              <w:pStyle w:val="NoSpacing"/>
              <w:jc w:val="both"/>
              <w:rPr>
                <w:sz w:val="20"/>
                <w:szCs w:val="20"/>
              </w:rPr>
            </w:pPr>
            <w:r>
              <w:rPr>
                <w:sz w:val="20"/>
                <w:szCs w:val="20"/>
              </w:rPr>
              <w:t>Hello</w:t>
            </w:r>
            <w:r w:rsidR="002136F6" w:rsidRPr="002136F6">
              <w:rPr>
                <w:sz w:val="20"/>
                <w:szCs w:val="20"/>
              </w:rPr>
              <w:t xml:space="preserve"> &lt;&lt;</w:t>
            </w:r>
            <w:r w:rsidR="003E3078">
              <w:rPr>
                <w:sz w:val="20"/>
                <w:szCs w:val="20"/>
              </w:rPr>
              <w:t>Authorized Signer</w:t>
            </w:r>
            <w:r w:rsidR="002136F6" w:rsidRPr="002136F6">
              <w:rPr>
                <w:sz w:val="20"/>
                <w:szCs w:val="20"/>
              </w:rPr>
              <w:t xml:space="preserve"> First Name&gt;&gt;,</w:t>
            </w:r>
          </w:p>
          <w:p w14:paraId="13528E14" w14:textId="77777777" w:rsidR="002136F6" w:rsidRPr="002136F6" w:rsidRDefault="002136F6" w:rsidP="002136F6">
            <w:pPr>
              <w:pStyle w:val="NoSpacing"/>
              <w:jc w:val="both"/>
              <w:rPr>
                <w:sz w:val="20"/>
                <w:szCs w:val="20"/>
              </w:rPr>
            </w:pPr>
          </w:p>
          <w:p w14:paraId="651A388D" w14:textId="7B5005FD" w:rsidR="002136F6" w:rsidRDefault="002136F6" w:rsidP="002136F6">
            <w:pPr>
              <w:pStyle w:val="NoSpacing"/>
              <w:jc w:val="both"/>
              <w:rPr>
                <w:sz w:val="20"/>
                <w:szCs w:val="20"/>
              </w:rPr>
            </w:pPr>
            <w:r>
              <w:rPr>
                <w:sz w:val="20"/>
                <w:szCs w:val="20"/>
              </w:rPr>
              <w:t>&lt;&lt;Primary Applicant First Name&gt;&gt; &lt;&lt; Primary</w:t>
            </w:r>
            <w:r w:rsidR="001908EF">
              <w:rPr>
                <w:sz w:val="20"/>
                <w:szCs w:val="20"/>
              </w:rPr>
              <w:t xml:space="preserve"> Applicant Last Name &gt;&gt; has</w:t>
            </w:r>
            <w:r>
              <w:rPr>
                <w:sz w:val="20"/>
                <w:szCs w:val="20"/>
              </w:rPr>
              <w:t xml:space="preserve"> applied for a</w:t>
            </w:r>
            <w:r w:rsidR="003E3078">
              <w:rPr>
                <w:sz w:val="20"/>
                <w:szCs w:val="20"/>
              </w:rPr>
              <w:t xml:space="preserve"> business</w:t>
            </w:r>
            <w:r>
              <w:rPr>
                <w:sz w:val="20"/>
                <w:szCs w:val="20"/>
              </w:rPr>
              <w:t xml:space="preserve"> account</w:t>
            </w:r>
            <w:r w:rsidR="003E3078">
              <w:rPr>
                <w:sz w:val="20"/>
                <w:szCs w:val="20"/>
              </w:rPr>
              <w:t xml:space="preserve"> on behalf of &lt;&lt;business legal name&gt;&gt;</w:t>
            </w:r>
            <w:r>
              <w:rPr>
                <w:sz w:val="20"/>
                <w:szCs w:val="20"/>
              </w:rPr>
              <w:t xml:space="preserve"> with </w:t>
            </w:r>
            <w:r w:rsidR="000A5396">
              <w:rPr>
                <w:sz w:val="20"/>
                <w:szCs w:val="20"/>
              </w:rPr>
              <w:t>Canadian Western Bank (CWB)</w:t>
            </w:r>
            <w:r w:rsidR="003E3078">
              <w:rPr>
                <w:sz w:val="20"/>
                <w:szCs w:val="20"/>
              </w:rPr>
              <w:t xml:space="preserve">. </w:t>
            </w:r>
            <w:r w:rsidR="001908EF">
              <w:rPr>
                <w:sz w:val="20"/>
                <w:szCs w:val="20"/>
              </w:rPr>
              <w:t xml:space="preserve">&lt;&lt;Primary Applicant First Name&gt;&gt; </w:t>
            </w:r>
            <w:r w:rsidR="003E3078">
              <w:rPr>
                <w:sz w:val="20"/>
                <w:szCs w:val="20"/>
              </w:rPr>
              <w:t xml:space="preserve">identified you as </w:t>
            </w:r>
            <w:proofErr w:type="gramStart"/>
            <w:r w:rsidR="003E3078">
              <w:rPr>
                <w:sz w:val="20"/>
                <w:szCs w:val="20"/>
              </w:rPr>
              <w:t>an</w:t>
            </w:r>
            <w:proofErr w:type="gramEnd"/>
            <w:r w:rsidR="003E3078">
              <w:rPr>
                <w:sz w:val="20"/>
                <w:szCs w:val="20"/>
              </w:rPr>
              <w:t xml:space="preserve"> </w:t>
            </w:r>
            <w:commentRangeStart w:id="232"/>
            <w:r w:rsidR="003E3078">
              <w:rPr>
                <w:sz w:val="20"/>
                <w:szCs w:val="20"/>
              </w:rPr>
              <w:t xml:space="preserve">Authorized Signer </w:t>
            </w:r>
            <w:commentRangeEnd w:id="232"/>
            <w:r w:rsidR="007A415B">
              <w:rPr>
                <w:rStyle w:val="CommentReference"/>
                <w:rFonts w:eastAsiaTheme="minorEastAsia"/>
                <w:lang w:eastAsia="en-CA"/>
              </w:rPr>
              <w:commentReference w:id="232"/>
            </w:r>
            <w:r w:rsidR="003E3078">
              <w:rPr>
                <w:sz w:val="20"/>
                <w:szCs w:val="20"/>
              </w:rPr>
              <w:t xml:space="preserve">on the account and </w:t>
            </w:r>
            <w:r w:rsidR="001908EF">
              <w:rPr>
                <w:sz w:val="20"/>
                <w:szCs w:val="20"/>
              </w:rPr>
              <w:t>provided you</w:t>
            </w:r>
            <w:r w:rsidR="00274572">
              <w:rPr>
                <w:sz w:val="20"/>
                <w:szCs w:val="20"/>
              </w:rPr>
              <w:t>r</w:t>
            </w:r>
            <w:r w:rsidR="00234D17">
              <w:rPr>
                <w:sz w:val="20"/>
                <w:szCs w:val="20"/>
              </w:rPr>
              <w:t xml:space="preserve"> name, e</w:t>
            </w:r>
            <w:r w:rsidR="001908EF">
              <w:rPr>
                <w:sz w:val="20"/>
                <w:szCs w:val="20"/>
              </w:rPr>
              <w:t>mail addre</w:t>
            </w:r>
            <w:r w:rsidR="00274572">
              <w:rPr>
                <w:sz w:val="20"/>
                <w:szCs w:val="20"/>
              </w:rPr>
              <w:t>s</w:t>
            </w:r>
            <w:r w:rsidR="001908EF">
              <w:rPr>
                <w:sz w:val="20"/>
                <w:szCs w:val="20"/>
              </w:rPr>
              <w:t xml:space="preserve">s and mobile phone number so we could </w:t>
            </w:r>
            <w:r w:rsidR="00B20EE7">
              <w:rPr>
                <w:sz w:val="20"/>
                <w:szCs w:val="20"/>
              </w:rPr>
              <w:t>gather some information from you</w:t>
            </w:r>
            <w:r w:rsidR="001908EF">
              <w:rPr>
                <w:sz w:val="20"/>
                <w:szCs w:val="20"/>
              </w:rPr>
              <w:t>.</w:t>
            </w:r>
          </w:p>
          <w:p w14:paraId="5DFB4CCD" w14:textId="2A451953" w:rsidR="002136F6" w:rsidRDefault="002136F6" w:rsidP="002136F6">
            <w:pPr>
              <w:pStyle w:val="NoSpacing"/>
              <w:jc w:val="both"/>
              <w:rPr>
                <w:sz w:val="20"/>
                <w:szCs w:val="20"/>
              </w:rPr>
            </w:pPr>
          </w:p>
          <w:p w14:paraId="37E94D02" w14:textId="722F73A0" w:rsidR="002136F6" w:rsidRDefault="00A37F15" w:rsidP="002136F6">
            <w:pPr>
              <w:pStyle w:val="NoSpacing"/>
              <w:jc w:val="both"/>
              <w:rPr>
                <w:sz w:val="20"/>
                <w:szCs w:val="20"/>
              </w:rPr>
            </w:pPr>
            <w:r>
              <w:rPr>
                <w:sz w:val="20"/>
                <w:szCs w:val="20"/>
              </w:rPr>
              <w:t>Please be aware that we cannot complete the process until your part of the application is complete.</w:t>
            </w:r>
          </w:p>
          <w:p w14:paraId="5696FFAF" w14:textId="3C7E8F07" w:rsidR="002136F6" w:rsidRPr="002136F6" w:rsidRDefault="002136F6" w:rsidP="002136F6">
            <w:pPr>
              <w:pStyle w:val="NoSpacing"/>
              <w:jc w:val="both"/>
              <w:rPr>
                <w:sz w:val="20"/>
                <w:szCs w:val="20"/>
              </w:rPr>
            </w:pPr>
          </w:p>
          <w:p w14:paraId="79DBBDFA" w14:textId="47FB75D5" w:rsidR="002136F6" w:rsidRPr="00D329F1" w:rsidRDefault="00D329F1" w:rsidP="002136F6">
            <w:pPr>
              <w:pStyle w:val="NoSpacing"/>
              <w:jc w:val="both"/>
              <w:rPr>
                <w:b/>
                <w:sz w:val="20"/>
                <w:szCs w:val="20"/>
                <w:u w:val="single"/>
              </w:rPr>
            </w:pPr>
            <w:r w:rsidRPr="00D329F1">
              <w:rPr>
                <w:b/>
                <w:sz w:val="20"/>
                <w:szCs w:val="20"/>
                <w:u w:val="single"/>
              </w:rPr>
              <w:t>Start</w:t>
            </w:r>
            <w:r w:rsidR="000A5396">
              <w:rPr>
                <w:b/>
                <w:sz w:val="20"/>
                <w:szCs w:val="20"/>
                <w:u w:val="single"/>
              </w:rPr>
              <w:t xml:space="preserve"> my a</w:t>
            </w:r>
            <w:r>
              <w:rPr>
                <w:b/>
                <w:sz w:val="20"/>
                <w:szCs w:val="20"/>
                <w:u w:val="single"/>
              </w:rPr>
              <w:t>pplication</w:t>
            </w:r>
          </w:p>
          <w:p w14:paraId="7E14251D" w14:textId="77777777" w:rsidR="002136F6" w:rsidRPr="002136F6" w:rsidRDefault="002136F6" w:rsidP="002136F6">
            <w:pPr>
              <w:pStyle w:val="NoSpacing"/>
              <w:jc w:val="both"/>
              <w:rPr>
                <w:sz w:val="20"/>
                <w:szCs w:val="20"/>
              </w:rPr>
            </w:pPr>
          </w:p>
          <w:p w14:paraId="77B233C0" w14:textId="2173AF6C" w:rsidR="00D329F1" w:rsidRPr="008B0D37" w:rsidRDefault="00D329F1" w:rsidP="00D329F1">
            <w:pPr>
              <w:pStyle w:val="NoSpacing"/>
              <w:jc w:val="both"/>
              <w:rPr>
                <w:sz w:val="20"/>
                <w:szCs w:val="20"/>
              </w:rPr>
            </w:pPr>
            <w:r w:rsidRPr="008B0D37">
              <w:rPr>
                <w:sz w:val="20"/>
                <w:szCs w:val="20"/>
              </w:rPr>
              <w:t xml:space="preserve">If you have any questions about your application, or just need more information, you can email us at </w:t>
            </w:r>
            <w:r w:rsidR="00B20EE7">
              <w:rPr>
                <w:b/>
                <w:sz w:val="20"/>
                <w:szCs w:val="20"/>
                <w:u w:val="single"/>
              </w:rPr>
              <w:t>business</w:t>
            </w:r>
            <w:r w:rsidR="000A5396" w:rsidRPr="000A5396">
              <w:rPr>
                <w:b/>
                <w:sz w:val="20"/>
                <w:szCs w:val="20"/>
                <w:u w:val="single"/>
              </w:rPr>
              <w:t>-onboarding@cwbank.com</w:t>
            </w:r>
            <w:r w:rsidR="000A5396">
              <w:rPr>
                <w:sz w:val="20"/>
                <w:szCs w:val="20"/>
              </w:rPr>
              <w:t>.</w:t>
            </w:r>
          </w:p>
          <w:p w14:paraId="7C772018" w14:textId="41A8C7E4" w:rsidR="002136F6" w:rsidRDefault="002136F6" w:rsidP="002136F6">
            <w:pPr>
              <w:pStyle w:val="NoSpacing"/>
              <w:jc w:val="both"/>
              <w:rPr>
                <w:sz w:val="20"/>
                <w:szCs w:val="20"/>
              </w:rPr>
            </w:pPr>
          </w:p>
          <w:p w14:paraId="23D1C248" w14:textId="6E1D8418" w:rsidR="008C391B" w:rsidRDefault="008C391B" w:rsidP="008C391B">
            <w:pPr>
              <w:pStyle w:val="NoSpacing"/>
              <w:jc w:val="both"/>
              <w:rPr>
                <w:sz w:val="20"/>
                <w:szCs w:val="20"/>
              </w:rPr>
            </w:pPr>
            <w:r>
              <w:rPr>
                <w:sz w:val="20"/>
                <w:szCs w:val="20"/>
              </w:rPr>
              <w:t xml:space="preserve">Your reference number is &lt;&lt;Application Number (of </w:t>
            </w:r>
            <w:r w:rsidR="00B20EE7">
              <w:rPr>
                <w:sz w:val="20"/>
                <w:szCs w:val="20"/>
              </w:rPr>
              <w:t>authorized signer</w:t>
            </w:r>
            <w:r>
              <w:rPr>
                <w:sz w:val="20"/>
                <w:szCs w:val="20"/>
              </w:rPr>
              <w:t xml:space="preserve"> application)&gt;&gt;.</w:t>
            </w:r>
          </w:p>
          <w:p w14:paraId="0309416F" w14:textId="77777777" w:rsidR="008C391B" w:rsidRPr="002136F6" w:rsidRDefault="008C391B" w:rsidP="002136F6">
            <w:pPr>
              <w:pStyle w:val="NoSpacing"/>
              <w:jc w:val="both"/>
              <w:rPr>
                <w:sz w:val="20"/>
                <w:szCs w:val="20"/>
              </w:rPr>
            </w:pPr>
          </w:p>
          <w:p w14:paraId="0E38B0A2" w14:textId="7D617FF4" w:rsidR="000A5396" w:rsidRPr="000A5396" w:rsidRDefault="000A5396" w:rsidP="000A5396">
            <w:pPr>
              <w:pStyle w:val="NoSpacing"/>
              <w:jc w:val="both"/>
              <w:rPr>
                <w:sz w:val="20"/>
                <w:szCs w:val="20"/>
              </w:rPr>
            </w:pPr>
            <w:r w:rsidRPr="000A5396">
              <w:rPr>
                <w:sz w:val="20"/>
                <w:szCs w:val="20"/>
              </w:rPr>
              <w:t xml:space="preserve">We look forward to the opportunity to help </w:t>
            </w:r>
            <w:r w:rsidR="00B20EE7">
              <w:rPr>
                <w:sz w:val="20"/>
                <w:szCs w:val="20"/>
              </w:rPr>
              <w:t xml:space="preserve">your business realize its </w:t>
            </w:r>
            <w:r w:rsidRPr="000A5396">
              <w:rPr>
                <w:sz w:val="20"/>
                <w:szCs w:val="20"/>
              </w:rPr>
              <w:t>financial potential.</w:t>
            </w:r>
          </w:p>
          <w:p w14:paraId="2FDCEBD4" w14:textId="77777777" w:rsidR="000A5396" w:rsidRPr="000A5396" w:rsidRDefault="000A5396" w:rsidP="000A5396">
            <w:pPr>
              <w:pStyle w:val="NoSpacing"/>
              <w:jc w:val="both"/>
              <w:rPr>
                <w:sz w:val="20"/>
                <w:szCs w:val="20"/>
              </w:rPr>
            </w:pPr>
          </w:p>
          <w:p w14:paraId="494FE79A" w14:textId="77777777" w:rsidR="000A5396" w:rsidRPr="000A5396" w:rsidRDefault="000A5396" w:rsidP="000A5396">
            <w:pPr>
              <w:pStyle w:val="NoSpacing"/>
              <w:jc w:val="both"/>
              <w:rPr>
                <w:sz w:val="20"/>
                <w:szCs w:val="20"/>
              </w:rPr>
            </w:pPr>
            <w:r w:rsidRPr="000A5396">
              <w:rPr>
                <w:sz w:val="20"/>
                <w:szCs w:val="20"/>
              </w:rPr>
              <w:t xml:space="preserve">Thank you, </w:t>
            </w:r>
          </w:p>
          <w:p w14:paraId="1974D2A5" w14:textId="77777777" w:rsidR="000A5396" w:rsidRPr="000A5396" w:rsidRDefault="000A5396" w:rsidP="000A5396">
            <w:pPr>
              <w:pStyle w:val="NoSpacing"/>
              <w:jc w:val="both"/>
              <w:rPr>
                <w:sz w:val="20"/>
                <w:szCs w:val="20"/>
              </w:rPr>
            </w:pPr>
          </w:p>
          <w:p w14:paraId="4609A4D4" w14:textId="31C1B34C" w:rsidR="00292730" w:rsidRPr="00F96A95" w:rsidRDefault="000A5396" w:rsidP="000A5396">
            <w:pPr>
              <w:pStyle w:val="NoSpacing"/>
              <w:jc w:val="both"/>
              <w:rPr>
                <w:sz w:val="20"/>
                <w:szCs w:val="20"/>
              </w:rPr>
            </w:pPr>
            <w:r w:rsidRPr="000A5396">
              <w:rPr>
                <w:sz w:val="20"/>
                <w:szCs w:val="20"/>
              </w:rPr>
              <w:t>Canadian Western Bank</w:t>
            </w:r>
          </w:p>
        </w:tc>
      </w:tr>
    </w:tbl>
    <w:p w14:paraId="41AB2225" w14:textId="066D5DD5" w:rsidR="00EC6B9A" w:rsidRDefault="00EC6B9A" w:rsidP="00292730">
      <w:pPr>
        <w:pStyle w:val="NoSpacing"/>
        <w:jc w:val="both"/>
      </w:pPr>
    </w:p>
    <w:p w14:paraId="2CB566E2" w14:textId="77777777" w:rsidR="009A0DDA" w:rsidRDefault="009A0DDA" w:rsidP="00292730">
      <w:pPr>
        <w:pStyle w:val="NoSpacing"/>
        <w:jc w:val="both"/>
      </w:pPr>
    </w:p>
    <w:p w14:paraId="2B715D38" w14:textId="77777777" w:rsidR="00292730" w:rsidRDefault="00292730" w:rsidP="00292730">
      <w:pPr>
        <w:pStyle w:val="NoSpacing"/>
        <w:jc w:val="both"/>
      </w:pPr>
      <w:r>
        <w:rPr>
          <w:b/>
          <w:u w:val="single"/>
        </w:rPr>
        <w:t>Hyperlinks</w:t>
      </w:r>
    </w:p>
    <w:p w14:paraId="3711EDEF" w14:textId="77777777" w:rsidR="00292730" w:rsidRDefault="00292730" w:rsidP="00292730">
      <w:pPr>
        <w:pStyle w:val="NoSpacing"/>
        <w:jc w:val="both"/>
      </w:pPr>
    </w:p>
    <w:p w14:paraId="45E1B354" w14:textId="77777777" w:rsidR="00292730" w:rsidRDefault="00292730" w:rsidP="00292730">
      <w:pPr>
        <w:pStyle w:val="NoSpacing"/>
        <w:jc w:val="both"/>
      </w:pPr>
      <w:r>
        <w:t>The message body above includes the following hyperlinked text.</w:t>
      </w:r>
    </w:p>
    <w:p w14:paraId="1D9E8767" w14:textId="14A8C31A" w:rsidR="004676CE" w:rsidRPr="00F96A95" w:rsidRDefault="004676CE" w:rsidP="004676CE">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4676CE" w:rsidRPr="00F96A95" w14:paraId="1102A1FF" w14:textId="77777777" w:rsidTr="009D2D78">
        <w:tc>
          <w:tcPr>
            <w:tcW w:w="704" w:type="dxa"/>
          </w:tcPr>
          <w:p w14:paraId="65BD3695" w14:textId="77777777" w:rsidR="004676CE" w:rsidRPr="00F96A95" w:rsidRDefault="004676CE" w:rsidP="009D2D78">
            <w:pPr>
              <w:pStyle w:val="NoSpacing"/>
              <w:jc w:val="both"/>
              <w:rPr>
                <w:b/>
                <w:sz w:val="20"/>
                <w:szCs w:val="20"/>
              </w:rPr>
            </w:pPr>
            <w:r w:rsidRPr="00F96A95">
              <w:rPr>
                <w:b/>
                <w:sz w:val="20"/>
                <w:szCs w:val="20"/>
              </w:rPr>
              <w:t>Text:</w:t>
            </w:r>
          </w:p>
        </w:tc>
        <w:tc>
          <w:tcPr>
            <w:tcW w:w="9366" w:type="dxa"/>
          </w:tcPr>
          <w:p w14:paraId="26E3ECDD" w14:textId="08EC8D5B" w:rsidR="004676CE" w:rsidRPr="00F96A95" w:rsidRDefault="004676CE" w:rsidP="009D2D78">
            <w:pPr>
              <w:pStyle w:val="NoSpacing"/>
              <w:jc w:val="both"/>
              <w:rPr>
                <w:b/>
                <w:sz w:val="20"/>
                <w:szCs w:val="20"/>
              </w:rPr>
            </w:pPr>
            <w:r>
              <w:rPr>
                <w:b/>
                <w:sz w:val="20"/>
                <w:szCs w:val="20"/>
              </w:rPr>
              <w:t>“Start My Application!</w:t>
            </w:r>
            <w:r w:rsidRPr="00DF3C1D">
              <w:rPr>
                <w:b/>
                <w:sz w:val="20"/>
                <w:szCs w:val="20"/>
              </w:rPr>
              <w:t>”</w:t>
            </w:r>
          </w:p>
        </w:tc>
      </w:tr>
      <w:tr w:rsidR="004676CE" w:rsidRPr="00F96A95" w14:paraId="202FEF28" w14:textId="77777777" w:rsidTr="009D2D78">
        <w:tc>
          <w:tcPr>
            <w:tcW w:w="704" w:type="dxa"/>
          </w:tcPr>
          <w:p w14:paraId="2D0D6098" w14:textId="77777777" w:rsidR="004676CE" w:rsidRPr="00F96A95" w:rsidRDefault="004676CE" w:rsidP="009D2D78">
            <w:pPr>
              <w:pStyle w:val="NoSpacing"/>
              <w:jc w:val="both"/>
              <w:rPr>
                <w:sz w:val="20"/>
                <w:szCs w:val="20"/>
              </w:rPr>
            </w:pPr>
            <w:r w:rsidRPr="00F96A95">
              <w:rPr>
                <w:sz w:val="20"/>
                <w:szCs w:val="20"/>
              </w:rPr>
              <w:t>URL:</w:t>
            </w:r>
          </w:p>
        </w:tc>
        <w:tc>
          <w:tcPr>
            <w:tcW w:w="9366" w:type="dxa"/>
          </w:tcPr>
          <w:p w14:paraId="753F8075" w14:textId="2076C1EF" w:rsidR="004676CE" w:rsidRPr="00F96A95" w:rsidRDefault="004676CE" w:rsidP="008400F3">
            <w:pPr>
              <w:pStyle w:val="NoSpacing"/>
              <w:jc w:val="both"/>
              <w:rPr>
                <w:sz w:val="20"/>
                <w:szCs w:val="20"/>
              </w:rPr>
            </w:pPr>
            <w:r w:rsidRPr="00DF3C1D">
              <w:rPr>
                <w:sz w:val="20"/>
                <w:szCs w:val="20"/>
              </w:rPr>
              <w:t>System generated URL directing</w:t>
            </w:r>
            <w:r>
              <w:rPr>
                <w:sz w:val="20"/>
                <w:szCs w:val="20"/>
              </w:rPr>
              <w:t xml:space="preserve"> the user to the </w:t>
            </w:r>
            <w:r w:rsidR="00A37F15">
              <w:rPr>
                <w:sz w:val="20"/>
                <w:szCs w:val="20"/>
              </w:rPr>
              <w:t>authorized signer</w:t>
            </w:r>
            <w:r>
              <w:rPr>
                <w:sz w:val="20"/>
                <w:szCs w:val="20"/>
              </w:rPr>
              <w:t xml:space="preserve"> entry page</w:t>
            </w:r>
          </w:p>
        </w:tc>
      </w:tr>
    </w:tbl>
    <w:p w14:paraId="41201DCC" w14:textId="77777777" w:rsidR="000A5396" w:rsidRPr="00F96A95" w:rsidRDefault="000A5396" w:rsidP="000A539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0A5396" w:rsidRPr="00F96A95" w14:paraId="4C464A2E" w14:textId="77777777" w:rsidTr="0058587F">
        <w:tc>
          <w:tcPr>
            <w:tcW w:w="704" w:type="dxa"/>
          </w:tcPr>
          <w:p w14:paraId="0823EE6F" w14:textId="77777777" w:rsidR="000A5396" w:rsidRPr="00F96A95" w:rsidRDefault="000A5396" w:rsidP="0058587F">
            <w:pPr>
              <w:pStyle w:val="NoSpacing"/>
              <w:jc w:val="both"/>
              <w:rPr>
                <w:b/>
                <w:sz w:val="20"/>
                <w:szCs w:val="20"/>
              </w:rPr>
            </w:pPr>
            <w:r w:rsidRPr="00F96A95">
              <w:rPr>
                <w:b/>
                <w:sz w:val="20"/>
                <w:szCs w:val="20"/>
              </w:rPr>
              <w:t>Text:</w:t>
            </w:r>
          </w:p>
        </w:tc>
        <w:tc>
          <w:tcPr>
            <w:tcW w:w="9366" w:type="dxa"/>
          </w:tcPr>
          <w:p w14:paraId="657ECB33" w14:textId="06FA9EE8" w:rsidR="000A5396" w:rsidRPr="00F96A95" w:rsidRDefault="000A5396" w:rsidP="008400F3">
            <w:pPr>
              <w:pStyle w:val="NoSpacing"/>
              <w:jc w:val="both"/>
              <w:rPr>
                <w:b/>
                <w:sz w:val="20"/>
                <w:szCs w:val="20"/>
              </w:rPr>
            </w:pPr>
            <w:r w:rsidRPr="00955208">
              <w:rPr>
                <w:b/>
                <w:sz w:val="20"/>
                <w:szCs w:val="20"/>
              </w:rPr>
              <w:t>“</w:t>
            </w:r>
            <w:r w:rsidR="00A37F15">
              <w:rPr>
                <w:b/>
                <w:sz w:val="20"/>
                <w:szCs w:val="20"/>
                <w:u w:val="single"/>
              </w:rPr>
              <w:t>business</w:t>
            </w:r>
            <w:r w:rsidRPr="00BA3D49">
              <w:rPr>
                <w:b/>
                <w:sz w:val="20"/>
                <w:szCs w:val="20"/>
                <w:u w:val="single"/>
              </w:rPr>
              <w:t>-onboarding@cwbank.com</w:t>
            </w:r>
            <w:r w:rsidRPr="00955208">
              <w:rPr>
                <w:b/>
                <w:sz w:val="20"/>
                <w:szCs w:val="20"/>
              </w:rPr>
              <w:t>”</w:t>
            </w:r>
          </w:p>
        </w:tc>
      </w:tr>
      <w:tr w:rsidR="000A5396" w:rsidRPr="00F96A95" w14:paraId="63F1711B" w14:textId="77777777" w:rsidTr="0058587F">
        <w:tc>
          <w:tcPr>
            <w:tcW w:w="704" w:type="dxa"/>
          </w:tcPr>
          <w:p w14:paraId="3F989AB5" w14:textId="77777777" w:rsidR="000A5396" w:rsidRPr="00F96A95" w:rsidRDefault="000A5396" w:rsidP="0058587F">
            <w:pPr>
              <w:pStyle w:val="NoSpacing"/>
              <w:jc w:val="both"/>
              <w:rPr>
                <w:sz w:val="20"/>
                <w:szCs w:val="20"/>
              </w:rPr>
            </w:pPr>
            <w:r w:rsidRPr="00F96A95">
              <w:rPr>
                <w:sz w:val="20"/>
                <w:szCs w:val="20"/>
              </w:rPr>
              <w:lastRenderedPageBreak/>
              <w:t>URL:</w:t>
            </w:r>
          </w:p>
        </w:tc>
        <w:tc>
          <w:tcPr>
            <w:tcW w:w="9366" w:type="dxa"/>
          </w:tcPr>
          <w:p w14:paraId="5C73DCFB" w14:textId="57AEDCC8" w:rsidR="000A5396" w:rsidRPr="00F96A95" w:rsidRDefault="000A5396" w:rsidP="008400F3">
            <w:pPr>
              <w:pStyle w:val="NoSpacing"/>
              <w:jc w:val="both"/>
              <w:rPr>
                <w:sz w:val="20"/>
                <w:szCs w:val="20"/>
              </w:rPr>
            </w:pPr>
            <w:r w:rsidRPr="00955208">
              <w:rPr>
                <w:sz w:val="20"/>
                <w:szCs w:val="20"/>
              </w:rPr>
              <w:t>mailto:</w:t>
            </w:r>
            <w:r w:rsidR="00A37F15">
              <w:rPr>
                <w:sz w:val="20"/>
                <w:szCs w:val="20"/>
              </w:rPr>
              <w:t>business</w:t>
            </w:r>
            <w:r w:rsidRPr="00A90282">
              <w:rPr>
                <w:sz w:val="20"/>
                <w:szCs w:val="20"/>
              </w:rPr>
              <w:t>-onboarding@cwbank.com</w:t>
            </w:r>
          </w:p>
        </w:tc>
      </w:tr>
    </w:tbl>
    <w:p w14:paraId="408D168A" w14:textId="77777777" w:rsidR="000A5396" w:rsidRDefault="000A5396" w:rsidP="000A5396">
      <w:pPr>
        <w:pStyle w:val="NoSpacing"/>
        <w:jc w:val="both"/>
      </w:pPr>
    </w:p>
    <w:p w14:paraId="4B459ED0" w14:textId="77777777" w:rsidR="00D329F1" w:rsidRDefault="00D329F1" w:rsidP="00D329F1">
      <w:pPr>
        <w:pStyle w:val="NoSpacing"/>
        <w:jc w:val="both"/>
      </w:pPr>
      <w:r>
        <w:rPr>
          <w:b/>
          <w:u w:val="single"/>
        </w:rPr>
        <w:t>Attachments</w:t>
      </w:r>
    </w:p>
    <w:p w14:paraId="0B0A4FE8" w14:textId="77777777" w:rsidR="009A0DDA" w:rsidRDefault="009A0DDA" w:rsidP="00292730">
      <w:pPr>
        <w:pStyle w:val="NoSpacing"/>
        <w:jc w:val="both"/>
      </w:pPr>
    </w:p>
    <w:p w14:paraId="223FC234" w14:textId="05578EB4" w:rsidR="008B0D37" w:rsidRDefault="00D329F1" w:rsidP="00292730">
      <w:pPr>
        <w:pStyle w:val="NoSpacing"/>
        <w:jc w:val="both"/>
      </w:pPr>
      <w:r>
        <w:t>This message does not require attachments.</w:t>
      </w:r>
      <w:r w:rsidR="00292730" w:rsidRPr="00F96A95">
        <w:rPr>
          <w:color w:val="937A46"/>
          <w:sz w:val="20"/>
          <w:szCs w:val="20"/>
        </w:rPr>
        <w:br w:type="page"/>
      </w:r>
    </w:p>
    <w:p w14:paraId="501C1220" w14:textId="6438131B" w:rsidR="00651880" w:rsidRDefault="009C582A" w:rsidP="00651880">
      <w:pPr>
        <w:pStyle w:val="Heading2"/>
        <w:keepNext/>
        <w:spacing w:after="0" w:line="240" w:lineRule="auto"/>
      </w:pPr>
      <w:bookmarkStart w:id="233" w:name="_Toc55555406"/>
      <w:r>
        <w:lastRenderedPageBreak/>
        <w:t>3.10</w:t>
      </w:r>
      <w:r w:rsidR="00AD1F09">
        <w:tab/>
        <w:t>Application Complete</w:t>
      </w:r>
      <w:r w:rsidR="00234D17">
        <w:t xml:space="preserve"> E</w:t>
      </w:r>
      <w:r w:rsidR="00651880">
        <w:t>mail</w:t>
      </w:r>
      <w:bookmarkEnd w:id="233"/>
    </w:p>
    <w:p w14:paraId="5FF0390E" w14:textId="77777777" w:rsidR="00651880" w:rsidRDefault="00651880" w:rsidP="00651880">
      <w:pPr>
        <w:pStyle w:val="NoSpacing"/>
        <w:jc w:val="both"/>
      </w:pPr>
    </w:p>
    <w:p w14:paraId="1DC9A95A" w14:textId="77777777" w:rsidR="00651880" w:rsidRPr="006B729E" w:rsidRDefault="00651880" w:rsidP="00651880">
      <w:pPr>
        <w:pStyle w:val="NoSpacing"/>
        <w:jc w:val="both"/>
        <w:rPr>
          <w:b/>
          <w:u w:val="single"/>
        </w:rPr>
      </w:pPr>
      <w:r>
        <w:rPr>
          <w:b/>
          <w:u w:val="single"/>
        </w:rPr>
        <w:t>Trigger Events</w:t>
      </w:r>
    </w:p>
    <w:p w14:paraId="5C729E50" w14:textId="77777777" w:rsidR="00651880" w:rsidRDefault="00651880" w:rsidP="00651880">
      <w:pPr>
        <w:pStyle w:val="NoSpacing"/>
        <w:jc w:val="both"/>
      </w:pPr>
    </w:p>
    <w:p w14:paraId="2F85BA81" w14:textId="7C7F9731" w:rsidR="00651880" w:rsidRDefault="00234D17" w:rsidP="00651880">
      <w:pPr>
        <w:pStyle w:val="NoSpacing"/>
        <w:jc w:val="both"/>
      </w:pPr>
      <w:r>
        <w:t>This e</w:t>
      </w:r>
      <w:r w:rsidR="00AD1F09">
        <w:t xml:space="preserve">mail gets sent to the applicant upon successful completion of the funding process.  The content is dynamic and may include instructions for offline funding procedures.  </w:t>
      </w:r>
      <w:r w:rsidR="00651880">
        <w:t>The following event</w:t>
      </w:r>
      <w:r>
        <w:t>s trigger the sending of this e</w:t>
      </w:r>
      <w:r w:rsidR="00651880">
        <w:t>mail.</w:t>
      </w:r>
    </w:p>
    <w:p w14:paraId="3850B52A" w14:textId="77777777" w:rsidR="00651880" w:rsidRDefault="00651880" w:rsidP="00651880">
      <w:pPr>
        <w:pStyle w:val="NoSpacing"/>
        <w:jc w:val="both"/>
      </w:pPr>
    </w:p>
    <w:p w14:paraId="0B42DEFB" w14:textId="6A58CED4" w:rsidR="00651880" w:rsidRDefault="00AD1F09" w:rsidP="00292730">
      <w:pPr>
        <w:pStyle w:val="NoSpacing"/>
        <w:numPr>
          <w:ilvl w:val="0"/>
          <w:numId w:val="30"/>
        </w:numPr>
        <w:jc w:val="both"/>
      </w:pPr>
      <w:r>
        <w:t>Applicant successfully completes the Flinks funding process, with EFT transactions successfully created.</w:t>
      </w:r>
    </w:p>
    <w:p w14:paraId="1F710B0B" w14:textId="6C03839D" w:rsidR="00651880" w:rsidRDefault="00AD1F09" w:rsidP="00292730">
      <w:pPr>
        <w:pStyle w:val="NoSpacing"/>
        <w:numPr>
          <w:ilvl w:val="0"/>
          <w:numId w:val="30"/>
        </w:numPr>
        <w:jc w:val="both"/>
      </w:pPr>
      <w:r>
        <w:t>Applicant reaches the Funding Form’s Dynamic Finish page after selecting Interac e-transfer as their preferred funding method.</w:t>
      </w:r>
    </w:p>
    <w:p w14:paraId="56D3C6A1" w14:textId="5DDD0DC0" w:rsidR="009F00A3" w:rsidRDefault="009F00A3" w:rsidP="009F00A3">
      <w:pPr>
        <w:pStyle w:val="NoSpacing"/>
        <w:numPr>
          <w:ilvl w:val="0"/>
          <w:numId w:val="30"/>
        </w:numPr>
        <w:jc w:val="both"/>
      </w:pPr>
      <w:r>
        <w:t>Applicant reaches the Funding Form’s Dynamic Finish page after selecting internal CWB transfer as their preferred funding method.</w:t>
      </w:r>
    </w:p>
    <w:p w14:paraId="10C65122" w14:textId="0465785D" w:rsidR="009F00A3" w:rsidRDefault="009F00A3" w:rsidP="009F00A3">
      <w:pPr>
        <w:pStyle w:val="NoSpacing"/>
        <w:numPr>
          <w:ilvl w:val="0"/>
          <w:numId w:val="30"/>
        </w:numPr>
        <w:jc w:val="both"/>
      </w:pPr>
      <w:r>
        <w:t>Applicant reaches the Funding Form’s Dynamic Finish page after selecting a cheque payment as their preferred funding method.</w:t>
      </w:r>
    </w:p>
    <w:p w14:paraId="19CA638C" w14:textId="43C733B1" w:rsidR="00DD4406" w:rsidRDefault="00DD4406" w:rsidP="009F00A3">
      <w:pPr>
        <w:pStyle w:val="NoSpacing"/>
        <w:numPr>
          <w:ilvl w:val="0"/>
          <w:numId w:val="30"/>
        </w:numPr>
        <w:jc w:val="both"/>
      </w:pPr>
      <w:r>
        <w:t>Applicant reaches the Finding Form’s Dynamic Finish page after selecting Remote Deposit Capture as their preferred funding method.</w:t>
      </w:r>
    </w:p>
    <w:p w14:paraId="1E030690" w14:textId="0FBEF05E" w:rsidR="009F00A3" w:rsidRDefault="009F00A3" w:rsidP="009F00A3">
      <w:pPr>
        <w:pStyle w:val="NoSpacing"/>
        <w:ind w:left="360"/>
        <w:jc w:val="both"/>
      </w:pPr>
    </w:p>
    <w:p w14:paraId="2B180EE8" w14:textId="783D4472" w:rsidR="009F00A3" w:rsidRPr="009F00A3" w:rsidRDefault="009F00A3" w:rsidP="009F00A3">
      <w:pPr>
        <w:pStyle w:val="NoSpacing"/>
        <w:ind w:left="360"/>
        <w:jc w:val="both"/>
      </w:pPr>
      <w:r>
        <w:t xml:space="preserve">Note: Applicants who reach the Dynamic Finish page after opting out of funding </w:t>
      </w:r>
      <w:r>
        <w:rPr>
          <w:u w:val="single"/>
        </w:rPr>
        <w:t>should not</w:t>
      </w:r>
      <w:r w:rsidR="00234D17">
        <w:t xml:space="preserve"> trigger this e</w:t>
      </w:r>
      <w:r>
        <w:t>mail.</w:t>
      </w:r>
    </w:p>
    <w:p w14:paraId="4EC15FE4" w14:textId="77777777" w:rsidR="00651880" w:rsidRDefault="00651880" w:rsidP="00651880">
      <w:pPr>
        <w:pStyle w:val="NoSpacing"/>
        <w:jc w:val="both"/>
      </w:pPr>
    </w:p>
    <w:p w14:paraId="6B887ED3" w14:textId="77777777" w:rsidR="00651880" w:rsidRDefault="00651880" w:rsidP="00651880">
      <w:pPr>
        <w:pStyle w:val="NoSpacing"/>
        <w:jc w:val="both"/>
      </w:pPr>
      <w:r>
        <w:rPr>
          <w:b/>
          <w:u w:val="single"/>
        </w:rPr>
        <w:t>Subject Line</w:t>
      </w:r>
    </w:p>
    <w:p w14:paraId="6E764C0D" w14:textId="77777777" w:rsidR="00651880" w:rsidRDefault="00651880"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651880" w:rsidRPr="00F96A95" w14:paraId="6A998216" w14:textId="77777777" w:rsidTr="00DF3C1D">
        <w:tc>
          <w:tcPr>
            <w:tcW w:w="10070" w:type="dxa"/>
          </w:tcPr>
          <w:p w14:paraId="4B508209" w14:textId="00F1CA69" w:rsidR="00651880" w:rsidRPr="00F96A95" w:rsidRDefault="009F00A3" w:rsidP="00970B60">
            <w:pPr>
              <w:pStyle w:val="NoSpacing"/>
              <w:jc w:val="both"/>
              <w:rPr>
                <w:sz w:val="20"/>
                <w:szCs w:val="20"/>
              </w:rPr>
            </w:pPr>
            <w:r>
              <w:rPr>
                <w:sz w:val="20"/>
                <w:szCs w:val="20"/>
              </w:rPr>
              <w:t xml:space="preserve">Your </w:t>
            </w:r>
            <w:r w:rsidR="00970B60">
              <w:rPr>
                <w:sz w:val="20"/>
                <w:szCs w:val="20"/>
              </w:rPr>
              <w:t>CWB</w:t>
            </w:r>
            <w:r w:rsidR="00396776">
              <w:rPr>
                <w:sz w:val="20"/>
                <w:szCs w:val="20"/>
              </w:rPr>
              <w:t xml:space="preserve"> business</w:t>
            </w:r>
            <w:r w:rsidR="00970B60">
              <w:rPr>
                <w:sz w:val="20"/>
                <w:szCs w:val="20"/>
              </w:rPr>
              <w:t xml:space="preserve"> account is all set up</w:t>
            </w:r>
          </w:p>
        </w:tc>
      </w:tr>
    </w:tbl>
    <w:p w14:paraId="1E2078A3" w14:textId="77777777" w:rsidR="00651880" w:rsidRDefault="00651880" w:rsidP="00651880">
      <w:pPr>
        <w:pStyle w:val="NoSpacing"/>
        <w:jc w:val="both"/>
      </w:pPr>
    </w:p>
    <w:p w14:paraId="5EC0B53E" w14:textId="77777777" w:rsidR="00651880" w:rsidRDefault="00651880" w:rsidP="00651880">
      <w:pPr>
        <w:pStyle w:val="NoSpacing"/>
        <w:jc w:val="both"/>
      </w:pPr>
      <w:r>
        <w:rPr>
          <w:b/>
          <w:u w:val="single"/>
        </w:rPr>
        <w:t>Message Body</w:t>
      </w:r>
    </w:p>
    <w:p w14:paraId="21F5F5EC" w14:textId="77777777" w:rsidR="00651880" w:rsidRDefault="00651880"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651880" w:rsidRPr="00F96A95" w14:paraId="3549CFDA" w14:textId="77777777" w:rsidTr="00DF3C1D">
        <w:tc>
          <w:tcPr>
            <w:tcW w:w="10070" w:type="dxa"/>
          </w:tcPr>
          <w:p w14:paraId="2944773F" w14:textId="470B3483" w:rsidR="009F00A3" w:rsidRPr="00F96A95" w:rsidRDefault="009F00A3" w:rsidP="009F00A3">
            <w:pPr>
              <w:pStyle w:val="NoSpacing"/>
              <w:jc w:val="both"/>
              <w:rPr>
                <w:sz w:val="20"/>
                <w:szCs w:val="20"/>
              </w:rPr>
            </w:pPr>
            <w:r>
              <w:rPr>
                <w:sz w:val="20"/>
                <w:szCs w:val="20"/>
              </w:rPr>
              <w:t>He</w:t>
            </w:r>
            <w:r w:rsidR="00770A6C">
              <w:rPr>
                <w:sz w:val="20"/>
                <w:szCs w:val="20"/>
              </w:rPr>
              <w:t>llo</w:t>
            </w:r>
            <w:r w:rsidRPr="00F96A95">
              <w:rPr>
                <w:sz w:val="20"/>
                <w:szCs w:val="20"/>
              </w:rPr>
              <w:t xml:space="preserve"> &lt;&lt;Applicant First Name&gt;&gt;, </w:t>
            </w:r>
          </w:p>
          <w:p w14:paraId="429F61D6" w14:textId="77777777" w:rsidR="009F00A3" w:rsidRPr="00F96A95" w:rsidRDefault="009F00A3" w:rsidP="009F00A3">
            <w:pPr>
              <w:pStyle w:val="NoSpacing"/>
              <w:jc w:val="both"/>
              <w:rPr>
                <w:sz w:val="20"/>
                <w:szCs w:val="20"/>
              </w:rPr>
            </w:pPr>
          </w:p>
          <w:p w14:paraId="77792030" w14:textId="4568C5AE" w:rsidR="009F00A3" w:rsidRPr="00F96A95" w:rsidRDefault="00877EEF" w:rsidP="009F00A3">
            <w:pPr>
              <w:pStyle w:val="NoSpacing"/>
              <w:jc w:val="both"/>
              <w:rPr>
                <w:sz w:val="20"/>
                <w:szCs w:val="20"/>
              </w:rPr>
            </w:pPr>
            <w:r>
              <w:rPr>
                <w:sz w:val="20"/>
                <w:szCs w:val="20"/>
              </w:rPr>
              <w:t xml:space="preserve">Thanks for choosing </w:t>
            </w:r>
            <w:r w:rsidR="00770A6C">
              <w:rPr>
                <w:sz w:val="20"/>
                <w:szCs w:val="20"/>
              </w:rPr>
              <w:t>Canadian Western Bank (CWB)!</w:t>
            </w:r>
            <w:r>
              <w:rPr>
                <w:sz w:val="20"/>
                <w:szCs w:val="20"/>
              </w:rPr>
              <w:t xml:space="preserve">  You</w:t>
            </w:r>
            <w:r w:rsidR="00770A6C">
              <w:rPr>
                <w:sz w:val="20"/>
                <w:szCs w:val="20"/>
              </w:rPr>
              <w:t>r</w:t>
            </w:r>
            <w:r>
              <w:rPr>
                <w:sz w:val="20"/>
                <w:szCs w:val="20"/>
              </w:rPr>
              <w:t xml:space="preserve"> new </w:t>
            </w:r>
            <w:r w:rsidR="00396776">
              <w:rPr>
                <w:sz w:val="20"/>
                <w:szCs w:val="20"/>
              </w:rPr>
              <w:t xml:space="preserve">business </w:t>
            </w:r>
            <w:r>
              <w:rPr>
                <w:sz w:val="20"/>
                <w:szCs w:val="20"/>
              </w:rPr>
              <w:t xml:space="preserve">account </w:t>
            </w:r>
            <w:r w:rsidR="00396776">
              <w:rPr>
                <w:sz w:val="20"/>
                <w:szCs w:val="20"/>
              </w:rPr>
              <w:t xml:space="preserve">for &lt;&lt;business legal name&gt;&gt; </w:t>
            </w:r>
            <w:r>
              <w:rPr>
                <w:sz w:val="20"/>
                <w:szCs w:val="20"/>
              </w:rPr>
              <w:t>is all set up and ready to go.</w:t>
            </w:r>
          </w:p>
          <w:p w14:paraId="7CD4BC48" w14:textId="77777777" w:rsidR="009F00A3" w:rsidRPr="00F96A95" w:rsidRDefault="009F00A3" w:rsidP="009F00A3">
            <w:pPr>
              <w:pStyle w:val="NoSpacing"/>
              <w:jc w:val="both"/>
              <w:rPr>
                <w:sz w:val="20"/>
                <w:szCs w:val="20"/>
              </w:rPr>
            </w:pPr>
          </w:p>
          <w:p w14:paraId="08481743" w14:textId="1617CD15" w:rsidR="009F00A3" w:rsidRPr="009F00A3" w:rsidRDefault="009F00A3" w:rsidP="009F00A3">
            <w:pPr>
              <w:pStyle w:val="NoSpacing"/>
              <w:jc w:val="both"/>
              <w:rPr>
                <w:b/>
                <w:sz w:val="20"/>
                <w:szCs w:val="20"/>
              </w:rPr>
            </w:pPr>
            <w:r w:rsidRPr="009F00A3">
              <w:rPr>
                <w:b/>
                <w:sz w:val="20"/>
                <w:szCs w:val="20"/>
              </w:rPr>
              <w:t>&lt;&lt;IF Funding</w:t>
            </w:r>
            <w:r w:rsidR="00AA3B4B">
              <w:rPr>
                <w:b/>
                <w:sz w:val="20"/>
                <w:szCs w:val="20"/>
              </w:rPr>
              <w:t>_</w:t>
            </w:r>
            <w:r w:rsidRPr="009F00A3">
              <w:rPr>
                <w:b/>
                <w:sz w:val="20"/>
                <w:szCs w:val="20"/>
              </w:rPr>
              <w:t>Method == “Flinks”&gt;&gt;</w:t>
            </w:r>
          </w:p>
          <w:p w14:paraId="67F424AD" w14:textId="2235A7ED" w:rsidR="009F00A3" w:rsidRDefault="009F00A3" w:rsidP="009F00A3">
            <w:pPr>
              <w:pStyle w:val="NoSpacing"/>
              <w:jc w:val="both"/>
              <w:rPr>
                <w:sz w:val="20"/>
                <w:szCs w:val="20"/>
              </w:rPr>
            </w:pPr>
            <w:r>
              <w:rPr>
                <w:sz w:val="20"/>
                <w:szCs w:val="20"/>
              </w:rPr>
              <w:t xml:space="preserve">The funds you transferred </w:t>
            </w:r>
            <w:r w:rsidR="00877EEF">
              <w:rPr>
                <w:sz w:val="20"/>
                <w:szCs w:val="20"/>
              </w:rPr>
              <w:t>will arrive s</w:t>
            </w:r>
            <w:ins w:id="234" w:author="Stacy Schmidt" w:date="2020-12-17T16:48:00Z">
              <w:r w:rsidR="007A415B">
                <w:rPr>
                  <w:sz w:val="20"/>
                  <w:szCs w:val="20"/>
                </w:rPr>
                <w:t>oon</w:t>
              </w:r>
            </w:ins>
            <w:del w:id="235" w:author="Stacy Schmidt" w:date="2020-12-17T16:48:00Z">
              <w:r w:rsidR="00877EEF" w:rsidDel="007A415B">
                <w:rPr>
                  <w:sz w:val="20"/>
                  <w:szCs w:val="20"/>
                </w:rPr>
                <w:delText>hortly</w:delText>
              </w:r>
            </w:del>
            <w:r w:rsidR="00877EEF">
              <w:rPr>
                <w:sz w:val="20"/>
                <w:szCs w:val="20"/>
              </w:rPr>
              <w:t>, but may be held for up to 5 business days.  In the mean time,</w:t>
            </w:r>
            <w:r w:rsidR="00B0244D">
              <w:rPr>
                <w:sz w:val="20"/>
                <w:szCs w:val="20"/>
              </w:rPr>
              <w:t xml:space="preserve"> </w:t>
            </w:r>
            <w:r w:rsidR="00770A6C">
              <w:rPr>
                <w:sz w:val="20"/>
                <w:szCs w:val="20"/>
              </w:rPr>
              <w:t xml:space="preserve">you can log into </w:t>
            </w:r>
            <w:commentRangeStart w:id="236"/>
            <w:r w:rsidR="00770A6C">
              <w:rPr>
                <w:sz w:val="20"/>
                <w:szCs w:val="20"/>
              </w:rPr>
              <w:t>online banking</w:t>
            </w:r>
            <w:commentRangeEnd w:id="236"/>
            <w:r w:rsidR="007A415B">
              <w:rPr>
                <w:rStyle w:val="CommentReference"/>
                <w:rFonts w:eastAsiaTheme="minorEastAsia"/>
                <w:lang w:eastAsia="en-CA"/>
              </w:rPr>
              <w:commentReference w:id="236"/>
            </w:r>
            <w:r w:rsidR="00770A6C">
              <w:rPr>
                <w:sz w:val="20"/>
                <w:szCs w:val="20"/>
              </w:rPr>
              <w:t>.</w:t>
            </w:r>
          </w:p>
          <w:p w14:paraId="224DD26B" w14:textId="77777777" w:rsidR="00877EEF" w:rsidRDefault="00877EEF" w:rsidP="009F00A3">
            <w:pPr>
              <w:pStyle w:val="NoSpacing"/>
              <w:jc w:val="both"/>
              <w:rPr>
                <w:sz w:val="20"/>
                <w:szCs w:val="20"/>
              </w:rPr>
            </w:pPr>
          </w:p>
          <w:p w14:paraId="3C2C8056" w14:textId="56D7BA51" w:rsidR="009F00A3" w:rsidRPr="009F00A3" w:rsidRDefault="009F00A3" w:rsidP="009F00A3">
            <w:pPr>
              <w:pStyle w:val="NoSpacing"/>
              <w:jc w:val="both"/>
              <w:rPr>
                <w:b/>
                <w:sz w:val="20"/>
                <w:szCs w:val="20"/>
              </w:rPr>
            </w:pPr>
            <w:r w:rsidRPr="009F00A3">
              <w:rPr>
                <w:b/>
                <w:sz w:val="20"/>
                <w:szCs w:val="20"/>
              </w:rPr>
              <w:t>&lt;&lt;ELSE IF Funding_Method == “Interac e-transfer”&gt;&gt;</w:t>
            </w:r>
          </w:p>
          <w:p w14:paraId="1847E659" w14:textId="3FC4F842" w:rsidR="009F00A3" w:rsidRDefault="0042385D" w:rsidP="009F00A3">
            <w:pPr>
              <w:pStyle w:val="NoSpacing"/>
              <w:jc w:val="both"/>
              <w:rPr>
                <w:sz w:val="20"/>
                <w:szCs w:val="20"/>
              </w:rPr>
            </w:pPr>
            <w:r>
              <w:rPr>
                <w:sz w:val="20"/>
                <w:szCs w:val="20"/>
              </w:rPr>
              <w:t>To fund your account using e-transfer, follow these steps:</w:t>
            </w:r>
          </w:p>
          <w:p w14:paraId="0274DC7D" w14:textId="5827E404" w:rsidR="0042385D" w:rsidRDefault="0042385D" w:rsidP="009F00A3">
            <w:pPr>
              <w:pStyle w:val="NoSpacing"/>
              <w:jc w:val="both"/>
              <w:rPr>
                <w:sz w:val="20"/>
                <w:szCs w:val="20"/>
              </w:rPr>
            </w:pPr>
          </w:p>
          <w:p w14:paraId="0D6352AF" w14:textId="465403BF" w:rsidR="0042385D" w:rsidRDefault="0042385D" w:rsidP="0042385D">
            <w:pPr>
              <w:pStyle w:val="NoSpacing"/>
              <w:numPr>
                <w:ilvl w:val="0"/>
                <w:numId w:val="34"/>
              </w:numPr>
              <w:jc w:val="both"/>
              <w:rPr>
                <w:sz w:val="20"/>
                <w:szCs w:val="20"/>
              </w:rPr>
            </w:pPr>
            <w:r>
              <w:rPr>
                <w:sz w:val="20"/>
                <w:szCs w:val="20"/>
              </w:rPr>
              <w:t>Log into your other bank or financial institution.</w:t>
            </w:r>
          </w:p>
          <w:p w14:paraId="202099AB" w14:textId="7E7B176D" w:rsidR="0042385D" w:rsidRDefault="00B10F55" w:rsidP="0042385D">
            <w:pPr>
              <w:pStyle w:val="NoSpacing"/>
              <w:numPr>
                <w:ilvl w:val="0"/>
                <w:numId w:val="34"/>
              </w:numPr>
              <w:jc w:val="both"/>
              <w:rPr>
                <w:sz w:val="20"/>
                <w:szCs w:val="20"/>
              </w:rPr>
            </w:pPr>
            <w:r>
              <w:rPr>
                <w:sz w:val="20"/>
                <w:szCs w:val="20"/>
              </w:rPr>
              <w:t>Send funds to your</w:t>
            </w:r>
            <w:r w:rsidR="00396776">
              <w:rPr>
                <w:sz w:val="20"/>
                <w:szCs w:val="20"/>
              </w:rPr>
              <w:t xml:space="preserve"> business</w:t>
            </w:r>
            <w:r w:rsidR="00234D17">
              <w:rPr>
                <w:sz w:val="20"/>
                <w:szCs w:val="20"/>
              </w:rPr>
              <w:t xml:space="preserve"> using Interac E-Transfer (e</w:t>
            </w:r>
            <w:r>
              <w:rPr>
                <w:sz w:val="20"/>
                <w:szCs w:val="20"/>
              </w:rPr>
              <w:t xml:space="preserve">mail money).  You may need to create a new recipient for </w:t>
            </w:r>
            <w:r w:rsidR="00396776">
              <w:rPr>
                <w:sz w:val="20"/>
                <w:szCs w:val="20"/>
              </w:rPr>
              <w:t xml:space="preserve">your business </w:t>
            </w:r>
            <w:r>
              <w:rPr>
                <w:sz w:val="20"/>
                <w:szCs w:val="20"/>
              </w:rPr>
              <w:t>first.</w:t>
            </w:r>
          </w:p>
          <w:p w14:paraId="680CE090" w14:textId="40F31987" w:rsidR="00B10F55" w:rsidRDefault="00B10F55" w:rsidP="0042385D">
            <w:pPr>
              <w:pStyle w:val="NoSpacing"/>
              <w:numPr>
                <w:ilvl w:val="0"/>
                <w:numId w:val="34"/>
              </w:numPr>
              <w:jc w:val="both"/>
              <w:rPr>
                <w:sz w:val="20"/>
                <w:szCs w:val="20"/>
              </w:rPr>
            </w:pPr>
            <w:r>
              <w:rPr>
                <w:sz w:val="20"/>
                <w:szCs w:val="20"/>
              </w:rPr>
              <w:t>Wh</w:t>
            </w:r>
            <w:r w:rsidR="00234D17">
              <w:rPr>
                <w:sz w:val="20"/>
                <w:szCs w:val="20"/>
              </w:rPr>
              <w:t>en you receive the E-Transfer e</w:t>
            </w:r>
            <w:r>
              <w:rPr>
                <w:sz w:val="20"/>
                <w:szCs w:val="20"/>
              </w:rPr>
              <w:t>mail, follow the on-screen instructions to deposit the funds into your new account.  Ma</w:t>
            </w:r>
            <w:r w:rsidR="00EC6B9A">
              <w:rPr>
                <w:sz w:val="20"/>
                <w:szCs w:val="20"/>
              </w:rPr>
              <w:t xml:space="preserve">ke sure to </w:t>
            </w:r>
            <w:r w:rsidR="00416B10">
              <w:rPr>
                <w:sz w:val="20"/>
                <w:szCs w:val="20"/>
              </w:rPr>
              <w:t>choose</w:t>
            </w:r>
            <w:r w:rsidR="00770A6C">
              <w:rPr>
                <w:sz w:val="20"/>
                <w:szCs w:val="20"/>
              </w:rPr>
              <w:t xml:space="preserve"> “Canadian Western Bank</w:t>
            </w:r>
            <w:r>
              <w:rPr>
                <w:sz w:val="20"/>
                <w:szCs w:val="20"/>
              </w:rPr>
              <w:t>” as the financ</w:t>
            </w:r>
            <w:r w:rsidR="003C710A">
              <w:rPr>
                <w:sz w:val="20"/>
                <w:szCs w:val="20"/>
              </w:rPr>
              <w:t>ial institution for the deposit.</w:t>
            </w:r>
          </w:p>
          <w:p w14:paraId="5148E6C5" w14:textId="77777777" w:rsidR="0042385D" w:rsidRDefault="0042385D" w:rsidP="009F00A3">
            <w:pPr>
              <w:pStyle w:val="NoSpacing"/>
              <w:jc w:val="both"/>
              <w:rPr>
                <w:sz w:val="20"/>
                <w:szCs w:val="20"/>
              </w:rPr>
            </w:pPr>
          </w:p>
          <w:p w14:paraId="35042425" w14:textId="2E689DC9" w:rsidR="009F00A3" w:rsidRPr="009F00A3" w:rsidRDefault="009F00A3" w:rsidP="009F00A3">
            <w:pPr>
              <w:pStyle w:val="NoSpacing"/>
              <w:jc w:val="both"/>
              <w:rPr>
                <w:b/>
                <w:sz w:val="20"/>
                <w:szCs w:val="20"/>
              </w:rPr>
            </w:pPr>
            <w:commentRangeStart w:id="237"/>
            <w:r w:rsidRPr="009F00A3">
              <w:rPr>
                <w:b/>
                <w:sz w:val="20"/>
                <w:szCs w:val="20"/>
              </w:rPr>
              <w:t xml:space="preserve">&lt;&lt;ELSE IF Funding_Method == “Internal </w:t>
            </w:r>
            <w:proofErr w:type="spellStart"/>
            <w:r w:rsidRPr="009F00A3">
              <w:rPr>
                <w:b/>
                <w:sz w:val="20"/>
                <w:szCs w:val="20"/>
              </w:rPr>
              <w:t>CWB</w:t>
            </w:r>
            <w:proofErr w:type="spellEnd"/>
            <w:r w:rsidRPr="009F00A3">
              <w:rPr>
                <w:b/>
                <w:sz w:val="20"/>
                <w:szCs w:val="20"/>
              </w:rPr>
              <w:t xml:space="preserve"> Transfer”&gt;&gt;</w:t>
            </w:r>
            <w:commentRangeEnd w:id="237"/>
            <w:r w:rsidR="00A170D8">
              <w:rPr>
                <w:rStyle w:val="CommentReference"/>
                <w:rFonts w:eastAsiaTheme="minorEastAsia"/>
                <w:lang w:eastAsia="en-CA"/>
              </w:rPr>
              <w:commentReference w:id="237"/>
            </w:r>
          </w:p>
          <w:p w14:paraId="21442CC6" w14:textId="215AD8E8" w:rsidR="00E607BB" w:rsidRDefault="005C11A7" w:rsidP="009F00A3">
            <w:pPr>
              <w:pStyle w:val="NoSpacing"/>
              <w:jc w:val="both"/>
              <w:rPr>
                <w:sz w:val="20"/>
                <w:szCs w:val="20"/>
              </w:rPr>
            </w:pPr>
            <w:r>
              <w:rPr>
                <w:sz w:val="20"/>
                <w:szCs w:val="20"/>
              </w:rPr>
              <w:t>To transfer funds from your Motive Financial account to your new CWB</w:t>
            </w:r>
            <w:r w:rsidR="00E607BB">
              <w:rPr>
                <w:sz w:val="20"/>
                <w:szCs w:val="20"/>
              </w:rPr>
              <w:t xml:space="preserve"> account, follow these steps:</w:t>
            </w:r>
          </w:p>
          <w:p w14:paraId="60602560" w14:textId="77777777" w:rsidR="00E607BB" w:rsidRDefault="00E607BB" w:rsidP="009F00A3">
            <w:pPr>
              <w:pStyle w:val="NoSpacing"/>
              <w:jc w:val="both"/>
              <w:rPr>
                <w:sz w:val="20"/>
                <w:szCs w:val="20"/>
              </w:rPr>
            </w:pPr>
          </w:p>
          <w:p w14:paraId="3E1531E5" w14:textId="2D4C5948" w:rsidR="00E607BB" w:rsidRDefault="00B0244D" w:rsidP="00E607BB">
            <w:pPr>
              <w:pStyle w:val="NoSpacing"/>
              <w:numPr>
                <w:ilvl w:val="0"/>
                <w:numId w:val="32"/>
              </w:numPr>
              <w:jc w:val="both"/>
              <w:rPr>
                <w:sz w:val="20"/>
                <w:szCs w:val="20"/>
              </w:rPr>
            </w:pPr>
            <w:r>
              <w:rPr>
                <w:sz w:val="20"/>
                <w:szCs w:val="20"/>
              </w:rPr>
              <w:t>Visit</w:t>
            </w:r>
            <w:r w:rsidR="00E607BB">
              <w:rPr>
                <w:sz w:val="20"/>
                <w:szCs w:val="20"/>
              </w:rPr>
              <w:t xml:space="preserve"> the</w:t>
            </w:r>
            <w:r w:rsidR="008536E4">
              <w:rPr>
                <w:sz w:val="20"/>
                <w:szCs w:val="20"/>
              </w:rPr>
              <w:t xml:space="preserve"> Online Banking</w:t>
            </w:r>
            <w:r w:rsidR="00E607BB">
              <w:rPr>
                <w:sz w:val="20"/>
                <w:szCs w:val="20"/>
              </w:rPr>
              <w:t xml:space="preserve"> link below to log into your </w:t>
            </w:r>
            <w:r w:rsidR="008536E4">
              <w:rPr>
                <w:sz w:val="20"/>
                <w:szCs w:val="20"/>
              </w:rPr>
              <w:t xml:space="preserve">new </w:t>
            </w:r>
            <w:r w:rsidR="00770A6C">
              <w:rPr>
                <w:sz w:val="20"/>
                <w:szCs w:val="20"/>
              </w:rPr>
              <w:t>CWB</w:t>
            </w:r>
            <w:r w:rsidR="008536E4">
              <w:rPr>
                <w:sz w:val="20"/>
                <w:szCs w:val="20"/>
              </w:rPr>
              <w:t xml:space="preserve"> account</w:t>
            </w:r>
            <w:r w:rsidR="00E607BB">
              <w:rPr>
                <w:sz w:val="20"/>
                <w:szCs w:val="20"/>
              </w:rPr>
              <w:t>.</w:t>
            </w:r>
          </w:p>
          <w:p w14:paraId="34B68922" w14:textId="2EF37611" w:rsidR="00E607BB" w:rsidRDefault="00E607BB" w:rsidP="00E607BB">
            <w:pPr>
              <w:pStyle w:val="NoSpacing"/>
              <w:numPr>
                <w:ilvl w:val="0"/>
                <w:numId w:val="32"/>
              </w:numPr>
              <w:jc w:val="both"/>
              <w:rPr>
                <w:sz w:val="20"/>
                <w:szCs w:val="20"/>
              </w:rPr>
            </w:pPr>
            <w:r>
              <w:rPr>
                <w:sz w:val="20"/>
                <w:szCs w:val="20"/>
              </w:rPr>
              <w:t>On the “Account Summary” page, find the account where</w:t>
            </w:r>
            <w:r w:rsidR="0006285C">
              <w:rPr>
                <w:sz w:val="20"/>
                <w:szCs w:val="20"/>
              </w:rPr>
              <w:t xml:space="preserve"> you want to put the funds.  Copy the</w:t>
            </w:r>
            <w:r>
              <w:rPr>
                <w:sz w:val="20"/>
                <w:szCs w:val="20"/>
              </w:rPr>
              <w:t xml:space="preserve"> 12-digit account number.</w:t>
            </w:r>
          </w:p>
          <w:p w14:paraId="16864680" w14:textId="54DF0932" w:rsidR="00E607BB" w:rsidRDefault="00B0244D" w:rsidP="00E607BB">
            <w:pPr>
              <w:pStyle w:val="NoSpacing"/>
              <w:numPr>
                <w:ilvl w:val="0"/>
                <w:numId w:val="32"/>
              </w:numPr>
              <w:jc w:val="both"/>
              <w:rPr>
                <w:sz w:val="20"/>
                <w:szCs w:val="20"/>
              </w:rPr>
            </w:pPr>
            <w:r w:rsidRPr="00384DBD">
              <w:rPr>
                <w:sz w:val="20"/>
                <w:szCs w:val="20"/>
              </w:rPr>
              <w:t>L</w:t>
            </w:r>
            <w:r w:rsidR="00E607BB">
              <w:rPr>
                <w:sz w:val="20"/>
                <w:szCs w:val="20"/>
              </w:rPr>
              <w:t xml:space="preserve">og into your </w:t>
            </w:r>
            <w:r w:rsidR="00770A6C">
              <w:rPr>
                <w:b/>
                <w:sz w:val="20"/>
                <w:szCs w:val="20"/>
                <w:u w:val="single"/>
              </w:rPr>
              <w:t>Motive</w:t>
            </w:r>
            <w:r w:rsidR="00E607BB" w:rsidRPr="00B0244D">
              <w:rPr>
                <w:b/>
                <w:sz w:val="20"/>
                <w:szCs w:val="20"/>
                <w:u w:val="single"/>
              </w:rPr>
              <w:t xml:space="preserve"> online banking</w:t>
            </w:r>
            <w:r w:rsidR="00E607BB">
              <w:rPr>
                <w:sz w:val="20"/>
                <w:szCs w:val="20"/>
              </w:rPr>
              <w:t>.</w:t>
            </w:r>
          </w:p>
          <w:p w14:paraId="3F0BB062" w14:textId="04961A7A" w:rsidR="00E607BB" w:rsidRDefault="00384DBD" w:rsidP="00E607BB">
            <w:pPr>
              <w:pStyle w:val="NoSpacing"/>
              <w:numPr>
                <w:ilvl w:val="0"/>
                <w:numId w:val="32"/>
              </w:numPr>
              <w:jc w:val="both"/>
              <w:rPr>
                <w:sz w:val="20"/>
                <w:szCs w:val="20"/>
              </w:rPr>
            </w:pPr>
            <w:r>
              <w:rPr>
                <w:sz w:val="20"/>
                <w:szCs w:val="20"/>
              </w:rPr>
              <w:lastRenderedPageBreak/>
              <w:t>Select the</w:t>
            </w:r>
            <w:r w:rsidR="00E607BB">
              <w:rPr>
                <w:sz w:val="20"/>
                <w:szCs w:val="20"/>
              </w:rPr>
              <w:t xml:space="preserve"> “Transfers”</w:t>
            </w:r>
            <w:r>
              <w:rPr>
                <w:sz w:val="20"/>
                <w:szCs w:val="20"/>
              </w:rPr>
              <w:t xml:space="preserve"> option from</w:t>
            </w:r>
            <w:r w:rsidR="00E607BB">
              <w:rPr>
                <w:sz w:val="20"/>
                <w:szCs w:val="20"/>
              </w:rPr>
              <w:t xml:space="preserve"> the menu.</w:t>
            </w:r>
          </w:p>
          <w:p w14:paraId="018C7EA4" w14:textId="4EDE4FA1" w:rsidR="00E607BB" w:rsidRDefault="00E607BB" w:rsidP="00E607BB">
            <w:pPr>
              <w:pStyle w:val="NoSpacing"/>
              <w:numPr>
                <w:ilvl w:val="0"/>
                <w:numId w:val="32"/>
              </w:numPr>
              <w:jc w:val="both"/>
              <w:rPr>
                <w:sz w:val="20"/>
                <w:szCs w:val="20"/>
              </w:rPr>
            </w:pPr>
            <w:r>
              <w:rPr>
                <w:sz w:val="20"/>
                <w:szCs w:val="20"/>
              </w:rPr>
              <w:t>In the “From” field, select the account you want to move funds from.</w:t>
            </w:r>
          </w:p>
          <w:p w14:paraId="41A1A815" w14:textId="69BE8F85" w:rsidR="00E607BB" w:rsidRDefault="00E607BB" w:rsidP="00E607BB">
            <w:pPr>
              <w:pStyle w:val="NoSpacing"/>
              <w:numPr>
                <w:ilvl w:val="0"/>
                <w:numId w:val="32"/>
              </w:numPr>
              <w:jc w:val="both"/>
              <w:rPr>
                <w:sz w:val="20"/>
                <w:szCs w:val="20"/>
              </w:rPr>
            </w:pPr>
            <w:r>
              <w:rPr>
                <w:sz w:val="20"/>
                <w:szCs w:val="20"/>
              </w:rPr>
              <w:t xml:space="preserve">Specify the amount </w:t>
            </w:r>
            <w:r w:rsidR="0006285C">
              <w:rPr>
                <w:sz w:val="20"/>
                <w:szCs w:val="20"/>
              </w:rPr>
              <w:t xml:space="preserve">you would like </w:t>
            </w:r>
            <w:r>
              <w:rPr>
                <w:sz w:val="20"/>
                <w:szCs w:val="20"/>
              </w:rPr>
              <w:t>to transfer.</w:t>
            </w:r>
          </w:p>
          <w:p w14:paraId="22420102" w14:textId="507D4080" w:rsidR="00E607BB" w:rsidRDefault="00E607BB" w:rsidP="00E607BB">
            <w:pPr>
              <w:pStyle w:val="NoSpacing"/>
              <w:numPr>
                <w:ilvl w:val="0"/>
                <w:numId w:val="32"/>
              </w:numPr>
              <w:jc w:val="both"/>
              <w:rPr>
                <w:sz w:val="20"/>
                <w:szCs w:val="20"/>
              </w:rPr>
            </w:pPr>
            <w:r>
              <w:rPr>
                <w:sz w:val="20"/>
                <w:szCs w:val="20"/>
              </w:rPr>
              <w:t>In the “Transfer To” field, select the option called “Another Client”.</w:t>
            </w:r>
          </w:p>
          <w:p w14:paraId="70204B09" w14:textId="1C963973" w:rsidR="00E607BB" w:rsidRDefault="00CE0A63" w:rsidP="00E607BB">
            <w:pPr>
              <w:pStyle w:val="NoSpacing"/>
              <w:numPr>
                <w:ilvl w:val="0"/>
                <w:numId w:val="32"/>
              </w:numPr>
              <w:jc w:val="both"/>
              <w:rPr>
                <w:sz w:val="20"/>
                <w:szCs w:val="20"/>
              </w:rPr>
            </w:pPr>
            <w:r>
              <w:rPr>
                <w:sz w:val="20"/>
                <w:szCs w:val="20"/>
              </w:rPr>
              <w:t>In the “Other Motive</w:t>
            </w:r>
            <w:r w:rsidR="00E607BB">
              <w:rPr>
                <w:sz w:val="20"/>
                <w:szCs w:val="20"/>
              </w:rPr>
              <w:t xml:space="preserve"> Ac</w:t>
            </w:r>
            <w:r w:rsidR="00770A6C">
              <w:rPr>
                <w:sz w:val="20"/>
                <w:szCs w:val="20"/>
              </w:rPr>
              <w:t>count”, type the 12-digit CWB</w:t>
            </w:r>
            <w:r w:rsidR="00E607BB">
              <w:rPr>
                <w:sz w:val="20"/>
                <w:szCs w:val="20"/>
              </w:rPr>
              <w:t xml:space="preserve"> account number from step 2.</w:t>
            </w:r>
          </w:p>
          <w:p w14:paraId="74FFF3A6" w14:textId="33438C27" w:rsidR="00E607BB" w:rsidRDefault="00384DBD" w:rsidP="00E607BB">
            <w:pPr>
              <w:pStyle w:val="NoSpacing"/>
              <w:numPr>
                <w:ilvl w:val="0"/>
                <w:numId w:val="32"/>
              </w:numPr>
              <w:jc w:val="both"/>
              <w:rPr>
                <w:sz w:val="20"/>
                <w:szCs w:val="20"/>
              </w:rPr>
            </w:pPr>
            <w:r>
              <w:rPr>
                <w:sz w:val="20"/>
                <w:szCs w:val="20"/>
              </w:rPr>
              <w:t>Click or tap</w:t>
            </w:r>
            <w:r w:rsidR="00E607BB">
              <w:rPr>
                <w:sz w:val="20"/>
                <w:szCs w:val="20"/>
              </w:rPr>
              <w:t xml:space="preserve"> “Continue” and follow the on-screen instructions to complete the transfer.</w:t>
            </w:r>
          </w:p>
          <w:p w14:paraId="7E79E8FB" w14:textId="50C7A809" w:rsidR="009F00A3" w:rsidRDefault="00E607BB" w:rsidP="00E607BB">
            <w:pPr>
              <w:pStyle w:val="NoSpacing"/>
              <w:ind w:left="360"/>
              <w:jc w:val="both"/>
              <w:rPr>
                <w:sz w:val="20"/>
                <w:szCs w:val="20"/>
              </w:rPr>
            </w:pPr>
            <w:r>
              <w:rPr>
                <w:sz w:val="20"/>
                <w:szCs w:val="20"/>
              </w:rPr>
              <w:t xml:space="preserve"> </w:t>
            </w:r>
          </w:p>
          <w:p w14:paraId="3630647E" w14:textId="7ADE2714" w:rsidR="009F00A3" w:rsidRDefault="009F00A3" w:rsidP="009F00A3">
            <w:pPr>
              <w:pStyle w:val="NoSpacing"/>
              <w:jc w:val="both"/>
              <w:rPr>
                <w:b/>
                <w:sz w:val="20"/>
                <w:szCs w:val="20"/>
              </w:rPr>
            </w:pPr>
            <w:r w:rsidRPr="009F00A3">
              <w:rPr>
                <w:b/>
                <w:sz w:val="20"/>
                <w:szCs w:val="20"/>
              </w:rPr>
              <w:t>&lt;&lt;ELSE IF Funding_Method == “Cheque Payment”&gt;&gt;</w:t>
            </w:r>
          </w:p>
          <w:p w14:paraId="47534A9C" w14:textId="0A7C2DE4" w:rsidR="0042385D" w:rsidRDefault="0042385D" w:rsidP="0042385D">
            <w:pPr>
              <w:pStyle w:val="NoSpacing"/>
              <w:jc w:val="both"/>
              <w:rPr>
                <w:sz w:val="20"/>
                <w:szCs w:val="20"/>
              </w:rPr>
            </w:pPr>
            <w:r>
              <w:rPr>
                <w:sz w:val="20"/>
                <w:szCs w:val="20"/>
              </w:rPr>
              <w:t>To fund your</w:t>
            </w:r>
            <w:r w:rsidR="0014440C">
              <w:rPr>
                <w:sz w:val="20"/>
                <w:szCs w:val="20"/>
              </w:rPr>
              <w:t xml:space="preserve"> business</w:t>
            </w:r>
            <w:r>
              <w:rPr>
                <w:sz w:val="20"/>
                <w:szCs w:val="20"/>
              </w:rPr>
              <w:t xml:space="preserve"> account with a cheque, follow these steps:</w:t>
            </w:r>
          </w:p>
          <w:p w14:paraId="2AF575EC" w14:textId="48B0C3FB" w:rsidR="0042385D" w:rsidRDefault="0042385D" w:rsidP="0042385D">
            <w:pPr>
              <w:pStyle w:val="NoSpacing"/>
              <w:jc w:val="both"/>
              <w:rPr>
                <w:sz w:val="20"/>
                <w:szCs w:val="20"/>
              </w:rPr>
            </w:pPr>
          </w:p>
          <w:p w14:paraId="405B610E" w14:textId="533EAD21" w:rsidR="0042385D" w:rsidRDefault="0042385D" w:rsidP="0042385D">
            <w:pPr>
              <w:pStyle w:val="NoSpacing"/>
              <w:numPr>
                <w:ilvl w:val="0"/>
                <w:numId w:val="33"/>
              </w:numPr>
              <w:jc w:val="both"/>
              <w:rPr>
                <w:sz w:val="20"/>
                <w:szCs w:val="20"/>
              </w:rPr>
            </w:pPr>
            <w:r>
              <w:rPr>
                <w:sz w:val="20"/>
                <w:szCs w:val="20"/>
              </w:rPr>
              <w:t xml:space="preserve">Fill out a cheque and make it payable to </w:t>
            </w:r>
            <w:r w:rsidR="0014440C">
              <w:rPr>
                <w:sz w:val="20"/>
                <w:szCs w:val="20"/>
              </w:rPr>
              <w:t>your business</w:t>
            </w:r>
          </w:p>
          <w:p w14:paraId="47824873" w14:textId="3C5DC5EF" w:rsidR="0042385D" w:rsidRDefault="0042385D" w:rsidP="0042385D">
            <w:pPr>
              <w:pStyle w:val="NoSpacing"/>
              <w:numPr>
                <w:ilvl w:val="0"/>
                <w:numId w:val="33"/>
              </w:numPr>
              <w:jc w:val="both"/>
              <w:rPr>
                <w:sz w:val="20"/>
                <w:szCs w:val="20"/>
              </w:rPr>
            </w:pPr>
            <w:r>
              <w:rPr>
                <w:sz w:val="20"/>
                <w:szCs w:val="20"/>
              </w:rPr>
              <w:t>Mail the cheque to</w:t>
            </w:r>
          </w:p>
          <w:p w14:paraId="747F4720" w14:textId="34949D85" w:rsidR="00770A6C" w:rsidRDefault="00770A6C" w:rsidP="00770A6C">
            <w:pPr>
              <w:pStyle w:val="NoSpacing"/>
              <w:jc w:val="both"/>
              <w:rPr>
                <w:sz w:val="20"/>
                <w:szCs w:val="20"/>
              </w:rPr>
            </w:pPr>
          </w:p>
          <w:p w14:paraId="0308A4CC" w14:textId="22933863" w:rsidR="00770A6C" w:rsidRPr="0042385D" w:rsidRDefault="005C11A7" w:rsidP="00770A6C">
            <w:pPr>
              <w:pStyle w:val="NoSpacing"/>
              <w:jc w:val="both"/>
              <w:rPr>
                <w:sz w:val="20"/>
                <w:szCs w:val="20"/>
              </w:rPr>
            </w:pPr>
            <w:r>
              <w:rPr>
                <w:sz w:val="20"/>
                <w:szCs w:val="20"/>
              </w:rPr>
              <w:t>Canadian Western Bank</w:t>
            </w:r>
          </w:p>
          <w:p w14:paraId="7DA6E2F3" w14:textId="77777777" w:rsidR="00770A6C" w:rsidRPr="0042385D" w:rsidRDefault="00770A6C" w:rsidP="00770A6C">
            <w:pPr>
              <w:pStyle w:val="NoSpacing"/>
              <w:jc w:val="both"/>
              <w:rPr>
                <w:sz w:val="20"/>
                <w:szCs w:val="20"/>
              </w:rPr>
            </w:pPr>
            <w:r w:rsidRPr="0042385D">
              <w:rPr>
                <w:sz w:val="20"/>
                <w:szCs w:val="20"/>
              </w:rPr>
              <w:t>Suite 3000, 10303 Jasper Avenue NW</w:t>
            </w:r>
          </w:p>
          <w:p w14:paraId="065D8800" w14:textId="77777777" w:rsidR="00770A6C" w:rsidRPr="0042385D" w:rsidRDefault="00770A6C" w:rsidP="00770A6C">
            <w:pPr>
              <w:pStyle w:val="NoSpacing"/>
              <w:jc w:val="both"/>
              <w:rPr>
                <w:sz w:val="20"/>
                <w:szCs w:val="20"/>
              </w:rPr>
            </w:pPr>
            <w:r w:rsidRPr="0042385D">
              <w:rPr>
                <w:sz w:val="20"/>
                <w:szCs w:val="20"/>
              </w:rPr>
              <w:t>Edmonton, AB T5J 3X6</w:t>
            </w:r>
          </w:p>
          <w:p w14:paraId="0E95E09D" w14:textId="1B6291EE" w:rsidR="0042385D" w:rsidRDefault="0042385D" w:rsidP="0042385D">
            <w:pPr>
              <w:pStyle w:val="NoSpacing"/>
              <w:jc w:val="both"/>
              <w:rPr>
                <w:sz w:val="20"/>
                <w:szCs w:val="20"/>
              </w:rPr>
            </w:pPr>
          </w:p>
          <w:p w14:paraId="2F852038" w14:textId="60B28083" w:rsidR="00770A6C" w:rsidRDefault="00770A6C" w:rsidP="0042385D">
            <w:pPr>
              <w:pStyle w:val="NoSpacing"/>
              <w:jc w:val="both"/>
              <w:rPr>
                <w:sz w:val="20"/>
                <w:szCs w:val="20"/>
              </w:rPr>
            </w:pPr>
            <w:r w:rsidRPr="0042385D">
              <w:rPr>
                <w:sz w:val="20"/>
                <w:szCs w:val="20"/>
              </w:rPr>
              <w:t>(Funds ma</w:t>
            </w:r>
            <w:r>
              <w:rPr>
                <w:sz w:val="20"/>
                <w:szCs w:val="20"/>
              </w:rPr>
              <w:t>y be held for 5 business days.)</w:t>
            </w:r>
          </w:p>
          <w:p w14:paraId="0A452985" w14:textId="1A3DB752" w:rsidR="00DD4406" w:rsidRDefault="00DD4406" w:rsidP="00DD4406">
            <w:pPr>
              <w:pStyle w:val="NoSpacing"/>
              <w:jc w:val="both"/>
              <w:rPr>
                <w:b/>
                <w:sz w:val="20"/>
                <w:szCs w:val="20"/>
              </w:rPr>
            </w:pPr>
            <w:r w:rsidRPr="009F00A3">
              <w:rPr>
                <w:b/>
                <w:sz w:val="20"/>
                <w:szCs w:val="20"/>
              </w:rPr>
              <w:t>&lt;&lt;ELSE IF F</w:t>
            </w:r>
            <w:r>
              <w:rPr>
                <w:b/>
                <w:sz w:val="20"/>
                <w:szCs w:val="20"/>
              </w:rPr>
              <w:t>unding_Method == “Remote Deposit Capture</w:t>
            </w:r>
            <w:r w:rsidRPr="009F00A3">
              <w:rPr>
                <w:b/>
                <w:sz w:val="20"/>
                <w:szCs w:val="20"/>
              </w:rPr>
              <w:t>”&gt;&gt;</w:t>
            </w:r>
          </w:p>
          <w:p w14:paraId="1A569A20" w14:textId="1BA8A8B7" w:rsidR="00DD4406" w:rsidRDefault="00DD4406" w:rsidP="00DD4406">
            <w:pPr>
              <w:pStyle w:val="NoSpacing"/>
              <w:jc w:val="both"/>
              <w:rPr>
                <w:sz w:val="20"/>
                <w:szCs w:val="20"/>
              </w:rPr>
            </w:pPr>
            <w:r>
              <w:rPr>
                <w:sz w:val="20"/>
                <w:szCs w:val="20"/>
              </w:rPr>
              <w:t>To fund your account using Remote Deposit Capture, follow these steps:</w:t>
            </w:r>
          </w:p>
          <w:p w14:paraId="07638A0E" w14:textId="77777777" w:rsidR="00DD4406" w:rsidRDefault="00DD4406" w:rsidP="00DD4406">
            <w:pPr>
              <w:pStyle w:val="NoSpacing"/>
              <w:jc w:val="both"/>
              <w:rPr>
                <w:sz w:val="20"/>
                <w:szCs w:val="20"/>
              </w:rPr>
            </w:pPr>
          </w:p>
          <w:p w14:paraId="7CAF2975" w14:textId="2F615D8D" w:rsidR="00DD4406" w:rsidRDefault="00FC7AE9" w:rsidP="00DD4406">
            <w:pPr>
              <w:pStyle w:val="NoSpacing"/>
              <w:numPr>
                <w:ilvl w:val="0"/>
                <w:numId w:val="42"/>
              </w:numPr>
              <w:jc w:val="both"/>
              <w:rPr>
                <w:sz w:val="20"/>
                <w:szCs w:val="20"/>
              </w:rPr>
            </w:pPr>
            <w:r>
              <w:rPr>
                <w:sz w:val="20"/>
                <w:szCs w:val="20"/>
              </w:rPr>
              <w:t>Log into the CWB mobile app, and tap the “Deposit” icon.</w:t>
            </w:r>
          </w:p>
          <w:p w14:paraId="58A917BB" w14:textId="0A9EDCCE" w:rsidR="00DD4406" w:rsidRDefault="00FC7AE9" w:rsidP="00DD4406">
            <w:pPr>
              <w:pStyle w:val="NoSpacing"/>
              <w:numPr>
                <w:ilvl w:val="0"/>
                <w:numId w:val="42"/>
              </w:numPr>
              <w:jc w:val="both"/>
              <w:rPr>
                <w:sz w:val="20"/>
                <w:szCs w:val="20"/>
              </w:rPr>
            </w:pPr>
            <w:r>
              <w:rPr>
                <w:sz w:val="20"/>
                <w:szCs w:val="20"/>
              </w:rPr>
              <w:t>Read and acknowledge the deposit times disclaimer, and tap “Continue”.</w:t>
            </w:r>
          </w:p>
          <w:p w14:paraId="7578B1CC" w14:textId="4F6070B0" w:rsidR="00DD4406" w:rsidRDefault="00FC7AE9" w:rsidP="00DD4406">
            <w:pPr>
              <w:pStyle w:val="NoSpacing"/>
              <w:numPr>
                <w:ilvl w:val="0"/>
                <w:numId w:val="42"/>
              </w:numPr>
              <w:jc w:val="both"/>
              <w:rPr>
                <w:sz w:val="20"/>
                <w:szCs w:val="20"/>
              </w:rPr>
            </w:pPr>
            <w:r>
              <w:rPr>
                <w:sz w:val="20"/>
                <w:szCs w:val="20"/>
              </w:rPr>
              <w:t>Select the CWB account that you would like to deposit funds to.</w:t>
            </w:r>
          </w:p>
          <w:p w14:paraId="41CFF8EA" w14:textId="11697B85" w:rsidR="00FC7AE9" w:rsidRDefault="00FC7AE9" w:rsidP="00DD4406">
            <w:pPr>
              <w:pStyle w:val="NoSpacing"/>
              <w:numPr>
                <w:ilvl w:val="0"/>
                <w:numId w:val="42"/>
              </w:numPr>
              <w:jc w:val="both"/>
              <w:rPr>
                <w:sz w:val="20"/>
                <w:szCs w:val="20"/>
              </w:rPr>
            </w:pPr>
            <w:r>
              <w:rPr>
                <w:sz w:val="20"/>
                <w:szCs w:val="20"/>
              </w:rPr>
              <w:t>Enter the amount written on the face of your cheque.</w:t>
            </w:r>
          </w:p>
          <w:p w14:paraId="16B46374" w14:textId="58767C7E" w:rsidR="00FC7AE9" w:rsidRDefault="00FC7AE9" w:rsidP="00DD4406">
            <w:pPr>
              <w:pStyle w:val="NoSpacing"/>
              <w:numPr>
                <w:ilvl w:val="0"/>
                <w:numId w:val="42"/>
              </w:numPr>
              <w:jc w:val="both"/>
              <w:rPr>
                <w:sz w:val="20"/>
                <w:szCs w:val="20"/>
              </w:rPr>
            </w:pPr>
            <w:r>
              <w:rPr>
                <w:sz w:val="20"/>
                <w:szCs w:val="20"/>
              </w:rPr>
              <w:t>Take photos of the front and back side of your cheque.</w:t>
            </w:r>
          </w:p>
          <w:p w14:paraId="3CD67F1C" w14:textId="2A357FB5" w:rsidR="0042385D" w:rsidRPr="00FC7AE9" w:rsidRDefault="00FC7AE9" w:rsidP="0042385D">
            <w:pPr>
              <w:pStyle w:val="NoSpacing"/>
              <w:numPr>
                <w:ilvl w:val="0"/>
                <w:numId w:val="42"/>
              </w:numPr>
              <w:jc w:val="both"/>
              <w:rPr>
                <w:sz w:val="20"/>
                <w:szCs w:val="20"/>
              </w:rPr>
            </w:pPr>
            <w:r>
              <w:rPr>
                <w:sz w:val="20"/>
                <w:szCs w:val="20"/>
              </w:rPr>
              <w:t>Tap “Continue” to complete the deposit.</w:t>
            </w:r>
          </w:p>
          <w:p w14:paraId="0A7E7789" w14:textId="43575054" w:rsidR="009F00A3" w:rsidRPr="0042385D" w:rsidRDefault="0042385D" w:rsidP="009F00A3">
            <w:pPr>
              <w:pStyle w:val="NoSpacing"/>
              <w:jc w:val="both"/>
              <w:rPr>
                <w:b/>
                <w:sz w:val="20"/>
                <w:szCs w:val="20"/>
              </w:rPr>
            </w:pPr>
            <w:r>
              <w:rPr>
                <w:b/>
                <w:sz w:val="20"/>
                <w:szCs w:val="20"/>
              </w:rPr>
              <w:t>&lt;&lt; END IF&gt;&gt;</w:t>
            </w:r>
          </w:p>
          <w:p w14:paraId="6E986AAF" w14:textId="77777777" w:rsidR="0042385D" w:rsidRDefault="0042385D" w:rsidP="009F00A3">
            <w:pPr>
              <w:pStyle w:val="NoSpacing"/>
              <w:jc w:val="both"/>
              <w:rPr>
                <w:sz w:val="20"/>
                <w:szCs w:val="20"/>
              </w:rPr>
            </w:pPr>
          </w:p>
          <w:p w14:paraId="2F90A3FB" w14:textId="2684A0A2" w:rsidR="0006285C" w:rsidRPr="008B0D37" w:rsidRDefault="0006285C" w:rsidP="0006285C">
            <w:pPr>
              <w:pStyle w:val="NoSpacing"/>
              <w:jc w:val="both"/>
              <w:rPr>
                <w:sz w:val="20"/>
                <w:szCs w:val="20"/>
              </w:rPr>
            </w:pPr>
            <w:r>
              <w:rPr>
                <w:sz w:val="20"/>
                <w:szCs w:val="20"/>
              </w:rPr>
              <w:t>If you need additional assistance</w:t>
            </w:r>
            <w:r w:rsidRPr="008B0D37">
              <w:rPr>
                <w:sz w:val="20"/>
                <w:szCs w:val="20"/>
              </w:rPr>
              <w:t xml:space="preserve">, or just need more information, you can email us at </w:t>
            </w:r>
            <w:r w:rsidR="0014440C">
              <w:rPr>
                <w:b/>
                <w:sz w:val="20"/>
                <w:szCs w:val="20"/>
                <w:u w:val="single"/>
              </w:rPr>
              <w:t>business</w:t>
            </w:r>
            <w:r w:rsidR="00770A6C" w:rsidRPr="00770A6C">
              <w:rPr>
                <w:b/>
                <w:sz w:val="20"/>
                <w:szCs w:val="20"/>
                <w:u w:val="single"/>
              </w:rPr>
              <w:t>-onboarding@cwbank.com</w:t>
            </w:r>
            <w:r w:rsidRPr="008B0D37">
              <w:rPr>
                <w:sz w:val="20"/>
                <w:szCs w:val="20"/>
              </w:rPr>
              <w:t>.</w:t>
            </w:r>
          </w:p>
          <w:p w14:paraId="3710F6C1" w14:textId="2D949BA7" w:rsidR="009F00A3" w:rsidRDefault="009F00A3" w:rsidP="009F00A3">
            <w:pPr>
              <w:pStyle w:val="NoSpacing"/>
              <w:jc w:val="both"/>
              <w:rPr>
                <w:sz w:val="20"/>
                <w:szCs w:val="20"/>
              </w:rPr>
            </w:pPr>
          </w:p>
          <w:p w14:paraId="392422C5" w14:textId="21DB0FA7" w:rsidR="00770A6C" w:rsidRDefault="00746E66" w:rsidP="009F00A3">
            <w:pPr>
              <w:pStyle w:val="NoSpacing"/>
              <w:jc w:val="both"/>
              <w:rPr>
                <w:sz w:val="20"/>
                <w:szCs w:val="20"/>
              </w:rPr>
            </w:pPr>
            <w:r>
              <w:rPr>
                <w:sz w:val="20"/>
                <w:szCs w:val="20"/>
              </w:rPr>
              <w:t>Thank</w:t>
            </w:r>
            <w:r w:rsidR="00770A6C">
              <w:rPr>
                <w:sz w:val="20"/>
                <w:szCs w:val="20"/>
              </w:rPr>
              <w:t xml:space="preserve"> you for putting your trust in us.</w:t>
            </w:r>
          </w:p>
          <w:p w14:paraId="7814F426" w14:textId="28F85B52" w:rsidR="00770A6C" w:rsidRDefault="00770A6C" w:rsidP="009F00A3">
            <w:pPr>
              <w:pStyle w:val="NoSpacing"/>
              <w:jc w:val="both"/>
              <w:rPr>
                <w:sz w:val="20"/>
                <w:szCs w:val="20"/>
              </w:rPr>
            </w:pPr>
          </w:p>
          <w:p w14:paraId="5AD41328" w14:textId="265FFDB2" w:rsidR="00770A6C" w:rsidRDefault="00770A6C" w:rsidP="009F00A3">
            <w:pPr>
              <w:pStyle w:val="NoSpacing"/>
              <w:jc w:val="both"/>
              <w:rPr>
                <w:sz w:val="20"/>
                <w:szCs w:val="20"/>
              </w:rPr>
            </w:pPr>
            <w:r>
              <w:rPr>
                <w:sz w:val="20"/>
                <w:szCs w:val="20"/>
              </w:rPr>
              <w:t>Canadian Western Bank</w:t>
            </w:r>
          </w:p>
          <w:p w14:paraId="4B1CDCE0" w14:textId="77777777" w:rsidR="00770A6C" w:rsidRDefault="00770A6C" w:rsidP="009F00A3">
            <w:pPr>
              <w:pStyle w:val="NoSpacing"/>
              <w:jc w:val="both"/>
              <w:rPr>
                <w:sz w:val="20"/>
                <w:szCs w:val="20"/>
              </w:rPr>
            </w:pPr>
          </w:p>
          <w:p w14:paraId="728F6E82" w14:textId="77777777" w:rsidR="008C391B" w:rsidRDefault="008C391B" w:rsidP="008C391B">
            <w:pPr>
              <w:pStyle w:val="NoSpacing"/>
              <w:jc w:val="both"/>
              <w:rPr>
                <w:sz w:val="20"/>
                <w:szCs w:val="20"/>
              </w:rPr>
            </w:pPr>
            <w:r>
              <w:rPr>
                <w:sz w:val="20"/>
                <w:szCs w:val="20"/>
              </w:rPr>
              <w:t>Your reference number is &lt;&lt;Application Number&gt;&gt;.</w:t>
            </w:r>
          </w:p>
          <w:p w14:paraId="14DE8A26" w14:textId="77777777" w:rsidR="008C391B" w:rsidRPr="00F96A95" w:rsidRDefault="008C391B" w:rsidP="009F00A3">
            <w:pPr>
              <w:pStyle w:val="NoSpacing"/>
              <w:jc w:val="both"/>
              <w:rPr>
                <w:sz w:val="20"/>
                <w:szCs w:val="20"/>
              </w:rPr>
            </w:pPr>
          </w:p>
          <w:p w14:paraId="20D7095B" w14:textId="42DB41B3" w:rsidR="009F00A3" w:rsidRPr="00F96A95" w:rsidRDefault="00FC7AE9" w:rsidP="009F00A3">
            <w:pPr>
              <w:pStyle w:val="NoSpacing"/>
              <w:jc w:val="both"/>
              <w:rPr>
                <w:b/>
                <w:sz w:val="20"/>
                <w:szCs w:val="20"/>
                <w:u w:val="single"/>
              </w:rPr>
            </w:pPr>
            <w:r>
              <w:rPr>
                <w:b/>
                <w:sz w:val="20"/>
                <w:szCs w:val="20"/>
                <w:u w:val="single"/>
              </w:rPr>
              <w:t>Go t</w:t>
            </w:r>
            <w:r w:rsidR="009F00A3" w:rsidRPr="00F96A95">
              <w:rPr>
                <w:b/>
                <w:sz w:val="20"/>
                <w:szCs w:val="20"/>
                <w:u w:val="single"/>
              </w:rPr>
              <w:t xml:space="preserve">o </w:t>
            </w:r>
            <w:r w:rsidR="00770A6C" w:rsidRPr="00770A6C">
              <w:rPr>
                <w:b/>
                <w:sz w:val="20"/>
                <w:szCs w:val="20"/>
                <w:u w:val="single"/>
              </w:rPr>
              <w:t>CWBDirect®</w:t>
            </w:r>
            <w:r w:rsidR="00770A6C">
              <w:rPr>
                <w:b/>
                <w:sz w:val="20"/>
                <w:szCs w:val="20"/>
                <w:u w:val="single"/>
              </w:rPr>
              <w:t xml:space="preserve"> </w:t>
            </w:r>
            <w:r w:rsidR="009F00A3" w:rsidRPr="00F96A95">
              <w:rPr>
                <w:b/>
                <w:sz w:val="20"/>
                <w:szCs w:val="20"/>
                <w:u w:val="single"/>
              </w:rPr>
              <w:t>Online Banking</w:t>
            </w:r>
          </w:p>
          <w:p w14:paraId="748EA738" w14:textId="77777777" w:rsidR="009F00A3" w:rsidRPr="00F96A95" w:rsidRDefault="009F00A3" w:rsidP="009F00A3">
            <w:pPr>
              <w:pStyle w:val="NoSpacing"/>
              <w:jc w:val="both"/>
              <w:rPr>
                <w:sz w:val="20"/>
                <w:szCs w:val="20"/>
              </w:rPr>
            </w:pPr>
          </w:p>
          <w:p w14:paraId="7B02CB9A" w14:textId="1FB21445" w:rsidR="00651880" w:rsidRPr="00F96A95" w:rsidRDefault="009F00A3" w:rsidP="009F00A3">
            <w:pPr>
              <w:pStyle w:val="NoSpacing"/>
              <w:jc w:val="both"/>
              <w:rPr>
                <w:sz w:val="20"/>
                <w:szCs w:val="20"/>
              </w:rPr>
            </w:pPr>
            <w:r w:rsidRPr="00F96A95">
              <w:rPr>
                <w:sz w:val="20"/>
                <w:szCs w:val="20"/>
              </w:rPr>
              <w:t>Canada Deposit Insurance Corporation (CDIC) is a federal Crown corporation that protects your deposits at financial institutions that are CDIC members. Coverage is free and automatic — you don’t have to sign up. CDIC encourages you to learn about CDIC protection by reviewing the CDIC brochure available at this link: “Protecting your deposits”</w:t>
            </w:r>
          </w:p>
        </w:tc>
      </w:tr>
    </w:tbl>
    <w:p w14:paraId="00F11065" w14:textId="270480A4" w:rsidR="00651880" w:rsidRDefault="00651880" w:rsidP="00651880">
      <w:pPr>
        <w:pStyle w:val="NoSpacing"/>
        <w:jc w:val="both"/>
      </w:pPr>
    </w:p>
    <w:p w14:paraId="3B0EAC76" w14:textId="77777777" w:rsidR="00651880" w:rsidRDefault="00651880" w:rsidP="00651880">
      <w:pPr>
        <w:pStyle w:val="NoSpacing"/>
        <w:jc w:val="both"/>
      </w:pPr>
      <w:r>
        <w:rPr>
          <w:b/>
          <w:u w:val="single"/>
        </w:rPr>
        <w:t>Hyperlinks</w:t>
      </w:r>
    </w:p>
    <w:p w14:paraId="3CFB066E" w14:textId="77777777" w:rsidR="00651880" w:rsidRDefault="00651880" w:rsidP="00651880">
      <w:pPr>
        <w:pStyle w:val="NoSpacing"/>
        <w:jc w:val="both"/>
      </w:pPr>
    </w:p>
    <w:p w14:paraId="05328DEB" w14:textId="77777777" w:rsidR="00651880" w:rsidRDefault="00651880" w:rsidP="00651880">
      <w:pPr>
        <w:pStyle w:val="NoSpacing"/>
        <w:jc w:val="both"/>
      </w:pPr>
      <w:r>
        <w:t>The message body above includes the following hyperlinked text.</w:t>
      </w:r>
    </w:p>
    <w:p w14:paraId="3059AD2D" w14:textId="5C62480A" w:rsidR="00AA3B4B" w:rsidRPr="00F96A95" w:rsidRDefault="00AA3B4B" w:rsidP="00AA3B4B">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AA3B4B" w:rsidRPr="00F96A95" w14:paraId="40EA3E8F" w14:textId="77777777" w:rsidTr="001908EF">
        <w:tc>
          <w:tcPr>
            <w:tcW w:w="704" w:type="dxa"/>
          </w:tcPr>
          <w:p w14:paraId="7B556DD0" w14:textId="77777777" w:rsidR="00AA3B4B" w:rsidRPr="00F96A95" w:rsidRDefault="00AA3B4B" w:rsidP="001908EF">
            <w:pPr>
              <w:pStyle w:val="NoSpacing"/>
              <w:jc w:val="both"/>
              <w:rPr>
                <w:b/>
                <w:sz w:val="20"/>
                <w:szCs w:val="20"/>
              </w:rPr>
            </w:pPr>
            <w:r w:rsidRPr="00F96A95">
              <w:rPr>
                <w:b/>
                <w:sz w:val="20"/>
                <w:szCs w:val="20"/>
              </w:rPr>
              <w:t>Text:</w:t>
            </w:r>
          </w:p>
        </w:tc>
        <w:tc>
          <w:tcPr>
            <w:tcW w:w="9366" w:type="dxa"/>
          </w:tcPr>
          <w:p w14:paraId="1762B5EF" w14:textId="7D8C06B1" w:rsidR="00AA3B4B" w:rsidRPr="00F96A95" w:rsidRDefault="00770A6C" w:rsidP="001908EF">
            <w:pPr>
              <w:pStyle w:val="NoSpacing"/>
              <w:jc w:val="both"/>
              <w:rPr>
                <w:b/>
                <w:sz w:val="20"/>
                <w:szCs w:val="20"/>
              </w:rPr>
            </w:pPr>
            <w:r>
              <w:rPr>
                <w:b/>
                <w:sz w:val="20"/>
                <w:szCs w:val="20"/>
              </w:rPr>
              <w:t>“Motive</w:t>
            </w:r>
            <w:r w:rsidR="00384DBD">
              <w:rPr>
                <w:b/>
                <w:sz w:val="20"/>
                <w:szCs w:val="20"/>
              </w:rPr>
              <w:t xml:space="preserve"> Online Banking</w:t>
            </w:r>
            <w:r w:rsidR="00AA3B4B">
              <w:rPr>
                <w:b/>
                <w:sz w:val="20"/>
                <w:szCs w:val="20"/>
              </w:rPr>
              <w:t>”</w:t>
            </w:r>
          </w:p>
        </w:tc>
      </w:tr>
      <w:tr w:rsidR="00AA3B4B" w:rsidRPr="00F96A95" w14:paraId="32878BEE" w14:textId="77777777" w:rsidTr="001908EF">
        <w:tc>
          <w:tcPr>
            <w:tcW w:w="704" w:type="dxa"/>
          </w:tcPr>
          <w:p w14:paraId="756EB848" w14:textId="77777777" w:rsidR="00AA3B4B" w:rsidRPr="00F96A95" w:rsidRDefault="00AA3B4B" w:rsidP="001908EF">
            <w:pPr>
              <w:pStyle w:val="NoSpacing"/>
              <w:jc w:val="both"/>
              <w:rPr>
                <w:sz w:val="20"/>
                <w:szCs w:val="20"/>
              </w:rPr>
            </w:pPr>
            <w:r w:rsidRPr="00F96A95">
              <w:rPr>
                <w:sz w:val="20"/>
                <w:szCs w:val="20"/>
              </w:rPr>
              <w:t>URL:</w:t>
            </w:r>
          </w:p>
        </w:tc>
        <w:tc>
          <w:tcPr>
            <w:tcW w:w="9366" w:type="dxa"/>
          </w:tcPr>
          <w:p w14:paraId="33A0952C" w14:textId="71D3158D" w:rsidR="00770A6C" w:rsidRPr="00F96A95" w:rsidRDefault="00770A6C" w:rsidP="001908EF">
            <w:pPr>
              <w:pStyle w:val="NoSpacing"/>
              <w:jc w:val="both"/>
              <w:rPr>
                <w:sz w:val="20"/>
                <w:szCs w:val="20"/>
              </w:rPr>
            </w:pPr>
            <w:r w:rsidRPr="005C5DE6">
              <w:rPr>
                <w:sz w:val="20"/>
                <w:szCs w:val="20"/>
              </w:rPr>
              <w:t>https://www.motivefinancial.com/OnlineBanking/</w:t>
            </w:r>
          </w:p>
        </w:tc>
      </w:tr>
    </w:tbl>
    <w:p w14:paraId="44FDBBE1" w14:textId="77777777" w:rsidR="00864493" w:rsidRPr="00F96A95" w:rsidRDefault="00864493" w:rsidP="00864493">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864493" w:rsidRPr="00F96A95" w14:paraId="05897154" w14:textId="77777777" w:rsidTr="0058587F">
        <w:tc>
          <w:tcPr>
            <w:tcW w:w="704" w:type="dxa"/>
          </w:tcPr>
          <w:p w14:paraId="551D782F" w14:textId="77777777" w:rsidR="00864493" w:rsidRPr="00F96A95" w:rsidRDefault="00864493" w:rsidP="0058587F">
            <w:pPr>
              <w:pStyle w:val="NoSpacing"/>
              <w:jc w:val="both"/>
              <w:rPr>
                <w:b/>
                <w:sz w:val="20"/>
                <w:szCs w:val="20"/>
              </w:rPr>
            </w:pPr>
            <w:r w:rsidRPr="00F96A95">
              <w:rPr>
                <w:b/>
                <w:sz w:val="20"/>
                <w:szCs w:val="20"/>
              </w:rPr>
              <w:t>Text:</w:t>
            </w:r>
          </w:p>
        </w:tc>
        <w:tc>
          <w:tcPr>
            <w:tcW w:w="9366" w:type="dxa"/>
          </w:tcPr>
          <w:p w14:paraId="66988DEC" w14:textId="491331EE" w:rsidR="00864493" w:rsidRPr="00F96A95" w:rsidRDefault="00864493" w:rsidP="008400F3">
            <w:pPr>
              <w:pStyle w:val="NoSpacing"/>
              <w:jc w:val="both"/>
              <w:rPr>
                <w:b/>
                <w:sz w:val="20"/>
                <w:szCs w:val="20"/>
              </w:rPr>
            </w:pPr>
            <w:r w:rsidRPr="00955208">
              <w:rPr>
                <w:b/>
                <w:sz w:val="20"/>
                <w:szCs w:val="20"/>
              </w:rPr>
              <w:t>“</w:t>
            </w:r>
            <w:r w:rsidR="0014440C">
              <w:rPr>
                <w:b/>
                <w:sz w:val="20"/>
                <w:szCs w:val="20"/>
                <w:u w:val="single"/>
              </w:rPr>
              <w:t>business</w:t>
            </w:r>
            <w:r w:rsidRPr="00BA3D49">
              <w:rPr>
                <w:b/>
                <w:sz w:val="20"/>
                <w:szCs w:val="20"/>
                <w:u w:val="single"/>
              </w:rPr>
              <w:t>-onboarding@cwbank.com</w:t>
            </w:r>
            <w:r w:rsidRPr="00955208">
              <w:rPr>
                <w:b/>
                <w:sz w:val="20"/>
                <w:szCs w:val="20"/>
              </w:rPr>
              <w:t>”</w:t>
            </w:r>
          </w:p>
        </w:tc>
      </w:tr>
      <w:tr w:rsidR="00864493" w:rsidRPr="00F96A95" w14:paraId="1FF36880" w14:textId="77777777" w:rsidTr="0058587F">
        <w:tc>
          <w:tcPr>
            <w:tcW w:w="704" w:type="dxa"/>
          </w:tcPr>
          <w:p w14:paraId="04CD47C9" w14:textId="77777777" w:rsidR="00864493" w:rsidRPr="00F96A95" w:rsidRDefault="00864493" w:rsidP="0058587F">
            <w:pPr>
              <w:pStyle w:val="NoSpacing"/>
              <w:jc w:val="both"/>
              <w:rPr>
                <w:sz w:val="20"/>
                <w:szCs w:val="20"/>
              </w:rPr>
            </w:pPr>
            <w:r w:rsidRPr="00F96A95">
              <w:rPr>
                <w:sz w:val="20"/>
                <w:szCs w:val="20"/>
              </w:rPr>
              <w:lastRenderedPageBreak/>
              <w:t>URL:</w:t>
            </w:r>
          </w:p>
        </w:tc>
        <w:tc>
          <w:tcPr>
            <w:tcW w:w="9366" w:type="dxa"/>
          </w:tcPr>
          <w:p w14:paraId="52479A33" w14:textId="006F5174" w:rsidR="00864493" w:rsidRPr="00F96A95" w:rsidRDefault="00864493" w:rsidP="008400F3">
            <w:pPr>
              <w:pStyle w:val="NoSpacing"/>
              <w:jc w:val="both"/>
              <w:rPr>
                <w:sz w:val="20"/>
                <w:szCs w:val="20"/>
              </w:rPr>
            </w:pPr>
            <w:r w:rsidRPr="00955208">
              <w:rPr>
                <w:sz w:val="20"/>
                <w:szCs w:val="20"/>
              </w:rPr>
              <w:t>mailto:</w:t>
            </w:r>
            <w:r w:rsidR="0014440C">
              <w:rPr>
                <w:sz w:val="20"/>
                <w:szCs w:val="20"/>
              </w:rPr>
              <w:t>business</w:t>
            </w:r>
            <w:r w:rsidRPr="00A90282">
              <w:rPr>
                <w:sz w:val="20"/>
                <w:szCs w:val="20"/>
              </w:rPr>
              <w:t>-onboarding@cwbank.com</w:t>
            </w:r>
          </w:p>
        </w:tc>
      </w:tr>
    </w:tbl>
    <w:p w14:paraId="57FCC566" w14:textId="77777777" w:rsidR="00864493" w:rsidRDefault="00864493" w:rsidP="0086449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AA3B4B" w:rsidRPr="00F96A95" w14:paraId="3C01C468" w14:textId="77777777" w:rsidTr="001908EF">
        <w:tc>
          <w:tcPr>
            <w:tcW w:w="704" w:type="dxa"/>
          </w:tcPr>
          <w:p w14:paraId="0EE001E4" w14:textId="77777777" w:rsidR="00AA3B4B" w:rsidRPr="00F96A95" w:rsidRDefault="00AA3B4B" w:rsidP="001908EF">
            <w:pPr>
              <w:pStyle w:val="NoSpacing"/>
              <w:jc w:val="both"/>
              <w:rPr>
                <w:b/>
                <w:sz w:val="20"/>
                <w:szCs w:val="20"/>
              </w:rPr>
            </w:pPr>
            <w:r w:rsidRPr="00F96A95">
              <w:rPr>
                <w:b/>
                <w:sz w:val="20"/>
                <w:szCs w:val="20"/>
              </w:rPr>
              <w:t>Text:</w:t>
            </w:r>
          </w:p>
        </w:tc>
        <w:tc>
          <w:tcPr>
            <w:tcW w:w="9366" w:type="dxa"/>
          </w:tcPr>
          <w:p w14:paraId="42B53011" w14:textId="2BFC0123" w:rsidR="00AA3B4B" w:rsidRPr="00F96A95" w:rsidRDefault="00770A6C" w:rsidP="001908EF">
            <w:pPr>
              <w:pStyle w:val="NoSpacing"/>
              <w:jc w:val="both"/>
              <w:rPr>
                <w:b/>
                <w:sz w:val="20"/>
                <w:szCs w:val="20"/>
              </w:rPr>
            </w:pPr>
            <w:r>
              <w:rPr>
                <w:b/>
                <w:sz w:val="20"/>
                <w:szCs w:val="20"/>
              </w:rPr>
              <w:t>“Go To online b</w:t>
            </w:r>
            <w:r w:rsidR="00AA3B4B" w:rsidRPr="005C5DE6">
              <w:rPr>
                <w:b/>
                <w:sz w:val="20"/>
                <w:szCs w:val="20"/>
              </w:rPr>
              <w:t>anking”</w:t>
            </w:r>
          </w:p>
        </w:tc>
      </w:tr>
      <w:tr w:rsidR="00AA3B4B" w:rsidRPr="00F96A95" w14:paraId="7FA7EA06" w14:textId="77777777" w:rsidTr="001908EF">
        <w:tc>
          <w:tcPr>
            <w:tcW w:w="704" w:type="dxa"/>
          </w:tcPr>
          <w:p w14:paraId="2AD8A785" w14:textId="77777777" w:rsidR="00AA3B4B" w:rsidRPr="00F96A95" w:rsidRDefault="00AA3B4B" w:rsidP="001908EF">
            <w:pPr>
              <w:pStyle w:val="NoSpacing"/>
              <w:jc w:val="both"/>
              <w:rPr>
                <w:sz w:val="20"/>
                <w:szCs w:val="20"/>
              </w:rPr>
            </w:pPr>
            <w:r w:rsidRPr="00F96A95">
              <w:rPr>
                <w:sz w:val="20"/>
                <w:szCs w:val="20"/>
              </w:rPr>
              <w:t>URL:</w:t>
            </w:r>
          </w:p>
        </w:tc>
        <w:tc>
          <w:tcPr>
            <w:tcW w:w="9366" w:type="dxa"/>
          </w:tcPr>
          <w:p w14:paraId="549F55B5" w14:textId="25A3340D" w:rsidR="00AA3B4B" w:rsidRPr="00F96A95" w:rsidRDefault="00770A6C" w:rsidP="001908EF">
            <w:pPr>
              <w:pStyle w:val="NoSpacing"/>
              <w:jc w:val="both"/>
              <w:rPr>
                <w:sz w:val="20"/>
                <w:szCs w:val="20"/>
              </w:rPr>
            </w:pPr>
            <w:commentRangeStart w:id="238"/>
            <w:r w:rsidRPr="00770A6C">
              <w:rPr>
                <w:sz w:val="20"/>
                <w:szCs w:val="20"/>
              </w:rPr>
              <w:t>https://direct.cwbank.com/OnlineBanking/</w:t>
            </w:r>
            <w:commentRangeEnd w:id="238"/>
            <w:r w:rsidR="00A170D8">
              <w:rPr>
                <w:rStyle w:val="CommentReference"/>
                <w:rFonts w:eastAsiaTheme="minorEastAsia"/>
                <w:lang w:eastAsia="en-CA"/>
              </w:rPr>
              <w:commentReference w:id="238"/>
            </w:r>
          </w:p>
        </w:tc>
      </w:tr>
    </w:tbl>
    <w:p w14:paraId="67C9F03F" w14:textId="77777777" w:rsidR="00AA3B4B" w:rsidRDefault="00AA3B4B" w:rsidP="00AA3B4B">
      <w:pPr>
        <w:pStyle w:val="NoSpacing"/>
        <w:jc w:val="both"/>
        <w:rPr>
          <w:sz w:val="20"/>
          <w:szCs w:val="20"/>
        </w:rPr>
      </w:pPr>
    </w:p>
    <w:p w14:paraId="1EE97DA7" w14:textId="77777777" w:rsidR="00651880" w:rsidRDefault="00651880" w:rsidP="00651880">
      <w:pPr>
        <w:pStyle w:val="NoSpacing"/>
        <w:jc w:val="both"/>
      </w:pPr>
      <w:r>
        <w:rPr>
          <w:b/>
          <w:u w:val="single"/>
        </w:rPr>
        <w:t>Attachments</w:t>
      </w:r>
    </w:p>
    <w:p w14:paraId="7E862444" w14:textId="77777777" w:rsidR="00651880" w:rsidRDefault="00651880" w:rsidP="00651880">
      <w:pPr>
        <w:pStyle w:val="NoSpacing"/>
        <w:jc w:val="both"/>
      </w:pPr>
    </w:p>
    <w:p w14:paraId="48B54B40" w14:textId="77777777" w:rsidR="00542DC5" w:rsidRDefault="00542DC5" w:rsidP="00542DC5">
      <w:pPr>
        <w:pStyle w:val="NoSpacing"/>
        <w:jc w:val="both"/>
      </w:pPr>
      <w:r>
        <w:t>This message does not require attachments.</w:t>
      </w:r>
    </w:p>
    <w:p w14:paraId="1CD3AA5D" w14:textId="2C2B771F" w:rsidR="00651880" w:rsidRDefault="00651880" w:rsidP="00651880">
      <w:pPr>
        <w:pStyle w:val="NoSpacing"/>
        <w:jc w:val="both"/>
        <w:rPr>
          <w:sz w:val="20"/>
          <w:szCs w:val="20"/>
        </w:rPr>
      </w:pPr>
    </w:p>
    <w:p w14:paraId="1A85B72F" w14:textId="1C84F526" w:rsidR="00D97EE2" w:rsidRDefault="00D97EE2">
      <w:pPr>
        <w:rPr>
          <w:rFonts w:eastAsiaTheme="minorHAnsi"/>
          <w:sz w:val="20"/>
          <w:szCs w:val="20"/>
          <w:lang w:eastAsia="en-US"/>
        </w:rPr>
      </w:pPr>
      <w:r>
        <w:rPr>
          <w:sz w:val="20"/>
          <w:szCs w:val="20"/>
        </w:rPr>
        <w:br w:type="page"/>
      </w:r>
      <w:bookmarkStart w:id="239" w:name="_GoBack"/>
      <w:bookmarkEnd w:id="239"/>
    </w:p>
    <w:p w14:paraId="2C056B62" w14:textId="63975674" w:rsidR="00D97EE2" w:rsidRDefault="009C582A" w:rsidP="00D97EE2">
      <w:pPr>
        <w:pStyle w:val="Heading2"/>
        <w:keepNext/>
        <w:spacing w:after="0" w:line="240" w:lineRule="auto"/>
      </w:pPr>
      <w:bookmarkStart w:id="240" w:name="_Toc55555407"/>
      <w:r>
        <w:lastRenderedPageBreak/>
        <w:t>3.11</w:t>
      </w:r>
      <w:r w:rsidR="00234D17">
        <w:tab/>
        <w:t>Concurrent Application E</w:t>
      </w:r>
      <w:r w:rsidR="00D97EE2">
        <w:t>mail</w:t>
      </w:r>
      <w:bookmarkEnd w:id="240"/>
    </w:p>
    <w:p w14:paraId="66F54DC4" w14:textId="77777777" w:rsidR="00D97EE2" w:rsidRDefault="00D97EE2" w:rsidP="00D97EE2">
      <w:pPr>
        <w:pStyle w:val="NoSpacing"/>
        <w:jc w:val="both"/>
      </w:pPr>
    </w:p>
    <w:p w14:paraId="6BB536C3" w14:textId="77777777" w:rsidR="00D97EE2" w:rsidRPr="006B729E" w:rsidRDefault="00D97EE2" w:rsidP="00D97EE2">
      <w:pPr>
        <w:pStyle w:val="NoSpacing"/>
        <w:jc w:val="both"/>
        <w:rPr>
          <w:b/>
          <w:u w:val="single"/>
        </w:rPr>
      </w:pPr>
      <w:r>
        <w:rPr>
          <w:b/>
          <w:u w:val="single"/>
        </w:rPr>
        <w:t>Trigger Events</w:t>
      </w:r>
    </w:p>
    <w:p w14:paraId="2202B986" w14:textId="77777777" w:rsidR="00D97EE2" w:rsidRDefault="00D97EE2" w:rsidP="00D97EE2">
      <w:pPr>
        <w:pStyle w:val="NoSpacing"/>
        <w:jc w:val="both"/>
      </w:pPr>
    </w:p>
    <w:p w14:paraId="5D9405B2" w14:textId="15C83F9A" w:rsidR="00D97EE2" w:rsidRDefault="00234D17" w:rsidP="00D97EE2">
      <w:pPr>
        <w:pStyle w:val="NoSpacing"/>
        <w:jc w:val="both"/>
      </w:pPr>
      <w:r>
        <w:t>This e</w:t>
      </w:r>
      <w:r w:rsidR="00D97EE2">
        <w:t>mail allows applicants to resume their original application, after a concurrent application search detects that they have more than one application in progress.  The following event</w:t>
      </w:r>
      <w:r>
        <w:t xml:space="preserve"> triggers the sending of this e</w:t>
      </w:r>
      <w:r w:rsidR="00D97EE2">
        <w:t>mail.</w:t>
      </w:r>
    </w:p>
    <w:p w14:paraId="12AB6A77" w14:textId="77777777" w:rsidR="00D97EE2" w:rsidRDefault="00D97EE2" w:rsidP="00D97EE2">
      <w:pPr>
        <w:pStyle w:val="NoSpacing"/>
        <w:jc w:val="both"/>
      </w:pPr>
    </w:p>
    <w:p w14:paraId="552000D1" w14:textId="40A43EF1" w:rsidR="00D97EE2" w:rsidRDefault="00D97EE2" w:rsidP="00D97EE2">
      <w:pPr>
        <w:pStyle w:val="NoSpacing"/>
        <w:numPr>
          <w:ilvl w:val="0"/>
          <w:numId w:val="41"/>
        </w:numPr>
        <w:jc w:val="both"/>
      </w:pPr>
      <w:r>
        <w:t>Primary applicant fails concurrent application screening</w:t>
      </w:r>
      <w:r w:rsidRPr="008B0ED2">
        <w:t>.</w:t>
      </w:r>
    </w:p>
    <w:p w14:paraId="47CC247F" w14:textId="77777777" w:rsidR="00D97EE2" w:rsidRDefault="00D97EE2" w:rsidP="00D97EE2">
      <w:pPr>
        <w:pStyle w:val="NoSpacing"/>
        <w:jc w:val="both"/>
      </w:pPr>
    </w:p>
    <w:p w14:paraId="7DA0FC6B" w14:textId="77777777" w:rsidR="00D97EE2" w:rsidRDefault="00D97EE2" w:rsidP="00D97EE2">
      <w:pPr>
        <w:pStyle w:val="NoSpacing"/>
        <w:jc w:val="both"/>
      </w:pPr>
      <w:r>
        <w:rPr>
          <w:b/>
          <w:u w:val="single"/>
        </w:rPr>
        <w:t>Subject Line</w:t>
      </w:r>
    </w:p>
    <w:p w14:paraId="24007E5F" w14:textId="77777777" w:rsidR="00D97EE2" w:rsidRDefault="00D97EE2" w:rsidP="00D97EE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97EE2" w:rsidRPr="00F96A95" w14:paraId="1B2E4AEC" w14:textId="77777777" w:rsidTr="00D97EE2">
        <w:tc>
          <w:tcPr>
            <w:tcW w:w="10070" w:type="dxa"/>
          </w:tcPr>
          <w:p w14:paraId="41FCD2C3" w14:textId="4892DD1A" w:rsidR="00D97EE2" w:rsidRPr="00F96A95" w:rsidRDefault="004C502E" w:rsidP="00D97EE2">
            <w:pPr>
              <w:pStyle w:val="NoSpacing"/>
              <w:jc w:val="both"/>
              <w:rPr>
                <w:sz w:val="20"/>
                <w:szCs w:val="20"/>
              </w:rPr>
            </w:pPr>
            <w:r>
              <w:rPr>
                <w:sz w:val="20"/>
                <w:szCs w:val="20"/>
              </w:rPr>
              <w:t>Your CWB</w:t>
            </w:r>
            <w:r w:rsidR="00D97EE2">
              <w:rPr>
                <w:sz w:val="20"/>
                <w:szCs w:val="20"/>
              </w:rPr>
              <w:t xml:space="preserve"> </w:t>
            </w:r>
            <w:r w:rsidR="00CD168E">
              <w:rPr>
                <w:sz w:val="20"/>
                <w:szCs w:val="20"/>
              </w:rPr>
              <w:t xml:space="preserve">Business </w:t>
            </w:r>
            <w:r w:rsidR="00D97EE2">
              <w:rPr>
                <w:sz w:val="20"/>
                <w:szCs w:val="20"/>
              </w:rPr>
              <w:t>Application</w:t>
            </w:r>
          </w:p>
        </w:tc>
      </w:tr>
    </w:tbl>
    <w:p w14:paraId="59FD0F88" w14:textId="77777777" w:rsidR="00D97EE2" w:rsidRDefault="00D97EE2" w:rsidP="00D97EE2">
      <w:pPr>
        <w:pStyle w:val="NoSpacing"/>
        <w:jc w:val="both"/>
      </w:pPr>
    </w:p>
    <w:p w14:paraId="5C49BF67" w14:textId="77777777" w:rsidR="00D97EE2" w:rsidRDefault="00D97EE2" w:rsidP="00D97EE2">
      <w:pPr>
        <w:pStyle w:val="NoSpacing"/>
        <w:jc w:val="both"/>
      </w:pPr>
      <w:r>
        <w:rPr>
          <w:b/>
          <w:u w:val="single"/>
        </w:rPr>
        <w:t>Message Body</w:t>
      </w:r>
    </w:p>
    <w:p w14:paraId="1440BAF2" w14:textId="77777777" w:rsidR="00D97EE2" w:rsidRDefault="00D97EE2" w:rsidP="00D97EE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97EE2" w:rsidRPr="00F96A95" w14:paraId="072CBD1D" w14:textId="77777777" w:rsidTr="00D97EE2">
        <w:tc>
          <w:tcPr>
            <w:tcW w:w="10070" w:type="dxa"/>
          </w:tcPr>
          <w:p w14:paraId="1250984E" w14:textId="56CE4692" w:rsidR="00D97EE2" w:rsidRPr="008B0ED2" w:rsidRDefault="00D97EE2" w:rsidP="00D97EE2">
            <w:pPr>
              <w:pStyle w:val="NoSpacing"/>
              <w:jc w:val="both"/>
              <w:rPr>
                <w:sz w:val="20"/>
                <w:szCs w:val="20"/>
              </w:rPr>
            </w:pPr>
            <w:r w:rsidRPr="008B0ED2">
              <w:rPr>
                <w:sz w:val="20"/>
                <w:szCs w:val="20"/>
              </w:rPr>
              <w:t>He</w:t>
            </w:r>
            <w:r w:rsidR="004C502E">
              <w:rPr>
                <w:sz w:val="20"/>
                <w:szCs w:val="20"/>
              </w:rPr>
              <w:t>llo</w:t>
            </w:r>
            <w:r w:rsidRPr="008B0ED2">
              <w:rPr>
                <w:sz w:val="20"/>
                <w:szCs w:val="20"/>
              </w:rPr>
              <w:t xml:space="preserve"> &lt;&lt;</w:t>
            </w:r>
            <w:r>
              <w:rPr>
                <w:sz w:val="20"/>
                <w:szCs w:val="20"/>
              </w:rPr>
              <w:t xml:space="preserve">Applicant </w:t>
            </w:r>
            <w:r w:rsidRPr="008B0ED2">
              <w:rPr>
                <w:sz w:val="20"/>
                <w:szCs w:val="20"/>
              </w:rPr>
              <w:t>First Name&gt;&gt;,</w:t>
            </w:r>
          </w:p>
          <w:p w14:paraId="38EF9944" w14:textId="5CAFEAB8" w:rsidR="00D97EE2" w:rsidRDefault="00D97EE2" w:rsidP="00D97EE2">
            <w:pPr>
              <w:pStyle w:val="NoSpacing"/>
              <w:jc w:val="both"/>
              <w:rPr>
                <w:sz w:val="20"/>
                <w:szCs w:val="20"/>
              </w:rPr>
            </w:pPr>
          </w:p>
          <w:p w14:paraId="63CC79B2" w14:textId="7ECF574D" w:rsidR="004C502E" w:rsidRDefault="004C502E" w:rsidP="00D97EE2">
            <w:pPr>
              <w:pStyle w:val="NoSpacing"/>
              <w:jc w:val="both"/>
              <w:rPr>
                <w:sz w:val="20"/>
                <w:szCs w:val="20"/>
              </w:rPr>
            </w:pPr>
            <w:r w:rsidRPr="004C502E">
              <w:rPr>
                <w:sz w:val="20"/>
                <w:szCs w:val="20"/>
              </w:rPr>
              <w:t xml:space="preserve">It looks like </w:t>
            </w:r>
            <w:ins w:id="241" w:author="Stacy Schmidt" w:date="2020-12-17T16:53:00Z">
              <w:r w:rsidR="007A415B">
                <w:rPr>
                  <w:sz w:val="20"/>
                  <w:szCs w:val="20"/>
                </w:rPr>
                <w:t xml:space="preserve">an </w:t>
              </w:r>
              <w:proofErr w:type="spellStart"/>
              <w:r w:rsidR="007A415B">
                <w:rPr>
                  <w:sz w:val="20"/>
                  <w:szCs w:val="20"/>
                </w:rPr>
                <w:t>application</w:t>
              </w:r>
            </w:ins>
            <w:del w:id="242" w:author="Stacy Schmidt" w:date="2020-12-17T16:54:00Z">
              <w:r w:rsidRPr="004C502E" w:rsidDel="007A415B">
                <w:rPr>
                  <w:sz w:val="20"/>
                  <w:szCs w:val="20"/>
                </w:rPr>
                <w:delText>you</w:delText>
              </w:r>
            </w:del>
            <w:ins w:id="243" w:author="Stacy Schmidt" w:date="2020-12-17T16:55:00Z">
              <w:r w:rsidR="007A415B">
                <w:rPr>
                  <w:sz w:val="20"/>
                  <w:szCs w:val="20"/>
                </w:rPr>
                <w:t>has</w:t>
              </w:r>
            </w:ins>
            <w:proofErr w:type="spellEnd"/>
            <w:r w:rsidRPr="004C502E">
              <w:rPr>
                <w:sz w:val="20"/>
                <w:szCs w:val="20"/>
              </w:rPr>
              <w:t xml:space="preserve"> already </w:t>
            </w:r>
            <w:ins w:id="244" w:author="Stacy Schmidt" w:date="2020-12-17T16:55:00Z">
              <w:r w:rsidR="007A415B">
                <w:rPr>
                  <w:sz w:val="20"/>
                  <w:szCs w:val="20"/>
                </w:rPr>
                <w:t xml:space="preserve">been </w:t>
              </w:r>
            </w:ins>
            <w:r w:rsidRPr="004C502E">
              <w:rPr>
                <w:sz w:val="20"/>
                <w:szCs w:val="20"/>
              </w:rPr>
              <w:t xml:space="preserve">started </w:t>
            </w:r>
            <w:ins w:id="245" w:author="Stacy Schmidt" w:date="2020-12-17T16:55:00Z">
              <w:r w:rsidR="007A415B">
                <w:rPr>
                  <w:sz w:val="20"/>
                  <w:szCs w:val="20"/>
                </w:rPr>
                <w:t xml:space="preserve">for this </w:t>
              </w:r>
            </w:ins>
            <w:del w:id="246" w:author="Stacy Schmidt" w:date="2020-12-17T16:55:00Z">
              <w:r w:rsidRPr="004C502E" w:rsidDel="007A415B">
                <w:rPr>
                  <w:sz w:val="20"/>
                  <w:szCs w:val="20"/>
                </w:rPr>
                <w:delText>a</w:delText>
              </w:r>
              <w:r w:rsidR="00CD168E" w:rsidDel="007A415B">
                <w:rPr>
                  <w:sz w:val="20"/>
                  <w:szCs w:val="20"/>
                </w:rPr>
                <w:delText xml:space="preserve"> </w:delText>
              </w:r>
            </w:del>
            <w:r w:rsidR="00CD168E">
              <w:rPr>
                <w:sz w:val="20"/>
                <w:szCs w:val="20"/>
              </w:rPr>
              <w:t>business</w:t>
            </w:r>
            <w:r w:rsidRPr="004C502E">
              <w:rPr>
                <w:sz w:val="20"/>
                <w:szCs w:val="20"/>
              </w:rPr>
              <w:t xml:space="preserve"> </w:t>
            </w:r>
            <w:del w:id="247" w:author="Stacy Schmidt" w:date="2020-12-17T16:55:00Z">
              <w:r w:rsidRPr="004C502E" w:rsidDel="007A415B">
                <w:rPr>
                  <w:sz w:val="20"/>
                  <w:szCs w:val="20"/>
                </w:rPr>
                <w:delText xml:space="preserve">application </w:delText>
              </w:r>
            </w:del>
            <w:r w:rsidRPr="004C502E">
              <w:rPr>
                <w:sz w:val="20"/>
                <w:szCs w:val="20"/>
              </w:rPr>
              <w:t>with Canadian Western Bank (CWB).</w:t>
            </w:r>
          </w:p>
          <w:p w14:paraId="6E52D25A" w14:textId="25498DAE" w:rsidR="004C502E" w:rsidRPr="008B0ED2" w:rsidRDefault="004C502E" w:rsidP="00D97EE2">
            <w:pPr>
              <w:pStyle w:val="NoSpacing"/>
              <w:jc w:val="both"/>
              <w:rPr>
                <w:sz w:val="20"/>
                <w:szCs w:val="20"/>
              </w:rPr>
            </w:pPr>
          </w:p>
          <w:p w14:paraId="5AD790A1" w14:textId="476C4A3B" w:rsidR="00D97EE2" w:rsidRPr="008B0ED2" w:rsidRDefault="00D97EE2" w:rsidP="00D97EE2">
            <w:pPr>
              <w:pStyle w:val="NoSpacing"/>
              <w:jc w:val="both"/>
              <w:rPr>
                <w:sz w:val="20"/>
                <w:szCs w:val="20"/>
              </w:rPr>
            </w:pPr>
            <w:r>
              <w:rPr>
                <w:sz w:val="20"/>
                <w:szCs w:val="20"/>
              </w:rPr>
              <w:t>We saved your original</w:t>
            </w:r>
            <w:r w:rsidR="004C502E">
              <w:rPr>
                <w:sz w:val="20"/>
                <w:szCs w:val="20"/>
              </w:rPr>
              <w:t xml:space="preserve"> application so you can resume</w:t>
            </w:r>
            <w:r>
              <w:rPr>
                <w:sz w:val="20"/>
                <w:szCs w:val="20"/>
              </w:rPr>
              <w:t xml:space="preserve"> </w:t>
            </w:r>
            <w:r w:rsidR="004C502E">
              <w:rPr>
                <w:sz w:val="20"/>
                <w:szCs w:val="20"/>
              </w:rPr>
              <w:t xml:space="preserve">where you left off.  </w:t>
            </w:r>
            <w:r w:rsidR="005A399C">
              <w:rPr>
                <w:sz w:val="20"/>
                <w:szCs w:val="20"/>
              </w:rPr>
              <w:t xml:space="preserve">If you’d like to cancel your </w:t>
            </w:r>
            <w:r w:rsidR="004C502E">
              <w:rPr>
                <w:sz w:val="20"/>
                <w:szCs w:val="20"/>
              </w:rPr>
              <w:t xml:space="preserve">previous </w:t>
            </w:r>
            <w:r w:rsidR="005A399C">
              <w:rPr>
                <w:sz w:val="20"/>
                <w:szCs w:val="20"/>
              </w:rPr>
              <w:t xml:space="preserve">application and </w:t>
            </w:r>
            <w:r w:rsidR="004C502E">
              <w:rPr>
                <w:sz w:val="20"/>
                <w:szCs w:val="20"/>
              </w:rPr>
              <w:t>begin a new one, resume your application below and then choose</w:t>
            </w:r>
            <w:r w:rsidR="005A399C">
              <w:rPr>
                <w:sz w:val="20"/>
                <w:szCs w:val="20"/>
              </w:rPr>
              <w:t xml:space="preserve"> “Cancel Your Application” from the “More Options” menu.</w:t>
            </w:r>
          </w:p>
          <w:p w14:paraId="1AD462E8" w14:textId="77777777" w:rsidR="00D97EE2" w:rsidRPr="008B0ED2" w:rsidRDefault="00D97EE2" w:rsidP="00D97EE2">
            <w:pPr>
              <w:pStyle w:val="NoSpacing"/>
              <w:jc w:val="both"/>
              <w:rPr>
                <w:sz w:val="20"/>
                <w:szCs w:val="20"/>
              </w:rPr>
            </w:pPr>
          </w:p>
          <w:p w14:paraId="60E31FC4" w14:textId="3B1CF30B" w:rsidR="00D97EE2" w:rsidRPr="008B0ED2" w:rsidRDefault="004C502E" w:rsidP="00D97EE2">
            <w:pPr>
              <w:pStyle w:val="NoSpacing"/>
              <w:jc w:val="both"/>
              <w:rPr>
                <w:b/>
                <w:sz w:val="20"/>
                <w:szCs w:val="20"/>
                <w:u w:val="single"/>
              </w:rPr>
            </w:pPr>
            <w:r>
              <w:rPr>
                <w:b/>
                <w:sz w:val="20"/>
                <w:szCs w:val="20"/>
                <w:u w:val="single"/>
              </w:rPr>
              <w:t>Resume my application n</w:t>
            </w:r>
            <w:r w:rsidR="00D97EE2" w:rsidRPr="008B0ED2">
              <w:rPr>
                <w:b/>
                <w:sz w:val="20"/>
                <w:szCs w:val="20"/>
                <w:u w:val="single"/>
              </w:rPr>
              <w:t>ow</w:t>
            </w:r>
          </w:p>
          <w:p w14:paraId="044698F8" w14:textId="77777777" w:rsidR="00D97EE2" w:rsidRPr="008B0ED2" w:rsidRDefault="00D97EE2" w:rsidP="00D97EE2">
            <w:pPr>
              <w:pStyle w:val="NoSpacing"/>
              <w:jc w:val="both"/>
              <w:rPr>
                <w:sz w:val="20"/>
                <w:szCs w:val="20"/>
              </w:rPr>
            </w:pPr>
          </w:p>
          <w:p w14:paraId="236711C0" w14:textId="62410F1D" w:rsidR="00D97EE2" w:rsidRPr="008B0ED2" w:rsidRDefault="00D97EE2" w:rsidP="00D97EE2">
            <w:pPr>
              <w:pStyle w:val="NoSpacing"/>
              <w:jc w:val="both"/>
              <w:rPr>
                <w:sz w:val="20"/>
                <w:szCs w:val="20"/>
              </w:rPr>
            </w:pPr>
            <w:r w:rsidRPr="008B0ED2">
              <w:rPr>
                <w:sz w:val="20"/>
                <w:szCs w:val="20"/>
              </w:rPr>
              <w:t>If you have any questions about the application, or just need he</w:t>
            </w:r>
            <w:r w:rsidR="004C502E">
              <w:rPr>
                <w:sz w:val="20"/>
                <w:szCs w:val="20"/>
              </w:rPr>
              <w:t>lp opening your CWB</w:t>
            </w:r>
            <w:r w:rsidRPr="008B0ED2">
              <w:rPr>
                <w:sz w:val="20"/>
                <w:szCs w:val="20"/>
              </w:rPr>
              <w:t xml:space="preserve"> account, email us at </w:t>
            </w:r>
            <w:r w:rsidR="00CD168E">
              <w:rPr>
                <w:b/>
                <w:sz w:val="20"/>
                <w:szCs w:val="20"/>
                <w:u w:val="single"/>
              </w:rPr>
              <w:t>business</w:t>
            </w:r>
            <w:r w:rsidR="004C502E" w:rsidRPr="004C502E">
              <w:rPr>
                <w:b/>
                <w:sz w:val="20"/>
                <w:szCs w:val="20"/>
                <w:u w:val="single"/>
              </w:rPr>
              <w:t>-onboarding@cwbank.com</w:t>
            </w:r>
            <w:r w:rsidRPr="008B0ED2">
              <w:rPr>
                <w:sz w:val="20"/>
                <w:szCs w:val="20"/>
              </w:rPr>
              <w:t>.</w:t>
            </w:r>
          </w:p>
          <w:p w14:paraId="4420BA4E" w14:textId="64621A87" w:rsidR="00D97EE2" w:rsidRDefault="00D97EE2" w:rsidP="00D97EE2">
            <w:pPr>
              <w:pStyle w:val="NoSpacing"/>
              <w:jc w:val="both"/>
              <w:rPr>
                <w:sz w:val="20"/>
                <w:szCs w:val="20"/>
              </w:rPr>
            </w:pPr>
          </w:p>
          <w:p w14:paraId="22A08F93" w14:textId="172AB797" w:rsidR="005A399C" w:rsidRDefault="005A399C" w:rsidP="00D97EE2">
            <w:pPr>
              <w:pStyle w:val="NoSpacing"/>
              <w:jc w:val="both"/>
              <w:rPr>
                <w:sz w:val="20"/>
                <w:szCs w:val="20"/>
              </w:rPr>
            </w:pPr>
            <w:r>
              <w:rPr>
                <w:sz w:val="20"/>
                <w:szCs w:val="20"/>
              </w:rPr>
              <w:t>Your reference number is &lt;&lt;Application Number&gt;&gt;.</w:t>
            </w:r>
          </w:p>
          <w:p w14:paraId="780E39E1" w14:textId="77777777" w:rsidR="005A399C" w:rsidRPr="008B0ED2" w:rsidRDefault="005A399C" w:rsidP="00D97EE2">
            <w:pPr>
              <w:pStyle w:val="NoSpacing"/>
              <w:jc w:val="both"/>
              <w:rPr>
                <w:sz w:val="20"/>
                <w:szCs w:val="20"/>
              </w:rPr>
            </w:pPr>
          </w:p>
          <w:p w14:paraId="7FB56EC0" w14:textId="77777777" w:rsidR="004C502E" w:rsidRPr="004C502E" w:rsidRDefault="004C502E" w:rsidP="004C502E">
            <w:pPr>
              <w:pStyle w:val="NoSpacing"/>
              <w:jc w:val="both"/>
              <w:rPr>
                <w:sz w:val="20"/>
                <w:szCs w:val="20"/>
              </w:rPr>
            </w:pPr>
            <w:r w:rsidRPr="004C502E">
              <w:rPr>
                <w:sz w:val="20"/>
                <w:szCs w:val="20"/>
              </w:rPr>
              <w:t>We look forward to the opportunity to help you realize your financial potential.</w:t>
            </w:r>
          </w:p>
          <w:p w14:paraId="6E66A6D2" w14:textId="77777777" w:rsidR="004C502E" w:rsidRPr="004C502E" w:rsidRDefault="004C502E" w:rsidP="004C502E">
            <w:pPr>
              <w:pStyle w:val="NoSpacing"/>
              <w:jc w:val="both"/>
              <w:rPr>
                <w:sz w:val="20"/>
                <w:szCs w:val="20"/>
              </w:rPr>
            </w:pPr>
          </w:p>
          <w:p w14:paraId="731AB5DB" w14:textId="77777777" w:rsidR="004C502E" w:rsidRPr="004C502E" w:rsidRDefault="004C502E" w:rsidP="004C502E">
            <w:pPr>
              <w:pStyle w:val="NoSpacing"/>
              <w:jc w:val="both"/>
              <w:rPr>
                <w:sz w:val="20"/>
                <w:szCs w:val="20"/>
              </w:rPr>
            </w:pPr>
            <w:r w:rsidRPr="004C502E">
              <w:rPr>
                <w:sz w:val="20"/>
                <w:szCs w:val="20"/>
              </w:rPr>
              <w:t xml:space="preserve">Thank you, </w:t>
            </w:r>
          </w:p>
          <w:p w14:paraId="62BF7E3B" w14:textId="77777777" w:rsidR="004C502E" w:rsidRPr="004C502E" w:rsidRDefault="004C502E" w:rsidP="004C502E">
            <w:pPr>
              <w:pStyle w:val="NoSpacing"/>
              <w:jc w:val="both"/>
              <w:rPr>
                <w:sz w:val="20"/>
                <w:szCs w:val="20"/>
              </w:rPr>
            </w:pPr>
          </w:p>
          <w:p w14:paraId="36982E15" w14:textId="675A7805" w:rsidR="00D97EE2" w:rsidRPr="00F96A95" w:rsidRDefault="004C502E" w:rsidP="004C502E">
            <w:pPr>
              <w:pStyle w:val="NoSpacing"/>
              <w:jc w:val="both"/>
              <w:rPr>
                <w:sz w:val="20"/>
                <w:szCs w:val="20"/>
              </w:rPr>
            </w:pPr>
            <w:r w:rsidRPr="004C502E">
              <w:rPr>
                <w:sz w:val="20"/>
                <w:szCs w:val="20"/>
              </w:rPr>
              <w:t>Canadian Western Bank</w:t>
            </w:r>
          </w:p>
        </w:tc>
      </w:tr>
    </w:tbl>
    <w:p w14:paraId="5A5FC113" w14:textId="77777777" w:rsidR="00D97EE2" w:rsidRDefault="00D97EE2" w:rsidP="00D97EE2">
      <w:pPr>
        <w:pStyle w:val="NoSpacing"/>
        <w:jc w:val="both"/>
      </w:pPr>
    </w:p>
    <w:p w14:paraId="267ED0F1" w14:textId="77777777" w:rsidR="00D97EE2" w:rsidRDefault="00D97EE2" w:rsidP="00D97EE2">
      <w:pPr>
        <w:pStyle w:val="NoSpacing"/>
        <w:jc w:val="both"/>
      </w:pPr>
      <w:r>
        <w:rPr>
          <w:b/>
          <w:u w:val="single"/>
        </w:rPr>
        <w:t>Hyperlinks</w:t>
      </w:r>
    </w:p>
    <w:p w14:paraId="6A227BA0" w14:textId="77777777" w:rsidR="00D97EE2" w:rsidRDefault="00D97EE2" w:rsidP="00D97EE2">
      <w:pPr>
        <w:pStyle w:val="NoSpacing"/>
        <w:jc w:val="both"/>
      </w:pPr>
    </w:p>
    <w:p w14:paraId="47ED8D4E" w14:textId="77777777" w:rsidR="00D97EE2" w:rsidRDefault="00D97EE2" w:rsidP="00D97EE2">
      <w:pPr>
        <w:pStyle w:val="NoSpacing"/>
        <w:jc w:val="both"/>
      </w:pPr>
      <w:r>
        <w:t>The message body above includes the following hyperlinked text.</w:t>
      </w:r>
    </w:p>
    <w:p w14:paraId="7F52BD8D" w14:textId="77777777" w:rsidR="00D97EE2" w:rsidRPr="00F96A95" w:rsidRDefault="00D97EE2" w:rsidP="00D97EE2">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D97EE2" w:rsidRPr="00F96A95" w14:paraId="7E049424" w14:textId="77777777" w:rsidTr="00D97EE2">
        <w:tc>
          <w:tcPr>
            <w:tcW w:w="704" w:type="dxa"/>
          </w:tcPr>
          <w:p w14:paraId="243ED0B9" w14:textId="77777777" w:rsidR="00D97EE2" w:rsidRPr="00F96A95" w:rsidRDefault="00D97EE2" w:rsidP="00D97EE2">
            <w:pPr>
              <w:pStyle w:val="NoSpacing"/>
              <w:jc w:val="both"/>
              <w:rPr>
                <w:b/>
                <w:sz w:val="20"/>
                <w:szCs w:val="20"/>
              </w:rPr>
            </w:pPr>
            <w:r w:rsidRPr="00F96A95">
              <w:rPr>
                <w:b/>
                <w:sz w:val="20"/>
                <w:szCs w:val="20"/>
              </w:rPr>
              <w:t>Text:</w:t>
            </w:r>
          </w:p>
        </w:tc>
        <w:tc>
          <w:tcPr>
            <w:tcW w:w="9366" w:type="dxa"/>
          </w:tcPr>
          <w:p w14:paraId="18D9FE7C" w14:textId="038AB1B2" w:rsidR="00D97EE2" w:rsidRPr="00F96A95" w:rsidRDefault="00D97EE2" w:rsidP="00D97EE2">
            <w:pPr>
              <w:pStyle w:val="NoSpacing"/>
              <w:jc w:val="both"/>
              <w:rPr>
                <w:b/>
                <w:sz w:val="20"/>
                <w:szCs w:val="20"/>
              </w:rPr>
            </w:pPr>
            <w:r>
              <w:rPr>
                <w:b/>
                <w:sz w:val="20"/>
                <w:szCs w:val="20"/>
              </w:rPr>
              <w:t>“Resume</w:t>
            </w:r>
            <w:r w:rsidR="004C502E">
              <w:rPr>
                <w:b/>
                <w:sz w:val="20"/>
                <w:szCs w:val="20"/>
              </w:rPr>
              <w:t xml:space="preserve"> my application n</w:t>
            </w:r>
            <w:r w:rsidRPr="00DF3C1D">
              <w:rPr>
                <w:b/>
                <w:sz w:val="20"/>
                <w:szCs w:val="20"/>
              </w:rPr>
              <w:t>ow”</w:t>
            </w:r>
          </w:p>
        </w:tc>
      </w:tr>
      <w:tr w:rsidR="00D97EE2" w:rsidRPr="00F96A95" w14:paraId="136D134C" w14:textId="77777777" w:rsidTr="00D97EE2">
        <w:tc>
          <w:tcPr>
            <w:tcW w:w="704" w:type="dxa"/>
          </w:tcPr>
          <w:p w14:paraId="10B412A8" w14:textId="77777777" w:rsidR="00D97EE2" w:rsidRPr="00F96A95" w:rsidRDefault="00D97EE2" w:rsidP="00D97EE2">
            <w:pPr>
              <w:pStyle w:val="NoSpacing"/>
              <w:jc w:val="both"/>
              <w:rPr>
                <w:sz w:val="20"/>
                <w:szCs w:val="20"/>
              </w:rPr>
            </w:pPr>
            <w:r w:rsidRPr="00F96A95">
              <w:rPr>
                <w:sz w:val="20"/>
                <w:szCs w:val="20"/>
              </w:rPr>
              <w:t>URL:</w:t>
            </w:r>
          </w:p>
        </w:tc>
        <w:tc>
          <w:tcPr>
            <w:tcW w:w="9366" w:type="dxa"/>
          </w:tcPr>
          <w:p w14:paraId="673C67F5" w14:textId="77777777" w:rsidR="00D97EE2" w:rsidRPr="00F96A95" w:rsidRDefault="00D97EE2" w:rsidP="00D97EE2">
            <w:pPr>
              <w:pStyle w:val="NoSpacing"/>
              <w:jc w:val="both"/>
              <w:rPr>
                <w:sz w:val="20"/>
                <w:szCs w:val="20"/>
              </w:rPr>
            </w:pPr>
            <w:r w:rsidRPr="00DF3C1D">
              <w:rPr>
                <w:sz w:val="20"/>
                <w:szCs w:val="20"/>
              </w:rPr>
              <w:t>System generated URL directing</w:t>
            </w:r>
            <w:r>
              <w:rPr>
                <w:sz w:val="20"/>
                <w:szCs w:val="20"/>
              </w:rPr>
              <w:t xml:space="preserve"> the user to the resume page</w:t>
            </w:r>
          </w:p>
        </w:tc>
      </w:tr>
    </w:tbl>
    <w:p w14:paraId="367AB786" w14:textId="77777777" w:rsidR="00003E67" w:rsidRPr="00F96A95" w:rsidRDefault="00003E67" w:rsidP="00003E6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003E67" w:rsidRPr="00F96A95" w14:paraId="4B15437E" w14:textId="77777777" w:rsidTr="0058587F">
        <w:tc>
          <w:tcPr>
            <w:tcW w:w="704" w:type="dxa"/>
          </w:tcPr>
          <w:p w14:paraId="1CDF719D" w14:textId="77777777" w:rsidR="00003E67" w:rsidRPr="00F96A95" w:rsidRDefault="00003E67" w:rsidP="0058587F">
            <w:pPr>
              <w:pStyle w:val="NoSpacing"/>
              <w:jc w:val="both"/>
              <w:rPr>
                <w:b/>
                <w:sz w:val="20"/>
                <w:szCs w:val="20"/>
              </w:rPr>
            </w:pPr>
            <w:r w:rsidRPr="00F96A95">
              <w:rPr>
                <w:b/>
                <w:sz w:val="20"/>
                <w:szCs w:val="20"/>
              </w:rPr>
              <w:t>Text:</w:t>
            </w:r>
          </w:p>
        </w:tc>
        <w:tc>
          <w:tcPr>
            <w:tcW w:w="9366" w:type="dxa"/>
          </w:tcPr>
          <w:p w14:paraId="43165705" w14:textId="74EDA5F8" w:rsidR="00003E67" w:rsidRPr="00F96A95" w:rsidRDefault="00003E67" w:rsidP="008400F3">
            <w:pPr>
              <w:pStyle w:val="NoSpacing"/>
              <w:jc w:val="both"/>
              <w:rPr>
                <w:b/>
                <w:sz w:val="20"/>
                <w:szCs w:val="20"/>
              </w:rPr>
            </w:pPr>
            <w:r w:rsidRPr="00955208">
              <w:rPr>
                <w:b/>
                <w:sz w:val="20"/>
                <w:szCs w:val="20"/>
              </w:rPr>
              <w:t>“</w:t>
            </w:r>
            <w:r w:rsidR="00BD2AD3">
              <w:rPr>
                <w:b/>
                <w:sz w:val="20"/>
                <w:szCs w:val="20"/>
                <w:u w:val="single"/>
              </w:rPr>
              <w:t>business</w:t>
            </w:r>
            <w:r w:rsidRPr="00BA3D49">
              <w:rPr>
                <w:b/>
                <w:sz w:val="20"/>
                <w:szCs w:val="20"/>
                <w:u w:val="single"/>
              </w:rPr>
              <w:t>-onboarding@cwbank.com</w:t>
            </w:r>
            <w:r w:rsidRPr="00955208">
              <w:rPr>
                <w:b/>
                <w:sz w:val="20"/>
                <w:szCs w:val="20"/>
              </w:rPr>
              <w:t>”</w:t>
            </w:r>
          </w:p>
        </w:tc>
      </w:tr>
      <w:tr w:rsidR="00003E67" w:rsidRPr="00F96A95" w14:paraId="32388B08" w14:textId="77777777" w:rsidTr="0058587F">
        <w:tc>
          <w:tcPr>
            <w:tcW w:w="704" w:type="dxa"/>
          </w:tcPr>
          <w:p w14:paraId="09CB091A" w14:textId="77777777" w:rsidR="00003E67" w:rsidRPr="00F96A95" w:rsidRDefault="00003E67" w:rsidP="0058587F">
            <w:pPr>
              <w:pStyle w:val="NoSpacing"/>
              <w:jc w:val="both"/>
              <w:rPr>
                <w:sz w:val="20"/>
                <w:szCs w:val="20"/>
              </w:rPr>
            </w:pPr>
            <w:r w:rsidRPr="00F96A95">
              <w:rPr>
                <w:sz w:val="20"/>
                <w:szCs w:val="20"/>
              </w:rPr>
              <w:t>URL:</w:t>
            </w:r>
          </w:p>
        </w:tc>
        <w:tc>
          <w:tcPr>
            <w:tcW w:w="9366" w:type="dxa"/>
          </w:tcPr>
          <w:p w14:paraId="4D28D322" w14:textId="5C052483" w:rsidR="00003E67" w:rsidRPr="00F96A95" w:rsidRDefault="00003E67" w:rsidP="008400F3">
            <w:pPr>
              <w:pStyle w:val="NoSpacing"/>
              <w:jc w:val="both"/>
              <w:rPr>
                <w:sz w:val="20"/>
                <w:szCs w:val="20"/>
              </w:rPr>
            </w:pPr>
            <w:r w:rsidRPr="00955208">
              <w:rPr>
                <w:sz w:val="20"/>
                <w:szCs w:val="20"/>
              </w:rPr>
              <w:t>mailto:</w:t>
            </w:r>
            <w:r w:rsidR="00BD2AD3">
              <w:rPr>
                <w:sz w:val="20"/>
                <w:szCs w:val="20"/>
              </w:rPr>
              <w:t>business</w:t>
            </w:r>
            <w:r w:rsidRPr="00A90282">
              <w:rPr>
                <w:sz w:val="20"/>
                <w:szCs w:val="20"/>
              </w:rPr>
              <w:t>-onboarding@cwbank.com</w:t>
            </w:r>
          </w:p>
        </w:tc>
      </w:tr>
    </w:tbl>
    <w:p w14:paraId="3A921A9E" w14:textId="4107872F" w:rsidR="00D97EE2" w:rsidRDefault="00003E67" w:rsidP="00D97EE2">
      <w:pPr>
        <w:pStyle w:val="NoSpacing"/>
        <w:jc w:val="both"/>
      </w:pPr>
      <w:r>
        <w:rPr>
          <w:b/>
          <w:u w:val="single"/>
        </w:rPr>
        <w:br/>
      </w:r>
      <w:r w:rsidR="00D97EE2">
        <w:rPr>
          <w:b/>
          <w:u w:val="single"/>
        </w:rPr>
        <w:t>Attachments</w:t>
      </w:r>
    </w:p>
    <w:p w14:paraId="1213EB9B" w14:textId="77777777" w:rsidR="00D97EE2" w:rsidRDefault="00D97EE2" w:rsidP="00D97EE2">
      <w:pPr>
        <w:pStyle w:val="NoSpacing"/>
        <w:jc w:val="both"/>
      </w:pPr>
    </w:p>
    <w:p w14:paraId="2142425F" w14:textId="72D4F677" w:rsidR="00F840A3" w:rsidRDefault="00D97EE2" w:rsidP="00D97EE2">
      <w:pPr>
        <w:pStyle w:val="NoSpacing"/>
        <w:jc w:val="both"/>
      </w:pPr>
      <w:r>
        <w:lastRenderedPageBreak/>
        <w:t>This message does not require attachments.</w:t>
      </w:r>
    </w:p>
    <w:p w14:paraId="6F001B61" w14:textId="77777777" w:rsidR="00F840A3" w:rsidRDefault="00F840A3">
      <w:pPr>
        <w:rPr>
          <w:rFonts w:eastAsiaTheme="minorHAnsi"/>
          <w:lang w:eastAsia="en-US"/>
        </w:rPr>
      </w:pPr>
      <w:r>
        <w:br w:type="page"/>
      </w:r>
    </w:p>
    <w:p w14:paraId="196541FD" w14:textId="06C90E5C" w:rsidR="00F840A3" w:rsidRDefault="00F840A3" w:rsidP="00F840A3">
      <w:pPr>
        <w:pStyle w:val="Heading2"/>
        <w:keepNext/>
        <w:spacing w:after="0" w:line="240" w:lineRule="auto"/>
      </w:pPr>
      <w:bookmarkStart w:id="248" w:name="_Toc55555408"/>
      <w:r>
        <w:lastRenderedPageBreak/>
        <w:t>3.</w:t>
      </w:r>
      <w:r w:rsidR="00E45F49">
        <w:t>1</w:t>
      </w:r>
      <w:r>
        <w:t>2</w:t>
      </w:r>
      <w:r>
        <w:tab/>
        <w:t>Await Authorized Signers Email</w:t>
      </w:r>
      <w:bookmarkEnd w:id="248"/>
    </w:p>
    <w:p w14:paraId="5CA139EF" w14:textId="77777777" w:rsidR="00F840A3" w:rsidRDefault="00F840A3" w:rsidP="00F840A3">
      <w:pPr>
        <w:pStyle w:val="NoSpacing"/>
        <w:jc w:val="both"/>
      </w:pPr>
    </w:p>
    <w:p w14:paraId="30387A6A" w14:textId="77777777" w:rsidR="00F840A3" w:rsidRPr="006B729E" w:rsidRDefault="00F840A3" w:rsidP="00F840A3">
      <w:pPr>
        <w:pStyle w:val="NoSpacing"/>
        <w:jc w:val="both"/>
        <w:rPr>
          <w:b/>
          <w:u w:val="single"/>
        </w:rPr>
      </w:pPr>
      <w:r>
        <w:rPr>
          <w:b/>
          <w:u w:val="single"/>
        </w:rPr>
        <w:t>Trigger Events</w:t>
      </w:r>
    </w:p>
    <w:p w14:paraId="01BD0044" w14:textId="77777777" w:rsidR="00F840A3" w:rsidRDefault="00F840A3" w:rsidP="00F840A3">
      <w:pPr>
        <w:pStyle w:val="NoSpacing"/>
        <w:jc w:val="both"/>
      </w:pPr>
    </w:p>
    <w:p w14:paraId="4ABFD651" w14:textId="5E5DE39F" w:rsidR="00F840A3" w:rsidRDefault="00F840A3" w:rsidP="00F840A3">
      <w:pPr>
        <w:pStyle w:val="NoSpacing"/>
        <w:jc w:val="both"/>
      </w:pPr>
      <w:r>
        <w:t>This email is sent to the main applicant (who initiated a small business DCO application) to inform them that the application is paused, until all identified authorized signers have completed their applications.</w:t>
      </w:r>
    </w:p>
    <w:p w14:paraId="3C8DC250" w14:textId="77777777" w:rsidR="00F840A3" w:rsidRDefault="00F840A3" w:rsidP="00F840A3">
      <w:pPr>
        <w:pStyle w:val="NoSpacing"/>
        <w:jc w:val="both"/>
      </w:pPr>
    </w:p>
    <w:p w14:paraId="25643C39" w14:textId="77777777" w:rsidR="00F840A3" w:rsidRDefault="00F840A3" w:rsidP="00F840A3">
      <w:pPr>
        <w:pStyle w:val="NoSpacing"/>
        <w:jc w:val="both"/>
      </w:pPr>
      <w:r>
        <w:t>The following events trigger the sending of this email.</w:t>
      </w:r>
    </w:p>
    <w:p w14:paraId="11672349" w14:textId="77777777" w:rsidR="00F840A3" w:rsidRDefault="00F840A3" w:rsidP="00F840A3">
      <w:pPr>
        <w:pStyle w:val="NoSpacing"/>
        <w:jc w:val="both"/>
      </w:pPr>
    </w:p>
    <w:p w14:paraId="3CC1736C" w14:textId="46976500" w:rsidR="00F840A3" w:rsidRDefault="00F840A3" w:rsidP="001C2BA1">
      <w:pPr>
        <w:pStyle w:val="NoSpacing"/>
        <w:numPr>
          <w:ilvl w:val="0"/>
          <w:numId w:val="47"/>
        </w:numPr>
        <w:jc w:val="both"/>
      </w:pPr>
      <w:r>
        <w:t xml:space="preserve">Applicant has identified one or more Authorized Signers (CWBSB-43), has completed the Business Disclosures and Signature page (CWBSB-44) and invitation emails have been sent to the Authorized Signers. </w:t>
      </w:r>
    </w:p>
    <w:p w14:paraId="525FC909" w14:textId="77777777" w:rsidR="00F840A3" w:rsidRDefault="00F840A3" w:rsidP="00F840A3">
      <w:pPr>
        <w:pStyle w:val="NoSpacing"/>
        <w:jc w:val="both"/>
      </w:pPr>
    </w:p>
    <w:p w14:paraId="69ACB614" w14:textId="77777777" w:rsidR="00F840A3" w:rsidRDefault="00F840A3" w:rsidP="00F840A3">
      <w:pPr>
        <w:pStyle w:val="NoSpacing"/>
        <w:jc w:val="both"/>
      </w:pPr>
      <w:r>
        <w:rPr>
          <w:b/>
          <w:u w:val="single"/>
        </w:rPr>
        <w:t>Subject Line</w:t>
      </w:r>
    </w:p>
    <w:p w14:paraId="21D20EEF" w14:textId="77777777" w:rsidR="00F840A3" w:rsidRDefault="00F840A3" w:rsidP="00F840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F840A3" w:rsidRPr="00F96A95" w14:paraId="46BB094E" w14:textId="77777777" w:rsidTr="00F840A3">
        <w:tc>
          <w:tcPr>
            <w:tcW w:w="10070" w:type="dxa"/>
          </w:tcPr>
          <w:p w14:paraId="1293AF5C" w14:textId="33DB468A" w:rsidR="00F840A3" w:rsidRPr="00F96A95" w:rsidRDefault="00BF2AA4">
            <w:pPr>
              <w:pStyle w:val="NoSpacing"/>
              <w:jc w:val="both"/>
              <w:rPr>
                <w:sz w:val="20"/>
                <w:szCs w:val="20"/>
              </w:rPr>
            </w:pPr>
            <w:r>
              <w:rPr>
                <w:sz w:val="20"/>
                <w:szCs w:val="20"/>
              </w:rPr>
              <w:t xml:space="preserve">Action required from </w:t>
            </w:r>
            <w:r w:rsidR="00F840A3">
              <w:rPr>
                <w:sz w:val="20"/>
                <w:szCs w:val="20"/>
              </w:rPr>
              <w:t xml:space="preserve">business associate(s) </w:t>
            </w:r>
            <w:r>
              <w:rPr>
                <w:sz w:val="20"/>
                <w:szCs w:val="20"/>
              </w:rPr>
              <w:t xml:space="preserve">to </w:t>
            </w:r>
            <w:r w:rsidR="00F840A3">
              <w:rPr>
                <w:sz w:val="20"/>
                <w:szCs w:val="20"/>
              </w:rPr>
              <w:t>complete your CWB business application</w:t>
            </w:r>
          </w:p>
        </w:tc>
      </w:tr>
    </w:tbl>
    <w:p w14:paraId="1060C79C" w14:textId="77777777" w:rsidR="00F840A3" w:rsidRDefault="00F840A3" w:rsidP="00F840A3">
      <w:pPr>
        <w:pStyle w:val="NoSpacing"/>
        <w:jc w:val="both"/>
      </w:pPr>
    </w:p>
    <w:p w14:paraId="6BD67014" w14:textId="77777777" w:rsidR="00F840A3" w:rsidRDefault="00F840A3" w:rsidP="00F840A3">
      <w:pPr>
        <w:pStyle w:val="NoSpacing"/>
        <w:jc w:val="both"/>
      </w:pPr>
    </w:p>
    <w:p w14:paraId="1C96A940" w14:textId="77777777" w:rsidR="00F840A3" w:rsidRDefault="00F840A3" w:rsidP="00F840A3">
      <w:pPr>
        <w:pStyle w:val="NoSpacing"/>
        <w:jc w:val="both"/>
      </w:pPr>
      <w:r>
        <w:rPr>
          <w:b/>
          <w:u w:val="single"/>
        </w:rPr>
        <w:t>Message Body</w:t>
      </w:r>
    </w:p>
    <w:p w14:paraId="5AE7CB00" w14:textId="77777777" w:rsidR="00F840A3" w:rsidRDefault="00F840A3" w:rsidP="00F840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F840A3" w:rsidRPr="00F96A95" w14:paraId="7709A603" w14:textId="77777777" w:rsidTr="00F840A3">
        <w:trPr>
          <w:trHeight w:val="174"/>
        </w:trPr>
        <w:tc>
          <w:tcPr>
            <w:tcW w:w="10070" w:type="dxa"/>
          </w:tcPr>
          <w:p w14:paraId="0963952C" w14:textId="77777777" w:rsidR="00F840A3" w:rsidRPr="00955208" w:rsidRDefault="00F840A3" w:rsidP="00F840A3">
            <w:pPr>
              <w:pStyle w:val="NoSpacing"/>
              <w:jc w:val="both"/>
              <w:rPr>
                <w:sz w:val="20"/>
                <w:szCs w:val="20"/>
              </w:rPr>
            </w:pPr>
            <w:r>
              <w:rPr>
                <w:sz w:val="20"/>
                <w:szCs w:val="20"/>
              </w:rPr>
              <w:t>Hello</w:t>
            </w:r>
            <w:r w:rsidRPr="00955208">
              <w:rPr>
                <w:sz w:val="20"/>
                <w:szCs w:val="20"/>
              </w:rPr>
              <w:t xml:space="preserve"> &lt;&lt;First Name&gt;&gt;,</w:t>
            </w:r>
          </w:p>
          <w:p w14:paraId="4C5E681D" w14:textId="77777777" w:rsidR="00F840A3" w:rsidRPr="00955208" w:rsidRDefault="00F840A3" w:rsidP="00F840A3">
            <w:pPr>
              <w:pStyle w:val="NoSpacing"/>
              <w:jc w:val="both"/>
              <w:rPr>
                <w:sz w:val="20"/>
                <w:szCs w:val="20"/>
              </w:rPr>
            </w:pPr>
          </w:p>
          <w:p w14:paraId="38AD3A55" w14:textId="527974A4" w:rsidR="00F840A3" w:rsidRDefault="00F840A3" w:rsidP="00F840A3">
            <w:pPr>
              <w:pStyle w:val="NoSpacing"/>
              <w:jc w:val="both"/>
              <w:rPr>
                <w:sz w:val="20"/>
                <w:szCs w:val="20"/>
              </w:rPr>
            </w:pPr>
            <w:r>
              <w:rPr>
                <w:sz w:val="20"/>
                <w:szCs w:val="20"/>
              </w:rPr>
              <w:t>Thank you</w:t>
            </w:r>
            <w:r w:rsidRPr="00955208">
              <w:rPr>
                <w:sz w:val="20"/>
                <w:szCs w:val="20"/>
              </w:rPr>
              <w:t xml:space="preserve"> for </w:t>
            </w:r>
            <w:r w:rsidR="00BF2AA4">
              <w:rPr>
                <w:sz w:val="20"/>
                <w:szCs w:val="20"/>
              </w:rPr>
              <w:t>submitting</w:t>
            </w:r>
            <w:r w:rsidRPr="00955208">
              <w:rPr>
                <w:sz w:val="20"/>
                <w:szCs w:val="20"/>
              </w:rPr>
              <w:t xml:space="preserve"> </w:t>
            </w:r>
            <w:r>
              <w:rPr>
                <w:sz w:val="20"/>
                <w:szCs w:val="20"/>
              </w:rPr>
              <w:t>a</w:t>
            </w:r>
            <w:r w:rsidR="00BF2AA4">
              <w:rPr>
                <w:sz w:val="20"/>
                <w:szCs w:val="20"/>
              </w:rPr>
              <w:t xml:space="preserve"> business</w:t>
            </w:r>
            <w:r w:rsidRPr="00955208">
              <w:rPr>
                <w:sz w:val="20"/>
                <w:szCs w:val="20"/>
              </w:rPr>
              <w:t xml:space="preserve"> application with </w:t>
            </w:r>
            <w:r>
              <w:rPr>
                <w:sz w:val="20"/>
                <w:szCs w:val="20"/>
              </w:rPr>
              <w:t xml:space="preserve">Canadian Western Bank (CWB) on behalf of &lt;&lt;business legal name&gt;&gt;. </w:t>
            </w:r>
            <w:r w:rsidRPr="00BA3D49">
              <w:rPr>
                <w:sz w:val="20"/>
                <w:szCs w:val="20"/>
              </w:rPr>
              <w:t>We look forward to building a great banking relationship with you!</w:t>
            </w:r>
          </w:p>
          <w:p w14:paraId="38A3E74D" w14:textId="77777777" w:rsidR="00F840A3" w:rsidRDefault="00F840A3" w:rsidP="00F840A3">
            <w:pPr>
              <w:pStyle w:val="NoSpacing"/>
              <w:jc w:val="both"/>
              <w:rPr>
                <w:sz w:val="20"/>
                <w:szCs w:val="20"/>
              </w:rPr>
            </w:pPr>
          </w:p>
          <w:p w14:paraId="5CCD040A" w14:textId="187EDC1D" w:rsidR="00F840A3" w:rsidRDefault="00F840A3" w:rsidP="00F840A3">
            <w:pPr>
              <w:pStyle w:val="NoSpacing"/>
              <w:jc w:val="both"/>
              <w:rPr>
                <w:sz w:val="20"/>
                <w:szCs w:val="20"/>
              </w:rPr>
            </w:pPr>
            <w:r>
              <w:rPr>
                <w:sz w:val="20"/>
                <w:szCs w:val="20"/>
              </w:rPr>
              <w:t>You identified one or more business associate(s) as Authorized Signers on your new business account</w:t>
            </w:r>
            <w:r w:rsidR="00BF2AA4">
              <w:rPr>
                <w:sz w:val="20"/>
                <w:szCs w:val="20"/>
              </w:rPr>
              <w:t>. Before you can complete the application</w:t>
            </w:r>
            <w:r w:rsidR="000825B8">
              <w:rPr>
                <w:sz w:val="20"/>
                <w:szCs w:val="20"/>
              </w:rPr>
              <w:t>,</w:t>
            </w:r>
            <w:r w:rsidR="00BF2AA4">
              <w:rPr>
                <w:sz w:val="20"/>
                <w:szCs w:val="20"/>
              </w:rPr>
              <w:t xml:space="preserve"> there are some actions they need to take. We have emailed them </w:t>
            </w:r>
            <w:r w:rsidR="00B137CA">
              <w:rPr>
                <w:sz w:val="20"/>
                <w:szCs w:val="20"/>
              </w:rPr>
              <w:t xml:space="preserve">with instructions on what they need to do. </w:t>
            </w:r>
          </w:p>
          <w:p w14:paraId="4020D5DD" w14:textId="77777777" w:rsidR="00F840A3" w:rsidRDefault="00F840A3" w:rsidP="00F840A3">
            <w:pPr>
              <w:pStyle w:val="NoSpacing"/>
              <w:jc w:val="both"/>
              <w:rPr>
                <w:sz w:val="20"/>
                <w:szCs w:val="20"/>
              </w:rPr>
            </w:pPr>
          </w:p>
          <w:p w14:paraId="49B13B3C" w14:textId="4AF1623D" w:rsidR="00F840A3" w:rsidRDefault="00B137CA" w:rsidP="00F840A3">
            <w:pPr>
              <w:pStyle w:val="NoSpacing"/>
              <w:jc w:val="both"/>
              <w:rPr>
                <w:sz w:val="20"/>
                <w:szCs w:val="20"/>
              </w:rPr>
            </w:pPr>
            <w:r>
              <w:rPr>
                <w:sz w:val="20"/>
                <w:szCs w:val="20"/>
              </w:rPr>
              <w:t>We will inform you by email o</w:t>
            </w:r>
            <w:r w:rsidR="00F840A3">
              <w:rPr>
                <w:sz w:val="20"/>
                <w:szCs w:val="20"/>
              </w:rPr>
              <w:t>nce your associate(s) have completed</w:t>
            </w:r>
            <w:r>
              <w:rPr>
                <w:sz w:val="20"/>
                <w:szCs w:val="20"/>
              </w:rPr>
              <w:t xml:space="preserve"> their actions </w:t>
            </w:r>
            <w:r w:rsidR="00E45F49">
              <w:rPr>
                <w:sz w:val="20"/>
                <w:szCs w:val="20"/>
              </w:rPr>
              <w:t>so</w:t>
            </w:r>
            <w:r>
              <w:rPr>
                <w:sz w:val="20"/>
                <w:szCs w:val="20"/>
              </w:rPr>
              <w:t xml:space="preserve"> that</w:t>
            </w:r>
            <w:r w:rsidR="00E45F49">
              <w:rPr>
                <w:sz w:val="20"/>
                <w:szCs w:val="20"/>
              </w:rPr>
              <w:t xml:space="preserve"> you can </w:t>
            </w:r>
            <w:r>
              <w:rPr>
                <w:sz w:val="20"/>
                <w:szCs w:val="20"/>
              </w:rPr>
              <w:t>finish</w:t>
            </w:r>
            <w:r w:rsidR="00E45F49">
              <w:rPr>
                <w:sz w:val="20"/>
                <w:szCs w:val="20"/>
              </w:rPr>
              <w:t xml:space="preserve"> the remaining steps in the application.</w:t>
            </w:r>
          </w:p>
          <w:p w14:paraId="3AE66AEF" w14:textId="77777777" w:rsidR="00F840A3" w:rsidRDefault="00F840A3" w:rsidP="00F840A3">
            <w:pPr>
              <w:pStyle w:val="NoSpacing"/>
              <w:jc w:val="both"/>
              <w:rPr>
                <w:sz w:val="20"/>
                <w:szCs w:val="20"/>
              </w:rPr>
            </w:pPr>
          </w:p>
          <w:p w14:paraId="2DDD6E45" w14:textId="15F6DF6F" w:rsidR="00F840A3" w:rsidRPr="00A90282" w:rsidRDefault="00F840A3" w:rsidP="00F840A3">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p>
          <w:p w14:paraId="22DC1F7D" w14:textId="77777777" w:rsidR="00F840A3" w:rsidRDefault="00F840A3" w:rsidP="00F840A3">
            <w:pPr>
              <w:pStyle w:val="NoSpacing"/>
              <w:jc w:val="both"/>
              <w:rPr>
                <w:sz w:val="20"/>
                <w:szCs w:val="20"/>
              </w:rPr>
            </w:pPr>
          </w:p>
          <w:p w14:paraId="71B0D0C1" w14:textId="77777777" w:rsidR="00F840A3" w:rsidRPr="00955208" w:rsidRDefault="00F840A3" w:rsidP="00F840A3">
            <w:pPr>
              <w:pStyle w:val="NoSpacing"/>
              <w:jc w:val="both"/>
              <w:rPr>
                <w:sz w:val="20"/>
                <w:szCs w:val="20"/>
              </w:rPr>
            </w:pPr>
            <w:r>
              <w:rPr>
                <w:sz w:val="20"/>
                <w:szCs w:val="20"/>
              </w:rPr>
              <w:t>Your reference number is &lt;&lt;Application Number&gt;&gt;.</w:t>
            </w:r>
          </w:p>
          <w:p w14:paraId="27456DDB" w14:textId="77777777" w:rsidR="00F840A3" w:rsidRPr="00955208" w:rsidRDefault="00F840A3" w:rsidP="00F840A3">
            <w:pPr>
              <w:pStyle w:val="NoSpacing"/>
              <w:jc w:val="both"/>
              <w:rPr>
                <w:sz w:val="20"/>
                <w:szCs w:val="20"/>
              </w:rPr>
            </w:pPr>
          </w:p>
          <w:p w14:paraId="2D943A35" w14:textId="77777777" w:rsidR="00F840A3" w:rsidRDefault="00F840A3" w:rsidP="00F840A3">
            <w:pPr>
              <w:pStyle w:val="NoSpacing"/>
              <w:jc w:val="both"/>
              <w:rPr>
                <w:sz w:val="20"/>
                <w:szCs w:val="20"/>
              </w:rPr>
            </w:pPr>
            <w:r>
              <w:rPr>
                <w:sz w:val="20"/>
                <w:szCs w:val="20"/>
              </w:rPr>
              <w:t>Thank you,</w:t>
            </w:r>
          </w:p>
          <w:p w14:paraId="2A89E051" w14:textId="77777777" w:rsidR="00F840A3" w:rsidRDefault="00F840A3" w:rsidP="00F840A3">
            <w:pPr>
              <w:pStyle w:val="NoSpacing"/>
              <w:jc w:val="both"/>
              <w:rPr>
                <w:sz w:val="20"/>
                <w:szCs w:val="20"/>
              </w:rPr>
            </w:pPr>
          </w:p>
          <w:p w14:paraId="066F4DD5" w14:textId="77777777" w:rsidR="00F840A3" w:rsidRPr="00F96A95" w:rsidRDefault="00F840A3" w:rsidP="00F840A3">
            <w:pPr>
              <w:pStyle w:val="NoSpacing"/>
              <w:jc w:val="both"/>
              <w:rPr>
                <w:sz w:val="20"/>
                <w:szCs w:val="20"/>
              </w:rPr>
            </w:pPr>
            <w:r>
              <w:rPr>
                <w:sz w:val="20"/>
                <w:szCs w:val="20"/>
              </w:rPr>
              <w:t>Canadian Western Bank</w:t>
            </w:r>
          </w:p>
        </w:tc>
      </w:tr>
    </w:tbl>
    <w:p w14:paraId="4832C5CA" w14:textId="77777777" w:rsidR="00F840A3" w:rsidRDefault="00F840A3" w:rsidP="00F840A3">
      <w:pPr>
        <w:pStyle w:val="NoSpacing"/>
        <w:jc w:val="both"/>
      </w:pPr>
    </w:p>
    <w:p w14:paraId="5EDAA43B" w14:textId="77777777" w:rsidR="00F840A3" w:rsidRDefault="00F840A3" w:rsidP="00F840A3">
      <w:pPr>
        <w:pStyle w:val="NoSpacing"/>
        <w:jc w:val="both"/>
      </w:pPr>
    </w:p>
    <w:p w14:paraId="04DB6113" w14:textId="77777777" w:rsidR="00F840A3" w:rsidRDefault="00F840A3" w:rsidP="00F840A3">
      <w:pPr>
        <w:pStyle w:val="NoSpacing"/>
        <w:jc w:val="both"/>
      </w:pPr>
      <w:r>
        <w:rPr>
          <w:b/>
          <w:u w:val="single"/>
        </w:rPr>
        <w:t>Hyperlinks</w:t>
      </w:r>
    </w:p>
    <w:p w14:paraId="6F27D01E" w14:textId="77777777" w:rsidR="00F840A3" w:rsidRDefault="00F840A3" w:rsidP="00F840A3">
      <w:pPr>
        <w:pStyle w:val="NoSpacing"/>
        <w:jc w:val="both"/>
      </w:pPr>
    </w:p>
    <w:p w14:paraId="65681445" w14:textId="77777777" w:rsidR="00F840A3" w:rsidRDefault="00F840A3" w:rsidP="00F840A3">
      <w:pPr>
        <w:pStyle w:val="NoSpacing"/>
        <w:jc w:val="both"/>
      </w:pPr>
      <w:r>
        <w:t>The message body above includes the following hyperlinked text.</w:t>
      </w:r>
    </w:p>
    <w:p w14:paraId="64DE8131" w14:textId="77777777" w:rsidR="00F840A3" w:rsidRPr="00F96A95" w:rsidRDefault="00F840A3" w:rsidP="00F840A3">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840A3" w:rsidRPr="00F96A95" w14:paraId="71F62562" w14:textId="77777777" w:rsidTr="00F840A3">
        <w:tc>
          <w:tcPr>
            <w:tcW w:w="704" w:type="dxa"/>
          </w:tcPr>
          <w:p w14:paraId="470F24BE" w14:textId="77777777" w:rsidR="00F840A3" w:rsidRPr="00F96A95" w:rsidRDefault="00F840A3" w:rsidP="00F840A3">
            <w:pPr>
              <w:pStyle w:val="NoSpacing"/>
              <w:jc w:val="both"/>
              <w:rPr>
                <w:b/>
                <w:sz w:val="20"/>
                <w:szCs w:val="20"/>
              </w:rPr>
            </w:pPr>
            <w:r w:rsidRPr="00F96A95">
              <w:rPr>
                <w:b/>
                <w:sz w:val="20"/>
                <w:szCs w:val="20"/>
              </w:rPr>
              <w:t>Text:</w:t>
            </w:r>
          </w:p>
        </w:tc>
        <w:tc>
          <w:tcPr>
            <w:tcW w:w="9366" w:type="dxa"/>
          </w:tcPr>
          <w:p w14:paraId="2B01751A" w14:textId="77777777" w:rsidR="00F840A3" w:rsidRPr="00F96A95" w:rsidRDefault="00F840A3" w:rsidP="00F840A3">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F840A3" w:rsidRPr="00F96A95" w14:paraId="3A5EEC1B" w14:textId="77777777" w:rsidTr="00F840A3">
        <w:tc>
          <w:tcPr>
            <w:tcW w:w="704" w:type="dxa"/>
          </w:tcPr>
          <w:p w14:paraId="0B05109F" w14:textId="77777777" w:rsidR="00F840A3" w:rsidRPr="00F96A95" w:rsidRDefault="00F840A3" w:rsidP="00F840A3">
            <w:pPr>
              <w:pStyle w:val="NoSpacing"/>
              <w:jc w:val="both"/>
              <w:rPr>
                <w:sz w:val="20"/>
                <w:szCs w:val="20"/>
              </w:rPr>
            </w:pPr>
            <w:r w:rsidRPr="00F96A95">
              <w:rPr>
                <w:sz w:val="20"/>
                <w:szCs w:val="20"/>
              </w:rPr>
              <w:t>URL:</w:t>
            </w:r>
          </w:p>
        </w:tc>
        <w:tc>
          <w:tcPr>
            <w:tcW w:w="9366" w:type="dxa"/>
          </w:tcPr>
          <w:p w14:paraId="5C5B6C84" w14:textId="77777777" w:rsidR="00F840A3" w:rsidRPr="00F96A95" w:rsidRDefault="00F840A3" w:rsidP="00F840A3">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66948DB7" w14:textId="77777777" w:rsidR="00F840A3" w:rsidRDefault="00F840A3" w:rsidP="00F840A3">
      <w:pPr>
        <w:pStyle w:val="NoSpacing"/>
        <w:jc w:val="both"/>
      </w:pPr>
    </w:p>
    <w:p w14:paraId="6C0D9160" w14:textId="77777777" w:rsidR="00F840A3" w:rsidRDefault="00F840A3" w:rsidP="00F840A3">
      <w:pPr>
        <w:pStyle w:val="NoSpacing"/>
        <w:jc w:val="both"/>
      </w:pPr>
    </w:p>
    <w:p w14:paraId="5F8EFF4B" w14:textId="77777777" w:rsidR="00F840A3" w:rsidRDefault="00F840A3" w:rsidP="00F840A3">
      <w:pPr>
        <w:pStyle w:val="NoSpacing"/>
        <w:jc w:val="both"/>
      </w:pPr>
      <w:r>
        <w:rPr>
          <w:b/>
          <w:u w:val="single"/>
        </w:rPr>
        <w:t>Attachments</w:t>
      </w:r>
    </w:p>
    <w:p w14:paraId="0BE4BDFC" w14:textId="77777777" w:rsidR="00F840A3" w:rsidRDefault="00F840A3" w:rsidP="00F840A3">
      <w:pPr>
        <w:pStyle w:val="NoSpacing"/>
        <w:jc w:val="both"/>
      </w:pPr>
    </w:p>
    <w:p w14:paraId="615928F0" w14:textId="7493CB8B" w:rsidR="00F840A3" w:rsidRDefault="00F840A3" w:rsidP="00F840A3">
      <w:pPr>
        <w:pStyle w:val="NoSpacing"/>
        <w:jc w:val="both"/>
      </w:pPr>
      <w:r>
        <w:t>The message does not require attachments.</w:t>
      </w:r>
    </w:p>
    <w:p w14:paraId="64F49485" w14:textId="585D3752" w:rsidR="00D34477" w:rsidRDefault="00D34477">
      <w:pPr>
        <w:rPr>
          <w:rFonts w:eastAsiaTheme="minorHAnsi"/>
          <w:lang w:eastAsia="en-US"/>
        </w:rPr>
      </w:pPr>
      <w:r>
        <w:br w:type="page"/>
      </w:r>
    </w:p>
    <w:p w14:paraId="3B2F87AA" w14:textId="4ADA3222" w:rsidR="00D34477" w:rsidRDefault="00D34477" w:rsidP="00D34477">
      <w:pPr>
        <w:pStyle w:val="Heading2"/>
        <w:keepNext/>
        <w:spacing w:after="0" w:line="240" w:lineRule="auto"/>
      </w:pPr>
      <w:bookmarkStart w:id="249" w:name="_Toc55555409"/>
      <w:r>
        <w:lastRenderedPageBreak/>
        <w:t>3.13</w:t>
      </w:r>
      <w:r>
        <w:tab/>
        <w:t>Authorized Signers Complete Email</w:t>
      </w:r>
      <w:bookmarkEnd w:id="249"/>
    </w:p>
    <w:p w14:paraId="297445A6" w14:textId="77777777" w:rsidR="00D34477" w:rsidRDefault="00D34477" w:rsidP="00D34477">
      <w:pPr>
        <w:pStyle w:val="NoSpacing"/>
        <w:jc w:val="both"/>
      </w:pPr>
    </w:p>
    <w:p w14:paraId="6CA0B051" w14:textId="77777777" w:rsidR="00D34477" w:rsidRPr="006B729E" w:rsidRDefault="00D34477" w:rsidP="00D34477">
      <w:pPr>
        <w:pStyle w:val="NoSpacing"/>
        <w:jc w:val="both"/>
        <w:rPr>
          <w:b/>
          <w:u w:val="single"/>
        </w:rPr>
      </w:pPr>
      <w:r>
        <w:rPr>
          <w:b/>
          <w:u w:val="single"/>
        </w:rPr>
        <w:t>Trigger Events</w:t>
      </w:r>
    </w:p>
    <w:p w14:paraId="6B990A69" w14:textId="77777777" w:rsidR="00D34477" w:rsidRDefault="00D34477" w:rsidP="00D34477">
      <w:pPr>
        <w:pStyle w:val="NoSpacing"/>
        <w:jc w:val="both"/>
      </w:pPr>
    </w:p>
    <w:p w14:paraId="69314911" w14:textId="245F4A04" w:rsidR="00D34477" w:rsidRDefault="00D34477" w:rsidP="00D34477">
      <w:pPr>
        <w:pStyle w:val="NoSpacing"/>
        <w:jc w:val="both"/>
      </w:pPr>
      <w:r>
        <w:t>This email is sent to the main applicant (who initiated a small business DCO application) to inform them that all identified authorized signers have completed their applications.</w:t>
      </w:r>
    </w:p>
    <w:p w14:paraId="22CCF2CF" w14:textId="77777777" w:rsidR="00D34477" w:rsidRDefault="00D34477" w:rsidP="00D34477">
      <w:pPr>
        <w:pStyle w:val="NoSpacing"/>
        <w:jc w:val="both"/>
      </w:pPr>
    </w:p>
    <w:p w14:paraId="2B8BBCAD" w14:textId="77777777" w:rsidR="00D34477" w:rsidRDefault="00D34477" w:rsidP="00D34477">
      <w:pPr>
        <w:pStyle w:val="NoSpacing"/>
        <w:jc w:val="both"/>
      </w:pPr>
      <w:r>
        <w:t>The following events trigger the sending of this email.</w:t>
      </w:r>
    </w:p>
    <w:p w14:paraId="2AD20BA5" w14:textId="77777777" w:rsidR="00D34477" w:rsidRDefault="00D34477" w:rsidP="00D34477">
      <w:pPr>
        <w:pStyle w:val="NoSpacing"/>
        <w:jc w:val="both"/>
      </w:pPr>
    </w:p>
    <w:p w14:paraId="571587C4" w14:textId="466E79B8" w:rsidR="00D34477" w:rsidRDefault="00D34477" w:rsidP="00D34477">
      <w:pPr>
        <w:pStyle w:val="NoSpacing"/>
        <w:numPr>
          <w:ilvl w:val="0"/>
          <w:numId w:val="48"/>
        </w:numPr>
        <w:jc w:val="both"/>
      </w:pPr>
      <w:r>
        <w:t xml:space="preserve">All identified Authorized Signers have completed their applications (Authorized Signers Dynamic Disclosures page CWBSB-72 is complete). </w:t>
      </w:r>
    </w:p>
    <w:p w14:paraId="70064756" w14:textId="77777777" w:rsidR="00D34477" w:rsidRDefault="00D34477" w:rsidP="00D34477">
      <w:pPr>
        <w:pStyle w:val="NoSpacing"/>
        <w:jc w:val="both"/>
      </w:pPr>
    </w:p>
    <w:p w14:paraId="3BEBA5FA" w14:textId="77777777" w:rsidR="00D34477" w:rsidRDefault="00D34477" w:rsidP="00D34477">
      <w:pPr>
        <w:pStyle w:val="NoSpacing"/>
        <w:jc w:val="both"/>
      </w:pPr>
      <w:r>
        <w:rPr>
          <w:b/>
          <w:u w:val="single"/>
        </w:rPr>
        <w:t>Subject Line</w:t>
      </w:r>
    </w:p>
    <w:p w14:paraId="5A4B4BD9" w14:textId="77777777" w:rsidR="00D34477" w:rsidRDefault="00D34477" w:rsidP="00D3447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34477" w:rsidRPr="00F96A95" w14:paraId="29E420B2" w14:textId="77777777" w:rsidTr="00505775">
        <w:tc>
          <w:tcPr>
            <w:tcW w:w="10070" w:type="dxa"/>
          </w:tcPr>
          <w:p w14:paraId="15A9B07B" w14:textId="6B76C936" w:rsidR="00D34477" w:rsidRPr="00F96A95" w:rsidRDefault="00D34477" w:rsidP="00505775">
            <w:pPr>
              <w:pStyle w:val="NoSpacing"/>
              <w:jc w:val="both"/>
              <w:rPr>
                <w:sz w:val="20"/>
                <w:szCs w:val="20"/>
              </w:rPr>
            </w:pPr>
            <w:r>
              <w:rPr>
                <w:sz w:val="20"/>
                <w:szCs w:val="20"/>
              </w:rPr>
              <w:t>You may now complete your CWB business application</w:t>
            </w:r>
          </w:p>
        </w:tc>
      </w:tr>
    </w:tbl>
    <w:p w14:paraId="2FC7277A" w14:textId="77777777" w:rsidR="00D34477" w:rsidRDefault="00D34477" w:rsidP="00D34477">
      <w:pPr>
        <w:pStyle w:val="NoSpacing"/>
        <w:jc w:val="both"/>
      </w:pPr>
    </w:p>
    <w:p w14:paraId="064252DC" w14:textId="77777777" w:rsidR="00D34477" w:rsidRDefault="00D34477" w:rsidP="00D34477">
      <w:pPr>
        <w:pStyle w:val="NoSpacing"/>
        <w:jc w:val="both"/>
      </w:pPr>
    </w:p>
    <w:p w14:paraId="397165BD" w14:textId="77777777" w:rsidR="00D34477" w:rsidRDefault="00D34477" w:rsidP="00D34477">
      <w:pPr>
        <w:pStyle w:val="NoSpacing"/>
        <w:jc w:val="both"/>
      </w:pPr>
      <w:r>
        <w:rPr>
          <w:b/>
          <w:u w:val="single"/>
        </w:rPr>
        <w:t>Message Body</w:t>
      </w:r>
    </w:p>
    <w:p w14:paraId="4E58D6C1" w14:textId="77777777" w:rsidR="00D34477" w:rsidRDefault="00D34477" w:rsidP="00D3447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34477" w:rsidRPr="00F96A95" w14:paraId="5C20AF68" w14:textId="77777777" w:rsidTr="00505775">
        <w:trPr>
          <w:trHeight w:val="174"/>
        </w:trPr>
        <w:tc>
          <w:tcPr>
            <w:tcW w:w="10070" w:type="dxa"/>
          </w:tcPr>
          <w:p w14:paraId="413394D0" w14:textId="77777777" w:rsidR="00D34477" w:rsidRPr="00955208" w:rsidRDefault="00D34477" w:rsidP="00505775">
            <w:pPr>
              <w:pStyle w:val="NoSpacing"/>
              <w:jc w:val="both"/>
              <w:rPr>
                <w:sz w:val="20"/>
                <w:szCs w:val="20"/>
              </w:rPr>
            </w:pPr>
            <w:r>
              <w:rPr>
                <w:sz w:val="20"/>
                <w:szCs w:val="20"/>
              </w:rPr>
              <w:t>Hello</w:t>
            </w:r>
            <w:r w:rsidRPr="00955208">
              <w:rPr>
                <w:sz w:val="20"/>
                <w:szCs w:val="20"/>
              </w:rPr>
              <w:t xml:space="preserve"> &lt;&lt;First Name&gt;&gt;,</w:t>
            </w:r>
          </w:p>
          <w:p w14:paraId="72E0BC36" w14:textId="77777777" w:rsidR="00D34477" w:rsidRPr="00955208" w:rsidRDefault="00D34477" w:rsidP="00505775">
            <w:pPr>
              <w:pStyle w:val="NoSpacing"/>
              <w:jc w:val="both"/>
              <w:rPr>
                <w:sz w:val="20"/>
                <w:szCs w:val="20"/>
              </w:rPr>
            </w:pPr>
          </w:p>
          <w:p w14:paraId="32A15CDA" w14:textId="535A807C" w:rsidR="00D34477" w:rsidRDefault="00D34477" w:rsidP="00505775">
            <w:pPr>
              <w:pStyle w:val="NoSpacing"/>
              <w:jc w:val="both"/>
              <w:rPr>
                <w:sz w:val="20"/>
                <w:szCs w:val="20"/>
              </w:rPr>
            </w:pPr>
            <w:r>
              <w:rPr>
                <w:sz w:val="20"/>
                <w:szCs w:val="20"/>
              </w:rPr>
              <w:t>Thank you</w:t>
            </w:r>
            <w:r w:rsidRPr="00955208">
              <w:rPr>
                <w:sz w:val="20"/>
                <w:szCs w:val="20"/>
              </w:rPr>
              <w:t xml:space="preserve"> for </w:t>
            </w:r>
            <w:del w:id="250" w:author="Stacy Schmidt" w:date="2020-12-17T16:56:00Z">
              <w:r w:rsidRPr="00955208" w:rsidDel="0015720A">
                <w:rPr>
                  <w:sz w:val="20"/>
                  <w:szCs w:val="20"/>
                </w:rPr>
                <w:delText xml:space="preserve">completing </w:delText>
              </w:r>
              <w:r w:rsidDel="0015720A">
                <w:rPr>
                  <w:sz w:val="20"/>
                  <w:szCs w:val="20"/>
                </w:rPr>
                <w:delText>an</w:delText>
              </w:r>
            </w:del>
            <w:ins w:id="251" w:author="Stacy Schmidt" w:date="2020-12-17T16:56:00Z">
              <w:r w:rsidR="0015720A">
                <w:rPr>
                  <w:sz w:val="20"/>
                  <w:szCs w:val="20"/>
                </w:rPr>
                <w:t>your</w:t>
              </w:r>
            </w:ins>
            <w:r w:rsidRPr="00955208">
              <w:rPr>
                <w:sz w:val="20"/>
                <w:szCs w:val="20"/>
              </w:rPr>
              <w:t xml:space="preserve"> application with </w:t>
            </w:r>
            <w:r>
              <w:rPr>
                <w:sz w:val="20"/>
                <w:szCs w:val="20"/>
              </w:rPr>
              <w:t xml:space="preserve">Canadian Western Bank (CWB) on behalf of &lt;&lt;business legal name&gt;&gt;. </w:t>
            </w:r>
            <w:r w:rsidRPr="00BA3D49">
              <w:rPr>
                <w:sz w:val="20"/>
                <w:szCs w:val="20"/>
              </w:rPr>
              <w:t>We look forward to building a great banking relationship with you!</w:t>
            </w:r>
          </w:p>
          <w:p w14:paraId="7373ED23" w14:textId="77777777" w:rsidR="00D34477" w:rsidRDefault="00D34477" w:rsidP="00505775">
            <w:pPr>
              <w:pStyle w:val="NoSpacing"/>
              <w:jc w:val="both"/>
              <w:rPr>
                <w:sz w:val="20"/>
                <w:szCs w:val="20"/>
              </w:rPr>
            </w:pPr>
          </w:p>
          <w:p w14:paraId="16B06DFA" w14:textId="40345ED6" w:rsidR="00D34477" w:rsidRDefault="00D34477" w:rsidP="00505775">
            <w:pPr>
              <w:pStyle w:val="NoSpacing"/>
              <w:jc w:val="both"/>
              <w:rPr>
                <w:sz w:val="20"/>
                <w:szCs w:val="20"/>
              </w:rPr>
            </w:pPr>
            <w:r>
              <w:rPr>
                <w:sz w:val="20"/>
                <w:szCs w:val="20"/>
              </w:rPr>
              <w:t>You identified one or more business associate(s) as Authorized Signers on your new business account</w:t>
            </w:r>
            <w:r w:rsidR="00505775">
              <w:rPr>
                <w:sz w:val="20"/>
                <w:szCs w:val="20"/>
              </w:rPr>
              <w:t>, and they have now completed their applications. Please click the link below to</w:t>
            </w:r>
            <w:r>
              <w:rPr>
                <w:sz w:val="20"/>
                <w:szCs w:val="20"/>
              </w:rPr>
              <w:t xml:space="preserve"> complete the remaining steps </w:t>
            </w:r>
            <w:r w:rsidR="00505775">
              <w:rPr>
                <w:sz w:val="20"/>
                <w:szCs w:val="20"/>
              </w:rPr>
              <w:t xml:space="preserve">to </w:t>
            </w:r>
            <w:ins w:id="252" w:author="Stacy Schmidt" w:date="2020-12-17T16:57:00Z">
              <w:r w:rsidR="0015720A">
                <w:rPr>
                  <w:sz w:val="20"/>
                  <w:szCs w:val="20"/>
                </w:rPr>
                <w:t xml:space="preserve">finish setting up </w:t>
              </w:r>
            </w:ins>
            <w:del w:id="253" w:author="Stacy Schmidt" w:date="2020-12-17T16:57:00Z">
              <w:r w:rsidR="00505775" w:rsidDel="0015720A">
                <w:rPr>
                  <w:sz w:val="20"/>
                  <w:szCs w:val="20"/>
                </w:rPr>
                <w:delText xml:space="preserve">open </w:delText>
              </w:r>
            </w:del>
            <w:r w:rsidR="00505775">
              <w:rPr>
                <w:sz w:val="20"/>
                <w:szCs w:val="20"/>
              </w:rPr>
              <w:t>your new business account(s)</w:t>
            </w:r>
            <w:r>
              <w:rPr>
                <w:sz w:val="20"/>
                <w:szCs w:val="20"/>
              </w:rPr>
              <w:t>.</w:t>
            </w:r>
          </w:p>
          <w:p w14:paraId="1E5E93FD" w14:textId="60765B01" w:rsidR="00505775" w:rsidRDefault="00505775" w:rsidP="00505775">
            <w:pPr>
              <w:pStyle w:val="NoSpacing"/>
              <w:jc w:val="both"/>
              <w:rPr>
                <w:sz w:val="20"/>
                <w:szCs w:val="20"/>
              </w:rPr>
            </w:pPr>
          </w:p>
          <w:p w14:paraId="378E3185" w14:textId="59ED7729" w:rsidR="00505775" w:rsidRPr="001C2BA1" w:rsidRDefault="00505775" w:rsidP="00505775">
            <w:pPr>
              <w:pStyle w:val="NoSpacing"/>
              <w:jc w:val="both"/>
              <w:rPr>
                <w:b/>
                <w:sz w:val="20"/>
                <w:szCs w:val="20"/>
              </w:rPr>
            </w:pPr>
            <w:r>
              <w:rPr>
                <w:b/>
                <w:sz w:val="20"/>
                <w:szCs w:val="20"/>
              </w:rPr>
              <w:t>Resume my application now</w:t>
            </w:r>
          </w:p>
          <w:p w14:paraId="0977CAA5" w14:textId="77777777" w:rsidR="00D34477" w:rsidRDefault="00D34477" w:rsidP="00505775">
            <w:pPr>
              <w:pStyle w:val="NoSpacing"/>
              <w:jc w:val="both"/>
              <w:rPr>
                <w:sz w:val="20"/>
                <w:szCs w:val="20"/>
              </w:rPr>
            </w:pPr>
          </w:p>
          <w:p w14:paraId="53A5BF9B" w14:textId="77777777" w:rsidR="00D34477" w:rsidRPr="00A90282" w:rsidRDefault="00D34477" w:rsidP="00505775">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p>
          <w:p w14:paraId="18B488D5" w14:textId="77777777" w:rsidR="00D34477" w:rsidRDefault="00D34477" w:rsidP="00505775">
            <w:pPr>
              <w:pStyle w:val="NoSpacing"/>
              <w:jc w:val="both"/>
              <w:rPr>
                <w:sz w:val="20"/>
                <w:szCs w:val="20"/>
              </w:rPr>
            </w:pPr>
          </w:p>
          <w:p w14:paraId="60F21FF4" w14:textId="77777777" w:rsidR="00D34477" w:rsidRPr="00955208" w:rsidRDefault="00D34477" w:rsidP="00505775">
            <w:pPr>
              <w:pStyle w:val="NoSpacing"/>
              <w:jc w:val="both"/>
              <w:rPr>
                <w:sz w:val="20"/>
                <w:szCs w:val="20"/>
              </w:rPr>
            </w:pPr>
            <w:r>
              <w:rPr>
                <w:sz w:val="20"/>
                <w:szCs w:val="20"/>
              </w:rPr>
              <w:t>Your reference number is &lt;&lt;Application Number&gt;&gt;.</w:t>
            </w:r>
          </w:p>
          <w:p w14:paraId="43C0C5E8" w14:textId="77777777" w:rsidR="00D34477" w:rsidRPr="00955208" w:rsidRDefault="00D34477" w:rsidP="00505775">
            <w:pPr>
              <w:pStyle w:val="NoSpacing"/>
              <w:jc w:val="both"/>
              <w:rPr>
                <w:sz w:val="20"/>
                <w:szCs w:val="20"/>
              </w:rPr>
            </w:pPr>
          </w:p>
          <w:p w14:paraId="55752F32" w14:textId="77777777" w:rsidR="00D34477" w:rsidRDefault="00D34477" w:rsidP="00505775">
            <w:pPr>
              <w:pStyle w:val="NoSpacing"/>
              <w:jc w:val="both"/>
              <w:rPr>
                <w:sz w:val="20"/>
                <w:szCs w:val="20"/>
              </w:rPr>
            </w:pPr>
            <w:r>
              <w:rPr>
                <w:sz w:val="20"/>
                <w:szCs w:val="20"/>
              </w:rPr>
              <w:t>Thank you,</w:t>
            </w:r>
          </w:p>
          <w:p w14:paraId="0BA069CF" w14:textId="77777777" w:rsidR="00D34477" w:rsidRDefault="00D34477" w:rsidP="00505775">
            <w:pPr>
              <w:pStyle w:val="NoSpacing"/>
              <w:jc w:val="both"/>
              <w:rPr>
                <w:sz w:val="20"/>
                <w:szCs w:val="20"/>
              </w:rPr>
            </w:pPr>
          </w:p>
          <w:p w14:paraId="2407D91B" w14:textId="77777777" w:rsidR="00D34477" w:rsidRPr="00F96A95" w:rsidRDefault="00D34477" w:rsidP="00505775">
            <w:pPr>
              <w:pStyle w:val="NoSpacing"/>
              <w:jc w:val="both"/>
              <w:rPr>
                <w:sz w:val="20"/>
                <w:szCs w:val="20"/>
              </w:rPr>
            </w:pPr>
            <w:r>
              <w:rPr>
                <w:sz w:val="20"/>
                <w:szCs w:val="20"/>
              </w:rPr>
              <w:t>Canadian Western Bank</w:t>
            </w:r>
          </w:p>
        </w:tc>
      </w:tr>
    </w:tbl>
    <w:p w14:paraId="6CF6175F" w14:textId="77777777" w:rsidR="00D34477" w:rsidRDefault="00D34477" w:rsidP="00D34477">
      <w:pPr>
        <w:pStyle w:val="NoSpacing"/>
        <w:jc w:val="both"/>
      </w:pPr>
    </w:p>
    <w:p w14:paraId="37EB9B9C" w14:textId="77777777" w:rsidR="00D34477" w:rsidRDefault="00D34477" w:rsidP="00D34477">
      <w:pPr>
        <w:pStyle w:val="NoSpacing"/>
        <w:jc w:val="both"/>
      </w:pPr>
    </w:p>
    <w:p w14:paraId="64BD9280" w14:textId="77777777" w:rsidR="00D34477" w:rsidRDefault="00D34477" w:rsidP="00D34477">
      <w:pPr>
        <w:pStyle w:val="NoSpacing"/>
        <w:jc w:val="both"/>
      </w:pPr>
      <w:r>
        <w:rPr>
          <w:b/>
          <w:u w:val="single"/>
        </w:rPr>
        <w:t>Hyperlinks</w:t>
      </w:r>
    </w:p>
    <w:p w14:paraId="57AA28BE" w14:textId="77777777" w:rsidR="00D34477" w:rsidRDefault="00D34477" w:rsidP="00D34477">
      <w:pPr>
        <w:pStyle w:val="NoSpacing"/>
        <w:jc w:val="both"/>
      </w:pPr>
    </w:p>
    <w:p w14:paraId="35E9DE9C" w14:textId="2EB2F5A4" w:rsidR="00D34477" w:rsidRDefault="00D34477" w:rsidP="00D34477">
      <w:pPr>
        <w:pStyle w:val="NoSpacing"/>
        <w:jc w:val="both"/>
      </w:pPr>
      <w:r>
        <w:t>The message body above includes the following hyperlinked text.</w:t>
      </w:r>
    </w:p>
    <w:p w14:paraId="22865984" w14:textId="5CA54402" w:rsidR="00505775" w:rsidRDefault="00505775" w:rsidP="00D3447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5775" w:rsidRPr="00F96A95" w14:paraId="15E937CD" w14:textId="77777777" w:rsidTr="00505775">
        <w:tc>
          <w:tcPr>
            <w:tcW w:w="704" w:type="dxa"/>
          </w:tcPr>
          <w:p w14:paraId="024E829C" w14:textId="77777777" w:rsidR="00505775" w:rsidRPr="00F96A95" w:rsidRDefault="00505775" w:rsidP="00505775">
            <w:pPr>
              <w:pStyle w:val="NoSpacing"/>
              <w:jc w:val="both"/>
              <w:rPr>
                <w:b/>
                <w:sz w:val="20"/>
                <w:szCs w:val="20"/>
              </w:rPr>
            </w:pPr>
            <w:r w:rsidRPr="00F96A95">
              <w:rPr>
                <w:b/>
                <w:sz w:val="20"/>
                <w:szCs w:val="20"/>
              </w:rPr>
              <w:t>Text:</w:t>
            </w:r>
          </w:p>
        </w:tc>
        <w:tc>
          <w:tcPr>
            <w:tcW w:w="9366" w:type="dxa"/>
          </w:tcPr>
          <w:p w14:paraId="18F54F20" w14:textId="77777777" w:rsidR="00505775" w:rsidRPr="00F96A95" w:rsidRDefault="00505775" w:rsidP="00505775">
            <w:pPr>
              <w:pStyle w:val="NoSpacing"/>
              <w:jc w:val="both"/>
              <w:rPr>
                <w:b/>
                <w:sz w:val="20"/>
                <w:szCs w:val="20"/>
              </w:rPr>
            </w:pPr>
            <w:r>
              <w:rPr>
                <w:b/>
                <w:sz w:val="20"/>
                <w:szCs w:val="20"/>
              </w:rPr>
              <w:t>“Resume my application n</w:t>
            </w:r>
            <w:r w:rsidRPr="00DF3C1D">
              <w:rPr>
                <w:b/>
                <w:sz w:val="20"/>
                <w:szCs w:val="20"/>
              </w:rPr>
              <w:t>ow”</w:t>
            </w:r>
          </w:p>
        </w:tc>
      </w:tr>
      <w:tr w:rsidR="00505775" w:rsidRPr="00F96A95" w14:paraId="2F6651F4" w14:textId="77777777" w:rsidTr="00505775">
        <w:tc>
          <w:tcPr>
            <w:tcW w:w="704" w:type="dxa"/>
          </w:tcPr>
          <w:p w14:paraId="2F0E6E4B" w14:textId="77777777" w:rsidR="00505775" w:rsidRPr="00F96A95" w:rsidRDefault="00505775" w:rsidP="00505775">
            <w:pPr>
              <w:pStyle w:val="NoSpacing"/>
              <w:jc w:val="both"/>
              <w:rPr>
                <w:sz w:val="20"/>
                <w:szCs w:val="20"/>
              </w:rPr>
            </w:pPr>
            <w:r w:rsidRPr="00F96A95">
              <w:rPr>
                <w:sz w:val="20"/>
                <w:szCs w:val="20"/>
              </w:rPr>
              <w:t>URL:</w:t>
            </w:r>
          </w:p>
        </w:tc>
        <w:tc>
          <w:tcPr>
            <w:tcW w:w="9366" w:type="dxa"/>
          </w:tcPr>
          <w:p w14:paraId="57A9FD46" w14:textId="77777777" w:rsidR="00505775" w:rsidRPr="00F96A95" w:rsidRDefault="00505775" w:rsidP="00505775">
            <w:pPr>
              <w:pStyle w:val="NoSpacing"/>
              <w:jc w:val="both"/>
              <w:rPr>
                <w:sz w:val="20"/>
                <w:szCs w:val="20"/>
              </w:rPr>
            </w:pPr>
            <w:r w:rsidRPr="00DF3C1D">
              <w:rPr>
                <w:sz w:val="20"/>
                <w:szCs w:val="20"/>
              </w:rPr>
              <w:t>System generated URL directing</w:t>
            </w:r>
            <w:r>
              <w:rPr>
                <w:sz w:val="20"/>
                <w:szCs w:val="20"/>
              </w:rPr>
              <w:t xml:space="preserve"> the user to the resume page</w:t>
            </w:r>
          </w:p>
        </w:tc>
      </w:tr>
    </w:tbl>
    <w:p w14:paraId="4B2ED5FF" w14:textId="77777777" w:rsidR="00505775" w:rsidRDefault="00505775" w:rsidP="00D34477">
      <w:pPr>
        <w:pStyle w:val="NoSpacing"/>
        <w:jc w:val="both"/>
      </w:pPr>
    </w:p>
    <w:p w14:paraId="680DDB7D" w14:textId="77777777" w:rsidR="00D34477" w:rsidRPr="00F96A95" w:rsidRDefault="00D34477" w:rsidP="00D3447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D34477" w:rsidRPr="00F96A95" w14:paraId="08D8F8BA" w14:textId="77777777" w:rsidTr="00505775">
        <w:tc>
          <w:tcPr>
            <w:tcW w:w="704" w:type="dxa"/>
          </w:tcPr>
          <w:p w14:paraId="76AA3BEC" w14:textId="77777777" w:rsidR="00D34477" w:rsidRPr="00F96A95" w:rsidRDefault="00D34477" w:rsidP="00505775">
            <w:pPr>
              <w:pStyle w:val="NoSpacing"/>
              <w:jc w:val="both"/>
              <w:rPr>
                <w:b/>
                <w:sz w:val="20"/>
                <w:szCs w:val="20"/>
              </w:rPr>
            </w:pPr>
            <w:r w:rsidRPr="00F96A95">
              <w:rPr>
                <w:b/>
                <w:sz w:val="20"/>
                <w:szCs w:val="20"/>
              </w:rPr>
              <w:t>Text:</w:t>
            </w:r>
          </w:p>
        </w:tc>
        <w:tc>
          <w:tcPr>
            <w:tcW w:w="9366" w:type="dxa"/>
          </w:tcPr>
          <w:p w14:paraId="7BC9D40D" w14:textId="77777777" w:rsidR="00D34477" w:rsidRPr="00F96A95" w:rsidRDefault="00D34477" w:rsidP="00505775">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D34477" w:rsidRPr="00F96A95" w14:paraId="621824FC" w14:textId="77777777" w:rsidTr="00505775">
        <w:tc>
          <w:tcPr>
            <w:tcW w:w="704" w:type="dxa"/>
          </w:tcPr>
          <w:p w14:paraId="06CAB0BF" w14:textId="77777777" w:rsidR="00D34477" w:rsidRPr="00F96A95" w:rsidRDefault="00D34477" w:rsidP="00505775">
            <w:pPr>
              <w:pStyle w:val="NoSpacing"/>
              <w:jc w:val="both"/>
              <w:rPr>
                <w:sz w:val="20"/>
                <w:szCs w:val="20"/>
              </w:rPr>
            </w:pPr>
            <w:r w:rsidRPr="00F96A95">
              <w:rPr>
                <w:sz w:val="20"/>
                <w:szCs w:val="20"/>
              </w:rPr>
              <w:lastRenderedPageBreak/>
              <w:t>URL:</w:t>
            </w:r>
          </w:p>
        </w:tc>
        <w:tc>
          <w:tcPr>
            <w:tcW w:w="9366" w:type="dxa"/>
          </w:tcPr>
          <w:p w14:paraId="28EB3334" w14:textId="77777777" w:rsidR="00D34477" w:rsidRPr="00F96A95" w:rsidRDefault="00D34477" w:rsidP="00505775">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534FC23E" w14:textId="77777777" w:rsidR="00D34477" w:rsidRDefault="00D34477" w:rsidP="00D34477">
      <w:pPr>
        <w:pStyle w:val="NoSpacing"/>
        <w:jc w:val="both"/>
      </w:pPr>
    </w:p>
    <w:p w14:paraId="35DBB78A" w14:textId="77777777" w:rsidR="00D34477" w:rsidRDefault="00D34477" w:rsidP="00D34477">
      <w:pPr>
        <w:pStyle w:val="NoSpacing"/>
        <w:jc w:val="both"/>
      </w:pPr>
    </w:p>
    <w:p w14:paraId="491CFC01" w14:textId="77777777" w:rsidR="00D34477" w:rsidRDefault="00D34477" w:rsidP="00D34477">
      <w:pPr>
        <w:pStyle w:val="NoSpacing"/>
        <w:jc w:val="both"/>
      </w:pPr>
      <w:r>
        <w:rPr>
          <w:b/>
          <w:u w:val="single"/>
        </w:rPr>
        <w:t>Attachments</w:t>
      </w:r>
    </w:p>
    <w:p w14:paraId="77FC8827" w14:textId="77777777" w:rsidR="00D34477" w:rsidRDefault="00D34477" w:rsidP="00D34477">
      <w:pPr>
        <w:pStyle w:val="NoSpacing"/>
        <w:jc w:val="both"/>
      </w:pPr>
    </w:p>
    <w:p w14:paraId="2E003F8C" w14:textId="77777777" w:rsidR="00D34477" w:rsidRDefault="00D34477" w:rsidP="00D34477">
      <w:pPr>
        <w:pStyle w:val="NoSpacing"/>
        <w:jc w:val="both"/>
      </w:pPr>
      <w:r>
        <w:t>The message does not require attachments.</w:t>
      </w:r>
    </w:p>
    <w:p w14:paraId="0B2017F7" w14:textId="77777777" w:rsidR="00D34477" w:rsidRDefault="00D34477" w:rsidP="00F840A3">
      <w:pPr>
        <w:pStyle w:val="NoSpacing"/>
        <w:jc w:val="both"/>
      </w:pPr>
    </w:p>
    <w:p w14:paraId="00FFDD2F" w14:textId="49DA766B" w:rsidR="00505775" w:rsidRDefault="00505775">
      <w:pPr>
        <w:rPr>
          <w:rFonts w:eastAsiaTheme="minorHAnsi"/>
          <w:lang w:eastAsia="en-US"/>
        </w:rPr>
      </w:pPr>
      <w:r>
        <w:br w:type="page"/>
      </w:r>
    </w:p>
    <w:p w14:paraId="3A3CBC1A" w14:textId="13E485AD" w:rsidR="00505775" w:rsidRDefault="00505775" w:rsidP="00505775">
      <w:pPr>
        <w:pStyle w:val="Heading2"/>
        <w:keepNext/>
        <w:spacing w:after="0" w:line="240" w:lineRule="auto"/>
      </w:pPr>
      <w:bookmarkStart w:id="254" w:name="_Toc55555410"/>
      <w:r>
        <w:lastRenderedPageBreak/>
        <w:t>3.14</w:t>
      </w:r>
      <w:r>
        <w:tab/>
        <w:t>Complementary Products Email</w:t>
      </w:r>
      <w:bookmarkEnd w:id="254"/>
    </w:p>
    <w:p w14:paraId="47091387" w14:textId="77777777" w:rsidR="00505775" w:rsidRDefault="00505775" w:rsidP="00505775">
      <w:pPr>
        <w:pStyle w:val="NoSpacing"/>
        <w:jc w:val="both"/>
      </w:pPr>
    </w:p>
    <w:p w14:paraId="423EF2F7" w14:textId="77777777" w:rsidR="00505775" w:rsidRPr="006B729E" w:rsidRDefault="00505775" w:rsidP="00505775">
      <w:pPr>
        <w:pStyle w:val="NoSpacing"/>
        <w:jc w:val="both"/>
        <w:rPr>
          <w:b/>
          <w:u w:val="single"/>
        </w:rPr>
      </w:pPr>
      <w:r>
        <w:rPr>
          <w:b/>
          <w:u w:val="single"/>
        </w:rPr>
        <w:t>Trigger Events</w:t>
      </w:r>
    </w:p>
    <w:p w14:paraId="03FBCE2B" w14:textId="77777777" w:rsidR="00505775" w:rsidRDefault="00505775" w:rsidP="00505775">
      <w:pPr>
        <w:pStyle w:val="NoSpacing"/>
        <w:jc w:val="both"/>
      </w:pPr>
    </w:p>
    <w:p w14:paraId="6E20F254" w14:textId="57663B98" w:rsidR="00505775" w:rsidRDefault="00505775" w:rsidP="00505775">
      <w:pPr>
        <w:pStyle w:val="NoSpacing"/>
        <w:jc w:val="both"/>
      </w:pPr>
      <w:commentRangeStart w:id="255"/>
      <w:commentRangeStart w:id="256"/>
      <w:r>
        <w:t>This email is sent to the main applicant (who initiated a small business DCO application) to inform them of next steps to open/set up one or more complementary (cash management) products/services in which they registered an interest.</w:t>
      </w:r>
      <w:commentRangeEnd w:id="255"/>
      <w:r w:rsidR="00F66A67">
        <w:rPr>
          <w:rStyle w:val="CommentReference"/>
          <w:rFonts w:eastAsiaTheme="minorEastAsia"/>
          <w:lang w:eastAsia="en-CA"/>
        </w:rPr>
        <w:commentReference w:id="255"/>
      </w:r>
      <w:commentRangeEnd w:id="256"/>
      <w:r w:rsidR="0015720A">
        <w:rPr>
          <w:rStyle w:val="CommentReference"/>
          <w:rFonts w:eastAsiaTheme="minorEastAsia"/>
          <w:lang w:eastAsia="en-CA"/>
        </w:rPr>
        <w:commentReference w:id="256"/>
      </w:r>
    </w:p>
    <w:p w14:paraId="00FD6EE4" w14:textId="77777777" w:rsidR="00505775" w:rsidRDefault="00505775" w:rsidP="00505775">
      <w:pPr>
        <w:pStyle w:val="NoSpacing"/>
        <w:jc w:val="both"/>
      </w:pPr>
    </w:p>
    <w:p w14:paraId="1593C35F" w14:textId="77777777" w:rsidR="00505775" w:rsidRDefault="00505775" w:rsidP="00505775">
      <w:pPr>
        <w:pStyle w:val="NoSpacing"/>
        <w:jc w:val="both"/>
      </w:pPr>
      <w:r>
        <w:t>The following events trigger the sending of this email.</w:t>
      </w:r>
    </w:p>
    <w:p w14:paraId="60BAE33C" w14:textId="77777777" w:rsidR="00505775" w:rsidRDefault="00505775" w:rsidP="00505775">
      <w:pPr>
        <w:pStyle w:val="NoSpacing"/>
        <w:jc w:val="both"/>
      </w:pPr>
    </w:p>
    <w:p w14:paraId="7CAC6453" w14:textId="4137EB0D" w:rsidR="00505775" w:rsidRDefault="00505775" w:rsidP="00505775">
      <w:pPr>
        <w:pStyle w:val="NoSpacing"/>
        <w:numPr>
          <w:ilvl w:val="0"/>
          <w:numId w:val="49"/>
        </w:numPr>
        <w:jc w:val="both"/>
      </w:pPr>
      <w:r>
        <w:t>Applicant selected one or more cash management products/services and has completed the Complementary Services page (CWBSB-46).</w:t>
      </w:r>
    </w:p>
    <w:p w14:paraId="7C91BF7B" w14:textId="77777777" w:rsidR="00505775" w:rsidRDefault="00505775" w:rsidP="00505775">
      <w:pPr>
        <w:pStyle w:val="NoSpacing"/>
        <w:jc w:val="both"/>
      </w:pPr>
    </w:p>
    <w:p w14:paraId="7E6BD148" w14:textId="77777777" w:rsidR="00505775" w:rsidRDefault="00505775" w:rsidP="00505775">
      <w:pPr>
        <w:pStyle w:val="NoSpacing"/>
        <w:jc w:val="both"/>
      </w:pPr>
      <w:r>
        <w:rPr>
          <w:b/>
          <w:u w:val="single"/>
        </w:rPr>
        <w:t>Subject Line</w:t>
      </w:r>
    </w:p>
    <w:p w14:paraId="0948C440" w14:textId="77777777" w:rsidR="00505775" w:rsidRDefault="00505775" w:rsidP="0050577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505775" w:rsidRPr="00F96A95" w14:paraId="0041752D" w14:textId="77777777" w:rsidTr="00505775">
        <w:tc>
          <w:tcPr>
            <w:tcW w:w="10070" w:type="dxa"/>
          </w:tcPr>
          <w:p w14:paraId="479D7FED" w14:textId="52505D50" w:rsidR="00505775" w:rsidRPr="00F96A95" w:rsidRDefault="00505775" w:rsidP="00505775">
            <w:pPr>
              <w:pStyle w:val="NoSpacing"/>
              <w:jc w:val="both"/>
              <w:rPr>
                <w:sz w:val="20"/>
                <w:szCs w:val="20"/>
              </w:rPr>
            </w:pPr>
            <w:r>
              <w:rPr>
                <w:sz w:val="20"/>
                <w:szCs w:val="20"/>
              </w:rPr>
              <w:t>Setting up your additional CWB business products and services</w:t>
            </w:r>
          </w:p>
        </w:tc>
      </w:tr>
    </w:tbl>
    <w:p w14:paraId="6A38FD29" w14:textId="77777777" w:rsidR="00505775" w:rsidRDefault="00505775" w:rsidP="00505775">
      <w:pPr>
        <w:pStyle w:val="NoSpacing"/>
        <w:jc w:val="both"/>
      </w:pPr>
    </w:p>
    <w:p w14:paraId="2755087B" w14:textId="77777777" w:rsidR="00505775" w:rsidRDefault="00505775" w:rsidP="00505775">
      <w:pPr>
        <w:pStyle w:val="NoSpacing"/>
        <w:jc w:val="both"/>
      </w:pPr>
    </w:p>
    <w:p w14:paraId="04331ED8" w14:textId="77777777" w:rsidR="00505775" w:rsidRDefault="00505775" w:rsidP="00505775">
      <w:pPr>
        <w:pStyle w:val="NoSpacing"/>
        <w:jc w:val="both"/>
      </w:pPr>
      <w:r>
        <w:rPr>
          <w:b/>
          <w:u w:val="single"/>
        </w:rPr>
        <w:t>Message Body</w:t>
      </w:r>
    </w:p>
    <w:p w14:paraId="3832F4E0" w14:textId="77777777" w:rsidR="00505775" w:rsidRDefault="00505775" w:rsidP="0050577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505775" w:rsidRPr="00F96A95" w14:paraId="74ED74BE" w14:textId="77777777" w:rsidTr="00505775">
        <w:trPr>
          <w:trHeight w:val="174"/>
        </w:trPr>
        <w:tc>
          <w:tcPr>
            <w:tcW w:w="10070" w:type="dxa"/>
          </w:tcPr>
          <w:p w14:paraId="15E8F5E4" w14:textId="77777777" w:rsidR="00505775" w:rsidRPr="00955208" w:rsidRDefault="00505775" w:rsidP="00505775">
            <w:pPr>
              <w:pStyle w:val="NoSpacing"/>
              <w:jc w:val="both"/>
              <w:rPr>
                <w:sz w:val="20"/>
                <w:szCs w:val="20"/>
              </w:rPr>
            </w:pPr>
            <w:r>
              <w:rPr>
                <w:sz w:val="20"/>
                <w:szCs w:val="20"/>
              </w:rPr>
              <w:t>Hello</w:t>
            </w:r>
            <w:r w:rsidRPr="00955208">
              <w:rPr>
                <w:sz w:val="20"/>
                <w:szCs w:val="20"/>
              </w:rPr>
              <w:t xml:space="preserve"> &lt;&lt;First Name&gt;&gt;,</w:t>
            </w:r>
          </w:p>
          <w:p w14:paraId="252DEE5E" w14:textId="77777777" w:rsidR="00505775" w:rsidRPr="00955208" w:rsidRDefault="00505775" w:rsidP="00505775">
            <w:pPr>
              <w:pStyle w:val="NoSpacing"/>
              <w:jc w:val="both"/>
              <w:rPr>
                <w:sz w:val="20"/>
                <w:szCs w:val="20"/>
              </w:rPr>
            </w:pPr>
          </w:p>
          <w:p w14:paraId="6E1E4B03" w14:textId="77777777" w:rsidR="00505775" w:rsidRDefault="00505775" w:rsidP="00505775">
            <w:pPr>
              <w:pStyle w:val="NoSpacing"/>
              <w:jc w:val="both"/>
              <w:rPr>
                <w:sz w:val="20"/>
                <w:szCs w:val="20"/>
              </w:rPr>
            </w:pPr>
            <w:r>
              <w:rPr>
                <w:sz w:val="20"/>
                <w:szCs w:val="20"/>
              </w:rPr>
              <w:t>Thank you</w:t>
            </w:r>
            <w:r w:rsidRPr="00955208">
              <w:rPr>
                <w:sz w:val="20"/>
                <w:szCs w:val="20"/>
              </w:rPr>
              <w:t xml:space="preserve"> for completing </w:t>
            </w:r>
            <w:r>
              <w:rPr>
                <w:sz w:val="20"/>
                <w:szCs w:val="20"/>
              </w:rPr>
              <w:t>an</w:t>
            </w:r>
            <w:r w:rsidRPr="00955208">
              <w:rPr>
                <w:sz w:val="20"/>
                <w:szCs w:val="20"/>
              </w:rPr>
              <w:t xml:space="preserve"> application with </w:t>
            </w:r>
            <w:r>
              <w:rPr>
                <w:sz w:val="20"/>
                <w:szCs w:val="20"/>
              </w:rPr>
              <w:t xml:space="preserve">Canadian Western Bank (CWB) on behalf of &lt;&lt;business legal name&gt;&gt;. </w:t>
            </w:r>
            <w:r w:rsidRPr="00BA3D49">
              <w:rPr>
                <w:sz w:val="20"/>
                <w:szCs w:val="20"/>
              </w:rPr>
              <w:t>We look forward to building a great banking relationship with you!</w:t>
            </w:r>
          </w:p>
          <w:p w14:paraId="1B309B24" w14:textId="77777777" w:rsidR="00505775" w:rsidRDefault="00505775" w:rsidP="00505775">
            <w:pPr>
              <w:pStyle w:val="NoSpacing"/>
              <w:jc w:val="both"/>
              <w:rPr>
                <w:sz w:val="20"/>
                <w:szCs w:val="20"/>
              </w:rPr>
            </w:pPr>
          </w:p>
          <w:p w14:paraId="32BC8108" w14:textId="126829AB" w:rsidR="00505775" w:rsidRDefault="00505775" w:rsidP="00505775">
            <w:pPr>
              <w:pStyle w:val="NoSpacing"/>
              <w:jc w:val="both"/>
              <w:rPr>
                <w:sz w:val="20"/>
                <w:szCs w:val="20"/>
              </w:rPr>
            </w:pPr>
            <w:r>
              <w:rPr>
                <w:sz w:val="20"/>
                <w:szCs w:val="20"/>
              </w:rPr>
              <w:t>You told us that you would like to take advantage or one or more additional CWB business products or services:</w:t>
            </w:r>
          </w:p>
          <w:p w14:paraId="41134124" w14:textId="20B1208A" w:rsidR="00505775" w:rsidRDefault="00505775" w:rsidP="00505775">
            <w:pPr>
              <w:pStyle w:val="NoSpacing"/>
              <w:jc w:val="both"/>
              <w:rPr>
                <w:sz w:val="20"/>
                <w:szCs w:val="20"/>
              </w:rPr>
            </w:pPr>
          </w:p>
          <w:p w14:paraId="64BC6FBD" w14:textId="068C3BBA" w:rsidR="0070574D" w:rsidRPr="00F66A67" w:rsidRDefault="00505775" w:rsidP="001C2BA1">
            <w:pPr>
              <w:pStyle w:val="NoSpacing"/>
              <w:numPr>
                <w:ilvl w:val="0"/>
                <w:numId w:val="50"/>
              </w:numPr>
              <w:jc w:val="both"/>
              <w:rPr>
                <w:sz w:val="20"/>
                <w:szCs w:val="20"/>
              </w:rPr>
            </w:pPr>
            <w:r>
              <w:rPr>
                <w:sz w:val="20"/>
                <w:szCs w:val="20"/>
              </w:rPr>
              <w:t>&lt;&lt;</w:t>
            </w:r>
            <w:r w:rsidR="00F66A67">
              <w:rPr>
                <w:sz w:val="20"/>
                <w:szCs w:val="20"/>
              </w:rPr>
              <w:t xml:space="preserve">bulleted list of </w:t>
            </w:r>
            <w:r>
              <w:rPr>
                <w:sz w:val="20"/>
                <w:szCs w:val="20"/>
              </w:rPr>
              <w:t>cash management product</w:t>
            </w:r>
            <w:r w:rsidR="0070574D">
              <w:rPr>
                <w:sz w:val="20"/>
                <w:szCs w:val="20"/>
              </w:rPr>
              <w:t>/service</w:t>
            </w:r>
            <w:r>
              <w:rPr>
                <w:sz w:val="20"/>
                <w:szCs w:val="20"/>
              </w:rPr>
              <w:t xml:space="preserve"> </w:t>
            </w:r>
            <w:r w:rsidR="0070574D">
              <w:rPr>
                <w:sz w:val="20"/>
                <w:szCs w:val="20"/>
              </w:rPr>
              <w:t>name</w:t>
            </w:r>
            <w:r w:rsidR="00F66A67">
              <w:rPr>
                <w:sz w:val="20"/>
                <w:szCs w:val="20"/>
              </w:rPr>
              <w:t>s</w:t>
            </w:r>
            <w:r>
              <w:rPr>
                <w:sz w:val="20"/>
                <w:szCs w:val="20"/>
              </w:rPr>
              <w:t>&gt;&gt;</w:t>
            </w:r>
          </w:p>
          <w:p w14:paraId="04AED84A" w14:textId="77777777" w:rsidR="00505775" w:rsidRDefault="00505775" w:rsidP="00505775">
            <w:pPr>
              <w:pStyle w:val="NoSpacing"/>
              <w:jc w:val="both"/>
              <w:rPr>
                <w:sz w:val="20"/>
                <w:szCs w:val="20"/>
              </w:rPr>
            </w:pPr>
          </w:p>
          <w:p w14:paraId="42AC5431" w14:textId="5198E3EC" w:rsidR="00505775" w:rsidRPr="001C2BA1" w:rsidRDefault="00F66A67" w:rsidP="00505775">
            <w:pPr>
              <w:pStyle w:val="NoSpacing"/>
              <w:jc w:val="both"/>
              <w:rPr>
                <w:sz w:val="20"/>
                <w:szCs w:val="20"/>
              </w:rPr>
            </w:pPr>
            <w:r>
              <w:rPr>
                <w:sz w:val="20"/>
                <w:szCs w:val="20"/>
              </w:rPr>
              <w:t>*Placeholder* - add instructions for cash management products here</w:t>
            </w:r>
          </w:p>
          <w:p w14:paraId="6826B650" w14:textId="77777777" w:rsidR="00505775" w:rsidRDefault="00505775" w:rsidP="00505775">
            <w:pPr>
              <w:pStyle w:val="NoSpacing"/>
              <w:jc w:val="both"/>
              <w:rPr>
                <w:sz w:val="20"/>
                <w:szCs w:val="20"/>
              </w:rPr>
            </w:pPr>
          </w:p>
          <w:p w14:paraId="37841F1C" w14:textId="657A33A6" w:rsidR="002B523E" w:rsidRDefault="002B523E" w:rsidP="00505775">
            <w:pPr>
              <w:pStyle w:val="NoSpacing"/>
              <w:jc w:val="both"/>
              <w:rPr>
                <w:sz w:val="20"/>
                <w:szCs w:val="20"/>
              </w:rPr>
            </w:pPr>
            <w:r>
              <w:rPr>
                <w:sz w:val="20"/>
                <w:szCs w:val="20"/>
              </w:rPr>
              <w:t>Your reference number is &lt;&lt;Application Number&gt;&gt;.</w:t>
            </w:r>
          </w:p>
          <w:p w14:paraId="40FC3B5D" w14:textId="77777777" w:rsidR="002B523E" w:rsidRDefault="002B523E" w:rsidP="00505775">
            <w:pPr>
              <w:pStyle w:val="NoSpacing"/>
              <w:jc w:val="both"/>
              <w:rPr>
                <w:sz w:val="20"/>
                <w:szCs w:val="20"/>
              </w:rPr>
            </w:pPr>
          </w:p>
          <w:p w14:paraId="302D0516" w14:textId="41E2DEA4" w:rsidR="00505775" w:rsidRPr="00A90282" w:rsidRDefault="00505775" w:rsidP="00505775">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p>
          <w:p w14:paraId="4A28F7A8" w14:textId="77777777" w:rsidR="00505775" w:rsidRDefault="00505775" w:rsidP="00505775">
            <w:pPr>
              <w:pStyle w:val="NoSpacing"/>
              <w:jc w:val="both"/>
              <w:rPr>
                <w:sz w:val="20"/>
                <w:szCs w:val="20"/>
              </w:rPr>
            </w:pPr>
          </w:p>
          <w:p w14:paraId="5BA6E7FD" w14:textId="77777777" w:rsidR="00505775" w:rsidRDefault="00505775" w:rsidP="00505775">
            <w:pPr>
              <w:pStyle w:val="NoSpacing"/>
              <w:jc w:val="both"/>
              <w:rPr>
                <w:sz w:val="20"/>
                <w:szCs w:val="20"/>
              </w:rPr>
            </w:pPr>
            <w:r>
              <w:rPr>
                <w:sz w:val="20"/>
                <w:szCs w:val="20"/>
              </w:rPr>
              <w:t>Thank you,</w:t>
            </w:r>
          </w:p>
          <w:p w14:paraId="2D1EC6A7" w14:textId="77777777" w:rsidR="00505775" w:rsidRDefault="00505775" w:rsidP="00505775">
            <w:pPr>
              <w:pStyle w:val="NoSpacing"/>
              <w:jc w:val="both"/>
              <w:rPr>
                <w:sz w:val="20"/>
                <w:szCs w:val="20"/>
              </w:rPr>
            </w:pPr>
          </w:p>
          <w:p w14:paraId="10B7C42C" w14:textId="77777777" w:rsidR="00505775" w:rsidRPr="00F96A95" w:rsidRDefault="00505775" w:rsidP="00505775">
            <w:pPr>
              <w:pStyle w:val="NoSpacing"/>
              <w:jc w:val="both"/>
              <w:rPr>
                <w:sz w:val="20"/>
                <w:szCs w:val="20"/>
              </w:rPr>
            </w:pPr>
            <w:r>
              <w:rPr>
                <w:sz w:val="20"/>
                <w:szCs w:val="20"/>
              </w:rPr>
              <w:t>Canadian Western Bank</w:t>
            </w:r>
          </w:p>
        </w:tc>
      </w:tr>
    </w:tbl>
    <w:p w14:paraId="54A49608" w14:textId="77777777" w:rsidR="00505775" w:rsidRDefault="00505775" w:rsidP="00505775">
      <w:pPr>
        <w:pStyle w:val="NoSpacing"/>
        <w:jc w:val="both"/>
      </w:pPr>
    </w:p>
    <w:p w14:paraId="491C983B" w14:textId="77777777" w:rsidR="00505775" w:rsidRDefault="00505775" w:rsidP="00505775">
      <w:pPr>
        <w:pStyle w:val="NoSpacing"/>
        <w:jc w:val="both"/>
      </w:pPr>
    </w:p>
    <w:p w14:paraId="6908FBC7" w14:textId="77777777" w:rsidR="00505775" w:rsidRDefault="00505775" w:rsidP="00505775">
      <w:pPr>
        <w:pStyle w:val="NoSpacing"/>
        <w:jc w:val="both"/>
      </w:pPr>
      <w:r>
        <w:rPr>
          <w:b/>
          <w:u w:val="single"/>
        </w:rPr>
        <w:t>Hyperlinks</w:t>
      </w:r>
    </w:p>
    <w:p w14:paraId="18AFF429" w14:textId="77777777" w:rsidR="00505775" w:rsidRDefault="00505775" w:rsidP="00505775">
      <w:pPr>
        <w:pStyle w:val="NoSpacing"/>
        <w:jc w:val="both"/>
      </w:pPr>
    </w:p>
    <w:p w14:paraId="31368DD4" w14:textId="77777777" w:rsidR="00505775" w:rsidRDefault="00505775" w:rsidP="00505775">
      <w:pPr>
        <w:pStyle w:val="NoSpacing"/>
        <w:jc w:val="both"/>
      </w:pPr>
      <w:r>
        <w:t>The message body above includes the following hyperlinked text.</w:t>
      </w:r>
    </w:p>
    <w:p w14:paraId="14EBDC0E" w14:textId="77777777" w:rsidR="00505775" w:rsidRDefault="00505775" w:rsidP="00505775">
      <w:pPr>
        <w:pStyle w:val="NoSpacing"/>
        <w:jc w:val="both"/>
      </w:pPr>
    </w:p>
    <w:p w14:paraId="558065C3" w14:textId="77777777" w:rsidR="00505775" w:rsidRPr="00F96A95" w:rsidRDefault="00505775" w:rsidP="00505775">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5775" w:rsidRPr="00F96A95" w14:paraId="093B86FE" w14:textId="77777777" w:rsidTr="00505775">
        <w:tc>
          <w:tcPr>
            <w:tcW w:w="704" w:type="dxa"/>
          </w:tcPr>
          <w:p w14:paraId="39CCDD61" w14:textId="77777777" w:rsidR="00505775" w:rsidRPr="00F96A95" w:rsidRDefault="00505775" w:rsidP="00505775">
            <w:pPr>
              <w:pStyle w:val="NoSpacing"/>
              <w:jc w:val="both"/>
              <w:rPr>
                <w:b/>
                <w:sz w:val="20"/>
                <w:szCs w:val="20"/>
              </w:rPr>
            </w:pPr>
            <w:r w:rsidRPr="00F96A95">
              <w:rPr>
                <w:b/>
                <w:sz w:val="20"/>
                <w:szCs w:val="20"/>
              </w:rPr>
              <w:t>Text:</w:t>
            </w:r>
          </w:p>
        </w:tc>
        <w:tc>
          <w:tcPr>
            <w:tcW w:w="9366" w:type="dxa"/>
          </w:tcPr>
          <w:p w14:paraId="0355AF87" w14:textId="77777777" w:rsidR="00505775" w:rsidRPr="00F96A95" w:rsidRDefault="00505775" w:rsidP="00505775">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505775" w:rsidRPr="00F96A95" w14:paraId="6EE889FF" w14:textId="77777777" w:rsidTr="00505775">
        <w:tc>
          <w:tcPr>
            <w:tcW w:w="704" w:type="dxa"/>
          </w:tcPr>
          <w:p w14:paraId="4BB6738C" w14:textId="77777777" w:rsidR="00505775" w:rsidRPr="00F96A95" w:rsidRDefault="00505775" w:rsidP="00505775">
            <w:pPr>
              <w:pStyle w:val="NoSpacing"/>
              <w:jc w:val="both"/>
              <w:rPr>
                <w:sz w:val="20"/>
                <w:szCs w:val="20"/>
              </w:rPr>
            </w:pPr>
            <w:r w:rsidRPr="00F96A95">
              <w:rPr>
                <w:sz w:val="20"/>
                <w:szCs w:val="20"/>
              </w:rPr>
              <w:t>URL:</w:t>
            </w:r>
          </w:p>
        </w:tc>
        <w:tc>
          <w:tcPr>
            <w:tcW w:w="9366" w:type="dxa"/>
          </w:tcPr>
          <w:p w14:paraId="317BA152" w14:textId="371F997E" w:rsidR="00505775" w:rsidRPr="00F96A95" w:rsidRDefault="00631405" w:rsidP="00505775">
            <w:pPr>
              <w:pStyle w:val="NoSpacing"/>
              <w:jc w:val="both"/>
              <w:rPr>
                <w:sz w:val="20"/>
                <w:szCs w:val="20"/>
              </w:rPr>
            </w:pPr>
            <w:hyperlink r:id="rId24" w:history="1">
              <w:r w:rsidR="002B523E" w:rsidRPr="000569A3">
                <w:rPr>
                  <w:rStyle w:val="Hyperlink"/>
                  <w:sz w:val="20"/>
                  <w:szCs w:val="20"/>
                </w:rPr>
                <w:t>mailto:business-onboarding@cwbank.com</w:t>
              </w:r>
            </w:hyperlink>
            <w:r w:rsidR="002B523E">
              <w:rPr>
                <w:sz w:val="20"/>
                <w:szCs w:val="20"/>
              </w:rPr>
              <w:t>; subject line “Small Business application ID &lt;&lt;application number&gt;&gt;”</w:t>
            </w:r>
          </w:p>
        </w:tc>
      </w:tr>
    </w:tbl>
    <w:p w14:paraId="6A02F937" w14:textId="77777777" w:rsidR="00505775" w:rsidRDefault="00505775" w:rsidP="00505775">
      <w:pPr>
        <w:pStyle w:val="NoSpacing"/>
        <w:jc w:val="both"/>
      </w:pPr>
    </w:p>
    <w:p w14:paraId="0F1F9D4F" w14:textId="77777777" w:rsidR="00505775" w:rsidRDefault="00505775" w:rsidP="00505775">
      <w:pPr>
        <w:pStyle w:val="NoSpacing"/>
        <w:jc w:val="both"/>
      </w:pPr>
    </w:p>
    <w:p w14:paraId="4AE28982" w14:textId="77777777" w:rsidR="00505775" w:rsidRDefault="00505775" w:rsidP="00505775">
      <w:pPr>
        <w:pStyle w:val="NoSpacing"/>
        <w:jc w:val="both"/>
      </w:pPr>
      <w:r>
        <w:rPr>
          <w:b/>
          <w:u w:val="single"/>
        </w:rPr>
        <w:t>Attachments</w:t>
      </w:r>
    </w:p>
    <w:p w14:paraId="6FC227B3" w14:textId="77777777" w:rsidR="00505775" w:rsidRDefault="00505775" w:rsidP="00505775">
      <w:pPr>
        <w:pStyle w:val="NoSpacing"/>
        <w:jc w:val="both"/>
      </w:pPr>
    </w:p>
    <w:p w14:paraId="5CFDC9B3" w14:textId="0679F850" w:rsidR="00D97EE2" w:rsidRDefault="00505775" w:rsidP="00505775">
      <w:pPr>
        <w:pStyle w:val="NoSpacing"/>
        <w:jc w:val="both"/>
      </w:pPr>
      <w:r>
        <w:t>The message does not require attachments.</w:t>
      </w:r>
    </w:p>
    <w:p w14:paraId="33BD6F6C" w14:textId="2715049E" w:rsidR="008B38F6" w:rsidRDefault="008B38F6">
      <w:pPr>
        <w:rPr>
          <w:rFonts w:eastAsiaTheme="minorHAnsi"/>
          <w:sz w:val="20"/>
          <w:szCs w:val="20"/>
          <w:lang w:eastAsia="en-US"/>
        </w:rPr>
      </w:pPr>
      <w:r>
        <w:rPr>
          <w:sz w:val="20"/>
          <w:szCs w:val="20"/>
        </w:rPr>
        <w:br w:type="page"/>
      </w:r>
    </w:p>
    <w:p w14:paraId="09CEFC9C" w14:textId="78E9B0FD" w:rsidR="008B38F6" w:rsidRDefault="008B38F6" w:rsidP="008B38F6">
      <w:pPr>
        <w:pStyle w:val="Heading2"/>
        <w:keepNext/>
        <w:spacing w:after="0" w:line="240" w:lineRule="auto"/>
      </w:pPr>
      <w:bookmarkStart w:id="257" w:name="_Toc55555411"/>
      <w:r>
        <w:lastRenderedPageBreak/>
        <w:t>3.1</w:t>
      </w:r>
      <w:r w:rsidR="002B523E">
        <w:t>5</w:t>
      </w:r>
      <w:r>
        <w:tab/>
        <w:t>Authorized Signers – Online Access/Debit Card Email</w:t>
      </w:r>
      <w:bookmarkEnd w:id="257"/>
    </w:p>
    <w:p w14:paraId="64BDA8B0" w14:textId="77777777" w:rsidR="008B38F6" w:rsidRDefault="008B38F6" w:rsidP="008B38F6">
      <w:pPr>
        <w:pStyle w:val="NoSpacing"/>
        <w:jc w:val="both"/>
      </w:pPr>
    </w:p>
    <w:p w14:paraId="5AFD54BB" w14:textId="77777777" w:rsidR="008B38F6" w:rsidRPr="006B729E" w:rsidRDefault="008B38F6" w:rsidP="008B38F6">
      <w:pPr>
        <w:pStyle w:val="NoSpacing"/>
        <w:jc w:val="both"/>
        <w:rPr>
          <w:b/>
          <w:u w:val="single"/>
        </w:rPr>
      </w:pPr>
      <w:r>
        <w:rPr>
          <w:b/>
          <w:u w:val="single"/>
        </w:rPr>
        <w:t>Trigger Events</w:t>
      </w:r>
    </w:p>
    <w:p w14:paraId="43A8803F" w14:textId="77777777" w:rsidR="008B38F6" w:rsidRDefault="008B38F6" w:rsidP="008B38F6">
      <w:pPr>
        <w:pStyle w:val="NoSpacing"/>
        <w:jc w:val="both"/>
      </w:pPr>
    </w:p>
    <w:p w14:paraId="324CC375" w14:textId="2FF29AAA" w:rsidR="008B38F6" w:rsidRDefault="008B38F6" w:rsidP="008B38F6">
      <w:pPr>
        <w:pStyle w:val="NoSpacing"/>
        <w:jc w:val="both"/>
      </w:pPr>
      <w:r>
        <w:t>This email is sent to all Authorized Signers in order to establish their online/mobile access (PAN/PAC) and confirm whether they will require a physical debit card.</w:t>
      </w:r>
    </w:p>
    <w:p w14:paraId="45F33FC9" w14:textId="77777777" w:rsidR="008B38F6" w:rsidRDefault="008B38F6" w:rsidP="008B38F6">
      <w:pPr>
        <w:pStyle w:val="NoSpacing"/>
        <w:jc w:val="both"/>
      </w:pPr>
    </w:p>
    <w:p w14:paraId="1FE2EB85" w14:textId="6DBC28C4" w:rsidR="008B38F6" w:rsidRDefault="008B38F6" w:rsidP="008B38F6">
      <w:pPr>
        <w:pStyle w:val="NoSpacing"/>
        <w:jc w:val="both"/>
      </w:pPr>
      <w:r>
        <w:t>The following events trig</w:t>
      </w:r>
      <w:r w:rsidR="002B523E">
        <w:t>ger the sending of this email:</w:t>
      </w:r>
    </w:p>
    <w:p w14:paraId="5F721D90" w14:textId="77777777" w:rsidR="008B38F6" w:rsidRDefault="008B38F6" w:rsidP="008B38F6">
      <w:pPr>
        <w:pStyle w:val="NoSpacing"/>
        <w:jc w:val="both"/>
      </w:pPr>
    </w:p>
    <w:p w14:paraId="37E50BC2" w14:textId="5F5F5B80" w:rsidR="008B38F6" w:rsidRDefault="008B38F6" w:rsidP="001C2BA1">
      <w:pPr>
        <w:pStyle w:val="NoSpacing"/>
        <w:numPr>
          <w:ilvl w:val="0"/>
          <w:numId w:val="51"/>
        </w:numPr>
        <w:jc w:val="both"/>
      </w:pPr>
      <w:r>
        <w:t>Applicant has completed the Complementary Services page (CWBSB-46).</w:t>
      </w:r>
    </w:p>
    <w:p w14:paraId="6900E146" w14:textId="77777777" w:rsidR="008B38F6" w:rsidRDefault="008B38F6" w:rsidP="008B38F6">
      <w:pPr>
        <w:pStyle w:val="NoSpacing"/>
        <w:jc w:val="both"/>
      </w:pPr>
    </w:p>
    <w:p w14:paraId="5EFE2E2C" w14:textId="49BB5F97" w:rsidR="002B523E" w:rsidRDefault="002B523E" w:rsidP="008B38F6">
      <w:pPr>
        <w:pStyle w:val="NoSpacing"/>
        <w:jc w:val="both"/>
        <w:rPr>
          <w:b/>
          <w:u w:val="single"/>
        </w:rPr>
      </w:pPr>
      <w:r>
        <w:rPr>
          <w:b/>
          <w:u w:val="single"/>
        </w:rPr>
        <w:t>Condition</w:t>
      </w:r>
    </w:p>
    <w:p w14:paraId="344F0E68" w14:textId="786143C1" w:rsidR="002B523E" w:rsidRPr="001C2BA1" w:rsidRDefault="002B523E" w:rsidP="008B38F6">
      <w:pPr>
        <w:pStyle w:val="NoSpacing"/>
        <w:jc w:val="both"/>
        <w:rPr>
          <w:u w:val="single"/>
        </w:rPr>
      </w:pPr>
      <w:r>
        <w:rPr>
          <w:u w:val="single"/>
        </w:rPr>
        <w:t>One or more Authorized Signer(s) have been identified for the application.</w:t>
      </w:r>
    </w:p>
    <w:p w14:paraId="4E950D1A" w14:textId="77777777" w:rsidR="002B523E" w:rsidRDefault="002B523E" w:rsidP="008B38F6">
      <w:pPr>
        <w:pStyle w:val="NoSpacing"/>
        <w:jc w:val="both"/>
        <w:rPr>
          <w:b/>
          <w:u w:val="single"/>
        </w:rPr>
      </w:pPr>
    </w:p>
    <w:p w14:paraId="61CF256D" w14:textId="7E13F72B" w:rsidR="008B38F6" w:rsidRDefault="008B38F6" w:rsidP="008B38F6">
      <w:pPr>
        <w:pStyle w:val="NoSpacing"/>
        <w:jc w:val="both"/>
      </w:pPr>
      <w:r>
        <w:rPr>
          <w:b/>
          <w:u w:val="single"/>
        </w:rPr>
        <w:t>Subject Line</w:t>
      </w:r>
    </w:p>
    <w:p w14:paraId="62DBAF1F" w14:textId="77777777" w:rsidR="008B38F6" w:rsidRDefault="008B38F6" w:rsidP="008B38F6">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38F6" w:rsidRPr="00F96A95" w14:paraId="6B314761" w14:textId="77777777" w:rsidTr="008B38F6">
        <w:tc>
          <w:tcPr>
            <w:tcW w:w="10070" w:type="dxa"/>
          </w:tcPr>
          <w:p w14:paraId="20DA2104" w14:textId="2858DF8E" w:rsidR="008B38F6" w:rsidRPr="00F96A95" w:rsidRDefault="008B38F6" w:rsidP="0015720A">
            <w:pPr>
              <w:pStyle w:val="NoSpacing"/>
              <w:jc w:val="both"/>
              <w:rPr>
                <w:sz w:val="20"/>
                <w:szCs w:val="20"/>
              </w:rPr>
            </w:pPr>
            <w:r>
              <w:rPr>
                <w:sz w:val="20"/>
                <w:szCs w:val="20"/>
              </w:rPr>
              <w:t xml:space="preserve">Setting up </w:t>
            </w:r>
            <w:del w:id="258" w:author="Stacy Schmidt" w:date="2020-12-17T16:59:00Z">
              <w:r w:rsidDel="0015720A">
                <w:rPr>
                  <w:sz w:val="20"/>
                  <w:szCs w:val="20"/>
                </w:rPr>
                <w:delText xml:space="preserve">your </w:delText>
              </w:r>
            </w:del>
            <w:r>
              <w:rPr>
                <w:sz w:val="20"/>
                <w:szCs w:val="20"/>
              </w:rPr>
              <w:t>CWB business online and mobile banking</w:t>
            </w:r>
          </w:p>
        </w:tc>
      </w:tr>
    </w:tbl>
    <w:p w14:paraId="5C8C4587" w14:textId="77777777" w:rsidR="008B38F6" w:rsidRDefault="008B38F6" w:rsidP="008B38F6">
      <w:pPr>
        <w:pStyle w:val="NoSpacing"/>
        <w:jc w:val="both"/>
      </w:pPr>
    </w:p>
    <w:p w14:paraId="0C543E76" w14:textId="77777777" w:rsidR="008B38F6" w:rsidRDefault="008B38F6" w:rsidP="008B38F6">
      <w:pPr>
        <w:pStyle w:val="NoSpacing"/>
        <w:jc w:val="both"/>
      </w:pPr>
    </w:p>
    <w:p w14:paraId="16ECF65B" w14:textId="77777777" w:rsidR="008B38F6" w:rsidRDefault="008B38F6" w:rsidP="008B38F6">
      <w:pPr>
        <w:pStyle w:val="NoSpacing"/>
        <w:jc w:val="both"/>
      </w:pPr>
      <w:r>
        <w:rPr>
          <w:b/>
          <w:u w:val="single"/>
        </w:rPr>
        <w:t>Message Body</w:t>
      </w:r>
    </w:p>
    <w:p w14:paraId="1BB3D176" w14:textId="77777777" w:rsidR="008B38F6" w:rsidRDefault="008B38F6" w:rsidP="008B38F6">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38F6" w:rsidRPr="00F96A95" w14:paraId="51BBA469" w14:textId="77777777" w:rsidTr="008B38F6">
        <w:trPr>
          <w:trHeight w:val="174"/>
        </w:trPr>
        <w:tc>
          <w:tcPr>
            <w:tcW w:w="10070" w:type="dxa"/>
          </w:tcPr>
          <w:p w14:paraId="5C774B85" w14:textId="77777777" w:rsidR="008B38F6" w:rsidRPr="00955208" w:rsidRDefault="008B38F6" w:rsidP="008B38F6">
            <w:pPr>
              <w:pStyle w:val="NoSpacing"/>
              <w:jc w:val="both"/>
              <w:rPr>
                <w:sz w:val="20"/>
                <w:szCs w:val="20"/>
              </w:rPr>
            </w:pPr>
            <w:r>
              <w:rPr>
                <w:sz w:val="20"/>
                <w:szCs w:val="20"/>
              </w:rPr>
              <w:t>Hello</w:t>
            </w:r>
            <w:r w:rsidRPr="00955208">
              <w:rPr>
                <w:sz w:val="20"/>
                <w:szCs w:val="20"/>
              </w:rPr>
              <w:t xml:space="preserve"> &lt;&lt;First Name&gt;&gt;,</w:t>
            </w:r>
          </w:p>
          <w:p w14:paraId="67991B3C" w14:textId="77777777" w:rsidR="008B38F6" w:rsidRPr="00955208" w:rsidRDefault="008B38F6" w:rsidP="008B38F6">
            <w:pPr>
              <w:pStyle w:val="NoSpacing"/>
              <w:jc w:val="both"/>
              <w:rPr>
                <w:sz w:val="20"/>
                <w:szCs w:val="20"/>
              </w:rPr>
            </w:pPr>
          </w:p>
          <w:p w14:paraId="77B6B88A" w14:textId="4F961D56" w:rsidR="008B38F6" w:rsidRDefault="008B38F6" w:rsidP="008B38F6">
            <w:pPr>
              <w:pStyle w:val="NoSpacing"/>
              <w:jc w:val="both"/>
              <w:rPr>
                <w:sz w:val="20"/>
                <w:szCs w:val="20"/>
              </w:rPr>
            </w:pPr>
            <w:r>
              <w:rPr>
                <w:sz w:val="20"/>
                <w:szCs w:val="20"/>
              </w:rPr>
              <w:t>Thank you</w:t>
            </w:r>
            <w:r w:rsidRPr="00955208">
              <w:rPr>
                <w:sz w:val="20"/>
                <w:szCs w:val="20"/>
              </w:rPr>
              <w:t xml:space="preserve"> for completing </w:t>
            </w:r>
            <w:r>
              <w:rPr>
                <w:sz w:val="20"/>
                <w:szCs w:val="20"/>
              </w:rPr>
              <w:t>an</w:t>
            </w:r>
            <w:r w:rsidRPr="00955208">
              <w:rPr>
                <w:sz w:val="20"/>
                <w:szCs w:val="20"/>
              </w:rPr>
              <w:t xml:space="preserve"> application with </w:t>
            </w:r>
            <w:r>
              <w:rPr>
                <w:sz w:val="20"/>
                <w:szCs w:val="20"/>
              </w:rPr>
              <w:t xml:space="preserve">Canadian Western Bank (CWB) as an </w:t>
            </w:r>
            <w:commentRangeStart w:id="259"/>
            <w:r>
              <w:rPr>
                <w:sz w:val="20"/>
                <w:szCs w:val="20"/>
              </w:rPr>
              <w:t>authorized signer</w:t>
            </w:r>
            <w:commentRangeEnd w:id="259"/>
            <w:r w:rsidR="0015720A">
              <w:rPr>
                <w:rStyle w:val="CommentReference"/>
                <w:rFonts w:eastAsiaTheme="minorEastAsia"/>
                <w:lang w:eastAsia="en-CA"/>
              </w:rPr>
              <w:commentReference w:id="259"/>
            </w:r>
            <w:r>
              <w:rPr>
                <w:sz w:val="20"/>
                <w:szCs w:val="20"/>
              </w:rPr>
              <w:t xml:space="preserve"> for &lt;&lt;business legal name&gt;&gt;. </w:t>
            </w:r>
            <w:r w:rsidRPr="00BA3D49">
              <w:rPr>
                <w:sz w:val="20"/>
                <w:szCs w:val="20"/>
              </w:rPr>
              <w:t>We look forward to building a great banking relationship with you!</w:t>
            </w:r>
          </w:p>
          <w:p w14:paraId="37D28DFB" w14:textId="77777777" w:rsidR="008B38F6" w:rsidRDefault="008B38F6" w:rsidP="008B38F6">
            <w:pPr>
              <w:pStyle w:val="NoSpacing"/>
              <w:jc w:val="both"/>
              <w:rPr>
                <w:sz w:val="20"/>
                <w:szCs w:val="20"/>
              </w:rPr>
            </w:pPr>
          </w:p>
          <w:p w14:paraId="1462B4D4" w14:textId="5CCF9EDC" w:rsidR="008B38F6" w:rsidRDefault="008B38F6" w:rsidP="008B38F6">
            <w:pPr>
              <w:pStyle w:val="NoSpacing"/>
              <w:jc w:val="both"/>
              <w:rPr>
                <w:sz w:val="20"/>
                <w:szCs w:val="20"/>
              </w:rPr>
            </w:pPr>
            <w:r>
              <w:rPr>
                <w:sz w:val="20"/>
                <w:szCs w:val="20"/>
              </w:rPr>
              <w:t xml:space="preserve">In order to set up your access for business online and mobile banking, please follow </w:t>
            </w:r>
            <w:r w:rsidRPr="001C2BA1">
              <w:rPr>
                <w:b/>
                <w:sz w:val="20"/>
                <w:szCs w:val="20"/>
                <w:u w:val="single"/>
              </w:rPr>
              <w:t>this link</w:t>
            </w:r>
            <w:r>
              <w:rPr>
                <w:sz w:val="20"/>
                <w:szCs w:val="20"/>
              </w:rPr>
              <w:t>.</w:t>
            </w:r>
          </w:p>
          <w:p w14:paraId="4F63E42E" w14:textId="77777777" w:rsidR="008B38F6" w:rsidRDefault="008B38F6" w:rsidP="008B38F6">
            <w:pPr>
              <w:pStyle w:val="NoSpacing"/>
              <w:jc w:val="both"/>
              <w:rPr>
                <w:sz w:val="20"/>
                <w:szCs w:val="20"/>
              </w:rPr>
            </w:pPr>
          </w:p>
          <w:p w14:paraId="46359DDD" w14:textId="6FAB2C5C" w:rsidR="008B38F6" w:rsidRDefault="008B38F6" w:rsidP="008B38F6">
            <w:pPr>
              <w:pStyle w:val="NoSpacing"/>
              <w:jc w:val="both"/>
              <w:rPr>
                <w:sz w:val="20"/>
                <w:szCs w:val="20"/>
              </w:rPr>
            </w:pPr>
            <w:r>
              <w:rPr>
                <w:sz w:val="20"/>
                <w:szCs w:val="20"/>
              </w:rPr>
              <w:t>Your reference number is &lt;&lt;Application Number&gt;&gt;.</w:t>
            </w:r>
          </w:p>
          <w:p w14:paraId="14D1B6A4" w14:textId="5F60044A" w:rsidR="008B38F6" w:rsidRDefault="008B38F6" w:rsidP="008B38F6">
            <w:pPr>
              <w:pStyle w:val="NoSpacing"/>
              <w:jc w:val="both"/>
              <w:rPr>
                <w:sz w:val="20"/>
                <w:szCs w:val="20"/>
              </w:rPr>
            </w:pPr>
          </w:p>
          <w:p w14:paraId="0191615B" w14:textId="6FB8E28E" w:rsidR="008B38F6" w:rsidRPr="00955208" w:rsidRDefault="008B38F6" w:rsidP="008B38F6">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p>
          <w:p w14:paraId="11F6095F" w14:textId="77777777" w:rsidR="008B38F6" w:rsidRPr="00955208" w:rsidRDefault="008B38F6" w:rsidP="008B38F6">
            <w:pPr>
              <w:pStyle w:val="NoSpacing"/>
              <w:jc w:val="both"/>
              <w:rPr>
                <w:sz w:val="20"/>
                <w:szCs w:val="20"/>
              </w:rPr>
            </w:pPr>
          </w:p>
          <w:p w14:paraId="26D22C13" w14:textId="77777777" w:rsidR="008B38F6" w:rsidRDefault="008B38F6" w:rsidP="008B38F6">
            <w:pPr>
              <w:pStyle w:val="NoSpacing"/>
              <w:jc w:val="both"/>
              <w:rPr>
                <w:sz w:val="20"/>
                <w:szCs w:val="20"/>
              </w:rPr>
            </w:pPr>
            <w:r>
              <w:rPr>
                <w:sz w:val="20"/>
                <w:szCs w:val="20"/>
              </w:rPr>
              <w:t>Thank you,</w:t>
            </w:r>
          </w:p>
          <w:p w14:paraId="67F18EF8" w14:textId="77777777" w:rsidR="008B38F6" w:rsidRDefault="008B38F6" w:rsidP="008B38F6">
            <w:pPr>
              <w:pStyle w:val="NoSpacing"/>
              <w:jc w:val="both"/>
              <w:rPr>
                <w:sz w:val="20"/>
                <w:szCs w:val="20"/>
              </w:rPr>
            </w:pPr>
          </w:p>
          <w:p w14:paraId="3906B788" w14:textId="77777777" w:rsidR="008B38F6" w:rsidRPr="00F96A95" w:rsidRDefault="008B38F6" w:rsidP="008B38F6">
            <w:pPr>
              <w:pStyle w:val="NoSpacing"/>
              <w:jc w:val="both"/>
              <w:rPr>
                <w:sz w:val="20"/>
                <w:szCs w:val="20"/>
              </w:rPr>
            </w:pPr>
            <w:r>
              <w:rPr>
                <w:sz w:val="20"/>
                <w:szCs w:val="20"/>
              </w:rPr>
              <w:t>Canadian Western Bank</w:t>
            </w:r>
          </w:p>
        </w:tc>
      </w:tr>
    </w:tbl>
    <w:p w14:paraId="269F3F57" w14:textId="77777777" w:rsidR="008B38F6" w:rsidRDefault="008B38F6" w:rsidP="008B38F6">
      <w:pPr>
        <w:pStyle w:val="NoSpacing"/>
        <w:jc w:val="both"/>
      </w:pPr>
    </w:p>
    <w:p w14:paraId="464DB55C" w14:textId="77777777" w:rsidR="008B38F6" w:rsidRDefault="008B38F6" w:rsidP="008B38F6">
      <w:pPr>
        <w:pStyle w:val="NoSpacing"/>
        <w:jc w:val="both"/>
      </w:pPr>
    </w:p>
    <w:p w14:paraId="2E337293" w14:textId="77777777" w:rsidR="008B38F6" w:rsidRDefault="008B38F6" w:rsidP="008B38F6">
      <w:pPr>
        <w:pStyle w:val="NoSpacing"/>
        <w:jc w:val="both"/>
      </w:pPr>
      <w:r>
        <w:rPr>
          <w:b/>
          <w:u w:val="single"/>
        </w:rPr>
        <w:t>Hyperlinks</w:t>
      </w:r>
    </w:p>
    <w:p w14:paraId="06BF3750" w14:textId="77777777" w:rsidR="008B38F6" w:rsidRDefault="008B38F6" w:rsidP="008B38F6">
      <w:pPr>
        <w:pStyle w:val="NoSpacing"/>
        <w:jc w:val="both"/>
      </w:pPr>
    </w:p>
    <w:p w14:paraId="70B9BD98" w14:textId="77777777" w:rsidR="008B38F6" w:rsidRDefault="008B38F6" w:rsidP="008B38F6">
      <w:pPr>
        <w:pStyle w:val="NoSpacing"/>
        <w:jc w:val="both"/>
      </w:pPr>
      <w:r>
        <w:t>The message body above includes the following hyperlinked text.</w:t>
      </w:r>
    </w:p>
    <w:p w14:paraId="20AB5FA4" w14:textId="77777777" w:rsidR="008B38F6" w:rsidRDefault="008B38F6" w:rsidP="008B38F6">
      <w:pPr>
        <w:pStyle w:val="NoSpacing"/>
        <w:jc w:val="both"/>
      </w:pPr>
    </w:p>
    <w:p w14:paraId="6980CDF3" w14:textId="77777777" w:rsidR="008B38F6" w:rsidRPr="00F96A95" w:rsidRDefault="008B38F6" w:rsidP="008B38F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8B38F6" w:rsidRPr="00F96A95" w14:paraId="568BCE98" w14:textId="77777777" w:rsidTr="008B38F6">
        <w:tc>
          <w:tcPr>
            <w:tcW w:w="704" w:type="dxa"/>
          </w:tcPr>
          <w:p w14:paraId="34631293" w14:textId="05A74658" w:rsidR="008B38F6" w:rsidRPr="00F96A95" w:rsidRDefault="008B38F6" w:rsidP="008B38F6">
            <w:pPr>
              <w:pStyle w:val="NoSpacing"/>
              <w:jc w:val="both"/>
              <w:rPr>
                <w:b/>
                <w:sz w:val="20"/>
                <w:szCs w:val="20"/>
              </w:rPr>
            </w:pPr>
            <w:r>
              <w:rPr>
                <w:b/>
                <w:sz w:val="20"/>
                <w:szCs w:val="20"/>
              </w:rPr>
              <w:t>Text:</w:t>
            </w:r>
          </w:p>
        </w:tc>
        <w:tc>
          <w:tcPr>
            <w:tcW w:w="9366" w:type="dxa"/>
          </w:tcPr>
          <w:p w14:paraId="57CC6000" w14:textId="632ED3F9" w:rsidR="008B38F6" w:rsidRPr="00955208" w:rsidRDefault="008B38F6" w:rsidP="008B38F6">
            <w:pPr>
              <w:pStyle w:val="NoSpacing"/>
              <w:jc w:val="both"/>
              <w:rPr>
                <w:b/>
                <w:sz w:val="20"/>
                <w:szCs w:val="20"/>
              </w:rPr>
            </w:pPr>
            <w:r>
              <w:rPr>
                <w:b/>
                <w:sz w:val="20"/>
                <w:szCs w:val="20"/>
              </w:rPr>
              <w:t>“this link”</w:t>
            </w:r>
          </w:p>
        </w:tc>
      </w:tr>
      <w:tr w:rsidR="008B38F6" w:rsidRPr="00F96A95" w14:paraId="2782FCD2" w14:textId="77777777" w:rsidTr="001C2BA1">
        <w:tc>
          <w:tcPr>
            <w:tcW w:w="704" w:type="dxa"/>
          </w:tcPr>
          <w:p w14:paraId="16D6E16A" w14:textId="01EC111E" w:rsidR="008B38F6" w:rsidRPr="001C2BA1" w:rsidRDefault="008B38F6" w:rsidP="008B38F6">
            <w:pPr>
              <w:pStyle w:val="NoSpacing"/>
              <w:jc w:val="both"/>
              <w:rPr>
                <w:sz w:val="20"/>
                <w:szCs w:val="20"/>
              </w:rPr>
            </w:pPr>
            <w:r>
              <w:rPr>
                <w:sz w:val="20"/>
                <w:szCs w:val="20"/>
              </w:rPr>
              <w:t>URL:</w:t>
            </w:r>
          </w:p>
        </w:tc>
        <w:tc>
          <w:tcPr>
            <w:tcW w:w="9366" w:type="dxa"/>
            <w:shd w:val="clear" w:color="auto" w:fill="FFFF00"/>
          </w:tcPr>
          <w:p w14:paraId="4C9266EA" w14:textId="7C838D95" w:rsidR="008B38F6" w:rsidRPr="001C2BA1" w:rsidRDefault="002B523E" w:rsidP="008B38F6">
            <w:pPr>
              <w:pStyle w:val="NoSpacing"/>
              <w:jc w:val="both"/>
              <w:rPr>
                <w:sz w:val="20"/>
                <w:szCs w:val="20"/>
              </w:rPr>
            </w:pPr>
            <w:r>
              <w:rPr>
                <w:sz w:val="20"/>
                <w:szCs w:val="20"/>
              </w:rPr>
              <w:t>To be confirmed (assume include application ID; points to applicable PAN/PAC/debit card page for Auth Signer)</w:t>
            </w:r>
          </w:p>
        </w:tc>
      </w:tr>
      <w:tr w:rsidR="008B38F6" w:rsidRPr="00F96A95" w14:paraId="6096686A" w14:textId="77777777" w:rsidTr="008B38F6">
        <w:tc>
          <w:tcPr>
            <w:tcW w:w="704" w:type="dxa"/>
          </w:tcPr>
          <w:p w14:paraId="0D69C609" w14:textId="77777777" w:rsidR="008B38F6" w:rsidRPr="00F96A95" w:rsidRDefault="008B38F6" w:rsidP="008B38F6">
            <w:pPr>
              <w:pStyle w:val="NoSpacing"/>
              <w:jc w:val="both"/>
              <w:rPr>
                <w:b/>
                <w:sz w:val="20"/>
                <w:szCs w:val="20"/>
              </w:rPr>
            </w:pPr>
            <w:r w:rsidRPr="00F96A95">
              <w:rPr>
                <w:b/>
                <w:sz w:val="20"/>
                <w:szCs w:val="20"/>
              </w:rPr>
              <w:t>Text:</w:t>
            </w:r>
          </w:p>
        </w:tc>
        <w:tc>
          <w:tcPr>
            <w:tcW w:w="9366" w:type="dxa"/>
          </w:tcPr>
          <w:p w14:paraId="2DDF0A2F" w14:textId="77777777" w:rsidR="008B38F6" w:rsidRPr="00F96A95" w:rsidRDefault="008B38F6" w:rsidP="008B38F6">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8B38F6" w:rsidRPr="00F96A95" w14:paraId="3F0F2BA5" w14:textId="77777777" w:rsidTr="008B38F6">
        <w:tc>
          <w:tcPr>
            <w:tcW w:w="704" w:type="dxa"/>
          </w:tcPr>
          <w:p w14:paraId="0530A552" w14:textId="77777777" w:rsidR="008B38F6" w:rsidRPr="00F96A95" w:rsidRDefault="008B38F6" w:rsidP="008B38F6">
            <w:pPr>
              <w:pStyle w:val="NoSpacing"/>
              <w:jc w:val="both"/>
              <w:rPr>
                <w:sz w:val="20"/>
                <w:szCs w:val="20"/>
              </w:rPr>
            </w:pPr>
            <w:r w:rsidRPr="00F96A95">
              <w:rPr>
                <w:sz w:val="20"/>
                <w:szCs w:val="20"/>
              </w:rPr>
              <w:t>URL:</w:t>
            </w:r>
          </w:p>
        </w:tc>
        <w:tc>
          <w:tcPr>
            <w:tcW w:w="9366" w:type="dxa"/>
          </w:tcPr>
          <w:p w14:paraId="3642E31A" w14:textId="369897B0" w:rsidR="008B38F6" w:rsidRPr="00F96A95" w:rsidRDefault="008B38F6" w:rsidP="008B38F6">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r w:rsidR="002B523E">
              <w:rPr>
                <w:sz w:val="20"/>
                <w:szCs w:val="20"/>
              </w:rPr>
              <w:t>; subject line “Small Business application ID &lt;&lt;application number&gt;&gt;”</w:t>
            </w:r>
          </w:p>
        </w:tc>
      </w:tr>
    </w:tbl>
    <w:p w14:paraId="440A328E" w14:textId="77777777" w:rsidR="008B38F6" w:rsidRDefault="008B38F6" w:rsidP="008B38F6">
      <w:pPr>
        <w:pStyle w:val="NoSpacing"/>
        <w:jc w:val="both"/>
      </w:pPr>
    </w:p>
    <w:p w14:paraId="564254B7" w14:textId="77777777" w:rsidR="008B38F6" w:rsidRDefault="008B38F6" w:rsidP="008B38F6">
      <w:pPr>
        <w:pStyle w:val="NoSpacing"/>
        <w:jc w:val="both"/>
      </w:pPr>
    </w:p>
    <w:p w14:paraId="49B8D63C" w14:textId="77777777" w:rsidR="008B38F6" w:rsidRDefault="008B38F6" w:rsidP="008B38F6">
      <w:pPr>
        <w:pStyle w:val="NoSpacing"/>
        <w:jc w:val="both"/>
      </w:pPr>
      <w:r>
        <w:rPr>
          <w:b/>
          <w:u w:val="single"/>
        </w:rPr>
        <w:t>Attachments</w:t>
      </w:r>
    </w:p>
    <w:p w14:paraId="52FF88E6" w14:textId="77777777" w:rsidR="008B38F6" w:rsidRDefault="008B38F6" w:rsidP="008B38F6">
      <w:pPr>
        <w:pStyle w:val="NoSpacing"/>
        <w:jc w:val="both"/>
      </w:pPr>
    </w:p>
    <w:p w14:paraId="3033B5E0" w14:textId="77777777" w:rsidR="008B38F6" w:rsidRDefault="008B38F6" w:rsidP="008B38F6">
      <w:pPr>
        <w:pStyle w:val="NoSpacing"/>
        <w:jc w:val="both"/>
      </w:pPr>
      <w:r>
        <w:t>The message does not require attachments.</w:t>
      </w:r>
    </w:p>
    <w:p w14:paraId="6C5EF58A" w14:textId="77777777" w:rsidR="00D97EE2" w:rsidRPr="00F96A95" w:rsidRDefault="00D97EE2" w:rsidP="00651880">
      <w:pPr>
        <w:pStyle w:val="NoSpacing"/>
        <w:jc w:val="both"/>
        <w:rPr>
          <w:sz w:val="20"/>
          <w:szCs w:val="20"/>
        </w:rPr>
      </w:pPr>
    </w:p>
    <w:p w14:paraId="17EAAA2D" w14:textId="77777777" w:rsidR="00651880" w:rsidRDefault="00651880" w:rsidP="00651880">
      <w:pPr>
        <w:pStyle w:val="NoSpacing"/>
        <w:jc w:val="both"/>
        <w:rPr>
          <w:sz w:val="20"/>
          <w:szCs w:val="20"/>
        </w:rPr>
      </w:pPr>
    </w:p>
    <w:p w14:paraId="5C7882B8" w14:textId="77777777" w:rsidR="00A241E1" w:rsidRPr="00631314" w:rsidRDefault="0026104D" w:rsidP="00542DC5">
      <w:pPr>
        <w:pStyle w:val="Heading1"/>
        <w:spacing w:before="240" w:after="0" w:line="240" w:lineRule="auto"/>
        <w:rPr>
          <w:color w:val="937A46"/>
        </w:rPr>
      </w:pPr>
      <w:bookmarkStart w:id="260" w:name="_Toc456688073"/>
      <w:r w:rsidRPr="00F96A95">
        <w:rPr>
          <w:color w:val="937A46"/>
          <w:sz w:val="20"/>
          <w:szCs w:val="20"/>
        </w:rPr>
        <w:br w:type="page"/>
      </w:r>
      <w:bookmarkStart w:id="261" w:name="_Toc55555412"/>
      <w:r w:rsidR="00A241E1" w:rsidRPr="00631314">
        <w:rPr>
          <w:color w:val="937A46"/>
        </w:rPr>
        <w:lastRenderedPageBreak/>
        <w:t>Approvals</w:t>
      </w:r>
      <w:bookmarkEnd w:id="261"/>
    </w:p>
    <w:p w14:paraId="163BA304" w14:textId="58533499" w:rsidR="00A241E1" w:rsidRDefault="00A241E1" w:rsidP="009D5446">
      <w:pPr>
        <w:pStyle w:val="BodyCopy"/>
        <w:spacing w:after="0" w:line="240" w:lineRule="auto"/>
        <w:rPr>
          <w:rFonts w:asciiTheme="minorHAnsi" w:hAnsiTheme="minorHAnsi" w:cstheme="minorHAnsi"/>
          <w:sz w:val="22"/>
        </w:rPr>
      </w:pPr>
      <w:r w:rsidRPr="00AB1272">
        <w:rPr>
          <w:rFonts w:asciiTheme="minorHAnsi" w:hAnsiTheme="minorHAnsi" w:cstheme="minorHAnsi"/>
          <w:sz w:val="22"/>
        </w:rPr>
        <w:t>Digital or hard copy sign-off is required from the following to proceed:</w:t>
      </w:r>
    </w:p>
    <w:p w14:paraId="0B15C6A0" w14:textId="57ED3548" w:rsidR="00274572" w:rsidRDefault="00274572" w:rsidP="009D5446">
      <w:pPr>
        <w:pStyle w:val="BodyCopy"/>
        <w:spacing w:after="0" w:line="240" w:lineRule="auto"/>
        <w:rPr>
          <w:rFonts w:asciiTheme="minorHAnsi" w:hAnsiTheme="minorHAnsi" w:cstheme="minorHAnsi"/>
          <w:sz w:val="22"/>
        </w:rPr>
      </w:pPr>
    </w:p>
    <w:p w14:paraId="4221F2DB" w14:textId="77777777" w:rsidR="00274572" w:rsidRPr="00AB1272" w:rsidRDefault="00274572" w:rsidP="009D5446">
      <w:pPr>
        <w:pStyle w:val="BodyCopy"/>
        <w:spacing w:after="0" w:line="240" w:lineRule="auto"/>
        <w:rPr>
          <w:rFonts w:asciiTheme="minorHAnsi" w:hAnsiTheme="minorHAnsi" w:cstheme="minorHAnsi"/>
          <w:sz w:val="22"/>
        </w:rPr>
      </w:pPr>
    </w:p>
    <w:tbl>
      <w:tblPr>
        <w:tblW w:w="4995" w:type="pct"/>
        <w:tblLook w:val="00A0" w:firstRow="1" w:lastRow="0" w:firstColumn="1" w:lastColumn="0" w:noHBand="0" w:noVBand="0"/>
      </w:tblPr>
      <w:tblGrid>
        <w:gridCol w:w="4704"/>
        <w:gridCol w:w="226"/>
        <w:gridCol w:w="3007"/>
        <w:gridCol w:w="222"/>
        <w:gridCol w:w="1911"/>
      </w:tblGrid>
      <w:tr w:rsidR="00E9258C" w:rsidRPr="000B447A" w14:paraId="7B4E7377" w14:textId="77777777" w:rsidTr="00274572">
        <w:trPr>
          <w:trHeight w:val="600"/>
        </w:trPr>
        <w:tc>
          <w:tcPr>
            <w:tcW w:w="2336" w:type="pct"/>
            <w:tcBorders>
              <w:bottom w:val="single" w:sz="4" w:space="0" w:color="auto"/>
            </w:tcBorders>
            <w:vAlign w:val="bottom"/>
          </w:tcPr>
          <w:p w14:paraId="2C758324" w14:textId="7E6F350B" w:rsidR="00394A51" w:rsidRPr="000B447A" w:rsidRDefault="00394A51" w:rsidP="009D5446">
            <w:pPr>
              <w:pStyle w:val="NoSpacing"/>
              <w:jc w:val="center"/>
            </w:pPr>
          </w:p>
          <w:p w14:paraId="5B74ECDB" w14:textId="44181483" w:rsidR="00E9258C" w:rsidRPr="000B447A" w:rsidRDefault="00556E1E" w:rsidP="009D5446">
            <w:pPr>
              <w:pStyle w:val="NoSpacing"/>
              <w:jc w:val="center"/>
            </w:pPr>
            <w:r>
              <w:t>Christina Mullin</w:t>
            </w:r>
          </w:p>
        </w:tc>
        <w:tc>
          <w:tcPr>
            <w:tcW w:w="112" w:type="pct"/>
            <w:vAlign w:val="center"/>
          </w:tcPr>
          <w:p w14:paraId="2FAF81EC" w14:textId="77777777" w:rsidR="00E9258C" w:rsidRPr="000B447A" w:rsidRDefault="00E9258C" w:rsidP="009D5446">
            <w:pPr>
              <w:pStyle w:val="NoSpacing"/>
              <w:jc w:val="center"/>
            </w:pPr>
          </w:p>
        </w:tc>
        <w:tc>
          <w:tcPr>
            <w:tcW w:w="1493" w:type="pct"/>
            <w:noWrap/>
            <w:vAlign w:val="bottom"/>
          </w:tcPr>
          <w:p w14:paraId="7B1817F1" w14:textId="2952A0B1" w:rsidR="00E9258C" w:rsidRPr="000B447A" w:rsidRDefault="00BD2AD3" w:rsidP="009D5446">
            <w:pPr>
              <w:pStyle w:val="NoSpacing"/>
              <w:jc w:val="center"/>
            </w:pPr>
            <w:r>
              <w:rPr>
                <w:rFonts w:cs="Arial"/>
              </w:rPr>
              <w:fldChar w:fldCharType="begin">
                <w:ffData>
                  <w:name w:val=""/>
                  <w:enabled/>
                  <w:calcOnExit w:val="0"/>
                  <w:checkBox>
                    <w:sizeAuto/>
                    <w:default w:val="0"/>
                  </w:checkBox>
                </w:ffData>
              </w:fldChar>
            </w:r>
            <w:r>
              <w:rPr>
                <w:rFonts w:cs="Arial"/>
              </w:rPr>
              <w:instrText xml:space="preserve"> FORMCHECKBOX </w:instrText>
            </w:r>
            <w:r w:rsidR="00631405">
              <w:rPr>
                <w:rFonts w:cs="Arial"/>
              </w:rPr>
            </w:r>
            <w:r w:rsidR="00631405">
              <w:rPr>
                <w:rFonts w:cs="Arial"/>
              </w:rPr>
              <w:fldChar w:fldCharType="separate"/>
            </w:r>
            <w:r>
              <w:rPr>
                <w:rFonts w:cs="Arial"/>
              </w:rPr>
              <w:fldChar w:fldCharType="end"/>
            </w:r>
          </w:p>
        </w:tc>
        <w:tc>
          <w:tcPr>
            <w:tcW w:w="110" w:type="pct"/>
            <w:noWrap/>
            <w:vAlign w:val="bottom"/>
          </w:tcPr>
          <w:p w14:paraId="665B7741" w14:textId="77777777" w:rsidR="00E9258C" w:rsidRPr="000B447A" w:rsidRDefault="00E9258C" w:rsidP="009D5446">
            <w:pPr>
              <w:pStyle w:val="NoSpacing"/>
            </w:pPr>
          </w:p>
        </w:tc>
        <w:tc>
          <w:tcPr>
            <w:tcW w:w="949" w:type="pct"/>
            <w:tcBorders>
              <w:bottom w:val="single" w:sz="4" w:space="0" w:color="auto"/>
            </w:tcBorders>
            <w:noWrap/>
            <w:vAlign w:val="bottom"/>
          </w:tcPr>
          <w:p w14:paraId="5DFAD872" w14:textId="61EB7AAB" w:rsidR="00E9258C" w:rsidRPr="000B447A" w:rsidRDefault="00E9258C" w:rsidP="009D5446">
            <w:pPr>
              <w:pStyle w:val="NoSpacing"/>
              <w:jc w:val="center"/>
            </w:pPr>
          </w:p>
        </w:tc>
      </w:tr>
      <w:tr w:rsidR="00E9258C" w:rsidRPr="000B447A" w14:paraId="644C9D80" w14:textId="77777777" w:rsidTr="00274572">
        <w:trPr>
          <w:trHeight w:val="600"/>
        </w:trPr>
        <w:tc>
          <w:tcPr>
            <w:tcW w:w="2336" w:type="pct"/>
            <w:tcBorders>
              <w:top w:val="single" w:sz="4" w:space="0" w:color="auto"/>
            </w:tcBorders>
          </w:tcPr>
          <w:p w14:paraId="7F1436B3" w14:textId="77777777" w:rsidR="0081350C" w:rsidRPr="000B447A" w:rsidRDefault="0081350C" w:rsidP="009D5446">
            <w:pPr>
              <w:pStyle w:val="NoSpacing"/>
              <w:jc w:val="center"/>
            </w:pPr>
            <w:r>
              <w:t>Christina Mullin, VP Digital &amp; Alternative Channels</w:t>
            </w:r>
          </w:p>
          <w:p w14:paraId="0DF3082A" w14:textId="38106550" w:rsidR="00E9258C" w:rsidRPr="000B447A" w:rsidRDefault="0081350C" w:rsidP="009D5446">
            <w:pPr>
              <w:pStyle w:val="NoSpacing"/>
              <w:jc w:val="center"/>
            </w:pPr>
            <w:r>
              <w:t>Project Owner</w:t>
            </w:r>
          </w:p>
        </w:tc>
        <w:tc>
          <w:tcPr>
            <w:tcW w:w="112" w:type="pct"/>
            <w:vAlign w:val="center"/>
          </w:tcPr>
          <w:p w14:paraId="3F8CF8CB" w14:textId="77777777" w:rsidR="00E9258C" w:rsidRPr="000B447A" w:rsidRDefault="00E9258C" w:rsidP="009D5446">
            <w:pPr>
              <w:pStyle w:val="NoSpacing"/>
              <w:jc w:val="center"/>
            </w:pPr>
          </w:p>
        </w:tc>
        <w:tc>
          <w:tcPr>
            <w:tcW w:w="1493" w:type="pct"/>
            <w:noWrap/>
          </w:tcPr>
          <w:p w14:paraId="1E314CCE" w14:textId="77777777" w:rsidR="00E9258C" w:rsidRPr="000B447A" w:rsidRDefault="00E9258C" w:rsidP="009D5446">
            <w:pPr>
              <w:pStyle w:val="NoSpacing"/>
              <w:jc w:val="center"/>
            </w:pPr>
            <w:r w:rsidRPr="000B447A">
              <w:t>Digital Approval</w:t>
            </w:r>
          </w:p>
          <w:p w14:paraId="645C3222" w14:textId="77777777" w:rsidR="00E9258C" w:rsidRPr="000B447A" w:rsidRDefault="00E9258C" w:rsidP="009D5446">
            <w:pPr>
              <w:pStyle w:val="NoSpacing"/>
              <w:jc w:val="center"/>
            </w:pPr>
            <w:r w:rsidRPr="000B447A">
              <w:rPr>
                <w:sz w:val="14"/>
                <w:szCs w:val="14"/>
              </w:rPr>
              <w:t>(Double Click and select ‘checked’ under Default)</w:t>
            </w:r>
          </w:p>
        </w:tc>
        <w:tc>
          <w:tcPr>
            <w:tcW w:w="110" w:type="pct"/>
            <w:noWrap/>
            <w:vAlign w:val="bottom"/>
          </w:tcPr>
          <w:p w14:paraId="3FFC1E24" w14:textId="77777777" w:rsidR="00E9258C" w:rsidRPr="000B447A" w:rsidRDefault="00E9258C" w:rsidP="009D5446">
            <w:pPr>
              <w:pStyle w:val="NoSpacing"/>
            </w:pPr>
          </w:p>
        </w:tc>
        <w:tc>
          <w:tcPr>
            <w:tcW w:w="949" w:type="pct"/>
            <w:tcBorders>
              <w:top w:val="single" w:sz="4" w:space="0" w:color="auto"/>
            </w:tcBorders>
            <w:noWrap/>
          </w:tcPr>
          <w:p w14:paraId="461D121C" w14:textId="77777777" w:rsidR="00E9258C" w:rsidRPr="000B447A" w:rsidRDefault="00E9258C" w:rsidP="009D5446">
            <w:pPr>
              <w:pStyle w:val="NoSpacing"/>
              <w:jc w:val="center"/>
            </w:pPr>
            <w:r w:rsidRPr="000B447A">
              <w:t>Date</w:t>
            </w:r>
          </w:p>
        </w:tc>
      </w:tr>
    </w:tbl>
    <w:p w14:paraId="3F9BE091" w14:textId="77777777" w:rsidR="00A241E1" w:rsidRPr="000B447A" w:rsidRDefault="00A241E1" w:rsidP="009D5446">
      <w:pPr>
        <w:pStyle w:val="NoSpacing"/>
        <w:rPr>
          <w:sz w:val="20"/>
          <w:szCs w:val="20"/>
        </w:rPr>
      </w:pPr>
    </w:p>
    <w:bookmarkEnd w:id="2"/>
    <w:bookmarkEnd w:id="3"/>
    <w:bookmarkEnd w:id="260"/>
    <w:p w14:paraId="5A02F3C4" w14:textId="18579BC4" w:rsidR="00894293" w:rsidRDefault="00894293" w:rsidP="009D5446">
      <w:pPr>
        <w:spacing w:after="0" w:line="240" w:lineRule="auto"/>
        <w:rPr>
          <w:rFonts w:eastAsiaTheme="minorHAnsi"/>
          <w:sz w:val="20"/>
          <w:szCs w:val="20"/>
          <w:lang w:eastAsia="en-US"/>
        </w:rPr>
      </w:pPr>
    </w:p>
    <w:sectPr w:rsidR="00894293" w:rsidSect="00857139">
      <w:headerReference w:type="even" r:id="rId25"/>
      <w:headerReference w:type="default" r:id="rId26"/>
      <w:footerReference w:type="default" r:id="rId27"/>
      <w:headerReference w:type="first" r:id="rId28"/>
      <w:pgSz w:w="12240" w:h="15840"/>
      <w:pgMar w:top="1080" w:right="1080" w:bottom="1080" w:left="1080" w:header="720" w:footer="576" w:gutter="0"/>
      <w:cols w:space="43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67" w:author="Candyse Watkinson" w:date="2020-12-18T11:51:00Z" w:initials="CW">
    <w:p w14:paraId="527C36FC" w14:textId="68052BDF" w:rsidR="00230F0C" w:rsidRDefault="00230F0C">
      <w:pPr>
        <w:pStyle w:val="CommentText"/>
      </w:pPr>
      <w:r>
        <w:rPr>
          <w:rStyle w:val="CommentReference"/>
        </w:rPr>
        <w:annotationRef/>
      </w:r>
      <w:r>
        <w:t>Are these true statements?</w:t>
      </w:r>
    </w:p>
  </w:comment>
  <w:comment w:id="168" w:author="Candyse Watkinson" w:date="2020-12-18T11:44:00Z" w:initials="CW">
    <w:p w14:paraId="7ABAAD98" w14:textId="461880A4" w:rsidR="00E228B4" w:rsidRDefault="00E228B4">
      <w:pPr>
        <w:pStyle w:val="CommentText"/>
      </w:pPr>
      <w:r>
        <w:rPr>
          <w:rStyle w:val="CommentReference"/>
        </w:rPr>
        <w:annotationRef/>
      </w:r>
      <w:r>
        <w:t>Some say &lt;&lt;Applicant First Name&gt;&gt;, some say &lt;&lt;First Name&gt;&gt;, is there a difference?</w:t>
      </w:r>
    </w:p>
  </w:comment>
  <w:comment w:id="171" w:author="Stacy Schmidt" w:date="2020-12-17T16:26:00Z" w:initials="SS">
    <w:p w14:paraId="10B5B670" w14:textId="7F64248A" w:rsidR="00631405" w:rsidRDefault="00631405">
      <w:pPr>
        <w:pStyle w:val="CommentText"/>
      </w:pPr>
      <w:r>
        <w:rPr>
          <w:rStyle w:val="CommentReference"/>
        </w:rPr>
        <w:annotationRef/>
      </w:r>
      <w:r>
        <w:rPr>
          <w:rStyle w:val="CommentReference"/>
        </w:rPr>
        <w:t>Suggest either add the word “business” (managing your business finances</w:t>
      </w:r>
      <w:proofErr w:type="gramStart"/>
      <w:r>
        <w:rPr>
          <w:rStyle w:val="CommentReference"/>
        </w:rPr>
        <w:t>) ,</w:t>
      </w:r>
      <w:proofErr w:type="gramEnd"/>
      <w:r>
        <w:rPr>
          <w:rStyle w:val="CommentReference"/>
        </w:rPr>
        <w:t xml:space="preserve"> remove “your”, or change as noted / marked</w:t>
      </w:r>
    </w:p>
  </w:comment>
  <w:comment w:id="173" w:author="Candyse Watkinson" w:date="2020-12-18T10:42:00Z" w:initials="CW">
    <w:p w14:paraId="52EB5597" w14:textId="0477B467" w:rsidR="00631405" w:rsidRDefault="00631405">
      <w:pPr>
        <w:pStyle w:val="CommentText"/>
      </w:pPr>
      <w:r>
        <w:rPr>
          <w:rStyle w:val="CommentReference"/>
        </w:rPr>
        <w:annotationRef/>
      </w:r>
      <w:r>
        <w:t>This was recently removed for Motive and Personal and should be removed here as well.</w:t>
      </w:r>
    </w:p>
  </w:comment>
  <w:comment w:id="174" w:author="Candyse Watkinson" w:date="2020-12-18T11:16:00Z" w:initials="CW">
    <w:p w14:paraId="2D2B7D19" w14:textId="5DFABB97" w:rsidR="00D916EE" w:rsidRDefault="00D916EE">
      <w:pPr>
        <w:pStyle w:val="CommentText"/>
      </w:pPr>
      <w:r>
        <w:rPr>
          <w:rStyle w:val="CommentReference"/>
        </w:rPr>
        <w:annotationRef/>
      </w:r>
      <w:r>
        <w:t xml:space="preserve">This is a link to C1-wont there be a new URL with </w:t>
      </w:r>
      <w:proofErr w:type="spellStart"/>
      <w:r>
        <w:t>DBX</w:t>
      </w:r>
      <w:proofErr w:type="spellEnd"/>
      <w:r>
        <w:t>?</w:t>
      </w:r>
    </w:p>
  </w:comment>
  <w:comment w:id="176" w:author="Stacy Schmidt" w:date="2020-12-17T16:19:00Z" w:initials="SS">
    <w:p w14:paraId="16877B02" w14:textId="2EF737F9" w:rsidR="00631405" w:rsidRDefault="00631405">
      <w:pPr>
        <w:pStyle w:val="CommentText"/>
      </w:pPr>
      <w:r>
        <w:rPr>
          <w:rStyle w:val="CommentReference"/>
        </w:rPr>
        <w:annotationRef/>
      </w:r>
      <w:r>
        <w:t>Or if the service fails / returns an error</w:t>
      </w:r>
    </w:p>
  </w:comment>
  <w:comment w:id="177" w:author="Candyse Watkinson" w:date="2020-12-18T11:58:00Z" w:initials="CW">
    <w:p w14:paraId="7AE4EA44" w14:textId="1086DB3E" w:rsidR="00B74806" w:rsidRDefault="00B74806">
      <w:pPr>
        <w:pStyle w:val="CommentText"/>
      </w:pPr>
      <w:r>
        <w:rPr>
          <w:rStyle w:val="CommentReference"/>
        </w:rPr>
        <w:annotationRef/>
      </w:r>
      <w:r>
        <w:t>Are we doing these for businesses?</w:t>
      </w:r>
    </w:p>
  </w:comment>
  <w:comment w:id="178" w:author="Stacy Schmidt" w:date="2020-12-17T16:21:00Z" w:initials="SS">
    <w:p w14:paraId="06F1ABDB" w14:textId="18AE6BA2" w:rsidR="00631405" w:rsidRDefault="00631405">
      <w:pPr>
        <w:pStyle w:val="CommentText"/>
      </w:pPr>
      <w:r>
        <w:rPr>
          <w:rStyle w:val="CommentReference"/>
        </w:rPr>
        <w:annotationRef/>
      </w:r>
      <w:r>
        <w:t>Confirm we have this defined per policy</w:t>
      </w:r>
    </w:p>
  </w:comment>
  <w:comment w:id="179" w:author="Candyse Watkinson" w:date="2020-12-18T11:17:00Z" w:initials="CW">
    <w:p w14:paraId="4AA7DA83" w14:textId="73A37152" w:rsidR="00E228B4" w:rsidRDefault="00D916EE" w:rsidP="00E228B4">
      <w:pPr>
        <w:pStyle w:val="CommentText"/>
      </w:pPr>
      <w:r>
        <w:rPr>
          <w:rStyle w:val="CommentReference"/>
        </w:rPr>
        <w:annotationRef/>
      </w:r>
      <w:r>
        <w:t>This is not defined in policy, approval</w:t>
      </w:r>
      <w:r w:rsidR="00E228B4">
        <w:t>/non approval is branch discretion.  Id think for a sole-</w:t>
      </w:r>
      <w:proofErr w:type="spellStart"/>
      <w:r w:rsidR="00E228B4">
        <w:t>prp</w:t>
      </w:r>
      <w:proofErr w:type="spellEnd"/>
      <w:r w:rsidR="00E228B4">
        <w:t xml:space="preserve"> it would be a decline if the individuals CB is less than 600-but for corporations and partnerships, a</w:t>
      </w:r>
      <w:r w:rsidR="00E228B4">
        <w:t xml:space="preserve">s it relates to an individual’s CB, when and what criteria would result in manual review and potentially a decline has not been discussed in enough detail. </w:t>
      </w:r>
    </w:p>
    <w:p w14:paraId="2476AEEE" w14:textId="5380A17C" w:rsidR="00E228B4" w:rsidRDefault="00E228B4" w:rsidP="00E228B4">
      <w:pPr>
        <w:pStyle w:val="CommentText"/>
      </w:pPr>
      <w:r>
        <w:t>Would the entire business application result in manual review</w:t>
      </w:r>
      <w:r w:rsidR="00230F0C">
        <w:t xml:space="preserve"> based on an individual CB</w:t>
      </w:r>
      <w:r>
        <w:t xml:space="preserve"> or does it depend on the individual (if they are an owner vs a signer).  Would we approve the business application and decline the individual?</w:t>
      </w:r>
    </w:p>
    <w:p w14:paraId="4F8312EA" w14:textId="7821A40B" w:rsidR="00E228B4" w:rsidRDefault="00E228B4" w:rsidP="00E228B4">
      <w:pPr>
        <w:pStyle w:val="CommentText"/>
      </w:pPr>
      <w:r>
        <w:t xml:space="preserve">Do we need 2 declined emails?  1 for the business application and 1 for any “signers” that are not approved.  </w:t>
      </w:r>
    </w:p>
  </w:comment>
  <w:comment w:id="181" w:author="Candyse Watkinson" w:date="2020-12-18T11:03:00Z" w:initials="CW">
    <w:p w14:paraId="3C58C534" w14:textId="070D1BE4" w:rsidR="00027288" w:rsidRDefault="00027288">
      <w:pPr>
        <w:pStyle w:val="CommentText"/>
      </w:pPr>
      <w:r>
        <w:rPr>
          <w:rStyle w:val="CommentReference"/>
        </w:rPr>
        <w:annotationRef/>
      </w:r>
      <w:r>
        <w:t>In all scenario</w:t>
      </w:r>
      <w:r w:rsidR="00D916EE">
        <w:t>s</w:t>
      </w:r>
      <w:r>
        <w:t xml:space="preserve">, the business’s application reference number and in some cases the individual’s application reference number should be included in the body of the email. </w:t>
      </w:r>
    </w:p>
  </w:comment>
  <w:comment w:id="182" w:author="Stacy Schmidt" w:date="2020-12-17T16:21:00Z" w:initials="SS">
    <w:p w14:paraId="0674BFBF" w14:textId="28D0FED5" w:rsidR="00631405" w:rsidRDefault="00631405">
      <w:pPr>
        <w:pStyle w:val="CommentText"/>
      </w:pPr>
      <w:r>
        <w:rPr>
          <w:rStyle w:val="CommentReference"/>
        </w:rPr>
        <w:annotationRef/>
      </w:r>
      <w:r>
        <w:t>Prefer “the business is registered in”</w:t>
      </w:r>
    </w:p>
  </w:comment>
  <w:comment w:id="183" w:author="Ian Hicks" w:date="2020-10-26T11:10:00Z" w:initials="IH">
    <w:p w14:paraId="6963CC8E" w14:textId="58619469" w:rsidR="00631405" w:rsidRDefault="00631405">
      <w:pPr>
        <w:pStyle w:val="CommentText"/>
      </w:pPr>
      <w:r>
        <w:rPr>
          <w:rStyle w:val="CommentReference"/>
        </w:rPr>
        <w:annotationRef/>
      </w:r>
      <w:r>
        <w:rPr>
          <w:noProof/>
        </w:rPr>
        <w:t>Need to verify that Annual Return exists for jurisdictions other than AB (and confirm if other provinces/territiries call it by the same name)</w:t>
      </w:r>
    </w:p>
  </w:comment>
  <w:comment w:id="184" w:author="Stacy Schmidt" w:date="2020-12-17T16:23:00Z" w:initials="SS">
    <w:p w14:paraId="1D674F82" w14:textId="7E9CDCC1" w:rsidR="00631405" w:rsidRDefault="00631405">
      <w:pPr>
        <w:pStyle w:val="CommentText"/>
      </w:pPr>
      <w:r>
        <w:rPr>
          <w:rStyle w:val="CommentReference"/>
        </w:rPr>
        <w:annotationRef/>
      </w:r>
      <w:r>
        <w:t>Should we change this to “next two business days”? If this happens on a Friday night of a long weekend, we won’t it the 24-48 hour SLA we said we would.</w:t>
      </w:r>
    </w:p>
  </w:comment>
  <w:comment w:id="185" w:author="Candyse Watkinson" w:date="2020-12-18T11:09:00Z" w:initials="CW">
    <w:p w14:paraId="35C11B0B" w14:textId="29ED35F3" w:rsidR="00027288" w:rsidRDefault="00027288">
      <w:pPr>
        <w:pStyle w:val="CommentText"/>
      </w:pPr>
      <w:r>
        <w:rPr>
          <w:rStyle w:val="CommentReference"/>
        </w:rPr>
        <w:annotationRef/>
      </w:r>
      <w:proofErr w:type="gramStart"/>
      <w:r>
        <w:t>agreed</w:t>
      </w:r>
      <w:proofErr w:type="gramEnd"/>
    </w:p>
  </w:comment>
  <w:comment w:id="187" w:author="Candyse Watkinson" w:date="2020-12-18T11:08:00Z" w:initials="CW">
    <w:p w14:paraId="54D7C038" w14:textId="6481FC32" w:rsidR="00027288" w:rsidRDefault="00027288">
      <w:pPr>
        <w:pStyle w:val="CommentText"/>
      </w:pPr>
      <w:r>
        <w:rPr>
          <w:rStyle w:val="CommentReference"/>
        </w:rPr>
        <w:annotationRef/>
      </w:r>
      <w:r>
        <w:t xml:space="preserve">We recently updated the Personal/Motive Pending review email specs per our Teams conversation and removed the manual </w:t>
      </w:r>
      <w:proofErr w:type="spellStart"/>
      <w:r>
        <w:t>IDV</w:t>
      </w:r>
      <w:proofErr w:type="spellEnd"/>
      <w:r>
        <w:t xml:space="preserve"> instructions as it would not make sense to ask someone who failed a fraud check to send ID.  This will have to be updated to reflect those same changes.</w:t>
      </w:r>
    </w:p>
    <w:p w14:paraId="69B50040" w14:textId="026E16C6" w:rsidR="00027288" w:rsidRDefault="00027288">
      <w:pPr>
        <w:pStyle w:val="CommentText"/>
      </w:pPr>
      <w:r>
        <w:t xml:space="preserve">As this is relating to a business-what fraud checks are we doing? Why would we ask for these docs for a business to confirm ID? </w:t>
      </w:r>
    </w:p>
  </w:comment>
  <w:comment w:id="190" w:author="Candyse Watkinson" w:date="2020-12-18T11:05:00Z" w:initials="CW">
    <w:p w14:paraId="0FC48FB9" w14:textId="0D5E4BE6" w:rsidR="00027288" w:rsidRDefault="00027288">
      <w:pPr>
        <w:pStyle w:val="CommentText"/>
      </w:pPr>
      <w:r>
        <w:rPr>
          <w:rStyle w:val="CommentReference"/>
        </w:rPr>
        <w:annotationRef/>
      </w:r>
      <w:r>
        <w:t xml:space="preserve">We recently updated the Personal/Motive Pending review email specs per our Teams conversation and removed the manual </w:t>
      </w:r>
      <w:proofErr w:type="spellStart"/>
      <w:r>
        <w:t>IDV</w:t>
      </w:r>
      <w:proofErr w:type="spellEnd"/>
      <w:r>
        <w:t xml:space="preserve"> instructions as it would not make sense to ask someone who failed a fraud check to send ID.  This will have to be updated to reflect those same changes.</w:t>
      </w:r>
    </w:p>
  </w:comment>
  <w:comment w:id="193" w:author="Candyse Watkinson" w:date="2020-12-18T11:14:00Z" w:initials="CW">
    <w:p w14:paraId="48711CD5" w14:textId="1D97A76E" w:rsidR="00027288" w:rsidRDefault="00027288">
      <w:pPr>
        <w:pStyle w:val="CommentText"/>
      </w:pPr>
      <w:r>
        <w:rPr>
          <w:rStyle w:val="CommentReference"/>
        </w:rPr>
        <w:annotationRef/>
      </w:r>
      <w:r>
        <w:t xml:space="preserve">This makes sense to ask an individual to send electronic docs of their credit card statement </w:t>
      </w:r>
      <w:proofErr w:type="spellStart"/>
      <w:r>
        <w:t>etc</w:t>
      </w:r>
      <w:proofErr w:type="spellEnd"/>
      <w:r>
        <w:t xml:space="preserve">, </w:t>
      </w:r>
      <w:proofErr w:type="gramStart"/>
      <w:r>
        <w:t>but  would</w:t>
      </w:r>
      <w:proofErr w:type="gramEnd"/>
      <w:r>
        <w:t xml:space="preserve"> clients have an electronic version of their Registration Document or Shareholder Registry?</w:t>
      </w:r>
    </w:p>
  </w:comment>
  <w:comment w:id="196" w:author="Stacy Schmidt" w:date="2020-12-17T16:36:00Z" w:initials="SS">
    <w:p w14:paraId="5A7AA065" w14:textId="587D31B6" w:rsidR="00631405" w:rsidRDefault="00631405">
      <w:pPr>
        <w:pStyle w:val="CommentText"/>
      </w:pPr>
      <w:r>
        <w:rPr>
          <w:rStyle w:val="CommentReference"/>
        </w:rPr>
        <w:annotationRef/>
      </w:r>
      <w:r>
        <w:t>Alternatively, “It’s time to complete……”</w:t>
      </w:r>
    </w:p>
  </w:comment>
  <w:comment w:id="204" w:author="Ian Hicks" w:date="2020-10-26T14:29:00Z" w:initials="IH">
    <w:p w14:paraId="532AC0C8" w14:textId="2A32A381" w:rsidR="00631405" w:rsidRDefault="00631405">
      <w:pPr>
        <w:pStyle w:val="CommentText"/>
      </w:pPr>
      <w:r>
        <w:rPr>
          <w:rStyle w:val="CommentReference"/>
        </w:rPr>
        <w:annotationRef/>
      </w:r>
      <w:r>
        <w:rPr>
          <w:noProof/>
        </w:rPr>
        <w:t>To be confirmed - are there any events that will trigger a systematic decline for small business?</w:t>
      </w:r>
    </w:p>
  </w:comment>
  <w:comment w:id="205" w:author="Stacy Schmidt" w:date="2020-12-17T16:37:00Z" w:initials="SS">
    <w:p w14:paraId="313E58F8" w14:textId="4CD0E282" w:rsidR="00631405" w:rsidRDefault="00631405">
      <w:pPr>
        <w:pStyle w:val="CommentText"/>
      </w:pPr>
      <w:r>
        <w:rPr>
          <w:rStyle w:val="CommentReference"/>
        </w:rPr>
        <w:annotationRef/>
      </w:r>
      <w:r>
        <w:t>Unless they are in a prohibited industry, they should go to a review status. This email should be the result of a human action on the CWB side changing the status to declined.</w:t>
      </w:r>
    </w:p>
    <w:p w14:paraId="048E760A" w14:textId="1F79E8AF" w:rsidR="00631405" w:rsidRDefault="00631405">
      <w:pPr>
        <w:pStyle w:val="CommentText"/>
      </w:pPr>
    </w:p>
    <w:p w14:paraId="22E03D12" w14:textId="4CF68C02" w:rsidR="00631405" w:rsidRDefault="00631405">
      <w:pPr>
        <w:pStyle w:val="CommentText"/>
      </w:pPr>
      <w:r>
        <w:t>Based on this note, I think we should change this email. If they have been declined by the support team I don’t think we want to encourage them to visit a branch. We don’t have Access to Basic Banking requirements for businesses so if they are declined then they are declined.</w:t>
      </w:r>
    </w:p>
  </w:comment>
  <w:comment w:id="206" w:author="Candyse Watkinson" w:date="2020-12-18T11:24:00Z" w:initials="CW">
    <w:p w14:paraId="51C81234" w14:textId="0DC3F349" w:rsidR="00E228B4" w:rsidRDefault="00845387">
      <w:pPr>
        <w:pStyle w:val="CommentText"/>
      </w:pPr>
      <w:r>
        <w:rPr>
          <w:rStyle w:val="CommentReference"/>
        </w:rPr>
        <w:annotationRef/>
      </w:r>
      <w:r w:rsidR="00E228B4">
        <w:t>I agree with Stacy’s comments.</w:t>
      </w:r>
    </w:p>
    <w:p w14:paraId="38E7EEAF" w14:textId="0165976F" w:rsidR="00E228B4" w:rsidRDefault="00E228B4">
      <w:pPr>
        <w:pStyle w:val="CommentText"/>
      </w:pPr>
      <w:r>
        <w:t xml:space="preserve"> </w:t>
      </w:r>
      <w:r w:rsidR="00B74806">
        <w:t>Comments from 3.2 would apply here as well.</w:t>
      </w:r>
    </w:p>
  </w:comment>
  <w:comment w:id="215" w:author="Stacy Schmidt" w:date="2020-12-17T16:41:00Z" w:initials="SS">
    <w:p w14:paraId="36D8B4A7" w14:textId="27D31F53" w:rsidR="00631405" w:rsidRDefault="00631405">
      <w:pPr>
        <w:pStyle w:val="CommentText"/>
      </w:pPr>
      <w:r>
        <w:rPr>
          <w:rStyle w:val="CommentReference"/>
        </w:rPr>
        <w:annotationRef/>
      </w:r>
      <w:r>
        <w:t>Assuming my note above is agreed to, then this is not needed.</w:t>
      </w:r>
    </w:p>
  </w:comment>
  <w:comment w:id="217" w:author="Candyse Watkinson" w:date="2020-12-18T12:05:00Z" w:initials="CW">
    <w:p w14:paraId="7EC34118" w14:textId="6BDA285B" w:rsidR="00B74806" w:rsidRDefault="00B74806">
      <w:pPr>
        <w:pStyle w:val="CommentText"/>
      </w:pPr>
      <w:r>
        <w:rPr>
          <w:rStyle w:val="CommentReference"/>
        </w:rPr>
        <w:annotationRef/>
      </w:r>
      <w:r w:rsidR="00366037">
        <w:t>How would the applicant know if this email was referencing the applicant’s personal application or the business application?  (</w:t>
      </w:r>
      <w:proofErr w:type="gramStart"/>
      <w:r w:rsidR="00366037">
        <w:t>both</w:t>
      </w:r>
      <w:proofErr w:type="gramEnd"/>
      <w:r w:rsidR="00366037">
        <w:t xml:space="preserve"> can be saved) Do we need another trigger event for the Business Application or is that covered under applicant?</w:t>
      </w:r>
    </w:p>
  </w:comment>
  <w:comment w:id="218" w:author="Stacy Schmidt" w:date="2020-12-17T16:44:00Z" w:initials="SS">
    <w:p w14:paraId="07ADC8BF" w14:textId="321A8FD3" w:rsidR="00631405" w:rsidRDefault="00631405">
      <w:pPr>
        <w:pStyle w:val="CommentText"/>
      </w:pPr>
      <w:r>
        <w:rPr>
          <w:rStyle w:val="CommentReference"/>
        </w:rPr>
        <w:annotationRef/>
      </w:r>
      <w:r>
        <w:t xml:space="preserve">Should put a time limit on this – </w:t>
      </w:r>
      <w:proofErr w:type="spellStart"/>
      <w:r>
        <w:t>eg</w:t>
      </w:r>
      <w:proofErr w:type="spellEnd"/>
      <w:r>
        <w:t>. “…saved for 45 days so you can…”</w:t>
      </w:r>
    </w:p>
  </w:comment>
  <w:comment w:id="219" w:author="Candyse Watkinson" w:date="2020-12-18T12:09:00Z" w:initials="CW">
    <w:p w14:paraId="397B8867" w14:textId="021CD533" w:rsidR="00366037" w:rsidRDefault="00366037">
      <w:pPr>
        <w:pStyle w:val="CommentText"/>
      </w:pPr>
      <w:r>
        <w:rPr>
          <w:rStyle w:val="CommentReference"/>
        </w:rPr>
        <w:annotationRef/>
      </w:r>
      <w:r>
        <w:t>This would not make sense for a authorized signer.  Do we need 2 e-mails?</w:t>
      </w:r>
    </w:p>
  </w:comment>
  <w:comment w:id="221" w:author="Candyse Watkinson" w:date="2020-12-18T12:10:00Z" w:initials="CW">
    <w:p w14:paraId="6D8453AF" w14:textId="34646D11" w:rsidR="00366037" w:rsidRDefault="00366037">
      <w:pPr>
        <w:pStyle w:val="CommentText"/>
      </w:pPr>
      <w:r>
        <w:rPr>
          <w:rStyle w:val="CommentReference"/>
        </w:rPr>
        <w:annotationRef/>
      </w:r>
      <w:r>
        <w:t>Is this sent if the applicant cancels the business application or an individual cancels their personal application?  If the business application, would all signers also get this email?  If a signer cancels, would the primary applicant onboarding the business get an email as well?</w:t>
      </w:r>
    </w:p>
  </w:comment>
  <w:comment w:id="222" w:author="Candyse Watkinson" w:date="2020-12-18T12:13:00Z" w:initials="CW">
    <w:p w14:paraId="4CA1EE71" w14:textId="5F542D97" w:rsidR="00366037" w:rsidRDefault="00366037">
      <w:pPr>
        <w:pStyle w:val="CommentText"/>
      </w:pPr>
      <w:r>
        <w:rPr>
          <w:rStyle w:val="CommentReference"/>
        </w:rPr>
        <w:annotationRef/>
      </w:r>
      <w:r>
        <w:t>What if a signer cancels the application?</w:t>
      </w:r>
    </w:p>
  </w:comment>
  <w:comment w:id="223" w:author="Candyse Watkinson" w:date="2020-12-18T12:14:00Z" w:initials="CW">
    <w:p w14:paraId="0AE18001" w14:textId="6D999558" w:rsidR="00366037" w:rsidRDefault="00366037">
      <w:pPr>
        <w:pStyle w:val="CommentText"/>
      </w:pPr>
      <w:r>
        <w:rPr>
          <w:rStyle w:val="CommentReference"/>
        </w:rPr>
        <w:annotationRef/>
      </w:r>
      <w:r>
        <w:t>If a signer cancelled, this link wold be incorrect-how would they restart?</w:t>
      </w:r>
    </w:p>
  </w:comment>
  <w:comment w:id="225" w:author="Candyse Watkinson" w:date="2020-12-18T12:15:00Z" w:initials="CW">
    <w:p w14:paraId="68595A4A" w14:textId="252F7D52" w:rsidR="00366037" w:rsidRDefault="00366037">
      <w:pPr>
        <w:pStyle w:val="CommentText"/>
      </w:pPr>
      <w:r>
        <w:rPr>
          <w:rStyle w:val="CommentReference"/>
        </w:rPr>
        <w:annotationRef/>
      </w:r>
      <w:r>
        <w:t>Is a 3</w:t>
      </w:r>
      <w:r w:rsidRPr="00366037">
        <w:rPr>
          <w:vertAlign w:val="superscript"/>
        </w:rPr>
        <w:t>rd</w:t>
      </w:r>
      <w:r>
        <w:t xml:space="preserve"> Trigger event required to resume the business application itself?</w:t>
      </w:r>
    </w:p>
  </w:comment>
  <w:comment w:id="226" w:author="Candyse Watkinson" w:date="2020-12-18T12:15:00Z" w:initials="CW">
    <w:p w14:paraId="5D67B737" w14:textId="5DC5DAF8" w:rsidR="00A170D8" w:rsidRDefault="00A170D8">
      <w:pPr>
        <w:pStyle w:val="CommentText"/>
      </w:pPr>
      <w:r>
        <w:rPr>
          <w:rStyle w:val="CommentReference"/>
        </w:rPr>
        <w:annotationRef/>
      </w:r>
      <w:r>
        <w:t>Does this make sense if the trigger event is authorized signer has saved their application or asked to apply?</w:t>
      </w:r>
    </w:p>
  </w:comment>
  <w:comment w:id="227" w:author="Candyse Watkinson" w:date="2020-12-18T12:16:00Z" w:initials="CW">
    <w:p w14:paraId="59023222" w14:textId="510B7F90" w:rsidR="00A170D8" w:rsidRDefault="00A170D8">
      <w:pPr>
        <w:pStyle w:val="CommentText"/>
      </w:pPr>
      <w:r>
        <w:rPr>
          <w:rStyle w:val="CommentReference"/>
        </w:rPr>
        <w:annotationRef/>
      </w:r>
      <w:r>
        <w:t>Same comment as above</w:t>
      </w:r>
    </w:p>
  </w:comment>
  <w:comment w:id="232" w:author="Stacy Schmidt" w:date="2020-12-17T16:47:00Z" w:initials="SS">
    <w:p w14:paraId="159D8194" w14:textId="64A5DD88" w:rsidR="00631405" w:rsidRDefault="00631405">
      <w:pPr>
        <w:pStyle w:val="CommentText"/>
      </w:pPr>
      <w:r>
        <w:rPr>
          <w:rStyle w:val="CommentReference"/>
        </w:rPr>
        <w:annotationRef/>
      </w:r>
      <w:r>
        <w:t>This may change as an outcome of our workshop to define roles</w:t>
      </w:r>
    </w:p>
  </w:comment>
  <w:comment w:id="236" w:author="Stacy Schmidt" w:date="2020-12-17T16:49:00Z" w:initials="SS">
    <w:p w14:paraId="704E7B8D" w14:textId="39998FBF" w:rsidR="00631405" w:rsidRDefault="00631405">
      <w:pPr>
        <w:pStyle w:val="CommentText"/>
      </w:pPr>
      <w:r>
        <w:rPr>
          <w:rStyle w:val="CommentReference"/>
        </w:rPr>
        <w:annotationRef/>
      </w:r>
      <w:r>
        <w:t>To do what? Think we need some kind of action words or reasons to log on, like get familiar with it or start setting stuff up (Marketing/</w:t>
      </w:r>
      <w:proofErr w:type="spellStart"/>
      <w:r>
        <w:t>Comms</w:t>
      </w:r>
      <w:proofErr w:type="spellEnd"/>
      <w:r>
        <w:t>/</w:t>
      </w:r>
      <w:proofErr w:type="spellStart"/>
      <w:r>
        <w:t>UX</w:t>
      </w:r>
      <w:proofErr w:type="spellEnd"/>
      <w:r>
        <w:t xml:space="preserve"> input?)</w:t>
      </w:r>
    </w:p>
  </w:comment>
  <w:comment w:id="237" w:author="Candyse Watkinson" w:date="2020-12-18T12:21:00Z" w:initials="CW">
    <w:p w14:paraId="61FA0649" w14:textId="5D8E7484" w:rsidR="00A170D8" w:rsidRDefault="00A170D8">
      <w:pPr>
        <w:pStyle w:val="CommentText"/>
      </w:pPr>
      <w:r>
        <w:rPr>
          <w:rStyle w:val="CommentReference"/>
        </w:rPr>
        <w:annotationRef/>
      </w:r>
      <w:r>
        <w:t xml:space="preserve">This should not be specific to Motive.  The client/individual can be an existing </w:t>
      </w:r>
      <w:proofErr w:type="spellStart"/>
      <w:r>
        <w:t>CWBor</w:t>
      </w:r>
      <w:proofErr w:type="spellEnd"/>
      <w:r>
        <w:t xml:space="preserve"> Motive client.</w:t>
      </w:r>
    </w:p>
  </w:comment>
  <w:comment w:id="238" w:author="Candyse Watkinson" w:date="2020-12-18T12:23:00Z" w:initials="CW">
    <w:p w14:paraId="1AE72FE5" w14:textId="3978F76E" w:rsidR="00A170D8" w:rsidRDefault="00A170D8">
      <w:pPr>
        <w:pStyle w:val="CommentText"/>
      </w:pPr>
      <w:r>
        <w:rPr>
          <w:rStyle w:val="CommentReference"/>
        </w:rPr>
        <w:annotationRef/>
      </w:r>
      <w:r>
        <w:t xml:space="preserve">I think this will change with </w:t>
      </w:r>
      <w:proofErr w:type="spellStart"/>
      <w:r>
        <w:t>DBX</w:t>
      </w:r>
      <w:proofErr w:type="spellEnd"/>
    </w:p>
  </w:comment>
  <w:comment w:id="255" w:author="Ian Hicks" w:date="2020-10-26T15:18:00Z" w:initials="IH">
    <w:p w14:paraId="1587CD73" w14:textId="15E16C4D" w:rsidR="00631405" w:rsidRDefault="00631405">
      <w:pPr>
        <w:pStyle w:val="CommentText"/>
      </w:pPr>
      <w:r>
        <w:rPr>
          <w:rStyle w:val="CommentReference"/>
        </w:rPr>
        <w:annotationRef/>
      </w:r>
      <w:r>
        <w:rPr>
          <w:noProof/>
        </w:rPr>
        <w:t>Assumed that there will be some additional instructions for some cash mgmt products - conditional text to be added in the body of the email.</w:t>
      </w:r>
    </w:p>
  </w:comment>
  <w:comment w:id="256" w:author="Stacy Schmidt" w:date="2020-12-17T16:57:00Z" w:initials="SS">
    <w:p w14:paraId="7B2DFB54" w14:textId="1C71ACAB" w:rsidR="00631405" w:rsidRDefault="00631405">
      <w:pPr>
        <w:pStyle w:val="CommentText"/>
      </w:pPr>
      <w:r>
        <w:rPr>
          <w:rStyle w:val="CommentReference"/>
        </w:rPr>
        <w:annotationRef/>
      </w:r>
      <w:r>
        <w:t>This email may change depending on what happens with Product Selector. Alternatively, or possibly in addition, may have a page(s) in the flow with links or next steps.</w:t>
      </w:r>
    </w:p>
  </w:comment>
  <w:comment w:id="259" w:author="Stacy Schmidt" w:date="2020-12-17T16:59:00Z" w:initials="SS">
    <w:p w14:paraId="44ECC1B8" w14:textId="5070E9A2" w:rsidR="00631405" w:rsidRDefault="00631405">
      <w:pPr>
        <w:pStyle w:val="CommentText"/>
      </w:pPr>
      <w:r>
        <w:rPr>
          <w:rStyle w:val="CommentReference"/>
        </w:rPr>
        <w:annotationRef/>
      </w:r>
      <w:r>
        <w:t>Language / title may change based on outcome of workshop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27C36FC" w15:done="0"/>
  <w15:commentEx w15:paraId="7ABAAD98" w15:done="0"/>
  <w15:commentEx w15:paraId="10B5B670" w15:done="0"/>
  <w15:commentEx w15:paraId="52EB5597" w15:done="0"/>
  <w15:commentEx w15:paraId="2D2B7D19" w15:done="0"/>
  <w15:commentEx w15:paraId="16877B02" w15:done="0"/>
  <w15:commentEx w15:paraId="7AE4EA44" w15:done="0"/>
  <w15:commentEx w15:paraId="06F1ABDB" w15:done="0"/>
  <w15:commentEx w15:paraId="4F8312EA" w15:paraIdParent="06F1ABDB" w15:done="0"/>
  <w15:commentEx w15:paraId="3C58C534" w15:done="0"/>
  <w15:commentEx w15:paraId="0674BFBF" w15:done="0"/>
  <w15:commentEx w15:paraId="6963CC8E" w15:done="0"/>
  <w15:commentEx w15:paraId="1D674F82" w15:done="0"/>
  <w15:commentEx w15:paraId="35C11B0B" w15:paraIdParent="1D674F82" w15:done="0"/>
  <w15:commentEx w15:paraId="69B50040" w15:done="0"/>
  <w15:commentEx w15:paraId="0FC48FB9" w15:done="0"/>
  <w15:commentEx w15:paraId="48711CD5" w15:done="0"/>
  <w15:commentEx w15:paraId="5A7AA065" w15:done="0"/>
  <w15:commentEx w15:paraId="532AC0C8" w15:done="0"/>
  <w15:commentEx w15:paraId="22E03D12" w15:done="0"/>
  <w15:commentEx w15:paraId="38E7EEAF" w15:paraIdParent="22E03D12" w15:done="0"/>
  <w15:commentEx w15:paraId="36D8B4A7" w15:done="0"/>
  <w15:commentEx w15:paraId="7EC34118" w15:done="0"/>
  <w15:commentEx w15:paraId="07ADC8BF" w15:done="0"/>
  <w15:commentEx w15:paraId="397B8867" w15:done="0"/>
  <w15:commentEx w15:paraId="6D8453AF" w15:done="0"/>
  <w15:commentEx w15:paraId="4CA1EE71" w15:done="0"/>
  <w15:commentEx w15:paraId="0AE18001" w15:done="0"/>
  <w15:commentEx w15:paraId="68595A4A" w15:done="0"/>
  <w15:commentEx w15:paraId="5D67B737" w15:done="0"/>
  <w15:commentEx w15:paraId="59023222" w15:done="0"/>
  <w15:commentEx w15:paraId="159D8194" w15:done="0"/>
  <w15:commentEx w15:paraId="704E7B8D" w15:done="0"/>
  <w15:commentEx w15:paraId="61FA0649" w15:done="0"/>
  <w15:commentEx w15:paraId="1AE72FE5" w15:done="0"/>
  <w15:commentEx w15:paraId="1587CD73" w15:done="0"/>
  <w15:commentEx w15:paraId="7B2DFB54" w15:paraIdParent="1587CD73" w15:done="0"/>
  <w15:commentEx w15:paraId="44ECC1B8"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348F7F" w14:textId="77777777" w:rsidR="000A70A0" w:rsidRDefault="000A70A0" w:rsidP="00F621C6">
      <w:pPr>
        <w:spacing w:after="0" w:line="240" w:lineRule="auto"/>
      </w:pPr>
      <w:r>
        <w:separator/>
      </w:r>
    </w:p>
    <w:p w14:paraId="1F71E47D" w14:textId="77777777" w:rsidR="000A70A0" w:rsidRDefault="000A70A0"/>
    <w:p w14:paraId="6F5751DE" w14:textId="77777777" w:rsidR="000A70A0" w:rsidRDefault="000A70A0"/>
  </w:endnote>
  <w:endnote w:type="continuationSeparator" w:id="0">
    <w:p w14:paraId="2B196263" w14:textId="77777777" w:rsidR="000A70A0" w:rsidRDefault="000A70A0" w:rsidP="00F621C6">
      <w:pPr>
        <w:spacing w:after="0" w:line="240" w:lineRule="auto"/>
      </w:pPr>
      <w:r>
        <w:continuationSeparator/>
      </w:r>
    </w:p>
    <w:p w14:paraId="07E04A55" w14:textId="77777777" w:rsidR="000A70A0" w:rsidRDefault="000A70A0"/>
    <w:p w14:paraId="4290549A" w14:textId="77777777" w:rsidR="000A70A0" w:rsidRDefault="000A70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6C27D3" w14:textId="77777777" w:rsidR="00631405" w:rsidRDefault="00631405" w:rsidP="00EF3F25">
    <w:pPr>
      <w:jc w:val="right"/>
    </w:pPr>
    <w:r>
      <w:rPr>
        <w:noProof/>
      </w:rPr>
      <w:drawing>
        <wp:anchor distT="0" distB="0" distL="114300" distR="114300" simplePos="0" relativeHeight="251661824" behindDoc="0" locked="0" layoutInCell="1" allowOverlap="1" wp14:anchorId="2B6D2D5B" wp14:editId="1671BB60">
          <wp:simplePos x="0" y="0"/>
          <wp:positionH relativeFrom="column">
            <wp:posOffset>5143500</wp:posOffset>
          </wp:positionH>
          <wp:positionV relativeFrom="paragraph">
            <wp:posOffset>-1338531</wp:posOffset>
          </wp:positionV>
          <wp:extent cx="1263748" cy="1564126"/>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1" cy="156992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242E1803" wp14:editId="175BDF2B">
          <wp:simplePos x="0" y="0"/>
          <wp:positionH relativeFrom="column">
            <wp:posOffset>5245100</wp:posOffset>
          </wp:positionH>
          <wp:positionV relativeFrom="paragraph">
            <wp:posOffset>-1378585</wp:posOffset>
          </wp:positionV>
          <wp:extent cx="1156335" cy="1517650"/>
          <wp:effectExtent l="0" t="0" r="5715" b="6350"/>
          <wp:wrapSquare wrapText="bothSides"/>
          <wp:docPr id="579" name="Picture 579"/>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A18302" w14:textId="77777777" w:rsidR="00631405" w:rsidRDefault="00631405" w:rsidP="00B13605">
    <w:pPr>
      <w:jc w:val="right"/>
    </w:pPr>
    <w:r>
      <w:rPr>
        <w:noProof/>
      </w:rPr>
      <w:drawing>
        <wp:inline distT="0" distB="0" distL="0" distR="0" wp14:anchorId="10881508" wp14:editId="4F9B947E">
          <wp:extent cx="914400" cy="1310005"/>
          <wp:effectExtent l="0" t="0" r="0" b="0"/>
          <wp:docPr id="5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D47ED6" w14:textId="77777777" w:rsidR="00631405" w:rsidRDefault="00631405" w:rsidP="008771E9">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F4CB25" w14:textId="3634B3B6" w:rsidR="00631405" w:rsidRPr="00DC3980" w:rsidRDefault="00631405"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53290FAB" wp14:editId="694AF6A0">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6F0C57A6" w14:textId="77777777" w:rsidR="00631405" w:rsidRDefault="00631405"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290FAB" id="_x0000_t202" coordsize="21600,21600" o:spt="202" path="m,l,21600r21600,l21600,xe">
              <v:stroke joinstyle="miter"/>
              <v:path gradientshapeok="t" o:connecttype="rect"/>
            </v:shapetype>
            <v:shape id="_x0000_s1034"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14:paraId="6F0C57A6" w14:textId="77777777" w:rsidR="00631405" w:rsidRDefault="00631405" w:rsidP="00793F43">
                    <w:pPr>
                      <w:jc w:val="right"/>
                    </w:pPr>
                  </w:p>
                </w:txbxContent>
              </v:textbox>
            </v:shape>
          </w:pict>
        </mc:Fallback>
      </mc:AlternateContent>
    </w:r>
    <w:r>
      <w:rPr>
        <w:b/>
        <w:color w:val="0097A9"/>
        <w:sz w:val="16"/>
        <w:szCs w:val="16"/>
      </w:rPr>
      <w:t>Email Specification – CWB Small Business DCO</w:t>
    </w:r>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A170D8">
      <w:rPr>
        <w:b/>
        <w:noProof/>
        <w:color w:val="009AA6"/>
        <w:sz w:val="16"/>
        <w:szCs w:val="16"/>
      </w:rPr>
      <w:t>21</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73B454" w14:textId="77777777" w:rsidR="000A70A0" w:rsidRDefault="000A70A0" w:rsidP="00F621C6">
      <w:pPr>
        <w:spacing w:after="0" w:line="240" w:lineRule="auto"/>
      </w:pPr>
      <w:r>
        <w:separator/>
      </w:r>
    </w:p>
    <w:p w14:paraId="5BD9DC98" w14:textId="77777777" w:rsidR="000A70A0" w:rsidRDefault="000A70A0"/>
    <w:p w14:paraId="4FF0AA94" w14:textId="77777777" w:rsidR="000A70A0" w:rsidRDefault="000A70A0"/>
  </w:footnote>
  <w:footnote w:type="continuationSeparator" w:id="0">
    <w:p w14:paraId="73675992" w14:textId="77777777" w:rsidR="000A70A0" w:rsidRDefault="000A70A0" w:rsidP="00F621C6">
      <w:pPr>
        <w:spacing w:after="0" w:line="240" w:lineRule="auto"/>
      </w:pPr>
      <w:r>
        <w:continuationSeparator/>
      </w:r>
    </w:p>
    <w:p w14:paraId="5EE424C8" w14:textId="77777777" w:rsidR="000A70A0" w:rsidRDefault="000A70A0"/>
    <w:p w14:paraId="7163F87A" w14:textId="77777777" w:rsidR="000A70A0" w:rsidRDefault="000A70A0"/>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833A7B" w14:textId="77777777" w:rsidR="00631405" w:rsidRDefault="00631405">
    <w:pPr>
      <w:pStyle w:val="Header"/>
    </w:pPr>
    <w:r>
      <w:rPr>
        <w:noProof/>
      </w:rPr>
      <w:pict w14:anchorId="419D2B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E6456A" w14:textId="77777777" w:rsidR="00631405" w:rsidRPr="00CA1329" w:rsidRDefault="00631405"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4592E0F2" wp14:editId="2ECC71B1">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091056AC" w14:textId="77777777" w:rsidR="00631405" w:rsidRPr="00983AB8" w:rsidRDefault="00631405"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92E0F2" id="_x0000_t202" coordsize="21600,21600" o:spt="202" path="m,l,21600r21600,l21600,xe">
              <v:stroke joinstyle="miter"/>
              <v:path gradientshapeok="t" o:connecttype="rect"/>
            </v:shapetype>
            <v:shape id="Text Box 2" o:spid="_x0000_s1026"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14:paraId="091056AC" w14:textId="77777777" w:rsidR="00631405" w:rsidRPr="00983AB8" w:rsidRDefault="00631405" w:rsidP="00CA1329">
                    <w:pPr>
                      <w:spacing w:before="240"/>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45952" behindDoc="0" locked="0" layoutInCell="1" allowOverlap="1" wp14:anchorId="74325B9B" wp14:editId="4AF12E03">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0303661B" w14:textId="77777777" w:rsidR="00631405" w:rsidRPr="00983AB8" w:rsidRDefault="00631405"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325B9B" id="_x0000_s1027"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14:paraId="0303661B" w14:textId="77777777" w:rsidR="00631405" w:rsidRPr="00983AB8" w:rsidRDefault="00631405"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719680" behindDoc="0" locked="0" layoutInCell="1" allowOverlap="1" wp14:anchorId="217F07BA" wp14:editId="21582DDC">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68380768" w14:textId="77777777" w:rsidR="00631405" w:rsidRPr="00983AB8" w:rsidRDefault="00631405"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7F07BA" id="_x0000_s1028"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14:paraId="68380768" w14:textId="77777777" w:rsidR="00631405" w:rsidRPr="00983AB8" w:rsidRDefault="00631405"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rPr>
      <mc:AlternateContent>
        <mc:Choice Requires="wps">
          <w:drawing>
            <wp:anchor distT="0" distB="0" distL="114300" distR="114300" simplePos="0" relativeHeight="251756544" behindDoc="0" locked="0" layoutInCell="1" allowOverlap="1" wp14:anchorId="4EE408BE" wp14:editId="1D30473A">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17FBAD59" w14:textId="77777777" w:rsidR="00631405" w:rsidRPr="00CD62FB" w:rsidRDefault="00631405"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E408BE" id="_x0000_s1029"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14:paraId="17FBAD59" w14:textId="77777777" w:rsidR="00631405" w:rsidRPr="00CD62FB" w:rsidRDefault="00631405" w:rsidP="00CA1329">
                    <w:pPr>
                      <w:spacing w:before="240"/>
                      <w:rPr>
                        <w:rFonts w:ascii="Arial" w:hAnsi="Arial" w:cs="Arial"/>
                        <w:b/>
                        <w:color w:val="FDDE00"/>
                        <w:sz w:val="18"/>
                        <w:szCs w:val="18"/>
                      </w:rPr>
                    </w:pPr>
                  </w:p>
                </w:txbxContent>
              </v:textbox>
            </v:shape>
          </w:pict>
        </mc:Fallback>
      </mc:AlternateContent>
    </w:r>
    <w:r>
      <w:pict w14:anchorId="60294C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5101C721" w14:textId="77777777" w:rsidR="00631405" w:rsidRDefault="00631405"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E5EFCF" w14:textId="77777777" w:rsidR="00631405" w:rsidRDefault="00631405">
    <w:pPr>
      <w:pStyle w:val="Header"/>
    </w:pPr>
    <w:r>
      <w:rPr>
        <w:noProof/>
      </w:rPr>
      <w:pict w14:anchorId="3A8D315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Pr>
        <w:noProof/>
      </w:rPr>
      <w:drawing>
        <wp:inline distT="0" distB="0" distL="0" distR="0" wp14:anchorId="55A9A8D9" wp14:editId="68BF5E0D">
          <wp:extent cx="8679815" cy="812165"/>
          <wp:effectExtent l="0" t="0" r="0" b="0"/>
          <wp:docPr id="5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E3578C" w14:textId="77777777" w:rsidR="00631405" w:rsidRDefault="00631405">
    <w:pPr>
      <w:pStyle w:val="Header"/>
    </w:pPr>
    <w:r>
      <w:rPr>
        <w:noProof/>
      </w:rPr>
      <w:pict w14:anchorId="1E9C95A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449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92E3FD" w14:textId="77777777" w:rsidR="00631405" w:rsidRDefault="00631405">
    <w:pPr>
      <w:pStyle w:val="Header"/>
    </w:pPr>
    <w:r>
      <w:rPr>
        <w:noProof/>
      </w:rPr>
      <w:pict w14:anchorId="782595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7" type="#_x0000_t136" style="position:absolute;margin-left:0;margin-top:0;width:368.25pt;height:44.25pt;rotation:315;z-index:-25164288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7BFD9C" w14:textId="77777777" w:rsidR="00631405" w:rsidRDefault="00631405">
    <w:pPr>
      <w:pStyle w:val="Header"/>
    </w:pPr>
    <w:r>
      <w:rPr>
        <w:noProof/>
      </w:rPr>
      <w:pict w14:anchorId="54EC43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4697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6D4843" w14:textId="77777777" w:rsidR="00631405" w:rsidRDefault="00631405">
    <w:pPr>
      <w:pStyle w:val="Header"/>
    </w:pPr>
    <w:r>
      <w:rPr>
        <w:noProof/>
      </w:rPr>
      <w:pict w14:anchorId="06F97D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7355EF" w14:textId="77777777" w:rsidR="00631405" w:rsidRDefault="00631405" w:rsidP="000114DA">
    <w:pPr>
      <w:pStyle w:val="Header"/>
      <w:rPr>
        <w:i/>
      </w:rPr>
    </w:pPr>
    <w:r w:rsidRPr="00364BCF">
      <w:rPr>
        <w:i/>
        <w:noProof/>
      </w:rPr>
      <mc:AlternateContent>
        <mc:Choice Requires="wps">
          <w:drawing>
            <wp:anchor distT="0" distB="0" distL="114300" distR="114300" simplePos="0" relativeHeight="251761664" behindDoc="0" locked="0" layoutInCell="1" allowOverlap="1" wp14:anchorId="2C4ADF3B" wp14:editId="4F62A5BC">
              <wp:simplePos x="0" y="0"/>
              <wp:positionH relativeFrom="column">
                <wp:posOffset>5085715</wp:posOffset>
              </wp:positionH>
              <wp:positionV relativeFrom="paragraph">
                <wp:posOffset>-452120</wp:posOffset>
              </wp:positionV>
              <wp:extent cx="1419225" cy="457200"/>
              <wp:effectExtent l="0" t="0" r="9525"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0ACBC886" w14:textId="77777777" w:rsidR="00631405" w:rsidRPr="00CD62FB" w:rsidRDefault="00631405" w:rsidP="00364BCF">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4ADF3B" id="_x0000_t202" coordsize="21600,21600" o:spt="202" path="m,l,21600r21600,l21600,xe">
              <v:stroke joinstyle="miter"/>
              <v:path gradientshapeok="t" o:connecttype="rect"/>
            </v:shapetype>
            <v:shape id="_x0000_s1030" type="#_x0000_t202" style="position:absolute;margin-left:400.45pt;margin-top:-35.6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" fillcolor="#fdde00" stroked="f">
              <v:textbox>
                <w:txbxContent>
                  <w:p w14:paraId="0ACBC886" w14:textId="77777777" w:rsidR="00631405" w:rsidRPr="00CD62FB" w:rsidRDefault="00631405" w:rsidP="00364BCF">
                    <w:pPr>
                      <w:spacing w:before="240"/>
                      <w:rPr>
                        <w:rFonts w:ascii="Arial" w:hAnsi="Arial" w:cs="Arial"/>
                        <w:b/>
                        <w:color w:val="FDDE00"/>
                        <w:sz w:val="18"/>
                        <w:szCs w:val="18"/>
                      </w:rPr>
                    </w:pPr>
                  </w:p>
                </w:txbxContent>
              </v:textbox>
            </v:shape>
          </w:pict>
        </mc:Fallback>
      </mc:AlternateContent>
    </w:r>
    <w:r w:rsidRPr="00364BCF">
      <w:rPr>
        <w:i/>
        <w:noProof/>
      </w:rPr>
      <mc:AlternateContent>
        <mc:Choice Requires="wps">
          <w:drawing>
            <wp:anchor distT="0" distB="0" distL="114300" distR="114300" simplePos="0" relativeHeight="251758592" behindDoc="0" locked="0" layoutInCell="1" allowOverlap="1" wp14:anchorId="167D0C32" wp14:editId="5649870C">
              <wp:simplePos x="0" y="0"/>
              <wp:positionH relativeFrom="column">
                <wp:posOffset>-685165</wp:posOffset>
              </wp:positionH>
              <wp:positionV relativeFrom="paragraph">
                <wp:posOffset>-447040</wp:posOffset>
              </wp:positionV>
              <wp:extent cx="3810000" cy="4572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7B0B20E7" w14:textId="77777777" w:rsidR="00631405" w:rsidRPr="00983AB8" w:rsidRDefault="00631405" w:rsidP="00364BCF">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7D0C32" id="_x0000_s1031" type="#_x0000_t202" style="position:absolute;margin-left:-53.95pt;margin-top:-35.2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" fillcolor="#daaa00" stroked="f">
              <v:textbox>
                <w:txbxContent>
                  <w:p w14:paraId="7B0B20E7" w14:textId="77777777" w:rsidR="00631405" w:rsidRPr="00983AB8" w:rsidRDefault="00631405" w:rsidP="00364BCF">
                    <w:pPr>
                      <w:spacing w:before="240"/>
                      <w:ind w:firstLine="1843"/>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59616" behindDoc="0" locked="0" layoutInCell="1" allowOverlap="1" wp14:anchorId="5DCEA9A1" wp14:editId="5C4E7042">
              <wp:simplePos x="0" y="0"/>
              <wp:positionH relativeFrom="column">
                <wp:posOffset>3123565</wp:posOffset>
              </wp:positionH>
              <wp:positionV relativeFrom="paragraph">
                <wp:posOffset>-447040</wp:posOffset>
              </wp:positionV>
              <wp:extent cx="1990725" cy="45720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3F227D87" w14:textId="77777777" w:rsidR="00631405" w:rsidRPr="00983AB8" w:rsidRDefault="00631405" w:rsidP="00364BCF">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EA9A1" id="_x0000_s1032" type="#_x0000_t202" style="position:absolute;margin-left:245.95pt;margin-top:-35.2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" fillcolor="#e3b623" stroked="f">
              <v:fill opacity="55512f"/>
              <v:textbox>
                <w:txbxContent>
                  <w:p w14:paraId="3F227D87" w14:textId="77777777" w:rsidR="00631405" w:rsidRPr="00983AB8" w:rsidRDefault="00631405" w:rsidP="00364BCF">
                    <w:pPr>
                      <w:spacing w:before="240"/>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60640" behindDoc="0" locked="0" layoutInCell="1" allowOverlap="1" wp14:anchorId="48358DF6" wp14:editId="4993E51E">
              <wp:simplePos x="0" y="0"/>
              <wp:positionH relativeFrom="column">
                <wp:posOffset>6485255</wp:posOffset>
              </wp:positionH>
              <wp:positionV relativeFrom="paragraph">
                <wp:posOffset>-445135</wp:posOffset>
              </wp:positionV>
              <wp:extent cx="2867025" cy="457200"/>
              <wp:effectExtent l="0" t="0" r="9525"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283DB328" w14:textId="77777777" w:rsidR="00631405" w:rsidRPr="00983AB8" w:rsidRDefault="00631405" w:rsidP="00364BCF">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358DF6" id="_x0000_s1033" type="#_x0000_t202" style="position:absolute;margin-left:510.65pt;margin-top:-35.0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" fillcolor="#fdde00" stroked="f">
              <v:fill opacity="26214f"/>
              <v:textbox>
                <w:txbxContent>
                  <w:p w14:paraId="283DB328" w14:textId="77777777" w:rsidR="00631405" w:rsidRPr="00983AB8" w:rsidRDefault="00631405" w:rsidP="00364BCF">
                    <w:pPr>
                      <w:spacing w:before="240"/>
                      <w:ind w:left="1440" w:firstLine="720"/>
                      <w:rPr>
                        <w:rFonts w:ascii="Arial" w:hAnsi="Arial" w:cs="Arial"/>
                        <w:b/>
                        <w:color w:val="111111" w:themeColor="text1"/>
                        <w:sz w:val="18"/>
                        <w:szCs w:val="18"/>
                      </w:rPr>
                    </w:pPr>
                  </w:p>
                </w:txbxContent>
              </v:textbox>
            </v:shape>
          </w:pict>
        </mc:Fallback>
      </mc:AlternateContent>
    </w:r>
    <w:r>
      <w:rPr>
        <w:noProof/>
      </w:rPr>
      <w:pict w14:anchorId="49C986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69B487B1" w14:textId="77777777" w:rsidR="00631405" w:rsidRPr="00552F21" w:rsidRDefault="00631405"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DF23EE" w14:textId="77777777" w:rsidR="00631405" w:rsidRDefault="00631405">
    <w:pPr>
      <w:pStyle w:val="Header"/>
    </w:pPr>
    <w:r>
      <w:rPr>
        <w:noProof/>
      </w:rPr>
      <w:pict w14:anchorId="7BE43A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7F4288"/>
    <w:multiLevelType w:val="hybridMultilevel"/>
    <w:tmpl w:val="54DA8CAC"/>
    <w:lvl w:ilvl="0" w:tplc="7364602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2AB0712"/>
    <w:multiLevelType w:val="hybridMultilevel"/>
    <w:tmpl w:val="010200EE"/>
    <w:lvl w:ilvl="0" w:tplc="B41E5DE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58331AA"/>
    <w:multiLevelType w:val="hybridMultilevel"/>
    <w:tmpl w:val="E34A1A8E"/>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 w15:restartNumberingAfterBreak="0">
    <w:nsid w:val="0631292F"/>
    <w:multiLevelType w:val="hybridMultilevel"/>
    <w:tmpl w:val="7C62460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8717D0B"/>
    <w:multiLevelType w:val="hybridMultilevel"/>
    <w:tmpl w:val="ED16131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0BF27514"/>
    <w:multiLevelType w:val="hybridMultilevel"/>
    <w:tmpl w:val="7C62460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0E1C6A91"/>
    <w:multiLevelType w:val="hybridMultilevel"/>
    <w:tmpl w:val="DCD469B4"/>
    <w:lvl w:ilvl="0" w:tplc="10090011">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9" w15:restartNumberingAfterBreak="0">
    <w:nsid w:val="10374998"/>
    <w:multiLevelType w:val="hybridMultilevel"/>
    <w:tmpl w:val="446E9FA0"/>
    <w:lvl w:ilvl="0" w:tplc="5884284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118435DD"/>
    <w:multiLevelType w:val="hybridMultilevel"/>
    <w:tmpl w:val="AC1063F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2916B9D"/>
    <w:multiLevelType w:val="hybridMultilevel"/>
    <w:tmpl w:val="64E879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4AD5F33"/>
    <w:multiLevelType w:val="hybridMultilevel"/>
    <w:tmpl w:val="AA6452E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758406E"/>
    <w:multiLevelType w:val="hybridMultilevel"/>
    <w:tmpl w:val="660655D4"/>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18E3717F"/>
    <w:multiLevelType w:val="hybridMultilevel"/>
    <w:tmpl w:val="57A84C9A"/>
    <w:lvl w:ilvl="0" w:tplc="10090001">
      <w:start w:val="1"/>
      <w:numFmt w:val="bullet"/>
      <w:lvlText w:val=""/>
      <w:lvlJc w:val="left"/>
      <w:pPr>
        <w:ind w:left="720" w:hanging="360"/>
      </w:pPr>
      <w:rPr>
        <w:rFonts w:ascii="Symbol" w:hAnsi="Symbol" w:hint="default"/>
      </w:rPr>
    </w:lvl>
    <w:lvl w:ilvl="1" w:tplc="F8A0DE90">
      <w:numFmt w:val="bullet"/>
      <w:lvlText w:val="•"/>
      <w:lvlJc w:val="left"/>
      <w:pPr>
        <w:ind w:left="1800" w:hanging="720"/>
      </w:pPr>
      <w:rPr>
        <w:rFonts w:ascii="Calibri" w:eastAsiaTheme="minorHAnsi" w:hAnsi="Calibri" w:cs="Calibr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199058B6"/>
    <w:multiLevelType w:val="hybridMultilevel"/>
    <w:tmpl w:val="737279F2"/>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8" w15:restartNumberingAfterBreak="0">
    <w:nsid w:val="1CAD5C70"/>
    <w:multiLevelType w:val="hybridMultilevel"/>
    <w:tmpl w:val="51AA7248"/>
    <w:lvl w:ilvl="0" w:tplc="4B08FD06">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1F7875B2"/>
    <w:multiLevelType w:val="hybridMultilevel"/>
    <w:tmpl w:val="DC809BE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224977B9"/>
    <w:multiLevelType w:val="hybridMultilevel"/>
    <w:tmpl w:val="C0DA0344"/>
    <w:lvl w:ilvl="0" w:tplc="D4C65E8E">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23727634"/>
    <w:multiLevelType w:val="hybridMultilevel"/>
    <w:tmpl w:val="FB7C8EDC"/>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3" w15:restartNumberingAfterBreak="0">
    <w:nsid w:val="2C142721"/>
    <w:multiLevelType w:val="hybridMultilevel"/>
    <w:tmpl w:val="B0C87724"/>
    <w:lvl w:ilvl="0" w:tplc="130AD5C6">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2D8754AC"/>
    <w:multiLevelType w:val="hybridMultilevel"/>
    <w:tmpl w:val="B9C09B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33B030A4"/>
    <w:multiLevelType w:val="hybridMultilevel"/>
    <w:tmpl w:val="1B8C26D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8"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9" w15:restartNumberingAfterBreak="0">
    <w:nsid w:val="38141DF0"/>
    <w:multiLevelType w:val="hybridMultilevel"/>
    <w:tmpl w:val="5F4A00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396E7BC8"/>
    <w:multiLevelType w:val="hybridMultilevel"/>
    <w:tmpl w:val="F7D8A61C"/>
    <w:lvl w:ilvl="0" w:tplc="10090011">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1" w15:restartNumberingAfterBreak="0">
    <w:nsid w:val="39924420"/>
    <w:multiLevelType w:val="hybridMultilevel"/>
    <w:tmpl w:val="DACA174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442D2B57"/>
    <w:multiLevelType w:val="hybridMultilevel"/>
    <w:tmpl w:val="4AAE8336"/>
    <w:lvl w:ilvl="0" w:tplc="10090011">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4"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35" w15:restartNumberingAfterBreak="0">
    <w:nsid w:val="48C73D23"/>
    <w:multiLevelType w:val="hybridMultilevel"/>
    <w:tmpl w:val="31EC92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49C42A9C"/>
    <w:multiLevelType w:val="hybridMultilevel"/>
    <w:tmpl w:val="0BA4F33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8" w15:restartNumberingAfterBreak="0">
    <w:nsid w:val="502D0817"/>
    <w:multiLevelType w:val="hybridMultilevel"/>
    <w:tmpl w:val="7C62460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516C6920"/>
    <w:multiLevelType w:val="hybridMultilevel"/>
    <w:tmpl w:val="258CD5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52137112"/>
    <w:multiLevelType w:val="hybridMultilevel"/>
    <w:tmpl w:val="E34A1A8E"/>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1" w15:restartNumberingAfterBreak="0">
    <w:nsid w:val="5A914867"/>
    <w:multiLevelType w:val="hybridMultilevel"/>
    <w:tmpl w:val="446E9FA0"/>
    <w:lvl w:ilvl="0" w:tplc="5884284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2"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43"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44" w15:restartNumberingAfterBreak="0">
    <w:nsid w:val="66FC14CA"/>
    <w:multiLevelType w:val="multilevel"/>
    <w:tmpl w:val="B9F0DBC0"/>
    <w:lvl w:ilvl="0">
      <w:start w:val="1"/>
      <w:numFmt w:val="decimal"/>
      <w:lvlText w:val="%1.0"/>
      <w:lvlJc w:val="left"/>
      <w:pPr>
        <w:ind w:left="3144" w:hanging="450"/>
      </w:pPr>
      <w:rPr>
        <w:rFonts w:cs="Times New Roman" w:hint="default"/>
      </w:rPr>
    </w:lvl>
    <w:lvl w:ilvl="1">
      <w:start w:val="1"/>
      <w:numFmt w:val="decimal"/>
      <w:lvlText w:val="%1.%2"/>
      <w:lvlJc w:val="left"/>
      <w:pPr>
        <w:ind w:left="734" w:hanging="45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200" w:hanging="1440"/>
      </w:pPr>
      <w:rPr>
        <w:rFonts w:cs="Times New Roman" w:hint="default"/>
      </w:rPr>
    </w:lvl>
  </w:abstractNum>
  <w:abstractNum w:abstractNumId="45" w15:restartNumberingAfterBreak="0">
    <w:nsid w:val="6CF24B57"/>
    <w:multiLevelType w:val="hybridMultilevel"/>
    <w:tmpl w:val="F276403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6" w15:restartNumberingAfterBreak="0">
    <w:nsid w:val="6DB877FF"/>
    <w:multiLevelType w:val="hybridMultilevel"/>
    <w:tmpl w:val="51AA7248"/>
    <w:lvl w:ilvl="0" w:tplc="4B08FD06">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7" w15:restartNumberingAfterBreak="0">
    <w:nsid w:val="72155F48"/>
    <w:multiLevelType w:val="hybridMultilevel"/>
    <w:tmpl w:val="446E9FA0"/>
    <w:lvl w:ilvl="0" w:tplc="5884284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8" w15:restartNumberingAfterBreak="0">
    <w:nsid w:val="745C2C62"/>
    <w:multiLevelType w:val="hybridMultilevel"/>
    <w:tmpl w:val="29DC585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9" w15:restartNumberingAfterBreak="0">
    <w:nsid w:val="76A73A47"/>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0" w15:restartNumberingAfterBreak="0">
    <w:nsid w:val="7BF82C26"/>
    <w:multiLevelType w:val="hybridMultilevel"/>
    <w:tmpl w:val="B980D87E"/>
    <w:lvl w:ilvl="0" w:tplc="10090011">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1" w15:restartNumberingAfterBreak="0">
    <w:nsid w:val="7F16466F"/>
    <w:multiLevelType w:val="hybridMultilevel"/>
    <w:tmpl w:val="2EBE772E"/>
    <w:lvl w:ilvl="0" w:tplc="6338FA90">
      <w:start w:val="1"/>
      <w:numFmt w:val="bullet"/>
      <w:lvlText w:val="-"/>
      <w:lvlJc w:val="left"/>
      <w:pPr>
        <w:ind w:left="1080" w:hanging="360"/>
      </w:pPr>
      <w:rPr>
        <w:rFonts w:ascii="Calibri" w:eastAsia="Calibri" w:hAnsi="Calibri" w:cs="Calibri"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num w:numId="1">
    <w:abstractNumId w:val="42"/>
  </w:num>
  <w:num w:numId="2">
    <w:abstractNumId w:val="0"/>
  </w:num>
  <w:num w:numId="3">
    <w:abstractNumId w:val="3"/>
  </w:num>
  <w:num w:numId="4">
    <w:abstractNumId w:val="14"/>
  </w:num>
  <w:num w:numId="5">
    <w:abstractNumId w:val="43"/>
  </w:num>
  <w:num w:numId="6">
    <w:abstractNumId w:val="28"/>
  </w:num>
  <w:num w:numId="7">
    <w:abstractNumId w:val="37"/>
  </w:num>
  <w:num w:numId="8">
    <w:abstractNumId w:val="27"/>
  </w:num>
  <w:num w:numId="9">
    <w:abstractNumId w:val="25"/>
  </w:num>
  <w:num w:numId="10">
    <w:abstractNumId w:val="34"/>
  </w:num>
  <w:num w:numId="11">
    <w:abstractNumId w:val="32"/>
  </w:num>
  <w:num w:numId="12">
    <w:abstractNumId w:val="17"/>
  </w:num>
  <w:num w:numId="13">
    <w:abstractNumId w:val="22"/>
  </w:num>
  <w:num w:numId="14">
    <w:abstractNumId w:val="44"/>
  </w:num>
  <w:num w:numId="15">
    <w:abstractNumId w:val="7"/>
  </w:num>
  <w:num w:numId="16">
    <w:abstractNumId w:val="5"/>
  </w:num>
  <w:num w:numId="17">
    <w:abstractNumId w:val="38"/>
  </w:num>
  <w:num w:numId="18">
    <w:abstractNumId w:val="24"/>
  </w:num>
  <w:num w:numId="19">
    <w:abstractNumId w:val="36"/>
  </w:num>
  <w:num w:numId="20">
    <w:abstractNumId w:val="15"/>
  </w:num>
  <w:num w:numId="21">
    <w:abstractNumId w:val="11"/>
  </w:num>
  <w:num w:numId="22">
    <w:abstractNumId w:val="21"/>
  </w:num>
  <w:num w:numId="23">
    <w:abstractNumId w:val="39"/>
  </w:num>
  <w:num w:numId="24">
    <w:abstractNumId w:val="10"/>
  </w:num>
  <w:num w:numId="25">
    <w:abstractNumId w:val="6"/>
  </w:num>
  <w:num w:numId="26">
    <w:abstractNumId w:val="12"/>
  </w:num>
  <w:num w:numId="27">
    <w:abstractNumId w:val="31"/>
  </w:num>
  <w:num w:numId="28">
    <w:abstractNumId w:val="18"/>
  </w:num>
  <w:num w:numId="29">
    <w:abstractNumId w:val="45"/>
  </w:num>
  <w:num w:numId="30">
    <w:abstractNumId w:val="19"/>
  </w:num>
  <w:num w:numId="31">
    <w:abstractNumId w:val="46"/>
  </w:num>
  <w:num w:numId="32">
    <w:abstractNumId w:val="49"/>
  </w:num>
  <w:num w:numId="33">
    <w:abstractNumId w:val="40"/>
  </w:num>
  <w:num w:numId="34">
    <w:abstractNumId w:val="48"/>
  </w:num>
  <w:num w:numId="35">
    <w:abstractNumId w:val="30"/>
  </w:num>
  <w:num w:numId="36">
    <w:abstractNumId w:val="33"/>
  </w:num>
  <w:num w:numId="37">
    <w:abstractNumId w:val="8"/>
  </w:num>
  <w:num w:numId="38">
    <w:abstractNumId w:val="13"/>
  </w:num>
  <w:num w:numId="39">
    <w:abstractNumId w:val="50"/>
  </w:num>
  <w:num w:numId="40">
    <w:abstractNumId w:val="16"/>
  </w:num>
  <w:num w:numId="41">
    <w:abstractNumId w:val="26"/>
  </w:num>
  <w:num w:numId="42">
    <w:abstractNumId w:val="4"/>
  </w:num>
  <w:num w:numId="43">
    <w:abstractNumId w:val="20"/>
  </w:num>
  <w:num w:numId="44">
    <w:abstractNumId w:val="23"/>
  </w:num>
  <w:num w:numId="45">
    <w:abstractNumId w:val="2"/>
  </w:num>
  <w:num w:numId="46">
    <w:abstractNumId w:val="29"/>
  </w:num>
  <w:num w:numId="47">
    <w:abstractNumId w:val="47"/>
  </w:num>
  <w:num w:numId="48">
    <w:abstractNumId w:val="41"/>
  </w:num>
  <w:num w:numId="49">
    <w:abstractNumId w:val="9"/>
  </w:num>
  <w:num w:numId="50">
    <w:abstractNumId w:val="35"/>
  </w:num>
  <w:num w:numId="51">
    <w:abstractNumId w:val="1"/>
  </w:num>
  <w:num w:numId="52">
    <w:abstractNumId w:val="51"/>
    <w:lvlOverride w:ilvl="0"/>
    <w:lvlOverride w:ilvl="1"/>
    <w:lvlOverride w:ilvl="2"/>
    <w:lvlOverride w:ilvl="3"/>
    <w:lvlOverride w:ilvl="4"/>
    <w:lvlOverride w:ilvl="5"/>
    <w:lvlOverride w:ilvl="6"/>
    <w:lvlOverride w:ilvl="7"/>
    <w:lvlOverride w:ilvl="8"/>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oland Matsuba">
    <w15:presenceInfo w15:providerId="AD" w15:userId="S-1-5-21-3727158924-2375465911-1683840438-41161"/>
  </w15:person>
  <w15:person w15:author="Candyse Watkinson">
    <w15:presenceInfo w15:providerId="AD" w15:userId="S-1-5-21-3727158924-2375465911-1683840438-4659"/>
  </w15:person>
  <w15:person w15:author="Stacy Schmidt">
    <w15:presenceInfo w15:providerId="AD" w15:userId="S-1-5-21-3727158924-2375465911-1683840438-17534"/>
  </w15:person>
  <w15:person w15:author="Ian Hicks">
    <w15:presenceInfo w15:providerId="AD" w15:userId="S-1-5-21-3727158924-2375465911-1683840438-385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hideGrammaticalError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trackRevisions/>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B38"/>
    <w:rsid w:val="00001CE1"/>
    <w:rsid w:val="00003E67"/>
    <w:rsid w:val="00004714"/>
    <w:rsid w:val="000058FC"/>
    <w:rsid w:val="000114DA"/>
    <w:rsid w:val="000148E1"/>
    <w:rsid w:val="00014EF6"/>
    <w:rsid w:val="000150C9"/>
    <w:rsid w:val="00015CEB"/>
    <w:rsid w:val="00016DCC"/>
    <w:rsid w:val="00020CD8"/>
    <w:rsid w:val="00022B28"/>
    <w:rsid w:val="000232FD"/>
    <w:rsid w:val="00023742"/>
    <w:rsid w:val="0002681F"/>
    <w:rsid w:val="00027288"/>
    <w:rsid w:val="00030C52"/>
    <w:rsid w:val="000324DA"/>
    <w:rsid w:val="000327B7"/>
    <w:rsid w:val="000339FB"/>
    <w:rsid w:val="00034F1B"/>
    <w:rsid w:val="000359A1"/>
    <w:rsid w:val="00035E64"/>
    <w:rsid w:val="00043C3B"/>
    <w:rsid w:val="00044B84"/>
    <w:rsid w:val="0005052A"/>
    <w:rsid w:val="00051A5A"/>
    <w:rsid w:val="00052192"/>
    <w:rsid w:val="00057679"/>
    <w:rsid w:val="00061432"/>
    <w:rsid w:val="0006162B"/>
    <w:rsid w:val="0006285C"/>
    <w:rsid w:val="00063C20"/>
    <w:rsid w:val="00064174"/>
    <w:rsid w:val="00067716"/>
    <w:rsid w:val="00067924"/>
    <w:rsid w:val="00073D2C"/>
    <w:rsid w:val="000825B8"/>
    <w:rsid w:val="00082E13"/>
    <w:rsid w:val="00083108"/>
    <w:rsid w:val="00084EA1"/>
    <w:rsid w:val="000855FA"/>
    <w:rsid w:val="00092B35"/>
    <w:rsid w:val="000963E9"/>
    <w:rsid w:val="0009641F"/>
    <w:rsid w:val="00096D96"/>
    <w:rsid w:val="00097BCA"/>
    <w:rsid w:val="000A0FC8"/>
    <w:rsid w:val="000A1A99"/>
    <w:rsid w:val="000A2ADC"/>
    <w:rsid w:val="000A3075"/>
    <w:rsid w:val="000A5396"/>
    <w:rsid w:val="000A70A0"/>
    <w:rsid w:val="000B2FC2"/>
    <w:rsid w:val="000B5A4B"/>
    <w:rsid w:val="000B6DD0"/>
    <w:rsid w:val="000C0785"/>
    <w:rsid w:val="000C410E"/>
    <w:rsid w:val="000C6C45"/>
    <w:rsid w:val="000C768D"/>
    <w:rsid w:val="000D3655"/>
    <w:rsid w:val="000D5F8A"/>
    <w:rsid w:val="000D620A"/>
    <w:rsid w:val="000D7AAE"/>
    <w:rsid w:val="000E4DB6"/>
    <w:rsid w:val="000E4ED8"/>
    <w:rsid w:val="000E5E51"/>
    <w:rsid w:val="000F6BDA"/>
    <w:rsid w:val="000F7DEC"/>
    <w:rsid w:val="00101AC2"/>
    <w:rsid w:val="00101D9A"/>
    <w:rsid w:val="001029B0"/>
    <w:rsid w:val="00104E0B"/>
    <w:rsid w:val="00106BB4"/>
    <w:rsid w:val="00111CC6"/>
    <w:rsid w:val="00115559"/>
    <w:rsid w:val="00120439"/>
    <w:rsid w:val="001207BB"/>
    <w:rsid w:val="00120C6E"/>
    <w:rsid w:val="0012713F"/>
    <w:rsid w:val="00132C36"/>
    <w:rsid w:val="001343D7"/>
    <w:rsid w:val="00134997"/>
    <w:rsid w:val="00141FE4"/>
    <w:rsid w:val="001430D5"/>
    <w:rsid w:val="0014379A"/>
    <w:rsid w:val="0014440C"/>
    <w:rsid w:val="00154143"/>
    <w:rsid w:val="001557B8"/>
    <w:rsid w:val="00155B9B"/>
    <w:rsid w:val="0015720A"/>
    <w:rsid w:val="00157FDD"/>
    <w:rsid w:val="0016489C"/>
    <w:rsid w:val="00167DCE"/>
    <w:rsid w:val="001704D9"/>
    <w:rsid w:val="00170CE0"/>
    <w:rsid w:val="00172B86"/>
    <w:rsid w:val="00177881"/>
    <w:rsid w:val="00181E8E"/>
    <w:rsid w:val="00182778"/>
    <w:rsid w:val="00184558"/>
    <w:rsid w:val="00184B1D"/>
    <w:rsid w:val="00187E6C"/>
    <w:rsid w:val="001908EF"/>
    <w:rsid w:val="00194D21"/>
    <w:rsid w:val="001A23C3"/>
    <w:rsid w:val="001A4763"/>
    <w:rsid w:val="001A6B27"/>
    <w:rsid w:val="001B0586"/>
    <w:rsid w:val="001B177A"/>
    <w:rsid w:val="001B2580"/>
    <w:rsid w:val="001B576A"/>
    <w:rsid w:val="001B578E"/>
    <w:rsid w:val="001B62FC"/>
    <w:rsid w:val="001B762A"/>
    <w:rsid w:val="001C08C4"/>
    <w:rsid w:val="001C124A"/>
    <w:rsid w:val="001C2707"/>
    <w:rsid w:val="001C2BA1"/>
    <w:rsid w:val="001C53B4"/>
    <w:rsid w:val="001C7A40"/>
    <w:rsid w:val="001D0987"/>
    <w:rsid w:val="001D4FB6"/>
    <w:rsid w:val="001D4FC3"/>
    <w:rsid w:val="001D6816"/>
    <w:rsid w:val="001E070B"/>
    <w:rsid w:val="001E6B38"/>
    <w:rsid w:val="001F24EC"/>
    <w:rsid w:val="001F2F66"/>
    <w:rsid w:val="001F3556"/>
    <w:rsid w:val="001F7379"/>
    <w:rsid w:val="001F7D75"/>
    <w:rsid w:val="00202ABB"/>
    <w:rsid w:val="00204E5C"/>
    <w:rsid w:val="002106C3"/>
    <w:rsid w:val="0021279F"/>
    <w:rsid w:val="002136F6"/>
    <w:rsid w:val="00214992"/>
    <w:rsid w:val="00217584"/>
    <w:rsid w:val="00221B60"/>
    <w:rsid w:val="00223765"/>
    <w:rsid w:val="00230C8A"/>
    <w:rsid w:val="00230F0C"/>
    <w:rsid w:val="00231C23"/>
    <w:rsid w:val="002329BD"/>
    <w:rsid w:val="00234D17"/>
    <w:rsid w:val="002363FA"/>
    <w:rsid w:val="00236B7B"/>
    <w:rsid w:val="002424C3"/>
    <w:rsid w:val="00242BAA"/>
    <w:rsid w:val="00244BBE"/>
    <w:rsid w:val="0024789A"/>
    <w:rsid w:val="00251940"/>
    <w:rsid w:val="00251D6B"/>
    <w:rsid w:val="002521B2"/>
    <w:rsid w:val="00254BB2"/>
    <w:rsid w:val="00255500"/>
    <w:rsid w:val="002555B1"/>
    <w:rsid w:val="00260DB0"/>
    <w:rsid w:val="0026104D"/>
    <w:rsid w:val="002612DA"/>
    <w:rsid w:val="00262366"/>
    <w:rsid w:val="0026497B"/>
    <w:rsid w:val="00265408"/>
    <w:rsid w:val="00274572"/>
    <w:rsid w:val="002810B8"/>
    <w:rsid w:val="0028194C"/>
    <w:rsid w:val="00285E8F"/>
    <w:rsid w:val="0028786B"/>
    <w:rsid w:val="00287AF3"/>
    <w:rsid w:val="0029202D"/>
    <w:rsid w:val="00292730"/>
    <w:rsid w:val="002950B6"/>
    <w:rsid w:val="002A2FE8"/>
    <w:rsid w:val="002B3895"/>
    <w:rsid w:val="002B41D6"/>
    <w:rsid w:val="002B523E"/>
    <w:rsid w:val="002B774E"/>
    <w:rsid w:val="002B7A18"/>
    <w:rsid w:val="002C16FC"/>
    <w:rsid w:val="002C207E"/>
    <w:rsid w:val="002C225C"/>
    <w:rsid w:val="002C4D03"/>
    <w:rsid w:val="002C64DF"/>
    <w:rsid w:val="002C6A1C"/>
    <w:rsid w:val="002C777C"/>
    <w:rsid w:val="002D1958"/>
    <w:rsid w:val="002D4574"/>
    <w:rsid w:val="002D48EC"/>
    <w:rsid w:val="002E1DFA"/>
    <w:rsid w:val="002E2ABA"/>
    <w:rsid w:val="002E6245"/>
    <w:rsid w:val="002E6CBA"/>
    <w:rsid w:val="002E7525"/>
    <w:rsid w:val="002F1580"/>
    <w:rsid w:val="002F3836"/>
    <w:rsid w:val="002F5A13"/>
    <w:rsid w:val="00301ACE"/>
    <w:rsid w:val="0031018A"/>
    <w:rsid w:val="003153E8"/>
    <w:rsid w:val="00320331"/>
    <w:rsid w:val="00323BFC"/>
    <w:rsid w:val="00325574"/>
    <w:rsid w:val="003279DE"/>
    <w:rsid w:val="00331274"/>
    <w:rsid w:val="00331416"/>
    <w:rsid w:val="003326E8"/>
    <w:rsid w:val="00332739"/>
    <w:rsid w:val="00332DAB"/>
    <w:rsid w:val="00332E86"/>
    <w:rsid w:val="003353EC"/>
    <w:rsid w:val="00337680"/>
    <w:rsid w:val="0034067C"/>
    <w:rsid w:val="00343567"/>
    <w:rsid w:val="00344E11"/>
    <w:rsid w:val="0034792B"/>
    <w:rsid w:val="003504C5"/>
    <w:rsid w:val="00355CEC"/>
    <w:rsid w:val="00356554"/>
    <w:rsid w:val="00361329"/>
    <w:rsid w:val="00362170"/>
    <w:rsid w:val="003643C6"/>
    <w:rsid w:val="00364BCF"/>
    <w:rsid w:val="00365E2B"/>
    <w:rsid w:val="00366037"/>
    <w:rsid w:val="00367F61"/>
    <w:rsid w:val="00372513"/>
    <w:rsid w:val="00375A18"/>
    <w:rsid w:val="00375E94"/>
    <w:rsid w:val="0037638B"/>
    <w:rsid w:val="00384DBD"/>
    <w:rsid w:val="00385B9D"/>
    <w:rsid w:val="00390862"/>
    <w:rsid w:val="003916E0"/>
    <w:rsid w:val="00392504"/>
    <w:rsid w:val="003930DB"/>
    <w:rsid w:val="00394A51"/>
    <w:rsid w:val="00395148"/>
    <w:rsid w:val="00396719"/>
    <w:rsid w:val="00396776"/>
    <w:rsid w:val="003976E0"/>
    <w:rsid w:val="00397B15"/>
    <w:rsid w:val="003A0D32"/>
    <w:rsid w:val="003A2111"/>
    <w:rsid w:val="003A6FDA"/>
    <w:rsid w:val="003A7B6B"/>
    <w:rsid w:val="003B7C74"/>
    <w:rsid w:val="003C1563"/>
    <w:rsid w:val="003C278E"/>
    <w:rsid w:val="003C59B5"/>
    <w:rsid w:val="003C710A"/>
    <w:rsid w:val="003C7473"/>
    <w:rsid w:val="003C76BA"/>
    <w:rsid w:val="003D3085"/>
    <w:rsid w:val="003D55AE"/>
    <w:rsid w:val="003D5984"/>
    <w:rsid w:val="003E065A"/>
    <w:rsid w:val="003E1230"/>
    <w:rsid w:val="003E21A1"/>
    <w:rsid w:val="003E3078"/>
    <w:rsid w:val="003E5E8D"/>
    <w:rsid w:val="003F1FE8"/>
    <w:rsid w:val="003F5F45"/>
    <w:rsid w:val="003F64B3"/>
    <w:rsid w:val="003F7D77"/>
    <w:rsid w:val="004002A3"/>
    <w:rsid w:val="00404198"/>
    <w:rsid w:val="00404547"/>
    <w:rsid w:val="00405F99"/>
    <w:rsid w:val="00412E07"/>
    <w:rsid w:val="00416B10"/>
    <w:rsid w:val="004179D5"/>
    <w:rsid w:val="00422291"/>
    <w:rsid w:val="00422FA7"/>
    <w:rsid w:val="0042385D"/>
    <w:rsid w:val="00424AA3"/>
    <w:rsid w:val="00425642"/>
    <w:rsid w:val="004274F3"/>
    <w:rsid w:val="00427C93"/>
    <w:rsid w:val="00430B98"/>
    <w:rsid w:val="00434783"/>
    <w:rsid w:val="004351AA"/>
    <w:rsid w:val="00435703"/>
    <w:rsid w:val="0043690C"/>
    <w:rsid w:val="00436FFF"/>
    <w:rsid w:val="004417DE"/>
    <w:rsid w:val="00443511"/>
    <w:rsid w:val="00443991"/>
    <w:rsid w:val="004441BC"/>
    <w:rsid w:val="004519EC"/>
    <w:rsid w:val="00461DE8"/>
    <w:rsid w:val="00463A27"/>
    <w:rsid w:val="004676CE"/>
    <w:rsid w:val="00467C91"/>
    <w:rsid w:val="00467EBD"/>
    <w:rsid w:val="00473645"/>
    <w:rsid w:val="00474496"/>
    <w:rsid w:val="00477C41"/>
    <w:rsid w:val="00480D28"/>
    <w:rsid w:val="004823A4"/>
    <w:rsid w:val="00482D34"/>
    <w:rsid w:val="00483904"/>
    <w:rsid w:val="004849E7"/>
    <w:rsid w:val="0049045A"/>
    <w:rsid w:val="004946F1"/>
    <w:rsid w:val="00496D3A"/>
    <w:rsid w:val="004A6987"/>
    <w:rsid w:val="004B3B12"/>
    <w:rsid w:val="004B6950"/>
    <w:rsid w:val="004C023F"/>
    <w:rsid w:val="004C502E"/>
    <w:rsid w:val="004C6296"/>
    <w:rsid w:val="004C6683"/>
    <w:rsid w:val="004D2FBE"/>
    <w:rsid w:val="004D54B5"/>
    <w:rsid w:val="004D6CEE"/>
    <w:rsid w:val="004E0256"/>
    <w:rsid w:val="004E2636"/>
    <w:rsid w:val="004E31B5"/>
    <w:rsid w:val="004E33AD"/>
    <w:rsid w:val="004E6BA0"/>
    <w:rsid w:val="004F081D"/>
    <w:rsid w:val="004F0CA2"/>
    <w:rsid w:val="004F0F29"/>
    <w:rsid w:val="004F3536"/>
    <w:rsid w:val="004F7280"/>
    <w:rsid w:val="005004DE"/>
    <w:rsid w:val="00501957"/>
    <w:rsid w:val="00505775"/>
    <w:rsid w:val="0050763B"/>
    <w:rsid w:val="005101AF"/>
    <w:rsid w:val="00512272"/>
    <w:rsid w:val="00515F21"/>
    <w:rsid w:val="00515FEC"/>
    <w:rsid w:val="005164DD"/>
    <w:rsid w:val="005206F2"/>
    <w:rsid w:val="00525905"/>
    <w:rsid w:val="0052643B"/>
    <w:rsid w:val="00527D1D"/>
    <w:rsid w:val="00530C8D"/>
    <w:rsid w:val="005320A8"/>
    <w:rsid w:val="005344E4"/>
    <w:rsid w:val="00535CA5"/>
    <w:rsid w:val="00536FC6"/>
    <w:rsid w:val="005429E6"/>
    <w:rsid w:val="00542DC5"/>
    <w:rsid w:val="0054470B"/>
    <w:rsid w:val="005452D0"/>
    <w:rsid w:val="0054612A"/>
    <w:rsid w:val="00552703"/>
    <w:rsid w:val="005527CF"/>
    <w:rsid w:val="00552F21"/>
    <w:rsid w:val="00554B7F"/>
    <w:rsid w:val="005550E2"/>
    <w:rsid w:val="00556695"/>
    <w:rsid w:val="00556E1E"/>
    <w:rsid w:val="0056210A"/>
    <w:rsid w:val="005624DD"/>
    <w:rsid w:val="00562855"/>
    <w:rsid w:val="00563144"/>
    <w:rsid w:val="00564D66"/>
    <w:rsid w:val="0057040A"/>
    <w:rsid w:val="005725A1"/>
    <w:rsid w:val="005749EE"/>
    <w:rsid w:val="00575741"/>
    <w:rsid w:val="00576F04"/>
    <w:rsid w:val="00580D7A"/>
    <w:rsid w:val="0058394B"/>
    <w:rsid w:val="00584CF3"/>
    <w:rsid w:val="0058587F"/>
    <w:rsid w:val="00585913"/>
    <w:rsid w:val="00590BE3"/>
    <w:rsid w:val="00591FCD"/>
    <w:rsid w:val="00593347"/>
    <w:rsid w:val="00594089"/>
    <w:rsid w:val="005A3391"/>
    <w:rsid w:val="005A399C"/>
    <w:rsid w:val="005A5438"/>
    <w:rsid w:val="005A58ED"/>
    <w:rsid w:val="005A7424"/>
    <w:rsid w:val="005B0C03"/>
    <w:rsid w:val="005B17A1"/>
    <w:rsid w:val="005B5085"/>
    <w:rsid w:val="005C0FC3"/>
    <w:rsid w:val="005C11A7"/>
    <w:rsid w:val="005C5DE6"/>
    <w:rsid w:val="005D296C"/>
    <w:rsid w:val="005E3F29"/>
    <w:rsid w:val="005E52A1"/>
    <w:rsid w:val="005E5393"/>
    <w:rsid w:val="005E6831"/>
    <w:rsid w:val="005F2894"/>
    <w:rsid w:val="005F5049"/>
    <w:rsid w:val="005F71B5"/>
    <w:rsid w:val="00602EF0"/>
    <w:rsid w:val="00603F05"/>
    <w:rsid w:val="00605B77"/>
    <w:rsid w:val="00606C29"/>
    <w:rsid w:val="00610BD0"/>
    <w:rsid w:val="0062034D"/>
    <w:rsid w:val="006208E8"/>
    <w:rsid w:val="006218FA"/>
    <w:rsid w:val="00622441"/>
    <w:rsid w:val="00622981"/>
    <w:rsid w:val="0062449B"/>
    <w:rsid w:val="00624DF8"/>
    <w:rsid w:val="00631405"/>
    <w:rsid w:val="00634AD7"/>
    <w:rsid w:val="00635003"/>
    <w:rsid w:val="00637A37"/>
    <w:rsid w:val="00637E9C"/>
    <w:rsid w:val="006441D7"/>
    <w:rsid w:val="00644DAF"/>
    <w:rsid w:val="0064646E"/>
    <w:rsid w:val="00646F14"/>
    <w:rsid w:val="00647E28"/>
    <w:rsid w:val="00651880"/>
    <w:rsid w:val="00651D4D"/>
    <w:rsid w:val="00654046"/>
    <w:rsid w:val="006574DA"/>
    <w:rsid w:val="00662402"/>
    <w:rsid w:val="00663531"/>
    <w:rsid w:val="00667AA5"/>
    <w:rsid w:val="00672FF2"/>
    <w:rsid w:val="00673089"/>
    <w:rsid w:val="0067401E"/>
    <w:rsid w:val="006759C9"/>
    <w:rsid w:val="00677F11"/>
    <w:rsid w:val="00683BB0"/>
    <w:rsid w:val="00683FD9"/>
    <w:rsid w:val="0068444C"/>
    <w:rsid w:val="00685106"/>
    <w:rsid w:val="00686627"/>
    <w:rsid w:val="0068758C"/>
    <w:rsid w:val="00687E28"/>
    <w:rsid w:val="00690CFD"/>
    <w:rsid w:val="0069189D"/>
    <w:rsid w:val="00691F94"/>
    <w:rsid w:val="0069245D"/>
    <w:rsid w:val="00694689"/>
    <w:rsid w:val="006948D3"/>
    <w:rsid w:val="0069525F"/>
    <w:rsid w:val="0069555E"/>
    <w:rsid w:val="006974E6"/>
    <w:rsid w:val="006A0961"/>
    <w:rsid w:val="006A09C9"/>
    <w:rsid w:val="006A22E9"/>
    <w:rsid w:val="006A657B"/>
    <w:rsid w:val="006A6743"/>
    <w:rsid w:val="006A6C98"/>
    <w:rsid w:val="006A7C4F"/>
    <w:rsid w:val="006B1831"/>
    <w:rsid w:val="006B341A"/>
    <w:rsid w:val="006B4069"/>
    <w:rsid w:val="006B556E"/>
    <w:rsid w:val="006B729E"/>
    <w:rsid w:val="006C461C"/>
    <w:rsid w:val="006C6324"/>
    <w:rsid w:val="006C7B38"/>
    <w:rsid w:val="006D0919"/>
    <w:rsid w:val="006D1036"/>
    <w:rsid w:val="006D1B4E"/>
    <w:rsid w:val="006D28E7"/>
    <w:rsid w:val="006D2F3F"/>
    <w:rsid w:val="006D374C"/>
    <w:rsid w:val="006D50EC"/>
    <w:rsid w:val="006E0242"/>
    <w:rsid w:val="006E23DF"/>
    <w:rsid w:val="006E4B7B"/>
    <w:rsid w:val="006E7D2F"/>
    <w:rsid w:val="006F2302"/>
    <w:rsid w:val="006F2F31"/>
    <w:rsid w:val="006F52F9"/>
    <w:rsid w:val="006F7B0A"/>
    <w:rsid w:val="0070012B"/>
    <w:rsid w:val="00701017"/>
    <w:rsid w:val="007046A5"/>
    <w:rsid w:val="0070574D"/>
    <w:rsid w:val="00705ED7"/>
    <w:rsid w:val="00706723"/>
    <w:rsid w:val="0070796F"/>
    <w:rsid w:val="00710CCD"/>
    <w:rsid w:val="007116BE"/>
    <w:rsid w:val="007172D6"/>
    <w:rsid w:val="0071798E"/>
    <w:rsid w:val="00717E3B"/>
    <w:rsid w:val="007216BD"/>
    <w:rsid w:val="0072393E"/>
    <w:rsid w:val="007248C4"/>
    <w:rsid w:val="00730257"/>
    <w:rsid w:val="00730901"/>
    <w:rsid w:val="0073239F"/>
    <w:rsid w:val="0073293F"/>
    <w:rsid w:val="0073343B"/>
    <w:rsid w:val="00735545"/>
    <w:rsid w:val="00737025"/>
    <w:rsid w:val="007438D9"/>
    <w:rsid w:val="00745D68"/>
    <w:rsid w:val="00746B94"/>
    <w:rsid w:val="00746E66"/>
    <w:rsid w:val="00747E1F"/>
    <w:rsid w:val="007501EF"/>
    <w:rsid w:val="007506EA"/>
    <w:rsid w:val="00756542"/>
    <w:rsid w:val="00756F91"/>
    <w:rsid w:val="00757361"/>
    <w:rsid w:val="00762A44"/>
    <w:rsid w:val="0076415A"/>
    <w:rsid w:val="00770A6C"/>
    <w:rsid w:val="0077558B"/>
    <w:rsid w:val="00780AA8"/>
    <w:rsid w:val="00780EC0"/>
    <w:rsid w:val="007845B8"/>
    <w:rsid w:val="007855DE"/>
    <w:rsid w:val="007868EA"/>
    <w:rsid w:val="00790241"/>
    <w:rsid w:val="007902E6"/>
    <w:rsid w:val="00793F43"/>
    <w:rsid w:val="007970A8"/>
    <w:rsid w:val="007A0B0E"/>
    <w:rsid w:val="007A2B7E"/>
    <w:rsid w:val="007A3E1E"/>
    <w:rsid w:val="007A415B"/>
    <w:rsid w:val="007A54D5"/>
    <w:rsid w:val="007A7857"/>
    <w:rsid w:val="007B190B"/>
    <w:rsid w:val="007B2816"/>
    <w:rsid w:val="007B4475"/>
    <w:rsid w:val="007B6B63"/>
    <w:rsid w:val="007B7C22"/>
    <w:rsid w:val="007C40B1"/>
    <w:rsid w:val="007C7545"/>
    <w:rsid w:val="007D0884"/>
    <w:rsid w:val="007D4327"/>
    <w:rsid w:val="007D5FE9"/>
    <w:rsid w:val="007E2B95"/>
    <w:rsid w:val="007E3084"/>
    <w:rsid w:val="007E4604"/>
    <w:rsid w:val="007E4615"/>
    <w:rsid w:val="007E60D2"/>
    <w:rsid w:val="007E6ECF"/>
    <w:rsid w:val="007E785D"/>
    <w:rsid w:val="007F11B0"/>
    <w:rsid w:val="007F52AE"/>
    <w:rsid w:val="007F5607"/>
    <w:rsid w:val="007F73BB"/>
    <w:rsid w:val="00806EC9"/>
    <w:rsid w:val="00811B15"/>
    <w:rsid w:val="0081350C"/>
    <w:rsid w:val="008136ED"/>
    <w:rsid w:val="00815807"/>
    <w:rsid w:val="008170E4"/>
    <w:rsid w:val="008221DA"/>
    <w:rsid w:val="00831AB4"/>
    <w:rsid w:val="00832D2D"/>
    <w:rsid w:val="008400F3"/>
    <w:rsid w:val="0084117B"/>
    <w:rsid w:val="00841742"/>
    <w:rsid w:val="00845387"/>
    <w:rsid w:val="00847C8F"/>
    <w:rsid w:val="008504B5"/>
    <w:rsid w:val="008515D2"/>
    <w:rsid w:val="0085354D"/>
    <w:rsid w:val="008536E4"/>
    <w:rsid w:val="00853A04"/>
    <w:rsid w:val="00854857"/>
    <w:rsid w:val="00855308"/>
    <w:rsid w:val="00857139"/>
    <w:rsid w:val="00861879"/>
    <w:rsid w:val="008638ED"/>
    <w:rsid w:val="00864493"/>
    <w:rsid w:val="00866CAB"/>
    <w:rsid w:val="0087054F"/>
    <w:rsid w:val="00870665"/>
    <w:rsid w:val="0087578D"/>
    <w:rsid w:val="008771E9"/>
    <w:rsid w:val="00877E78"/>
    <w:rsid w:val="00877EEF"/>
    <w:rsid w:val="008820FA"/>
    <w:rsid w:val="008833AA"/>
    <w:rsid w:val="0088400B"/>
    <w:rsid w:val="008867D1"/>
    <w:rsid w:val="00890266"/>
    <w:rsid w:val="00890FD8"/>
    <w:rsid w:val="008926A5"/>
    <w:rsid w:val="00892E17"/>
    <w:rsid w:val="00893E24"/>
    <w:rsid w:val="00894293"/>
    <w:rsid w:val="00895ED7"/>
    <w:rsid w:val="008A283D"/>
    <w:rsid w:val="008A60DA"/>
    <w:rsid w:val="008B0D37"/>
    <w:rsid w:val="008B0ED2"/>
    <w:rsid w:val="008B38F6"/>
    <w:rsid w:val="008B4622"/>
    <w:rsid w:val="008B57B1"/>
    <w:rsid w:val="008B7552"/>
    <w:rsid w:val="008C1E85"/>
    <w:rsid w:val="008C225B"/>
    <w:rsid w:val="008C2386"/>
    <w:rsid w:val="008C391B"/>
    <w:rsid w:val="008C3E7E"/>
    <w:rsid w:val="008C6D2D"/>
    <w:rsid w:val="008C73F0"/>
    <w:rsid w:val="008D747F"/>
    <w:rsid w:val="008E2D6F"/>
    <w:rsid w:val="008E638E"/>
    <w:rsid w:val="008E6754"/>
    <w:rsid w:val="008E7E2B"/>
    <w:rsid w:val="008F2E68"/>
    <w:rsid w:val="008F38E4"/>
    <w:rsid w:val="008F7C6C"/>
    <w:rsid w:val="009018A9"/>
    <w:rsid w:val="0090381D"/>
    <w:rsid w:val="009055DE"/>
    <w:rsid w:val="00907AA5"/>
    <w:rsid w:val="00912ED8"/>
    <w:rsid w:val="009135D7"/>
    <w:rsid w:val="009239F9"/>
    <w:rsid w:val="009241F4"/>
    <w:rsid w:val="0093046E"/>
    <w:rsid w:val="00932810"/>
    <w:rsid w:val="00932EF1"/>
    <w:rsid w:val="00936C69"/>
    <w:rsid w:val="009371F4"/>
    <w:rsid w:val="00940508"/>
    <w:rsid w:val="00942441"/>
    <w:rsid w:val="00942900"/>
    <w:rsid w:val="00944D2B"/>
    <w:rsid w:val="00945400"/>
    <w:rsid w:val="00946E1F"/>
    <w:rsid w:val="009517F2"/>
    <w:rsid w:val="0095206A"/>
    <w:rsid w:val="00953CF7"/>
    <w:rsid w:val="00955208"/>
    <w:rsid w:val="00956D52"/>
    <w:rsid w:val="00957EFE"/>
    <w:rsid w:val="00962800"/>
    <w:rsid w:val="00963B3E"/>
    <w:rsid w:val="009653FE"/>
    <w:rsid w:val="00965670"/>
    <w:rsid w:val="00966DF2"/>
    <w:rsid w:val="00967524"/>
    <w:rsid w:val="00970B60"/>
    <w:rsid w:val="00973215"/>
    <w:rsid w:val="00975759"/>
    <w:rsid w:val="00977AFD"/>
    <w:rsid w:val="00981907"/>
    <w:rsid w:val="00981F09"/>
    <w:rsid w:val="009853C8"/>
    <w:rsid w:val="009877B9"/>
    <w:rsid w:val="00997488"/>
    <w:rsid w:val="009A0DDA"/>
    <w:rsid w:val="009A148E"/>
    <w:rsid w:val="009A1F26"/>
    <w:rsid w:val="009A237D"/>
    <w:rsid w:val="009A3DD6"/>
    <w:rsid w:val="009A4CE5"/>
    <w:rsid w:val="009A5A4D"/>
    <w:rsid w:val="009A7E89"/>
    <w:rsid w:val="009B048E"/>
    <w:rsid w:val="009B0B3E"/>
    <w:rsid w:val="009B0EEF"/>
    <w:rsid w:val="009B1700"/>
    <w:rsid w:val="009B2879"/>
    <w:rsid w:val="009C3C8C"/>
    <w:rsid w:val="009C582A"/>
    <w:rsid w:val="009C6763"/>
    <w:rsid w:val="009D22DF"/>
    <w:rsid w:val="009D2D78"/>
    <w:rsid w:val="009D3104"/>
    <w:rsid w:val="009D4159"/>
    <w:rsid w:val="009D5446"/>
    <w:rsid w:val="009D5C09"/>
    <w:rsid w:val="009D79B7"/>
    <w:rsid w:val="009E041D"/>
    <w:rsid w:val="009E2650"/>
    <w:rsid w:val="009F00A3"/>
    <w:rsid w:val="00A009F8"/>
    <w:rsid w:val="00A015E1"/>
    <w:rsid w:val="00A034F4"/>
    <w:rsid w:val="00A06257"/>
    <w:rsid w:val="00A06D57"/>
    <w:rsid w:val="00A10866"/>
    <w:rsid w:val="00A15BE6"/>
    <w:rsid w:val="00A1623F"/>
    <w:rsid w:val="00A170D8"/>
    <w:rsid w:val="00A202BD"/>
    <w:rsid w:val="00A21363"/>
    <w:rsid w:val="00A241E1"/>
    <w:rsid w:val="00A25A46"/>
    <w:rsid w:val="00A26FBB"/>
    <w:rsid w:val="00A27E46"/>
    <w:rsid w:val="00A344E7"/>
    <w:rsid w:val="00A35131"/>
    <w:rsid w:val="00A355FA"/>
    <w:rsid w:val="00A368F7"/>
    <w:rsid w:val="00A37F15"/>
    <w:rsid w:val="00A40CE0"/>
    <w:rsid w:val="00A42651"/>
    <w:rsid w:val="00A431E2"/>
    <w:rsid w:val="00A43B47"/>
    <w:rsid w:val="00A5055A"/>
    <w:rsid w:val="00A53C61"/>
    <w:rsid w:val="00A54081"/>
    <w:rsid w:val="00A54801"/>
    <w:rsid w:val="00A56710"/>
    <w:rsid w:val="00A577BF"/>
    <w:rsid w:val="00A61AF5"/>
    <w:rsid w:val="00A62C80"/>
    <w:rsid w:val="00A64F89"/>
    <w:rsid w:val="00A650E3"/>
    <w:rsid w:val="00A66401"/>
    <w:rsid w:val="00A72B0F"/>
    <w:rsid w:val="00A76053"/>
    <w:rsid w:val="00A864CB"/>
    <w:rsid w:val="00A90282"/>
    <w:rsid w:val="00A924BC"/>
    <w:rsid w:val="00A9261C"/>
    <w:rsid w:val="00A935F0"/>
    <w:rsid w:val="00AA3B4B"/>
    <w:rsid w:val="00AA6D61"/>
    <w:rsid w:val="00AA6EBB"/>
    <w:rsid w:val="00AB1272"/>
    <w:rsid w:val="00AB1CD0"/>
    <w:rsid w:val="00AB26B6"/>
    <w:rsid w:val="00AB29C6"/>
    <w:rsid w:val="00AB3408"/>
    <w:rsid w:val="00AB47E4"/>
    <w:rsid w:val="00AB4E05"/>
    <w:rsid w:val="00AB5ADD"/>
    <w:rsid w:val="00AC0F9D"/>
    <w:rsid w:val="00AC2034"/>
    <w:rsid w:val="00AC5C62"/>
    <w:rsid w:val="00AC72AC"/>
    <w:rsid w:val="00AD15AD"/>
    <w:rsid w:val="00AD1F09"/>
    <w:rsid w:val="00AD2C31"/>
    <w:rsid w:val="00AD588F"/>
    <w:rsid w:val="00AD6D3C"/>
    <w:rsid w:val="00AE0140"/>
    <w:rsid w:val="00AE4D01"/>
    <w:rsid w:val="00AF2D12"/>
    <w:rsid w:val="00AF2DBB"/>
    <w:rsid w:val="00AF5483"/>
    <w:rsid w:val="00AF60A0"/>
    <w:rsid w:val="00B00181"/>
    <w:rsid w:val="00B0244D"/>
    <w:rsid w:val="00B10F55"/>
    <w:rsid w:val="00B13605"/>
    <w:rsid w:val="00B137CA"/>
    <w:rsid w:val="00B14114"/>
    <w:rsid w:val="00B156F2"/>
    <w:rsid w:val="00B15FCD"/>
    <w:rsid w:val="00B171B7"/>
    <w:rsid w:val="00B204C9"/>
    <w:rsid w:val="00B20EE7"/>
    <w:rsid w:val="00B21B26"/>
    <w:rsid w:val="00B23007"/>
    <w:rsid w:val="00B23AE2"/>
    <w:rsid w:val="00B249AE"/>
    <w:rsid w:val="00B268D3"/>
    <w:rsid w:val="00B33D0B"/>
    <w:rsid w:val="00B344F2"/>
    <w:rsid w:val="00B34EDF"/>
    <w:rsid w:val="00B34F65"/>
    <w:rsid w:val="00B3539B"/>
    <w:rsid w:val="00B3594C"/>
    <w:rsid w:val="00B37D70"/>
    <w:rsid w:val="00B41868"/>
    <w:rsid w:val="00B4208A"/>
    <w:rsid w:val="00B4270C"/>
    <w:rsid w:val="00B4273E"/>
    <w:rsid w:val="00B511F5"/>
    <w:rsid w:val="00B518D4"/>
    <w:rsid w:val="00B51D2A"/>
    <w:rsid w:val="00B52A89"/>
    <w:rsid w:val="00B5341E"/>
    <w:rsid w:val="00B563B5"/>
    <w:rsid w:val="00B563FB"/>
    <w:rsid w:val="00B57263"/>
    <w:rsid w:val="00B61C55"/>
    <w:rsid w:val="00B62BB8"/>
    <w:rsid w:val="00B64082"/>
    <w:rsid w:val="00B6442F"/>
    <w:rsid w:val="00B650D3"/>
    <w:rsid w:val="00B67A47"/>
    <w:rsid w:val="00B70316"/>
    <w:rsid w:val="00B717DB"/>
    <w:rsid w:val="00B74806"/>
    <w:rsid w:val="00B76BB1"/>
    <w:rsid w:val="00B77123"/>
    <w:rsid w:val="00B77FB9"/>
    <w:rsid w:val="00B81FCE"/>
    <w:rsid w:val="00B8493E"/>
    <w:rsid w:val="00B9232D"/>
    <w:rsid w:val="00B933D7"/>
    <w:rsid w:val="00B9505B"/>
    <w:rsid w:val="00B97561"/>
    <w:rsid w:val="00BA0DF1"/>
    <w:rsid w:val="00BA316A"/>
    <w:rsid w:val="00BA3501"/>
    <w:rsid w:val="00BA3D49"/>
    <w:rsid w:val="00BA6023"/>
    <w:rsid w:val="00BB29D9"/>
    <w:rsid w:val="00BB3DE4"/>
    <w:rsid w:val="00BB40E8"/>
    <w:rsid w:val="00BB5346"/>
    <w:rsid w:val="00BB5B7F"/>
    <w:rsid w:val="00BC188A"/>
    <w:rsid w:val="00BC1AE9"/>
    <w:rsid w:val="00BC2AD1"/>
    <w:rsid w:val="00BD2205"/>
    <w:rsid w:val="00BD2AD3"/>
    <w:rsid w:val="00BD50C5"/>
    <w:rsid w:val="00BE1D03"/>
    <w:rsid w:val="00BE5600"/>
    <w:rsid w:val="00BE6A09"/>
    <w:rsid w:val="00BF01AD"/>
    <w:rsid w:val="00BF1248"/>
    <w:rsid w:val="00BF207E"/>
    <w:rsid w:val="00BF2AA4"/>
    <w:rsid w:val="00BF3B38"/>
    <w:rsid w:val="00BF4394"/>
    <w:rsid w:val="00BF5219"/>
    <w:rsid w:val="00C00086"/>
    <w:rsid w:val="00C01161"/>
    <w:rsid w:val="00C027EB"/>
    <w:rsid w:val="00C07510"/>
    <w:rsid w:val="00C12356"/>
    <w:rsid w:val="00C13689"/>
    <w:rsid w:val="00C22BF9"/>
    <w:rsid w:val="00C256FF"/>
    <w:rsid w:val="00C2672A"/>
    <w:rsid w:val="00C3541D"/>
    <w:rsid w:val="00C40914"/>
    <w:rsid w:val="00C50CD6"/>
    <w:rsid w:val="00C51575"/>
    <w:rsid w:val="00C524A1"/>
    <w:rsid w:val="00C52FFA"/>
    <w:rsid w:val="00C532BE"/>
    <w:rsid w:val="00C60E68"/>
    <w:rsid w:val="00C70999"/>
    <w:rsid w:val="00C72E7B"/>
    <w:rsid w:val="00C754DD"/>
    <w:rsid w:val="00C757FB"/>
    <w:rsid w:val="00C85090"/>
    <w:rsid w:val="00C944E9"/>
    <w:rsid w:val="00C94AFF"/>
    <w:rsid w:val="00CA1329"/>
    <w:rsid w:val="00CA1E1F"/>
    <w:rsid w:val="00CA357E"/>
    <w:rsid w:val="00CA3732"/>
    <w:rsid w:val="00CA43B8"/>
    <w:rsid w:val="00CA4B7C"/>
    <w:rsid w:val="00CA53B7"/>
    <w:rsid w:val="00CA5444"/>
    <w:rsid w:val="00CA6472"/>
    <w:rsid w:val="00CB22F9"/>
    <w:rsid w:val="00CB44E5"/>
    <w:rsid w:val="00CB54DF"/>
    <w:rsid w:val="00CC2120"/>
    <w:rsid w:val="00CC27DF"/>
    <w:rsid w:val="00CC73E6"/>
    <w:rsid w:val="00CD168E"/>
    <w:rsid w:val="00CD23F7"/>
    <w:rsid w:val="00CD3FC4"/>
    <w:rsid w:val="00CD7C4D"/>
    <w:rsid w:val="00CE0A63"/>
    <w:rsid w:val="00CE0CD5"/>
    <w:rsid w:val="00CE2B5E"/>
    <w:rsid w:val="00CE3705"/>
    <w:rsid w:val="00CE3E49"/>
    <w:rsid w:val="00CF27F9"/>
    <w:rsid w:val="00CF34AE"/>
    <w:rsid w:val="00CF3D51"/>
    <w:rsid w:val="00D01B34"/>
    <w:rsid w:val="00D103D5"/>
    <w:rsid w:val="00D13A8A"/>
    <w:rsid w:val="00D16A81"/>
    <w:rsid w:val="00D17C11"/>
    <w:rsid w:val="00D21D56"/>
    <w:rsid w:val="00D228BA"/>
    <w:rsid w:val="00D2337B"/>
    <w:rsid w:val="00D27100"/>
    <w:rsid w:val="00D27920"/>
    <w:rsid w:val="00D27DA5"/>
    <w:rsid w:val="00D31BB2"/>
    <w:rsid w:val="00D329F1"/>
    <w:rsid w:val="00D34477"/>
    <w:rsid w:val="00D458D2"/>
    <w:rsid w:val="00D4626D"/>
    <w:rsid w:val="00D4641D"/>
    <w:rsid w:val="00D52AE6"/>
    <w:rsid w:val="00D570FA"/>
    <w:rsid w:val="00D57282"/>
    <w:rsid w:val="00D601AA"/>
    <w:rsid w:val="00D604CD"/>
    <w:rsid w:val="00D62341"/>
    <w:rsid w:val="00D6315B"/>
    <w:rsid w:val="00D63C12"/>
    <w:rsid w:val="00D64739"/>
    <w:rsid w:val="00D66B54"/>
    <w:rsid w:val="00D679C3"/>
    <w:rsid w:val="00D67A83"/>
    <w:rsid w:val="00D712F4"/>
    <w:rsid w:val="00D737A5"/>
    <w:rsid w:val="00D74BF6"/>
    <w:rsid w:val="00D813B7"/>
    <w:rsid w:val="00D8336F"/>
    <w:rsid w:val="00D83932"/>
    <w:rsid w:val="00D8427C"/>
    <w:rsid w:val="00D84526"/>
    <w:rsid w:val="00D8461F"/>
    <w:rsid w:val="00D8582D"/>
    <w:rsid w:val="00D916EE"/>
    <w:rsid w:val="00D918DA"/>
    <w:rsid w:val="00D92D2F"/>
    <w:rsid w:val="00D93434"/>
    <w:rsid w:val="00D96EC4"/>
    <w:rsid w:val="00D97C65"/>
    <w:rsid w:val="00D97EE2"/>
    <w:rsid w:val="00DA0F8B"/>
    <w:rsid w:val="00DA15B5"/>
    <w:rsid w:val="00DA351B"/>
    <w:rsid w:val="00DA63C6"/>
    <w:rsid w:val="00DB0A7A"/>
    <w:rsid w:val="00DB26B5"/>
    <w:rsid w:val="00DB6D75"/>
    <w:rsid w:val="00DC23CC"/>
    <w:rsid w:val="00DC3980"/>
    <w:rsid w:val="00DC614F"/>
    <w:rsid w:val="00DC620E"/>
    <w:rsid w:val="00DD03F5"/>
    <w:rsid w:val="00DD39F0"/>
    <w:rsid w:val="00DD4406"/>
    <w:rsid w:val="00DE0CBC"/>
    <w:rsid w:val="00DE1352"/>
    <w:rsid w:val="00DE1F5C"/>
    <w:rsid w:val="00DE2994"/>
    <w:rsid w:val="00DE475C"/>
    <w:rsid w:val="00DF0698"/>
    <w:rsid w:val="00DF0C8C"/>
    <w:rsid w:val="00DF11E9"/>
    <w:rsid w:val="00DF25F0"/>
    <w:rsid w:val="00DF3C1D"/>
    <w:rsid w:val="00E05D84"/>
    <w:rsid w:val="00E06A4F"/>
    <w:rsid w:val="00E14146"/>
    <w:rsid w:val="00E215BE"/>
    <w:rsid w:val="00E21DB5"/>
    <w:rsid w:val="00E228B4"/>
    <w:rsid w:val="00E268F8"/>
    <w:rsid w:val="00E26FC5"/>
    <w:rsid w:val="00E3157F"/>
    <w:rsid w:val="00E31B38"/>
    <w:rsid w:val="00E31FAC"/>
    <w:rsid w:val="00E34BAC"/>
    <w:rsid w:val="00E376D5"/>
    <w:rsid w:val="00E45F49"/>
    <w:rsid w:val="00E475B7"/>
    <w:rsid w:val="00E504B0"/>
    <w:rsid w:val="00E504D3"/>
    <w:rsid w:val="00E5178D"/>
    <w:rsid w:val="00E52006"/>
    <w:rsid w:val="00E607BB"/>
    <w:rsid w:val="00E7142B"/>
    <w:rsid w:val="00E72E00"/>
    <w:rsid w:val="00E81693"/>
    <w:rsid w:val="00E84B38"/>
    <w:rsid w:val="00E84BD2"/>
    <w:rsid w:val="00E85A60"/>
    <w:rsid w:val="00E85D58"/>
    <w:rsid w:val="00E917B4"/>
    <w:rsid w:val="00E91ED5"/>
    <w:rsid w:val="00E9258C"/>
    <w:rsid w:val="00E928EB"/>
    <w:rsid w:val="00E9372E"/>
    <w:rsid w:val="00E94817"/>
    <w:rsid w:val="00E95EB8"/>
    <w:rsid w:val="00E974FA"/>
    <w:rsid w:val="00EA1D87"/>
    <w:rsid w:val="00EA22A5"/>
    <w:rsid w:val="00EA24A5"/>
    <w:rsid w:val="00EA328E"/>
    <w:rsid w:val="00EA4742"/>
    <w:rsid w:val="00EA7A8F"/>
    <w:rsid w:val="00EB53D2"/>
    <w:rsid w:val="00EC583A"/>
    <w:rsid w:val="00EC6A77"/>
    <w:rsid w:val="00EC6B9A"/>
    <w:rsid w:val="00ED2DB6"/>
    <w:rsid w:val="00EE1DC5"/>
    <w:rsid w:val="00EE3C42"/>
    <w:rsid w:val="00EE4C5A"/>
    <w:rsid w:val="00EE5C09"/>
    <w:rsid w:val="00EE60E3"/>
    <w:rsid w:val="00EE707B"/>
    <w:rsid w:val="00EE7BDD"/>
    <w:rsid w:val="00EF089D"/>
    <w:rsid w:val="00EF3F25"/>
    <w:rsid w:val="00EF7555"/>
    <w:rsid w:val="00EF7FF7"/>
    <w:rsid w:val="00F00D71"/>
    <w:rsid w:val="00F0160B"/>
    <w:rsid w:val="00F04463"/>
    <w:rsid w:val="00F04C69"/>
    <w:rsid w:val="00F06020"/>
    <w:rsid w:val="00F11CEC"/>
    <w:rsid w:val="00F13C15"/>
    <w:rsid w:val="00F13D42"/>
    <w:rsid w:val="00F17E42"/>
    <w:rsid w:val="00F224A6"/>
    <w:rsid w:val="00F22CE5"/>
    <w:rsid w:val="00F27B69"/>
    <w:rsid w:val="00F33E67"/>
    <w:rsid w:val="00F36A3B"/>
    <w:rsid w:val="00F37E93"/>
    <w:rsid w:val="00F41D96"/>
    <w:rsid w:val="00F553D5"/>
    <w:rsid w:val="00F556DF"/>
    <w:rsid w:val="00F5639B"/>
    <w:rsid w:val="00F56959"/>
    <w:rsid w:val="00F603F7"/>
    <w:rsid w:val="00F621C6"/>
    <w:rsid w:val="00F628FC"/>
    <w:rsid w:val="00F66A67"/>
    <w:rsid w:val="00F67028"/>
    <w:rsid w:val="00F7154B"/>
    <w:rsid w:val="00F71598"/>
    <w:rsid w:val="00F80C40"/>
    <w:rsid w:val="00F81697"/>
    <w:rsid w:val="00F840A3"/>
    <w:rsid w:val="00F85283"/>
    <w:rsid w:val="00F86F73"/>
    <w:rsid w:val="00F9294E"/>
    <w:rsid w:val="00F96A95"/>
    <w:rsid w:val="00F96EF1"/>
    <w:rsid w:val="00FA0FF0"/>
    <w:rsid w:val="00FA2089"/>
    <w:rsid w:val="00FA607B"/>
    <w:rsid w:val="00FA689A"/>
    <w:rsid w:val="00FB07F0"/>
    <w:rsid w:val="00FB099C"/>
    <w:rsid w:val="00FB1179"/>
    <w:rsid w:val="00FB1A0F"/>
    <w:rsid w:val="00FB673F"/>
    <w:rsid w:val="00FC0A7C"/>
    <w:rsid w:val="00FC10C1"/>
    <w:rsid w:val="00FC67D4"/>
    <w:rsid w:val="00FC7AE9"/>
    <w:rsid w:val="00FC7C4F"/>
    <w:rsid w:val="00FC7F80"/>
    <w:rsid w:val="00FD06CF"/>
    <w:rsid w:val="00FD0A35"/>
    <w:rsid w:val="00FD2BEE"/>
    <w:rsid w:val="00FE08AE"/>
    <w:rsid w:val="00FE1587"/>
    <w:rsid w:val="00FE302D"/>
    <w:rsid w:val="00FE398E"/>
    <w:rsid w:val="00FE51F0"/>
    <w:rsid w:val="00FE5700"/>
    <w:rsid w:val="00FE5A8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5525C82F"/>
  <w15:docId w15:val="{14FA2194-EBDA-4FDC-9D6C-646F3A765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1207BB"/>
    <w:pPr>
      <w:spacing w:before="2000" w:after="0" w:line="240" w:lineRule="auto"/>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1207BB"/>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B4270C"/>
    <w:pPr>
      <w:spacing w:after="0" w:line="240" w:lineRule="auto"/>
    </w:pPr>
    <w:rPr>
      <w:rFonts w:asciiTheme="majorHAnsi" w:hAnsiTheme="majorHAnsi" w:cstheme="majorHAnsi"/>
      <w:color w:val="808474" w:themeColor="accent6" w:themeShade="BF"/>
      <w:spacing w:val="-10"/>
      <w:kern w:val="64"/>
      <w:sz w:val="40"/>
      <w:szCs w:val="4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6"/>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6"/>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F66A67"/>
    <w:pPr>
      <w:tabs>
        <w:tab w:val="left" w:pos="880"/>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1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13"/>
      </w:numPr>
      <w:ind w:left="788" w:hanging="357"/>
    </w:pPr>
  </w:style>
  <w:style w:type="paragraph" w:customStyle="1" w:styleId="Bullets">
    <w:name w:val="Bullets"/>
    <w:basedOn w:val="ListBullet"/>
    <w:link w:val="BulletsChar"/>
    <w:qFormat/>
    <w:rsid w:val="000D3655"/>
    <w:pPr>
      <w:numPr>
        <w:numId w:val="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1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1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styleId="NoSpacing">
    <w:name w:val="No Spacing"/>
    <w:uiPriority w:val="1"/>
    <w:qFormat/>
    <w:rsid w:val="00857139"/>
    <w:pPr>
      <w:spacing w:after="0" w:line="240" w:lineRule="auto"/>
    </w:pPr>
    <w:rPr>
      <w:rFonts w:eastAsiaTheme="minorHAnsi"/>
      <w:lang w:eastAsia="en-US"/>
    </w:rPr>
  </w:style>
  <w:style w:type="table" w:styleId="ListTable3-Accent6">
    <w:name w:val="List Table 3 Accent 6"/>
    <w:basedOn w:val="TableNormal"/>
    <w:uiPriority w:val="48"/>
    <w:rsid w:val="00A241E1"/>
    <w:pPr>
      <w:spacing w:after="0" w:line="240" w:lineRule="auto"/>
    </w:pPr>
    <w:tblPr>
      <w:tblStyleRowBandSize w:val="1"/>
      <w:tblStyleColBandSize w:val="1"/>
      <w:tblBorders>
        <w:top w:val="single" w:sz="4" w:space="0" w:color="A9ACA0" w:themeColor="accent6"/>
        <w:left w:val="single" w:sz="4" w:space="0" w:color="A9ACA0" w:themeColor="accent6"/>
        <w:bottom w:val="single" w:sz="4" w:space="0" w:color="A9ACA0" w:themeColor="accent6"/>
        <w:right w:val="single" w:sz="4" w:space="0" w:color="A9ACA0" w:themeColor="accent6"/>
      </w:tblBorders>
    </w:tblPr>
    <w:tblStylePr w:type="firstRow">
      <w:rPr>
        <w:b/>
        <w:bCs/>
        <w:color w:val="FFFFFF" w:themeColor="background1"/>
      </w:rPr>
      <w:tblPr/>
      <w:tcPr>
        <w:shd w:val="clear" w:color="auto" w:fill="A9ACA0" w:themeFill="accent6"/>
      </w:tcPr>
    </w:tblStylePr>
    <w:tblStylePr w:type="lastRow">
      <w:rPr>
        <w:b/>
        <w:bCs/>
      </w:rPr>
      <w:tblPr/>
      <w:tcPr>
        <w:tcBorders>
          <w:top w:val="double" w:sz="4" w:space="0" w:color="A9ACA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9ACA0" w:themeColor="accent6"/>
          <w:right w:val="single" w:sz="4" w:space="0" w:color="A9ACA0" w:themeColor="accent6"/>
        </w:tcBorders>
      </w:tcPr>
    </w:tblStylePr>
    <w:tblStylePr w:type="band1Horz">
      <w:tblPr/>
      <w:tcPr>
        <w:tcBorders>
          <w:top w:val="single" w:sz="4" w:space="0" w:color="A9ACA0" w:themeColor="accent6"/>
          <w:bottom w:val="single" w:sz="4" w:space="0" w:color="A9ACA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9ACA0" w:themeColor="accent6"/>
          <w:left w:val="nil"/>
        </w:tcBorders>
      </w:tcPr>
    </w:tblStylePr>
    <w:tblStylePr w:type="swCell">
      <w:tblPr/>
      <w:tcPr>
        <w:tcBorders>
          <w:top w:val="double" w:sz="4" w:space="0" w:color="A9ACA0" w:themeColor="accent6"/>
          <w:right w:val="nil"/>
        </w:tcBorders>
      </w:tcPr>
    </w:tblStylePr>
  </w:style>
  <w:style w:type="character" w:styleId="FollowedHyperlink">
    <w:name w:val="FollowedHyperlink"/>
    <w:basedOn w:val="DefaultParagraphFont"/>
    <w:uiPriority w:val="99"/>
    <w:semiHidden/>
    <w:unhideWhenUsed/>
    <w:rsid w:val="00854857"/>
    <w:rPr>
      <w:color w:val="9BD3D0" w:themeColor="followedHyperlink"/>
      <w:u w:val="single"/>
    </w:rPr>
  </w:style>
  <w:style w:type="character" w:styleId="Strong">
    <w:name w:val="Strong"/>
    <w:basedOn w:val="DefaultParagraphFont"/>
    <w:uiPriority w:val="22"/>
    <w:qFormat/>
    <w:rsid w:val="00436FFF"/>
    <w:rPr>
      <w:b/>
      <w:bCs/>
    </w:rPr>
  </w:style>
  <w:style w:type="table" w:customStyle="1" w:styleId="Corporate1">
    <w:name w:val="Corporate1"/>
    <w:basedOn w:val="TableNormal"/>
    <w:uiPriority w:val="99"/>
    <w:rsid w:val="004E0256"/>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character" w:styleId="CommentReference">
    <w:name w:val="annotation reference"/>
    <w:basedOn w:val="DefaultParagraphFont"/>
    <w:uiPriority w:val="99"/>
    <w:semiHidden/>
    <w:unhideWhenUsed/>
    <w:rsid w:val="00AC72AC"/>
    <w:rPr>
      <w:sz w:val="16"/>
      <w:szCs w:val="16"/>
    </w:rPr>
  </w:style>
  <w:style w:type="paragraph" w:styleId="CommentText">
    <w:name w:val="annotation text"/>
    <w:basedOn w:val="Normal"/>
    <w:link w:val="CommentTextChar"/>
    <w:uiPriority w:val="99"/>
    <w:semiHidden/>
    <w:unhideWhenUsed/>
    <w:rsid w:val="00AC72AC"/>
    <w:pPr>
      <w:spacing w:line="240" w:lineRule="auto"/>
    </w:pPr>
    <w:rPr>
      <w:sz w:val="20"/>
      <w:szCs w:val="20"/>
    </w:rPr>
  </w:style>
  <w:style w:type="character" w:customStyle="1" w:styleId="CommentTextChar">
    <w:name w:val="Comment Text Char"/>
    <w:basedOn w:val="DefaultParagraphFont"/>
    <w:link w:val="CommentText"/>
    <w:uiPriority w:val="99"/>
    <w:semiHidden/>
    <w:rsid w:val="00AC72AC"/>
    <w:rPr>
      <w:sz w:val="20"/>
      <w:szCs w:val="20"/>
    </w:rPr>
  </w:style>
  <w:style w:type="paragraph" w:styleId="CommentSubject">
    <w:name w:val="annotation subject"/>
    <w:basedOn w:val="CommentText"/>
    <w:next w:val="CommentText"/>
    <w:link w:val="CommentSubjectChar"/>
    <w:uiPriority w:val="99"/>
    <w:semiHidden/>
    <w:unhideWhenUsed/>
    <w:rsid w:val="00AC72AC"/>
    <w:rPr>
      <w:b/>
      <w:bCs/>
    </w:rPr>
  </w:style>
  <w:style w:type="character" w:customStyle="1" w:styleId="CommentSubjectChar">
    <w:name w:val="Comment Subject Char"/>
    <w:basedOn w:val="CommentTextChar"/>
    <w:link w:val="CommentSubject"/>
    <w:uiPriority w:val="99"/>
    <w:semiHidden/>
    <w:rsid w:val="00AC72AC"/>
    <w:rPr>
      <w:b/>
      <w:bCs/>
      <w:sz w:val="20"/>
      <w:szCs w:val="20"/>
    </w:rPr>
  </w:style>
  <w:style w:type="paragraph" w:styleId="Revision">
    <w:name w:val="Revision"/>
    <w:hidden/>
    <w:uiPriority w:val="99"/>
    <w:semiHidden/>
    <w:rsid w:val="00EA1D87"/>
    <w:pPr>
      <w:spacing w:after="0" w:line="240" w:lineRule="auto"/>
    </w:pPr>
  </w:style>
  <w:style w:type="paragraph" w:customStyle="1" w:styleId="xmsonormal">
    <w:name w:val="x_msonormal"/>
    <w:basedOn w:val="Normal"/>
    <w:rsid w:val="0028194C"/>
    <w:pPr>
      <w:spacing w:after="0" w:line="240" w:lineRule="auto"/>
    </w:pPr>
    <w:rPr>
      <w:rFonts w:ascii="Calibri" w:eastAsiaTheme="minorHAnsi" w:hAnsi="Calibri" w:cs="Calibri"/>
    </w:rPr>
  </w:style>
  <w:style w:type="table" w:styleId="GridTable4-Accent5">
    <w:name w:val="Grid Table 4 Accent 5"/>
    <w:basedOn w:val="TableNormal"/>
    <w:uiPriority w:val="49"/>
    <w:rsid w:val="00B4270C"/>
    <w:pPr>
      <w:spacing w:after="0" w:line="240" w:lineRule="auto"/>
    </w:pPr>
    <w:tblPr>
      <w:tblStyleRowBandSize w:val="1"/>
      <w:tblStyleColBandSize w:val="1"/>
      <w:tblBorders>
        <w:top w:val="single" w:sz="4" w:space="0" w:color="769ECE" w:themeColor="accent5" w:themeTint="99"/>
        <w:left w:val="single" w:sz="4" w:space="0" w:color="769ECE" w:themeColor="accent5" w:themeTint="99"/>
        <w:bottom w:val="single" w:sz="4" w:space="0" w:color="769ECE" w:themeColor="accent5" w:themeTint="99"/>
        <w:right w:val="single" w:sz="4" w:space="0" w:color="769ECE" w:themeColor="accent5" w:themeTint="99"/>
        <w:insideH w:val="single" w:sz="4" w:space="0" w:color="769ECE" w:themeColor="accent5" w:themeTint="99"/>
        <w:insideV w:val="single" w:sz="4" w:space="0" w:color="769ECE" w:themeColor="accent5" w:themeTint="99"/>
      </w:tblBorders>
    </w:tblPr>
    <w:tblStylePr w:type="firstRow">
      <w:rPr>
        <w:b/>
        <w:bCs/>
        <w:color w:val="FFFFFF" w:themeColor="background1"/>
      </w:rPr>
      <w:tblPr/>
      <w:tcPr>
        <w:tcBorders>
          <w:top w:val="single" w:sz="4" w:space="0" w:color="356195" w:themeColor="accent5"/>
          <w:left w:val="single" w:sz="4" w:space="0" w:color="356195" w:themeColor="accent5"/>
          <w:bottom w:val="single" w:sz="4" w:space="0" w:color="356195" w:themeColor="accent5"/>
          <w:right w:val="single" w:sz="4" w:space="0" w:color="356195" w:themeColor="accent5"/>
          <w:insideH w:val="nil"/>
          <w:insideV w:val="nil"/>
        </w:tcBorders>
        <w:shd w:val="clear" w:color="auto" w:fill="356195" w:themeFill="accent5"/>
      </w:tcPr>
    </w:tblStylePr>
    <w:tblStylePr w:type="lastRow">
      <w:rPr>
        <w:b/>
        <w:bCs/>
      </w:rPr>
      <w:tblPr/>
      <w:tcPr>
        <w:tcBorders>
          <w:top w:val="double" w:sz="4" w:space="0" w:color="356195" w:themeColor="accent5"/>
        </w:tcBorders>
      </w:tcPr>
    </w:tblStylePr>
    <w:tblStylePr w:type="firstCol">
      <w:rPr>
        <w:b/>
        <w:bCs/>
      </w:rPr>
    </w:tblStylePr>
    <w:tblStylePr w:type="lastCol">
      <w:rPr>
        <w:b/>
        <w:bCs/>
      </w:rPr>
    </w:tblStylePr>
    <w:tblStylePr w:type="band1Vert">
      <w:tblPr/>
      <w:tcPr>
        <w:shd w:val="clear" w:color="auto" w:fill="D1DEEE" w:themeFill="accent5" w:themeFillTint="33"/>
      </w:tcPr>
    </w:tblStylePr>
    <w:tblStylePr w:type="band1Horz">
      <w:tblPr/>
      <w:tcPr>
        <w:shd w:val="clear" w:color="auto" w:fill="D1DEEE"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132117">
      <w:bodyDiv w:val="1"/>
      <w:marLeft w:val="0"/>
      <w:marRight w:val="0"/>
      <w:marTop w:val="0"/>
      <w:marBottom w:val="0"/>
      <w:divBdr>
        <w:top w:val="none" w:sz="0" w:space="0" w:color="auto"/>
        <w:left w:val="none" w:sz="0" w:space="0" w:color="auto"/>
        <w:bottom w:val="none" w:sz="0" w:space="0" w:color="auto"/>
        <w:right w:val="none" w:sz="0" w:space="0" w:color="auto"/>
      </w:divBdr>
      <w:divsChild>
        <w:div w:id="1699089159">
          <w:marLeft w:val="547"/>
          <w:marRight w:val="0"/>
          <w:marTop w:val="58"/>
          <w:marBottom w:val="0"/>
          <w:divBdr>
            <w:top w:val="none" w:sz="0" w:space="0" w:color="auto"/>
            <w:left w:val="none" w:sz="0" w:space="0" w:color="auto"/>
            <w:bottom w:val="none" w:sz="0" w:space="0" w:color="auto"/>
            <w:right w:val="none" w:sz="0" w:space="0" w:color="auto"/>
          </w:divBdr>
        </w:div>
        <w:div w:id="645552962">
          <w:marLeft w:val="547"/>
          <w:marRight w:val="0"/>
          <w:marTop w:val="58"/>
          <w:marBottom w:val="0"/>
          <w:divBdr>
            <w:top w:val="none" w:sz="0" w:space="0" w:color="auto"/>
            <w:left w:val="none" w:sz="0" w:space="0" w:color="auto"/>
            <w:bottom w:val="none" w:sz="0" w:space="0" w:color="auto"/>
            <w:right w:val="none" w:sz="0" w:space="0" w:color="auto"/>
          </w:divBdr>
        </w:div>
        <w:div w:id="835535765">
          <w:marLeft w:val="547"/>
          <w:marRight w:val="0"/>
          <w:marTop w:val="58"/>
          <w:marBottom w:val="0"/>
          <w:divBdr>
            <w:top w:val="none" w:sz="0" w:space="0" w:color="auto"/>
            <w:left w:val="none" w:sz="0" w:space="0" w:color="auto"/>
            <w:bottom w:val="none" w:sz="0" w:space="0" w:color="auto"/>
            <w:right w:val="none" w:sz="0" w:space="0" w:color="auto"/>
          </w:divBdr>
        </w:div>
        <w:div w:id="1868131158">
          <w:marLeft w:val="547"/>
          <w:marRight w:val="0"/>
          <w:marTop w:val="58"/>
          <w:marBottom w:val="0"/>
          <w:divBdr>
            <w:top w:val="none" w:sz="0" w:space="0" w:color="auto"/>
            <w:left w:val="none" w:sz="0" w:space="0" w:color="auto"/>
            <w:bottom w:val="none" w:sz="0" w:space="0" w:color="auto"/>
            <w:right w:val="none" w:sz="0" w:space="0" w:color="auto"/>
          </w:divBdr>
        </w:div>
        <w:div w:id="1952274235">
          <w:marLeft w:val="547"/>
          <w:marRight w:val="0"/>
          <w:marTop w:val="58"/>
          <w:marBottom w:val="0"/>
          <w:divBdr>
            <w:top w:val="none" w:sz="0" w:space="0" w:color="auto"/>
            <w:left w:val="none" w:sz="0" w:space="0" w:color="auto"/>
            <w:bottom w:val="none" w:sz="0" w:space="0" w:color="auto"/>
            <w:right w:val="none" w:sz="0" w:space="0" w:color="auto"/>
          </w:divBdr>
        </w:div>
        <w:div w:id="967592334">
          <w:marLeft w:val="547"/>
          <w:marRight w:val="0"/>
          <w:marTop w:val="58"/>
          <w:marBottom w:val="0"/>
          <w:divBdr>
            <w:top w:val="none" w:sz="0" w:space="0" w:color="auto"/>
            <w:left w:val="none" w:sz="0" w:space="0" w:color="auto"/>
            <w:bottom w:val="none" w:sz="0" w:space="0" w:color="auto"/>
            <w:right w:val="none" w:sz="0" w:space="0" w:color="auto"/>
          </w:divBdr>
        </w:div>
        <w:div w:id="814875537">
          <w:marLeft w:val="1166"/>
          <w:marRight w:val="0"/>
          <w:marTop w:val="53"/>
          <w:marBottom w:val="0"/>
          <w:divBdr>
            <w:top w:val="none" w:sz="0" w:space="0" w:color="auto"/>
            <w:left w:val="none" w:sz="0" w:space="0" w:color="auto"/>
            <w:bottom w:val="none" w:sz="0" w:space="0" w:color="auto"/>
            <w:right w:val="none" w:sz="0" w:space="0" w:color="auto"/>
          </w:divBdr>
        </w:div>
        <w:div w:id="1537888305">
          <w:marLeft w:val="547"/>
          <w:marRight w:val="0"/>
          <w:marTop w:val="58"/>
          <w:marBottom w:val="0"/>
          <w:divBdr>
            <w:top w:val="none" w:sz="0" w:space="0" w:color="auto"/>
            <w:left w:val="none" w:sz="0" w:space="0" w:color="auto"/>
            <w:bottom w:val="none" w:sz="0" w:space="0" w:color="auto"/>
            <w:right w:val="none" w:sz="0" w:space="0" w:color="auto"/>
          </w:divBdr>
        </w:div>
        <w:div w:id="143787585">
          <w:marLeft w:val="547"/>
          <w:marRight w:val="0"/>
          <w:marTop w:val="58"/>
          <w:marBottom w:val="0"/>
          <w:divBdr>
            <w:top w:val="none" w:sz="0" w:space="0" w:color="auto"/>
            <w:left w:val="none" w:sz="0" w:space="0" w:color="auto"/>
            <w:bottom w:val="none" w:sz="0" w:space="0" w:color="auto"/>
            <w:right w:val="none" w:sz="0" w:space="0" w:color="auto"/>
          </w:divBdr>
        </w:div>
      </w:divsChild>
    </w:div>
    <w:div w:id="303003481">
      <w:bodyDiv w:val="1"/>
      <w:marLeft w:val="0"/>
      <w:marRight w:val="0"/>
      <w:marTop w:val="0"/>
      <w:marBottom w:val="0"/>
      <w:divBdr>
        <w:top w:val="none" w:sz="0" w:space="0" w:color="auto"/>
        <w:left w:val="none" w:sz="0" w:space="0" w:color="auto"/>
        <w:bottom w:val="none" w:sz="0" w:space="0" w:color="auto"/>
        <w:right w:val="none" w:sz="0" w:space="0" w:color="auto"/>
      </w:divBdr>
    </w:div>
    <w:div w:id="419254953">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915475423">
      <w:bodyDiv w:val="1"/>
      <w:marLeft w:val="0"/>
      <w:marRight w:val="0"/>
      <w:marTop w:val="0"/>
      <w:marBottom w:val="0"/>
      <w:divBdr>
        <w:top w:val="none" w:sz="0" w:space="0" w:color="auto"/>
        <w:left w:val="none" w:sz="0" w:space="0" w:color="auto"/>
        <w:bottom w:val="none" w:sz="0" w:space="0" w:color="auto"/>
        <w:right w:val="none" w:sz="0" w:space="0" w:color="auto"/>
      </w:divBdr>
      <w:divsChild>
        <w:div w:id="1159342291">
          <w:marLeft w:val="446"/>
          <w:marRight w:val="0"/>
          <w:marTop w:val="0"/>
          <w:marBottom w:val="0"/>
          <w:divBdr>
            <w:top w:val="none" w:sz="0" w:space="0" w:color="auto"/>
            <w:left w:val="none" w:sz="0" w:space="0" w:color="auto"/>
            <w:bottom w:val="none" w:sz="0" w:space="0" w:color="auto"/>
            <w:right w:val="none" w:sz="0" w:space="0" w:color="auto"/>
          </w:divBdr>
        </w:div>
        <w:div w:id="2044356553">
          <w:marLeft w:val="446"/>
          <w:marRight w:val="0"/>
          <w:marTop w:val="0"/>
          <w:marBottom w:val="0"/>
          <w:divBdr>
            <w:top w:val="none" w:sz="0" w:space="0" w:color="auto"/>
            <w:left w:val="none" w:sz="0" w:space="0" w:color="auto"/>
            <w:bottom w:val="none" w:sz="0" w:space="0" w:color="auto"/>
            <w:right w:val="none" w:sz="0" w:space="0" w:color="auto"/>
          </w:divBdr>
        </w:div>
        <w:div w:id="1468546561">
          <w:marLeft w:val="446"/>
          <w:marRight w:val="0"/>
          <w:marTop w:val="0"/>
          <w:marBottom w:val="0"/>
          <w:divBdr>
            <w:top w:val="none" w:sz="0" w:space="0" w:color="auto"/>
            <w:left w:val="none" w:sz="0" w:space="0" w:color="auto"/>
            <w:bottom w:val="none" w:sz="0" w:space="0" w:color="auto"/>
            <w:right w:val="none" w:sz="0" w:space="0" w:color="auto"/>
          </w:divBdr>
        </w:div>
        <w:div w:id="428085895">
          <w:marLeft w:val="1166"/>
          <w:marRight w:val="0"/>
          <w:marTop w:val="0"/>
          <w:marBottom w:val="0"/>
          <w:divBdr>
            <w:top w:val="none" w:sz="0" w:space="0" w:color="auto"/>
            <w:left w:val="none" w:sz="0" w:space="0" w:color="auto"/>
            <w:bottom w:val="none" w:sz="0" w:space="0" w:color="auto"/>
            <w:right w:val="none" w:sz="0" w:space="0" w:color="auto"/>
          </w:divBdr>
        </w:div>
        <w:div w:id="1735665810">
          <w:marLeft w:val="1166"/>
          <w:marRight w:val="0"/>
          <w:marTop w:val="0"/>
          <w:marBottom w:val="0"/>
          <w:divBdr>
            <w:top w:val="none" w:sz="0" w:space="0" w:color="auto"/>
            <w:left w:val="none" w:sz="0" w:space="0" w:color="auto"/>
            <w:bottom w:val="none" w:sz="0" w:space="0" w:color="auto"/>
            <w:right w:val="none" w:sz="0" w:space="0" w:color="auto"/>
          </w:divBdr>
        </w:div>
        <w:div w:id="766849986">
          <w:marLeft w:val="446"/>
          <w:marRight w:val="0"/>
          <w:marTop w:val="0"/>
          <w:marBottom w:val="0"/>
          <w:divBdr>
            <w:top w:val="none" w:sz="0" w:space="0" w:color="auto"/>
            <w:left w:val="none" w:sz="0" w:space="0" w:color="auto"/>
            <w:bottom w:val="none" w:sz="0" w:space="0" w:color="auto"/>
            <w:right w:val="none" w:sz="0" w:space="0" w:color="auto"/>
          </w:divBdr>
        </w:div>
      </w:divsChild>
    </w:div>
    <w:div w:id="923222630">
      <w:bodyDiv w:val="1"/>
      <w:marLeft w:val="0"/>
      <w:marRight w:val="0"/>
      <w:marTop w:val="0"/>
      <w:marBottom w:val="0"/>
      <w:divBdr>
        <w:top w:val="none" w:sz="0" w:space="0" w:color="auto"/>
        <w:left w:val="none" w:sz="0" w:space="0" w:color="auto"/>
        <w:bottom w:val="none" w:sz="0" w:space="0" w:color="auto"/>
        <w:right w:val="none" w:sz="0" w:space="0" w:color="auto"/>
      </w:divBdr>
      <w:divsChild>
        <w:div w:id="1437480408">
          <w:marLeft w:val="446"/>
          <w:marRight w:val="0"/>
          <w:marTop w:val="0"/>
          <w:marBottom w:val="0"/>
          <w:divBdr>
            <w:top w:val="none" w:sz="0" w:space="0" w:color="auto"/>
            <w:left w:val="none" w:sz="0" w:space="0" w:color="auto"/>
            <w:bottom w:val="none" w:sz="0" w:space="0" w:color="auto"/>
            <w:right w:val="none" w:sz="0" w:space="0" w:color="auto"/>
          </w:divBdr>
        </w:div>
        <w:div w:id="1358238660">
          <w:marLeft w:val="446"/>
          <w:marRight w:val="0"/>
          <w:marTop w:val="0"/>
          <w:marBottom w:val="0"/>
          <w:divBdr>
            <w:top w:val="none" w:sz="0" w:space="0" w:color="auto"/>
            <w:left w:val="none" w:sz="0" w:space="0" w:color="auto"/>
            <w:bottom w:val="none" w:sz="0" w:space="0" w:color="auto"/>
            <w:right w:val="none" w:sz="0" w:space="0" w:color="auto"/>
          </w:divBdr>
        </w:div>
        <w:div w:id="1324702236">
          <w:marLeft w:val="446"/>
          <w:marRight w:val="0"/>
          <w:marTop w:val="0"/>
          <w:marBottom w:val="0"/>
          <w:divBdr>
            <w:top w:val="none" w:sz="0" w:space="0" w:color="auto"/>
            <w:left w:val="none" w:sz="0" w:space="0" w:color="auto"/>
            <w:bottom w:val="none" w:sz="0" w:space="0" w:color="auto"/>
            <w:right w:val="none" w:sz="0" w:space="0" w:color="auto"/>
          </w:divBdr>
        </w:div>
        <w:div w:id="992878535">
          <w:marLeft w:val="446"/>
          <w:marRight w:val="0"/>
          <w:marTop w:val="0"/>
          <w:marBottom w:val="0"/>
          <w:divBdr>
            <w:top w:val="none" w:sz="0" w:space="0" w:color="auto"/>
            <w:left w:val="none" w:sz="0" w:space="0" w:color="auto"/>
            <w:bottom w:val="none" w:sz="0" w:space="0" w:color="auto"/>
            <w:right w:val="none" w:sz="0" w:space="0" w:color="auto"/>
          </w:divBdr>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19564028">
      <w:bodyDiv w:val="1"/>
      <w:marLeft w:val="0"/>
      <w:marRight w:val="0"/>
      <w:marTop w:val="0"/>
      <w:marBottom w:val="0"/>
      <w:divBdr>
        <w:top w:val="none" w:sz="0" w:space="0" w:color="auto"/>
        <w:left w:val="none" w:sz="0" w:space="0" w:color="auto"/>
        <w:bottom w:val="none" w:sz="0" w:space="0" w:color="auto"/>
        <w:right w:val="none" w:sz="0" w:space="0" w:color="auto"/>
      </w:divBdr>
    </w:div>
    <w:div w:id="1281767560">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573350339">
      <w:bodyDiv w:val="1"/>
      <w:marLeft w:val="0"/>
      <w:marRight w:val="0"/>
      <w:marTop w:val="0"/>
      <w:marBottom w:val="0"/>
      <w:divBdr>
        <w:top w:val="none" w:sz="0" w:space="0" w:color="auto"/>
        <w:left w:val="none" w:sz="0" w:space="0" w:color="auto"/>
        <w:bottom w:val="none" w:sz="0" w:space="0" w:color="auto"/>
        <w:right w:val="none" w:sz="0" w:space="0" w:color="auto"/>
      </w:divBdr>
    </w:div>
    <w:div w:id="1730225511">
      <w:bodyDiv w:val="1"/>
      <w:marLeft w:val="0"/>
      <w:marRight w:val="0"/>
      <w:marTop w:val="0"/>
      <w:marBottom w:val="0"/>
      <w:divBdr>
        <w:top w:val="none" w:sz="0" w:space="0" w:color="auto"/>
        <w:left w:val="none" w:sz="0" w:space="0" w:color="auto"/>
        <w:bottom w:val="none" w:sz="0" w:space="0" w:color="auto"/>
        <w:right w:val="none" w:sz="0" w:space="0" w:color="auto"/>
      </w:divBdr>
    </w:div>
    <w:div w:id="1749111586">
      <w:bodyDiv w:val="1"/>
      <w:marLeft w:val="0"/>
      <w:marRight w:val="0"/>
      <w:marTop w:val="0"/>
      <w:marBottom w:val="0"/>
      <w:divBdr>
        <w:top w:val="none" w:sz="0" w:space="0" w:color="auto"/>
        <w:left w:val="none" w:sz="0" w:space="0" w:color="auto"/>
        <w:bottom w:val="none" w:sz="0" w:space="0" w:color="auto"/>
        <w:right w:val="none" w:sz="0" w:space="0" w:color="auto"/>
      </w:divBdr>
    </w:div>
    <w:div w:id="1776440178">
      <w:bodyDiv w:val="1"/>
      <w:marLeft w:val="0"/>
      <w:marRight w:val="0"/>
      <w:marTop w:val="0"/>
      <w:marBottom w:val="0"/>
      <w:divBdr>
        <w:top w:val="none" w:sz="0" w:space="0" w:color="auto"/>
        <w:left w:val="none" w:sz="0" w:space="0" w:color="auto"/>
        <w:bottom w:val="none" w:sz="0" w:space="0" w:color="auto"/>
        <w:right w:val="none" w:sz="0" w:space="0" w:color="auto"/>
      </w:divBdr>
    </w:div>
    <w:div w:id="1828131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header" Target="header8.xml"/><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comments" Target="comments.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mailto:business-onboarding@cwbank.com"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oleObject" Target="embeddings/oleObject1.bin"/><Relationship Id="rId28"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5.emf"/><Relationship Id="rId27" Type="http://schemas.openxmlformats.org/officeDocument/2006/relationships/footer" Target="footer4.xml"/><Relationship Id="rId30" Type="http://schemas.microsoft.com/office/2011/relationships/people" Target="people.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Bank\CWBank%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4266F18DABF49918328682AF3A7908F"/>
        <w:category>
          <w:name w:val="General"/>
          <w:gallery w:val="placeholder"/>
        </w:category>
        <w:types>
          <w:type w:val="bbPlcHdr"/>
        </w:types>
        <w:behaviors>
          <w:behavior w:val="content"/>
        </w:behaviors>
        <w:guid w:val="{81ADC60B-4DB2-423F-9D49-203BB776B113}"/>
      </w:docPartPr>
      <w:docPartBody>
        <w:p w:rsidR="000B34EF" w:rsidRDefault="000B34EF">
          <w:pPr>
            <w:pStyle w:val="34266F18DABF49918328682AF3A7908F"/>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4EF"/>
    <w:rsid w:val="000760C5"/>
    <w:rsid w:val="000A4BBF"/>
    <w:rsid w:val="000B34EF"/>
    <w:rsid w:val="00101FFF"/>
    <w:rsid w:val="0010546E"/>
    <w:rsid w:val="00146E75"/>
    <w:rsid w:val="00176983"/>
    <w:rsid w:val="001F6787"/>
    <w:rsid w:val="001F7E4D"/>
    <w:rsid w:val="002559CA"/>
    <w:rsid w:val="00264D1D"/>
    <w:rsid w:val="002B187A"/>
    <w:rsid w:val="002B4142"/>
    <w:rsid w:val="002C13E7"/>
    <w:rsid w:val="002F57C9"/>
    <w:rsid w:val="0040230A"/>
    <w:rsid w:val="00413F03"/>
    <w:rsid w:val="004825F7"/>
    <w:rsid w:val="0051300C"/>
    <w:rsid w:val="00570D8A"/>
    <w:rsid w:val="005C061A"/>
    <w:rsid w:val="005D5C66"/>
    <w:rsid w:val="005E2273"/>
    <w:rsid w:val="005F632B"/>
    <w:rsid w:val="00660F3D"/>
    <w:rsid w:val="006714FF"/>
    <w:rsid w:val="006838A5"/>
    <w:rsid w:val="006A082B"/>
    <w:rsid w:val="007167FF"/>
    <w:rsid w:val="007449FB"/>
    <w:rsid w:val="007C4944"/>
    <w:rsid w:val="007F403A"/>
    <w:rsid w:val="008F028B"/>
    <w:rsid w:val="008F3BD5"/>
    <w:rsid w:val="00913ABA"/>
    <w:rsid w:val="00921660"/>
    <w:rsid w:val="00924978"/>
    <w:rsid w:val="00973D69"/>
    <w:rsid w:val="00985A8E"/>
    <w:rsid w:val="0098720E"/>
    <w:rsid w:val="009C4619"/>
    <w:rsid w:val="00B06055"/>
    <w:rsid w:val="00B24E65"/>
    <w:rsid w:val="00B3254D"/>
    <w:rsid w:val="00B7062C"/>
    <w:rsid w:val="00B970F8"/>
    <w:rsid w:val="00BE3E62"/>
    <w:rsid w:val="00C43664"/>
    <w:rsid w:val="00C7726B"/>
    <w:rsid w:val="00C86798"/>
    <w:rsid w:val="00CA0547"/>
    <w:rsid w:val="00D273D7"/>
    <w:rsid w:val="00D5523C"/>
    <w:rsid w:val="00D63318"/>
    <w:rsid w:val="00D92CA5"/>
    <w:rsid w:val="00DA2CF9"/>
    <w:rsid w:val="00DE60DC"/>
    <w:rsid w:val="00E0313D"/>
    <w:rsid w:val="00E53D41"/>
    <w:rsid w:val="00E879A0"/>
    <w:rsid w:val="00EA2F36"/>
    <w:rsid w:val="00F0572A"/>
    <w:rsid w:val="00F173F1"/>
    <w:rsid w:val="00F24196"/>
    <w:rsid w:val="00F36603"/>
    <w:rsid w:val="00FC5467"/>
    <w:rsid w:val="00FE4A4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CA0547"/>
    <w:rPr>
      <w:color w:val="808080"/>
    </w:rPr>
  </w:style>
  <w:style w:type="paragraph" w:customStyle="1" w:styleId="34266F18DABF49918328682AF3A7908F">
    <w:name w:val="34266F18DABF49918328682AF3A7908F"/>
  </w:style>
  <w:style w:type="paragraph" w:customStyle="1" w:styleId="7933FEA77EA54CE494EF383BE3445E0C">
    <w:name w:val="7933FEA77EA54CE494EF383BE3445E0C"/>
  </w:style>
  <w:style w:type="paragraph" w:customStyle="1" w:styleId="2750415E0A264385A5EB72348BF2F7EC">
    <w:name w:val="2750415E0A264385A5EB72348BF2F7EC"/>
  </w:style>
  <w:style w:type="paragraph" w:customStyle="1" w:styleId="318E94884627441BB64E4A3C60A0FC27">
    <w:name w:val="318E94884627441BB64E4A3C60A0FC27"/>
  </w:style>
  <w:style w:type="paragraph" w:customStyle="1" w:styleId="CD7C355CBD6649509F716ACE26893F5E">
    <w:name w:val="CD7C355CBD6649509F716ACE26893F5E"/>
  </w:style>
  <w:style w:type="paragraph" w:customStyle="1" w:styleId="E326DEE96A6149E4B48D426BCB7D7B2C">
    <w:name w:val="E326DEE96A6149E4B48D426BCB7D7B2C"/>
    <w:rsid w:val="000B34EF"/>
  </w:style>
  <w:style w:type="paragraph" w:customStyle="1" w:styleId="1DF9913044A144A5ABD80558BA7E3C7F">
    <w:name w:val="1DF9913044A144A5ABD80558BA7E3C7F"/>
    <w:rsid w:val="000B34EF"/>
  </w:style>
  <w:style w:type="paragraph" w:customStyle="1" w:styleId="A29AA2DCECBC4810B3D12C34EEBB32FB">
    <w:name w:val="A29AA2DCECBC4810B3D12C34EEBB32FB"/>
    <w:rsid w:val="000B34EF"/>
  </w:style>
  <w:style w:type="paragraph" w:customStyle="1" w:styleId="D2CCBF6C7F944E5790BD0CE38CC2BDF1">
    <w:name w:val="D2CCBF6C7F944E5790BD0CE38CC2BDF1"/>
    <w:rsid w:val="000B34EF"/>
  </w:style>
  <w:style w:type="paragraph" w:customStyle="1" w:styleId="BA4D9E2588A043B8AEA9DED4D104BF12">
    <w:name w:val="BA4D9E2588A043B8AEA9DED4D104BF12"/>
    <w:rsid w:val="001F6787"/>
  </w:style>
  <w:style w:type="paragraph" w:customStyle="1" w:styleId="FAF198EC311545EB852E9A5D794D3E5F">
    <w:name w:val="FAF198EC311545EB852E9A5D794D3E5F"/>
    <w:rsid w:val="001F6787"/>
  </w:style>
  <w:style w:type="paragraph" w:customStyle="1" w:styleId="45944FB4729A42C092D8A834FF7887F2">
    <w:name w:val="45944FB4729A42C092D8A834FF7887F2"/>
    <w:rsid w:val="001F6787"/>
  </w:style>
  <w:style w:type="paragraph" w:customStyle="1" w:styleId="32E6031B39254410AE1524CCA0D8D661">
    <w:name w:val="32E6031B39254410AE1524CCA0D8D661"/>
    <w:rsid w:val="001F6787"/>
  </w:style>
  <w:style w:type="paragraph" w:customStyle="1" w:styleId="B40BDABEF46442D6B00C3A65F143E798">
    <w:name w:val="B40BDABEF46442D6B00C3A65F143E798"/>
    <w:rsid w:val="0040230A"/>
  </w:style>
  <w:style w:type="paragraph" w:customStyle="1" w:styleId="4B627B11B7284E399EEBFF28DF8110C8">
    <w:name w:val="4B627B11B7284E399EEBFF28DF8110C8"/>
    <w:rsid w:val="0040230A"/>
  </w:style>
  <w:style w:type="paragraph" w:customStyle="1" w:styleId="5E6E929180B542B78F7071AC7AF3796B">
    <w:name w:val="5E6E929180B542B78F7071AC7AF3796B"/>
    <w:rsid w:val="0040230A"/>
  </w:style>
  <w:style w:type="paragraph" w:customStyle="1" w:styleId="F00F9B544EC043F9979C32E49AF7F24B">
    <w:name w:val="F00F9B544EC043F9979C32E49AF7F24B"/>
    <w:rsid w:val="0040230A"/>
  </w:style>
  <w:style w:type="paragraph" w:customStyle="1" w:styleId="090A4F0796B34207BBE08B226E86CCD2">
    <w:name w:val="090A4F0796B34207BBE08B226E86CCD2"/>
    <w:rsid w:val="0040230A"/>
  </w:style>
  <w:style w:type="paragraph" w:customStyle="1" w:styleId="5E6E929180B542B78F7071AC7AF3796B1">
    <w:name w:val="5E6E929180B542B78F7071AC7AF3796B1"/>
    <w:rsid w:val="0040230A"/>
    <w:pPr>
      <w:spacing w:after="200" w:line="276" w:lineRule="auto"/>
    </w:pPr>
  </w:style>
  <w:style w:type="paragraph" w:customStyle="1" w:styleId="4B627B11B7284E399EEBFF28DF8110C81">
    <w:name w:val="4B627B11B7284E399EEBFF28DF8110C81"/>
    <w:rsid w:val="0040230A"/>
    <w:pPr>
      <w:spacing w:after="200" w:line="276" w:lineRule="auto"/>
    </w:pPr>
  </w:style>
  <w:style w:type="paragraph" w:customStyle="1" w:styleId="F00F9B544EC043F9979C32E49AF7F24B1">
    <w:name w:val="F00F9B544EC043F9979C32E49AF7F24B1"/>
    <w:rsid w:val="0040230A"/>
    <w:pPr>
      <w:spacing w:after="200" w:line="276" w:lineRule="auto"/>
    </w:pPr>
  </w:style>
  <w:style w:type="paragraph" w:customStyle="1" w:styleId="090A4F0796B34207BBE08B226E86CCD21">
    <w:name w:val="090A4F0796B34207BBE08B226E86CCD21"/>
    <w:rsid w:val="0040230A"/>
    <w:pPr>
      <w:spacing w:after="200" w:line="276" w:lineRule="auto"/>
    </w:pPr>
  </w:style>
  <w:style w:type="paragraph" w:customStyle="1" w:styleId="32E6031B39254410AE1524CCA0D8D6611">
    <w:name w:val="32E6031B39254410AE1524CCA0D8D6611"/>
    <w:rsid w:val="0040230A"/>
    <w:pPr>
      <w:spacing w:after="200" w:line="276" w:lineRule="auto"/>
    </w:pPr>
  </w:style>
  <w:style w:type="paragraph" w:customStyle="1" w:styleId="5212E40918B0478AA4943E08DB3C5571">
    <w:name w:val="5212E40918B0478AA4943E08DB3C5571"/>
    <w:rsid w:val="0040230A"/>
  </w:style>
  <w:style w:type="paragraph" w:customStyle="1" w:styleId="CD681B8961E241EABF27878D346AB256">
    <w:name w:val="CD681B8961E241EABF27878D346AB256"/>
    <w:rsid w:val="0040230A"/>
  </w:style>
  <w:style w:type="paragraph" w:customStyle="1" w:styleId="445CB3710B074FD68B28FE9C5F884FCB">
    <w:name w:val="445CB3710B074FD68B28FE9C5F884FCB"/>
    <w:rsid w:val="0040230A"/>
  </w:style>
  <w:style w:type="paragraph" w:customStyle="1" w:styleId="26B50930D4AD40A9860F641B2A1BE4EB">
    <w:name w:val="26B50930D4AD40A9860F641B2A1BE4EB"/>
    <w:rsid w:val="00CA0547"/>
  </w:style>
  <w:style w:type="paragraph" w:customStyle="1" w:styleId="86CFD76F569C4912AD8485EF58BE5612">
    <w:name w:val="86CFD76F569C4912AD8485EF58BE5612"/>
    <w:rsid w:val="00CA0547"/>
  </w:style>
  <w:style w:type="paragraph" w:customStyle="1" w:styleId="CFB4667BD6CA47259963672B7F50D7C2">
    <w:name w:val="CFB4667BD6CA47259963672B7F50D7C2"/>
    <w:rsid w:val="00CA0547"/>
  </w:style>
  <w:style w:type="paragraph" w:customStyle="1" w:styleId="6600A218B3854DEF91CC5ED3A633FB30">
    <w:name w:val="6600A218B3854DEF91CC5ED3A633FB30"/>
    <w:rsid w:val="00CA0547"/>
  </w:style>
  <w:style w:type="paragraph" w:customStyle="1" w:styleId="C3BB2108E19A44D394443B7AEBB0E6AD">
    <w:name w:val="C3BB2108E19A44D394443B7AEBB0E6AD"/>
    <w:rsid w:val="00CA05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04653a278c57ed01c5d0ff54082cfac6">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df684b34901e9e296bc0697146f16bc5"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95456D-E6D7-4B7B-8A8E-F982AA551DE0}">
  <ds:schemaRefs>
    <ds:schemaRef ds:uri="http://schemas.microsoft.com/sharepoint/v3/contenttype/forms"/>
  </ds:schemaRefs>
</ds:datastoreItem>
</file>

<file path=customXml/itemProps2.xml><?xml version="1.0" encoding="utf-8"?>
<ds:datastoreItem xmlns:ds="http://schemas.openxmlformats.org/officeDocument/2006/customXml" ds:itemID="{8BB794AF-E027-40D1-ABAE-E46E9341E0B7}"/>
</file>

<file path=customXml/itemProps3.xml><?xml version="1.0" encoding="utf-8"?>
<ds:datastoreItem xmlns:ds="http://schemas.openxmlformats.org/officeDocument/2006/customXml" ds:itemID="{8AE93EBC-D1FC-44B1-B491-FAB7BE3ADD8A}">
  <ds:schemaRefs>
    <ds:schemaRef ds:uri="http://schemas.microsoft.com/office/2006/metadata/properties"/>
    <ds:schemaRef ds:uri="http://schemas.microsoft.com/office/infopath/2007/PartnerControls"/>
    <ds:schemaRef ds:uri="http://schemas.microsoft.com/sharepoint/v4"/>
  </ds:schemaRefs>
</ds:datastoreItem>
</file>

<file path=customXml/itemProps4.xml><?xml version="1.0" encoding="utf-8"?>
<ds:datastoreItem xmlns:ds="http://schemas.openxmlformats.org/officeDocument/2006/customXml" ds:itemID="{9D7225D7-792A-4D59-9813-076AF43EB5EC}">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CWBank Document Portrait</Template>
  <TotalTime>1</TotalTime>
  <Pages>35</Pages>
  <Words>4922</Words>
  <Characters>28056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Email Specification</vt:lpstr>
    </vt:vector>
  </TitlesOfParts>
  <Company>Canadian Western Bank</Company>
  <LinksUpToDate>false</LinksUpToDate>
  <CharactersWithSpaces>32913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Specification</dc:title>
  <dc:creator>Steve.Kelcher@cwbank.com</dc:creator>
  <dc:description>Branch/Department</dc:description>
  <cp:lastModifiedBy>Candyse Watkinson</cp:lastModifiedBy>
  <cp:revision>2</cp:revision>
  <cp:lastPrinted>2020-07-08T09:08:00Z</cp:lastPrinted>
  <dcterms:created xsi:type="dcterms:W3CDTF">2020-12-18T19:25:00Z</dcterms:created>
  <dcterms:modified xsi:type="dcterms:W3CDTF">2020-12-18T19:25:00Z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478800</vt:r8>
  </property>
  <property fmtid="{D5CDD505-2E9C-101B-9397-08002B2CF9AE}" pid="4" name="URL">
    <vt:lpwstr/>
  </property>
  <property fmtid="{D5CDD505-2E9C-101B-9397-08002B2CF9AE}" pid="5" name="MediaServiceImageTags">
    <vt:lpwstr/>
  </property>
</Properties>
</file>