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07C69F" w14:textId="77777777" w:rsidR="00E5178D" w:rsidRPr="00C40914" w:rsidRDefault="00FD263F"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5E3A1F17" w:rsidR="0070796F" w:rsidRDefault="00063C20" w:rsidP="009D5446">
      <w:pPr>
        <w:pStyle w:val="Sub-subtitlingCover"/>
        <w:spacing w:line="240" w:lineRule="auto"/>
        <w:rPr>
          <w:color w:val="808474" w:themeColor="accent6" w:themeShade="BF"/>
        </w:rPr>
      </w:pPr>
      <w:r>
        <w:rPr>
          <w:color w:val="808474" w:themeColor="accent6" w:themeShade="BF"/>
        </w:rPr>
        <w:t>Version 1.</w:t>
      </w:r>
      <w:r w:rsidR="00DE438A">
        <w:rPr>
          <w:color w:val="808474" w:themeColor="accent6" w:themeShade="BF"/>
        </w:rPr>
        <w:t>3</w:t>
      </w:r>
    </w:p>
    <w:p w14:paraId="3F5EDC1A" w14:textId="6B347738"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E438A">
        <w:rPr>
          <w:color w:val="808474" w:themeColor="accent6" w:themeShade="BF"/>
        </w:rPr>
        <w:t>March</w:t>
      </w:r>
      <w:r w:rsidR="00D8582D">
        <w:rPr>
          <w:color w:val="808474" w:themeColor="accent6" w:themeShade="BF"/>
        </w:rPr>
        <w:t>, 202</w:t>
      </w:r>
      <w:r w:rsidR="001D1203">
        <w:rPr>
          <w:color w:val="808474" w:themeColor="accent6" w:themeShade="BF"/>
        </w:rPr>
        <w:t>1</w:t>
      </w:r>
      <w:bookmarkStart w:id="0" w:name="_GoBack"/>
      <w:bookmarkEnd w:id="0"/>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60613A54" w14:textId="3E247689" w:rsidR="00625A42"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65830457" w:history="1">
        <w:r w:rsidR="00625A42" w:rsidRPr="0015595F">
          <w:rPr>
            <w:rStyle w:val="Hyperlink"/>
            <w:rFonts w:cs="Times New Roman"/>
          </w:rPr>
          <w:t>1.0</w:t>
        </w:r>
        <w:r w:rsidR="00625A42">
          <w:rPr>
            <w:color w:val="auto"/>
            <w:lang w:val="en-CA" w:eastAsia="en-CA"/>
          </w:rPr>
          <w:tab/>
        </w:r>
        <w:r w:rsidR="00625A42" w:rsidRPr="0015595F">
          <w:rPr>
            <w:rStyle w:val="Hyperlink"/>
          </w:rPr>
          <w:t>Revision Control Form</w:t>
        </w:r>
        <w:r w:rsidR="00625A42">
          <w:rPr>
            <w:webHidden/>
          </w:rPr>
          <w:tab/>
        </w:r>
        <w:r w:rsidR="00625A42">
          <w:rPr>
            <w:webHidden/>
          </w:rPr>
          <w:fldChar w:fldCharType="begin"/>
        </w:r>
        <w:r w:rsidR="00625A42">
          <w:rPr>
            <w:webHidden/>
          </w:rPr>
          <w:instrText xml:space="preserve"> PAGEREF _Toc65830457 \h </w:instrText>
        </w:r>
        <w:r w:rsidR="00625A42">
          <w:rPr>
            <w:webHidden/>
          </w:rPr>
        </w:r>
        <w:r w:rsidR="00625A42">
          <w:rPr>
            <w:webHidden/>
          </w:rPr>
          <w:fldChar w:fldCharType="separate"/>
        </w:r>
        <w:r w:rsidR="00625A42">
          <w:rPr>
            <w:webHidden/>
          </w:rPr>
          <w:t>3</w:t>
        </w:r>
        <w:r w:rsidR="00625A42">
          <w:rPr>
            <w:webHidden/>
          </w:rPr>
          <w:fldChar w:fldCharType="end"/>
        </w:r>
      </w:hyperlink>
    </w:p>
    <w:p w14:paraId="0D078EF2" w14:textId="0EAC52D1" w:rsidR="00625A42" w:rsidRDefault="00625A42">
      <w:pPr>
        <w:pStyle w:val="TOC1"/>
        <w:tabs>
          <w:tab w:val="left" w:pos="880"/>
        </w:tabs>
        <w:rPr>
          <w:color w:val="auto"/>
          <w:lang w:val="en-CA" w:eastAsia="en-CA"/>
        </w:rPr>
      </w:pPr>
      <w:hyperlink w:anchor="_Toc65830458" w:history="1">
        <w:r w:rsidRPr="0015595F">
          <w:rPr>
            <w:rStyle w:val="Hyperlink"/>
            <w:rFonts w:cs="Times New Roman"/>
          </w:rPr>
          <w:t>2.0</w:t>
        </w:r>
        <w:r>
          <w:rPr>
            <w:color w:val="auto"/>
            <w:lang w:val="en-CA" w:eastAsia="en-CA"/>
          </w:rPr>
          <w:tab/>
        </w:r>
        <w:r w:rsidRPr="0015595F">
          <w:rPr>
            <w:rStyle w:val="Hyperlink"/>
          </w:rPr>
          <w:t>About This Document</w:t>
        </w:r>
        <w:r>
          <w:rPr>
            <w:webHidden/>
          </w:rPr>
          <w:tab/>
        </w:r>
        <w:r>
          <w:rPr>
            <w:webHidden/>
          </w:rPr>
          <w:fldChar w:fldCharType="begin"/>
        </w:r>
        <w:r>
          <w:rPr>
            <w:webHidden/>
          </w:rPr>
          <w:instrText xml:space="preserve"> PAGEREF _Toc65830458 \h </w:instrText>
        </w:r>
        <w:r>
          <w:rPr>
            <w:webHidden/>
          </w:rPr>
        </w:r>
        <w:r>
          <w:rPr>
            <w:webHidden/>
          </w:rPr>
          <w:fldChar w:fldCharType="separate"/>
        </w:r>
        <w:r>
          <w:rPr>
            <w:webHidden/>
          </w:rPr>
          <w:t>4</w:t>
        </w:r>
        <w:r>
          <w:rPr>
            <w:webHidden/>
          </w:rPr>
          <w:fldChar w:fldCharType="end"/>
        </w:r>
      </w:hyperlink>
    </w:p>
    <w:p w14:paraId="23588DDB" w14:textId="2359F531" w:rsidR="00625A42" w:rsidRDefault="00625A42">
      <w:pPr>
        <w:pStyle w:val="TOC1"/>
        <w:tabs>
          <w:tab w:val="left" w:pos="880"/>
        </w:tabs>
        <w:rPr>
          <w:color w:val="auto"/>
          <w:lang w:val="en-CA" w:eastAsia="en-CA"/>
        </w:rPr>
      </w:pPr>
      <w:hyperlink w:anchor="_Toc65830462" w:history="1">
        <w:r w:rsidRPr="0015595F">
          <w:rPr>
            <w:rStyle w:val="Hyperlink"/>
            <w:rFonts w:cs="Times New Roman"/>
          </w:rPr>
          <w:t>3.0</w:t>
        </w:r>
        <w:r>
          <w:rPr>
            <w:color w:val="auto"/>
            <w:lang w:val="en-CA" w:eastAsia="en-CA"/>
          </w:rPr>
          <w:tab/>
        </w:r>
        <w:r w:rsidRPr="0015595F">
          <w:rPr>
            <w:rStyle w:val="Hyperlink"/>
          </w:rPr>
          <w:t>Email Specifications</w:t>
        </w:r>
        <w:r>
          <w:rPr>
            <w:webHidden/>
          </w:rPr>
          <w:tab/>
        </w:r>
        <w:r>
          <w:rPr>
            <w:webHidden/>
          </w:rPr>
          <w:fldChar w:fldCharType="begin"/>
        </w:r>
        <w:r>
          <w:rPr>
            <w:webHidden/>
          </w:rPr>
          <w:instrText xml:space="preserve"> PAGEREF _Toc65830462 \h </w:instrText>
        </w:r>
        <w:r>
          <w:rPr>
            <w:webHidden/>
          </w:rPr>
        </w:r>
        <w:r>
          <w:rPr>
            <w:webHidden/>
          </w:rPr>
          <w:fldChar w:fldCharType="separate"/>
        </w:r>
        <w:r>
          <w:rPr>
            <w:webHidden/>
          </w:rPr>
          <w:t>5</w:t>
        </w:r>
        <w:r>
          <w:rPr>
            <w:webHidden/>
          </w:rPr>
          <w:fldChar w:fldCharType="end"/>
        </w:r>
      </w:hyperlink>
    </w:p>
    <w:p w14:paraId="1746E06E" w14:textId="26ACFF14" w:rsidR="00625A42" w:rsidRDefault="00625A42" w:rsidP="00625A42">
      <w:pPr>
        <w:pStyle w:val="TOC2"/>
        <w:rPr>
          <w:noProof/>
          <w:color w:val="auto"/>
          <w:sz w:val="22"/>
          <w:lang w:val="en-CA" w:eastAsia="en-CA"/>
        </w:rPr>
      </w:pPr>
      <w:hyperlink w:anchor="_Toc65830463" w:history="1">
        <w:r w:rsidRPr="0015595F">
          <w:rPr>
            <w:rStyle w:val="Hyperlink"/>
            <w:noProof/>
          </w:rPr>
          <w:t>3.1</w:t>
        </w:r>
        <w:r>
          <w:rPr>
            <w:noProof/>
            <w:color w:val="auto"/>
            <w:sz w:val="22"/>
            <w:lang w:val="en-CA" w:eastAsia="en-CA"/>
          </w:rPr>
          <w:tab/>
        </w:r>
        <w:r w:rsidRPr="0015595F">
          <w:rPr>
            <w:rStyle w:val="Hyperlink"/>
            <w:noProof/>
          </w:rPr>
          <w:t>Application Approval Email CWBSB-138</w:t>
        </w:r>
        <w:r>
          <w:rPr>
            <w:noProof/>
            <w:webHidden/>
          </w:rPr>
          <w:tab/>
        </w:r>
        <w:r>
          <w:rPr>
            <w:noProof/>
            <w:webHidden/>
          </w:rPr>
          <w:fldChar w:fldCharType="begin"/>
        </w:r>
        <w:r>
          <w:rPr>
            <w:noProof/>
            <w:webHidden/>
          </w:rPr>
          <w:instrText xml:space="preserve"> PAGEREF _Toc65830463 \h </w:instrText>
        </w:r>
        <w:r>
          <w:rPr>
            <w:noProof/>
            <w:webHidden/>
          </w:rPr>
        </w:r>
        <w:r>
          <w:rPr>
            <w:noProof/>
            <w:webHidden/>
          </w:rPr>
          <w:fldChar w:fldCharType="separate"/>
        </w:r>
        <w:r>
          <w:rPr>
            <w:noProof/>
            <w:webHidden/>
          </w:rPr>
          <w:t>5</w:t>
        </w:r>
        <w:r>
          <w:rPr>
            <w:noProof/>
            <w:webHidden/>
          </w:rPr>
          <w:fldChar w:fldCharType="end"/>
        </w:r>
      </w:hyperlink>
    </w:p>
    <w:p w14:paraId="151C9595" w14:textId="640658ED" w:rsidR="00625A42" w:rsidRDefault="00625A42" w:rsidP="00625A42">
      <w:pPr>
        <w:pStyle w:val="TOC2"/>
        <w:rPr>
          <w:noProof/>
          <w:color w:val="auto"/>
          <w:sz w:val="22"/>
          <w:lang w:val="en-CA" w:eastAsia="en-CA"/>
        </w:rPr>
      </w:pPr>
      <w:hyperlink w:anchor="_Toc65830464" w:history="1">
        <w:r w:rsidRPr="0015595F">
          <w:rPr>
            <w:rStyle w:val="Hyperlink"/>
            <w:noProof/>
          </w:rPr>
          <w:t>3.2</w:t>
        </w:r>
        <w:r>
          <w:rPr>
            <w:noProof/>
            <w:color w:val="auto"/>
            <w:sz w:val="22"/>
            <w:lang w:val="en-CA" w:eastAsia="en-CA"/>
          </w:rPr>
          <w:tab/>
        </w:r>
        <w:r w:rsidRPr="0015595F">
          <w:rPr>
            <w:rStyle w:val="Hyperlink"/>
            <w:noProof/>
          </w:rPr>
          <w:t>Pending Review Email (Business Entity) CWBSB-516</w:t>
        </w:r>
        <w:r>
          <w:rPr>
            <w:noProof/>
            <w:webHidden/>
          </w:rPr>
          <w:tab/>
        </w:r>
        <w:r>
          <w:rPr>
            <w:noProof/>
            <w:webHidden/>
          </w:rPr>
          <w:fldChar w:fldCharType="begin"/>
        </w:r>
        <w:r>
          <w:rPr>
            <w:noProof/>
            <w:webHidden/>
          </w:rPr>
          <w:instrText xml:space="preserve"> PAGEREF _Toc65830464 \h </w:instrText>
        </w:r>
        <w:r>
          <w:rPr>
            <w:noProof/>
            <w:webHidden/>
          </w:rPr>
        </w:r>
        <w:r>
          <w:rPr>
            <w:noProof/>
            <w:webHidden/>
          </w:rPr>
          <w:fldChar w:fldCharType="separate"/>
        </w:r>
        <w:r>
          <w:rPr>
            <w:noProof/>
            <w:webHidden/>
          </w:rPr>
          <w:t>8</w:t>
        </w:r>
        <w:r>
          <w:rPr>
            <w:noProof/>
            <w:webHidden/>
          </w:rPr>
          <w:fldChar w:fldCharType="end"/>
        </w:r>
      </w:hyperlink>
    </w:p>
    <w:p w14:paraId="04A342C2" w14:textId="6AA95DA0" w:rsidR="00625A42" w:rsidRDefault="00625A42" w:rsidP="00625A42">
      <w:pPr>
        <w:pStyle w:val="TOC2"/>
        <w:rPr>
          <w:noProof/>
          <w:color w:val="auto"/>
          <w:sz w:val="22"/>
          <w:lang w:val="en-CA" w:eastAsia="en-CA"/>
        </w:rPr>
      </w:pPr>
      <w:hyperlink w:anchor="_Toc65830465" w:history="1">
        <w:r w:rsidRPr="0015595F">
          <w:rPr>
            <w:rStyle w:val="Hyperlink"/>
            <w:noProof/>
          </w:rPr>
          <w:t>3.2a</w:t>
        </w:r>
        <w:r>
          <w:rPr>
            <w:noProof/>
            <w:color w:val="auto"/>
            <w:sz w:val="22"/>
            <w:lang w:val="en-CA" w:eastAsia="en-CA"/>
          </w:rPr>
          <w:tab/>
        </w:r>
        <w:r w:rsidRPr="0015595F">
          <w:rPr>
            <w:rStyle w:val="Hyperlink"/>
            <w:noProof/>
          </w:rPr>
          <w:t>Pending Review Email (Applicant or Authorized Signer) CWBSB-136, CWBSB-517</w:t>
        </w:r>
        <w:r>
          <w:rPr>
            <w:noProof/>
            <w:webHidden/>
          </w:rPr>
          <w:tab/>
        </w:r>
        <w:r>
          <w:rPr>
            <w:noProof/>
            <w:webHidden/>
          </w:rPr>
          <w:fldChar w:fldCharType="begin"/>
        </w:r>
        <w:r>
          <w:rPr>
            <w:noProof/>
            <w:webHidden/>
          </w:rPr>
          <w:instrText xml:space="preserve"> PAGEREF _Toc65830465 \h </w:instrText>
        </w:r>
        <w:r>
          <w:rPr>
            <w:noProof/>
            <w:webHidden/>
          </w:rPr>
        </w:r>
        <w:r>
          <w:rPr>
            <w:noProof/>
            <w:webHidden/>
          </w:rPr>
          <w:fldChar w:fldCharType="separate"/>
        </w:r>
        <w:r>
          <w:rPr>
            <w:noProof/>
            <w:webHidden/>
          </w:rPr>
          <w:t>9</w:t>
        </w:r>
        <w:r>
          <w:rPr>
            <w:noProof/>
            <w:webHidden/>
          </w:rPr>
          <w:fldChar w:fldCharType="end"/>
        </w:r>
      </w:hyperlink>
    </w:p>
    <w:p w14:paraId="0644C6D9" w14:textId="5C79649F" w:rsidR="00625A42" w:rsidRDefault="00625A42" w:rsidP="00625A42">
      <w:pPr>
        <w:pStyle w:val="TOC2"/>
        <w:rPr>
          <w:noProof/>
          <w:color w:val="auto"/>
          <w:sz w:val="22"/>
          <w:lang w:val="en-CA" w:eastAsia="en-CA"/>
        </w:rPr>
      </w:pPr>
      <w:hyperlink w:anchor="_Toc65830466" w:history="1">
        <w:r w:rsidRPr="0015595F">
          <w:rPr>
            <w:rStyle w:val="Hyperlink"/>
            <w:noProof/>
          </w:rPr>
          <w:t>3.3</w:t>
        </w:r>
        <w:r>
          <w:rPr>
            <w:noProof/>
            <w:color w:val="auto"/>
            <w:sz w:val="22"/>
            <w:lang w:val="en-CA" w:eastAsia="en-CA"/>
          </w:rPr>
          <w:tab/>
        </w:r>
        <w:r w:rsidRPr="0015595F">
          <w:rPr>
            <w:rStyle w:val="Hyperlink"/>
            <w:noProof/>
          </w:rPr>
          <w:t>Review Complete Email CWBSB-137</w:t>
        </w:r>
        <w:r>
          <w:rPr>
            <w:noProof/>
            <w:webHidden/>
          </w:rPr>
          <w:tab/>
        </w:r>
        <w:r>
          <w:rPr>
            <w:noProof/>
            <w:webHidden/>
          </w:rPr>
          <w:fldChar w:fldCharType="begin"/>
        </w:r>
        <w:r>
          <w:rPr>
            <w:noProof/>
            <w:webHidden/>
          </w:rPr>
          <w:instrText xml:space="preserve"> PAGEREF _Toc65830466 \h </w:instrText>
        </w:r>
        <w:r>
          <w:rPr>
            <w:noProof/>
            <w:webHidden/>
          </w:rPr>
        </w:r>
        <w:r>
          <w:rPr>
            <w:noProof/>
            <w:webHidden/>
          </w:rPr>
          <w:fldChar w:fldCharType="separate"/>
        </w:r>
        <w:r>
          <w:rPr>
            <w:noProof/>
            <w:webHidden/>
          </w:rPr>
          <w:t>11</w:t>
        </w:r>
        <w:r>
          <w:rPr>
            <w:noProof/>
            <w:webHidden/>
          </w:rPr>
          <w:fldChar w:fldCharType="end"/>
        </w:r>
      </w:hyperlink>
    </w:p>
    <w:p w14:paraId="178D396B" w14:textId="6BFA7BFB" w:rsidR="00625A42" w:rsidRDefault="00625A42" w:rsidP="00625A42">
      <w:pPr>
        <w:pStyle w:val="TOC2"/>
        <w:rPr>
          <w:noProof/>
          <w:color w:val="auto"/>
          <w:sz w:val="22"/>
          <w:lang w:val="en-CA" w:eastAsia="en-CA"/>
        </w:rPr>
      </w:pPr>
      <w:hyperlink w:anchor="_Toc65830467" w:history="1">
        <w:r w:rsidRPr="0015595F">
          <w:rPr>
            <w:rStyle w:val="Hyperlink"/>
            <w:noProof/>
          </w:rPr>
          <w:t>3.4</w:t>
        </w:r>
        <w:r>
          <w:rPr>
            <w:noProof/>
            <w:color w:val="auto"/>
            <w:sz w:val="22"/>
            <w:lang w:val="en-CA" w:eastAsia="en-CA"/>
          </w:rPr>
          <w:tab/>
        </w:r>
        <w:r w:rsidRPr="0015595F">
          <w:rPr>
            <w:rStyle w:val="Hyperlink"/>
            <w:noProof/>
          </w:rPr>
          <w:t>Declined Application Email CWBSB-505</w:t>
        </w:r>
        <w:r>
          <w:rPr>
            <w:noProof/>
            <w:webHidden/>
          </w:rPr>
          <w:tab/>
        </w:r>
        <w:r>
          <w:rPr>
            <w:noProof/>
            <w:webHidden/>
          </w:rPr>
          <w:fldChar w:fldCharType="begin"/>
        </w:r>
        <w:r>
          <w:rPr>
            <w:noProof/>
            <w:webHidden/>
          </w:rPr>
          <w:instrText xml:space="preserve"> PAGEREF _Toc65830467 \h </w:instrText>
        </w:r>
        <w:r>
          <w:rPr>
            <w:noProof/>
            <w:webHidden/>
          </w:rPr>
        </w:r>
        <w:r>
          <w:rPr>
            <w:noProof/>
            <w:webHidden/>
          </w:rPr>
          <w:fldChar w:fldCharType="separate"/>
        </w:r>
        <w:r>
          <w:rPr>
            <w:noProof/>
            <w:webHidden/>
          </w:rPr>
          <w:t>13</w:t>
        </w:r>
        <w:r>
          <w:rPr>
            <w:noProof/>
            <w:webHidden/>
          </w:rPr>
          <w:fldChar w:fldCharType="end"/>
        </w:r>
      </w:hyperlink>
    </w:p>
    <w:p w14:paraId="1FE07565" w14:textId="559C9F1E" w:rsidR="00625A42" w:rsidRDefault="00625A42" w:rsidP="00625A42">
      <w:pPr>
        <w:pStyle w:val="TOC2"/>
        <w:rPr>
          <w:noProof/>
          <w:color w:val="auto"/>
          <w:sz w:val="22"/>
          <w:lang w:val="en-CA" w:eastAsia="en-CA"/>
        </w:rPr>
      </w:pPr>
      <w:hyperlink w:anchor="_Toc65830468" w:history="1">
        <w:r w:rsidRPr="0015595F">
          <w:rPr>
            <w:rStyle w:val="Hyperlink"/>
            <w:noProof/>
          </w:rPr>
          <w:t>3.5</w:t>
        </w:r>
        <w:r>
          <w:rPr>
            <w:noProof/>
            <w:color w:val="auto"/>
            <w:sz w:val="22"/>
            <w:lang w:val="en-CA" w:eastAsia="en-CA"/>
          </w:rPr>
          <w:tab/>
        </w:r>
        <w:r w:rsidRPr="0015595F">
          <w:rPr>
            <w:rStyle w:val="Hyperlink"/>
            <w:noProof/>
          </w:rPr>
          <w:t>Saved Application Email CWBSB-134</w:t>
        </w:r>
        <w:r>
          <w:rPr>
            <w:noProof/>
            <w:webHidden/>
          </w:rPr>
          <w:tab/>
        </w:r>
        <w:r>
          <w:rPr>
            <w:noProof/>
            <w:webHidden/>
          </w:rPr>
          <w:fldChar w:fldCharType="begin"/>
        </w:r>
        <w:r>
          <w:rPr>
            <w:noProof/>
            <w:webHidden/>
          </w:rPr>
          <w:instrText xml:space="preserve"> PAGEREF _Toc65830468 \h </w:instrText>
        </w:r>
        <w:r>
          <w:rPr>
            <w:noProof/>
            <w:webHidden/>
          </w:rPr>
        </w:r>
        <w:r>
          <w:rPr>
            <w:noProof/>
            <w:webHidden/>
          </w:rPr>
          <w:fldChar w:fldCharType="separate"/>
        </w:r>
        <w:r>
          <w:rPr>
            <w:noProof/>
            <w:webHidden/>
          </w:rPr>
          <w:t>14</w:t>
        </w:r>
        <w:r>
          <w:rPr>
            <w:noProof/>
            <w:webHidden/>
          </w:rPr>
          <w:fldChar w:fldCharType="end"/>
        </w:r>
      </w:hyperlink>
    </w:p>
    <w:p w14:paraId="01046E06" w14:textId="668C27A8" w:rsidR="00625A42" w:rsidRDefault="00625A42" w:rsidP="00625A42">
      <w:pPr>
        <w:pStyle w:val="TOC2"/>
        <w:rPr>
          <w:noProof/>
          <w:color w:val="auto"/>
          <w:sz w:val="22"/>
          <w:lang w:val="en-CA" w:eastAsia="en-CA"/>
        </w:rPr>
      </w:pPr>
      <w:hyperlink w:anchor="_Toc65830469" w:history="1">
        <w:r w:rsidRPr="0015595F">
          <w:rPr>
            <w:rStyle w:val="Hyperlink"/>
            <w:noProof/>
          </w:rPr>
          <w:t>3.6</w:t>
        </w:r>
        <w:r>
          <w:rPr>
            <w:noProof/>
            <w:color w:val="auto"/>
            <w:sz w:val="22"/>
            <w:lang w:val="en-CA" w:eastAsia="en-CA"/>
          </w:rPr>
          <w:tab/>
        </w:r>
        <w:r w:rsidRPr="0015595F">
          <w:rPr>
            <w:rStyle w:val="Hyperlink"/>
            <w:noProof/>
          </w:rPr>
          <w:t>Withdrawn Application Email (Applicant or Authorized Signer) CWBSB-135</w:t>
        </w:r>
        <w:r>
          <w:rPr>
            <w:noProof/>
            <w:webHidden/>
          </w:rPr>
          <w:tab/>
        </w:r>
        <w:r>
          <w:rPr>
            <w:noProof/>
            <w:webHidden/>
          </w:rPr>
          <w:fldChar w:fldCharType="begin"/>
        </w:r>
        <w:r>
          <w:rPr>
            <w:noProof/>
            <w:webHidden/>
          </w:rPr>
          <w:instrText xml:space="preserve"> PAGEREF _Toc65830469 \h </w:instrText>
        </w:r>
        <w:r>
          <w:rPr>
            <w:noProof/>
            <w:webHidden/>
          </w:rPr>
        </w:r>
        <w:r>
          <w:rPr>
            <w:noProof/>
            <w:webHidden/>
          </w:rPr>
          <w:fldChar w:fldCharType="separate"/>
        </w:r>
        <w:r>
          <w:rPr>
            <w:noProof/>
            <w:webHidden/>
          </w:rPr>
          <w:t>15</w:t>
        </w:r>
        <w:r>
          <w:rPr>
            <w:noProof/>
            <w:webHidden/>
          </w:rPr>
          <w:fldChar w:fldCharType="end"/>
        </w:r>
      </w:hyperlink>
    </w:p>
    <w:p w14:paraId="21FD96DA" w14:textId="351EF57B" w:rsidR="00625A42" w:rsidRDefault="00625A42" w:rsidP="00625A42">
      <w:pPr>
        <w:pStyle w:val="TOC2"/>
        <w:rPr>
          <w:noProof/>
          <w:color w:val="auto"/>
          <w:sz w:val="22"/>
          <w:lang w:val="en-CA" w:eastAsia="en-CA"/>
        </w:rPr>
      </w:pPr>
      <w:hyperlink w:anchor="_Toc65830470" w:history="1">
        <w:r w:rsidRPr="0015595F">
          <w:rPr>
            <w:rStyle w:val="Hyperlink"/>
            <w:noProof/>
          </w:rPr>
          <w:t>3.7</w:t>
        </w:r>
        <w:r>
          <w:rPr>
            <w:noProof/>
            <w:color w:val="auto"/>
            <w:sz w:val="22"/>
            <w:lang w:val="en-CA" w:eastAsia="en-CA"/>
          </w:rPr>
          <w:tab/>
        </w:r>
        <w:r w:rsidRPr="0015595F">
          <w:rPr>
            <w:rStyle w:val="Hyperlink"/>
            <w:noProof/>
          </w:rPr>
          <w:t>Nurture Email CWBSB-157, CWBSB-278</w:t>
        </w:r>
        <w:r>
          <w:rPr>
            <w:noProof/>
            <w:webHidden/>
          </w:rPr>
          <w:tab/>
        </w:r>
        <w:r>
          <w:rPr>
            <w:noProof/>
            <w:webHidden/>
          </w:rPr>
          <w:fldChar w:fldCharType="begin"/>
        </w:r>
        <w:r>
          <w:rPr>
            <w:noProof/>
            <w:webHidden/>
          </w:rPr>
          <w:instrText xml:space="preserve"> PAGEREF _Toc65830470 \h </w:instrText>
        </w:r>
        <w:r>
          <w:rPr>
            <w:noProof/>
            <w:webHidden/>
          </w:rPr>
        </w:r>
        <w:r>
          <w:rPr>
            <w:noProof/>
            <w:webHidden/>
          </w:rPr>
          <w:fldChar w:fldCharType="separate"/>
        </w:r>
        <w:r>
          <w:rPr>
            <w:noProof/>
            <w:webHidden/>
          </w:rPr>
          <w:t>17</w:t>
        </w:r>
        <w:r>
          <w:rPr>
            <w:noProof/>
            <w:webHidden/>
          </w:rPr>
          <w:fldChar w:fldCharType="end"/>
        </w:r>
      </w:hyperlink>
    </w:p>
    <w:p w14:paraId="1890E54B" w14:textId="4B056381" w:rsidR="00625A42" w:rsidRDefault="00625A42" w:rsidP="00625A42">
      <w:pPr>
        <w:pStyle w:val="TOC2"/>
        <w:rPr>
          <w:noProof/>
          <w:color w:val="auto"/>
          <w:sz w:val="22"/>
          <w:lang w:val="en-CA" w:eastAsia="en-CA"/>
        </w:rPr>
      </w:pPr>
      <w:hyperlink w:anchor="_Toc65830471" w:history="1">
        <w:r w:rsidRPr="0015595F">
          <w:rPr>
            <w:rStyle w:val="Hyperlink"/>
            <w:noProof/>
          </w:rPr>
          <w:t>3.8</w:t>
        </w:r>
        <w:r>
          <w:rPr>
            <w:noProof/>
            <w:color w:val="auto"/>
            <w:sz w:val="22"/>
            <w:lang w:val="en-CA" w:eastAsia="en-CA"/>
          </w:rPr>
          <w:tab/>
        </w:r>
        <w:r w:rsidRPr="0015595F">
          <w:rPr>
            <w:rStyle w:val="Hyperlink"/>
            <w:noProof/>
          </w:rPr>
          <w:t>Manual Identity Verification Instructions Email CWBSB-258</w:t>
        </w:r>
        <w:r>
          <w:rPr>
            <w:noProof/>
            <w:webHidden/>
          </w:rPr>
          <w:tab/>
        </w:r>
        <w:r>
          <w:rPr>
            <w:noProof/>
            <w:webHidden/>
          </w:rPr>
          <w:fldChar w:fldCharType="begin"/>
        </w:r>
        <w:r>
          <w:rPr>
            <w:noProof/>
            <w:webHidden/>
          </w:rPr>
          <w:instrText xml:space="preserve"> PAGEREF _Toc65830471 \h </w:instrText>
        </w:r>
        <w:r>
          <w:rPr>
            <w:noProof/>
            <w:webHidden/>
          </w:rPr>
        </w:r>
        <w:r>
          <w:rPr>
            <w:noProof/>
            <w:webHidden/>
          </w:rPr>
          <w:fldChar w:fldCharType="separate"/>
        </w:r>
        <w:r>
          <w:rPr>
            <w:noProof/>
            <w:webHidden/>
          </w:rPr>
          <w:t>19</w:t>
        </w:r>
        <w:r>
          <w:rPr>
            <w:noProof/>
            <w:webHidden/>
          </w:rPr>
          <w:fldChar w:fldCharType="end"/>
        </w:r>
      </w:hyperlink>
    </w:p>
    <w:p w14:paraId="09B920CA" w14:textId="1D2A82E6" w:rsidR="00625A42" w:rsidRDefault="00625A42" w:rsidP="00625A42">
      <w:pPr>
        <w:pStyle w:val="TOC2"/>
        <w:rPr>
          <w:noProof/>
          <w:color w:val="auto"/>
          <w:sz w:val="22"/>
          <w:lang w:val="en-CA" w:eastAsia="en-CA"/>
        </w:rPr>
      </w:pPr>
      <w:hyperlink w:anchor="_Toc65830472" w:history="1">
        <w:r w:rsidRPr="0015595F">
          <w:rPr>
            <w:rStyle w:val="Hyperlink"/>
            <w:noProof/>
          </w:rPr>
          <w:t>3.9</w:t>
        </w:r>
        <w:r>
          <w:rPr>
            <w:noProof/>
            <w:color w:val="auto"/>
            <w:sz w:val="22"/>
            <w:lang w:val="en-CA" w:eastAsia="en-CA"/>
          </w:rPr>
          <w:tab/>
        </w:r>
        <w:r w:rsidRPr="0015595F">
          <w:rPr>
            <w:rStyle w:val="Hyperlink"/>
            <w:noProof/>
          </w:rPr>
          <w:t>Authorized Signer Invitation Email CWBSB-139</w:t>
        </w:r>
        <w:r>
          <w:rPr>
            <w:noProof/>
            <w:webHidden/>
          </w:rPr>
          <w:tab/>
        </w:r>
        <w:r>
          <w:rPr>
            <w:noProof/>
            <w:webHidden/>
          </w:rPr>
          <w:fldChar w:fldCharType="begin"/>
        </w:r>
        <w:r>
          <w:rPr>
            <w:noProof/>
            <w:webHidden/>
          </w:rPr>
          <w:instrText xml:space="preserve"> PAGEREF _Toc65830472 \h </w:instrText>
        </w:r>
        <w:r>
          <w:rPr>
            <w:noProof/>
            <w:webHidden/>
          </w:rPr>
        </w:r>
        <w:r>
          <w:rPr>
            <w:noProof/>
            <w:webHidden/>
          </w:rPr>
          <w:fldChar w:fldCharType="separate"/>
        </w:r>
        <w:r>
          <w:rPr>
            <w:noProof/>
            <w:webHidden/>
          </w:rPr>
          <w:t>21</w:t>
        </w:r>
        <w:r>
          <w:rPr>
            <w:noProof/>
            <w:webHidden/>
          </w:rPr>
          <w:fldChar w:fldCharType="end"/>
        </w:r>
      </w:hyperlink>
    </w:p>
    <w:p w14:paraId="1E2B997F" w14:textId="260467D1" w:rsidR="00625A42" w:rsidRDefault="00625A42" w:rsidP="00625A42">
      <w:pPr>
        <w:pStyle w:val="TOC2"/>
        <w:rPr>
          <w:noProof/>
          <w:color w:val="auto"/>
          <w:sz w:val="22"/>
          <w:lang w:val="en-CA" w:eastAsia="en-CA"/>
        </w:rPr>
      </w:pPr>
      <w:hyperlink w:anchor="_Toc65830473" w:history="1">
        <w:r w:rsidRPr="0015595F">
          <w:rPr>
            <w:rStyle w:val="Hyperlink"/>
            <w:noProof/>
          </w:rPr>
          <w:t>3.10</w:t>
        </w:r>
        <w:r>
          <w:rPr>
            <w:noProof/>
            <w:color w:val="auto"/>
            <w:sz w:val="22"/>
            <w:lang w:val="en-CA" w:eastAsia="en-CA"/>
          </w:rPr>
          <w:tab/>
        </w:r>
        <w:r w:rsidRPr="0015595F">
          <w:rPr>
            <w:rStyle w:val="Hyperlink"/>
            <w:noProof/>
          </w:rPr>
          <w:t>Application Complete Email CWBSB-158</w:t>
        </w:r>
        <w:r>
          <w:rPr>
            <w:noProof/>
            <w:webHidden/>
          </w:rPr>
          <w:tab/>
        </w:r>
        <w:r>
          <w:rPr>
            <w:noProof/>
            <w:webHidden/>
          </w:rPr>
          <w:fldChar w:fldCharType="begin"/>
        </w:r>
        <w:r>
          <w:rPr>
            <w:noProof/>
            <w:webHidden/>
          </w:rPr>
          <w:instrText xml:space="preserve"> PAGEREF _Toc65830473 \h </w:instrText>
        </w:r>
        <w:r>
          <w:rPr>
            <w:noProof/>
            <w:webHidden/>
          </w:rPr>
        </w:r>
        <w:r>
          <w:rPr>
            <w:noProof/>
            <w:webHidden/>
          </w:rPr>
          <w:fldChar w:fldCharType="separate"/>
        </w:r>
        <w:r>
          <w:rPr>
            <w:noProof/>
            <w:webHidden/>
          </w:rPr>
          <w:t>23</w:t>
        </w:r>
        <w:r>
          <w:rPr>
            <w:noProof/>
            <w:webHidden/>
          </w:rPr>
          <w:fldChar w:fldCharType="end"/>
        </w:r>
      </w:hyperlink>
    </w:p>
    <w:p w14:paraId="09AC7080" w14:textId="1F0EBADB" w:rsidR="00625A42" w:rsidRDefault="00625A42" w:rsidP="00625A42">
      <w:pPr>
        <w:pStyle w:val="TOC2"/>
        <w:rPr>
          <w:noProof/>
          <w:color w:val="auto"/>
          <w:sz w:val="22"/>
          <w:lang w:val="en-CA" w:eastAsia="en-CA"/>
        </w:rPr>
      </w:pPr>
      <w:hyperlink w:anchor="_Toc65830474" w:history="1">
        <w:r w:rsidRPr="0015595F">
          <w:rPr>
            <w:rStyle w:val="Hyperlink"/>
            <w:noProof/>
          </w:rPr>
          <w:t>3.11</w:t>
        </w:r>
        <w:r>
          <w:rPr>
            <w:noProof/>
            <w:color w:val="auto"/>
            <w:sz w:val="22"/>
            <w:lang w:val="en-CA" w:eastAsia="en-CA"/>
          </w:rPr>
          <w:tab/>
        </w:r>
        <w:r w:rsidRPr="0015595F">
          <w:rPr>
            <w:rStyle w:val="Hyperlink"/>
            <w:noProof/>
          </w:rPr>
          <w:t>Concurrent Application Email CWBSB-259</w:t>
        </w:r>
        <w:r>
          <w:rPr>
            <w:noProof/>
            <w:webHidden/>
          </w:rPr>
          <w:tab/>
        </w:r>
        <w:r>
          <w:rPr>
            <w:noProof/>
            <w:webHidden/>
          </w:rPr>
          <w:fldChar w:fldCharType="begin"/>
        </w:r>
        <w:r>
          <w:rPr>
            <w:noProof/>
            <w:webHidden/>
          </w:rPr>
          <w:instrText xml:space="preserve"> PAGEREF _Toc65830474 \h </w:instrText>
        </w:r>
        <w:r>
          <w:rPr>
            <w:noProof/>
            <w:webHidden/>
          </w:rPr>
        </w:r>
        <w:r>
          <w:rPr>
            <w:noProof/>
            <w:webHidden/>
          </w:rPr>
          <w:fldChar w:fldCharType="separate"/>
        </w:r>
        <w:r>
          <w:rPr>
            <w:noProof/>
            <w:webHidden/>
          </w:rPr>
          <w:t>26</w:t>
        </w:r>
        <w:r>
          <w:rPr>
            <w:noProof/>
            <w:webHidden/>
          </w:rPr>
          <w:fldChar w:fldCharType="end"/>
        </w:r>
      </w:hyperlink>
    </w:p>
    <w:p w14:paraId="376481AE" w14:textId="7209ABD7" w:rsidR="00625A42" w:rsidRDefault="00625A42" w:rsidP="00625A42">
      <w:pPr>
        <w:pStyle w:val="TOC2"/>
        <w:rPr>
          <w:noProof/>
          <w:color w:val="auto"/>
          <w:sz w:val="22"/>
          <w:lang w:val="en-CA" w:eastAsia="en-CA"/>
        </w:rPr>
      </w:pPr>
      <w:hyperlink w:anchor="_Toc65830475" w:history="1">
        <w:r w:rsidRPr="0015595F">
          <w:rPr>
            <w:rStyle w:val="Hyperlink"/>
            <w:noProof/>
          </w:rPr>
          <w:t>3.12</w:t>
        </w:r>
        <w:r>
          <w:rPr>
            <w:noProof/>
            <w:color w:val="auto"/>
            <w:sz w:val="22"/>
            <w:lang w:val="en-CA" w:eastAsia="en-CA"/>
          </w:rPr>
          <w:tab/>
        </w:r>
        <w:r w:rsidRPr="0015595F">
          <w:rPr>
            <w:rStyle w:val="Hyperlink"/>
            <w:noProof/>
          </w:rPr>
          <w:t>Await Authorized Signers Email CWBSB-260</w:t>
        </w:r>
        <w:r>
          <w:rPr>
            <w:noProof/>
            <w:webHidden/>
          </w:rPr>
          <w:tab/>
        </w:r>
        <w:r>
          <w:rPr>
            <w:noProof/>
            <w:webHidden/>
          </w:rPr>
          <w:fldChar w:fldCharType="begin"/>
        </w:r>
        <w:r>
          <w:rPr>
            <w:noProof/>
            <w:webHidden/>
          </w:rPr>
          <w:instrText xml:space="preserve"> PAGEREF _Toc65830475 \h </w:instrText>
        </w:r>
        <w:r>
          <w:rPr>
            <w:noProof/>
            <w:webHidden/>
          </w:rPr>
        </w:r>
        <w:r>
          <w:rPr>
            <w:noProof/>
            <w:webHidden/>
          </w:rPr>
          <w:fldChar w:fldCharType="separate"/>
        </w:r>
        <w:r>
          <w:rPr>
            <w:noProof/>
            <w:webHidden/>
          </w:rPr>
          <w:t>28</w:t>
        </w:r>
        <w:r>
          <w:rPr>
            <w:noProof/>
            <w:webHidden/>
          </w:rPr>
          <w:fldChar w:fldCharType="end"/>
        </w:r>
      </w:hyperlink>
    </w:p>
    <w:p w14:paraId="25CFC19F" w14:textId="64CFE836" w:rsidR="00625A42" w:rsidRDefault="00625A42" w:rsidP="00625A42">
      <w:pPr>
        <w:pStyle w:val="TOC2"/>
        <w:rPr>
          <w:noProof/>
          <w:color w:val="auto"/>
          <w:sz w:val="22"/>
          <w:lang w:val="en-CA" w:eastAsia="en-CA"/>
        </w:rPr>
      </w:pPr>
      <w:hyperlink w:anchor="_Toc65830476" w:history="1">
        <w:r w:rsidRPr="0015595F">
          <w:rPr>
            <w:rStyle w:val="Hyperlink"/>
            <w:noProof/>
          </w:rPr>
          <w:t>3.13</w:t>
        </w:r>
        <w:r>
          <w:rPr>
            <w:noProof/>
            <w:color w:val="auto"/>
            <w:sz w:val="22"/>
            <w:lang w:val="en-CA" w:eastAsia="en-CA"/>
          </w:rPr>
          <w:tab/>
        </w:r>
        <w:r w:rsidRPr="0015595F">
          <w:rPr>
            <w:rStyle w:val="Hyperlink"/>
            <w:noProof/>
          </w:rPr>
          <w:t>Authorized Signers Complete Email CWBSB-261</w:t>
        </w:r>
        <w:r>
          <w:rPr>
            <w:noProof/>
            <w:webHidden/>
          </w:rPr>
          <w:tab/>
        </w:r>
        <w:r>
          <w:rPr>
            <w:noProof/>
            <w:webHidden/>
          </w:rPr>
          <w:fldChar w:fldCharType="begin"/>
        </w:r>
        <w:r>
          <w:rPr>
            <w:noProof/>
            <w:webHidden/>
          </w:rPr>
          <w:instrText xml:space="preserve"> PAGEREF _Toc65830476 \h </w:instrText>
        </w:r>
        <w:r>
          <w:rPr>
            <w:noProof/>
            <w:webHidden/>
          </w:rPr>
        </w:r>
        <w:r>
          <w:rPr>
            <w:noProof/>
            <w:webHidden/>
          </w:rPr>
          <w:fldChar w:fldCharType="separate"/>
        </w:r>
        <w:r>
          <w:rPr>
            <w:noProof/>
            <w:webHidden/>
          </w:rPr>
          <w:t>30</w:t>
        </w:r>
        <w:r>
          <w:rPr>
            <w:noProof/>
            <w:webHidden/>
          </w:rPr>
          <w:fldChar w:fldCharType="end"/>
        </w:r>
      </w:hyperlink>
    </w:p>
    <w:p w14:paraId="2E43C4FC" w14:textId="3CF39D74" w:rsidR="00625A42" w:rsidRDefault="00625A42" w:rsidP="00625A42">
      <w:pPr>
        <w:pStyle w:val="TOC2"/>
        <w:rPr>
          <w:noProof/>
          <w:color w:val="auto"/>
          <w:sz w:val="22"/>
          <w:lang w:val="en-CA" w:eastAsia="en-CA"/>
        </w:rPr>
      </w:pPr>
      <w:hyperlink w:anchor="_Toc65830477" w:history="1">
        <w:r w:rsidRPr="0015595F">
          <w:rPr>
            <w:rStyle w:val="Hyperlink"/>
            <w:noProof/>
          </w:rPr>
          <w:t>3.14</w:t>
        </w:r>
        <w:r>
          <w:rPr>
            <w:noProof/>
            <w:color w:val="auto"/>
            <w:sz w:val="22"/>
            <w:lang w:val="en-CA" w:eastAsia="en-CA"/>
          </w:rPr>
          <w:tab/>
        </w:r>
        <w:r w:rsidRPr="0015595F">
          <w:rPr>
            <w:rStyle w:val="Hyperlink"/>
            <w:noProof/>
          </w:rPr>
          <w:t>Complementary Products Email CWBSB-262</w:t>
        </w:r>
        <w:r>
          <w:rPr>
            <w:noProof/>
            <w:webHidden/>
          </w:rPr>
          <w:tab/>
        </w:r>
        <w:r>
          <w:rPr>
            <w:noProof/>
            <w:webHidden/>
          </w:rPr>
          <w:fldChar w:fldCharType="begin"/>
        </w:r>
        <w:r>
          <w:rPr>
            <w:noProof/>
            <w:webHidden/>
          </w:rPr>
          <w:instrText xml:space="preserve"> PAGEREF _Toc65830477 \h </w:instrText>
        </w:r>
        <w:r>
          <w:rPr>
            <w:noProof/>
            <w:webHidden/>
          </w:rPr>
        </w:r>
        <w:r>
          <w:rPr>
            <w:noProof/>
            <w:webHidden/>
          </w:rPr>
          <w:fldChar w:fldCharType="separate"/>
        </w:r>
        <w:r>
          <w:rPr>
            <w:noProof/>
            <w:webHidden/>
          </w:rPr>
          <w:t>32</w:t>
        </w:r>
        <w:r>
          <w:rPr>
            <w:noProof/>
            <w:webHidden/>
          </w:rPr>
          <w:fldChar w:fldCharType="end"/>
        </w:r>
      </w:hyperlink>
    </w:p>
    <w:p w14:paraId="78E8B150" w14:textId="1EFDD177" w:rsidR="00625A42" w:rsidRDefault="00625A42" w:rsidP="00625A42">
      <w:pPr>
        <w:pStyle w:val="TOC2"/>
        <w:rPr>
          <w:noProof/>
          <w:color w:val="auto"/>
          <w:sz w:val="22"/>
          <w:lang w:val="en-CA" w:eastAsia="en-CA"/>
        </w:rPr>
      </w:pPr>
      <w:hyperlink w:anchor="_Toc65830478" w:history="1">
        <w:r w:rsidRPr="0015595F">
          <w:rPr>
            <w:rStyle w:val="Hyperlink"/>
            <w:noProof/>
          </w:rPr>
          <w:t>3.15</w:t>
        </w:r>
        <w:r>
          <w:rPr>
            <w:noProof/>
            <w:color w:val="auto"/>
            <w:sz w:val="22"/>
            <w:lang w:val="en-CA" w:eastAsia="en-CA"/>
          </w:rPr>
          <w:tab/>
        </w:r>
        <w:r w:rsidRPr="0015595F">
          <w:rPr>
            <w:rStyle w:val="Hyperlink"/>
            <w:noProof/>
          </w:rPr>
          <w:t>Complementary Products Follow-up INTERNAL Email CWBSB-434</w:t>
        </w:r>
        <w:r>
          <w:rPr>
            <w:noProof/>
            <w:webHidden/>
          </w:rPr>
          <w:tab/>
        </w:r>
        <w:r>
          <w:rPr>
            <w:noProof/>
            <w:webHidden/>
          </w:rPr>
          <w:fldChar w:fldCharType="begin"/>
        </w:r>
        <w:r>
          <w:rPr>
            <w:noProof/>
            <w:webHidden/>
          </w:rPr>
          <w:instrText xml:space="preserve"> PAGEREF _Toc65830478 \h </w:instrText>
        </w:r>
        <w:r>
          <w:rPr>
            <w:noProof/>
            <w:webHidden/>
          </w:rPr>
        </w:r>
        <w:r>
          <w:rPr>
            <w:noProof/>
            <w:webHidden/>
          </w:rPr>
          <w:fldChar w:fldCharType="separate"/>
        </w:r>
        <w:r>
          <w:rPr>
            <w:noProof/>
            <w:webHidden/>
          </w:rPr>
          <w:t>34</w:t>
        </w:r>
        <w:r>
          <w:rPr>
            <w:noProof/>
            <w:webHidden/>
          </w:rPr>
          <w:fldChar w:fldCharType="end"/>
        </w:r>
      </w:hyperlink>
    </w:p>
    <w:p w14:paraId="11E74BFE" w14:textId="7BC5099C" w:rsidR="00625A42" w:rsidRDefault="00625A42" w:rsidP="00625A42">
      <w:pPr>
        <w:pStyle w:val="TOC2"/>
        <w:rPr>
          <w:noProof/>
          <w:color w:val="auto"/>
          <w:sz w:val="22"/>
          <w:lang w:val="en-CA" w:eastAsia="en-CA"/>
        </w:rPr>
      </w:pPr>
      <w:hyperlink w:anchor="_Toc65830479" w:history="1">
        <w:r w:rsidRPr="0015595F">
          <w:rPr>
            <w:rStyle w:val="Hyperlink"/>
            <w:noProof/>
          </w:rPr>
          <w:t>3.16</w:t>
        </w:r>
        <w:r>
          <w:rPr>
            <w:noProof/>
            <w:color w:val="auto"/>
            <w:sz w:val="22"/>
            <w:lang w:val="en-CA" w:eastAsia="en-CA"/>
          </w:rPr>
          <w:tab/>
        </w:r>
        <w:r w:rsidRPr="0015595F">
          <w:rPr>
            <w:rStyle w:val="Hyperlink"/>
            <w:noProof/>
          </w:rPr>
          <w:t>Non-qualified Business Follow-up INTERNAL Email CWBSB-613</w:t>
        </w:r>
        <w:r>
          <w:rPr>
            <w:noProof/>
            <w:webHidden/>
          </w:rPr>
          <w:tab/>
        </w:r>
        <w:r>
          <w:rPr>
            <w:noProof/>
            <w:webHidden/>
          </w:rPr>
          <w:fldChar w:fldCharType="begin"/>
        </w:r>
        <w:r>
          <w:rPr>
            <w:noProof/>
            <w:webHidden/>
          </w:rPr>
          <w:instrText xml:space="preserve"> PAGEREF _Toc65830479 \h </w:instrText>
        </w:r>
        <w:r>
          <w:rPr>
            <w:noProof/>
            <w:webHidden/>
          </w:rPr>
        </w:r>
        <w:r>
          <w:rPr>
            <w:noProof/>
            <w:webHidden/>
          </w:rPr>
          <w:fldChar w:fldCharType="separate"/>
        </w:r>
        <w:r>
          <w:rPr>
            <w:noProof/>
            <w:webHidden/>
          </w:rPr>
          <w:t>35</w:t>
        </w:r>
        <w:r>
          <w:rPr>
            <w:noProof/>
            <w:webHidden/>
          </w:rPr>
          <w:fldChar w:fldCharType="end"/>
        </w:r>
      </w:hyperlink>
    </w:p>
    <w:p w14:paraId="715B018C" w14:textId="2734BB0D" w:rsidR="00625A42" w:rsidRDefault="00625A42">
      <w:pPr>
        <w:pStyle w:val="TOC1"/>
        <w:rPr>
          <w:color w:val="auto"/>
          <w:lang w:val="en-CA" w:eastAsia="en-CA"/>
        </w:rPr>
      </w:pPr>
      <w:hyperlink w:anchor="_Toc65830480" w:history="1">
        <w:r w:rsidRPr="0015595F">
          <w:rPr>
            <w:rStyle w:val="Hyperlink"/>
          </w:rPr>
          <w:t>Approvals</w:t>
        </w:r>
        <w:r>
          <w:rPr>
            <w:webHidden/>
          </w:rPr>
          <w:tab/>
        </w:r>
        <w:r>
          <w:rPr>
            <w:webHidden/>
          </w:rPr>
          <w:fldChar w:fldCharType="begin"/>
        </w:r>
        <w:r>
          <w:rPr>
            <w:webHidden/>
          </w:rPr>
          <w:instrText xml:space="preserve"> PAGEREF _Toc65830480 \h </w:instrText>
        </w:r>
        <w:r>
          <w:rPr>
            <w:webHidden/>
          </w:rPr>
        </w:r>
        <w:r>
          <w:rPr>
            <w:webHidden/>
          </w:rPr>
          <w:fldChar w:fldCharType="separate"/>
        </w:r>
        <w:r>
          <w:rPr>
            <w:webHidden/>
          </w:rPr>
          <w:t>36</w:t>
        </w:r>
        <w:r>
          <w:rPr>
            <w:webHidden/>
          </w:rPr>
          <w:fldChar w:fldCharType="end"/>
        </w:r>
      </w:hyperlink>
    </w:p>
    <w:p w14:paraId="03AFE06C" w14:textId="124AF337"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9D5446">
      <w:pPr>
        <w:pStyle w:val="Heading1"/>
        <w:numPr>
          <w:ilvl w:val="0"/>
          <w:numId w:val="14"/>
        </w:numPr>
        <w:spacing w:before="240" w:after="0" w:line="240" w:lineRule="auto"/>
        <w:ind w:left="709" w:hanging="709"/>
        <w:rPr>
          <w:color w:val="937A46"/>
        </w:rPr>
      </w:pPr>
      <w:bookmarkStart w:id="1" w:name="_Toc379182382"/>
      <w:bookmarkStart w:id="2" w:name="_Toc379183389"/>
      <w:bookmarkStart w:id="3" w:name="_Toc65830457"/>
      <w:r>
        <w:rPr>
          <w:color w:val="937A46"/>
        </w:rPr>
        <w:lastRenderedPageBreak/>
        <w:t>Revision Control Form</w:t>
      </w:r>
      <w:bookmarkEnd w:id="3"/>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3.9  Authorized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Authorized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3.4 Declined: added requirement to CC </w:t>
            </w:r>
            <w:proofErr w:type="spellStart"/>
            <w:r>
              <w:rPr>
                <w:color w:val="1A304A" w:themeColor="accent5" w:themeShade="80"/>
                <w:sz w:val="16"/>
                <w:szCs w:val="16"/>
              </w:rPr>
              <w:t>Auth</w:t>
            </w:r>
            <w:proofErr w:type="spellEnd"/>
            <w:r>
              <w:rPr>
                <w:color w:val="1A304A" w:themeColor="accent5" w:themeShade="80"/>
                <w:sz w:val="16"/>
                <w:szCs w:val="16"/>
              </w:rPr>
              <w:t xml:space="preserve">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3.6 Withdrawn: added requirement to CC </w:t>
            </w:r>
            <w:proofErr w:type="spellStart"/>
            <w:r>
              <w:rPr>
                <w:color w:val="1A304A" w:themeColor="accent5" w:themeShade="80"/>
                <w:sz w:val="16"/>
                <w:szCs w:val="16"/>
              </w:rPr>
              <w:t>Auth</w:t>
            </w:r>
            <w:proofErr w:type="spellEnd"/>
            <w:r>
              <w:rPr>
                <w:color w:val="1A304A" w:themeColor="accent5" w:themeShade="80"/>
                <w:sz w:val="16"/>
                <w:szCs w:val="16"/>
              </w:rPr>
              <w:t xml:space="preserve">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3.6a Withdrawn email for </w:t>
            </w:r>
            <w:proofErr w:type="spellStart"/>
            <w:r>
              <w:rPr>
                <w:color w:val="1A304A" w:themeColor="accent5" w:themeShade="80"/>
                <w:sz w:val="16"/>
                <w:szCs w:val="16"/>
              </w:rPr>
              <w:t>Auth</w:t>
            </w:r>
            <w:proofErr w:type="spellEnd"/>
            <w:r>
              <w:rPr>
                <w:color w:val="1A304A" w:themeColor="accent5" w:themeShade="80"/>
                <w:sz w:val="16"/>
                <w:szCs w:val="16"/>
              </w:rPr>
              <w:t xml:space="preserve">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3.15 Online/Debit card email deprecated (not required as this is established within the form flow for Applicants and </w:t>
            </w:r>
            <w:proofErr w:type="spellStart"/>
            <w:r>
              <w:rPr>
                <w:color w:val="1A304A" w:themeColor="accent5" w:themeShade="80"/>
                <w:sz w:val="16"/>
                <w:szCs w:val="16"/>
              </w:rPr>
              <w:t>Auth</w:t>
            </w:r>
            <w:proofErr w:type="spellEnd"/>
            <w:r>
              <w:rPr>
                <w:color w:val="1A304A" w:themeColor="accent5" w:themeShade="80"/>
                <w:sz w:val="16"/>
                <w:szCs w:val="16"/>
              </w:rPr>
              <w:t xml:space="preserve">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77777777" w:rsidR="00B70B55" w:rsidRDefault="00B70B55"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br w:type="page"/>
      </w:r>
    </w:p>
    <w:p w14:paraId="648CAC07" w14:textId="77777777" w:rsidR="00B4270C" w:rsidRPr="00631314" w:rsidRDefault="00104E0B" w:rsidP="00B4270C">
      <w:pPr>
        <w:pStyle w:val="Heading1"/>
        <w:numPr>
          <w:ilvl w:val="0"/>
          <w:numId w:val="14"/>
        </w:numPr>
        <w:spacing w:before="240" w:after="0" w:line="240" w:lineRule="auto"/>
        <w:ind w:left="709" w:hanging="709"/>
        <w:rPr>
          <w:color w:val="937A46"/>
        </w:rPr>
      </w:pPr>
      <w:bookmarkStart w:id="4" w:name="_Toc65830458"/>
      <w:r>
        <w:rPr>
          <w:color w:val="937A46"/>
        </w:rPr>
        <w:lastRenderedPageBreak/>
        <w:t>About This Document</w:t>
      </w:r>
      <w:bookmarkEnd w:id="4"/>
    </w:p>
    <w:p w14:paraId="03B07B1D" w14:textId="77777777" w:rsidR="00B4270C" w:rsidRDefault="00B4270C" w:rsidP="00B4270C">
      <w:pPr>
        <w:pStyle w:val="Heading2"/>
        <w:keepNext/>
        <w:spacing w:after="0" w:line="240" w:lineRule="auto"/>
      </w:pPr>
      <w:bookmarkStart w:id="5" w:name="_Toc55555393"/>
      <w:bookmarkStart w:id="6" w:name="_Toc65056019"/>
      <w:bookmarkStart w:id="7" w:name="_Toc65064223"/>
      <w:bookmarkStart w:id="8" w:name="_Toc65655966"/>
      <w:bookmarkStart w:id="9" w:name="_Toc65830459"/>
      <w:r>
        <w:t>Purpose</w:t>
      </w:r>
      <w:bookmarkEnd w:id="5"/>
      <w:bookmarkEnd w:id="6"/>
      <w:bookmarkEnd w:id="7"/>
      <w:bookmarkEnd w:id="8"/>
      <w:bookmarkEnd w:id="9"/>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0" w:name="_Toc55555394"/>
      <w:bookmarkStart w:id="11" w:name="_Toc65056020"/>
      <w:bookmarkStart w:id="12" w:name="_Toc65064224"/>
      <w:bookmarkStart w:id="13" w:name="_Toc65655967"/>
      <w:bookmarkStart w:id="14" w:name="_Toc65830460"/>
      <w:r>
        <w:t>Audience</w:t>
      </w:r>
      <w:bookmarkEnd w:id="10"/>
      <w:bookmarkEnd w:id="11"/>
      <w:bookmarkEnd w:id="12"/>
      <w:bookmarkEnd w:id="13"/>
      <w:bookmarkEnd w:id="14"/>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proofErr w:type="spellStart"/>
      <w:r>
        <w:rPr>
          <w:rFonts w:asciiTheme="minorHAnsi" w:eastAsiaTheme="minorHAnsi" w:hAnsiTheme="minorHAnsi" w:cstheme="minorBidi"/>
          <w:sz w:val="22"/>
          <w:szCs w:val="22"/>
          <w:lang w:eastAsia="en-US"/>
        </w:rPr>
        <w:t>Temenos</w:t>
      </w:r>
      <w:proofErr w:type="spellEnd"/>
      <w:r>
        <w:rPr>
          <w:rFonts w:asciiTheme="minorHAnsi" w:eastAsiaTheme="minorHAnsi" w:hAnsiTheme="minorHAnsi" w:cstheme="minorBidi"/>
          <w:sz w:val="22"/>
          <w:szCs w:val="22"/>
          <w:lang w:eastAsia="en-US"/>
        </w:rPr>
        <w:t xml:space="preserve"> Business Analysts</w:t>
      </w:r>
    </w:p>
    <w:p w14:paraId="5900DE0F"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proofErr w:type="spellStart"/>
      <w:r>
        <w:rPr>
          <w:rFonts w:asciiTheme="minorHAnsi" w:eastAsiaTheme="minorHAnsi" w:hAnsiTheme="minorHAnsi" w:cstheme="minorBidi"/>
          <w:sz w:val="22"/>
          <w:szCs w:val="22"/>
          <w:lang w:eastAsia="en-US"/>
        </w:rPr>
        <w:t>Temenos</w:t>
      </w:r>
      <w:proofErr w:type="spellEnd"/>
      <w:r>
        <w:rPr>
          <w:rFonts w:asciiTheme="minorHAnsi" w:eastAsiaTheme="minorHAnsi" w:hAnsiTheme="minorHAnsi" w:cstheme="minorBidi"/>
          <w:sz w:val="22"/>
          <w:szCs w:val="22"/>
          <w:lang w:eastAsia="en-US"/>
        </w:rPr>
        <w:t xml:space="preserve"> Solution Architects, Developers, and Testers</w:t>
      </w:r>
    </w:p>
    <w:p w14:paraId="1153C848" w14:textId="77777777" w:rsidR="00B4270C" w:rsidRDefault="00104E0B" w:rsidP="006E0242">
      <w:pPr>
        <w:pStyle w:val="BodyCopy"/>
        <w:numPr>
          <w:ilvl w:val="0"/>
          <w:numId w:val="18"/>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15" w:name="_Toc55555395"/>
      <w:bookmarkStart w:id="16" w:name="_Toc65056021"/>
      <w:bookmarkStart w:id="17" w:name="_Toc65064225"/>
      <w:bookmarkStart w:id="18" w:name="_Toc65655968"/>
      <w:bookmarkStart w:id="19" w:name="_Toc65830461"/>
      <w:r>
        <w:t>Overview</w:t>
      </w:r>
      <w:bookmarkEnd w:id="15"/>
      <w:bookmarkEnd w:id="16"/>
      <w:bookmarkEnd w:id="17"/>
      <w:bookmarkEnd w:id="18"/>
      <w:bookmarkEnd w:id="19"/>
    </w:p>
    <w:p w14:paraId="200702DB" w14:textId="77777777" w:rsidR="009D5446" w:rsidRDefault="009D5446" w:rsidP="009D5446">
      <w:pPr>
        <w:spacing w:after="0"/>
      </w:pPr>
      <w:bookmarkStart w:id="20" w:name="_Toc29968701"/>
      <w:bookmarkStart w:id="21" w:name="_Toc29968804"/>
      <w:bookmarkStart w:id="22" w:name="_Toc29803688"/>
      <w:bookmarkStart w:id="23" w:name="_Toc29813206"/>
      <w:bookmarkStart w:id="24" w:name="_Toc29817094"/>
      <w:bookmarkStart w:id="25" w:name="_Toc29817153"/>
      <w:bookmarkStart w:id="26" w:name="_Toc29817451"/>
      <w:bookmarkStart w:id="27" w:name="_Toc29803689"/>
      <w:bookmarkStart w:id="28" w:name="_Toc29813207"/>
      <w:bookmarkStart w:id="29" w:name="_Toc29817095"/>
      <w:bookmarkStart w:id="30" w:name="_Toc29817154"/>
      <w:bookmarkStart w:id="31" w:name="_Toc29817452"/>
      <w:bookmarkStart w:id="32" w:name="_Toc29803690"/>
      <w:bookmarkStart w:id="33" w:name="_Toc29813208"/>
      <w:bookmarkStart w:id="34" w:name="_Toc29817096"/>
      <w:bookmarkStart w:id="35" w:name="_Toc29817155"/>
      <w:bookmarkStart w:id="36" w:name="_Toc29817453"/>
      <w:bookmarkStart w:id="37" w:name="_Toc29803691"/>
      <w:bookmarkStart w:id="38" w:name="_Toc29813209"/>
      <w:bookmarkStart w:id="39" w:name="_Toc29817097"/>
      <w:bookmarkStart w:id="40" w:name="_Toc29817156"/>
      <w:bookmarkStart w:id="41" w:name="_Toc29817454"/>
      <w:bookmarkStart w:id="42" w:name="_Toc29803692"/>
      <w:bookmarkStart w:id="43" w:name="_Toc29813210"/>
      <w:bookmarkStart w:id="44" w:name="_Toc29817098"/>
      <w:bookmarkStart w:id="45" w:name="_Toc29817157"/>
      <w:bookmarkStart w:id="46" w:name="_Toc29817455"/>
      <w:bookmarkStart w:id="47" w:name="_Toc29803693"/>
      <w:bookmarkStart w:id="48" w:name="_Toc29813211"/>
      <w:bookmarkStart w:id="49" w:name="_Toc29817099"/>
      <w:bookmarkStart w:id="50" w:name="_Toc29817158"/>
      <w:bookmarkStart w:id="51" w:name="_Toc29817456"/>
      <w:bookmarkStart w:id="52" w:name="_Toc29803694"/>
      <w:bookmarkStart w:id="53" w:name="_Toc29813212"/>
      <w:bookmarkStart w:id="54" w:name="_Toc29817100"/>
      <w:bookmarkStart w:id="55" w:name="_Toc29817159"/>
      <w:bookmarkStart w:id="56" w:name="_Toc29817457"/>
      <w:bookmarkStart w:id="57" w:name="_Toc29803695"/>
      <w:bookmarkStart w:id="58" w:name="_Toc29813213"/>
      <w:bookmarkStart w:id="59" w:name="_Toc29817101"/>
      <w:bookmarkStart w:id="60" w:name="_Toc29817160"/>
      <w:bookmarkStart w:id="61" w:name="_Toc29817458"/>
      <w:bookmarkStart w:id="62" w:name="_Toc29803696"/>
      <w:bookmarkStart w:id="63" w:name="_Toc29813214"/>
      <w:bookmarkStart w:id="64" w:name="_Toc29817102"/>
      <w:bookmarkStart w:id="65" w:name="_Toc29817161"/>
      <w:bookmarkStart w:id="66" w:name="_Toc29817459"/>
      <w:bookmarkStart w:id="67" w:name="_Toc29803697"/>
      <w:bookmarkStart w:id="68" w:name="_Toc29813215"/>
      <w:bookmarkStart w:id="69" w:name="_Toc29817103"/>
      <w:bookmarkStart w:id="70" w:name="_Toc29817162"/>
      <w:bookmarkStart w:id="71" w:name="_Toc29817460"/>
      <w:bookmarkStart w:id="72" w:name="_Toc29803698"/>
      <w:bookmarkStart w:id="73" w:name="_Toc29813216"/>
      <w:bookmarkStart w:id="74" w:name="_Toc29817104"/>
      <w:bookmarkStart w:id="75" w:name="_Toc29817163"/>
      <w:bookmarkStart w:id="76" w:name="_Toc29817461"/>
      <w:bookmarkStart w:id="77" w:name="_Toc29803699"/>
      <w:bookmarkStart w:id="78" w:name="_Toc29813217"/>
      <w:bookmarkStart w:id="79" w:name="_Toc29817105"/>
      <w:bookmarkStart w:id="80" w:name="_Toc29817164"/>
      <w:bookmarkStart w:id="81" w:name="_Toc29817462"/>
      <w:bookmarkStart w:id="82" w:name="_Toc29803700"/>
      <w:bookmarkStart w:id="83" w:name="_Toc29813218"/>
      <w:bookmarkStart w:id="84" w:name="_Toc29817106"/>
      <w:bookmarkStart w:id="85" w:name="_Toc29817165"/>
      <w:bookmarkStart w:id="86" w:name="_Toc29817463"/>
      <w:bookmarkStart w:id="87" w:name="_Toc29803701"/>
      <w:bookmarkStart w:id="88" w:name="_Toc29813219"/>
      <w:bookmarkStart w:id="89" w:name="_Toc29817107"/>
      <w:bookmarkStart w:id="90" w:name="_Toc29817166"/>
      <w:bookmarkStart w:id="91" w:name="_Toc29817464"/>
      <w:bookmarkStart w:id="92" w:name="_Toc29803702"/>
      <w:bookmarkStart w:id="93" w:name="_Toc29813220"/>
      <w:bookmarkStart w:id="94" w:name="_Toc29817108"/>
      <w:bookmarkStart w:id="95" w:name="_Toc29817167"/>
      <w:bookmarkStart w:id="96" w:name="_Toc29817465"/>
      <w:bookmarkStart w:id="97" w:name="_Toc29803703"/>
      <w:bookmarkStart w:id="98" w:name="_Toc29813221"/>
      <w:bookmarkStart w:id="99" w:name="_Toc29817109"/>
      <w:bookmarkStart w:id="100" w:name="_Toc29817168"/>
      <w:bookmarkStart w:id="101" w:name="_Toc29817466"/>
      <w:bookmarkStart w:id="102" w:name="_Toc29803704"/>
      <w:bookmarkStart w:id="103" w:name="_Toc29813222"/>
      <w:bookmarkStart w:id="104" w:name="_Toc29817110"/>
      <w:bookmarkStart w:id="105" w:name="_Toc29817169"/>
      <w:bookmarkStart w:id="106" w:name="_Toc29817467"/>
      <w:bookmarkStart w:id="107" w:name="_Toc29803705"/>
      <w:bookmarkStart w:id="108" w:name="_Toc29813223"/>
      <w:bookmarkStart w:id="109" w:name="_Toc29817111"/>
      <w:bookmarkStart w:id="110" w:name="_Toc29817170"/>
      <w:bookmarkStart w:id="111" w:name="_Toc29817468"/>
      <w:bookmarkStart w:id="112" w:name="_Toc29803706"/>
      <w:bookmarkStart w:id="113" w:name="_Toc29813224"/>
      <w:bookmarkStart w:id="114" w:name="_Toc29817112"/>
      <w:bookmarkStart w:id="115" w:name="_Toc29817171"/>
      <w:bookmarkStart w:id="116" w:name="_Toc29817469"/>
      <w:bookmarkStart w:id="117" w:name="_Toc29803707"/>
      <w:bookmarkStart w:id="118" w:name="_Toc29813225"/>
      <w:bookmarkStart w:id="119" w:name="_Toc29817113"/>
      <w:bookmarkStart w:id="120" w:name="_Toc29817172"/>
      <w:bookmarkStart w:id="121" w:name="_Toc29817470"/>
      <w:bookmarkStart w:id="122" w:name="_Toc29803708"/>
      <w:bookmarkStart w:id="123" w:name="_Toc29813226"/>
      <w:bookmarkStart w:id="124" w:name="_Toc29817114"/>
      <w:bookmarkStart w:id="125" w:name="_Toc29817173"/>
      <w:bookmarkStart w:id="126" w:name="_Toc29817471"/>
      <w:bookmarkStart w:id="127" w:name="_Toc29803709"/>
      <w:bookmarkStart w:id="128" w:name="_Toc29813227"/>
      <w:bookmarkStart w:id="129" w:name="_Toc29817115"/>
      <w:bookmarkStart w:id="130" w:name="_Toc29817174"/>
      <w:bookmarkStart w:id="131" w:name="_Toc29817472"/>
      <w:bookmarkStart w:id="132" w:name="_Toc29803710"/>
      <w:bookmarkStart w:id="133" w:name="_Toc29813228"/>
      <w:bookmarkStart w:id="134" w:name="_Toc29817116"/>
      <w:bookmarkStart w:id="135" w:name="_Toc29817175"/>
      <w:bookmarkStart w:id="136" w:name="_Toc29817473"/>
      <w:bookmarkStart w:id="137" w:name="_Toc29803711"/>
      <w:bookmarkStart w:id="138" w:name="_Toc29813229"/>
      <w:bookmarkStart w:id="139" w:name="_Toc29817117"/>
      <w:bookmarkStart w:id="140" w:name="_Toc29817176"/>
      <w:bookmarkStart w:id="141" w:name="_Toc29817474"/>
      <w:bookmarkStart w:id="142" w:name="_Toc29803712"/>
      <w:bookmarkStart w:id="143" w:name="_Toc29813230"/>
      <w:bookmarkStart w:id="144" w:name="_Toc29817118"/>
      <w:bookmarkStart w:id="145" w:name="_Toc29817177"/>
      <w:bookmarkStart w:id="146" w:name="_Toc29817475"/>
      <w:bookmarkStart w:id="147" w:name="_Toc29803713"/>
      <w:bookmarkStart w:id="148" w:name="_Toc29813231"/>
      <w:bookmarkStart w:id="149" w:name="_Toc29817119"/>
      <w:bookmarkStart w:id="150" w:name="_Toc29817178"/>
      <w:bookmarkStart w:id="151" w:name="_Toc29817476"/>
      <w:bookmarkStart w:id="152" w:name="_Toc29803714"/>
      <w:bookmarkStart w:id="153" w:name="_Toc29813232"/>
      <w:bookmarkStart w:id="154" w:name="_Toc29817120"/>
      <w:bookmarkStart w:id="155" w:name="_Toc29817179"/>
      <w:bookmarkStart w:id="156" w:name="_Toc29817477"/>
      <w:bookmarkStart w:id="157" w:name="_Toc29803715"/>
      <w:bookmarkStart w:id="158" w:name="_Toc29813233"/>
      <w:bookmarkStart w:id="159" w:name="_Toc29817121"/>
      <w:bookmarkStart w:id="160" w:name="_Toc29817180"/>
      <w:bookmarkStart w:id="161" w:name="_Toc29817478"/>
      <w:bookmarkStart w:id="162" w:name="_Toc29803716"/>
      <w:bookmarkStart w:id="163" w:name="_Toc29813234"/>
      <w:bookmarkStart w:id="164" w:name="_Toc29817122"/>
      <w:bookmarkStart w:id="165" w:name="_Toc29817181"/>
      <w:bookmarkStart w:id="166" w:name="_Toc29817479"/>
      <w:bookmarkStart w:id="167" w:name="_Toc29803717"/>
      <w:bookmarkStart w:id="168" w:name="_Toc29813235"/>
      <w:bookmarkStart w:id="169" w:name="_Toc29817123"/>
      <w:bookmarkStart w:id="170" w:name="_Toc29817182"/>
      <w:bookmarkStart w:id="171" w:name="_Toc29817480"/>
      <w:bookmarkStart w:id="172" w:name="_Toc29803718"/>
      <w:bookmarkStart w:id="173" w:name="_Toc29813236"/>
      <w:bookmarkStart w:id="174" w:name="_Toc29817124"/>
      <w:bookmarkStart w:id="175" w:name="_Toc29817183"/>
      <w:bookmarkStart w:id="176" w:name="_Toc29817481"/>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3E1230">
      <w:pPr>
        <w:pStyle w:val="Heading1"/>
        <w:numPr>
          <w:ilvl w:val="0"/>
          <w:numId w:val="14"/>
        </w:numPr>
        <w:spacing w:after="0"/>
        <w:ind w:left="709" w:hanging="709"/>
      </w:pPr>
      <w:bookmarkStart w:id="177" w:name="_Toc65830462"/>
      <w:r>
        <w:lastRenderedPageBreak/>
        <w:t>E</w:t>
      </w:r>
      <w:r w:rsidR="00B156F2">
        <w:t>mail Specifications</w:t>
      </w:r>
      <w:bookmarkEnd w:id="177"/>
    </w:p>
    <w:p w14:paraId="5091B6ED" w14:textId="6EECE7F8" w:rsidR="00857139" w:rsidRDefault="006B729E" w:rsidP="009D5446">
      <w:pPr>
        <w:pStyle w:val="Heading2"/>
        <w:keepNext/>
        <w:spacing w:after="0" w:line="240" w:lineRule="auto"/>
      </w:pPr>
      <w:bookmarkStart w:id="178" w:name="_Toc65830463"/>
      <w:r>
        <w:t>3.1</w:t>
      </w:r>
      <w:r>
        <w:tab/>
      </w:r>
      <w:r w:rsidR="002136F6">
        <w:t xml:space="preserve">Application </w:t>
      </w:r>
      <w:r w:rsidR="00234D17">
        <w:t>Approval E</w:t>
      </w:r>
      <w:r>
        <w:t>mail</w:t>
      </w:r>
      <w:r w:rsidR="00B51D70">
        <w:t xml:space="preserve"> </w:t>
      </w:r>
      <w:r w:rsidR="004B4B9A">
        <w:t>CWBSB-138</w:t>
      </w:r>
      <w:bookmarkEnd w:id="178"/>
    </w:p>
    <w:p w14:paraId="0123751F" w14:textId="77777777" w:rsidR="00735545" w:rsidRDefault="00735545" w:rsidP="009D5446">
      <w:pPr>
        <w:pStyle w:val="NoSpacing"/>
        <w:jc w:val="both"/>
      </w:pPr>
    </w:p>
    <w:p w14:paraId="4850E3A1" w14:textId="77777777" w:rsidR="006B729E" w:rsidRPr="006B729E" w:rsidRDefault="006B729E" w:rsidP="009D5446">
      <w:pPr>
        <w:pStyle w:val="NoSpacing"/>
        <w:jc w:val="both"/>
        <w:rPr>
          <w:b/>
          <w:u w:val="single"/>
        </w:rPr>
      </w:pPr>
      <w:r>
        <w:rPr>
          <w:b/>
          <w:u w:val="single"/>
        </w:rPr>
        <w:t>Trigger Events</w:t>
      </w:r>
    </w:p>
    <w:p w14:paraId="62396843" w14:textId="77777777" w:rsidR="006B729E" w:rsidRDefault="006B729E" w:rsidP="009D5446">
      <w:pPr>
        <w:pStyle w:val="NoSpacing"/>
        <w:jc w:val="both"/>
      </w:pPr>
    </w:p>
    <w:p w14:paraId="4F61B04D" w14:textId="020261CD" w:rsidR="006B729E" w:rsidRDefault="006B729E" w:rsidP="009D5446">
      <w:pPr>
        <w:pStyle w:val="NoSpacing"/>
        <w:jc w:val="both"/>
      </w:pPr>
      <w:r>
        <w:t>The following ev</w:t>
      </w:r>
      <w:r w:rsidR="00D8427C">
        <w:t>ent trigger</w:t>
      </w:r>
      <w:r w:rsidR="003B0334">
        <w:t>s</w:t>
      </w:r>
      <w:r w:rsidR="00D8427C">
        <w:t xml:space="preserve"> the sending </w:t>
      </w:r>
      <w:r w:rsidR="00234D17">
        <w:t>of this e</w:t>
      </w:r>
      <w:r w:rsidR="00D8427C">
        <w:t>mail.</w:t>
      </w:r>
    </w:p>
    <w:p w14:paraId="71B54B44" w14:textId="77777777" w:rsidR="00D8427C" w:rsidRDefault="00D8427C" w:rsidP="00D8427C">
      <w:pPr>
        <w:pStyle w:val="NoSpacing"/>
        <w:jc w:val="both"/>
      </w:pPr>
    </w:p>
    <w:p w14:paraId="6040658B" w14:textId="5B72C81E" w:rsidR="00527046" w:rsidRDefault="00527046" w:rsidP="003B0334">
      <w:pPr>
        <w:pStyle w:val="NoSpacing"/>
        <w:numPr>
          <w:ilvl w:val="0"/>
          <w:numId w:val="60"/>
        </w:numPr>
        <w:jc w:val="both"/>
      </w:pPr>
      <w:r>
        <w:t>T24 provisioning has completed successfully; Online Banking &amp; Delegates page (CWBSB-388) has been completed</w:t>
      </w:r>
      <w:r w:rsidR="004A3685">
        <w:t xml:space="preserve"> (main SB DCO form is complete).</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3C4738EE" w14:textId="77777777" w:rsidR="00942900" w:rsidRDefault="00942900" w:rsidP="00942900">
      <w:pPr>
        <w:pStyle w:val="NoSpacing"/>
        <w:jc w:val="both"/>
      </w:pPr>
      <w:r>
        <w:rPr>
          <w:b/>
          <w:u w:val="single"/>
        </w:rPr>
        <w:t>Message Body</w:t>
      </w:r>
    </w:p>
    <w:p w14:paraId="135FD8B5"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70D32212" w14:textId="77777777" w:rsidTr="00DF3C1D">
        <w:tc>
          <w:tcPr>
            <w:tcW w:w="10070" w:type="dxa"/>
          </w:tcPr>
          <w:p w14:paraId="5F094DDA" w14:textId="77777777"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02FC8395" w14:textId="77777777" w:rsidR="00942900" w:rsidRPr="00F96A95" w:rsidRDefault="00942900" w:rsidP="00942900">
            <w:pPr>
              <w:pStyle w:val="NoSpacing"/>
              <w:jc w:val="both"/>
              <w:rPr>
                <w:sz w:val="20"/>
                <w:szCs w:val="20"/>
              </w:rPr>
            </w:pPr>
          </w:p>
          <w:p w14:paraId="2C50A75F" w14:textId="77777777"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D31C2DA" w14:textId="77777777" w:rsidR="00942900" w:rsidRPr="00F96A95" w:rsidRDefault="00942900" w:rsidP="00942900">
            <w:pPr>
              <w:pStyle w:val="NoSpacing"/>
              <w:jc w:val="both"/>
              <w:rPr>
                <w:sz w:val="20"/>
                <w:szCs w:val="20"/>
              </w:rPr>
            </w:pPr>
          </w:p>
          <w:p w14:paraId="690CFFC8"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32BD8CA6" w14:textId="77777777" w:rsidR="00942900" w:rsidRDefault="00942900" w:rsidP="00942900">
            <w:pPr>
              <w:pStyle w:val="NoSpacing"/>
              <w:jc w:val="both"/>
              <w:rPr>
                <w:sz w:val="20"/>
                <w:szCs w:val="20"/>
              </w:rPr>
            </w:pPr>
          </w:p>
          <w:p w14:paraId="2CC992D9"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4C1360CE" w14:textId="77777777" w:rsidR="0026497B" w:rsidRPr="0026497B" w:rsidRDefault="0026497B" w:rsidP="0026497B">
            <w:pPr>
              <w:pStyle w:val="NoSpacing"/>
              <w:jc w:val="both"/>
              <w:rPr>
                <w:sz w:val="20"/>
                <w:szCs w:val="20"/>
              </w:rPr>
            </w:pPr>
          </w:p>
          <w:p w14:paraId="1E758DBD" w14:textId="77777777"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1ECB4967" w14:textId="77777777" w:rsidR="0026497B" w:rsidRPr="0026497B" w:rsidRDefault="0026497B" w:rsidP="0026497B">
            <w:pPr>
              <w:pStyle w:val="NoSpacing"/>
              <w:jc w:val="both"/>
              <w:rPr>
                <w:sz w:val="20"/>
                <w:szCs w:val="20"/>
              </w:rPr>
            </w:pPr>
          </w:p>
          <w:p w14:paraId="77CBC1AA" w14:textId="77777777" w:rsidR="0026497B" w:rsidRDefault="0026497B" w:rsidP="0026497B">
            <w:pPr>
              <w:pStyle w:val="NoSpacing"/>
              <w:jc w:val="both"/>
              <w:rPr>
                <w:sz w:val="20"/>
                <w:szCs w:val="20"/>
              </w:rPr>
            </w:pPr>
            <w:r w:rsidRPr="0026497B">
              <w:rPr>
                <w:sz w:val="20"/>
                <w:szCs w:val="20"/>
              </w:rPr>
              <w:t>Let’s get started with this important information:</w:t>
            </w:r>
          </w:p>
          <w:p w14:paraId="5ED1A160" w14:textId="77777777" w:rsidR="0026497B" w:rsidRDefault="0026497B" w:rsidP="00942900">
            <w:pPr>
              <w:pStyle w:val="NoSpacing"/>
              <w:jc w:val="both"/>
              <w:rPr>
                <w:sz w:val="20"/>
                <w:szCs w:val="20"/>
              </w:rPr>
            </w:pPr>
          </w:p>
          <w:p w14:paraId="2B28BB37" w14:textId="77777777" w:rsidR="00F7154B" w:rsidRPr="00F96A95" w:rsidRDefault="00F7154B" w:rsidP="00942900">
            <w:pPr>
              <w:pStyle w:val="NoSpacing"/>
              <w:jc w:val="both"/>
              <w:rPr>
                <w:sz w:val="20"/>
                <w:szCs w:val="20"/>
              </w:rPr>
            </w:pPr>
          </w:p>
          <w:p w14:paraId="54A2F09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09F3BE60" w14:textId="77777777" w:rsidR="00942900" w:rsidRPr="00F96A95" w:rsidRDefault="00942900" w:rsidP="00942900">
            <w:pPr>
              <w:pStyle w:val="NoSpacing"/>
              <w:jc w:val="both"/>
              <w:rPr>
                <w:sz w:val="20"/>
                <w:szCs w:val="20"/>
              </w:rPr>
            </w:pPr>
            <w:r w:rsidRPr="00F96A95">
              <w:rPr>
                <w:sz w:val="20"/>
                <w:szCs w:val="20"/>
              </w:rPr>
              <w:t xml:space="preserve">We’ll mail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w:t>
            </w:r>
            <w:r w:rsidR="0096101B">
              <w:rPr>
                <w:sz w:val="20"/>
                <w:szCs w:val="20"/>
              </w:rPr>
              <w:t>.</w:t>
            </w:r>
            <w:r w:rsidRPr="00F96A95">
              <w:rPr>
                <w:sz w:val="20"/>
                <w:szCs w:val="20"/>
              </w:rPr>
              <w:t xml:space="preserve"> </w:t>
            </w:r>
            <w:r w:rsidR="0096101B">
              <w:rPr>
                <w:sz w:val="20"/>
                <w:szCs w:val="20"/>
              </w:rPr>
              <w:t>I</w:t>
            </w:r>
            <w:r w:rsidRPr="00F96A95">
              <w:rPr>
                <w:sz w:val="20"/>
                <w:szCs w:val="20"/>
              </w:rPr>
              <w:t>n the meantime, your Personal Access Number (PAN) lets you start banking</w:t>
            </w:r>
            <w:r w:rsidR="007046A5">
              <w:rPr>
                <w:sz w:val="20"/>
                <w:szCs w:val="20"/>
              </w:rPr>
              <w:t xml:space="preserve"> with us</w:t>
            </w:r>
            <w:r w:rsidRPr="00F96A95">
              <w:rPr>
                <w:sz w:val="20"/>
                <w:szCs w:val="20"/>
              </w:rPr>
              <w:t xml:space="preserve"> right away.</w:t>
            </w:r>
          </w:p>
          <w:p w14:paraId="66DB183A" w14:textId="77777777" w:rsidR="00942900" w:rsidRPr="00756F91" w:rsidRDefault="00942900" w:rsidP="00942900">
            <w:pPr>
              <w:pStyle w:val="NoSpacing"/>
              <w:jc w:val="both"/>
              <w:rPr>
                <w:b/>
                <w:sz w:val="20"/>
                <w:szCs w:val="20"/>
              </w:rPr>
            </w:pPr>
            <w:r w:rsidRPr="00756F91">
              <w:rPr>
                <w:b/>
                <w:sz w:val="20"/>
                <w:szCs w:val="20"/>
              </w:rPr>
              <w:t>&lt;&lt;ELSE&gt;&gt;</w:t>
            </w:r>
          </w:p>
          <w:p w14:paraId="7E3D617A" w14:textId="77777777" w:rsidR="00942900" w:rsidRPr="00F96A95" w:rsidRDefault="008E2D6F" w:rsidP="00942900">
            <w:pPr>
              <w:pStyle w:val="NoSpacing"/>
              <w:jc w:val="both"/>
              <w:rPr>
                <w:sz w:val="20"/>
                <w:szCs w:val="20"/>
              </w:rPr>
            </w:pPr>
            <w:r>
              <w:rPr>
                <w:sz w:val="20"/>
                <w:szCs w:val="20"/>
              </w:rPr>
              <w:t xml:space="preserve">If you </w:t>
            </w:r>
            <w:r w:rsidR="00113870">
              <w:rPr>
                <w:sz w:val="20"/>
                <w:szCs w:val="20"/>
              </w:rPr>
              <w:t xml:space="preserve">haven’t requested </w:t>
            </w:r>
            <w:r>
              <w:rPr>
                <w:sz w:val="20"/>
                <w:szCs w:val="20"/>
              </w:rPr>
              <w:t xml:space="preserve">a </w:t>
            </w:r>
            <w:r w:rsidR="004F0CA2">
              <w:rPr>
                <w:sz w:val="20"/>
                <w:szCs w:val="20"/>
              </w:rPr>
              <w:t xml:space="preserve">business </w:t>
            </w:r>
            <w:r>
              <w:rPr>
                <w:sz w:val="20"/>
                <w:szCs w:val="20"/>
              </w:rPr>
              <w:t>debit</w:t>
            </w:r>
            <w:r w:rsidR="00942900" w:rsidRPr="00F96A95">
              <w:rPr>
                <w:sz w:val="20"/>
                <w:szCs w:val="20"/>
              </w:rPr>
              <w:t xml:space="preserve"> card,</w:t>
            </w:r>
            <w:r w:rsidR="00113870">
              <w:rPr>
                <w:sz w:val="20"/>
                <w:szCs w:val="20"/>
              </w:rPr>
              <w:t xml:space="preserve"> but would like one,</w:t>
            </w:r>
            <w:r w:rsidR="00942900" w:rsidRPr="00F96A95">
              <w:rPr>
                <w:sz w:val="20"/>
                <w:szCs w:val="20"/>
              </w:rPr>
              <w:t xml:space="preserve">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13D1818E" w14:textId="77777777" w:rsidR="00942900" w:rsidRPr="00756F91" w:rsidRDefault="00942900" w:rsidP="00942900">
            <w:pPr>
              <w:pStyle w:val="NoSpacing"/>
              <w:jc w:val="both"/>
              <w:rPr>
                <w:b/>
                <w:sz w:val="20"/>
                <w:szCs w:val="20"/>
              </w:rPr>
            </w:pPr>
            <w:r w:rsidRPr="00756F91">
              <w:rPr>
                <w:b/>
                <w:sz w:val="20"/>
                <w:szCs w:val="20"/>
              </w:rPr>
              <w:t>&lt;&lt;END IF&gt;&gt;</w:t>
            </w:r>
          </w:p>
          <w:p w14:paraId="6763DE5B" w14:textId="77777777" w:rsidR="00942900" w:rsidRDefault="00942900" w:rsidP="00942900">
            <w:pPr>
              <w:pStyle w:val="NoSpacing"/>
              <w:jc w:val="both"/>
              <w:rPr>
                <w:sz w:val="20"/>
                <w:szCs w:val="20"/>
              </w:rPr>
            </w:pPr>
          </w:p>
          <w:p w14:paraId="7D56249E" w14:textId="77777777" w:rsidR="00756F91" w:rsidRPr="00F96A95" w:rsidRDefault="00756F91" w:rsidP="00942900">
            <w:pPr>
              <w:pStyle w:val="NoSpacing"/>
              <w:jc w:val="both"/>
              <w:rPr>
                <w:sz w:val="20"/>
                <w:szCs w:val="20"/>
              </w:rPr>
            </w:pPr>
          </w:p>
          <w:p w14:paraId="6CC7C040" w14:textId="77777777" w:rsidR="00942900" w:rsidRPr="00291C71" w:rsidRDefault="00942900" w:rsidP="00942900">
            <w:pPr>
              <w:pStyle w:val="NoSpacing"/>
              <w:jc w:val="both"/>
              <w:rPr>
                <w:sz w:val="20"/>
                <w:szCs w:val="20"/>
                <w:highlight w:val="yellow"/>
              </w:rPr>
            </w:pPr>
            <w:commentRangeStart w:id="179"/>
            <w:r w:rsidRPr="00291C71">
              <w:rPr>
                <w:sz w:val="20"/>
                <w:szCs w:val="20"/>
                <w:highlight w:val="yellow"/>
              </w:rPr>
              <w:t>Here’s some quick info about your Personal Access Number (PAN)</w:t>
            </w:r>
            <w:commentRangeEnd w:id="179"/>
            <w:r w:rsidR="00527046">
              <w:rPr>
                <w:rStyle w:val="CommentReference"/>
                <w:rFonts w:eastAsiaTheme="minorEastAsia"/>
                <w:lang w:eastAsia="en-CA"/>
              </w:rPr>
              <w:commentReference w:id="179"/>
            </w:r>
            <w:r w:rsidRPr="00291C71">
              <w:rPr>
                <w:sz w:val="20"/>
                <w:szCs w:val="20"/>
                <w:highlight w:val="yellow"/>
              </w:rPr>
              <w:t>:</w:t>
            </w:r>
          </w:p>
          <w:p w14:paraId="46274505" w14:textId="77777777" w:rsidR="00942900" w:rsidRPr="00291C71" w:rsidRDefault="00942900" w:rsidP="006E0242">
            <w:pPr>
              <w:pStyle w:val="NoSpacing"/>
              <w:numPr>
                <w:ilvl w:val="0"/>
                <w:numId w:val="20"/>
              </w:numPr>
              <w:jc w:val="both"/>
              <w:rPr>
                <w:sz w:val="20"/>
                <w:szCs w:val="20"/>
                <w:highlight w:val="yellow"/>
              </w:rPr>
            </w:pPr>
            <w:r w:rsidRPr="00291C71">
              <w:rPr>
                <w:sz w:val="20"/>
                <w:szCs w:val="20"/>
                <w:highlight w:val="yellow"/>
              </w:rPr>
              <w:t>We provided your PAN during your application process.</w:t>
            </w:r>
          </w:p>
          <w:p w14:paraId="6B8FAEB3" w14:textId="77777777" w:rsidR="00942900" w:rsidRPr="00291C71" w:rsidRDefault="0026497B" w:rsidP="006E0242">
            <w:pPr>
              <w:pStyle w:val="NoSpacing"/>
              <w:numPr>
                <w:ilvl w:val="0"/>
                <w:numId w:val="20"/>
              </w:numPr>
              <w:jc w:val="both"/>
              <w:rPr>
                <w:sz w:val="20"/>
                <w:szCs w:val="20"/>
                <w:highlight w:val="yellow"/>
              </w:rPr>
            </w:pPr>
            <w:r w:rsidRPr="00291C71">
              <w:rPr>
                <w:sz w:val="20"/>
                <w:szCs w:val="20"/>
                <w:highlight w:val="yellow"/>
              </w:rPr>
              <w:t>Y</w:t>
            </w:r>
            <w:r w:rsidR="00942900" w:rsidRPr="00291C71">
              <w:rPr>
                <w:sz w:val="20"/>
                <w:szCs w:val="20"/>
                <w:highlight w:val="yellow"/>
              </w:rPr>
              <w:t>our PAN</w:t>
            </w:r>
            <w:r w:rsidRPr="00291C71">
              <w:rPr>
                <w:sz w:val="20"/>
                <w:szCs w:val="20"/>
                <w:highlight w:val="yellow"/>
              </w:rPr>
              <w:t xml:space="preserve"> is your key to accessing CWB’s online and mobile banking services.</w:t>
            </w:r>
          </w:p>
          <w:p w14:paraId="022DF9B9" w14:textId="77777777" w:rsidR="00942900" w:rsidRPr="00F96A95" w:rsidRDefault="00942900" w:rsidP="00942900">
            <w:pPr>
              <w:pStyle w:val="NoSpacing"/>
              <w:jc w:val="both"/>
              <w:rPr>
                <w:sz w:val="20"/>
                <w:szCs w:val="20"/>
              </w:rPr>
            </w:pPr>
          </w:p>
          <w:p w14:paraId="38D1E8E0" w14:textId="77777777"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67DFBBD5" w14:textId="77777777" w:rsidR="00942900" w:rsidRPr="00F96A95" w:rsidRDefault="00942900" w:rsidP="00942900">
            <w:pPr>
              <w:pStyle w:val="NoSpacing"/>
              <w:jc w:val="both"/>
              <w:rPr>
                <w:sz w:val="20"/>
                <w:szCs w:val="20"/>
              </w:rPr>
            </w:pPr>
          </w:p>
          <w:p w14:paraId="0D35BEC9" w14:textId="77777777"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w:t>
            </w:r>
            <w:r w:rsidR="007D3BDF">
              <w:rPr>
                <w:sz w:val="20"/>
                <w:szCs w:val="20"/>
              </w:rPr>
              <w:t xml:space="preserve">this </w:t>
            </w:r>
            <w:r w:rsidRPr="00F96A95">
              <w:rPr>
                <w:sz w:val="20"/>
                <w:szCs w:val="20"/>
              </w:rPr>
              <w:t>important</w:t>
            </w:r>
            <w:r w:rsidR="002F0B9C">
              <w:rPr>
                <w:sz w:val="20"/>
                <w:szCs w:val="20"/>
              </w:rPr>
              <w:t xml:space="preserve"> information</w:t>
            </w:r>
            <w:del w:id="180" w:author="Connie Smart" w:date="2021-01-14T09:46:00Z">
              <w:r w:rsidR="002F0B9C" w:rsidDel="007D3BDF">
                <w:rPr>
                  <w:sz w:val="20"/>
                  <w:szCs w:val="20"/>
                </w:rPr>
                <w:delText>.</w:delText>
              </w:r>
            </w:del>
            <w:r w:rsidR="00AB29C6">
              <w:rPr>
                <w:sz w:val="20"/>
                <w:szCs w:val="20"/>
              </w:rPr>
              <w:t>:</w:t>
            </w:r>
          </w:p>
          <w:p w14:paraId="43918FF8" w14:textId="783CF695" w:rsidR="00C2249A" w:rsidRDefault="00C2249A" w:rsidP="006E0242">
            <w:pPr>
              <w:pStyle w:val="NoSpacing"/>
              <w:numPr>
                <w:ilvl w:val="0"/>
                <w:numId w:val="21"/>
              </w:numPr>
              <w:jc w:val="both"/>
              <w:rPr>
                <w:sz w:val="20"/>
                <w:szCs w:val="20"/>
                <w:u w:val="single"/>
              </w:rPr>
            </w:pPr>
            <w:r>
              <w:rPr>
                <w:sz w:val="20"/>
                <w:szCs w:val="20"/>
                <w:u w:val="single"/>
              </w:rPr>
              <w:t>Business Account Agreement</w:t>
            </w:r>
          </w:p>
          <w:p w14:paraId="61E4E7C7" w14:textId="69E64FD5" w:rsidR="00942900" w:rsidRPr="00F96A95" w:rsidRDefault="00942900" w:rsidP="006E0242">
            <w:pPr>
              <w:pStyle w:val="NoSpacing"/>
              <w:numPr>
                <w:ilvl w:val="0"/>
                <w:numId w:val="21"/>
              </w:numPr>
              <w:jc w:val="both"/>
              <w:rPr>
                <w:sz w:val="20"/>
                <w:szCs w:val="20"/>
                <w:u w:val="single"/>
              </w:rPr>
            </w:pPr>
            <w:r w:rsidRPr="00F96A95">
              <w:rPr>
                <w:sz w:val="20"/>
                <w:szCs w:val="20"/>
                <w:u w:val="single"/>
              </w:rPr>
              <w:t>Service fees</w:t>
            </w:r>
          </w:p>
          <w:p w14:paraId="259CB76E" w14:textId="77777777" w:rsidR="00942900" w:rsidRPr="00F96A95" w:rsidRDefault="00942900" w:rsidP="00B33D0B">
            <w:pPr>
              <w:pStyle w:val="NoSpacing"/>
              <w:numPr>
                <w:ilvl w:val="0"/>
                <w:numId w:val="21"/>
              </w:numPr>
              <w:jc w:val="both"/>
              <w:rPr>
                <w:sz w:val="20"/>
                <w:szCs w:val="20"/>
                <w:u w:val="single"/>
              </w:rPr>
            </w:pPr>
            <w:r w:rsidRPr="00F96A95">
              <w:rPr>
                <w:sz w:val="20"/>
                <w:szCs w:val="20"/>
                <w:u w:val="single"/>
              </w:rPr>
              <w:t xml:space="preserve">Interest </w:t>
            </w:r>
            <w:r w:rsidR="007D3BDF">
              <w:rPr>
                <w:sz w:val="20"/>
                <w:szCs w:val="20"/>
                <w:u w:val="single"/>
              </w:rPr>
              <w:t>r</w:t>
            </w:r>
            <w:r w:rsidRPr="00F96A95">
              <w:rPr>
                <w:sz w:val="20"/>
                <w:szCs w:val="20"/>
                <w:u w:val="single"/>
              </w:rPr>
              <w:t>ates</w:t>
            </w:r>
            <w:r w:rsidRPr="00F96A95">
              <w:rPr>
                <w:sz w:val="20"/>
                <w:szCs w:val="20"/>
              </w:rPr>
              <w:t xml:space="preserve"> in effect as of today’s date</w:t>
            </w:r>
          </w:p>
          <w:p w14:paraId="0835AD4A" w14:textId="77777777" w:rsidR="00942900" w:rsidRPr="00F96A95" w:rsidRDefault="00942900" w:rsidP="006E0242">
            <w:pPr>
              <w:pStyle w:val="NoSpacing"/>
              <w:numPr>
                <w:ilvl w:val="0"/>
                <w:numId w:val="21"/>
              </w:numPr>
              <w:jc w:val="both"/>
              <w:rPr>
                <w:sz w:val="20"/>
                <w:szCs w:val="20"/>
                <w:u w:val="single"/>
              </w:rPr>
            </w:pPr>
            <w:r w:rsidRPr="00F96A95">
              <w:rPr>
                <w:sz w:val="20"/>
                <w:szCs w:val="20"/>
                <w:u w:val="single"/>
              </w:rPr>
              <w:lastRenderedPageBreak/>
              <w:t xml:space="preserve">Resolving your </w:t>
            </w:r>
            <w:r w:rsidR="007D3BDF">
              <w:rPr>
                <w:sz w:val="20"/>
                <w:szCs w:val="20"/>
                <w:u w:val="single"/>
              </w:rPr>
              <w:t>c</w:t>
            </w:r>
            <w:r w:rsidRPr="00F96A95">
              <w:rPr>
                <w:sz w:val="20"/>
                <w:szCs w:val="20"/>
                <w:u w:val="single"/>
              </w:rPr>
              <w:t>oncerns</w:t>
            </w:r>
          </w:p>
          <w:p w14:paraId="0E459773" w14:textId="77777777" w:rsidR="00942900" w:rsidRPr="00F96A95" w:rsidRDefault="00942900" w:rsidP="006E0242">
            <w:pPr>
              <w:pStyle w:val="NoSpacing"/>
              <w:numPr>
                <w:ilvl w:val="0"/>
                <w:numId w:val="21"/>
              </w:numPr>
              <w:jc w:val="both"/>
              <w:rPr>
                <w:sz w:val="20"/>
                <w:szCs w:val="20"/>
                <w:u w:val="single"/>
              </w:rPr>
            </w:pPr>
            <w:r w:rsidRPr="00F96A95">
              <w:rPr>
                <w:sz w:val="20"/>
                <w:szCs w:val="20"/>
                <w:u w:val="single"/>
              </w:rPr>
              <w:t xml:space="preserve">Privacy </w:t>
            </w:r>
            <w:r w:rsidR="007D3BDF">
              <w:rPr>
                <w:sz w:val="20"/>
                <w:szCs w:val="20"/>
                <w:u w:val="single"/>
              </w:rPr>
              <w:t>s</w:t>
            </w:r>
            <w:r w:rsidRPr="00F96A95">
              <w:rPr>
                <w:sz w:val="20"/>
                <w:szCs w:val="20"/>
                <w:u w:val="single"/>
              </w:rPr>
              <w:t>tatement</w:t>
            </w:r>
          </w:p>
          <w:p w14:paraId="1ECFC6A9" w14:textId="77777777" w:rsidR="00942900" w:rsidRPr="00F96A95" w:rsidRDefault="00942900" w:rsidP="00942900">
            <w:pPr>
              <w:pStyle w:val="NoSpacing"/>
              <w:jc w:val="both"/>
              <w:rPr>
                <w:sz w:val="20"/>
                <w:szCs w:val="20"/>
              </w:rPr>
            </w:pPr>
          </w:p>
          <w:p w14:paraId="2404F77F" w14:textId="77777777" w:rsidR="00AB29C6" w:rsidRDefault="00AF2D12" w:rsidP="00942900">
            <w:pPr>
              <w:pStyle w:val="NoSpacing"/>
              <w:jc w:val="both"/>
              <w:rPr>
                <w:sz w:val="20"/>
                <w:szCs w:val="20"/>
              </w:rPr>
            </w:pPr>
            <w:r>
              <w:rPr>
                <w:sz w:val="20"/>
                <w:szCs w:val="20"/>
              </w:rPr>
              <w:t>Thank</w:t>
            </w:r>
            <w:r w:rsidR="00AB29C6">
              <w:rPr>
                <w:sz w:val="20"/>
                <w:szCs w:val="20"/>
              </w:rPr>
              <w:t xml:space="preserve"> you, </w:t>
            </w:r>
          </w:p>
          <w:p w14:paraId="6D977C28" w14:textId="77777777" w:rsidR="00AB29C6" w:rsidRDefault="00AB29C6" w:rsidP="00942900">
            <w:pPr>
              <w:pStyle w:val="NoSpacing"/>
              <w:jc w:val="both"/>
              <w:rPr>
                <w:sz w:val="20"/>
                <w:szCs w:val="20"/>
              </w:rPr>
            </w:pPr>
          </w:p>
          <w:p w14:paraId="6782ED23" w14:textId="77777777" w:rsidR="00942900" w:rsidRDefault="00AB29C6" w:rsidP="00942900">
            <w:pPr>
              <w:pStyle w:val="NoSpacing"/>
              <w:jc w:val="both"/>
              <w:rPr>
                <w:sz w:val="20"/>
                <w:szCs w:val="20"/>
              </w:rPr>
            </w:pPr>
            <w:r>
              <w:rPr>
                <w:sz w:val="20"/>
                <w:szCs w:val="20"/>
              </w:rPr>
              <w:t>Canadian Western Bank</w:t>
            </w:r>
          </w:p>
          <w:p w14:paraId="24D0330E" w14:textId="77777777" w:rsidR="008C391B" w:rsidRDefault="008C391B" w:rsidP="00942900">
            <w:pPr>
              <w:pStyle w:val="NoSpacing"/>
              <w:jc w:val="both"/>
              <w:rPr>
                <w:sz w:val="20"/>
                <w:szCs w:val="20"/>
              </w:rPr>
            </w:pPr>
          </w:p>
          <w:p w14:paraId="624363AB" w14:textId="77777777" w:rsidR="008C391B" w:rsidRPr="00F96A95" w:rsidRDefault="008C391B" w:rsidP="00942900">
            <w:pPr>
              <w:pStyle w:val="NoSpacing"/>
              <w:jc w:val="both"/>
              <w:rPr>
                <w:sz w:val="20"/>
                <w:szCs w:val="20"/>
              </w:rPr>
            </w:pPr>
            <w:r>
              <w:rPr>
                <w:sz w:val="20"/>
                <w:szCs w:val="20"/>
              </w:rPr>
              <w:t>Your reference number is &lt;&lt;Application Number&gt;&gt;.</w:t>
            </w:r>
          </w:p>
          <w:p w14:paraId="4E53912E" w14:textId="77777777" w:rsidR="00942900" w:rsidRPr="00F96A95" w:rsidRDefault="00942900" w:rsidP="00942900">
            <w:pPr>
              <w:pStyle w:val="NoSpacing"/>
              <w:jc w:val="both"/>
              <w:rPr>
                <w:sz w:val="20"/>
                <w:szCs w:val="20"/>
              </w:rPr>
            </w:pPr>
          </w:p>
          <w:p w14:paraId="76F5676D" w14:textId="77777777" w:rsidR="00942900" w:rsidRPr="00F96A95" w:rsidRDefault="00942900" w:rsidP="00942900">
            <w:pPr>
              <w:pStyle w:val="NoSpacing"/>
              <w:jc w:val="both"/>
              <w:rPr>
                <w:b/>
                <w:sz w:val="20"/>
                <w:szCs w:val="20"/>
                <w:u w:val="single"/>
              </w:rPr>
            </w:pPr>
            <w:r w:rsidRPr="00F96A95">
              <w:rPr>
                <w:b/>
                <w:sz w:val="20"/>
                <w:szCs w:val="20"/>
                <w:u w:val="single"/>
              </w:rPr>
              <w:t xml:space="preserve">Go To </w:t>
            </w:r>
            <w:commentRangeStart w:id="181"/>
            <w:proofErr w:type="spellStart"/>
            <w:r w:rsidR="00AB29C6" w:rsidRPr="00AB29C6">
              <w:rPr>
                <w:b/>
                <w:sz w:val="20"/>
                <w:szCs w:val="20"/>
                <w:u w:val="single"/>
              </w:rPr>
              <w:t>CWBDirect</w:t>
            </w:r>
            <w:commentRangeEnd w:id="181"/>
            <w:proofErr w:type="spellEnd"/>
            <w:r w:rsidR="00527046">
              <w:rPr>
                <w:rStyle w:val="CommentReference"/>
                <w:rFonts w:eastAsiaTheme="minorEastAsia"/>
                <w:lang w:eastAsia="en-CA"/>
              </w:rPr>
              <w:commentReference w:id="181"/>
            </w:r>
            <w:r w:rsidR="00AB29C6" w:rsidRPr="00AB29C6">
              <w:rPr>
                <w:b/>
                <w:sz w:val="20"/>
                <w:szCs w:val="20"/>
                <w:u w:val="single"/>
              </w:rPr>
              <w:t>®</w:t>
            </w:r>
            <w:r w:rsidR="00AB29C6">
              <w:rPr>
                <w:b/>
                <w:sz w:val="20"/>
                <w:szCs w:val="20"/>
                <w:u w:val="single"/>
              </w:rPr>
              <w:t xml:space="preserve"> </w:t>
            </w:r>
            <w:r w:rsidRPr="00F96A95">
              <w:rPr>
                <w:b/>
                <w:sz w:val="20"/>
                <w:szCs w:val="20"/>
                <w:u w:val="single"/>
              </w:rPr>
              <w:t>Online Banking</w:t>
            </w:r>
          </w:p>
          <w:p w14:paraId="3F8DB902" w14:textId="77777777" w:rsidR="00942900" w:rsidRPr="00F96A95" w:rsidRDefault="00942900" w:rsidP="00942900">
            <w:pPr>
              <w:pStyle w:val="NoSpacing"/>
              <w:jc w:val="both"/>
              <w:rPr>
                <w:sz w:val="20"/>
                <w:szCs w:val="20"/>
              </w:rPr>
            </w:pPr>
          </w:p>
          <w:p w14:paraId="3AFF57AC" w14:textId="777777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77777777" w:rsidR="00942900" w:rsidRDefault="00942900" w:rsidP="00D8427C">
      <w:pPr>
        <w:pStyle w:val="NoSpacing"/>
        <w:jc w:val="both"/>
      </w:pPr>
    </w:p>
    <w:p w14:paraId="15B602F7" w14:textId="77777777" w:rsidR="00942900" w:rsidRDefault="00942900" w:rsidP="00942900">
      <w:pPr>
        <w:pStyle w:val="NoSpacing"/>
        <w:jc w:val="both"/>
      </w:pPr>
      <w:r>
        <w:rPr>
          <w:b/>
          <w:u w:val="single"/>
        </w:rPr>
        <w:t>Hyperlinks</w:t>
      </w:r>
    </w:p>
    <w:p w14:paraId="029C87D7" w14:textId="77777777" w:rsidR="00942900" w:rsidRDefault="00942900" w:rsidP="00942900">
      <w:pPr>
        <w:pStyle w:val="NoSpacing"/>
        <w:jc w:val="both"/>
      </w:pPr>
    </w:p>
    <w:p w14:paraId="4A13E8DE" w14:textId="77777777" w:rsidR="00942900" w:rsidRDefault="00942900" w:rsidP="00942900">
      <w:pPr>
        <w:pStyle w:val="NoSpacing"/>
        <w:jc w:val="both"/>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ins w:id="182" w:author="Ian Hicks" w:date="2021-02-22T14:49:00Z"/>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rPr>
          <w:ins w:id="183" w:author="Ian Hicks" w:date="2021-02-22T14:49:00Z"/>
        </w:trPr>
        <w:tc>
          <w:tcPr>
            <w:tcW w:w="704" w:type="dxa"/>
          </w:tcPr>
          <w:p w14:paraId="0976417C" w14:textId="77777777" w:rsidR="00C2249A" w:rsidRPr="00BA3D49" w:rsidRDefault="00C2249A" w:rsidP="004B4B9A">
            <w:pPr>
              <w:pStyle w:val="NoSpacing"/>
              <w:jc w:val="both"/>
              <w:rPr>
                <w:ins w:id="184" w:author="Ian Hicks" w:date="2021-02-22T14:49:00Z"/>
                <w:b/>
                <w:sz w:val="20"/>
                <w:szCs w:val="20"/>
              </w:rPr>
            </w:pPr>
            <w:ins w:id="185" w:author="Ian Hicks" w:date="2021-02-22T14:49:00Z">
              <w:r w:rsidRPr="00BA3D49">
                <w:rPr>
                  <w:b/>
                  <w:sz w:val="20"/>
                  <w:szCs w:val="20"/>
                </w:rPr>
                <w:t>Text:</w:t>
              </w:r>
            </w:ins>
          </w:p>
        </w:tc>
        <w:tc>
          <w:tcPr>
            <w:tcW w:w="9366" w:type="dxa"/>
          </w:tcPr>
          <w:p w14:paraId="18BAF808" w14:textId="5E4A08D7" w:rsidR="00C2249A" w:rsidRPr="00BA3D49" w:rsidRDefault="00C2249A" w:rsidP="00C2249A">
            <w:pPr>
              <w:pStyle w:val="NoSpacing"/>
              <w:jc w:val="both"/>
              <w:rPr>
                <w:ins w:id="186" w:author="Ian Hicks" w:date="2021-02-22T14:49:00Z"/>
                <w:b/>
                <w:sz w:val="20"/>
                <w:szCs w:val="20"/>
              </w:rPr>
            </w:pPr>
            <w:ins w:id="187" w:author="Ian Hicks" w:date="2021-02-22T14:49:00Z">
              <w:r w:rsidRPr="00BA3D49">
                <w:rPr>
                  <w:b/>
                  <w:sz w:val="20"/>
                  <w:szCs w:val="20"/>
                </w:rPr>
                <w:t>“</w:t>
              </w:r>
              <w:r>
                <w:rPr>
                  <w:b/>
                  <w:sz w:val="20"/>
                  <w:szCs w:val="20"/>
                </w:rPr>
                <w:t>Business Account Agreement</w:t>
              </w:r>
              <w:r w:rsidRPr="00BA3D49">
                <w:rPr>
                  <w:b/>
                  <w:sz w:val="20"/>
                  <w:szCs w:val="20"/>
                </w:rPr>
                <w:t>”</w:t>
              </w:r>
            </w:ins>
          </w:p>
        </w:tc>
      </w:tr>
      <w:tr w:rsidR="00C2249A" w:rsidRPr="00BA3D49" w14:paraId="6C326750" w14:textId="77777777" w:rsidTr="004B4B9A">
        <w:trPr>
          <w:ins w:id="188" w:author="Ian Hicks" w:date="2021-02-22T14:49:00Z"/>
        </w:trPr>
        <w:tc>
          <w:tcPr>
            <w:tcW w:w="704" w:type="dxa"/>
          </w:tcPr>
          <w:p w14:paraId="7EF0DC13" w14:textId="77777777" w:rsidR="00C2249A" w:rsidRPr="00BA3D49" w:rsidRDefault="00C2249A" w:rsidP="004B4B9A">
            <w:pPr>
              <w:pStyle w:val="NoSpacing"/>
              <w:jc w:val="both"/>
              <w:rPr>
                <w:ins w:id="189" w:author="Ian Hicks" w:date="2021-02-22T14:49:00Z"/>
                <w:sz w:val="20"/>
                <w:szCs w:val="20"/>
              </w:rPr>
            </w:pPr>
            <w:ins w:id="190" w:author="Ian Hicks" w:date="2021-02-22T14:49:00Z">
              <w:r w:rsidRPr="00BA3D49">
                <w:rPr>
                  <w:sz w:val="20"/>
                  <w:szCs w:val="20"/>
                </w:rPr>
                <w:t>URL:</w:t>
              </w:r>
            </w:ins>
          </w:p>
        </w:tc>
        <w:tc>
          <w:tcPr>
            <w:tcW w:w="9366" w:type="dxa"/>
          </w:tcPr>
          <w:p w14:paraId="7937C94C" w14:textId="6F8BFB16" w:rsidR="00C2249A" w:rsidRPr="00BA3D49" w:rsidRDefault="00C2249A" w:rsidP="00C2249A">
            <w:pPr>
              <w:pStyle w:val="NoSpacing"/>
              <w:jc w:val="both"/>
              <w:rPr>
                <w:ins w:id="191" w:author="Ian Hicks" w:date="2021-02-22T14:49:00Z"/>
                <w:sz w:val="20"/>
                <w:szCs w:val="20"/>
              </w:rPr>
            </w:pPr>
            <w:commentRangeStart w:id="192"/>
            <w:ins w:id="193" w:author="Ian Hicks" w:date="2021-02-22T14:49:00Z">
              <w:r w:rsidRPr="00BA3D49">
                <w:rPr>
                  <w:sz w:val="20"/>
                  <w:szCs w:val="20"/>
                </w:rPr>
                <w:t>https://</w:t>
              </w:r>
              <w:commentRangeEnd w:id="192"/>
              <w:r>
                <w:rPr>
                  <w:rStyle w:val="CommentReference"/>
                  <w:rFonts w:eastAsiaTheme="minorEastAsia"/>
                  <w:lang w:eastAsia="en-CA"/>
                </w:rPr>
                <w:commentReference w:id="192"/>
              </w:r>
            </w:ins>
          </w:p>
        </w:tc>
      </w:tr>
    </w:tbl>
    <w:p w14:paraId="37DF951B" w14:textId="77777777" w:rsidR="00C2249A" w:rsidRPr="00BA3D49" w:rsidRDefault="00C2249A" w:rsidP="002363FA">
      <w:pPr>
        <w:pStyle w:val="NoSpacing"/>
        <w:jc w:val="both"/>
        <w:rPr>
          <w:sz w:val="20"/>
          <w:szCs w:val="20"/>
        </w:rPr>
      </w:pPr>
    </w:p>
    <w:p w14:paraId="10430804" w14:textId="77777777" w:rsidR="00942900" w:rsidRPr="00BA3D49"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41A986C5" w:rsidR="00F96A95" w:rsidRPr="00BA3D49" w:rsidRDefault="00D85ADF" w:rsidP="00DF3C1D">
            <w:pPr>
              <w:pStyle w:val="NoSpacing"/>
              <w:jc w:val="both"/>
              <w:rPr>
                <w:sz w:val="20"/>
                <w:szCs w:val="20"/>
              </w:rPr>
            </w:pPr>
            <w:r w:rsidRPr="00D85ADF">
              <w:rPr>
                <w:sz w:val="20"/>
                <w:szCs w:val="20"/>
              </w:rPr>
              <w:t>https://www.cwbank.com/-/media/canadianwesternbank/documents/Migrated/Banking-Charges/CWB-BankingCharges-Business.pdf</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5D1B322" w14:textId="77777777" w:rsidTr="00DF3C1D">
        <w:tc>
          <w:tcPr>
            <w:tcW w:w="704" w:type="dxa"/>
          </w:tcPr>
          <w:p w14:paraId="79AF4124"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5362F159" w14:textId="77777777" w:rsidR="00F96A95" w:rsidRPr="00BA3D49" w:rsidRDefault="005C5DE6" w:rsidP="00DF3C1D">
            <w:pPr>
              <w:pStyle w:val="NoSpacing"/>
              <w:jc w:val="both"/>
              <w:rPr>
                <w:b/>
                <w:sz w:val="20"/>
                <w:szCs w:val="20"/>
              </w:rPr>
            </w:pPr>
            <w:r w:rsidRPr="00BA3D49">
              <w:rPr>
                <w:b/>
                <w:sz w:val="20"/>
                <w:szCs w:val="20"/>
              </w:rPr>
              <w:t xml:space="preserve">“Go To </w:t>
            </w:r>
            <w:proofErr w:type="spellStart"/>
            <w:r w:rsidR="00CB22F9" w:rsidRPr="00BA3D49">
              <w:rPr>
                <w:b/>
                <w:sz w:val="20"/>
                <w:szCs w:val="20"/>
              </w:rPr>
              <w:t>CWBDirect</w:t>
            </w:r>
            <w:proofErr w:type="spellEnd"/>
            <w:r w:rsidR="00CB22F9" w:rsidRPr="00BA3D49">
              <w:rPr>
                <w:b/>
                <w:sz w:val="20"/>
                <w:szCs w:val="20"/>
              </w:rPr>
              <w:t>®</w:t>
            </w:r>
            <w:r w:rsidR="00CB22F9" w:rsidRPr="00BA3D49">
              <w:rPr>
                <w:b/>
                <w:sz w:val="20"/>
                <w:szCs w:val="20"/>
                <w:u w:val="single"/>
              </w:rPr>
              <w:t xml:space="preserve"> </w:t>
            </w:r>
            <w:r w:rsidRPr="00BA3D49">
              <w:rPr>
                <w:b/>
                <w:sz w:val="20"/>
                <w:szCs w:val="20"/>
              </w:rPr>
              <w:t>Online Banking”</w:t>
            </w:r>
          </w:p>
        </w:tc>
      </w:tr>
      <w:tr w:rsidR="00F96A95" w:rsidRPr="00BA3D49" w14:paraId="6062524A" w14:textId="77777777" w:rsidTr="00DF3C1D">
        <w:tc>
          <w:tcPr>
            <w:tcW w:w="704" w:type="dxa"/>
          </w:tcPr>
          <w:p w14:paraId="28D1E3FD"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7242313" w14:textId="77777777" w:rsidR="00F96A95" w:rsidRPr="00BA3D49" w:rsidRDefault="00B33D0B" w:rsidP="00DF3C1D">
            <w:pPr>
              <w:pStyle w:val="NoSpacing"/>
              <w:jc w:val="both"/>
              <w:rPr>
                <w:sz w:val="20"/>
                <w:szCs w:val="20"/>
              </w:rPr>
            </w:pPr>
            <w:commentRangeStart w:id="194"/>
            <w:r w:rsidRPr="00BA3D49">
              <w:rPr>
                <w:sz w:val="20"/>
                <w:szCs w:val="20"/>
              </w:rPr>
              <w:t>https://direct.cwbank.com/OnlineBanking/</w:t>
            </w:r>
            <w:commentRangeEnd w:id="194"/>
            <w:r w:rsidR="00527046">
              <w:rPr>
                <w:rStyle w:val="CommentReference"/>
                <w:rFonts w:eastAsiaTheme="minorEastAsia"/>
                <w:lang w:eastAsia="en-CA"/>
              </w:rPr>
              <w:commentReference w:id="194"/>
            </w:r>
          </w:p>
        </w:tc>
      </w:tr>
    </w:tbl>
    <w:p w14:paraId="36FBB82D" w14:textId="77777777"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7B04D714" w14:textId="77777777" w:rsidR="00023742" w:rsidRDefault="00023742" w:rsidP="00023742">
      <w:pPr>
        <w:pStyle w:val="NoSpacing"/>
        <w:jc w:val="both"/>
      </w:pPr>
    </w:p>
    <w:p w14:paraId="03BC10A8" w14:textId="77777777" w:rsidR="00023742" w:rsidRDefault="00023742" w:rsidP="00023742">
      <w:pPr>
        <w:pStyle w:val="NoSpacing"/>
        <w:jc w:val="both"/>
      </w:pPr>
      <w:r>
        <w:t>The message body above includes references to the following attachments.</w:t>
      </w:r>
    </w:p>
    <w:p w14:paraId="60D7B035"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77777777" w:rsidR="00023742" w:rsidRPr="00F96A95" w:rsidRDefault="00023742"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77777777" w:rsidR="00023742" w:rsidRPr="00F96A95" w:rsidRDefault="00023742"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49.1pt" o:ole="">
                  <v:imagedata r:id="rId22" o:title=""/>
                </v:shape>
                <o:OLEObject Type="Embed" ProgID="AcroExch.Document.DC" ShapeID="_x0000_i1025" DrawAspect="Icon" ObjectID="_1676443225" r:id="rId23"/>
              </w:object>
            </w:r>
          </w:p>
        </w:tc>
      </w:tr>
    </w:tbl>
    <w:p w14:paraId="41DB1261"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7008B221" w14:textId="77777777" w:rsidTr="0058587F">
        <w:tc>
          <w:tcPr>
            <w:tcW w:w="1237" w:type="dxa"/>
          </w:tcPr>
          <w:p w14:paraId="0C5CDEFF" w14:textId="77777777" w:rsidR="00023742" w:rsidRPr="00F96A95" w:rsidRDefault="00023742" w:rsidP="0058587F">
            <w:pPr>
              <w:pStyle w:val="NoSpacing"/>
              <w:jc w:val="both"/>
              <w:rPr>
                <w:b/>
                <w:sz w:val="20"/>
                <w:szCs w:val="20"/>
              </w:rPr>
            </w:pPr>
          </w:p>
        </w:tc>
        <w:tc>
          <w:tcPr>
            <w:tcW w:w="8833" w:type="dxa"/>
          </w:tcPr>
          <w:p w14:paraId="61E38240" w14:textId="77777777" w:rsidR="00023742" w:rsidRPr="00F96A95" w:rsidRDefault="00023742" w:rsidP="0058587F">
            <w:pPr>
              <w:pStyle w:val="NoSpacing"/>
              <w:jc w:val="both"/>
              <w:rPr>
                <w:b/>
                <w:sz w:val="20"/>
                <w:szCs w:val="20"/>
              </w:rPr>
            </w:pPr>
          </w:p>
        </w:tc>
      </w:tr>
      <w:tr w:rsidR="00023742" w:rsidRPr="00F96A95" w14:paraId="19FCFE1D" w14:textId="77777777" w:rsidTr="0058587F">
        <w:tc>
          <w:tcPr>
            <w:tcW w:w="1237" w:type="dxa"/>
          </w:tcPr>
          <w:p w14:paraId="18A696E0" w14:textId="77777777" w:rsidR="00023742" w:rsidRPr="00F96A95" w:rsidRDefault="00023742" w:rsidP="0058587F">
            <w:pPr>
              <w:pStyle w:val="NoSpacing"/>
              <w:jc w:val="both"/>
              <w:rPr>
                <w:sz w:val="20"/>
                <w:szCs w:val="20"/>
              </w:rPr>
            </w:pPr>
          </w:p>
        </w:tc>
        <w:tc>
          <w:tcPr>
            <w:tcW w:w="8833" w:type="dxa"/>
          </w:tcPr>
          <w:p w14:paraId="49F6BEA8" w14:textId="77777777" w:rsidR="00023742" w:rsidRPr="00F96A95" w:rsidRDefault="00023742" w:rsidP="0058587F">
            <w:pPr>
              <w:pStyle w:val="NoSpacing"/>
              <w:jc w:val="both"/>
              <w:rPr>
                <w:sz w:val="20"/>
                <w:szCs w:val="20"/>
              </w:rPr>
            </w:pPr>
          </w:p>
        </w:tc>
      </w:tr>
    </w:tbl>
    <w:p w14:paraId="19AD522A" w14:textId="77777777" w:rsidR="002E7525" w:rsidRDefault="002E7525">
      <w:pPr>
        <w:rPr>
          <w:rFonts w:eastAsiaTheme="minorHAnsi"/>
          <w:sz w:val="20"/>
          <w:szCs w:val="20"/>
          <w:lang w:eastAsia="en-US"/>
        </w:rPr>
      </w:pPr>
      <w:r>
        <w:rPr>
          <w:sz w:val="20"/>
          <w:szCs w:val="20"/>
        </w:rPr>
        <w:br w:type="page"/>
      </w:r>
    </w:p>
    <w:p w14:paraId="2935CE81" w14:textId="734F71A2" w:rsidR="002E7525" w:rsidRDefault="00234D17" w:rsidP="002E7525">
      <w:pPr>
        <w:pStyle w:val="Heading2"/>
        <w:keepNext/>
        <w:spacing w:after="0" w:line="240" w:lineRule="auto"/>
      </w:pPr>
      <w:bookmarkStart w:id="195" w:name="_Toc65830464"/>
      <w:r>
        <w:lastRenderedPageBreak/>
        <w:t>3.2</w:t>
      </w:r>
      <w:r>
        <w:tab/>
        <w:t>Pending Review E</w:t>
      </w:r>
      <w:r w:rsidR="002E7525">
        <w:t>mail</w:t>
      </w:r>
      <w:r w:rsidR="00DF4939">
        <w:t xml:space="preserve"> (Business Entity)</w:t>
      </w:r>
      <w:r w:rsidR="004B4B9A">
        <w:t xml:space="preserve"> CWBSB-516</w:t>
      </w:r>
      <w:bookmarkEnd w:id="195"/>
    </w:p>
    <w:p w14:paraId="103FFC04" w14:textId="77777777" w:rsidR="002E7525" w:rsidRDefault="002E7525" w:rsidP="002E7525">
      <w:pPr>
        <w:pStyle w:val="NoSpacing"/>
        <w:jc w:val="both"/>
      </w:pPr>
    </w:p>
    <w:p w14:paraId="01B3CE12" w14:textId="77777777" w:rsidR="002E7525" w:rsidRPr="006B729E" w:rsidRDefault="002E7525" w:rsidP="002E7525">
      <w:pPr>
        <w:pStyle w:val="NoSpacing"/>
        <w:jc w:val="both"/>
        <w:rPr>
          <w:b/>
          <w:u w:val="single"/>
        </w:rPr>
      </w:pPr>
      <w:r>
        <w:rPr>
          <w:b/>
          <w:u w:val="single"/>
        </w:rPr>
        <w:t>Trigger Events</w:t>
      </w:r>
    </w:p>
    <w:p w14:paraId="69F526E2" w14:textId="77777777" w:rsidR="002E7525" w:rsidRDefault="002E7525" w:rsidP="002E7525">
      <w:pPr>
        <w:pStyle w:val="NoSpacing"/>
        <w:jc w:val="both"/>
      </w:pPr>
    </w:p>
    <w:p w14:paraId="7CE19B98" w14:textId="77777777" w:rsidR="003C76BA" w:rsidRDefault="00234D17" w:rsidP="002E7525">
      <w:pPr>
        <w:pStyle w:val="NoSpacing"/>
        <w:jc w:val="both"/>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Default="00AE4220" w:rsidP="00AE4220">
      <w:pPr>
        <w:pStyle w:val="NoSpacing"/>
        <w:jc w:val="both"/>
      </w:pPr>
      <w:r>
        <w:t>The email will be triggered by the application going into manual review.</w:t>
      </w:r>
    </w:p>
    <w:p w14:paraId="20796829" w14:textId="77777777" w:rsidR="002E7525" w:rsidRDefault="002E7525" w:rsidP="002E7525">
      <w:pPr>
        <w:pStyle w:val="NoSpacing"/>
        <w:jc w:val="both"/>
      </w:pPr>
    </w:p>
    <w:p w14:paraId="6C9DA2FE" w14:textId="77777777" w:rsidR="00F37E93" w:rsidRDefault="00CE3E49" w:rsidP="006E0242">
      <w:pPr>
        <w:pStyle w:val="NoSpacing"/>
        <w:numPr>
          <w:ilvl w:val="0"/>
          <w:numId w:val="22"/>
        </w:numPr>
        <w:jc w:val="both"/>
      </w:pPr>
      <w:r>
        <w:t>Business Search API does not return a match,</w:t>
      </w:r>
      <w:r w:rsidR="00F37E93">
        <w:t xml:space="preserve"> or</w:t>
      </w:r>
      <w:r w:rsidR="00FE5A80">
        <w:t xml:space="preserve"> </w:t>
      </w:r>
      <w:r w:rsidR="00F37E93">
        <w:t xml:space="preserve">returns an inactive registration. </w:t>
      </w:r>
    </w:p>
    <w:p w14:paraId="7682C9A7" w14:textId="77777777" w:rsidR="00CE3E49" w:rsidRDefault="00F37E93" w:rsidP="006E0242">
      <w:pPr>
        <w:pStyle w:val="NoSpacing"/>
        <w:numPr>
          <w:ilvl w:val="0"/>
          <w:numId w:val="22"/>
        </w:numPr>
        <w:jc w:val="both"/>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6E0242">
      <w:pPr>
        <w:pStyle w:val="NoSpacing"/>
        <w:numPr>
          <w:ilvl w:val="0"/>
          <w:numId w:val="22"/>
        </w:numPr>
        <w:jc w:val="both"/>
      </w:pPr>
      <w:r>
        <w:t>Business Search API results do not match entered information (see Business Search-elements for comparison).</w:t>
      </w:r>
    </w:p>
    <w:p w14:paraId="304A6C80" w14:textId="77777777" w:rsidR="00FE5A80" w:rsidRDefault="00FE5A80" w:rsidP="001C2BA1">
      <w:pPr>
        <w:pStyle w:val="NoSpacing"/>
        <w:numPr>
          <w:ilvl w:val="1"/>
          <w:numId w:val="22"/>
        </w:numPr>
        <w:jc w:val="both"/>
      </w:pPr>
      <w:r>
        <w:t>Unable to validate shareholder names – jurisdiction of registration does not provide these data.</w:t>
      </w:r>
    </w:p>
    <w:p w14:paraId="323130EF" w14:textId="77777777" w:rsidR="002E7525" w:rsidRDefault="00835608" w:rsidP="006E0242">
      <w:pPr>
        <w:pStyle w:val="NoSpacing"/>
        <w:numPr>
          <w:ilvl w:val="0"/>
          <w:numId w:val="22"/>
        </w:numPr>
        <w:jc w:val="both"/>
      </w:pPr>
      <w:r>
        <w:t>Any other reason for the business entity requiring manual review.</w:t>
      </w:r>
    </w:p>
    <w:p w14:paraId="242F10C6" w14:textId="77777777" w:rsidR="002E7525" w:rsidRDefault="00DF4939" w:rsidP="002E7525">
      <w:pPr>
        <w:pStyle w:val="NoSpacing"/>
        <w:jc w:val="both"/>
      </w:pPr>
      <w:r>
        <w:t xml:space="preserve"> </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55B5AE75" w14:textId="77777777" w:rsidR="007216BD" w:rsidRDefault="007216BD"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commentRangeStart w:id="196"/>
            <w:r w:rsidRPr="003B0334">
              <w:rPr>
                <w:sz w:val="20"/>
                <w:szCs w:val="20"/>
              </w:rPr>
              <w:t>Please</w:t>
            </w:r>
            <w:commentRangeEnd w:id="196"/>
            <w:r w:rsidR="00595C06" w:rsidRPr="003B0334">
              <w:rPr>
                <w:rStyle w:val="CommentReference"/>
                <w:rFonts w:eastAsiaTheme="minorEastAsia"/>
                <w:lang w:eastAsia="en-CA"/>
              </w:rPr>
              <w:commentReference w:id="196"/>
            </w:r>
            <w:r w:rsidRPr="003B0334">
              <w:rPr>
                <w:sz w:val="20"/>
                <w:szCs w:val="20"/>
              </w:rPr>
              <w:t xml:space="preserve"> send </w:t>
            </w:r>
            <w:r w:rsidR="004000F6" w:rsidRPr="003B0334">
              <w:rPr>
                <w:sz w:val="20"/>
                <w:szCs w:val="20"/>
                <w:rPrChange w:id="197" w:author="Ian Hicks" w:date="2021-02-24T10:50:00Z">
                  <w:rPr>
                    <w:sz w:val="20"/>
                    <w:szCs w:val="20"/>
                    <w:highlight w:val="yellow"/>
                  </w:rPr>
                </w:rPrChange>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3B0334">
              <w:rPr>
                <w:sz w:val="20"/>
                <w:szCs w:val="20"/>
                <w:rPrChange w:id="198" w:author="Ian Hicks" w:date="2021-02-24T10:50:00Z">
                  <w:rPr>
                    <w:sz w:val="20"/>
                    <w:szCs w:val="20"/>
                    <w:highlight w:val="yellow"/>
                  </w:rPr>
                </w:rPrChange>
              </w:rPr>
              <w:t>(at the email address below)</w:t>
            </w:r>
            <w:r w:rsidR="008400F3" w:rsidRPr="003B0334">
              <w:rPr>
                <w:sz w:val="20"/>
                <w:szCs w:val="20"/>
                <w:rPrChange w:id="199" w:author="Ian Hicks" w:date="2021-02-24T10:50:00Z">
                  <w:rPr>
                    <w:sz w:val="20"/>
                    <w:szCs w:val="20"/>
                    <w:highlight w:val="yellow"/>
                  </w:rPr>
                </w:rPrChange>
              </w:rPr>
              <w:t>:</w:t>
            </w:r>
            <w:r>
              <w:rPr>
                <w:sz w:val="20"/>
                <w:szCs w:val="20"/>
              </w:rPr>
              <w:t xml:space="preserve"> </w:t>
            </w:r>
          </w:p>
          <w:p w14:paraId="096FC063" w14:textId="77777777" w:rsidR="008400F3" w:rsidRDefault="008400F3" w:rsidP="001C2BA1">
            <w:pPr>
              <w:pStyle w:val="NoSpacing"/>
              <w:numPr>
                <w:ilvl w:val="0"/>
                <w:numId w:val="46"/>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1C2BA1">
            <w:pPr>
              <w:pStyle w:val="NoSpacing"/>
              <w:numPr>
                <w:ilvl w:val="0"/>
                <w:numId w:val="46"/>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1C2BA1">
            <w:pPr>
              <w:pStyle w:val="NoSpacing"/>
              <w:numPr>
                <w:ilvl w:val="0"/>
                <w:numId w:val="46"/>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20D983AE" w14:textId="77777777" w:rsidR="002E7525" w:rsidRDefault="002E7525" w:rsidP="002E7525">
      <w:pPr>
        <w:pStyle w:val="NoSpacing"/>
        <w:jc w:val="both"/>
      </w:pPr>
    </w:p>
    <w:p w14:paraId="539D622E" w14:textId="77777777" w:rsidR="002E7525" w:rsidRDefault="002E7525" w:rsidP="002E7525">
      <w:pPr>
        <w:pStyle w:val="NoSpacing"/>
        <w:jc w:val="both"/>
      </w:pPr>
      <w:r>
        <w:t>The message body above includes the following hyperlinked text.</w:t>
      </w:r>
    </w:p>
    <w:p w14:paraId="57CC72D9" w14:textId="77777777" w:rsidR="002E7525" w:rsidRPr="00F96A95" w:rsidRDefault="002E7525" w:rsidP="002E752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63050BFB" w14:textId="77777777" w:rsidR="002E7525" w:rsidRDefault="002E7525" w:rsidP="002E7525">
      <w:pPr>
        <w:pStyle w:val="NoSpacing"/>
        <w:jc w:val="both"/>
      </w:pPr>
    </w:p>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75A07CD2" w14:textId="77777777" w:rsidR="002E7525" w:rsidRDefault="002E7525" w:rsidP="002E7525">
      <w:pPr>
        <w:pStyle w:val="NoSpacing"/>
        <w:jc w:val="both"/>
      </w:pPr>
    </w:p>
    <w:p w14:paraId="28E18518" w14:textId="77777777" w:rsidR="00955208" w:rsidRDefault="002E7525" w:rsidP="00955208">
      <w:pPr>
        <w:pStyle w:val="NoSpacing"/>
        <w:jc w:val="both"/>
      </w:pPr>
      <w:r>
        <w:t xml:space="preserve">The message </w:t>
      </w:r>
      <w:r w:rsidR="00AB4E05">
        <w:t>does not require</w:t>
      </w:r>
      <w:r w:rsidR="00955208">
        <w:t xml:space="preserve"> attachments.</w:t>
      </w:r>
    </w:p>
    <w:p w14:paraId="6EBBA67C" w14:textId="77777777" w:rsidR="00955208" w:rsidRDefault="00955208" w:rsidP="00955208">
      <w:pPr>
        <w:pStyle w:val="NoSpacing"/>
        <w:jc w:val="both"/>
      </w:pPr>
    </w:p>
    <w:p w14:paraId="2FEEC8CD" w14:textId="1E3980BA" w:rsidR="00B51D70" w:rsidRDefault="00B51D70" w:rsidP="00B51D70">
      <w:pPr>
        <w:pStyle w:val="Heading2"/>
        <w:keepNext/>
        <w:spacing w:after="0" w:line="240" w:lineRule="auto"/>
      </w:pPr>
      <w:bookmarkStart w:id="200" w:name="_Toc65830465"/>
      <w:r>
        <w:t>3.2</w:t>
      </w:r>
      <w:r w:rsidR="008D4E82">
        <w:t>a</w:t>
      </w:r>
      <w:r>
        <w:tab/>
        <w:t>Pending Review Email (</w:t>
      </w:r>
      <w:r w:rsidR="00F42956">
        <w:t xml:space="preserve">Applicant or </w:t>
      </w:r>
      <w:r w:rsidR="00C021FE">
        <w:t xml:space="preserve">Authorized </w:t>
      </w:r>
      <w:r>
        <w:t>Signer)</w:t>
      </w:r>
      <w:r w:rsidR="004B4B9A">
        <w:t xml:space="preserve"> CWBSB-136, CWBSB-517</w:t>
      </w:r>
      <w:bookmarkEnd w:id="200"/>
    </w:p>
    <w:p w14:paraId="769A2DB9" w14:textId="77777777" w:rsidR="00B51D70" w:rsidRDefault="00B51D70" w:rsidP="00B51D70">
      <w:pPr>
        <w:pStyle w:val="NoSpacing"/>
        <w:jc w:val="both"/>
      </w:pP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4A9FFCD7" w14:textId="77777777" w:rsidR="00B51D70" w:rsidRDefault="00B51D70" w:rsidP="00B51D70">
      <w:pPr>
        <w:pStyle w:val="NoSpacing"/>
        <w:jc w:val="both"/>
      </w:pPr>
      <w:r>
        <w:t xml:space="preserve">This email is sent to applicants requiring manual review of the </w:t>
      </w:r>
      <w:r w:rsidR="00E60069">
        <w:t>applicant/</w:t>
      </w:r>
      <w:r>
        <w:t>signer’s application.  It notifies the applicant that they must provide further information to CWB.</w:t>
      </w:r>
    </w:p>
    <w:p w14:paraId="69279119" w14:textId="77777777" w:rsidR="00AA48E7" w:rsidRDefault="00AA48E7" w:rsidP="00B51D70">
      <w:pPr>
        <w:pStyle w:val="NoSpacing"/>
        <w:jc w:val="both"/>
      </w:pPr>
    </w:p>
    <w:p w14:paraId="1E557CA6" w14:textId="77777777" w:rsidR="003B0334" w:rsidRDefault="00B51D70" w:rsidP="00B51D70">
      <w:pPr>
        <w:pStyle w:val="NoSpacing"/>
        <w:numPr>
          <w:ilvl w:val="0"/>
          <w:numId w:val="54"/>
        </w:numPr>
        <w:jc w:val="both"/>
      </w:pPr>
      <w:r>
        <w:t>The email will be triggered by the application going into manual review</w:t>
      </w:r>
      <w:r w:rsidR="00AA48E7">
        <w:t xml:space="preserve"> (see Business Decision Logic – Epic CWBSB-47)</w:t>
      </w:r>
      <w:r>
        <w:t>.</w:t>
      </w:r>
    </w:p>
    <w:p w14:paraId="153FA303" w14:textId="274F0A93" w:rsidR="00B51D70" w:rsidRDefault="00B51D70" w:rsidP="00B51D70">
      <w:pPr>
        <w:pStyle w:val="NoSpacing"/>
        <w:numPr>
          <w:ilvl w:val="0"/>
          <w:numId w:val="54"/>
        </w:numPr>
        <w:jc w:val="both"/>
      </w:pPr>
      <w:r>
        <w:t xml:space="preserve">Applicant or </w:t>
      </w:r>
      <w:r w:rsidR="00AA48E7">
        <w:t xml:space="preserve">Authorized Signer </w:t>
      </w:r>
      <w:r>
        <w:t>requires manual IDV (fails to pass</w:t>
      </w:r>
      <w:r w:rsidR="00706C2E">
        <w:t xml:space="preserve"> primary or secondary</w:t>
      </w:r>
      <w:r>
        <w:t xml:space="preserve"> </w:t>
      </w:r>
      <w:r w:rsidR="00706C2E">
        <w:t>(</w:t>
      </w:r>
      <w:proofErr w:type="spellStart"/>
      <w:r>
        <w:t>Flinks</w:t>
      </w:r>
      <w:proofErr w:type="spellEnd"/>
      <w:r w:rsidR="00706C2E">
        <w:t>)</w:t>
      </w:r>
      <w:r>
        <w:t xml:space="preserve"> IDV)</w:t>
      </w:r>
      <w:r w:rsidR="00AA48E7">
        <w:t>.</w:t>
      </w:r>
    </w:p>
    <w:p w14:paraId="455D77CA" w14:textId="695816D9" w:rsidR="00B51D70" w:rsidRDefault="00C021FE" w:rsidP="00B51D70">
      <w:pPr>
        <w:pStyle w:val="NoSpacing"/>
        <w:numPr>
          <w:ilvl w:val="0"/>
          <w:numId w:val="54"/>
        </w:numPr>
        <w:jc w:val="both"/>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B51D70">
      <w:pPr>
        <w:pStyle w:val="NoSpacing"/>
        <w:numPr>
          <w:ilvl w:val="0"/>
          <w:numId w:val="54"/>
        </w:numPr>
        <w:jc w:val="both"/>
      </w:pPr>
      <w:r>
        <w:t>A</w:t>
      </w:r>
      <w:r w:rsidR="00AA48E7">
        <w:t>pplicant or Authorized Signer credit (FICO) score is &lt;600 or no score returned.</w:t>
      </w:r>
    </w:p>
    <w:p w14:paraId="04FBF447" w14:textId="6AE5EF59" w:rsidR="00706C2E" w:rsidRDefault="00706C2E" w:rsidP="00706C2E">
      <w:pPr>
        <w:pStyle w:val="NoSpacing"/>
        <w:numPr>
          <w:ilvl w:val="0"/>
          <w:numId w:val="54"/>
        </w:numPr>
        <w:jc w:val="both"/>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DC96816" w14:textId="77777777" w:rsidR="00B51D70" w:rsidRDefault="00B51D70" w:rsidP="00B51D70">
      <w:pPr>
        <w:pStyle w:val="NoSpacing"/>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7B670462"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w:t>
            </w:r>
            <w:proofErr w:type="spellStart"/>
            <w:r w:rsidR="00F42956">
              <w:rPr>
                <w:sz w:val="20"/>
                <w:szCs w:val="20"/>
              </w:rPr>
              <w:t>Auth</w:t>
            </w:r>
            <w:proofErr w:type="spellEnd"/>
            <w:r w:rsidR="00F42956">
              <w:rPr>
                <w:sz w:val="20"/>
                <w:szCs w:val="20"/>
              </w:rPr>
              <w:t xml:space="preserve">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5A2BB3EE"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 xml:space="preserve">EXCEPT (4)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6FB02013" w14:textId="77777777" w:rsidR="00B51D70" w:rsidRDefault="00B51D70" w:rsidP="00B51D70">
      <w:pPr>
        <w:pStyle w:val="NoSpacing"/>
        <w:jc w:val="both"/>
      </w:pPr>
    </w:p>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35400241" w14:textId="77777777" w:rsidR="00B51D70" w:rsidRDefault="00B51D70" w:rsidP="00B51D70">
      <w:pPr>
        <w:pStyle w:val="NoSpacing"/>
        <w:jc w:val="both"/>
      </w:pPr>
    </w:p>
    <w:p w14:paraId="73A34B9B" w14:textId="77777777" w:rsidR="00B51D70" w:rsidRDefault="00B51D70" w:rsidP="00B51D70">
      <w:pPr>
        <w:pStyle w:val="NoSpacing"/>
        <w:jc w:val="both"/>
      </w:pPr>
      <w:r>
        <w:t>The message body above includes the following hyperlinked text.</w:t>
      </w:r>
    </w:p>
    <w:p w14:paraId="5A986AE6" w14:textId="77777777" w:rsidR="00B51D70" w:rsidRPr="00F96A95" w:rsidRDefault="00B51D70" w:rsidP="00B51D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8F35271" w14:textId="77777777" w:rsidR="00B51D70" w:rsidRDefault="00B51D70" w:rsidP="00B51D70">
      <w:pPr>
        <w:pStyle w:val="NoSpacing"/>
        <w:jc w:val="both"/>
      </w:pPr>
    </w:p>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t>Attachments</w:t>
      </w:r>
    </w:p>
    <w:p w14:paraId="2211F4A7" w14:textId="77777777" w:rsidR="00B51D70" w:rsidRDefault="00B51D70" w:rsidP="00B51D70">
      <w:pPr>
        <w:pStyle w:val="NoSpacing"/>
        <w:jc w:val="both"/>
      </w:pPr>
    </w:p>
    <w:p w14:paraId="25E377B2" w14:textId="77777777" w:rsidR="00B51D70" w:rsidRDefault="00B51D70" w:rsidP="00B51D70">
      <w:pPr>
        <w:pStyle w:val="NoSpacing"/>
        <w:jc w:val="both"/>
      </w:pPr>
      <w:r>
        <w:t>The message does not require attachments.</w:t>
      </w:r>
    </w:p>
    <w:p w14:paraId="2273B704" w14:textId="77777777" w:rsidR="00955208" w:rsidRDefault="00955208">
      <w:pPr>
        <w:rPr>
          <w:rFonts w:eastAsiaTheme="minorHAnsi"/>
          <w:lang w:eastAsia="en-US"/>
        </w:rPr>
      </w:pPr>
      <w:r>
        <w:br w:type="page"/>
      </w:r>
    </w:p>
    <w:p w14:paraId="4C40D5A4" w14:textId="648F955D" w:rsidR="00955208" w:rsidRDefault="00955208" w:rsidP="00955208">
      <w:pPr>
        <w:pStyle w:val="Heading2"/>
        <w:keepNext/>
        <w:spacing w:after="0" w:line="240" w:lineRule="auto"/>
      </w:pPr>
      <w:r>
        <w:rPr>
          <w:sz w:val="20"/>
          <w:szCs w:val="20"/>
        </w:rPr>
        <w:lastRenderedPageBreak/>
        <w:t xml:space="preserve"> </w:t>
      </w:r>
      <w:bookmarkStart w:id="201" w:name="_Toc65830466"/>
      <w:r w:rsidR="00234D17">
        <w:t>3.3</w:t>
      </w:r>
      <w:r w:rsidR="00234D17">
        <w:tab/>
        <w:t>Review Complete E</w:t>
      </w:r>
      <w:r>
        <w:t>mail</w:t>
      </w:r>
      <w:r w:rsidR="004B4B9A">
        <w:t xml:space="preserve"> CWBSB-137</w:t>
      </w:r>
      <w:bookmarkEnd w:id="201"/>
    </w:p>
    <w:p w14:paraId="6E50CF77" w14:textId="77777777" w:rsidR="00955208" w:rsidRDefault="00955208" w:rsidP="00955208">
      <w:pPr>
        <w:pStyle w:val="NoSpacing"/>
        <w:jc w:val="both"/>
      </w:pPr>
    </w:p>
    <w:p w14:paraId="2D33EEBC" w14:textId="77777777" w:rsidR="00955208" w:rsidRPr="006B729E" w:rsidRDefault="00955208" w:rsidP="00955208">
      <w:pPr>
        <w:pStyle w:val="NoSpacing"/>
        <w:jc w:val="both"/>
        <w:rPr>
          <w:b/>
          <w:u w:val="single"/>
        </w:rPr>
      </w:pPr>
      <w:r>
        <w:rPr>
          <w:b/>
          <w:u w:val="single"/>
        </w:rPr>
        <w:t>Trigger Events</w:t>
      </w:r>
    </w:p>
    <w:p w14:paraId="3C5A685B" w14:textId="77777777" w:rsidR="00955208" w:rsidRDefault="00955208" w:rsidP="00955208">
      <w:pPr>
        <w:pStyle w:val="NoSpacing"/>
        <w:jc w:val="both"/>
      </w:pPr>
    </w:p>
    <w:p w14:paraId="73623E87" w14:textId="77777777" w:rsidR="00955208" w:rsidRDefault="00955208" w:rsidP="00955208">
      <w:pPr>
        <w:pStyle w:val="NoSpacing"/>
        <w:jc w:val="both"/>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1B05A839" w14:textId="77777777" w:rsidR="00955208" w:rsidRDefault="00955208" w:rsidP="00955208">
      <w:pPr>
        <w:pStyle w:val="NoSpacing"/>
        <w:jc w:val="both"/>
      </w:pPr>
    </w:p>
    <w:p w14:paraId="43134AD4" w14:textId="77777777" w:rsidR="00955208" w:rsidRDefault="00955208" w:rsidP="00955208">
      <w:pPr>
        <w:pStyle w:val="NoSpacing"/>
        <w:jc w:val="both"/>
      </w:pPr>
      <w:r>
        <w:t>The following ev</w:t>
      </w:r>
      <w:r w:rsidR="00DF3C1D">
        <w:t>ent</w:t>
      </w:r>
      <w:r>
        <w:t xml:space="preserve"> trigger</w:t>
      </w:r>
      <w:r w:rsidR="00DF3C1D">
        <w:t>s</w:t>
      </w:r>
      <w:r>
        <w:t xml:space="preserve"> the sending of this</w:t>
      </w:r>
      <w:r w:rsidR="00234D17">
        <w:t xml:space="preserve"> e</w:t>
      </w:r>
      <w:r w:rsidR="00DF3C1D">
        <w:t>mail.</w:t>
      </w:r>
    </w:p>
    <w:p w14:paraId="562A82BA" w14:textId="77777777" w:rsidR="00955208" w:rsidRDefault="00955208" w:rsidP="00955208">
      <w:pPr>
        <w:pStyle w:val="NoSpacing"/>
        <w:jc w:val="both"/>
      </w:pPr>
    </w:p>
    <w:p w14:paraId="37E60000" w14:textId="77777777" w:rsidR="00955208" w:rsidRDefault="00DF3C1D" w:rsidP="006E0242">
      <w:pPr>
        <w:pStyle w:val="NoSpacing"/>
        <w:numPr>
          <w:ilvl w:val="0"/>
          <w:numId w:val="23"/>
        </w:numPr>
        <w:jc w:val="both"/>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D9ABF18" w14:textId="77777777" w:rsidR="00955208" w:rsidRDefault="00955208" w:rsidP="00955208">
      <w:pPr>
        <w:pStyle w:val="NoSpacing"/>
        <w:jc w:val="both"/>
      </w:pP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DF3C1D" w:rsidRDefault="00214992" w:rsidP="00DF3C1D">
            <w:pPr>
              <w:pStyle w:val="NoSpacing"/>
              <w:jc w:val="both"/>
              <w:rPr>
                <w:b/>
                <w:sz w:val="20"/>
                <w:szCs w:val="20"/>
                <w:u w:val="single"/>
              </w:rPr>
            </w:pPr>
            <w:r>
              <w:rPr>
                <w:b/>
                <w:sz w:val="20"/>
                <w:szCs w:val="20"/>
                <w:u w:val="single"/>
              </w:rPr>
              <w:t xml:space="preserve">Finish my </w:t>
            </w:r>
            <w:r w:rsidR="00F66A67">
              <w:rPr>
                <w:b/>
                <w:sz w:val="20"/>
                <w:szCs w:val="20"/>
                <w:u w:val="single"/>
              </w:rPr>
              <w:t xml:space="preserve">business </w:t>
            </w:r>
            <w:r>
              <w:rPr>
                <w:b/>
                <w:sz w:val="20"/>
                <w:szCs w:val="20"/>
                <w:u w:val="single"/>
              </w:rPr>
              <w:t>application n</w:t>
            </w:r>
            <w:r w:rsidR="00DF3C1D" w:rsidRPr="00DF3C1D">
              <w:rPr>
                <w:b/>
                <w:sz w:val="20"/>
                <w:szCs w:val="20"/>
                <w:u w:val="single"/>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0AB76ED9" w14:textId="77777777" w:rsidR="00955208" w:rsidRDefault="00955208" w:rsidP="00955208">
      <w:pPr>
        <w:pStyle w:val="NoSpacing"/>
        <w:jc w:val="both"/>
      </w:pPr>
      <w:r>
        <w:rPr>
          <w:b/>
          <w:u w:val="single"/>
        </w:rPr>
        <w:t>Hyperlinks</w:t>
      </w:r>
    </w:p>
    <w:p w14:paraId="3A242CBD" w14:textId="77777777" w:rsidR="00955208" w:rsidRDefault="00955208" w:rsidP="00955208">
      <w:pPr>
        <w:pStyle w:val="NoSpacing"/>
        <w:jc w:val="both"/>
      </w:pPr>
    </w:p>
    <w:p w14:paraId="18D50F77" w14:textId="77777777" w:rsidR="00955208" w:rsidRDefault="00955208" w:rsidP="00955208">
      <w:pPr>
        <w:pStyle w:val="NoSpacing"/>
        <w:jc w:val="both"/>
      </w:pPr>
      <w:r>
        <w:t>The message body above includes the following hyperlinked text.</w:t>
      </w:r>
    </w:p>
    <w:p w14:paraId="40BF175B" w14:textId="77777777" w:rsidR="00955208" w:rsidRPr="00F96A95" w:rsidRDefault="00955208" w:rsidP="00955208">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5208" w:rsidRPr="00F96A95" w14:paraId="01BC291C" w14:textId="77777777" w:rsidTr="00DF3C1D">
        <w:tc>
          <w:tcPr>
            <w:tcW w:w="704" w:type="dxa"/>
          </w:tcPr>
          <w:p w14:paraId="7DEFD0B3" w14:textId="77777777" w:rsidR="00955208" w:rsidRPr="00F96A95" w:rsidRDefault="00955208" w:rsidP="00DF3C1D">
            <w:pPr>
              <w:pStyle w:val="NoSpacing"/>
              <w:jc w:val="both"/>
              <w:rPr>
                <w:b/>
                <w:sz w:val="20"/>
                <w:szCs w:val="20"/>
              </w:rPr>
            </w:pPr>
            <w:r w:rsidRPr="00F96A95">
              <w:rPr>
                <w:b/>
                <w:sz w:val="20"/>
                <w:szCs w:val="20"/>
              </w:rPr>
              <w:t>Text:</w:t>
            </w:r>
          </w:p>
        </w:tc>
        <w:tc>
          <w:tcPr>
            <w:tcW w:w="9366" w:type="dxa"/>
          </w:tcPr>
          <w:p w14:paraId="742670A4" w14:textId="77777777" w:rsidR="00955208" w:rsidRPr="00F96A95" w:rsidRDefault="00214992" w:rsidP="00DF3C1D">
            <w:pPr>
              <w:pStyle w:val="NoSpacing"/>
              <w:jc w:val="both"/>
              <w:rPr>
                <w:b/>
                <w:sz w:val="20"/>
                <w:szCs w:val="20"/>
              </w:rPr>
            </w:pPr>
            <w:r>
              <w:rPr>
                <w:b/>
                <w:sz w:val="20"/>
                <w:szCs w:val="20"/>
              </w:rPr>
              <w:t xml:space="preserve">“Finish my </w:t>
            </w:r>
            <w:r w:rsidR="00357D1A">
              <w:rPr>
                <w:b/>
                <w:sz w:val="20"/>
                <w:szCs w:val="20"/>
              </w:rPr>
              <w:t xml:space="preserve">business </w:t>
            </w:r>
            <w:r>
              <w:rPr>
                <w:b/>
                <w:sz w:val="20"/>
                <w:szCs w:val="20"/>
              </w:rPr>
              <w:t>application n</w:t>
            </w:r>
            <w:r w:rsidR="00DF3C1D" w:rsidRPr="00DF3C1D">
              <w:rPr>
                <w:b/>
                <w:sz w:val="20"/>
                <w:szCs w:val="20"/>
              </w:rPr>
              <w:t>ow”</w:t>
            </w:r>
          </w:p>
        </w:tc>
      </w:tr>
      <w:tr w:rsidR="00955208" w:rsidRPr="00F96A95" w14:paraId="09CDC738" w14:textId="77777777" w:rsidTr="00DF3C1D">
        <w:tc>
          <w:tcPr>
            <w:tcW w:w="704" w:type="dxa"/>
          </w:tcPr>
          <w:p w14:paraId="2A81CF72" w14:textId="77777777" w:rsidR="00955208" w:rsidRPr="00F96A95" w:rsidRDefault="00955208" w:rsidP="00DF3C1D">
            <w:pPr>
              <w:pStyle w:val="NoSpacing"/>
              <w:jc w:val="both"/>
              <w:rPr>
                <w:sz w:val="20"/>
                <w:szCs w:val="20"/>
              </w:rPr>
            </w:pPr>
            <w:r w:rsidRPr="00F96A95">
              <w:rPr>
                <w:sz w:val="20"/>
                <w:szCs w:val="20"/>
              </w:rPr>
              <w:t>URL:</w:t>
            </w:r>
          </w:p>
        </w:tc>
        <w:tc>
          <w:tcPr>
            <w:tcW w:w="9366" w:type="dxa"/>
          </w:tcPr>
          <w:p w14:paraId="51000BB4" w14:textId="77777777" w:rsidR="00955208" w:rsidRPr="00F96A95" w:rsidRDefault="00DF3C1D" w:rsidP="00DF3C1D">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3660661E" w14:textId="77777777" w:rsidR="00214992" w:rsidRPr="00F96A95" w:rsidRDefault="00214992" w:rsidP="0021499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0008CF54" w14:textId="77777777" w:rsidR="00DF3C1D" w:rsidRDefault="00DF3C1D" w:rsidP="00955208">
      <w:pPr>
        <w:pStyle w:val="NoSpacing"/>
        <w:jc w:val="both"/>
      </w:pPr>
    </w:p>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t>Attachments</w:t>
      </w:r>
    </w:p>
    <w:p w14:paraId="32C8D328" w14:textId="77777777" w:rsidR="00955208" w:rsidRDefault="00955208" w:rsidP="00955208">
      <w:pPr>
        <w:pStyle w:val="NoSpacing"/>
        <w:jc w:val="both"/>
      </w:pPr>
    </w:p>
    <w:p w14:paraId="5D596B5D" w14:textId="77777777" w:rsidR="00955208" w:rsidRDefault="00AB4E05" w:rsidP="00955208">
      <w:pPr>
        <w:pStyle w:val="NoSpacing"/>
        <w:jc w:val="both"/>
      </w:pPr>
      <w:r>
        <w:t>This message does not require</w:t>
      </w:r>
      <w:r w:rsidR="00955208">
        <w:t xml:space="preserve"> attachments.</w:t>
      </w:r>
    </w:p>
    <w:p w14:paraId="4A78B3B7" w14:textId="77777777" w:rsidR="00AB4E05" w:rsidRDefault="00AB4E05">
      <w:pPr>
        <w:rPr>
          <w:rFonts w:eastAsiaTheme="minorHAnsi"/>
          <w:color w:val="937A46"/>
          <w:sz w:val="20"/>
          <w:szCs w:val="20"/>
          <w:lang w:eastAsia="en-US"/>
        </w:rPr>
      </w:pPr>
      <w:r>
        <w:rPr>
          <w:color w:val="937A46"/>
          <w:sz w:val="20"/>
          <w:szCs w:val="20"/>
        </w:rPr>
        <w:br w:type="page"/>
      </w:r>
    </w:p>
    <w:p w14:paraId="139340A9" w14:textId="61AFD891" w:rsidR="00AB4E05" w:rsidRDefault="00234D17" w:rsidP="00AB4E05">
      <w:pPr>
        <w:pStyle w:val="Heading2"/>
        <w:keepNext/>
        <w:spacing w:after="0" w:line="240" w:lineRule="auto"/>
      </w:pPr>
      <w:bookmarkStart w:id="202" w:name="_Toc65830467"/>
      <w:r>
        <w:lastRenderedPageBreak/>
        <w:t>3.4</w:t>
      </w:r>
      <w:r>
        <w:tab/>
        <w:t>Declined Application E</w:t>
      </w:r>
      <w:r w:rsidR="00AB4E05">
        <w:t>mail</w:t>
      </w:r>
      <w:r w:rsidR="006E3A69">
        <w:t xml:space="preserve"> CWBSB-505</w:t>
      </w:r>
      <w:bookmarkEnd w:id="202"/>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31AADBEF" w14:textId="77777777" w:rsidR="00AB4E05" w:rsidRDefault="00AB4E05" w:rsidP="00AB4E05">
      <w:pPr>
        <w:pStyle w:val="NoSpacing"/>
        <w:jc w:val="both"/>
      </w:pPr>
    </w:p>
    <w:p w14:paraId="02C43F5D" w14:textId="77777777" w:rsidR="00AB4E05" w:rsidRDefault="00234D17" w:rsidP="00AB4E05">
      <w:pPr>
        <w:pStyle w:val="NoSpacing"/>
        <w:jc w:val="both"/>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3DBF769A" w14:textId="77777777" w:rsidR="00AB4E05" w:rsidRDefault="00AB4E05" w:rsidP="00AB4E05">
      <w:pPr>
        <w:pStyle w:val="NoSpacing"/>
        <w:jc w:val="both"/>
      </w:pPr>
    </w:p>
    <w:p w14:paraId="7535C50A" w14:textId="19AE2495" w:rsidR="00AB4E05" w:rsidRDefault="00CF709C" w:rsidP="00AB4E05">
      <w:pPr>
        <w:pStyle w:val="NoSpacing"/>
        <w:numPr>
          <w:ilvl w:val="0"/>
          <w:numId w:val="24"/>
        </w:numPr>
        <w:jc w:val="both"/>
      </w:pPr>
      <w:r>
        <w:t>CWB manual reviewer declines the application</w:t>
      </w:r>
      <w:r w:rsidR="004B4B9A">
        <w:t xml:space="preserve"> (status set to Declined in Workspaces)</w:t>
      </w:r>
      <w:r>
        <w:t>.</w:t>
      </w:r>
    </w:p>
    <w:p w14:paraId="1E60C554" w14:textId="3E6B53B9" w:rsidR="00CF709C" w:rsidRDefault="00CF709C" w:rsidP="003B0334">
      <w:pPr>
        <w:pStyle w:val="NoSpacing"/>
        <w:jc w:val="both"/>
      </w:pPr>
    </w:p>
    <w:p w14:paraId="3677B6FA" w14:textId="03B8667D" w:rsidR="00CF709C" w:rsidRDefault="00CF709C" w:rsidP="003B0334">
      <w:pPr>
        <w:pStyle w:val="NoSpacing"/>
        <w:jc w:val="both"/>
      </w:pPr>
      <w:r w:rsidRPr="003B0334">
        <w:rPr>
          <w:b/>
        </w:rPr>
        <w:t>Note</w:t>
      </w:r>
      <w:r>
        <w:t>: Email should be sent to the Applicant email address with CC to any Authorized Signers.</w:t>
      </w:r>
    </w:p>
    <w:p w14:paraId="2AD51256" w14:textId="77777777" w:rsidR="00AB4E05" w:rsidRDefault="00AB4E05" w:rsidP="00AB4E05">
      <w:pPr>
        <w:pStyle w:val="NoSpacing"/>
        <w:jc w:val="both"/>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738A70E5" w14:textId="77777777" w:rsidR="00AB4E05" w:rsidRDefault="00AB4E05" w:rsidP="00AB4E05">
      <w:pPr>
        <w:pStyle w:val="NoSpacing"/>
        <w:jc w:val="both"/>
      </w:pPr>
    </w:p>
    <w:p w14:paraId="2119F269" w14:textId="77777777" w:rsidR="008B0ED2" w:rsidRDefault="008B0ED2" w:rsidP="008B0ED2">
      <w:pPr>
        <w:pStyle w:val="NoSpacing"/>
        <w:jc w:val="both"/>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49E8E34D" w14:textId="4A0B9FD9" w:rsidR="008B0ED2" w:rsidRDefault="00234D17" w:rsidP="008B0ED2">
      <w:pPr>
        <w:pStyle w:val="Heading2"/>
        <w:keepNext/>
        <w:spacing w:after="0" w:line="240" w:lineRule="auto"/>
      </w:pPr>
      <w:bookmarkStart w:id="203" w:name="_Toc65830468"/>
      <w:r>
        <w:lastRenderedPageBreak/>
        <w:t>3.5</w:t>
      </w:r>
      <w:r>
        <w:tab/>
        <w:t>Saved Application E</w:t>
      </w:r>
      <w:r w:rsidR="008B0ED2">
        <w:t>mail</w:t>
      </w:r>
      <w:r w:rsidR="006E3A69">
        <w:t xml:space="preserve"> CWBSB-134</w:t>
      </w:r>
      <w:bookmarkEnd w:id="203"/>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5B17CBF6" w14:textId="77777777" w:rsidR="008B0ED2" w:rsidRDefault="008B0ED2" w:rsidP="008B0ED2">
      <w:pPr>
        <w:pStyle w:val="NoSpacing"/>
        <w:jc w:val="both"/>
      </w:pPr>
    </w:p>
    <w:p w14:paraId="3AF8881D" w14:textId="77777777" w:rsidR="008B0ED2" w:rsidRDefault="00234D17" w:rsidP="008B0ED2">
      <w:pPr>
        <w:pStyle w:val="NoSpacing"/>
        <w:jc w:val="both"/>
      </w:pPr>
      <w:r>
        <w:t>This e</w:t>
      </w:r>
      <w:r w:rsidR="008B0ED2">
        <w:t>mail notifies applicants that their application has been successfully saved for later completion.  The following event</w:t>
      </w:r>
      <w:r>
        <w:t xml:space="preserve"> triggers the sending of this e</w:t>
      </w:r>
      <w:r w:rsidR="008B0ED2">
        <w:t>mail.</w:t>
      </w:r>
    </w:p>
    <w:p w14:paraId="6B8AA204" w14:textId="77777777" w:rsidR="008B0ED2" w:rsidRDefault="008B0ED2" w:rsidP="008B0ED2">
      <w:pPr>
        <w:pStyle w:val="NoSpacing"/>
        <w:jc w:val="both"/>
      </w:pPr>
    </w:p>
    <w:p w14:paraId="4076595B" w14:textId="77777777" w:rsidR="008B0ED2" w:rsidRDefault="008B0ED2" w:rsidP="008B0ED2">
      <w:pPr>
        <w:pStyle w:val="NoSpacing"/>
        <w:numPr>
          <w:ilvl w:val="0"/>
          <w:numId w:val="25"/>
        </w:numPr>
        <w:jc w:val="both"/>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77777777" w:rsidR="008B0ED2" w:rsidRPr="008B0ED2" w:rsidRDefault="00B67A47" w:rsidP="008B0ED2">
            <w:pPr>
              <w:pStyle w:val="NoSpacing"/>
              <w:jc w:val="both"/>
              <w:rPr>
                <w:b/>
                <w:sz w:val="20"/>
                <w:szCs w:val="20"/>
                <w:u w:val="single"/>
              </w:rPr>
            </w:pPr>
            <w:r>
              <w:rPr>
                <w:b/>
                <w:sz w:val="20"/>
                <w:szCs w:val="20"/>
                <w:u w:val="single"/>
              </w:rPr>
              <w:t xml:space="preserve">Resume my </w:t>
            </w:r>
            <w:r w:rsidR="00221B60">
              <w:rPr>
                <w:b/>
                <w:sz w:val="20"/>
                <w:szCs w:val="20"/>
                <w:u w:val="single"/>
              </w:rPr>
              <w:t xml:space="preserve">business </w:t>
            </w:r>
            <w:r>
              <w:rPr>
                <w:b/>
                <w:sz w:val="20"/>
                <w:szCs w:val="20"/>
                <w:u w:val="single"/>
              </w:rPr>
              <w:t>application n</w:t>
            </w:r>
            <w:r w:rsidR="008B0ED2" w:rsidRPr="008B0ED2">
              <w:rPr>
                <w:b/>
                <w:sz w:val="20"/>
                <w:szCs w:val="20"/>
                <w:u w:val="single"/>
              </w:rPr>
              <w:t>ow</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77777777" w:rsidR="008B0ED2" w:rsidRDefault="008B0ED2" w:rsidP="008B0ED2">
      <w:pPr>
        <w:pStyle w:val="NoSpacing"/>
        <w:jc w:val="both"/>
      </w:pPr>
      <w:r>
        <w:rPr>
          <w:b/>
          <w:u w:val="single"/>
        </w:rPr>
        <w:t>Hyperlinks</w:t>
      </w:r>
    </w:p>
    <w:p w14:paraId="2C588B86" w14:textId="77777777" w:rsidR="008B0ED2" w:rsidRDefault="008B0ED2" w:rsidP="008B0ED2">
      <w:pPr>
        <w:pStyle w:val="NoSpacing"/>
        <w:jc w:val="both"/>
      </w:pPr>
    </w:p>
    <w:p w14:paraId="5BED6E57" w14:textId="77777777" w:rsidR="008B0ED2" w:rsidRDefault="008B0ED2" w:rsidP="008B0ED2">
      <w:pPr>
        <w:pStyle w:val="NoSpacing"/>
        <w:jc w:val="both"/>
      </w:pPr>
      <w:r>
        <w:t>The message body above includes the following hyperlinked text.</w:t>
      </w:r>
    </w:p>
    <w:p w14:paraId="3EAEF791" w14:textId="77777777" w:rsidR="008B0ED2" w:rsidRPr="00F96A95" w:rsidRDefault="008B0ED2" w:rsidP="008B0ED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0ED2" w:rsidRPr="00F96A95" w14:paraId="68447C56" w14:textId="77777777" w:rsidTr="001908EF">
        <w:tc>
          <w:tcPr>
            <w:tcW w:w="704" w:type="dxa"/>
          </w:tcPr>
          <w:p w14:paraId="595C4818" w14:textId="77777777" w:rsidR="008B0ED2" w:rsidRPr="00F96A95" w:rsidRDefault="008B0ED2" w:rsidP="001908EF">
            <w:pPr>
              <w:pStyle w:val="NoSpacing"/>
              <w:jc w:val="both"/>
              <w:rPr>
                <w:b/>
                <w:sz w:val="20"/>
                <w:szCs w:val="20"/>
              </w:rPr>
            </w:pPr>
            <w:r w:rsidRPr="00F96A95">
              <w:rPr>
                <w:b/>
                <w:sz w:val="20"/>
                <w:szCs w:val="20"/>
              </w:rPr>
              <w:t>Text:</w:t>
            </w:r>
          </w:p>
        </w:tc>
        <w:tc>
          <w:tcPr>
            <w:tcW w:w="9366" w:type="dxa"/>
          </w:tcPr>
          <w:p w14:paraId="4446B96E" w14:textId="77777777" w:rsidR="008B0ED2" w:rsidRPr="00F96A95" w:rsidRDefault="008B0ED2" w:rsidP="008400F3">
            <w:pPr>
              <w:pStyle w:val="NoSpacing"/>
              <w:jc w:val="both"/>
              <w:rPr>
                <w:b/>
                <w:sz w:val="20"/>
                <w:szCs w:val="20"/>
              </w:rPr>
            </w:pPr>
            <w:r>
              <w:rPr>
                <w:b/>
                <w:sz w:val="20"/>
                <w:szCs w:val="20"/>
              </w:rPr>
              <w:t>“Resume</w:t>
            </w:r>
            <w:r w:rsidRPr="00DF3C1D">
              <w:rPr>
                <w:b/>
                <w:sz w:val="20"/>
                <w:szCs w:val="20"/>
              </w:rPr>
              <w:t xml:space="preserve"> </w:t>
            </w:r>
            <w:r w:rsidR="00221B60">
              <w:rPr>
                <w:b/>
                <w:sz w:val="20"/>
                <w:szCs w:val="20"/>
              </w:rPr>
              <w:t>m</w:t>
            </w:r>
            <w:r w:rsidRPr="00DF3C1D">
              <w:rPr>
                <w:b/>
                <w:sz w:val="20"/>
                <w:szCs w:val="20"/>
              </w:rPr>
              <w:t xml:space="preserve">y </w:t>
            </w:r>
            <w:r w:rsidR="00221B60">
              <w:rPr>
                <w:b/>
                <w:sz w:val="20"/>
                <w:szCs w:val="20"/>
              </w:rPr>
              <w:t>business a</w:t>
            </w:r>
            <w:r w:rsidRPr="00DF3C1D">
              <w:rPr>
                <w:b/>
                <w:sz w:val="20"/>
                <w:szCs w:val="20"/>
              </w:rPr>
              <w:t xml:space="preserve">pplication </w:t>
            </w:r>
            <w:r w:rsidR="00221B60">
              <w:rPr>
                <w:b/>
                <w:sz w:val="20"/>
                <w:szCs w:val="20"/>
              </w:rPr>
              <w:t>n</w:t>
            </w:r>
            <w:r w:rsidRPr="00DF3C1D">
              <w:rPr>
                <w:b/>
                <w:sz w:val="20"/>
                <w:szCs w:val="20"/>
              </w:rPr>
              <w:t>ow”</w:t>
            </w:r>
          </w:p>
        </w:tc>
      </w:tr>
      <w:tr w:rsidR="008B0ED2" w:rsidRPr="00F96A95" w14:paraId="7262A278" w14:textId="77777777" w:rsidTr="001908EF">
        <w:tc>
          <w:tcPr>
            <w:tcW w:w="704" w:type="dxa"/>
          </w:tcPr>
          <w:p w14:paraId="2662E51B" w14:textId="77777777" w:rsidR="008B0ED2" w:rsidRPr="00F96A95" w:rsidRDefault="008B0ED2" w:rsidP="001908EF">
            <w:pPr>
              <w:pStyle w:val="NoSpacing"/>
              <w:jc w:val="both"/>
              <w:rPr>
                <w:sz w:val="20"/>
                <w:szCs w:val="20"/>
              </w:rPr>
            </w:pPr>
            <w:r w:rsidRPr="00F96A95">
              <w:rPr>
                <w:sz w:val="20"/>
                <w:szCs w:val="20"/>
              </w:rPr>
              <w:t>URL:</w:t>
            </w:r>
          </w:p>
        </w:tc>
        <w:tc>
          <w:tcPr>
            <w:tcW w:w="9366" w:type="dxa"/>
          </w:tcPr>
          <w:p w14:paraId="3AFC0BEF" w14:textId="77777777" w:rsidR="008B0ED2" w:rsidRPr="00F96A95" w:rsidRDefault="008B0ED2"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CFFBCD8" w14:textId="77777777" w:rsidR="00B67A47" w:rsidRPr="00F96A95" w:rsidRDefault="00B67A47" w:rsidP="00B67A4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77777777" w:rsidR="00B67A47" w:rsidRPr="00F96A95" w:rsidRDefault="00B67A47" w:rsidP="0058587F">
            <w:pPr>
              <w:pStyle w:val="NoSpacing"/>
              <w:jc w:val="both"/>
              <w:rPr>
                <w:b/>
                <w:sz w:val="20"/>
                <w:szCs w:val="20"/>
              </w:rPr>
            </w:pPr>
            <w:r w:rsidRPr="00F96A95">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77777777" w:rsidR="00B67A47" w:rsidRPr="00F96A95" w:rsidRDefault="00B67A47" w:rsidP="0058587F">
            <w:pPr>
              <w:pStyle w:val="NoSpacing"/>
              <w:jc w:val="both"/>
              <w:rPr>
                <w:sz w:val="20"/>
                <w:szCs w:val="20"/>
              </w:rPr>
            </w:pPr>
            <w:r w:rsidRPr="00F96A95">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2E8FAA93" w14:textId="77777777" w:rsidR="008B0ED2" w:rsidRDefault="008B0ED2" w:rsidP="008B0ED2">
      <w:pPr>
        <w:pStyle w:val="NoSpacing"/>
        <w:jc w:val="both"/>
      </w:pPr>
    </w:p>
    <w:p w14:paraId="588F886A" w14:textId="77777777" w:rsidR="008B0ED2" w:rsidRDefault="008B0ED2" w:rsidP="008B0ED2">
      <w:pPr>
        <w:pStyle w:val="NoSpacing"/>
        <w:jc w:val="both"/>
      </w:pPr>
      <w:r>
        <w:t>This message does not require attachments.</w:t>
      </w:r>
    </w:p>
    <w:p w14:paraId="1571417F" w14:textId="77777777" w:rsidR="008B0ED2" w:rsidRPr="00F96A95" w:rsidRDefault="008B0ED2" w:rsidP="008B0ED2">
      <w:pPr>
        <w:pStyle w:val="NoSpacing"/>
        <w:jc w:val="both"/>
        <w:rPr>
          <w:sz w:val="20"/>
          <w:szCs w:val="20"/>
        </w:rPr>
      </w:pPr>
    </w:p>
    <w:p w14:paraId="34EA69B2" w14:textId="77777777" w:rsidR="008B0ED2" w:rsidRDefault="008B0ED2">
      <w:pPr>
        <w:rPr>
          <w:rFonts w:eastAsiaTheme="minorHAnsi"/>
          <w:sz w:val="20"/>
          <w:szCs w:val="20"/>
          <w:lang w:eastAsia="en-US"/>
        </w:rPr>
      </w:pPr>
      <w:r>
        <w:rPr>
          <w:sz w:val="20"/>
          <w:szCs w:val="20"/>
        </w:rP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204" w:name="_Toc65830469"/>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204"/>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8B0ED2">
      <w:pPr>
        <w:pStyle w:val="NoSpacing"/>
        <w:jc w:val="both"/>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02C162CC" w14:textId="77777777" w:rsidR="008B0ED2" w:rsidRDefault="008B0ED2" w:rsidP="008B0ED2">
      <w:pPr>
        <w:pStyle w:val="NoSpacing"/>
        <w:jc w:val="both"/>
      </w:pPr>
    </w:p>
    <w:p w14:paraId="4FF7E7C0" w14:textId="341929DA" w:rsidR="008B0ED2" w:rsidRDefault="008B0ED2" w:rsidP="008B0ED2">
      <w:pPr>
        <w:pStyle w:val="NoSpacing"/>
        <w:numPr>
          <w:ilvl w:val="0"/>
          <w:numId w:val="26"/>
        </w:numPr>
        <w:jc w:val="both"/>
      </w:pPr>
      <w:r>
        <w:t xml:space="preserve">Applicant </w:t>
      </w:r>
      <w:r w:rsidR="00CF709C">
        <w:t xml:space="preserve">or Authorized Signer </w:t>
      </w:r>
      <w:r>
        <w:t xml:space="preserve">uses the </w:t>
      </w:r>
      <w:r w:rsidRPr="008B0ED2">
        <w:t>“Cancel” menu function</w:t>
      </w:r>
      <w:r>
        <w:t xml:space="preserve"> to withdraw their application</w:t>
      </w:r>
    </w:p>
    <w:p w14:paraId="7482A111" w14:textId="77777777" w:rsidR="008B0ED2" w:rsidRDefault="008B0ED2" w:rsidP="008B0ED2">
      <w:pPr>
        <w:pStyle w:val="NoSpacing"/>
        <w:jc w:val="both"/>
      </w:pPr>
    </w:p>
    <w:p w14:paraId="0E1D5DD5" w14:textId="7B3FC92E" w:rsidR="00CF709C" w:rsidRPr="003B0334" w:rsidRDefault="00CF709C" w:rsidP="008B0ED2">
      <w:pPr>
        <w:pStyle w:val="NoSpacing"/>
        <w:jc w:val="both"/>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C66B05">
              <w:rPr>
                <w:sz w:val="20"/>
                <w:szCs w:val="20"/>
                <w:rPrChange w:id="205" w:author="Ian Hicks" w:date="2021-02-24T10:56:00Z">
                  <w:rPr>
                    <w:sz w:val="20"/>
                    <w:szCs w:val="20"/>
                    <w:highlight w:val="yellow"/>
                  </w:rPr>
                </w:rPrChange>
              </w:rPr>
              <w:t xml:space="preserve">can </w:t>
            </w:r>
            <w:commentRangeStart w:id="206"/>
            <w:r w:rsidRPr="00C66B05">
              <w:rPr>
                <w:b/>
                <w:sz w:val="20"/>
                <w:szCs w:val="20"/>
                <w:rPrChange w:id="207" w:author="Ian Hicks" w:date="2021-02-24T10:56:00Z">
                  <w:rPr>
                    <w:b/>
                    <w:sz w:val="20"/>
                    <w:szCs w:val="20"/>
                    <w:highlight w:val="yellow"/>
                  </w:rPr>
                </w:rPrChange>
              </w:rPr>
              <w:t>start a new application</w:t>
            </w:r>
            <w:commentRangeEnd w:id="206"/>
            <w:r w:rsidR="006B677D" w:rsidRPr="00C66B05">
              <w:rPr>
                <w:rStyle w:val="CommentReference"/>
                <w:rFonts w:eastAsiaTheme="minorEastAsia"/>
                <w:lang w:eastAsia="en-CA"/>
                <w:rPrChange w:id="208" w:author="Ian Hicks" w:date="2021-02-24T10:56:00Z">
                  <w:rPr>
                    <w:rStyle w:val="CommentReference"/>
                    <w:rFonts w:eastAsiaTheme="minorEastAsia"/>
                    <w:highlight w:val="yellow"/>
                    <w:lang w:eastAsia="en-CA"/>
                  </w:rPr>
                </w:rPrChange>
              </w:rPr>
              <w:commentReference w:id="206"/>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1343D7" w:rsidRDefault="001343D7" w:rsidP="008B0ED2">
            <w:pPr>
              <w:pStyle w:val="NoSpacing"/>
              <w:jc w:val="both"/>
              <w:rPr>
                <w:b/>
                <w:sz w:val="20"/>
                <w:szCs w:val="20"/>
                <w:u w:val="single"/>
              </w:rPr>
            </w:pPr>
            <w:r w:rsidRPr="00C66B05">
              <w:rPr>
                <w:b/>
                <w:sz w:val="20"/>
                <w:szCs w:val="20"/>
                <w:u w:val="single"/>
                <w:rPrChange w:id="209" w:author="Ian Hicks" w:date="2021-02-24T10:56:00Z">
                  <w:rPr>
                    <w:b/>
                    <w:sz w:val="20"/>
                    <w:szCs w:val="20"/>
                    <w:highlight w:val="yellow"/>
                    <w:u w:val="single"/>
                  </w:rPr>
                </w:rPrChange>
              </w:rPr>
              <w:t xml:space="preserve">Need </w:t>
            </w:r>
            <w:commentRangeStart w:id="210"/>
            <w:r w:rsidRPr="00C66B05">
              <w:rPr>
                <w:b/>
                <w:sz w:val="20"/>
                <w:szCs w:val="20"/>
                <w:u w:val="single"/>
                <w:rPrChange w:id="211" w:author="Ian Hicks" w:date="2021-02-24T10:56:00Z">
                  <w:rPr>
                    <w:b/>
                    <w:sz w:val="20"/>
                    <w:szCs w:val="20"/>
                    <w:highlight w:val="yellow"/>
                    <w:u w:val="single"/>
                  </w:rPr>
                </w:rPrChange>
              </w:rPr>
              <w:t>help</w:t>
            </w:r>
            <w:commentRangeEnd w:id="210"/>
            <w:r w:rsidR="00357D1A" w:rsidRPr="00C66B05">
              <w:rPr>
                <w:rStyle w:val="CommentReference"/>
                <w:rFonts w:eastAsiaTheme="minorEastAsia"/>
                <w:lang w:eastAsia="en-CA"/>
                <w:rPrChange w:id="212" w:author="Ian Hicks" w:date="2021-02-24T10:56:00Z">
                  <w:rPr>
                    <w:rStyle w:val="CommentReference"/>
                    <w:rFonts w:eastAsiaTheme="minorEastAsia"/>
                    <w:highlight w:val="yellow"/>
                    <w:lang w:eastAsia="en-CA"/>
                  </w:rPr>
                </w:rPrChange>
              </w:rPr>
              <w:commentReference w:id="210"/>
            </w:r>
            <w:r w:rsidRPr="00C66B05">
              <w:rPr>
                <w:b/>
                <w:sz w:val="20"/>
                <w:szCs w:val="20"/>
                <w:u w:val="single"/>
                <w:rPrChange w:id="213" w:author="Ian Hicks" w:date="2021-02-24T10:56:00Z">
                  <w:rPr>
                    <w:b/>
                    <w:sz w:val="20"/>
                    <w:szCs w:val="20"/>
                    <w:highlight w:val="yellow"/>
                    <w:u w:val="single"/>
                  </w:rPr>
                </w:rPrChange>
              </w:rPr>
              <w:t>?</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29C3CD95" w14:textId="77777777" w:rsidR="008B0ED2" w:rsidRDefault="008B0ED2" w:rsidP="008B0ED2">
      <w:pPr>
        <w:pStyle w:val="NoSpacing"/>
        <w:jc w:val="both"/>
      </w:pPr>
    </w:p>
    <w:p w14:paraId="57B29150" w14:textId="77777777" w:rsidR="008B0ED2" w:rsidRDefault="008B0ED2" w:rsidP="008B0ED2">
      <w:pPr>
        <w:pStyle w:val="NoSpacing"/>
        <w:jc w:val="both"/>
      </w:pPr>
      <w:r>
        <w:t>The message body above includes the following hyperlinked text.</w:t>
      </w:r>
    </w:p>
    <w:p w14:paraId="787D8F23"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“start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51F0631D" w14:textId="77777777" w:rsidR="008B0ED2" w:rsidRDefault="008B0ED2" w:rsidP="008B0ED2">
      <w:pPr>
        <w:pStyle w:val="NoSpacing"/>
        <w:jc w:val="both"/>
      </w:pPr>
    </w:p>
    <w:p w14:paraId="0E17270E" w14:textId="77777777" w:rsidR="008B0ED2" w:rsidRDefault="008B0ED2" w:rsidP="008B0ED2">
      <w:pPr>
        <w:pStyle w:val="NoSpacing"/>
        <w:jc w:val="both"/>
      </w:pPr>
      <w:r>
        <w:t>This message does not require attachments.</w:t>
      </w:r>
    </w:p>
    <w:p w14:paraId="2941FD8F" w14:textId="77777777" w:rsidR="00AA1093" w:rsidRDefault="00AA1093">
      <w:pPr>
        <w:rPr>
          <w:sz w:val="20"/>
          <w:szCs w:val="20"/>
        </w:rPr>
      </w:pPr>
    </w:p>
    <w:p w14:paraId="63A916A3" w14:textId="77777777" w:rsidR="00AA1093" w:rsidRDefault="00AA1093">
      <w:pPr>
        <w:rPr>
          <w:sz w:val="20"/>
          <w:szCs w:val="20"/>
        </w:rPr>
      </w:pP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214" w:name="_Toc65830470"/>
      <w:r>
        <w:lastRenderedPageBreak/>
        <w:t>3.7</w:t>
      </w:r>
      <w:r>
        <w:tab/>
      </w:r>
      <w:r w:rsidR="00234D17">
        <w:t>Nurture E</w:t>
      </w:r>
      <w:r w:rsidR="00780EC0">
        <w:t>mail</w:t>
      </w:r>
      <w:r w:rsidR="006E3A69">
        <w:t xml:space="preserve"> CWBSB-157</w:t>
      </w:r>
      <w:r w:rsidR="00FD005A">
        <w:t>, CWBSB-278</w:t>
      </w:r>
      <w:bookmarkEnd w:id="214"/>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C0A5051" w14:textId="77777777" w:rsidR="00780EC0" w:rsidRDefault="00780EC0" w:rsidP="00780EC0">
      <w:pPr>
        <w:pStyle w:val="NoSpacing"/>
        <w:jc w:val="both"/>
      </w:pPr>
    </w:p>
    <w:p w14:paraId="02B7DF27" w14:textId="77777777" w:rsidR="00780EC0" w:rsidRDefault="00234D17" w:rsidP="00780EC0">
      <w:pPr>
        <w:pStyle w:val="NoSpacing"/>
        <w:jc w:val="both"/>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62F87AF9" w14:textId="77777777" w:rsidR="00780EC0" w:rsidRDefault="00780EC0" w:rsidP="00780EC0">
      <w:pPr>
        <w:pStyle w:val="NoSpacing"/>
        <w:jc w:val="both"/>
      </w:pPr>
    </w:p>
    <w:p w14:paraId="71929390" w14:textId="5ABA426B" w:rsidR="00780EC0" w:rsidRDefault="000E4ED8" w:rsidP="00780EC0">
      <w:pPr>
        <w:pStyle w:val="NoSpacing"/>
        <w:numPr>
          <w:ilvl w:val="0"/>
          <w:numId w:val="27"/>
        </w:numPr>
        <w:jc w:val="both"/>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780EC0">
      <w:pPr>
        <w:pStyle w:val="NoSpacing"/>
        <w:numPr>
          <w:ilvl w:val="0"/>
          <w:numId w:val="27"/>
        </w:numPr>
        <w:jc w:val="both"/>
      </w:pPr>
      <w:r>
        <w:t xml:space="preserve">Authorized </w:t>
      </w:r>
      <w:r w:rsidR="00D02F75">
        <w:t>S</w:t>
      </w:r>
      <w:r>
        <w:t>igner</w:t>
      </w:r>
      <w:r w:rsidR="005F71B5">
        <w:t xml:space="preserve"> has been invited to </w:t>
      </w:r>
      <w:r w:rsidR="00177881">
        <w:t>apply</w:t>
      </w:r>
      <w:r w:rsidR="005F71B5">
        <w:t>, but has not</w:t>
      </w:r>
      <w:r w:rsidR="000E4ED8">
        <w:t xml:space="preserve"> taken action </w:t>
      </w:r>
      <w:r w:rsidR="00D02F75">
        <w:t>on their invitation</w:t>
      </w:r>
      <w:r w:rsidR="005F71B5">
        <w:t>.</w:t>
      </w:r>
    </w:p>
    <w:p w14:paraId="3120A81C" w14:textId="0DBF27F7" w:rsidR="00D02F75" w:rsidRDefault="00D02F75" w:rsidP="00780EC0">
      <w:pPr>
        <w:pStyle w:val="NoSpacing"/>
        <w:numPr>
          <w:ilvl w:val="0"/>
          <w:numId w:val="27"/>
        </w:numPr>
        <w:jc w:val="both"/>
      </w:pPr>
      <w:r>
        <w:t>Authorized Signers are complete; Applicant has been invited to resume the business application but has not taken action.</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780EC0" w:rsidRDefault="005F71B5" w:rsidP="00780EC0">
            <w:pPr>
              <w:pStyle w:val="NoSpacing"/>
              <w:jc w:val="both"/>
              <w:rPr>
                <w:b/>
                <w:sz w:val="20"/>
                <w:szCs w:val="20"/>
                <w:u w:val="single"/>
              </w:rPr>
            </w:pPr>
            <w:r>
              <w:rPr>
                <w:b/>
                <w:sz w:val="20"/>
                <w:szCs w:val="20"/>
                <w:u w:val="single"/>
              </w:rPr>
              <w:t>Complete</w:t>
            </w:r>
            <w:r w:rsidR="00BA6023">
              <w:rPr>
                <w:b/>
                <w:sz w:val="20"/>
                <w:szCs w:val="20"/>
                <w:u w:val="single"/>
              </w:rPr>
              <w:t xml:space="preserve"> my </w:t>
            </w:r>
            <w:r w:rsidR="007B4475">
              <w:rPr>
                <w:b/>
                <w:sz w:val="20"/>
                <w:szCs w:val="20"/>
                <w:u w:val="single"/>
              </w:rPr>
              <w:t xml:space="preserve">business </w:t>
            </w:r>
            <w:r w:rsidR="00BA6023">
              <w:rPr>
                <w:b/>
                <w:sz w:val="20"/>
                <w:szCs w:val="20"/>
                <w:u w:val="single"/>
              </w:rPr>
              <w:t>application n</w:t>
            </w:r>
            <w:r w:rsidR="00780EC0" w:rsidRPr="00780EC0">
              <w:rPr>
                <w:b/>
                <w:sz w:val="20"/>
                <w:szCs w:val="20"/>
                <w:u w:val="single"/>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3B7C31B" w14:textId="77777777" w:rsidR="00780EC0" w:rsidRDefault="00780EC0" w:rsidP="00780EC0">
      <w:pPr>
        <w:pStyle w:val="NoSpacing"/>
        <w:jc w:val="both"/>
      </w:pPr>
      <w:r>
        <w:rPr>
          <w:b/>
          <w:u w:val="single"/>
        </w:rPr>
        <w:t>Hyperlinks</w:t>
      </w:r>
    </w:p>
    <w:p w14:paraId="6BC4DD2A" w14:textId="77777777" w:rsidR="00780EC0" w:rsidRDefault="00780EC0" w:rsidP="00780EC0">
      <w:pPr>
        <w:pStyle w:val="NoSpacing"/>
        <w:jc w:val="both"/>
      </w:pPr>
    </w:p>
    <w:p w14:paraId="7A6585EC" w14:textId="77777777" w:rsidR="00780EC0" w:rsidRDefault="00780EC0" w:rsidP="00780EC0">
      <w:pPr>
        <w:pStyle w:val="NoSpacing"/>
        <w:jc w:val="both"/>
      </w:pPr>
      <w:r>
        <w:t>The message body above includes the following hyperlinked text.</w:t>
      </w:r>
    </w:p>
    <w:p w14:paraId="23CF9DB5" w14:textId="77777777" w:rsidR="00780EC0" w:rsidRPr="00F96A95" w:rsidRDefault="00780EC0" w:rsidP="00780EC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80EC0" w:rsidRPr="00F96A95" w14:paraId="316D818B" w14:textId="77777777" w:rsidTr="001908EF">
        <w:tc>
          <w:tcPr>
            <w:tcW w:w="704" w:type="dxa"/>
          </w:tcPr>
          <w:p w14:paraId="6EE1DCAD" w14:textId="77777777" w:rsidR="00780EC0" w:rsidRPr="00F96A95" w:rsidRDefault="00780EC0" w:rsidP="001908EF">
            <w:pPr>
              <w:pStyle w:val="NoSpacing"/>
              <w:jc w:val="both"/>
              <w:rPr>
                <w:b/>
                <w:sz w:val="20"/>
                <w:szCs w:val="20"/>
              </w:rPr>
            </w:pPr>
            <w:r w:rsidRPr="00F96A95">
              <w:rPr>
                <w:b/>
                <w:sz w:val="20"/>
                <w:szCs w:val="20"/>
              </w:rPr>
              <w:t>Text:</w:t>
            </w:r>
          </w:p>
        </w:tc>
        <w:tc>
          <w:tcPr>
            <w:tcW w:w="9366" w:type="dxa"/>
          </w:tcPr>
          <w:p w14:paraId="69DBD454" w14:textId="77777777" w:rsidR="00780EC0" w:rsidRPr="00F96A95" w:rsidRDefault="00C85090" w:rsidP="008400F3">
            <w:pPr>
              <w:pStyle w:val="NoSpacing"/>
              <w:jc w:val="both"/>
              <w:rPr>
                <w:b/>
                <w:sz w:val="20"/>
                <w:szCs w:val="20"/>
              </w:rPr>
            </w:pPr>
            <w:r>
              <w:rPr>
                <w:b/>
                <w:sz w:val="20"/>
                <w:szCs w:val="20"/>
              </w:rPr>
              <w:t>“Complete</w:t>
            </w:r>
            <w:r w:rsidR="00780EC0" w:rsidRPr="00DF3C1D">
              <w:rPr>
                <w:b/>
                <w:sz w:val="20"/>
                <w:szCs w:val="20"/>
              </w:rPr>
              <w:t xml:space="preserve"> </w:t>
            </w:r>
            <w:r w:rsidR="007B4475">
              <w:rPr>
                <w:b/>
                <w:sz w:val="20"/>
                <w:szCs w:val="20"/>
              </w:rPr>
              <w:t>my business application now</w:t>
            </w:r>
            <w:r w:rsidR="00780EC0" w:rsidRPr="00DF3C1D">
              <w:rPr>
                <w:b/>
                <w:sz w:val="20"/>
                <w:szCs w:val="20"/>
              </w:rPr>
              <w:t>”</w:t>
            </w:r>
          </w:p>
        </w:tc>
      </w:tr>
      <w:tr w:rsidR="00780EC0" w:rsidRPr="00F96A95" w14:paraId="3FAFBD11" w14:textId="77777777" w:rsidTr="001908EF">
        <w:tc>
          <w:tcPr>
            <w:tcW w:w="704" w:type="dxa"/>
          </w:tcPr>
          <w:p w14:paraId="510F81F8" w14:textId="77777777" w:rsidR="00780EC0" w:rsidRPr="00F96A95" w:rsidRDefault="00780EC0" w:rsidP="001908EF">
            <w:pPr>
              <w:pStyle w:val="NoSpacing"/>
              <w:jc w:val="both"/>
              <w:rPr>
                <w:sz w:val="20"/>
                <w:szCs w:val="20"/>
              </w:rPr>
            </w:pPr>
            <w:r w:rsidRPr="00F96A95">
              <w:rPr>
                <w:sz w:val="20"/>
                <w:szCs w:val="20"/>
              </w:rPr>
              <w:t>URL:</w:t>
            </w:r>
          </w:p>
        </w:tc>
        <w:tc>
          <w:tcPr>
            <w:tcW w:w="9366" w:type="dxa"/>
          </w:tcPr>
          <w:p w14:paraId="5AF9E414" w14:textId="77777777" w:rsidR="00780EC0" w:rsidRPr="00F96A95" w:rsidRDefault="00780EC0"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53F4FAEF" w14:textId="77777777" w:rsidR="00362170" w:rsidRPr="00F96A95" w:rsidRDefault="00362170" w:rsidP="003621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A27E46">
      <w:pPr>
        <w:pStyle w:val="NoSpacing"/>
        <w:jc w:val="both"/>
      </w:pPr>
      <w:r>
        <w:t>This message does not require attachments.</w:t>
      </w:r>
      <w:r w:rsidR="008B0D37">
        <w:rPr>
          <w:color w:val="937A46"/>
          <w:sz w:val="20"/>
          <w:szCs w:val="20"/>
        </w:rPr>
        <w:br w:type="page"/>
      </w:r>
    </w:p>
    <w:p w14:paraId="7115BED4" w14:textId="096EA6C8" w:rsidR="008B0D37" w:rsidRDefault="009C582A" w:rsidP="008B0D37">
      <w:pPr>
        <w:pStyle w:val="Heading2"/>
        <w:keepNext/>
        <w:spacing w:after="0" w:line="240" w:lineRule="auto"/>
      </w:pPr>
      <w:bookmarkStart w:id="215" w:name="_Toc65830471"/>
      <w:r>
        <w:lastRenderedPageBreak/>
        <w:t>3.8</w:t>
      </w:r>
      <w:r w:rsidR="008B0D37">
        <w:tab/>
        <w:t>Manual Ident</w:t>
      </w:r>
      <w:r w:rsidR="00234D17">
        <w:t>ity Verification Instructions E</w:t>
      </w:r>
      <w:r w:rsidR="008B0D37">
        <w:t>mail</w:t>
      </w:r>
      <w:r w:rsidR="00FD005A">
        <w:t xml:space="preserve"> CWBSB-258</w:t>
      </w:r>
      <w:bookmarkEnd w:id="215"/>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3D051BF3" w14:textId="77777777" w:rsidR="008B0D37" w:rsidRDefault="008B0D37" w:rsidP="008B0D37">
      <w:pPr>
        <w:pStyle w:val="NoSpacing"/>
        <w:jc w:val="both"/>
      </w:pPr>
    </w:p>
    <w:p w14:paraId="080E12F8" w14:textId="77777777" w:rsidR="008B0D37" w:rsidRDefault="00234D17" w:rsidP="008B0D37">
      <w:pPr>
        <w:pStyle w:val="NoSpacing"/>
        <w:jc w:val="both"/>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1EFA77D5" w14:textId="77777777" w:rsidR="008B0D37" w:rsidRDefault="008B0D37" w:rsidP="008B0D37">
      <w:pPr>
        <w:pStyle w:val="NoSpacing"/>
        <w:jc w:val="both"/>
      </w:pPr>
    </w:p>
    <w:p w14:paraId="09D3E1A7" w14:textId="5709B409" w:rsidR="008B0D37" w:rsidRDefault="008B0D37" w:rsidP="008B0D37">
      <w:pPr>
        <w:pStyle w:val="NoSpacing"/>
        <w:numPr>
          <w:ilvl w:val="0"/>
          <w:numId w:val="29"/>
        </w:numPr>
        <w:jc w:val="both"/>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B0D37">
      <w:pPr>
        <w:pStyle w:val="NoSpacing"/>
        <w:numPr>
          <w:ilvl w:val="0"/>
          <w:numId w:val="29"/>
        </w:numPr>
        <w:jc w:val="both"/>
      </w:pPr>
      <w:r>
        <w:t>Applicant (or Authorized Signer) fails primary and secondary (</w:t>
      </w:r>
      <w:proofErr w:type="spellStart"/>
      <w:r>
        <w:t>Flinks</w:t>
      </w:r>
      <w:proofErr w:type="spellEnd"/>
      <w:r>
        <w:t>)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75BA4EB1" w14:textId="77777777" w:rsidR="008B0D37" w:rsidRDefault="008B0D37" w:rsidP="008B0D37">
      <w:pPr>
        <w:pStyle w:val="NoSpacing"/>
        <w:jc w:val="both"/>
      </w:pPr>
    </w:p>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9517F2" w:rsidRDefault="009517F2" w:rsidP="009517F2">
            <w:pPr>
              <w:pStyle w:val="NoSpacing"/>
              <w:jc w:val="both"/>
              <w:rPr>
                <w:b/>
                <w:sz w:val="20"/>
                <w:szCs w:val="20"/>
                <w:u w:val="single"/>
              </w:rPr>
            </w:pPr>
            <w:r w:rsidRPr="009517F2">
              <w:rPr>
                <w:b/>
                <w:sz w:val="20"/>
                <w:szCs w:val="20"/>
                <w:u w:val="single"/>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w:t>
            </w:r>
            <w:proofErr w:type="spellStart"/>
            <w:r w:rsidRPr="008B0D37">
              <w:rPr>
                <w:sz w:val="20"/>
                <w:szCs w:val="20"/>
              </w:rPr>
              <w:t>ePost</w:t>
            </w:r>
            <w:proofErr w:type="spellEnd"/>
            <w:r w:rsidRPr="008B0D37">
              <w:rPr>
                <w:sz w:val="20"/>
                <w:szCs w:val="20"/>
              </w:rPr>
              <w: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77777777" w:rsidR="008B0D37" w:rsidRPr="008B0D37" w:rsidRDefault="009517F2" w:rsidP="008B0D37">
            <w:pPr>
              <w:pStyle w:val="NoSpacing"/>
              <w:jc w:val="both"/>
              <w:rPr>
                <w:sz w:val="20"/>
                <w:szCs w:val="20"/>
              </w:rPr>
            </w:pPr>
            <w:r>
              <w:rPr>
                <w:sz w:val="20"/>
                <w:szCs w:val="20"/>
              </w:rPr>
              <w:t>CWB Online 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29CE1B86" w14:textId="77777777" w:rsidR="00997488" w:rsidRDefault="00997488" w:rsidP="008B0D37">
      <w:pPr>
        <w:pStyle w:val="NoSpacing"/>
        <w:jc w:val="both"/>
        <w:rPr>
          <w:b/>
          <w:u w:val="single"/>
        </w:rPr>
      </w:pPr>
    </w:p>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6EBB78AC" w14:textId="77777777" w:rsidR="008B0D37" w:rsidRDefault="008B0D37" w:rsidP="008B0D37">
      <w:pPr>
        <w:pStyle w:val="NoSpacing"/>
        <w:jc w:val="both"/>
      </w:pPr>
    </w:p>
    <w:p w14:paraId="29115C24" w14:textId="77777777" w:rsidR="008B0D37" w:rsidRDefault="008B0D37" w:rsidP="008B0D37">
      <w:pPr>
        <w:pStyle w:val="NoSpacing"/>
        <w:jc w:val="both"/>
      </w:pPr>
      <w:r>
        <w:t>The message body above includes the following hyperlinked text.</w:t>
      </w:r>
    </w:p>
    <w:p w14:paraId="1A089C16" w14:textId="77777777" w:rsidR="009517F2" w:rsidRPr="00F96A95" w:rsidRDefault="009517F2" w:rsidP="009517F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409E6858" w14:textId="77777777" w:rsidR="008B0D37" w:rsidRDefault="008B0D37" w:rsidP="008B0D37">
      <w:pPr>
        <w:pStyle w:val="NoSpacing"/>
        <w:jc w:val="both"/>
      </w:pPr>
    </w:p>
    <w:p w14:paraId="1815CC1E" w14:textId="77777777" w:rsidR="008B0D37" w:rsidRDefault="008B0D37" w:rsidP="008B0D37">
      <w:pPr>
        <w:pStyle w:val="NoSpacing"/>
        <w:jc w:val="both"/>
      </w:pPr>
      <w:r>
        <w:t>This message does not require attachments.</w:t>
      </w:r>
    </w:p>
    <w:p w14:paraId="17444DB4" w14:textId="77777777" w:rsidR="00292730" w:rsidRDefault="00292730">
      <w:pPr>
        <w:rPr>
          <w:rFonts w:eastAsiaTheme="minorHAnsi"/>
          <w:lang w:eastAsia="en-US"/>
        </w:rPr>
      </w:pPr>
      <w:r>
        <w:br w:type="page"/>
      </w:r>
    </w:p>
    <w:p w14:paraId="3265ABB6" w14:textId="270D510A" w:rsidR="00292730" w:rsidRDefault="009C582A" w:rsidP="00292730">
      <w:pPr>
        <w:pStyle w:val="Heading2"/>
        <w:keepNext/>
        <w:spacing w:after="0" w:line="240" w:lineRule="auto"/>
      </w:pPr>
      <w:bookmarkStart w:id="216" w:name="_Toc65830472"/>
      <w:r>
        <w:lastRenderedPageBreak/>
        <w:t>3.9</w:t>
      </w:r>
      <w:r w:rsidR="00234D17">
        <w:tab/>
      </w:r>
      <w:r w:rsidR="003E3078">
        <w:t>Authorized Signer</w:t>
      </w:r>
      <w:r w:rsidR="00234D17">
        <w:t xml:space="preserve"> Invitation E</w:t>
      </w:r>
      <w:r w:rsidR="00292730">
        <w:t>mail</w:t>
      </w:r>
      <w:r w:rsidR="00FD005A">
        <w:t xml:space="preserve"> CWBSB-139</w:t>
      </w:r>
      <w:bookmarkEnd w:id="216"/>
    </w:p>
    <w:p w14:paraId="01793D3D" w14:textId="77777777" w:rsidR="00292730" w:rsidRDefault="00292730" w:rsidP="00292730">
      <w:pPr>
        <w:pStyle w:val="NoSpacing"/>
        <w:jc w:val="both"/>
      </w:pP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2ACEB53A" w14:textId="77777777" w:rsidR="00292730" w:rsidRDefault="00234D17" w:rsidP="00292730">
      <w:pPr>
        <w:pStyle w:val="NoSpacing"/>
        <w:jc w:val="both"/>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570B2A6A" w14:textId="77777777" w:rsidR="00292730" w:rsidRDefault="00292730" w:rsidP="00292730">
      <w:pPr>
        <w:pStyle w:val="NoSpacing"/>
        <w:jc w:val="both"/>
      </w:pPr>
    </w:p>
    <w:p w14:paraId="62671520" w14:textId="1560BCB3" w:rsidR="00EC6B9A" w:rsidRDefault="003E3078" w:rsidP="001C2BA1">
      <w:pPr>
        <w:pStyle w:val="NoSpacing"/>
        <w:numPr>
          <w:ilvl w:val="0"/>
          <w:numId w:val="45"/>
        </w:numPr>
        <w:jc w:val="both"/>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2F6E3DC4" w14:textId="77777777" w:rsidR="00EC6B9A" w:rsidRDefault="00EC6B9A" w:rsidP="00292730">
      <w:pPr>
        <w:pStyle w:val="NoSpacing"/>
        <w:jc w:val="both"/>
      </w:pPr>
    </w:p>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commentRangeStart w:id="217"/>
            <w:r w:rsidR="004000F6" w:rsidRPr="00291C71">
              <w:rPr>
                <w:sz w:val="20"/>
                <w:szCs w:val="20"/>
                <w:highlight w:val="yellow"/>
              </w:rPr>
              <w:t>finalize</w:t>
            </w:r>
            <w:r>
              <w:rPr>
                <w:sz w:val="20"/>
                <w:szCs w:val="20"/>
              </w:rPr>
              <w:t xml:space="preserve"> the</w:t>
            </w:r>
            <w:r w:rsidR="004000F6">
              <w:rPr>
                <w:sz w:val="20"/>
                <w:szCs w:val="20"/>
              </w:rPr>
              <w:t xml:space="preserve"> </w:t>
            </w:r>
            <w:r w:rsidR="004000F6" w:rsidRPr="00291C71">
              <w:rPr>
                <w:sz w:val="20"/>
                <w:szCs w:val="20"/>
                <w:highlight w:val="yellow"/>
              </w:rPr>
              <w:t>account opening</w:t>
            </w:r>
            <w:r>
              <w:rPr>
                <w:sz w:val="20"/>
                <w:szCs w:val="20"/>
              </w:rPr>
              <w:t xml:space="preserve"> process until your </w:t>
            </w:r>
            <w:r w:rsidRPr="00291C71">
              <w:rPr>
                <w:sz w:val="20"/>
                <w:szCs w:val="20"/>
                <w:highlight w:val="yellow"/>
              </w:rPr>
              <w:t>p</w:t>
            </w:r>
            <w:r w:rsidR="004000F6" w:rsidRPr="00291C71">
              <w:rPr>
                <w:sz w:val="20"/>
                <w:szCs w:val="20"/>
                <w:highlight w:val="yellow"/>
              </w:rPr>
              <w:t>ortion</w:t>
            </w:r>
            <w:r w:rsidR="00291C71">
              <w:rPr>
                <w:sz w:val="20"/>
                <w:szCs w:val="20"/>
              </w:rPr>
              <w:t xml:space="preserve"> </w:t>
            </w:r>
            <w:commentRangeEnd w:id="217"/>
            <w:r w:rsidR="00595C06">
              <w:rPr>
                <w:rStyle w:val="CommentReference"/>
                <w:rFonts w:eastAsiaTheme="minorEastAsia"/>
                <w:lang w:eastAsia="en-CA"/>
              </w:rPr>
              <w:commentReference w:id="217"/>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D329F1" w:rsidRDefault="00D329F1" w:rsidP="002136F6">
            <w:pPr>
              <w:pStyle w:val="NoSpacing"/>
              <w:jc w:val="both"/>
              <w:rPr>
                <w:b/>
                <w:sz w:val="20"/>
                <w:szCs w:val="20"/>
                <w:u w:val="single"/>
              </w:rPr>
            </w:pPr>
            <w:r w:rsidRPr="00D329F1">
              <w:rPr>
                <w:b/>
                <w:sz w:val="20"/>
                <w:szCs w:val="20"/>
                <w:u w:val="single"/>
              </w:rPr>
              <w:t>Start</w:t>
            </w:r>
            <w:r w:rsidR="000A5396">
              <w:rPr>
                <w:b/>
                <w:sz w:val="20"/>
                <w:szCs w:val="20"/>
                <w:u w:val="single"/>
              </w:rPr>
              <w:t xml:space="preserve"> my a</w:t>
            </w:r>
            <w:r>
              <w:rPr>
                <w:b/>
                <w:sz w:val="20"/>
                <w:szCs w:val="20"/>
                <w:u w:val="single"/>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5BD5134D" w14:textId="77777777" w:rsidR="00EC6B9A" w:rsidRDefault="00EC6B9A" w:rsidP="00292730">
      <w:pPr>
        <w:pStyle w:val="NoSpacing"/>
        <w:jc w:val="both"/>
      </w:pPr>
    </w:p>
    <w:p w14:paraId="18526018" w14:textId="77777777" w:rsidR="009A0DDA" w:rsidRDefault="009A0DDA" w:rsidP="00292730">
      <w:pPr>
        <w:pStyle w:val="NoSpacing"/>
        <w:jc w:val="both"/>
      </w:pPr>
    </w:p>
    <w:p w14:paraId="2B3D3A82" w14:textId="77777777" w:rsidR="00292730" w:rsidRDefault="00292730" w:rsidP="00292730">
      <w:pPr>
        <w:pStyle w:val="NoSpacing"/>
        <w:jc w:val="both"/>
      </w:pPr>
      <w:r>
        <w:rPr>
          <w:b/>
          <w:u w:val="single"/>
        </w:rPr>
        <w:t>Hyperlinks</w:t>
      </w:r>
    </w:p>
    <w:p w14:paraId="66FA5322" w14:textId="77777777" w:rsidR="00292730" w:rsidRDefault="00292730" w:rsidP="00292730">
      <w:pPr>
        <w:pStyle w:val="NoSpacing"/>
        <w:jc w:val="both"/>
      </w:pPr>
    </w:p>
    <w:p w14:paraId="2C542B40" w14:textId="77777777" w:rsidR="00292730" w:rsidRDefault="00292730" w:rsidP="00292730">
      <w:pPr>
        <w:pStyle w:val="NoSpacing"/>
        <w:jc w:val="both"/>
      </w:pPr>
      <w:r>
        <w:t>The message body above includes the following hyperlinked text.</w:t>
      </w:r>
    </w:p>
    <w:p w14:paraId="340BFF4E" w14:textId="77777777" w:rsidR="004676CE" w:rsidRPr="00F96A95" w:rsidRDefault="004676CE" w:rsidP="004676CE">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676CE" w:rsidRPr="00F96A95" w14:paraId="3B2A56A1" w14:textId="77777777" w:rsidTr="009D2D78">
        <w:tc>
          <w:tcPr>
            <w:tcW w:w="704" w:type="dxa"/>
          </w:tcPr>
          <w:p w14:paraId="4B4E30FF" w14:textId="77777777" w:rsidR="004676CE" w:rsidRPr="00F96A95" w:rsidRDefault="004676CE" w:rsidP="009D2D78">
            <w:pPr>
              <w:pStyle w:val="NoSpacing"/>
              <w:jc w:val="both"/>
              <w:rPr>
                <w:b/>
                <w:sz w:val="20"/>
                <w:szCs w:val="20"/>
              </w:rPr>
            </w:pPr>
            <w:r w:rsidRPr="00F96A95">
              <w:rPr>
                <w:b/>
                <w:sz w:val="20"/>
                <w:szCs w:val="20"/>
              </w:rPr>
              <w:t>Text:</w:t>
            </w:r>
          </w:p>
        </w:tc>
        <w:tc>
          <w:tcPr>
            <w:tcW w:w="9366" w:type="dxa"/>
          </w:tcPr>
          <w:p w14:paraId="11BA826D" w14:textId="77777777" w:rsidR="004676CE" w:rsidRPr="00F96A95" w:rsidRDefault="004676CE" w:rsidP="009D2D78">
            <w:pPr>
              <w:pStyle w:val="NoSpacing"/>
              <w:jc w:val="both"/>
              <w:rPr>
                <w:b/>
                <w:sz w:val="20"/>
                <w:szCs w:val="20"/>
              </w:rPr>
            </w:pPr>
            <w:r>
              <w:rPr>
                <w:b/>
                <w:sz w:val="20"/>
                <w:szCs w:val="20"/>
              </w:rPr>
              <w:t xml:space="preserve">“Start </w:t>
            </w:r>
            <w:r w:rsidR="00357D1A">
              <w:rPr>
                <w:b/>
                <w:sz w:val="20"/>
                <w:szCs w:val="20"/>
              </w:rPr>
              <w:t>m</w:t>
            </w:r>
            <w:r>
              <w:rPr>
                <w:b/>
                <w:sz w:val="20"/>
                <w:szCs w:val="20"/>
              </w:rPr>
              <w:t xml:space="preserve">y </w:t>
            </w:r>
            <w:r w:rsidR="00357D1A">
              <w:rPr>
                <w:b/>
                <w:sz w:val="20"/>
                <w:szCs w:val="20"/>
              </w:rPr>
              <w:t>a</w:t>
            </w:r>
            <w:r>
              <w:rPr>
                <w:b/>
                <w:sz w:val="20"/>
                <w:szCs w:val="20"/>
              </w:rPr>
              <w:t>pplication</w:t>
            </w:r>
            <w:r w:rsidRPr="00DF3C1D">
              <w:rPr>
                <w:b/>
                <w:sz w:val="20"/>
                <w:szCs w:val="20"/>
              </w:rPr>
              <w:t>”</w:t>
            </w:r>
          </w:p>
        </w:tc>
      </w:tr>
      <w:tr w:rsidR="004676CE" w:rsidRPr="00F96A95" w14:paraId="0BDE27E6" w14:textId="77777777" w:rsidTr="009D2D78">
        <w:tc>
          <w:tcPr>
            <w:tcW w:w="704" w:type="dxa"/>
          </w:tcPr>
          <w:p w14:paraId="624A3FD2" w14:textId="77777777" w:rsidR="004676CE" w:rsidRPr="00F96A95" w:rsidRDefault="004676CE" w:rsidP="009D2D78">
            <w:pPr>
              <w:pStyle w:val="NoSpacing"/>
              <w:jc w:val="both"/>
              <w:rPr>
                <w:sz w:val="20"/>
                <w:szCs w:val="20"/>
              </w:rPr>
            </w:pPr>
            <w:r w:rsidRPr="00F96A95">
              <w:rPr>
                <w:sz w:val="20"/>
                <w:szCs w:val="20"/>
              </w:rPr>
              <w:t>URL:</w:t>
            </w:r>
          </w:p>
        </w:tc>
        <w:tc>
          <w:tcPr>
            <w:tcW w:w="9366" w:type="dxa"/>
          </w:tcPr>
          <w:p w14:paraId="557F3341" w14:textId="77777777" w:rsidR="004676CE" w:rsidRPr="00F96A95" w:rsidRDefault="004676CE" w:rsidP="008400F3">
            <w:pPr>
              <w:pStyle w:val="NoSpacing"/>
              <w:jc w:val="both"/>
              <w:rPr>
                <w:sz w:val="20"/>
                <w:szCs w:val="20"/>
              </w:rPr>
            </w:pPr>
            <w:r w:rsidRPr="00DF3C1D">
              <w:rPr>
                <w:sz w:val="20"/>
                <w:szCs w:val="20"/>
              </w:rPr>
              <w:t>System generated URL directing</w:t>
            </w:r>
            <w:r>
              <w:rPr>
                <w:sz w:val="20"/>
                <w:szCs w:val="20"/>
              </w:rPr>
              <w:t xml:space="preserve"> the user to the </w:t>
            </w:r>
            <w:r w:rsidR="00A37F15">
              <w:rPr>
                <w:sz w:val="20"/>
                <w:szCs w:val="20"/>
              </w:rPr>
              <w:t>authorized signer</w:t>
            </w:r>
            <w:r>
              <w:rPr>
                <w:sz w:val="20"/>
                <w:szCs w:val="20"/>
              </w:rPr>
              <w:t xml:space="preserve"> entry page</w:t>
            </w:r>
          </w:p>
        </w:tc>
      </w:tr>
    </w:tbl>
    <w:p w14:paraId="64AD4984" w14:textId="77777777" w:rsidR="000A5396" w:rsidRPr="00F96A95" w:rsidRDefault="000A5396" w:rsidP="000A539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7BD2B737" w14:textId="77777777" w:rsidR="00D329F1" w:rsidRDefault="00D329F1" w:rsidP="00D329F1">
      <w:pPr>
        <w:pStyle w:val="NoSpacing"/>
        <w:jc w:val="both"/>
      </w:pPr>
      <w:r>
        <w:rPr>
          <w:b/>
          <w:u w:val="single"/>
        </w:rPr>
        <w:t>Attachments</w:t>
      </w:r>
    </w:p>
    <w:p w14:paraId="5DCBB330" w14:textId="77777777" w:rsidR="009A0DDA" w:rsidRDefault="009A0DDA" w:rsidP="00292730">
      <w:pPr>
        <w:pStyle w:val="NoSpacing"/>
        <w:jc w:val="both"/>
      </w:pPr>
    </w:p>
    <w:p w14:paraId="6AA61C2A" w14:textId="77777777" w:rsidR="008B0D37" w:rsidRDefault="00D329F1" w:rsidP="00292730">
      <w:pPr>
        <w:pStyle w:val="NoSpacing"/>
        <w:jc w:val="both"/>
      </w:pPr>
      <w:r>
        <w:t>This message does not require attachments.</w:t>
      </w:r>
      <w:r w:rsidR="00292730" w:rsidRPr="00F96A95">
        <w:rPr>
          <w:color w:val="937A46"/>
          <w:sz w:val="20"/>
          <w:szCs w:val="20"/>
        </w:rPr>
        <w:br w:type="page"/>
      </w:r>
    </w:p>
    <w:p w14:paraId="01936E66" w14:textId="261490B8" w:rsidR="00651880" w:rsidRDefault="009C582A" w:rsidP="00651880">
      <w:pPr>
        <w:pStyle w:val="Heading2"/>
        <w:keepNext/>
        <w:spacing w:after="0" w:line="240" w:lineRule="auto"/>
      </w:pPr>
      <w:bookmarkStart w:id="218" w:name="_Toc65830473"/>
      <w:r w:rsidRPr="00C66B05">
        <w:lastRenderedPageBreak/>
        <w:t>3.10</w:t>
      </w:r>
      <w:r w:rsidR="00AD1F09" w:rsidRPr="00C66B05">
        <w:tab/>
      </w:r>
      <w:commentRangeStart w:id="219"/>
      <w:r w:rsidR="00AD1F09" w:rsidRPr="00C66B05">
        <w:rPr>
          <w:rPrChange w:id="220" w:author="Ian Hicks" w:date="2021-02-24T10:59:00Z">
            <w:rPr>
              <w:highlight w:val="yellow"/>
            </w:rPr>
          </w:rPrChange>
        </w:rPr>
        <w:t>Application</w:t>
      </w:r>
      <w:commentRangeEnd w:id="219"/>
      <w:r w:rsidR="00595C06" w:rsidRPr="00C66B05">
        <w:rPr>
          <w:rStyle w:val="CommentReference"/>
          <w:rFonts w:asciiTheme="minorHAnsi" w:hAnsiTheme="minorHAnsi" w:cstheme="minorBidi"/>
          <w:b w:val="0"/>
          <w:color w:val="auto"/>
          <w:spacing w:val="0"/>
        </w:rPr>
        <w:commentReference w:id="219"/>
      </w:r>
      <w:r w:rsidR="00AD1F09" w:rsidRPr="00C66B05">
        <w:rPr>
          <w:rPrChange w:id="221" w:author="Ian Hicks" w:date="2021-02-24T10:59:00Z">
            <w:rPr>
              <w:highlight w:val="yellow"/>
            </w:rPr>
          </w:rPrChange>
        </w:rPr>
        <w:t xml:space="preserve"> Complete</w:t>
      </w:r>
      <w:r w:rsidR="00234D17" w:rsidRPr="00C66B05">
        <w:rPr>
          <w:rPrChange w:id="222" w:author="Ian Hicks" w:date="2021-02-24T10:59:00Z">
            <w:rPr>
              <w:highlight w:val="yellow"/>
            </w:rPr>
          </w:rPrChange>
        </w:rPr>
        <w:t xml:space="preserve"> E</w:t>
      </w:r>
      <w:r w:rsidR="00651880" w:rsidRPr="00C66B05">
        <w:rPr>
          <w:rPrChange w:id="223" w:author="Ian Hicks" w:date="2021-02-24T10:59:00Z">
            <w:rPr>
              <w:highlight w:val="yellow"/>
            </w:rPr>
          </w:rPrChange>
        </w:rPr>
        <w:t>mail</w:t>
      </w:r>
      <w:r w:rsidR="00FD005A" w:rsidRPr="00C66B05">
        <w:t xml:space="preserve"> CWBSB-158</w:t>
      </w:r>
      <w:bookmarkEnd w:id="218"/>
    </w:p>
    <w:p w14:paraId="0FFEEB31" w14:textId="77777777" w:rsidR="00651880" w:rsidRDefault="00651880" w:rsidP="00651880">
      <w:pPr>
        <w:pStyle w:val="NoSpacing"/>
        <w:jc w:val="both"/>
      </w:pPr>
    </w:p>
    <w:p w14:paraId="419169C1" w14:textId="77777777" w:rsidR="00651880" w:rsidRPr="006B729E" w:rsidRDefault="00651880" w:rsidP="00651880">
      <w:pPr>
        <w:pStyle w:val="NoSpacing"/>
        <w:jc w:val="both"/>
        <w:rPr>
          <w:b/>
          <w:u w:val="single"/>
        </w:rPr>
      </w:pPr>
      <w:r>
        <w:rPr>
          <w:b/>
          <w:u w:val="single"/>
        </w:rPr>
        <w:t>Trigger Events</w:t>
      </w:r>
    </w:p>
    <w:p w14:paraId="0292E3E0" w14:textId="77777777" w:rsidR="00651880" w:rsidRDefault="00651880" w:rsidP="00651880">
      <w:pPr>
        <w:pStyle w:val="NoSpacing"/>
        <w:jc w:val="both"/>
      </w:pPr>
    </w:p>
    <w:p w14:paraId="583CC092" w14:textId="77777777" w:rsidR="00651880" w:rsidRDefault="00234D17" w:rsidP="00651880">
      <w:pPr>
        <w:pStyle w:val="NoSpacing"/>
        <w:jc w:val="both"/>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2DB483B9" w14:textId="77777777" w:rsidR="00651880" w:rsidRDefault="00651880" w:rsidP="00651880">
      <w:pPr>
        <w:pStyle w:val="NoSpacing"/>
        <w:jc w:val="both"/>
      </w:pPr>
    </w:p>
    <w:p w14:paraId="012E2328" w14:textId="77777777" w:rsidR="00651880" w:rsidRDefault="00AD1F09" w:rsidP="00292730">
      <w:pPr>
        <w:pStyle w:val="NoSpacing"/>
        <w:numPr>
          <w:ilvl w:val="0"/>
          <w:numId w:val="30"/>
        </w:numPr>
        <w:jc w:val="both"/>
      </w:pPr>
      <w:r>
        <w:t xml:space="preserve">Applicant successfully completes the </w:t>
      </w:r>
      <w:proofErr w:type="spellStart"/>
      <w:r>
        <w:t>Flinks</w:t>
      </w:r>
      <w:proofErr w:type="spellEnd"/>
      <w:r>
        <w:t xml:space="preserve"> funding process, with EFT transactions successfully created.</w:t>
      </w:r>
    </w:p>
    <w:p w14:paraId="62076BED" w14:textId="77777777" w:rsidR="00651880" w:rsidRDefault="00AD1F09" w:rsidP="00292730">
      <w:pPr>
        <w:pStyle w:val="NoSpacing"/>
        <w:numPr>
          <w:ilvl w:val="0"/>
          <w:numId w:val="30"/>
        </w:numPr>
        <w:jc w:val="both"/>
      </w:pPr>
      <w:r>
        <w:t>Applicant reaches the Funding Form’s Dynamic Finish page after selecting Interac e-transfer as their preferred funding method.</w:t>
      </w:r>
    </w:p>
    <w:p w14:paraId="51C45E5B" w14:textId="77777777" w:rsidR="009F00A3" w:rsidRDefault="009F00A3" w:rsidP="009F00A3">
      <w:pPr>
        <w:pStyle w:val="NoSpacing"/>
        <w:numPr>
          <w:ilvl w:val="0"/>
          <w:numId w:val="30"/>
        </w:numPr>
        <w:jc w:val="both"/>
      </w:pPr>
      <w:r>
        <w:t>Applicant reaches the Funding Form’s Dynamic Finish page after selecting internal CWB transfer as their preferred funding method.</w:t>
      </w:r>
    </w:p>
    <w:p w14:paraId="7564A6A4" w14:textId="77777777" w:rsidR="009F00A3" w:rsidRDefault="009F00A3" w:rsidP="009F00A3">
      <w:pPr>
        <w:pStyle w:val="NoSpacing"/>
        <w:numPr>
          <w:ilvl w:val="0"/>
          <w:numId w:val="30"/>
        </w:numPr>
        <w:jc w:val="both"/>
      </w:pPr>
      <w:r>
        <w:t>Applicant reaches the Funding Form’s Dynamic Finish page after selecting a cheque payment as their preferred funding method.</w:t>
      </w:r>
    </w:p>
    <w:p w14:paraId="3159DCC3" w14:textId="77777777" w:rsidR="00DD4406" w:rsidRDefault="00DD4406" w:rsidP="009F00A3">
      <w:pPr>
        <w:pStyle w:val="NoSpacing"/>
        <w:numPr>
          <w:ilvl w:val="0"/>
          <w:numId w:val="30"/>
        </w:numPr>
        <w:jc w:val="both"/>
      </w:pPr>
      <w:r>
        <w:t>Applicant reaches the Finding Form’s Dynamic Finish page after selecting Remote Deposit Capture as their preferred funding method.</w:t>
      </w:r>
    </w:p>
    <w:p w14:paraId="5F76EFFE" w14:textId="77777777" w:rsidR="009F00A3" w:rsidRDefault="009F00A3" w:rsidP="009F00A3">
      <w:pPr>
        <w:pStyle w:val="NoSpacing"/>
        <w:ind w:left="360"/>
        <w:jc w:val="both"/>
      </w:pPr>
    </w:p>
    <w:p w14:paraId="70E1C43A" w14:textId="77777777" w:rsidR="009F00A3" w:rsidRPr="009F00A3" w:rsidRDefault="009F00A3" w:rsidP="009F00A3">
      <w:pPr>
        <w:pStyle w:val="NoSpacing"/>
        <w:ind w:left="360"/>
        <w:jc w:val="both"/>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 xml:space="preserve">&lt;&lt;IF </w:t>
            </w:r>
            <w:proofErr w:type="spellStart"/>
            <w:r w:rsidRPr="009F00A3">
              <w:rPr>
                <w:b/>
                <w:sz w:val="20"/>
                <w:szCs w:val="20"/>
              </w:rPr>
              <w:t>Funding</w:t>
            </w:r>
            <w:r w:rsidR="00AA3B4B">
              <w:rPr>
                <w:b/>
                <w:sz w:val="20"/>
                <w:szCs w:val="20"/>
              </w:rPr>
              <w:t>_</w:t>
            </w:r>
            <w:r w:rsidRPr="009F00A3">
              <w:rPr>
                <w:b/>
                <w:sz w:val="20"/>
                <w:szCs w:val="20"/>
              </w:rPr>
              <w:t>Method</w:t>
            </w:r>
            <w:proofErr w:type="spellEnd"/>
            <w:r w:rsidRPr="009F00A3">
              <w:rPr>
                <w:b/>
                <w:sz w:val="20"/>
                <w:szCs w:val="20"/>
              </w:rPr>
              <w:t xml:space="preserve"> == “</w:t>
            </w:r>
            <w:proofErr w:type="spellStart"/>
            <w:r w:rsidRPr="009F00A3">
              <w:rPr>
                <w:b/>
                <w:sz w:val="20"/>
                <w:szCs w:val="20"/>
              </w:rPr>
              <w:t>Flinks</w:t>
            </w:r>
            <w:proofErr w:type="spellEnd"/>
            <w:r w:rsidRPr="009F00A3">
              <w:rPr>
                <w:b/>
                <w:sz w:val="20"/>
                <w:szCs w:val="20"/>
              </w:rPr>
              <w:t>”&gt;&gt;</w:t>
            </w:r>
          </w:p>
          <w:p w14:paraId="4663AB88" w14:textId="77777777"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xml:space="preserve">, but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you can log into online banking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9800F0">
            <w:pPr>
              <w:pStyle w:val="NoSpacing"/>
              <w:numPr>
                <w:ilvl w:val="0"/>
                <w:numId w:val="32"/>
              </w:numPr>
              <w:jc w:val="both"/>
              <w:rPr>
                <w:sz w:val="20"/>
                <w:szCs w:val="20"/>
              </w:rPr>
            </w:pPr>
            <w:r>
              <w:rPr>
                <w:sz w:val="20"/>
                <w:szCs w:val="20"/>
              </w:rPr>
              <w:t>Log into your other bank or financial institution.</w:t>
            </w:r>
          </w:p>
          <w:p w14:paraId="294E466B" w14:textId="77777777" w:rsidR="0042385D" w:rsidRDefault="00B10F55" w:rsidP="009800F0">
            <w:pPr>
              <w:pStyle w:val="NoSpacing"/>
              <w:numPr>
                <w:ilvl w:val="0"/>
                <w:numId w:val="32"/>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9800F0">
            <w:pPr>
              <w:pStyle w:val="NoSpacing"/>
              <w:numPr>
                <w:ilvl w:val="0"/>
                <w:numId w:val="32"/>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“Internal CWB Transfer”&gt;&gt;</w:t>
            </w:r>
          </w:p>
          <w:p w14:paraId="15553494" w14:textId="77777777" w:rsidR="0059460C" w:rsidRDefault="0059460C" w:rsidP="0059460C">
            <w:pPr>
              <w:pStyle w:val="NoSpacing"/>
              <w:jc w:val="both"/>
              <w:rPr>
                <w:sz w:val="20"/>
                <w:szCs w:val="20"/>
              </w:rPr>
            </w:pPr>
            <w:r>
              <w:rPr>
                <w:sz w:val="20"/>
                <w:szCs w:val="20"/>
              </w:rPr>
              <w:t>To transfer funds from your CWB</w:t>
            </w:r>
            <w:r w:rsidR="005764C8">
              <w:rPr>
                <w:sz w:val="20"/>
                <w:szCs w:val="20"/>
              </w:rPr>
              <w:t xml:space="preserve"> personal</w:t>
            </w:r>
            <w:r>
              <w:rPr>
                <w:sz w:val="20"/>
                <w:szCs w:val="20"/>
              </w:rPr>
              <w:t xml:space="preserve"> account to your new </w:t>
            </w:r>
            <w:r w:rsidR="00584123">
              <w:rPr>
                <w:sz w:val="20"/>
                <w:szCs w:val="20"/>
              </w:rPr>
              <w:t xml:space="preserve">CWB business </w:t>
            </w:r>
            <w:r>
              <w:rPr>
                <w:sz w:val="20"/>
                <w:szCs w:val="20"/>
              </w:rPr>
              <w:t>account, follow these steps:</w:t>
            </w:r>
          </w:p>
          <w:p w14:paraId="00CEC1CD" w14:textId="77777777" w:rsidR="0059460C" w:rsidRDefault="0059460C" w:rsidP="0059460C">
            <w:pPr>
              <w:pStyle w:val="NoSpacing"/>
              <w:jc w:val="both"/>
              <w:rPr>
                <w:sz w:val="20"/>
                <w:szCs w:val="20"/>
              </w:rPr>
            </w:pPr>
          </w:p>
          <w:p w14:paraId="16ED7326" w14:textId="77777777" w:rsidR="009800F0" w:rsidRDefault="009800F0" w:rsidP="009800F0">
            <w:pPr>
              <w:pStyle w:val="NoSpacing"/>
              <w:numPr>
                <w:ilvl w:val="0"/>
                <w:numId w:val="56"/>
              </w:numPr>
              <w:jc w:val="both"/>
              <w:rPr>
                <w:sz w:val="20"/>
                <w:szCs w:val="20"/>
              </w:rPr>
            </w:pPr>
            <w:commentRangeStart w:id="224"/>
            <w:r w:rsidRPr="006340F3">
              <w:rPr>
                <w:b/>
                <w:sz w:val="20"/>
                <w:szCs w:val="20"/>
                <w:u w:val="single"/>
              </w:rPr>
              <w:t xml:space="preserve">Go </w:t>
            </w:r>
            <w:r w:rsidR="00113870">
              <w:rPr>
                <w:b/>
                <w:sz w:val="20"/>
                <w:szCs w:val="20"/>
                <w:u w:val="single"/>
              </w:rPr>
              <w:t>t</w:t>
            </w:r>
            <w:r w:rsidRPr="006340F3">
              <w:rPr>
                <w:b/>
                <w:sz w:val="20"/>
                <w:szCs w:val="20"/>
                <w:u w:val="single"/>
              </w:rPr>
              <w:t>o online banking</w:t>
            </w:r>
            <w:r>
              <w:rPr>
                <w:sz w:val="20"/>
                <w:szCs w:val="20"/>
              </w:rPr>
              <w:t xml:space="preserve"> to log into your new Business Banking Account. </w:t>
            </w:r>
            <w:commentRangeEnd w:id="224"/>
            <w:r w:rsidR="004F68D2">
              <w:rPr>
                <w:rStyle w:val="CommentReference"/>
                <w:rFonts w:eastAsiaTheme="minorEastAsia"/>
                <w:lang w:eastAsia="en-CA"/>
              </w:rPr>
              <w:commentReference w:id="224"/>
            </w:r>
          </w:p>
          <w:p w14:paraId="2E672996" w14:textId="77777777" w:rsidR="0059460C" w:rsidRDefault="0059460C" w:rsidP="009800F0">
            <w:pPr>
              <w:pStyle w:val="NoSpacing"/>
              <w:numPr>
                <w:ilvl w:val="0"/>
                <w:numId w:val="56"/>
              </w:numPr>
              <w:jc w:val="both"/>
              <w:rPr>
                <w:sz w:val="20"/>
                <w:szCs w:val="20"/>
              </w:rPr>
            </w:pPr>
            <w:r>
              <w:rPr>
                <w:sz w:val="20"/>
                <w:szCs w:val="20"/>
              </w:rPr>
              <w:t xml:space="preserve">On the “Account Summary” page, find the account you want to </w:t>
            </w:r>
            <w:r w:rsidR="00DA1290">
              <w:rPr>
                <w:sz w:val="20"/>
                <w:szCs w:val="20"/>
              </w:rPr>
              <w:t>transfer</w:t>
            </w:r>
            <w:r>
              <w:rPr>
                <w:sz w:val="20"/>
                <w:szCs w:val="20"/>
              </w:rPr>
              <w:t xml:space="preserve"> funds</w:t>
            </w:r>
            <w:r w:rsidR="00DA1290">
              <w:rPr>
                <w:sz w:val="20"/>
                <w:szCs w:val="20"/>
              </w:rPr>
              <w:t xml:space="preserve"> to. </w:t>
            </w:r>
            <w:r>
              <w:rPr>
                <w:sz w:val="20"/>
                <w:szCs w:val="20"/>
              </w:rPr>
              <w:t>Copy the 12-digit account number.</w:t>
            </w:r>
          </w:p>
          <w:p w14:paraId="46B327FC" w14:textId="77777777" w:rsidR="0059460C" w:rsidRDefault="0059460C" w:rsidP="009800F0">
            <w:pPr>
              <w:pStyle w:val="NoSpacing"/>
              <w:numPr>
                <w:ilvl w:val="0"/>
                <w:numId w:val="56"/>
              </w:numPr>
              <w:jc w:val="both"/>
              <w:rPr>
                <w:sz w:val="20"/>
                <w:szCs w:val="20"/>
              </w:rPr>
            </w:pPr>
            <w:r w:rsidRPr="00384DBD">
              <w:rPr>
                <w:sz w:val="20"/>
                <w:szCs w:val="20"/>
              </w:rPr>
              <w:t>L</w:t>
            </w:r>
            <w:r>
              <w:rPr>
                <w:sz w:val="20"/>
                <w:szCs w:val="20"/>
              </w:rPr>
              <w:t xml:space="preserve">og into  </w:t>
            </w:r>
            <w:r w:rsidRPr="00B0244D">
              <w:rPr>
                <w:b/>
                <w:sz w:val="20"/>
                <w:szCs w:val="20"/>
                <w:u w:val="single"/>
              </w:rPr>
              <w:t>CWB online banking</w:t>
            </w:r>
            <w:r w:rsidR="005764C8">
              <w:rPr>
                <w:b/>
                <w:sz w:val="20"/>
                <w:szCs w:val="20"/>
                <w:u w:val="single"/>
              </w:rPr>
              <w:t xml:space="preserve"> account</w:t>
            </w:r>
            <w:r>
              <w:rPr>
                <w:sz w:val="20"/>
                <w:szCs w:val="20"/>
              </w:rPr>
              <w:t>.</w:t>
            </w:r>
          </w:p>
          <w:p w14:paraId="6211D17D" w14:textId="77777777" w:rsidR="0059460C" w:rsidRDefault="0059460C" w:rsidP="009800F0">
            <w:pPr>
              <w:pStyle w:val="NoSpacing"/>
              <w:numPr>
                <w:ilvl w:val="0"/>
                <w:numId w:val="56"/>
              </w:numPr>
              <w:jc w:val="both"/>
              <w:rPr>
                <w:sz w:val="20"/>
                <w:szCs w:val="20"/>
              </w:rPr>
            </w:pPr>
            <w:r>
              <w:rPr>
                <w:sz w:val="20"/>
                <w:szCs w:val="20"/>
              </w:rPr>
              <w:t>Select the “Transfers” option from the menu.</w:t>
            </w:r>
          </w:p>
          <w:p w14:paraId="609E8FF6" w14:textId="77777777" w:rsidR="0059460C" w:rsidRDefault="0059460C" w:rsidP="009800F0">
            <w:pPr>
              <w:pStyle w:val="NoSpacing"/>
              <w:numPr>
                <w:ilvl w:val="0"/>
                <w:numId w:val="56"/>
              </w:numPr>
              <w:jc w:val="both"/>
              <w:rPr>
                <w:sz w:val="20"/>
                <w:szCs w:val="20"/>
              </w:rPr>
            </w:pPr>
            <w:r>
              <w:rPr>
                <w:sz w:val="20"/>
                <w:szCs w:val="20"/>
              </w:rPr>
              <w:lastRenderedPageBreak/>
              <w:t>In the “From” field, select the account you want to move funds from.</w:t>
            </w:r>
          </w:p>
          <w:p w14:paraId="3E05AB41" w14:textId="77777777" w:rsidR="0059460C" w:rsidRDefault="0059460C" w:rsidP="009800F0">
            <w:pPr>
              <w:pStyle w:val="NoSpacing"/>
              <w:numPr>
                <w:ilvl w:val="0"/>
                <w:numId w:val="56"/>
              </w:numPr>
              <w:jc w:val="both"/>
              <w:rPr>
                <w:sz w:val="20"/>
                <w:szCs w:val="20"/>
              </w:rPr>
            </w:pPr>
            <w:r>
              <w:rPr>
                <w:sz w:val="20"/>
                <w:szCs w:val="20"/>
              </w:rPr>
              <w:t>Specify the amount you would like to transfer.</w:t>
            </w:r>
          </w:p>
          <w:p w14:paraId="7A87C31D" w14:textId="77777777" w:rsidR="0059460C" w:rsidRDefault="0059460C" w:rsidP="009800F0">
            <w:pPr>
              <w:pStyle w:val="NoSpacing"/>
              <w:numPr>
                <w:ilvl w:val="0"/>
                <w:numId w:val="56"/>
              </w:numPr>
              <w:jc w:val="both"/>
              <w:rPr>
                <w:sz w:val="20"/>
                <w:szCs w:val="20"/>
              </w:rPr>
            </w:pPr>
            <w:r>
              <w:rPr>
                <w:sz w:val="20"/>
                <w:szCs w:val="20"/>
              </w:rPr>
              <w:t>In the “Transfer To” field, select the option called “Another Client”.</w:t>
            </w:r>
          </w:p>
          <w:p w14:paraId="45551BF5" w14:textId="77777777" w:rsidR="0059460C" w:rsidRDefault="0059460C" w:rsidP="009800F0">
            <w:pPr>
              <w:pStyle w:val="NoSpacing"/>
              <w:numPr>
                <w:ilvl w:val="0"/>
                <w:numId w:val="56"/>
              </w:numPr>
              <w:jc w:val="both"/>
              <w:rPr>
                <w:sz w:val="20"/>
                <w:szCs w:val="20"/>
              </w:rPr>
            </w:pPr>
            <w:r>
              <w:rPr>
                <w:sz w:val="20"/>
                <w:szCs w:val="20"/>
              </w:rPr>
              <w:t xml:space="preserve">In the “Other CWB Account”, type the 12-digit </w:t>
            </w:r>
            <w:r w:rsidR="00584123">
              <w:rPr>
                <w:sz w:val="20"/>
                <w:szCs w:val="20"/>
              </w:rPr>
              <w:t xml:space="preserve">CWB business </w:t>
            </w:r>
            <w:r>
              <w:rPr>
                <w:sz w:val="20"/>
                <w:szCs w:val="20"/>
              </w:rPr>
              <w:t>account number from step 2.</w:t>
            </w:r>
          </w:p>
          <w:p w14:paraId="6D1E598C" w14:textId="77777777" w:rsidR="0059460C" w:rsidRDefault="0059460C" w:rsidP="009800F0">
            <w:pPr>
              <w:pStyle w:val="NoSpacing"/>
              <w:numPr>
                <w:ilvl w:val="0"/>
                <w:numId w:val="56"/>
              </w:numPr>
              <w:jc w:val="both"/>
              <w:rPr>
                <w:sz w:val="20"/>
                <w:szCs w:val="20"/>
              </w:rPr>
            </w:pPr>
            <w:r>
              <w:rPr>
                <w:sz w:val="20"/>
                <w:szCs w:val="20"/>
              </w:rPr>
              <w:t>Click or tap “Continue” and follow the on-screen instructions to complete the transfer.</w:t>
            </w:r>
          </w:p>
          <w:p w14:paraId="405E3E01" w14:textId="77777777" w:rsidR="0059460C" w:rsidRDefault="0059460C" w:rsidP="009F00A3">
            <w:pPr>
              <w:pStyle w:val="NoSpacing"/>
              <w:jc w:val="both"/>
              <w:rPr>
                <w:sz w:val="20"/>
                <w:szCs w:val="20"/>
              </w:rPr>
            </w:pPr>
          </w:p>
          <w:p w14:paraId="7A7D86CC" w14:textId="77777777" w:rsidR="009F00A3" w:rsidRPr="009F00A3" w:rsidRDefault="009F00A3" w:rsidP="009F00A3">
            <w:pPr>
              <w:pStyle w:val="NoSpacing"/>
              <w:jc w:val="both"/>
              <w:rPr>
                <w:b/>
                <w:sz w:val="20"/>
                <w:szCs w:val="20"/>
              </w:rPr>
            </w:pPr>
            <w:commentRangeStart w:id="225"/>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“Internal </w:t>
            </w:r>
            <w:r w:rsidR="0059460C">
              <w:rPr>
                <w:b/>
                <w:sz w:val="20"/>
                <w:szCs w:val="20"/>
              </w:rPr>
              <w:t>Motive</w:t>
            </w:r>
            <w:r w:rsidR="0059460C" w:rsidRPr="009F00A3">
              <w:rPr>
                <w:b/>
                <w:sz w:val="20"/>
                <w:szCs w:val="20"/>
              </w:rPr>
              <w:t xml:space="preserve"> </w:t>
            </w:r>
            <w:r w:rsidRPr="009F00A3">
              <w:rPr>
                <w:b/>
                <w:sz w:val="20"/>
                <w:szCs w:val="20"/>
              </w:rPr>
              <w:t>Transfer”&gt;&gt;</w:t>
            </w:r>
            <w:commentRangeEnd w:id="225"/>
            <w:r w:rsidR="004F68D2">
              <w:rPr>
                <w:rStyle w:val="CommentReference"/>
                <w:rFonts w:eastAsiaTheme="minorEastAsia"/>
                <w:lang w:eastAsia="en-CA"/>
              </w:rPr>
              <w:commentReference w:id="225"/>
            </w:r>
          </w:p>
          <w:p w14:paraId="3CA94987" w14:textId="77777777" w:rsidR="00E607BB" w:rsidRDefault="005C11A7" w:rsidP="009F00A3">
            <w:pPr>
              <w:pStyle w:val="NoSpacing"/>
              <w:jc w:val="both"/>
              <w:rPr>
                <w:sz w:val="20"/>
                <w:szCs w:val="20"/>
              </w:rPr>
            </w:pPr>
            <w:r>
              <w:rPr>
                <w:sz w:val="20"/>
                <w:szCs w:val="20"/>
              </w:rPr>
              <w:t>To transfer funds from your</w:t>
            </w:r>
            <w:r w:rsidR="005C1143">
              <w:rPr>
                <w:sz w:val="20"/>
                <w:szCs w:val="20"/>
              </w:rPr>
              <w:t xml:space="preserve"> </w:t>
            </w:r>
            <w:r>
              <w:rPr>
                <w:sz w:val="20"/>
                <w:szCs w:val="20"/>
              </w:rPr>
              <w:t>Motive Financial account to your new CWB</w:t>
            </w:r>
            <w:r w:rsidR="00584123">
              <w:rPr>
                <w:sz w:val="20"/>
                <w:szCs w:val="20"/>
              </w:rPr>
              <w:t xml:space="preserve"> business</w:t>
            </w:r>
            <w:r w:rsidR="00E607BB">
              <w:rPr>
                <w:sz w:val="20"/>
                <w:szCs w:val="20"/>
              </w:rPr>
              <w:t xml:space="preserve"> account, follow these steps:</w:t>
            </w:r>
          </w:p>
          <w:p w14:paraId="45769EFA" w14:textId="77777777" w:rsidR="00E607BB" w:rsidRDefault="00E607BB" w:rsidP="009F00A3">
            <w:pPr>
              <w:pStyle w:val="NoSpacing"/>
              <w:jc w:val="both"/>
              <w:rPr>
                <w:sz w:val="20"/>
                <w:szCs w:val="20"/>
              </w:rPr>
            </w:pPr>
          </w:p>
          <w:p w14:paraId="72BDBBFA" w14:textId="77777777" w:rsidR="00E607BB" w:rsidRDefault="001316B3" w:rsidP="009800F0">
            <w:pPr>
              <w:pStyle w:val="NoSpacing"/>
              <w:numPr>
                <w:ilvl w:val="0"/>
                <w:numId w:val="57"/>
              </w:numPr>
              <w:jc w:val="both"/>
              <w:rPr>
                <w:sz w:val="20"/>
                <w:szCs w:val="20"/>
              </w:rPr>
            </w:pPr>
            <w:r>
              <w:rPr>
                <w:sz w:val="20"/>
                <w:szCs w:val="20"/>
              </w:rPr>
              <w:t>L</w:t>
            </w:r>
            <w:r w:rsidR="009800F0">
              <w:rPr>
                <w:sz w:val="20"/>
                <w:szCs w:val="20"/>
              </w:rPr>
              <w:t xml:space="preserve">og into your new </w:t>
            </w:r>
            <w:r w:rsidR="009800F0" w:rsidRPr="007469E4">
              <w:rPr>
                <w:b/>
                <w:sz w:val="20"/>
                <w:szCs w:val="20"/>
                <w:u w:val="single"/>
              </w:rPr>
              <w:t xml:space="preserve">Business </w:t>
            </w:r>
            <w:r w:rsidR="007469E4">
              <w:rPr>
                <w:b/>
                <w:sz w:val="20"/>
                <w:szCs w:val="20"/>
                <w:u w:val="single"/>
              </w:rPr>
              <w:t>b</w:t>
            </w:r>
            <w:r w:rsidR="009800F0" w:rsidRPr="007469E4">
              <w:rPr>
                <w:b/>
                <w:sz w:val="20"/>
                <w:szCs w:val="20"/>
                <w:u w:val="single"/>
              </w:rPr>
              <w:t xml:space="preserve">anking </w:t>
            </w:r>
            <w:r w:rsidR="007469E4">
              <w:rPr>
                <w:b/>
                <w:sz w:val="20"/>
                <w:szCs w:val="20"/>
                <w:u w:val="single"/>
              </w:rPr>
              <w:t>a</w:t>
            </w:r>
            <w:r w:rsidR="009800F0" w:rsidRPr="007469E4">
              <w:rPr>
                <w:b/>
                <w:sz w:val="20"/>
                <w:szCs w:val="20"/>
                <w:u w:val="single"/>
              </w:rPr>
              <w:t>ccount</w:t>
            </w:r>
            <w:r w:rsidR="009800F0" w:rsidRPr="00595C06">
              <w:rPr>
                <w:b/>
                <w:sz w:val="20"/>
                <w:szCs w:val="20"/>
              </w:rPr>
              <w:t>.</w:t>
            </w:r>
            <w:r w:rsidR="009800F0">
              <w:rPr>
                <w:sz w:val="20"/>
                <w:szCs w:val="20"/>
              </w:rPr>
              <w:t xml:space="preserve"> </w:t>
            </w:r>
          </w:p>
          <w:p w14:paraId="73E159E2" w14:textId="77777777" w:rsidR="00E607BB" w:rsidRDefault="00E607BB" w:rsidP="009800F0">
            <w:pPr>
              <w:pStyle w:val="NoSpacing"/>
              <w:numPr>
                <w:ilvl w:val="0"/>
                <w:numId w:val="57"/>
              </w:numPr>
              <w:jc w:val="both"/>
              <w:rPr>
                <w:sz w:val="20"/>
                <w:szCs w:val="20"/>
              </w:rPr>
            </w:pPr>
            <w:r>
              <w:rPr>
                <w:sz w:val="20"/>
                <w:szCs w:val="20"/>
              </w:rPr>
              <w:t>On the “Account Summary” page, find the account</w:t>
            </w:r>
            <w:ins w:id="226" w:author="Connie Smart" w:date="2021-01-13T15:10:00Z">
              <w:r w:rsidR="00DA1290">
                <w:rPr>
                  <w:sz w:val="20"/>
                  <w:szCs w:val="20"/>
                </w:rPr>
                <w:t xml:space="preserve"> </w:t>
              </w:r>
            </w:ins>
            <w:r w:rsidR="0006285C">
              <w:rPr>
                <w:sz w:val="20"/>
                <w:szCs w:val="20"/>
              </w:rPr>
              <w:t>you want to</w:t>
            </w:r>
            <w:r w:rsidR="00DA1290">
              <w:rPr>
                <w:sz w:val="20"/>
                <w:szCs w:val="20"/>
              </w:rPr>
              <w:t xml:space="preserve"> transfer</w:t>
            </w:r>
            <w:r w:rsidR="0006285C">
              <w:rPr>
                <w:sz w:val="20"/>
                <w:szCs w:val="20"/>
              </w:rPr>
              <w:t xml:space="preserve"> funds</w:t>
            </w:r>
            <w:r w:rsidR="00DA1290">
              <w:rPr>
                <w:sz w:val="20"/>
                <w:szCs w:val="20"/>
              </w:rPr>
              <w:t xml:space="preserve"> to. </w:t>
            </w:r>
            <w:r w:rsidR="0006285C">
              <w:rPr>
                <w:sz w:val="20"/>
                <w:szCs w:val="20"/>
              </w:rPr>
              <w:t>Copy the</w:t>
            </w:r>
            <w:r>
              <w:rPr>
                <w:sz w:val="20"/>
                <w:szCs w:val="20"/>
              </w:rPr>
              <w:t xml:space="preserve"> 12-digit</w:t>
            </w:r>
            <w:ins w:id="227" w:author="Connie Smart" w:date="2021-01-13T15:11:00Z">
              <w:r w:rsidR="00DA1290">
                <w:rPr>
                  <w:sz w:val="20"/>
                  <w:szCs w:val="20"/>
                </w:rPr>
                <w:t xml:space="preserve"> </w:t>
              </w:r>
            </w:ins>
            <w:del w:id="228" w:author="Connie Smart" w:date="2021-01-13T15:11:00Z">
              <w:r w:rsidDel="00DA1290">
                <w:rPr>
                  <w:sz w:val="20"/>
                  <w:szCs w:val="20"/>
                </w:rPr>
                <w:delText xml:space="preserve"> </w:delText>
              </w:r>
            </w:del>
            <w:r>
              <w:rPr>
                <w:sz w:val="20"/>
                <w:szCs w:val="20"/>
              </w:rPr>
              <w:t>account number.</w:t>
            </w:r>
          </w:p>
          <w:p w14:paraId="27421AE1" w14:textId="77777777" w:rsidR="00E607BB" w:rsidRDefault="00B0244D" w:rsidP="009800F0">
            <w:pPr>
              <w:pStyle w:val="NoSpacing"/>
              <w:numPr>
                <w:ilvl w:val="0"/>
                <w:numId w:val="57"/>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w:t>
            </w:r>
            <w:r w:rsidR="001316B3">
              <w:rPr>
                <w:b/>
                <w:sz w:val="20"/>
                <w:szCs w:val="20"/>
                <w:u w:val="single"/>
              </w:rPr>
              <w:t>online banking</w:t>
            </w:r>
            <w:r w:rsidR="00E607BB">
              <w:rPr>
                <w:sz w:val="20"/>
                <w:szCs w:val="20"/>
              </w:rPr>
              <w:t>.</w:t>
            </w:r>
          </w:p>
          <w:p w14:paraId="2E0DF33F" w14:textId="77777777" w:rsidR="00E607BB" w:rsidRDefault="00384DBD" w:rsidP="009800F0">
            <w:pPr>
              <w:pStyle w:val="NoSpacing"/>
              <w:numPr>
                <w:ilvl w:val="0"/>
                <w:numId w:val="57"/>
              </w:numPr>
              <w:jc w:val="both"/>
              <w:rPr>
                <w:sz w:val="20"/>
                <w:szCs w:val="20"/>
              </w:rPr>
            </w:pPr>
            <w:r>
              <w:rPr>
                <w:sz w:val="20"/>
                <w:szCs w:val="20"/>
              </w:rPr>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683972A1" w14:textId="77777777" w:rsidR="00E607BB" w:rsidRDefault="00E607BB" w:rsidP="009800F0">
            <w:pPr>
              <w:pStyle w:val="NoSpacing"/>
              <w:numPr>
                <w:ilvl w:val="0"/>
                <w:numId w:val="57"/>
              </w:numPr>
              <w:jc w:val="both"/>
              <w:rPr>
                <w:sz w:val="20"/>
                <w:szCs w:val="20"/>
              </w:rPr>
            </w:pPr>
            <w:r>
              <w:rPr>
                <w:sz w:val="20"/>
                <w:szCs w:val="20"/>
              </w:rPr>
              <w:t>In the “From” field, select the account you want to move funds from.</w:t>
            </w:r>
          </w:p>
          <w:p w14:paraId="7EEF73E9" w14:textId="77777777" w:rsidR="00E607BB" w:rsidRDefault="00E607BB" w:rsidP="009800F0">
            <w:pPr>
              <w:pStyle w:val="NoSpacing"/>
              <w:numPr>
                <w:ilvl w:val="0"/>
                <w:numId w:val="57"/>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433EA14A" w14:textId="77777777" w:rsidR="00E607BB" w:rsidRDefault="00E607BB" w:rsidP="009800F0">
            <w:pPr>
              <w:pStyle w:val="NoSpacing"/>
              <w:numPr>
                <w:ilvl w:val="0"/>
                <w:numId w:val="57"/>
              </w:numPr>
              <w:jc w:val="both"/>
              <w:rPr>
                <w:sz w:val="20"/>
                <w:szCs w:val="20"/>
              </w:rPr>
            </w:pPr>
            <w:r>
              <w:rPr>
                <w:sz w:val="20"/>
                <w:szCs w:val="20"/>
              </w:rPr>
              <w:t>In the “Transfer To” field, select the option called “Another Client”.</w:t>
            </w:r>
          </w:p>
          <w:p w14:paraId="54BE603C" w14:textId="77777777" w:rsidR="00E607BB" w:rsidRDefault="00CE0A63" w:rsidP="009800F0">
            <w:pPr>
              <w:pStyle w:val="NoSpacing"/>
              <w:numPr>
                <w:ilvl w:val="0"/>
                <w:numId w:val="57"/>
              </w:numPr>
              <w:jc w:val="both"/>
              <w:rPr>
                <w:sz w:val="20"/>
                <w:szCs w:val="20"/>
              </w:rPr>
            </w:pPr>
            <w:r>
              <w:rPr>
                <w:sz w:val="20"/>
                <w:szCs w:val="20"/>
              </w:rPr>
              <w:t xml:space="preserve">In the “Other </w:t>
            </w:r>
            <w:r w:rsidR="00584123">
              <w:rPr>
                <w:sz w:val="20"/>
                <w:szCs w:val="20"/>
              </w:rPr>
              <w:t xml:space="preserve">CWB </w:t>
            </w:r>
            <w:r w:rsidR="00E607BB">
              <w:rPr>
                <w:sz w:val="20"/>
                <w:szCs w:val="20"/>
              </w:rPr>
              <w:t>Ac</w:t>
            </w:r>
            <w:r w:rsidR="00770A6C">
              <w:rPr>
                <w:sz w:val="20"/>
                <w:szCs w:val="20"/>
              </w:rPr>
              <w:t>count”, type the 12-digit CWB</w:t>
            </w:r>
            <w:r w:rsidR="00E607BB">
              <w:rPr>
                <w:sz w:val="20"/>
                <w:szCs w:val="20"/>
              </w:rPr>
              <w:t xml:space="preserve"> </w:t>
            </w:r>
            <w:r w:rsidR="00584123">
              <w:rPr>
                <w:sz w:val="20"/>
                <w:szCs w:val="20"/>
              </w:rPr>
              <w:t xml:space="preserve">business </w:t>
            </w:r>
            <w:r w:rsidR="00E607BB">
              <w:rPr>
                <w:sz w:val="20"/>
                <w:szCs w:val="20"/>
              </w:rPr>
              <w:t>account number from step 2.</w:t>
            </w:r>
          </w:p>
          <w:p w14:paraId="267EBB29" w14:textId="77777777" w:rsidR="00E607BB" w:rsidRDefault="00384DBD" w:rsidP="009800F0">
            <w:pPr>
              <w:pStyle w:val="NoSpacing"/>
              <w:numPr>
                <w:ilvl w:val="0"/>
                <w:numId w:val="57"/>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9800F0">
            <w:pPr>
              <w:pStyle w:val="NoSpacing"/>
              <w:numPr>
                <w:ilvl w:val="0"/>
                <w:numId w:val="58"/>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9800F0">
            <w:pPr>
              <w:pStyle w:val="NoSpacing"/>
              <w:numPr>
                <w:ilvl w:val="0"/>
                <w:numId w:val="58"/>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commentRangeStart w:id="229"/>
            <w:r w:rsidRPr="009F00A3">
              <w:rPr>
                <w:b/>
                <w:sz w:val="20"/>
                <w:szCs w:val="20"/>
              </w:rPr>
              <w:t xml:space="preserve">&lt;&lt;ELSE IF </w:t>
            </w:r>
            <w:proofErr w:type="spellStart"/>
            <w:r w:rsidRPr="009F00A3">
              <w:rPr>
                <w:b/>
                <w:sz w:val="20"/>
                <w:szCs w:val="20"/>
              </w:rPr>
              <w:t>F</w:t>
            </w:r>
            <w:r>
              <w:rPr>
                <w:b/>
                <w:sz w:val="20"/>
                <w:szCs w:val="20"/>
              </w:rPr>
              <w:t>unding_Method</w:t>
            </w:r>
            <w:proofErr w:type="spellEnd"/>
            <w:r>
              <w:rPr>
                <w:b/>
                <w:sz w:val="20"/>
                <w:szCs w:val="20"/>
              </w:rPr>
              <w:t xml:space="preserve"> == “Remote Deposit Capture</w:t>
            </w:r>
            <w:r w:rsidRPr="009F00A3">
              <w:rPr>
                <w:b/>
                <w:sz w:val="20"/>
                <w:szCs w:val="20"/>
              </w:rPr>
              <w:t>”&gt;&gt;</w:t>
            </w:r>
            <w:commentRangeEnd w:id="229"/>
            <w:r w:rsidR="004F68D2">
              <w:rPr>
                <w:rStyle w:val="CommentReference"/>
                <w:rFonts w:eastAsiaTheme="minorEastAsia"/>
                <w:lang w:eastAsia="en-CA"/>
              </w:rPr>
              <w:commentReference w:id="229"/>
            </w:r>
          </w:p>
          <w:p w14:paraId="79BB5173" w14:textId="77777777" w:rsidR="00DD4406" w:rsidRDefault="00DD4406" w:rsidP="00DD4406">
            <w:pPr>
              <w:pStyle w:val="NoSpacing"/>
              <w:jc w:val="both"/>
              <w:rPr>
                <w:sz w:val="20"/>
                <w:szCs w:val="20"/>
              </w:rPr>
            </w:pPr>
            <w:r>
              <w:rPr>
                <w:sz w:val="20"/>
                <w:szCs w:val="20"/>
              </w:rPr>
              <w:t>To fund your account using Remote Deposit Capture, follow these steps:</w:t>
            </w:r>
          </w:p>
          <w:p w14:paraId="22309F52" w14:textId="77777777" w:rsidR="00DD4406" w:rsidRDefault="00DD4406" w:rsidP="00DD4406">
            <w:pPr>
              <w:pStyle w:val="NoSpacing"/>
              <w:jc w:val="both"/>
              <w:rPr>
                <w:sz w:val="20"/>
                <w:szCs w:val="20"/>
              </w:rPr>
            </w:pPr>
          </w:p>
          <w:p w14:paraId="3E5CBE9E" w14:textId="77777777" w:rsidR="00DD4406" w:rsidRDefault="00FC7AE9" w:rsidP="009800F0">
            <w:pPr>
              <w:pStyle w:val="NoSpacing"/>
              <w:numPr>
                <w:ilvl w:val="0"/>
                <w:numId w:val="59"/>
              </w:numPr>
              <w:jc w:val="both"/>
              <w:rPr>
                <w:sz w:val="20"/>
                <w:szCs w:val="20"/>
              </w:rPr>
            </w:pPr>
            <w:r>
              <w:rPr>
                <w:sz w:val="20"/>
                <w:szCs w:val="20"/>
              </w:rPr>
              <w:t>Log into the CWB mobile app, and tap the “Deposit” icon.</w:t>
            </w:r>
          </w:p>
          <w:p w14:paraId="07098539" w14:textId="77777777" w:rsidR="00DD4406" w:rsidRDefault="00FC7AE9" w:rsidP="009800F0">
            <w:pPr>
              <w:pStyle w:val="NoSpacing"/>
              <w:numPr>
                <w:ilvl w:val="0"/>
                <w:numId w:val="59"/>
              </w:numPr>
              <w:jc w:val="both"/>
              <w:rPr>
                <w:sz w:val="20"/>
                <w:szCs w:val="20"/>
              </w:rPr>
            </w:pPr>
            <w:r>
              <w:rPr>
                <w:sz w:val="20"/>
                <w:szCs w:val="20"/>
              </w:rPr>
              <w:t>Read and acknowledge the deposit times disclaimer, and tap “Continue”.</w:t>
            </w:r>
          </w:p>
          <w:p w14:paraId="13489CAC" w14:textId="77777777" w:rsidR="00DD4406" w:rsidRDefault="00FC7AE9" w:rsidP="009800F0">
            <w:pPr>
              <w:pStyle w:val="NoSpacing"/>
              <w:numPr>
                <w:ilvl w:val="0"/>
                <w:numId w:val="59"/>
              </w:numPr>
              <w:jc w:val="both"/>
              <w:rPr>
                <w:sz w:val="20"/>
                <w:szCs w:val="20"/>
              </w:rPr>
            </w:pPr>
            <w:r>
              <w:rPr>
                <w:sz w:val="20"/>
                <w:szCs w:val="20"/>
              </w:rPr>
              <w:t xml:space="preserve">Select the CWB account </w:t>
            </w:r>
            <w:r w:rsidR="001165C4">
              <w:rPr>
                <w:sz w:val="20"/>
                <w:szCs w:val="20"/>
              </w:rPr>
              <w:t>y</w:t>
            </w:r>
            <w:r>
              <w:rPr>
                <w:sz w:val="20"/>
                <w:szCs w:val="20"/>
              </w:rPr>
              <w:t>ou would like to deposit funds to.</w:t>
            </w:r>
          </w:p>
          <w:p w14:paraId="63AF3877" w14:textId="77777777" w:rsidR="00FC7AE9" w:rsidRDefault="00FC7AE9" w:rsidP="009800F0">
            <w:pPr>
              <w:pStyle w:val="NoSpacing"/>
              <w:numPr>
                <w:ilvl w:val="0"/>
                <w:numId w:val="59"/>
              </w:numPr>
              <w:jc w:val="both"/>
              <w:rPr>
                <w:sz w:val="20"/>
                <w:szCs w:val="20"/>
              </w:rPr>
            </w:pPr>
            <w:r>
              <w:rPr>
                <w:sz w:val="20"/>
                <w:szCs w:val="20"/>
              </w:rPr>
              <w:t>Enter the amount written on the face of your cheque.</w:t>
            </w:r>
          </w:p>
          <w:p w14:paraId="54162018" w14:textId="77777777" w:rsidR="00FC7AE9" w:rsidRDefault="00FC7AE9" w:rsidP="009800F0">
            <w:pPr>
              <w:pStyle w:val="NoSpacing"/>
              <w:numPr>
                <w:ilvl w:val="0"/>
                <w:numId w:val="59"/>
              </w:numPr>
              <w:jc w:val="both"/>
              <w:rPr>
                <w:sz w:val="20"/>
                <w:szCs w:val="20"/>
              </w:rPr>
            </w:pPr>
            <w:r>
              <w:rPr>
                <w:sz w:val="20"/>
                <w:szCs w:val="20"/>
              </w:rPr>
              <w:t>Take photos of the front and back side of your cheque.</w:t>
            </w:r>
          </w:p>
          <w:p w14:paraId="6FDA2403" w14:textId="77777777" w:rsidR="0042385D" w:rsidRPr="00FC7AE9" w:rsidRDefault="00FC7AE9" w:rsidP="009800F0">
            <w:pPr>
              <w:pStyle w:val="NoSpacing"/>
              <w:numPr>
                <w:ilvl w:val="0"/>
                <w:numId w:val="59"/>
              </w:numPr>
              <w:jc w:val="both"/>
              <w:rPr>
                <w:sz w:val="20"/>
                <w:szCs w:val="20"/>
              </w:rPr>
            </w:pPr>
            <w:r>
              <w:rPr>
                <w:sz w:val="20"/>
                <w:szCs w:val="20"/>
              </w:rPr>
              <w:t>Tap “Continue” to complete the deposit.</w:t>
            </w:r>
          </w:p>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1D406080" w14:textId="77777777" w:rsidR="008C391B" w:rsidRPr="00F96A95" w:rsidRDefault="008C391B" w:rsidP="009F00A3">
            <w:pPr>
              <w:pStyle w:val="NoSpacing"/>
              <w:jc w:val="both"/>
              <w:rPr>
                <w:sz w:val="20"/>
                <w:szCs w:val="20"/>
              </w:rPr>
            </w:pPr>
          </w:p>
          <w:p w14:paraId="49C2DED3" w14:textId="77777777" w:rsidR="009F00A3" w:rsidRPr="00F96A95" w:rsidRDefault="00FC7AE9" w:rsidP="009F00A3">
            <w:pPr>
              <w:pStyle w:val="NoSpacing"/>
              <w:jc w:val="both"/>
              <w:rPr>
                <w:b/>
                <w:sz w:val="20"/>
                <w:szCs w:val="20"/>
                <w:u w:val="single"/>
              </w:rPr>
            </w:pPr>
            <w:commentRangeStart w:id="230"/>
            <w:r>
              <w:rPr>
                <w:b/>
                <w:sz w:val="20"/>
                <w:szCs w:val="20"/>
                <w:u w:val="single"/>
              </w:rPr>
              <w:t>Go t</w:t>
            </w:r>
            <w:r w:rsidR="009F00A3" w:rsidRPr="00F96A95">
              <w:rPr>
                <w:b/>
                <w:sz w:val="20"/>
                <w:szCs w:val="20"/>
                <w:u w:val="single"/>
              </w:rPr>
              <w:t xml:space="preserve">o </w:t>
            </w:r>
            <w:proofErr w:type="spellStart"/>
            <w:r w:rsidR="00770A6C" w:rsidRPr="00770A6C">
              <w:rPr>
                <w:b/>
                <w:sz w:val="20"/>
                <w:szCs w:val="20"/>
                <w:u w:val="single"/>
              </w:rPr>
              <w:t>CWBDirect</w:t>
            </w:r>
            <w:proofErr w:type="spellEnd"/>
            <w:r w:rsidR="00770A6C" w:rsidRPr="00770A6C">
              <w:rPr>
                <w:b/>
                <w:sz w:val="20"/>
                <w:szCs w:val="20"/>
                <w:u w:val="single"/>
              </w:rPr>
              <w:t>®</w:t>
            </w:r>
            <w:r w:rsidR="00770A6C">
              <w:rPr>
                <w:b/>
                <w:sz w:val="20"/>
                <w:szCs w:val="20"/>
                <w:u w:val="single"/>
              </w:rPr>
              <w:t xml:space="preserve"> </w:t>
            </w:r>
            <w:r w:rsidR="009F00A3" w:rsidRPr="00F96A95">
              <w:rPr>
                <w:b/>
                <w:sz w:val="20"/>
                <w:szCs w:val="20"/>
                <w:u w:val="single"/>
              </w:rPr>
              <w:t>Online Banking</w:t>
            </w:r>
            <w:commentRangeEnd w:id="230"/>
            <w:r w:rsidR="004F68D2">
              <w:rPr>
                <w:rStyle w:val="CommentReference"/>
                <w:rFonts w:eastAsiaTheme="minorEastAsia"/>
                <w:lang w:eastAsia="en-CA"/>
              </w:rPr>
              <w:commentReference w:id="230"/>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lastRenderedPageBreak/>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24D35EE4" w14:textId="77777777" w:rsidR="00651880" w:rsidRDefault="00651880" w:rsidP="00651880">
      <w:pPr>
        <w:pStyle w:val="NoSpacing"/>
        <w:jc w:val="both"/>
      </w:pPr>
    </w:p>
    <w:p w14:paraId="5BEC0667" w14:textId="77777777" w:rsidR="00651880" w:rsidRDefault="00651880" w:rsidP="00651880">
      <w:pPr>
        <w:pStyle w:val="NoSpacing"/>
        <w:jc w:val="both"/>
      </w:pPr>
      <w:r>
        <w:t>The message body above includes the following hyperlinked text.</w:t>
      </w:r>
    </w:p>
    <w:p w14:paraId="08BE7264" w14:textId="77777777" w:rsidR="0059460C" w:rsidRDefault="0059460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9460C" w:rsidRPr="00F96A95" w14:paraId="5C16C2B5" w14:textId="77777777" w:rsidTr="004B4351">
        <w:tc>
          <w:tcPr>
            <w:tcW w:w="704" w:type="dxa"/>
          </w:tcPr>
          <w:p w14:paraId="0D37190F" w14:textId="77777777" w:rsidR="0059460C" w:rsidRPr="00F96A95" w:rsidRDefault="0059460C" w:rsidP="004B4351">
            <w:pPr>
              <w:pStyle w:val="NoSpacing"/>
              <w:jc w:val="both"/>
              <w:rPr>
                <w:b/>
                <w:sz w:val="20"/>
                <w:szCs w:val="20"/>
              </w:rPr>
            </w:pPr>
            <w:r w:rsidRPr="00F96A95">
              <w:rPr>
                <w:b/>
                <w:sz w:val="20"/>
                <w:szCs w:val="20"/>
              </w:rPr>
              <w:t>Text:</w:t>
            </w:r>
          </w:p>
        </w:tc>
        <w:tc>
          <w:tcPr>
            <w:tcW w:w="9366" w:type="dxa"/>
          </w:tcPr>
          <w:p w14:paraId="15C906CE" w14:textId="77777777" w:rsidR="0059460C" w:rsidRPr="00F96A95" w:rsidRDefault="0059460C" w:rsidP="007469E4">
            <w:pPr>
              <w:pStyle w:val="NoSpacing"/>
              <w:jc w:val="both"/>
              <w:rPr>
                <w:b/>
                <w:sz w:val="20"/>
                <w:szCs w:val="20"/>
              </w:rPr>
            </w:pPr>
            <w:r>
              <w:rPr>
                <w:b/>
                <w:sz w:val="20"/>
                <w:szCs w:val="20"/>
              </w:rPr>
              <w:t>“</w:t>
            </w:r>
            <w:r w:rsidR="007469E4">
              <w:rPr>
                <w:b/>
                <w:sz w:val="20"/>
                <w:szCs w:val="20"/>
              </w:rPr>
              <w:t>Business banking account</w:t>
            </w:r>
            <w:r>
              <w:rPr>
                <w:b/>
                <w:sz w:val="20"/>
                <w:szCs w:val="20"/>
              </w:rPr>
              <w:t>”</w:t>
            </w:r>
          </w:p>
        </w:tc>
      </w:tr>
      <w:tr w:rsidR="0059460C" w:rsidRPr="00F96A95" w14:paraId="145783BB" w14:textId="77777777" w:rsidTr="004B4351">
        <w:tc>
          <w:tcPr>
            <w:tcW w:w="704" w:type="dxa"/>
          </w:tcPr>
          <w:p w14:paraId="70388A98" w14:textId="77777777" w:rsidR="0059460C" w:rsidRPr="00F96A95" w:rsidRDefault="0059460C" w:rsidP="004B4351">
            <w:pPr>
              <w:pStyle w:val="NoSpacing"/>
              <w:jc w:val="both"/>
              <w:rPr>
                <w:sz w:val="20"/>
                <w:szCs w:val="20"/>
              </w:rPr>
            </w:pPr>
            <w:r w:rsidRPr="00F96A95">
              <w:rPr>
                <w:sz w:val="20"/>
                <w:szCs w:val="20"/>
              </w:rPr>
              <w:t>URL:</w:t>
            </w:r>
          </w:p>
        </w:tc>
        <w:tc>
          <w:tcPr>
            <w:tcW w:w="9366" w:type="dxa"/>
          </w:tcPr>
          <w:p w14:paraId="4429D830" w14:textId="77777777" w:rsidR="0059460C" w:rsidRPr="00F96A95" w:rsidRDefault="0059460C" w:rsidP="00291C71">
            <w:pPr>
              <w:pStyle w:val="NoSpacing"/>
              <w:tabs>
                <w:tab w:val="left" w:pos="7823"/>
              </w:tabs>
              <w:jc w:val="both"/>
              <w:rPr>
                <w:sz w:val="20"/>
                <w:szCs w:val="20"/>
              </w:rPr>
            </w:pPr>
            <w:commentRangeStart w:id="231"/>
            <w:r w:rsidRPr="00AA3B4B">
              <w:rPr>
                <w:sz w:val="20"/>
                <w:szCs w:val="20"/>
              </w:rPr>
              <w:t>https://direct.cwbank.com/OnlineBanking/</w:t>
            </w:r>
            <w:ins w:id="232" w:author="Roland Matsuba" w:date="2021-01-14T11:41:00Z">
              <w:r w:rsidR="007469E4">
                <w:rPr>
                  <w:sz w:val="20"/>
                  <w:szCs w:val="20"/>
                </w:rPr>
                <w:tab/>
              </w:r>
            </w:ins>
            <w:commentRangeEnd w:id="231"/>
            <w:r w:rsidR="004F68D2">
              <w:rPr>
                <w:rStyle w:val="CommentReference"/>
                <w:rFonts w:eastAsiaTheme="minorEastAsia"/>
                <w:lang w:eastAsia="en-CA"/>
              </w:rPr>
              <w:commentReference w:id="231"/>
            </w:r>
          </w:p>
        </w:tc>
      </w:tr>
    </w:tbl>
    <w:p w14:paraId="7C654BAF" w14:textId="77777777" w:rsidR="0059460C" w:rsidRDefault="0059460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77777777" w:rsidTr="001908EF">
        <w:tc>
          <w:tcPr>
            <w:tcW w:w="704" w:type="dxa"/>
          </w:tcPr>
          <w:p w14:paraId="551585F7"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77777777" w:rsidR="00AA3B4B" w:rsidRPr="00F96A95" w:rsidRDefault="00770A6C" w:rsidP="007469E4">
            <w:pPr>
              <w:pStyle w:val="NoSpacing"/>
              <w:jc w:val="both"/>
              <w:rPr>
                <w:b/>
                <w:sz w:val="20"/>
                <w:szCs w:val="20"/>
              </w:rPr>
            </w:pPr>
            <w:r>
              <w:rPr>
                <w:b/>
                <w:sz w:val="20"/>
                <w:szCs w:val="20"/>
              </w:rPr>
              <w:t>“Motive</w:t>
            </w:r>
            <w:r w:rsidR="00384DBD">
              <w:rPr>
                <w:b/>
                <w:sz w:val="20"/>
                <w:szCs w:val="20"/>
              </w:rPr>
              <w:t xml:space="preserve"> </w:t>
            </w:r>
            <w:r w:rsidR="007469E4">
              <w:rPr>
                <w:b/>
                <w:sz w:val="20"/>
                <w:szCs w:val="20"/>
              </w:rPr>
              <w:t>o</w:t>
            </w:r>
            <w:r w:rsidR="00384DBD">
              <w:rPr>
                <w:b/>
                <w:sz w:val="20"/>
                <w:szCs w:val="20"/>
              </w:rPr>
              <w:t xml:space="preserve">nline </w:t>
            </w:r>
            <w:r w:rsidR="007469E4">
              <w:rPr>
                <w:b/>
                <w:sz w:val="20"/>
                <w:szCs w:val="20"/>
              </w:rPr>
              <w:t>b</w:t>
            </w:r>
            <w:r w:rsidR="00384DBD">
              <w:rPr>
                <w:b/>
                <w:sz w:val="20"/>
                <w:szCs w:val="20"/>
              </w:rPr>
              <w:t>anking</w:t>
            </w:r>
            <w:r w:rsidR="00AA3B4B">
              <w:rPr>
                <w:b/>
                <w:sz w:val="20"/>
                <w:szCs w:val="20"/>
              </w:rPr>
              <w:t>”</w:t>
            </w:r>
          </w:p>
        </w:tc>
      </w:tr>
      <w:tr w:rsidR="00AA3B4B" w:rsidRPr="00F96A95" w14:paraId="521FC023" w14:textId="77777777" w:rsidTr="001908EF">
        <w:tc>
          <w:tcPr>
            <w:tcW w:w="704" w:type="dxa"/>
          </w:tcPr>
          <w:p w14:paraId="58B69D10"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77777777" w:rsidR="00770A6C" w:rsidRPr="00F96A95" w:rsidRDefault="00770A6C" w:rsidP="001908EF">
            <w:pPr>
              <w:pStyle w:val="NoSpacing"/>
              <w:jc w:val="both"/>
              <w:rPr>
                <w:sz w:val="20"/>
                <w:szCs w:val="20"/>
              </w:rPr>
            </w:pPr>
            <w:r w:rsidRPr="005C5DE6">
              <w:rPr>
                <w:sz w:val="20"/>
                <w:szCs w:val="20"/>
              </w:rPr>
              <w:t>https://www.motivefinancial.com/OnlineBanking/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756403FD" w14:textId="77777777" w:rsidTr="001908EF">
        <w:tc>
          <w:tcPr>
            <w:tcW w:w="704" w:type="dxa"/>
          </w:tcPr>
          <w:p w14:paraId="750214A8"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6BDF6CF6" w14:textId="77777777" w:rsidR="00AA3B4B" w:rsidRPr="00F96A95" w:rsidRDefault="00770A6C" w:rsidP="001908EF">
            <w:pPr>
              <w:pStyle w:val="NoSpacing"/>
              <w:jc w:val="both"/>
              <w:rPr>
                <w:b/>
                <w:sz w:val="20"/>
                <w:szCs w:val="20"/>
              </w:rPr>
            </w:pPr>
            <w:r>
              <w:rPr>
                <w:b/>
                <w:sz w:val="20"/>
                <w:szCs w:val="20"/>
              </w:rPr>
              <w:t xml:space="preserve">“Go </w:t>
            </w:r>
            <w:r w:rsidR="007469E4">
              <w:rPr>
                <w:b/>
                <w:sz w:val="20"/>
                <w:szCs w:val="20"/>
              </w:rPr>
              <w:t>t</w:t>
            </w:r>
            <w:r>
              <w:rPr>
                <w:b/>
                <w:sz w:val="20"/>
                <w:szCs w:val="20"/>
              </w:rPr>
              <w:t>o online b</w:t>
            </w:r>
            <w:r w:rsidR="00AA3B4B" w:rsidRPr="005C5DE6">
              <w:rPr>
                <w:b/>
                <w:sz w:val="20"/>
                <w:szCs w:val="20"/>
              </w:rPr>
              <w:t>anking”</w:t>
            </w:r>
          </w:p>
        </w:tc>
      </w:tr>
      <w:tr w:rsidR="00AA3B4B" w:rsidRPr="00F96A95" w14:paraId="78E0DAD0" w14:textId="77777777" w:rsidTr="001908EF">
        <w:tc>
          <w:tcPr>
            <w:tcW w:w="704" w:type="dxa"/>
          </w:tcPr>
          <w:p w14:paraId="18F9ED09"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470729F1" w14:textId="77777777" w:rsidR="00AA3B4B" w:rsidRPr="00F96A95" w:rsidRDefault="00770A6C" w:rsidP="001908EF">
            <w:pPr>
              <w:pStyle w:val="NoSpacing"/>
              <w:jc w:val="both"/>
              <w:rPr>
                <w:sz w:val="20"/>
                <w:szCs w:val="20"/>
              </w:rPr>
            </w:pPr>
            <w:commentRangeStart w:id="233"/>
            <w:r w:rsidRPr="00770A6C">
              <w:rPr>
                <w:sz w:val="20"/>
                <w:szCs w:val="20"/>
              </w:rPr>
              <w:t>https://direct.cwbank.com/OnlineBanking/</w:t>
            </w:r>
            <w:commentRangeEnd w:id="233"/>
            <w:r w:rsidR="004F68D2">
              <w:rPr>
                <w:rStyle w:val="CommentReference"/>
                <w:rFonts w:eastAsiaTheme="minorEastAsia"/>
                <w:lang w:eastAsia="en-CA"/>
              </w:rPr>
              <w:commentReference w:id="233"/>
            </w:r>
          </w:p>
        </w:tc>
      </w:tr>
    </w:tbl>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t>Attachments</w:t>
      </w:r>
    </w:p>
    <w:p w14:paraId="6FEBF52A" w14:textId="77777777" w:rsidR="00651880" w:rsidRDefault="00651880" w:rsidP="00651880">
      <w:pPr>
        <w:pStyle w:val="NoSpacing"/>
        <w:jc w:val="both"/>
      </w:pPr>
    </w:p>
    <w:p w14:paraId="4A29377B" w14:textId="77777777" w:rsidR="00542DC5" w:rsidRDefault="00542DC5" w:rsidP="00542DC5">
      <w:pPr>
        <w:pStyle w:val="NoSpacing"/>
        <w:jc w:val="both"/>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6AB81B7B" w:rsidR="00D97EE2" w:rsidRDefault="009C582A" w:rsidP="00D97EE2">
      <w:pPr>
        <w:pStyle w:val="Heading2"/>
        <w:keepNext/>
        <w:spacing w:after="0" w:line="240" w:lineRule="auto"/>
      </w:pPr>
      <w:bookmarkStart w:id="234" w:name="_Toc65830474"/>
      <w:r>
        <w:lastRenderedPageBreak/>
        <w:t>3.11</w:t>
      </w:r>
      <w:r w:rsidR="00234D17">
        <w:tab/>
        <w:t>Concurrent Application E</w:t>
      </w:r>
      <w:r w:rsidR="00D97EE2">
        <w:t>mail</w:t>
      </w:r>
      <w:r w:rsidR="00FD005A">
        <w:t xml:space="preserve"> CWBSB-259</w:t>
      </w:r>
      <w:bookmarkEnd w:id="234"/>
    </w:p>
    <w:p w14:paraId="66EFF5EA" w14:textId="77777777" w:rsidR="00D97EE2" w:rsidRDefault="00D97EE2"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62FD776D" w14:textId="77777777" w:rsidR="00D97EE2" w:rsidRDefault="00D97EE2" w:rsidP="00D97EE2">
      <w:pPr>
        <w:pStyle w:val="NoSpacing"/>
        <w:jc w:val="both"/>
      </w:pPr>
    </w:p>
    <w:p w14:paraId="30DB7AC6" w14:textId="77777777" w:rsidR="00D97EE2" w:rsidRDefault="00234D17" w:rsidP="00D97EE2">
      <w:pPr>
        <w:pStyle w:val="NoSpacing"/>
        <w:jc w:val="both"/>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6F01C02A" w14:textId="77777777" w:rsidR="00D97EE2" w:rsidRDefault="00D97EE2" w:rsidP="00D97EE2">
      <w:pPr>
        <w:pStyle w:val="NoSpacing"/>
        <w:jc w:val="both"/>
      </w:pPr>
    </w:p>
    <w:p w14:paraId="3135FAFA" w14:textId="4511C754" w:rsidR="00D97EE2" w:rsidRDefault="004F68D2" w:rsidP="00D97EE2">
      <w:pPr>
        <w:pStyle w:val="NoSpacing"/>
        <w:numPr>
          <w:ilvl w:val="0"/>
          <w:numId w:val="41"/>
        </w:numPr>
        <w:jc w:val="both"/>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77777777" w:rsidR="00D97EE2" w:rsidRPr="008B0ED2" w:rsidRDefault="004C502E" w:rsidP="00D97EE2">
            <w:pPr>
              <w:pStyle w:val="NoSpacing"/>
              <w:jc w:val="both"/>
              <w:rPr>
                <w:b/>
                <w:sz w:val="20"/>
                <w:szCs w:val="20"/>
                <w:u w:val="single"/>
              </w:rPr>
            </w:pPr>
            <w:r>
              <w:rPr>
                <w:b/>
                <w:sz w:val="20"/>
                <w:szCs w:val="20"/>
                <w:u w:val="single"/>
              </w:rPr>
              <w:t>Resume my application n</w:t>
            </w:r>
            <w:r w:rsidR="00D97EE2" w:rsidRPr="008B0ED2">
              <w:rPr>
                <w:b/>
                <w:sz w:val="20"/>
                <w:szCs w:val="20"/>
                <w:u w:val="single"/>
              </w:rPr>
              <w:t>ow</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59CAA761" w14:textId="77777777" w:rsidR="00D97EE2" w:rsidRDefault="00D97EE2" w:rsidP="00D97EE2">
      <w:pPr>
        <w:pStyle w:val="NoSpacing"/>
        <w:jc w:val="both"/>
      </w:pPr>
      <w:r>
        <w:rPr>
          <w:b/>
          <w:u w:val="single"/>
        </w:rPr>
        <w:t>Hyperlinks</w:t>
      </w:r>
    </w:p>
    <w:p w14:paraId="4E842C6C" w14:textId="77777777" w:rsidR="00D97EE2" w:rsidRDefault="00D97EE2" w:rsidP="00D97EE2">
      <w:pPr>
        <w:pStyle w:val="NoSpacing"/>
        <w:jc w:val="both"/>
      </w:pPr>
    </w:p>
    <w:p w14:paraId="3FA91290" w14:textId="77777777" w:rsidR="00D97EE2" w:rsidRDefault="00D97EE2" w:rsidP="00D97EE2">
      <w:pPr>
        <w:pStyle w:val="NoSpacing"/>
        <w:jc w:val="both"/>
      </w:pPr>
      <w:r>
        <w:t>The message body above includes the following hyperlinked text.</w:t>
      </w:r>
    </w:p>
    <w:p w14:paraId="5439E44B" w14:textId="77777777" w:rsidR="00D97EE2" w:rsidRPr="00F96A95" w:rsidRDefault="00D97EE2" w:rsidP="00D97EE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97EE2" w:rsidRPr="00F96A95" w14:paraId="375386A1" w14:textId="77777777" w:rsidTr="00D97EE2">
        <w:tc>
          <w:tcPr>
            <w:tcW w:w="704" w:type="dxa"/>
          </w:tcPr>
          <w:p w14:paraId="4BF8041C" w14:textId="77777777" w:rsidR="00D97EE2" w:rsidRPr="00F96A95" w:rsidRDefault="00D97EE2" w:rsidP="00D97EE2">
            <w:pPr>
              <w:pStyle w:val="NoSpacing"/>
              <w:jc w:val="both"/>
              <w:rPr>
                <w:b/>
                <w:sz w:val="20"/>
                <w:szCs w:val="20"/>
              </w:rPr>
            </w:pPr>
            <w:r w:rsidRPr="00F96A95">
              <w:rPr>
                <w:b/>
                <w:sz w:val="20"/>
                <w:szCs w:val="20"/>
              </w:rPr>
              <w:t>Text:</w:t>
            </w:r>
          </w:p>
        </w:tc>
        <w:tc>
          <w:tcPr>
            <w:tcW w:w="9366" w:type="dxa"/>
          </w:tcPr>
          <w:p w14:paraId="04C29179" w14:textId="77777777" w:rsidR="00D97EE2" w:rsidRPr="00F96A95" w:rsidRDefault="00D97EE2" w:rsidP="00D97EE2">
            <w:pPr>
              <w:pStyle w:val="NoSpacing"/>
              <w:jc w:val="both"/>
              <w:rPr>
                <w:b/>
                <w:sz w:val="20"/>
                <w:szCs w:val="20"/>
              </w:rPr>
            </w:pPr>
            <w:r>
              <w:rPr>
                <w:b/>
                <w:sz w:val="20"/>
                <w:szCs w:val="20"/>
              </w:rPr>
              <w:t>“Resume</w:t>
            </w:r>
            <w:r w:rsidR="004C502E">
              <w:rPr>
                <w:b/>
                <w:sz w:val="20"/>
                <w:szCs w:val="20"/>
              </w:rPr>
              <w:t xml:space="preserve"> my application n</w:t>
            </w:r>
            <w:r w:rsidRPr="00DF3C1D">
              <w:rPr>
                <w:b/>
                <w:sz w:val="20"/>
                <w:szCs w:val="20"/>
              </w:rPr>
              <w:t>ow”</w:t>
            </w:r>
          </w:p>
        </w:tc>
      </w:tr>
      <w:tr w:rsidR="00D97EE2" w:rsidRPr="00F96A95" w14:paraId="16E40B20" w14:textId="77777777" w:rsidTr="00D97EE2">
        <w:tc>
          <w:tcPr>
            <w:tcW w:w="704" w:type="dxa"/>
          </w:tcPr>
          <w:p w14:paraId="1A60A6C2" w14:textId="77777777" w:rsidR="00D97EE2" w:rsidRPr="00F96A95" w:rsidRDefault="00D97EE2" w:rsidP="00D97EE2">
            <w:pPr>
              <w:pStyle w:val="NoSpacing"/>
              <w:jc w:val="both"/>
              <w:rPr>
                <w:sz w:val="20"/>
                <w:szCs w:val="20"/>
              </w:rPr>
            </w:pPr>
            <w:r w:rsidRPr="00F96A95">
              <w:rPr>
                <w:sz w:val="20"/>
                <w:szCs w:val="20"/>
              </w:rPr>
              <w:t>URL:</w:t>
            </w:r>
          </w:p>
        </w:tc>
        <w:tc>
          <w:tcPr>
            <w:tcW w:w="9366" w:type="dxa"/>
          </w:tcPr>
          <w:p w14:paraId="08EA12E8" w14:textId="77777777" w:rsidR="00D97EE2" w:rsidRPr="00F96A95" w:rsidRDefault="00D97EE2" w:rsidP="00D97EE2">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58B90FC" w14:textId="77777777" w:rsidR="00003E67" w:rsidRPr="00F96A95" w:rsidRDefault="00003E67" w:rsidP="00003E6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7777777" w:rsidR="00003E67" w:rsidRPr="00F96A95" w:rsidRDefault="00003E67" w:rsidP="0058587F">
            <w:pPr>
              <w:pStyle w:val="NoSpacing"/>
              <w:jc w:val="both"/>
              <w:rPr>
                <w:b/>
                <w:sz w:val="20"/>
                <w:szCs w:val="20"/>
              </w:rPr>
            </w:pPr>
            <w:r w:rsidRPr="00F96A95">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77777777" w:rsidR="00003E67" w:rsidRPr="00F96A95" w:rsidRDefault="00003E67" w:rsidP="0058587F">
            <w:pPr>
              <w:pStyle w:val="NoSpacing"/>
              <w:jc w:val="both"/>
              <w:rPr>
                <w:sz w:val="20"/>
                <w:szCs w:val="20"/>
              </w:rPr>
            </w:pPr>
            <w:r w:rsidRPr="00F96A95">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D97EE2">
      <w:pPr>
        <w:pStyle w:val="NoSpacing"/>
        <w:jc w:val="both"/>
      </w:pPr>
      <w:r>
        <w:rPr>
          <w:b/>
          <w:u w:val="single"/>
        </w:rPr>
        <w:br/>
      </w:r>
      <w:r w:rsidR="00D97EE2">
        <w:rPr>
          <w:b/>
          <w:u w:val="single"/>
        </w:rPr>
        <w:t>Attachments</w:t>
      </w:r>
    </w:p>
    <w:p w14:paraId="55A737D4" w14:textId="77777777" w:rsidR="00D97EE2" w:rsidRDefault="00D97EE2" w:rsidP="00D97EE2">
      <w:pPr>
        <w:pStyle w:val="NoSpacing"/>
        <w:jc w:val="both"/>
      </w:pPr>
    </w:p>
    <w:p w14:paraId="0B159F2E" w14:textId="77777777" w:rsidR="00F840A3" w:rsidRDefault="00D97EE2" w:rsidP="00D97EE2">
      <w:pPr>
        <w:pStyle w:val="NoSpacing"/>
        <w:jc w:val="both"/>
      </w:pPr>
      <w:r>
        <w:lastRenderedPageBreak/>
        <w:t>This message does not require attachments.</w:t>
      </w:r>
    </w:p>
    <w:p w14:paraId="57884F0C" w14:textId="77777777" w:rsidR="00F840A3" w:rsidRDefault="00F840A3">
      <w:pPr>
        <w:rPr>
          <w:rFonts w:eastAsiaTheme="minorHAnsi"/>
          <w:lang w:eastAsia="en-US"/>
        </w:rPr>
      </w:pPr>
      <w:r>
        <w:br w:type="page"/>
      </w:r>
    </w:p>
    <w:p w14:paraId="234D6710" w14:textId="76850F98" w:rsidR="00F840A3" w:rsidRDefault="00F840A3" w:rsidP="00F840A3">
      <w:pPr>
        <w:pStyle w:val="Heading2"/>
        <w:keepNext/>
        <w:spacing w:after="0" w:line="240" w:lineRule="auto"/>
      </w:pPr>
      <w:bookmarkStart w:id="235" w:name="_Toc65830475"/>
      <w:r>
        <w:lastRenderedPageBreak/>
        <w:t>3.</w:t>
      </w:r>
      <w:r w:rsidR="00E45F49">
        <w:t>1</w:t>
      </w:r>
      <w:r>
        <w:t>2</w:t>
      </w:r>
      <w:r>
        <w:tab/>
        <w:t>Await Authorized Signers Email</w:t>
      </w:r>
      <w:r w:rsidR="00FD005A">
        <w:t xml:space="preserve"> CWBSB-260</w:t>
      </w:r>
      <w:bookmarkEnd w:id="235"/>
    </w:p>
    <w:p w14:paraId="6B779346" w14:textId="77777777" w:rsidR="00F840A3" w:rsidRDefault="00F840A3" w:rsidP="00F840A3">
      <w:pPr>
        <w:pStyle w:val="NoSpacing"/>
        <w:jc w:val="both"/>
      </w:pPr>
    </w:p>
    <w:p w14:paraId="6559C2B0" w14:textId="77777777" w:rsidR="00F840A3" w:rsidRPr="006B729E" w:rsidRDefault="00F840A3" w:rsidP="00F840A3">
      <w:pPr>
        <w:pStyle w:val="NoSpacing"/>
        <w:jc w:val="both"/>
        <w:rPr>
          <w:b/>
          <w:u w:val="single"/>
        </w:rPr>
      </w:pPr>
      <w:r>
        <w:rPr>
          <w:b/>
          <w:u w:val="single"/>
        </w:rPr>
        <w:t>Trigger Events</w:t>
      </w:r>
    </w:p>
    <w:p w14:paraId="3F8EC742" w14:textId="77777777" w:rsidR="00F840A3" w:rsidRDefault="00F840A3" w:rsidP="00F840A3">
      <w:pPr>
        <w:pStyle w:val="NoSpacing"/>
        <w:jc w:val="both"/>
      </w:pPr>
    </w:p>
    <w:p w14:paraId="637F0957" w14:textId="77777777" w:rsidR="00F840A3" w:rsidRDefault="00F840A3" w:rsidP="00F840A3">
      <w:pPr>
        <w:pStyle w:val="NoSpacing"/>
        <w:jc w:val="both"/>
      </w:pPr>
      <w:r>
        <w:t>This email is sent to the main applicant (who initiated a small business DCO application) to inform them that the application is paused, until all identified authorized signers have completed their applications.</w:t>
      </w:r>
    </w:p>
    <w:p w14:paraId="1B962AB2" w14:textId="77777777" w:rsidR="00F840A3" w:rsidRDefault="00F840A3" w:rsidP="00F840A3">
      <w:pPr>
        <w:pStyle w:val="NoSpacing"/>
        <w:jc w:val="both"/>
      </w:pPr>
    </w:p>
    <w:p w14:paraId="6AF0AB34" w14:textId="77777777" w:rsidR="00F840A3" w:rsidRDefault="00F840A3" w:rsidP="00F840A3">
      <w:pPr>
        <w:pStyle w:val="NoSpacing"/>
        <w:jc w:val="both"/>
      </w:pPr>
      <w:r>
        <w:t>The following events trigger the sending of this email.</w:t>
      </w:r>
    </w:p>
    <w:p w14:paraId="2DE4E11A" w14:textId="77777777" w:rsidR="00F840A3" w:rsidRDefault="00F840A3" w:rsidP="00F840A3">
      <w:pPr>
        <w:pStyle w:val="NoSpacing"/>
        <w:jc w:val="both"/>
      </w:pPr>
    </w:p>
    <w:p w14:paraId="409C7BFC" w14:textId="27646725" w:rsidR="00F840A3" w:rsidRDefault="00F840A3" w:rsidP="001C2BA1">
      <w:pPr>
        <w:pStyle w:val="NoSpacing"/>
        <w:numPr>
          <w:ilvl w:val="0"/>
          <w:numId w:val="47"/>
        </w:numPr>
        <w:jc w:val="both"/>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1A6232C7"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3E851054"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7D58B3B1" w14:textId="77777777" w:rsidR="00F840A3" w:rsidRDefault="00F840A3" w:rsidP="00F840A3">
      <w:pPr>
        <w:pStyle w:val="NoSpacing"/>
        <w:jc w:val="both"/>
      </w:pPr>
    </w:p>
    <w:p w14:paraId="4EF29273" w14:textId="77777777" w:rsidR="00F840A3" w:rsidRDefault="00F840A3" w:rsidP="00F840A3">
      <w:pPr>
        <w:pStyle w:val="NoSpacing"/>
        <w:jc w:val="both"/>
      </w:pPr>
      <w:r>
        <w:t>The message body above includes the following hyperlinked text.</w:t>
      </w:r>
    </w:p>
    <w:p w14:paraId="4AE91713" w14:textId="77777777" w:rsidR="00F840A3" w:rsidRPr="00F96A95" w:rsidRDefault="00F840A3" w:rsidP="00F840A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lastRenderedPageBreak/>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w:t>
            </w:r>
            <w:r w:rsidR="00792DAD">
              <w:rPr>
                <w:sz w:val="20"/>
                <w:szCs w:val="20"/>
              </w:rPr>
              <w:t xml:space="preserve"> (Await </w:t>
            </w:r>
            <w:proofErr w:type="spellStart"/>
            <w:r w:rsidR="00792DAD">
              <w:rPr>
                <w:sz w:val="20"/>
                <w:szCs w:val="20"/>
              </w:rPr>
              <w:t>Auth</w:t>
            </w:r>
            <w:proofErr w:type="spellEnd"/>
            <w:r w:rsidR="00792DAD">
              <w:rPr>
                <w:sz w:val="20"/>
                <w:szCs w:val="20"/>
              </w:rPr>
              <w:t xml:space="preserve">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035D26D0" w14:textId="77777777" w:rsidR="00F840A3" w:rsidRDefault="00F840A3" w:rsidP="00F840A3">
      <w:pPr>
        <w:pStyle w:val="NoSpacing"/>
        <w:jc w:val="both"/>
      </w:pPr>
    </w:p>
    <w:p w14:paraId="27A6B429" w14:textId="77777777" w:rsidR="00F840A3" w:rsidRDefault="00F840A3" w:rsidP="00F840A3">
      <w:pPr>
        <w:pStyle w:val="NoSpacing"/>
        <w:jc w:val="both"/>
      </w:pPr>
      <w:r>
        <w:t>The message does not require attachments.</w:t>
      </w:r>
    </w:p>
    <w:p w14:paraId="415A3E05" w14:textId="77777777" w:rsidR="00D34477" w:rsidRDefault="00D34477">
      <w:pPr>
        <w:rPr>
          <w:rFonts w:eastAsiaTheme="minorHAnsi"/>
          <w:lang w:eastAsia="en-US"/>
        </w:rPr>
      </w:pPr>
      <w:r>
        <w:br w:type="page"/>
      </w:r>
    </w:p>
    <w:p w14:paraId="3E0A1757" w14:textId="6EBF4924" w:rsidR="00D34477" w:rsidRDefault="00D34477" w:rsidP="00D34477">
      <w:pPr>
        <w:pStyle w:val="Heading2"/>
        <w:keepNext/>
        <w:spacing w:after="0" w:line="240" w:lineRule="auto"/>
      </w:pPr>
      <w:bookmarkStart w:id="236" w:name="_Toc65830476"/>
      <w:r>
        <w:lastRenderedPageBreak/>
        <w:t>3.13</w:t>
      </w:r>
      <w:r>
        <w:tab/>
        <w:t>Authorized Signers Complete Email</w:t>
      </w:r>
      <w:r w:rsidR="00FD005A">
        <w:t xml:space="preserve"> CWBSB-261</w:t>
      </w:r>
      <w:bookmarkEnd w:id="236"/>
    </w:p>
    <w:p w14:paraId="242E300F" w14:textId="77777777" w:rsidR="00D34477" w:rsidRDefault="00D34477" w:rsidP="00D34477">
      <w:pPr>
        <w:pStyle w:val="NoSpacing"/>
        <w:jc w:val="both"/>
      </w:pPr>
    </w:p>
    <w:p w14:paraId="1AF685EB" w14:textId="77777777" w:rsidR="00D34477" w:rsidRPr="006B729E" w:rsidRDefault="00D34477" w:rsidP="00D34477">
      <w:pPr>
        <w:pStyle w:val="NoSpacing"/>
        <w:jc w:val="both"/>
        <w:rPr>
          <w:b/>
          <w:u w:val="single"/>
        </w:rPr>
      </w:pPr>
      <w:r>
        <w:rPr>
          <w:b/>
          <w:u w:val="single"/>
        </w:rPr>
        <w:t>Trigger Events</w:t>
      </w:r>
    </w:p>
    <w:p w14:paraId="7E7C535F" w14:textId="77777777" w:rsidR="00D34477" w:rsidRDefault="00D34477" w:rsidP="00D34477">
      <w:pPr>
        <w:pStyle w:val="NoSpacing"/>
        <w:jc w:val="both"/>
      </w:pPr>
    </w:p>
    <w:p w14:paraId="02975CE6" w14:textId="77777777" w:rsidR="00D34477" w:rsidRDefault="00D34477" w:rsidP="00D34477">
      <w:pPr>
        <w:pStyle w:val="NoSpacing"/>
        <w:jc w:val="both"/>
      </w:pPr>
      <w:r>
        <w:t>This email is sent to the main applicant (who initiated a small business DCO application) to inform them that all identified authorized signers have completed their applications.</w:t>
      </w:r>
    </w:p>
    <w:p w14:paraId="03D3A0ED" w14:textId="77777777" w:rsidR="00D34477" w:rsidRDefault="00D34477" w:rsidP="00D34477">
      <w:pPr>
        <w:pStyle w:val="NoSpacing"/>
        <w:jc w:val="both"/>
      </w:pPr>
    </w:p>
    <w:p w14:paraId="68D14E82" w14:textId="77777777" w:rsidR="00D34477" w:rsidRDefault="00D34477" w:rsidP="00D34477">
      <w:pPr>
        <w:pStyle w:val="NoSpacing"/>
        <w:jc w:val="both"/>
      </w:pPr>
      <w:r>
        <w:t>The following events trigger the sending of this email.</w:t>
      </w:r>
    </w:p>
    <w:p w14:paraId="40BDBAB7" w14:textId="77777777" w:rsidR="00D34477" w:rsidRDefault="00D34477" w:rsidP="00D34477">
      <w:pPr>
        <w:pStyle w:val="NoSpacing"/>
        <w:jc w:val="both"/>
      </w:pPr>
    </w:p>
    <w:p w14:paraId="49B0E5CE" w14:textId="629D9A57" w:rsidR="00D34477" w:rsidRDefault="00D34477" w:rsidP="00D34477">
      <w:pPr>
        <w:pStyle w:val="NoSpacing"/>
        <w:numPr>
          <w:ilvl w:val="0"/>
          <w:numId w:val="48"/>
        </w:numPr>
        <w:jc w:val="both"/>
      </w:pPr>
      <w:r>
        <w:t xml:space="preserve">All identified Authorized Signers have completed their applications (Authorized Signers </w:t>
      </w:r>
      <w:r w:rsidR="00792DAD">
        <w:t>are all approved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530BE434" w14:textId="77777777" w:rsidR="00D34477" w:rsidRDefault="00D34477" w:rsidP="00D34477">
      <w:pPr>
        <w:pStyle w:val="NoSpacing"/>
        <w:jc w:val="both"/>
      </w:pPr>
    </w:p>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77777777" w:rsidR="00505775" w:rsidRPr="001C2BA1" w:rsidRDefault="00505775" w:rsidP="00505775">
            <w:pPr>
              <w:pStyle w:val="NoSpacing"/>
              <w:jc w:val="both"/>
              <w:rPr>
                <w:b/>
                <w:sz w:val="20"/>
                <w:szCs w:val="20"/>
              </w:rPr>
            </w:pPr>
            <w:r>
              <w:rPr>
                <w:b/>
                <w:sz w:val="20"/>
                <w:szCs w:val="20"/>
              </w:rPr>
              <w:t>Resume my application now</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4E34D1C5" w14:textId="77777777" w:rsidR="00D34477" w:rsidRDefault="00D34477" w:rsidP="00D34477">
      <w:pPr>
        <w:pStyle w:val="NoSpacing"/>
        <w:jc w:val="both"/>
      </w:pPr>
    </w:p>
    <w:p w14:paraId="5B60631B" w14:textId="77777777" w:rsidR="00D34477" w:rsidRDefault="00D34477" w:rsidP="00D34477">
      <w:pPr>
        <w:pStyle w:val="NoSpacing"/>
        <w:jc w:val="both"/>
      </w:pPr>
      <w:r>
        <w:rPr>
          <w:b/>
          <w:u w:val="single"/>
        </w:rPr>
        <w:t>Hyperlinks</w:t>
      </w:r>
    </w:p>
    <w:p w14:paraId="1BC6FC45" w14:textId="77777777" w:rsidR="00D34477" w:rsidRDefault="00D34477" w:rsidP="00D34477">
      <w:pPr>
        <w:pStyle w:val="NoSpacing"/>
        <w:jc w:val="both"/>
      </w:pPr>
    </w:p>
    <w:p w14:paraId="3BC8A767" w14:textId="77777777" w:rsidR="00D34477" w:rsidRDefault="00D34477" w:rsidP="00D34477">
      <w:pPr>
        <w:pStyle w:val="NoSpacing"/>
        <w:jc w:val="both"/>
      </w:pPr>
      <w:r>
        <w:t>The message body above includes the following hyperlinked text.</w:t>
      </w:r>
    </w:p>
    <w:p w14:paraId="1BCAE712" w14:textId="77777777" w:rsidR="00505775" w:rsidRDefault="00505775"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5E66D35" w14:textId="77777777" w:rsidTr="00505775">
        <w:tc>
          <w:tcPr>
            <w:tcW w:w="704" w:type="dxa"/>
          </w:tcPr>
          <w:p w14:paraId="520F7069"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355841F0" w14:textId="77777777" w:rsidR="00505775" w:rsidRPr="00F96A95" w:rsidRDefault="00505775" w:rsidP="00505775">
            <w:pPr>
              <w:pStyle w:val="NoSpacing"/>
              <w:jc w:val="both"/>
              <w:rPr>
                <w:b/>
                <w:sz w:val="20"/>
                <w:szCs w:val="20"/>
              </w:rPr>
            </w:pPr>
            <w:r>
              <w:rPr>
                <w:b/>
                <w:sz w:val="20"/>
                <w:szCs w:val="20"/>
              </w:rPr>
              <w:t>“Resume my application n</w:t>
            </w:r>
            <w:r w:rsidRPr="00DF3C1D">
              <w:rPr>
                <w:b/>
                <w:sz w:val="20"/>
                <w:szCs w:val="20"/>
              </w:rPr>
              <w:t>ow”</w:t>
            </w:r>
          </w:p>
        </w:tc>
      </w:tr>
      <w:tr w:rsidR="00505775" w:rsidRPr="00F96A95" w14:paraId="29206782" w14:textId="77777777" w:rsidTr="00505775">
        <w:tc>
          <w:tcPr>
            <w:tcW w:w="704" w:type="dxa"/>
          </w:tcPr>
          <w:p w14:paraId="43F835A3"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242E8E93" w14:textId="77777777" w:rsidR="00505775" w:rsidRPr="00F96A95" w:rsidRDefault="00505775" w:rsidP="00505775">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5B2FB25A" w14:textId="77777777" w:rsidR="00505775" w:rsidRDefault="00505775" w:rsidP="00D34477">
      <w:pPr>
        <w:pStyle w:val="NoSpacing"/>
        <w:jc w:val="both"/>
      </w:pPr>
    </w:p>
    <w:p w14:paraId="4FDA1583" w14:textId="77777777" w:rsidR="00D34477" w:rsidRPr="00F96A95" w:rsidRDefault="00D34477" w:rsidP="00D3447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77777777" w:rsidR="00D34477" w:rsidRPr="00F96A95" w:rsidRDefault="00D34477" w:rsidP="00505775">
            <w:pPr>
              <w:pStyle w:val="NoSpacing"/>
              <w:jc w:val="both"/>
              <w:rPr>
                <w:b/>
                <w:sz w:val="20"/>
                <w:szCs w:val="20"/>
              </w:rPr>
            </w:pPr>
            <w:r w:rsidRPr="00F96A95">
              <w:rPr>
                <w:b/>
                <w:sz w:val="20"/>
                <w:szCs w:val="20"/>
              </w:rPr>
              <w:t>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77777777" w:rsidR="00D34477" w:rsidRPr="00F96A95" w:rsidRDefault="00D34477" w:rsidP="00505775">
            <w:pPr>
              <w:pStyle w:val="NoSpacing"/>
              <w:jc w:val="both"/>
              <w:rPr>
                <w:sz w:val="20"/>
                <w:szCs w:val="20"/>
              </w:rPr>
            </w:pPr>
            <w:r w:rsidRPr="00F96A95">
              <w:rPr>
                <w:sz w:val="20"/>
                <w:szCs w:val="20"/>
              </w:rPr>
              <w:lastRenderedPageBreak/>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t>Attachments</w:t>
      </w:r>
    </w:p>
    <w:p w14:paraId="7DC1830A" w14:textId="77777777" w:rsidR="00D34477" w:rsidRDefault="00D34477" w:rsidP="00D34477">
      <w:pPr>
        <w:pStyle w:val="NoSpacing"/>
        <w:jc w:val="both"/>
      </w:pPr>
    </w:p>
    <w:p w14:paraId="03CD13FE" w14:textId="77777777" w:rsidR="00D34477" w:rsidRDefault="00D34477" w:rsidP="00D34477">
      <w:pPr>
        <w:pStyle w:val="NoSpacing"/>
        <w:jc w:val="both"/>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1A06D34C" w:rsidR="00505775" w:rsidRDefault="00505775" w:rsidP="00505775">
      <w:pPr>
        <w:pStyle w:val="Heading2"/>
        <w:keepNext/>
        <w:spacing w:after="0" w:line="240" w:lineRule="auto"/>
      </w:pPr>
      <w:bookmarkStart w:id="237" w:name="_Toc65830477"/>
      <w:r w:rsidRPr="003B0334">
        <w:lastRenderedPageBreak/>
        <w:t>3.14</w:t>
      </w:r>
      <w:r w:rsidRPr="003B0334">
        <w:tab/>
      </w:r>
      <w:commentRangeStart w:id="238"/>
      <w:r w:rsidRPr="00CE2E33">
        <w:t>Complementary</w:t>
      </w:r>
      <w:commentRangeEnd w:id="238"/>
      <w:r w:rsidR="00595C06" w:rsidRPr="003B0334">
        <w:rPr>
          <w:rStyle w:val="CommentReference"/>
          <w:rFonts w:asciiTheme="minorHAnsi" w:hAnsiTheme="minorHAnsi" w:cstheme="minorBidi"/>
          <w:b w:val="0"/>
          <w:color w:val="auto"/>
          <w:spacing w:val="0"/>
        </w:rPr>
        <w:commentReference w:id="238"/>
      </w:r>
      <w:r w:rsidRPr="00CE2E33">
        <w:t xml:space="preserve"> Products Email</w:t>
      </w:r>
      <w:r w:rsidR="00FD005A" w:rsidRPr="003B0334">
        <w:t xml:space="preserve"> CWBSB-262</w:t>
      </w:r>
      <w:bookmarkEnd w:id="237"/>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77777777" w:rsidR="00505775" w:rsidRDefault="00505775" w:rsidP="00505775">
      <w:pPr>
        <w:pStyle w:val="NoSpacing"/>
        <w:jc w:val="both"/>
      </w:pPr>
      <w:r>
        <w:t>This email is sent to the main applicant (who initiated a small business DCO application) to inform them of next steps to open/set up one or more complementary (cash management) products/services in which they registered an interest.</w:t>
      </w:r>
    </w:p>
    <w:p w14:paraId="6B8EE205" w14:textId="77777777" w:rsidR="00505775" w:rsidRDefault="00505775" w:rsidP="00505775">
      <w:pPr>
        <w:pStyle w:val="NoSpacing"/>
        <w:jc w:val="both"/>
      </w:pPr>
    </w:p>
    <w:p w14:paraId="6381C5A3" w14:textId="77777777" w:rsidR="00505775" w:rsidRDefault="00505775" w:rsidP="00505775">
      <w:pPr>
        <w:pStyle w:val="NoSpacing"/>
        <w:jc w:val="both"/>
      </w:pPr>
      <w:r>
        <w:t>The following events trigger the sending of this email.</w:t>
      </w:r>
    </w:p>
    <w:p w14:paraId="0487E6BE" w14:textId="77777777" w:rsidR="00505775" w:rsidRDefault="00505775" w:rsidP="00505775">
      <w:pPr>
        <w:pStyle w:val="NoSpacing"/>
        <w:jc w:val="both"/>
      </w:pPr>
    </w:p>
    <w:p w14:paraId="6CABC968" w14:textId="3E1D8822" w:rsidR="00505775" w:rsidRDefault="00505775" w:rsidP="00505775">
      <w:pPr>
        <w:pStyle w:val="NoSpacing"/>
        <w:numPr>
          <w:ilvl w:val="0"/>
          <w:numId w:val="49"/>
        </w:numPr>
        <w:jc w:val="both"/>
      </w:pPr>
      <w:r>
        <w:t xml:space="preserve">Applicant selected one or more cash management products/services </w:t>
      </w:r>
      <w:r w:rsidR="004A3685">
        <w:t>in</w:t>
      </w:r>
      <w:r>
        <w:t xml:space="preserve"> the Complementary Services page (CWBSB-46)</w:t>
      </w:r>
      <w:r w:rsidR="004A3685">
        <w:t>; T24 provisioning has completed successfully; Online Banking &amp; Delegates page (CWBSB-388) has been completed (main SB DCO form is complete)</w:t>
      </w:r>
      <w:r>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686274D9" w14:textId="77777777" w:rsidR="00505775" w:rsidRDefault="00505775" w:rsidP="00505775">
      <w:pPr>
        <w:pStyle w:val="NoSpacing"/>
        <w:jc w:val="both"/>
      </w:pPr>
    </w:p>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953CD8" w:rsidRDefault="00505775" w:rsidP="001C2BA1">
            <w:pPr>
              <w:pStyle w:val="NoSpacing"/>
              <w:numPr>
                <w:ilvl w:val="0"/>
                <w:numId w:val="50"/>
              </w:numPr>
              <w:jc w:val="both"/>
              <w:rPr>
                <w:sz w:val="20"/>
                <w:szCs w:val="20"/>
                <w:rPrChange w:id="239" w:author="Ian Hicks" w:date="2021-02-24T09:42:00Z">
                  <w:rPr>
                    <w:sz w:val="20"/>
                    <w:szCs w:val="20"/>
                    <w:highlight w:val="yellow"/>
                  </w:rPr>
                </w:rPrChange>
              </w:rPr>
            </w:pPr>
            <w:r w:rsidRPr="00953CD8">
              <w:rPr>
                <w:sz w:val="20"/>
                <w:szCs w:val="20"/>
                <w:rPrChange w:id="240" w:author="Ian Hicks" w:date="2021-02-24T09:42:00Z">
                  <w:rPr>
                    <w:sz w:val="20"/>
                    <w:szCs w:val="20"/>
                    <w:highlight w:val="yellow"/>
                  </w:rPr>
                </w:rPrChange>
              </w:rPr>
              <w:t>&lt;&lt;</w:t>
            </w:r>
            <w:r w:rsidR="00F66A67" w:rsidRPr="00953CD8">
              <w:rPr>
                <w:sz w:val="20"/>
                <w:szCs w:val="20"/>
                <w:rPrChange w:id="241" w:author="Ian Hicks" w:date="2021-02-24T09:42:00Z">
                  <w:rPr>
                    <w:sz w:val="20"/>
                    <w:szCs w:val="20"/>
                    <w:highlight w:val="yellow"/>
                  </w:rPr>
                </w:rPrChange>
              </w:rPr>
              <w:t xml:space="preserve">bulleted list of </w:t>
            </w:r>
            <w:r w:rsidRPr="00953CD8">
              <w:rPr>
                <w:sz w:val="20"/>
                <w:szCs w:val="20"/>
                <w:rPrChange w:id="242" w:author="Ian Hicks" w:date="2021-02-24T09:42:00Z">
                  <w:rPr>
                    <w:sz w:val="20"/>
                    <w:szCs w:val="20"/>
                    <w:highlight w:val="yellow"/>
                  </w:rPr>
                </w:rPrChange>
              </w:rPr>
              <w:t xml:space="preserve">cash management product </w:t>
            </w:r>
            <w:r w:rsidR="0070574D" w:rsidRPr="00953CD8">
              <w:rPr>
                <w:sz w:val="20"/>
                <w:szCs w:val="20"/>
                <w:rPrChange w:id="243" w:author="Ian Hicks" w:date="2021-02-24T09:42:00Z">
                  <w:rPr>
                    <w:sz w:val="20"/>
                    <w:szCs w:val="20"/>
                    <w:highlight w:val="yellow"/>
                  </w:rPr>
                </w:rPrChange>
              </w:rPr>
              <w:t>name</w:t>
            </w:r>
            <w:r w:rsidR="00F66A67" w:rsidRPr="00953CD8">
              <w:rPr>
                <w:sz w:val="20"/>
                <w:szCs w:val="20"/>
                <w:rPrChange w:id="244" w:author="Ian Hicks" w:date="2021-02-24T09:42:00Z">
                  <w:rPr>
                    <w:sz w:val="20"/>
                    <w:szCs w:val="20"/>
                    <w:highlight w:val="yellow"/>
                  </w:rPr>
                </w:rPrChange>
              </w:rPr>
              <w:t>s</w:t>
            </w:r>
            <w:r w:rsidRPr="00953CD8">
              <w:rPr>
                <w:sz w:val="20"/>
                <w:szCs w:val="20"/>
                <w:rPrChange w:id="245" w:author="Ian Hicks" w:date="2021-02-24T09:42:00Z">
                  <w:rPr>
                    <w:sz w:val="20"/>
                    <w:szCs w:val="20"/>
                    <w:highlight w:val="yellow"/>
                  </w:rPr>
                </w:rPrChange>
              </w:rPr>
              <w:t>&gt;&gt;</w:t>
            </w:r>
          </w:p>
          <w:p w14:paraId="0D3D1556" w14:textId="77777777" w:rsidR="00505775" w:rsidRPr="00953CD8" w:rsidRDefault="00505775" w:rsidP="00505775">
            <w:pPr>
              <w:pStyle w:val="NoSpacing"/>
              <w:jc w:val="both"/>
              <w:rPr>
                <w:sz w:val="20"/>
                <w:szCs w:val="20"/>
                <w:rPrChange w:id="246" w:author="Ian Hicks" w:date="2021-02-24T09:42:00Z">
                  <w:rPr>
                    <w:sz w:val="20"/>
                    <w:szCs w:val="20"/>
                    <w:highlight w:val="yellow"/>
                  </w:rPr>
                </w:rPrChange>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625A42">
            <w:pPr>
              <w:pStyle w:val="NoSpacing"/>
              <w:numPr>
                <w:ilvl w:val="0"/>
                <w:numId w:val="50"/>
              </w:numPr>
              <w:jc w:val="both"/>
              <w:rPr>
                <w:sz w:val="20"/>
                <w:szCs w:val="20"/>
              </w:rPr>
            </w:pPr>
            <w:r w:rsidRPr="00625A42">
              <w:rPr>
                <w:sz w:val="20"/>
                <w:szCs w:val="20"/>
                <w:rPrChange w:id="247" w:author="Ian Hicks" w:date="2021-03-05T09:52:00Z">
                  <w:rPr>
                    <w:sz w:val="20"/>
                    <w:szCs w:val="20"/>
                    <w:u w:val="single"/>
                  </w:rPr>
                </w:rPrChange>
              </w:rPr>
              <w:t xml:space="preserve">A brief description of your </w:t>
            </w:r>
            <w:r w:rsidR="00C871AA" w:rsidRPr="00625A42">
              <w:rPr>
                <w:sz w:val="20"/>
                <w:szCs w:val="20"/>
                <w:rPrChange w:id="248" w:author="Ian Hicks" w:date="2021-03-05T09:52:00Z">
                  <w:rPr>
                    <w:sz w:val="20"/>
                    <w:szCs w:val="20"/>
                    <w:u w:val="single"/>
                  </w:rPr>
                </w:rPrChange>
              </w:rPr>
              <w:t xml:space="preserve">cash management </w:t>
            </w:r>
            <w:r w:rsidRPr="00625A42">
              <w:rPr>
                <w:sz w:val="20"/>
                <w:szCs w:val="20"/>
                <w:rPrChange w:id="249" w:author="Ian Hicks" w:date="2021-03-05T09:52:00Z">
                  <w:rPr>
                    <w:sz w:val="20"/>
                    <w:szCs w:val="20"/>
                    <w:u w:val="single"/>
                  </w:rPr>
                </w:rPrChange>
              </w:rPr>
              <w:t>needs</w:t>
            </w:r>
            <w:r w:rsidR="00C871AA" w:rsidRPr="00625A42">
              <w:rPr>
                <w:sz w:val="20"/>
                <w:szCs w:val="20"/>
                <w:rPrChange w:id="250" w:author="Ian Hicks" w:date="2021-03-05T09:52:00Z">
                  <w:rPr>
                    <w:sz w:val="20"/>
                    <w:szCs w:val="20"/>
                    <w:u w:val="single"/>
                  </w:rPr>
                </w:rPrChange>
              </w:rPr>
              <w:t>.</w:t>
            </w:r>
          </w:p>
          <w:p w14:paraId="6871B1AB" w14:textId="56731152" w:rsidR="00453BC7" w:rsidRPr="00625A42" w:rsidRDefault="00453BC7" w:rsidP="003B0334">
            <w:pPr>
              <w:pStyle w:val="NoSpacing"/>
              <w:jc w:val="both"/>
              <w:rPr>
                <w:sz w:val="20"/>
                <w:szCs w:val="20"/>
                <w:rPrChange w:id="251" w:author="Ian Hicks" w:date="2021-03-05T09:52:00Z">
                  <w:rPr>
                    <w:sz w:val="20"/>
                    <w:szCs w:val="20"/>
                    <w:u w:val="single"/>
                  </w:rPr>
                </w:rPrChange>
              </w:rPr>
            </w:pPr>
            <w:r w:rsidRPr="00625A42">
              <w:rPr>
                <w:b/>
                <w:sz w:val="20"/>
                <w:szCs w:val="20"/>
                <w:rPrChange w:id="252" w:author="Ian Hicks" w:date="2021-03-05T09:52:00Z">
                  <w:rPr>
                    <w:b/>
                    <w:sz w:val="20"/>
                    <w:szCs w:val="20"/>
                    <w:u w:val="single"/>
                  </w:rPr>
                </w:rPrChange>
              </w:rPr>
              <w:t>&lt;&lt;IF</w:t>
            </w:r>
            <w:r w:rsidRPr="00625A42">
              <w:rPr>
                <w:sz w:val="20"/>
                <w:szCs w:val="20"/>
                <w:rPrChange w:id="253" w:author="Ian Hicks" w:date="2021-03-05T09:52:00Z">
                  <w:rPr>
                    <w:sz w:val="20"/>
                    <w:szCs w:val="20"/>
                    <w:u w:val="single"/>
                  </w:rPr>
                </w:rPrChange>
              </w:rPr>
              <w:t>: selection includes “Electronic Funds Transfer”</w:t>
            </w:r>
            <w:r w:rsidRPr="00625A42">
              <w:rPr>
                <w:b/>
                <w:sz w:val="20"/>
                <w:szCs w:val="20"/>
                <w:rPrChange w:id="254" w:author="Ian Hicks" w:date="2021-03-05T09:52:00Z">
                  <w:rPr>
                    <w:b/>
                    <w:sz w:val="20"/>
                    <w:szCs w:val="20"/>
                    <w:u w:val="single"/>
                  </w:rPr>
                </w:rPrChange>
              </w:rPr>
              <w:t>&gt;&gt;</w:t>
            </w:r>
          </w:p>
          <w:p w14:paraId="176C5E7E" w14:textId="3A96CFFF" w:rsidR="00453BC7" w:rsidRDefault="00C871AA" w:rsidP="00625A42">
            <w:pPr>
              <w:pStyle w:val="NoSpacing"/>
              <w:numPr>
                <w:ilvl w:val="0"/>
                <w:numId w:val="50"/>
              </w:numPr>
              <w:jc w:val="both"/>
              <w:rPr>
                <w:sz w:val="20"/>
                <w:szCs w:val="20"/>
              </w:rPr>
            </w:pPr>
            <w:r>
              <w:rPr>
                <w:sz w:val="20"/>
                <w:szCs w:val="20"/>
              </w:rPr>
              <w:t>How you expect to use Electronic Funds Transfer, e.g.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625A42">
            <w:pPr>
              <w:pStyle w:val="NoSpacing"/>
              <w:numPr>
                <w:ilvl w:val="0"/>
                <w:numId w:val="50"/>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625A42">
            <w:pPr>
              <w:pStyle w:val="NoSpacing"/>
              <w:numPr>
                <w:ilvl w:val="0"/>
                <w:numId w:val="50"/>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625A42">
            <w:pPr>
              <w:pStyle w:val="NoSpacing"/>
              <w:numPr>
                <w:ilvl w:val="0"/>
                <w:numId w:val="50"/>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83734D" w:rsidRDefault="0083734D" w:rsidP="003B0334">
            <w:pPr>
              <w:pStyle w:val="NoSpacing"/>
              <w:jc w:val="both"/>
              <w:rPr>
                <w:b/>
                <w:sz w:val="20"/>
                <w:szCs w:val="20"/>
                <w:rPrChange w:id="255" w:author="Ian Hicks" w:date="2021-02-24T10:29:00Z">
                  <w:rPr>
                    <w:sz w:val="20"/>
                    <w:szCs w:val="20"/>
                  </w:rPr>
                </w:rPrChange>
              </w:rPr>
            </w:pPr>
            <w:r w:rsidRPr="0083734D">
              <w:rPr>
                <w:b/>
                <w:sz w:val="20"/>
                <w:szCs w:val="20"/>
                <w:rPrChange w:id="256" w:author="Ian Hicks" w:date="2021-02-24T10:29:00Z">
                  <w:rPr>
                    <w:sz w:val="20"/>
                    <w:szCs w:val="20"/>
                  </w:rPr>
                </w:rPrChange>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t>Hyperlinks</w:t>
      </w:r>
    </w:p>
    <w:p w14:paraId="2E05F653" w14:textId="77777777" w:rsidR="00505775" w:rsidRDefault="00505775" w:rsidP="00505775">
      <w:pPr>
        <w:pStyle w:val="NoSpacing"/>
        <w:jc w:val="both"/>
      </w:pPr>
    </w:p>
    <w:p w14:paraId="35C79184" w14:textId="77777777" w:rsidR="00505775" w:rsidRDefault="00505775" w:rsidP="00505775">
      <w:pPr>
        <w:pStyle w:val="NoSpacing"/>
        <w:jc w:val="both"/>
      </w:pPr>
      <w:r>
        <w:t>The message body above includes the following hyperlinked text.</w:t>
      </w:r>
    </w:p>
    <w:p w14:paraId="442633BE" w14:textId="77777777" w:rsidR="00505775" w:rsidRDefault="00505775" w:rsidP="00505775">
      <w:pPr>
        <w:pStyle w:val="NoSpacing"/>
        <w:jc w:val="both"/>
      </w:pPr>
    </w:p>
    <w:p w14:paraId="089BE21C" w14:textId="77777777" w:rsidR="00505775" w:rsidRPr="00F96A95" w:rsidRDefault="00505775" w:rsidP="0050577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16C9B250" w14:textId="074B8BE8" w:rsidR="00505775" w:rsidRPr="00F96A95" w:rsidRDefault="00792DAD" w:rsidP="00505775">
            <w:pPr>
              <w:pStyle w:val="NoSpacing"/>
              <w:jc w:val="both"/>
              <w:rPr>
                <w:sz w:val="20"/>
                <w:szCs w:val="20"/>
              </w:rPr>
            </w:pPr>
            <w:r w:rsidRPr="00792DAD">
              <w:rPr>
                <w:rPrChange w:id="257" w:author="Ian Hicks" w:date="2021-02-23T16:24:00Z">
                  <w:rPr>
                    <w:rStyle w:val="Hyperlink"/>
                    <w:sz w:val="20"/>
                    <w:szCs w:val="20"/>
                  </w:rPr>
                </w:rPrChange>
              </w:rPr>
              <w:t>mailto:business-onboarding@cwbank.com</w:t>
            </w:r>
            <w:r w:rsidR="002B523E">
              <w:rPr>
                <w:sz w:val="20"/>
                <w:szCs w:val="20"/>
              </w:rPr>
              <w:t>; subject line “Small Business application ID &lt;&lt;application number&gt;&gt;”</w:t>
            </w:r>
          </w:p>
        </w:tc>
      </w:tr>
    </w:tbl>
    <w:p w14:paraId="3B308D14" w14:textId="77777777" w:rsidR="00505775" w:rsidRDefault="00505775" w:rsidP="00505775">
      <w:pPr>
        <w:pStyle w:val="NoSpacing"/>
        <w:jc w:val="both"/>
      </w:pPr>
    </w:p>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A4AC29" w14:textId="77777777" w:rsidR="00505775" w:rsidRDefault="00505775" w:rsidP="00505775">
      <w:pPr>
        <w:pStyle w:val="NoSpacing"/>
        <w:jc w:val="both"/>
      </w:pPr>
    </w:p>
    <w:p w14:paraId="026D5832" w14:textId="2ED1CCC7" w:rsidR="00D97EE2" w:rsidRDefault="00505775" w:rsidP="00505775">
      <w:pPr>
        <w:pStyle w:val="NoSpacing"/>
        <w:jc w:val="both"/>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5E623552" w:rsidR="001E7991" w:rsidRDefault="001E7991" w:rsidP="001E7991">
      <w:pPr>
        <w:pStyle w:val="Heading2"/>
        <w:keepNext/>
        <w:spacing w:after="0" w:line="240" w:lineRule="auto"/>
      </w:pPr>
      <w:bookmarkStart w:id="258" w:name="_Toc65830478"/>
      <w:r w:rsidRPr="003B0334">
        <w:lastRenderedPageBreak/>
        <w:t>3.1</w:t>
      </w:r>
      <w:r>
        <w:t>5</w:t>
      </w:r>
      <w:r w:rsidRPr="003B0334">
        <w:tab/>
      </w:r>
      <w:r>
        <w:t>Complementary Products Follow-up INTERNAL Email CWBSB-434</w:t>
      </w:r>
      <w:bookmarkEnd w:id="258"/>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02401139" w14:textId="77777777" w:rsidR="001E7991" w:rsidRDefault="001E7991" w:rsidP="001E7991">
      <w:pPr>
        <w:pStyle w:val="NoSpacing"/>
        <w:jc w:val="both"/>
      </w:pPr>
    </w:p>
    <w:p w14:paraId="6EE15D8B" w14:textId="365A26AB" w:rsidR="001E7991" w:rsidRDefault="001E7991" w:rsidP="001E7991">
      <w:pPr>
        <w:pStyle w:val="NoSpacing"/>
        <w:jc w:val="both"/>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p>
    <w:p w14:paraId="56CE9349" w14:textId="77777777" w:rsidR="001E7991" w:rsidRDefault="001E7991" w:rsidP="001E7991">
      <w:pPr>
        <w:pStyle w:val="NoSpacing"/>
        <w:jc w:val="both"/>
      </w:pPr>
    </w:p>
    <w:p w14:paraId="4DF536C1" w14:textId="77777777" w:rsidR="001E7991" w:rsidRDefault="001E7991" w:rsidP="001E7991">
      <w:pPr>
        <w:pStyle w:val="NoSpacing"/>
        <w:jc w:val="both"/>
      </w:pPr>
      <w:r>
        <w:t>The following events trigger the sending of this email.</w:t>
      </w:r>
    </w:p>
    <w:p w14:paraId="53425EC8" w14:textId="77777777" w:rsidR="001E7991" w:rsidRDefault="001E7991" w:rsidP="001E7991">
      <w:pPr>
        <w:pStyle w:val="NoSpacing"/>
        <w:jc w:val="both"/>
      </w:pPr>
    </w:p>
    <w:p w14:paraId="343B023D" w14:textId="2C54FBC9" w:rsidR="001E7991" w:rsidRDefault="001E7991" w:rsidP="001E7991">
      <w:pPr>
        <w:pStyle w:val="NoSpacing"/>
        <w:numPr>
          <w:ilvl w:val="0"/>
          <w:numId w:val="61"/>
        </w:numPr>
        <w:jc w:val="both"/>
      </w:pPr>
      <w:r>
        <w:t>Applicant selected one or more cash management products/services in the Complementary Services page (CWBSB-46); the main SB DCO form is complete/submitted.</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0C8176C8" w:rsidR="001E7991" w:rsidRPr="00F96A95" w:rsidRDefault="00FD263F" w:rsidP="001E7991">
            <w:pPr>
              <w:pStyle w:val="NoSpacing"/>
              <w:jc w:val="both"/>
              <w:rPr>
                <w:sz w:val="20"/>
                <w:szCs w:val="20"/>
              </w:rPr>
            </w:pPr>
            <w:r>
              <w:rPr>
                <w:sz w:val="20"/>
                <w:szCs w:val="20"/>
              </w:rPr>
              <w:t xml:space="preserve">&lt;&lt;application number&gt;&gt; </w:t>
            </w:r>
            <w:r w:rsidR="002E7914">
              <w:rPr>
                <w:sz w:val="20"/>
                <w:szCs w:val="20"/>
              </w:rPr>
              <w:t>Complementary products/services: client follow-up required</w:t>
            </w:r>
          </w:p>
        </w:tc>
      </w:tr>
    </w:tbl>
    <w:p w14:paraId="7E0110B9" w14:textId="77777777" w:rsidR="001E7991" w:rsidRDefault="001E7991" w:rsidP="001E7991">
      <w:pPr>
        <w:pStyle w:val="NoSpacing"/>
        <w:jc w:val="both"/>
      </w:pPr>
    </w:p>
    <w:p w14:paraId="09EB90E8"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6CA8246B" w:rsidR="002E7914" w:rsidRDefault="002E7914" w:rsidP="001E7991">
            <w:pPr>
              <w:pStyle w:val="NoSpacing"/>
              <w:jc w:val="both"/>
              <w:rPr>
                <w:i/>
                <w:sz w:val="20"/>
                <w:szCs w:val="20"/>
              </w:rPr>
            </w:pPr>
          </w:p>
          <w:p w14:paraId="7D712364" w14:textId="3F312698"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E720B2F" w14:textId="77777777" w:rsidR="001E7991" w:rsidRDefault="001E7991" w:rsidP="001E7991">
      <w:pPr>
        <w:pStyle w:val="NoSpacing"/>
        <w:jc w:val="both"/>
      </w:pPr>
    </w:p>
    <w:p w14:paraId="1823D694" w14:textId="14953277" w:rsidR="001E7991" w:rsidRDefault="001E7991" w:rsidP="001E7991">
      <w:pPr>
        <w:pStyle w:val="NoSpacing"/>
        <w:jc w:val="both"/>
      </w:pPr>
      <w:r>
        <w:t xml:space="preserve">The message </w:t>
      </w:r>
      <w:r w:rsidR="002E7914">
        <w:t>does not require hyperlinks</w:t>
      </w:r>
      <w:r>
        <w:t>.</w:t>
      </w:r>
    </w:p>
    <w:p w14:paraId="087BD481" w14:textId="21E33A93" w:rsidR="001E7991" w:rsidRDefault="001E7991" w:rsidP="001E7991">
      <w:pPr>
        <w:pStyle w:val="NoSpacing"/>
        <w:jc w:val="both"/>
      </w:pPr>
    </w:p>
    <w:p w14:paraId="1194181B" w14:textId="77777777" w:rsidR="001E7991" w:rsidRDefault="001E7991" w:rsidP="001E7991">
      <w:pPr>
        <w:pStyle w:val="NoSpacing"/>
        <w:jc w:val="both"/>
      </w:pPr>
      <w:r>
        <w:rPr>
          <w:b/>
          <w:u w:val="single"/>
        </w:rPr>
        <w:t>Attachments</w:t>
      </w:r>
    </w:p>
    <w:p w14:paraId="796D82F8" w14:textId="77777777" w:rsidR="001E7991" w:rsidRDefault="001E7991" w:rsidP="001E7991">
      <w:pPr>
        <w:pStyle w:val="NoSpacing"/>
        <w:jc w:val="both"/>
      </w:pPr>
    </w:p>
    <w:p w14:paraId="79466903" w14:textId="54AEA076" w:rsidR="001E7991" w:rsidRDefault="001E7991" w:rsidP="001E7991">
      <w:pPr>
        <w:pStyle w:val="NoSpacing"/>
        <w:jc w:val="both"/>
      </w:pPr>
      <w:r>
        <w:t xml:space="preserve">The message </w:t>
      </w:r>
      <w:r w:rsidR="002E7914">
        <w:t>requires the following attachment:</w:t>
      </w:r>
    </w:p>
    <w:p w14:paraId="6F82C868" w14:textId="4C4379D5" w:rsidR="002E7914" w:rsidRDefault="002E7914"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53A5C0AA" w14:textId="77777777" w:rsidR="002E7914" w:rsidRDefault="002E7914" w:rsidP="001E7991">
      <w:pPr>
        <w:pStyle w:val="NoSpacing"/>
        <w:jc w:val="both"/>
      </w:pPr>
    </w:p>
    <w:p w14:paraId="32C035B0" w14:textId="51CB3942" w:rsidR="001E7991" w:rsidRDefault="001E7991" w:rsidP="00505775">
      <w:pPr>
        <w:pStyle w:val="NoSpacing"/>
        <w:jc w:val="both"/>
      </w:pPr>
    </w:p>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70042D75" w:rsidR="001E7991" w:rsidRDefault="001E7991" w:rsidP="001E7991">
      <w:pPr>
        <w:pStyle w:val="Heading2"/>
        <w:keepNext/>
        <w:spacing w:after="0" w:line="240" w:lineRule="auto"/>
      </w:pPr>
      <w:bookmarkStart w:id="259" w:name="_Toc65830479"/>
      <w:r w:rsidRPr="003B0334">
        <w:lastRenderedPageBreak/>
        <w:t>3.1</w:t>
      </w:r>
      <w:r w:rsidR="00AB5745">
        <w:t>6</w:t>
      </w:r>
      <w:r w:rsidRPr="003B0334">
        <w:tab/>
      </w:r>
      <w:r w:rsidR="00AB5745">
        <w:t>Non-qualified Business Follow-up INTERNAL Email CWBSB-613</w:t>
      </w:r>
      <w:bookmarkEnd w:id="259"/>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6ADFF16A" w14:textId="77777777" w:rsidR="001E7991" w:rsidRDefault="001E7991" w:rsidP="001E7991">
      <w:pPr>
        <w:pStyle w:val="NoSpacing"/>
        <w:jc w:val="both"/>
      </w:pPr>
    </w:p>
    <w:p w14:paraId="4A21BFD0" w14:textId="6D0F6975" w:rsidR="001E7991" w:rsidRDefault="00AB5745" w:rsidP="001E7991">
      <w:pPr>
        <w:pStyle w:val="NoSpacing"/>
        <w:jc w:val="both"/>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onboarding.</w:t>
      </w:r>
    </w:p>
    <w:p w14:paraId="74D7EE7F" w14:textId="77777777" w:rsidR="00AB5745" w:rsidRDefault="00AB5745" w:rsidP="001E7991">
      <w:pPr>
        <w:pStyle w:val="NoSpacing"/>
        <w:jc w:val="both"/>
      </w:pPr>
    </w:p>
    <w:p w14:paraId="0BC87E5C" w14:textId="77777777" w:rsidR="001E7991" w:rsidRDefault="001E7991" w:rsidP="001E7991">
      <w:pPr>
        <w:pStyle w:val="NoSpacing"/>
        <w:jc w:val="both"/>
      </w:pPr>
      <w:r>
        <w:t>The following events trigger the sending of this email.</w:t>
      </w:r>
    </w:p>
    <w:p w14:paraId="25A44333" w14:textId="77777777" w:rsidR="001E7991" w:rsidRDefault="001E7991" w:rsidP="001E7991">
      <w:pPr>
        <w:pStyle w:val="NoSpacing"/>
        <w:jc w:val="both"/>
      </w:pPr>
    </w:p>
    <w:p w14:paraId="29B2C2B6" w14:textId="0A658B50" w:rsidR="001E7991" w:rsidRDefault="001E7991" w:rsidP="00AB5745">
      <w:pPr>
        <w:pStyle w:val="NoSpacing"/>
        <w:numPr>
          <w:ilvl w:val="0"/>
          <w:numId w:val="62"/>
        </w:numPr>
        <w:jc w:val="both"/>
      </w:pPr>
      <w:r>
        <w:t xml:space="preserve">Applicant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t>.</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232394DA" w:rsidR="001E7991" w:rsidRPr="00F96A95" w:rsidRDefault="00AB5745" w:rsidP="001E7991">
            <w:pPr>
              <w:pStyle w:val="NoSpacing"/>
              <w:jc w:val="both"/>
              <w:rPr>
                <w:sz w:val="20"/>
                <w:szCs w:val="20"/>
              </w:rPr>
            </w:pPr>
            <w:r>
              <w:rPr>
                <w:sz w:val="20"/>
                <w:szCs w:val="20"/>
              </w:rPr>
              <w:t>Business onboarding: prospective client follow-up required</w:t>
            </w:r>
          </w:p>
        </w:tc>
      </w:tr>
    </w:tbl>
    <w:p w14:paraId="165317B6" w14:textId="77777777" w:rsidR="001E7991" w:rsidRDefault="001E7991" w:rsidP="001E7991">
      <w:pPr>
        <w:pStyle w:val="NoSpacing"/>
        <w:jc w:val="both"/>
      </w:pPr>
    </w:p>
    <w:p w14:paraId="0CC1520C"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5B692365" w14:textId="77777777" w:rsidR="001E7991" w:rsidRDefault="001E7991" w:rsidP="001E7991">
      <w:pPr>
        <w:pStyle w:val="NoSpacing"/>
        <w:jc w:val="both"/>
      </w:pPr>
    </w:p>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57BB256E" w14:textId="77777777" w:rsidR="001E7991" w:rsidRDefault="001E7991" w:rsidP="001E7991">
      <w:pPr>
        <w:pStyle w:val="NoSpacing"/>
        <w:jc w:val="both"/>
      </w:pPr>
    </w:p>
    <w:p w14:paraId="4197C8D3" w14:textId="049FD1A5" w:rsidR="001E7991" w:rsidRDefault="001E7991" w:rsidP="001E7991">
      <w:pPr>
        <w:pStyle w:val="NoSpacing"/>
        <w:jc w:val="both"/>
      </w:pPr>
      <w:r>
        <w:t xml:space="preserve">The message </w:t>
      </w:r>
      <w:r w:rsidR="00AB5745">
        <w:t>does not require hyperlinks.</w:t>
      </w:r>
    </w:p>
    <w:p w14:paraId="5D9D9EA2" w14:textId="0E1FBCF0" w:rsidR="001E7991" w:rsidRDefault="001E7991" w:rsidP="001E7991">
      <w:pPr>
        <w:pStyle w:val="NoSpacing"/>
        <w:jc w:val="both"/>
      </w:pP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3D242711" w14:textId="77777777" w:rsidR="001E7991" w:rsidRDefault="001E7991" w:rsidP="001E7991">
      <w:pPr>
        <w:pStyle w:val="NoSpacing"/>
        <w:jc w:val="both"/>
      </w:pPr>
    </w:p>
    <w:p w14:paraId="2EFB9BA8" w14:textId="77777777" w:rsidR="001E7991" w:rsidRDefault="001E7991" w:rsidP="001E7991">
      <w:pPr>
        <w:pStyle w:val="NoSpacing"/>
        <w:jc w:val="both"/>
      </w:pPr>
      <w:r>
        <w:t>The message does not require attachments.</w:t>
      </w:r>
    </w:p>
    <w:p w14:paraId="7C606D7F" w14:textId="77777777" w:rsidR="001E7991" w:rsidRDefault="001E7991" w:rsidP="00505775">
      <w:pPr>
        <w:pStyle w:val="NoSpacing"/>
        <w:jc w:val="both"/>
      </w:pPr>
    </w:p>
    <w:p w14:paraId="5E6CA244" w14:textId="4C329FB0" w:rsidR="00651880" w:rsidRDefault="008B38F6" w:rsidP="00044B75">
      <w:pPr>
        <w:rPr>
          <w:sz w:val="20"/>
          <w:szCs w:val="20"/>
        </w:rPr>
      </w:pPr>
      <w:r>
        <w:rPr>
          <w:sz w:val="20"/>
          <w:szCs w:val="20"/>
        </w:rPr>
        <w:br w:type="page"/>
      </w:r>
    </w:p>
    <w:p w14:paraId="089A025E" w14:textId="0B58B695" w:rsidR="00A241E1" w:rsidRPr="00631314" w:rsidRDefault="00A241E1" w:rsidP="00542DC5">
      <w:pPr>
        <w:pStyle w:val="Heading1"/>
        <w:spacing w:before="240" w:after="0" w:line="240" w:lineRule="auto"/>
        <w:rPr>
          <w:color w:val="937A46"/>
        </w:rPr>
      </w:pPr>
      <w:bookmarkStart w:id="260" w:name="_Toc456688073"/>
      <w:bookmarkStart w:id="261" w:name="_Toc65830480"/>
      <w:r w:rsidRPr="00631314">
        <w:rPr>
          <w:color w:val="937A46"/>
        </w:rPr>
        <w:lastRenderedPageBreak/>
        <w:t>Approvals</w:t>
      </w:r>
      <w:bookmarkEnd w:id="261"/>
    </w:p>
    <w:p w14:paraId="175986B3" w14:textId="77777777" w:rsidR="00A241E1" w:rsidRDefault="00A241E1" w:rsidP="009D5446">
      <w:pPr>
        <w:pStyle w:val="BodyCopy"/>
        <w:spacing w:after="0"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FD263F">
              <w:rPr>
                <w:rFonts w:cs="Arial"/>
              </w:rPr>
            </w:r>
            <w:r w:rsidR="00FD263F">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260"/>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9" w:author="Ian Hicks" w:date="2021-02-22T14:38:00Z" w:initials="IH">
    <w:p w14:paraId="7B586DEB" w14:textId="0A7DBB26" w:rsidR="00FD263F" w:rsidRDefault="00FD263F">
      <w:pPr>
        <w:pStyle w:val="CommentText"/>
      </w:pPr>
      <w:r>
        <w:rPr>
          <w:rStyle w:val="CommentReference"/>
        </w:rPr>
        <w:annotationRef/>
      </w:r>
      <w:r>
        <w:rPr>
          <w:noProof/>
        </w:rPr>
        <w:t>Subject to confirmation whether we will expose the PAN number</w:t>
      </w:r>
    </w:p>
  </w:comment>
  <w:comment w:id="181" w:author="Ian Hicks" w:date="2021-02-22T14:38:00Z" w:initials="IH">
    <w:p w14:paraId="0CF2070E" w14:textId="3C054B59" w:rsidR="00FD263F" w:rsidRDefault="00FD263F">
      <w:pPr>
        <w:pStyle w:val="CommentText"/>
      </w:pPr>
      <w:r>
        <w:rPr>
          <w:rStyle w:val="CommentReference"/>
        </w:rPr>
        <w:annotationRef/>
      </w:r>
      <w:r>
        <w:rPr>
          <w:noProof/>
        </w:rPr>
        <w:t>Confirm product name is still "CWBDirect"</w:t>
      </w:r>
    </w:p>
  </w:comment>
  <w:comment w:id="192" w:author="Ian Hicks" w:date="2021-02-22T14:49:00Z" w:initials="IH">
    <w:p w14:paraId="4BAB5D8E" w14:textId="0830E961" w:rsidR="00FD263F" w:rsidRDefault="00FD263F">
      <w:pPr>
        <w:pStyle w:val="CommentText"/>
      </w:pPr>
      <w:r>
        <w:rPr>
          <w:rStyle w:val="CommentReference"/>
        </w:rPr>
        <w:annotationRef/>
      </w:r>
      <w:r>
        <w:rPr>
          <w:noProof/>
        </w:rPr>
        <w:t>Confirm URL for linked (flattened) version of file</w:t>
      </w:r>
    </w:p>
  </w:comment>
  <w:comment w:id="194" w:author="Ian Hicks" w:date="2021-02-22T14:39:00Z" w:initials="IH">
    <w:p w14:paraId="6826624B" w14:textId="2395C6D1" w:rsidR="00FD263F" w:rsidRDefault="00FD263F">
      <w:pPr>
        <w:pStyle w:val="CommentText"/>
      </w:pPr>
      <w:r>
        <w:rPr>
          <w:rStyle w:val="CommentReference"/>
        </w:rPr>
        <w:annotationRef/>
      </w:r>
      <w:r>
        <w:rPr>
          <w:noProof/>
        </w:rPr>
        <w:t>Confirm URL for DB platform</w:t>
      </w:r>
    </w:p>
  </w:comment>
  <w:comment w:id="196" w:author="Lorraine McLeod" w:date="2021-01-19T16:14:00Z" w:initials="LM">
    <w:p w14:paraId="725D50A6" w14:textId="78D541D7" w:rsidR="00FD263F" w:rsidRDefault="00FD263F">
      <w:pPr>
        <w:pStyle w:val="CommentText"/>
      </w:pPr>
      <w:r>
        <w:rPr>
          <w:rStyle w:val="CommentReference"/>
        </w:rPr>
        <w:annotationRef/>
      </w:r>
      <w:r>
        <w:t>Text change</w:t>
      </w:r>
    </w:p>
  </w:comment>
  <w:comment w:id="206" w:author="Lorraine McLeod" w:date="2021-01-07T16:42:00Z" w:initials="LM">
    <w:p w14:paraId="59DBE2FB" w14:textId="77777777" w:rsidR="00FD263F" w:rsidRPr="00CB3AFF" w:rsidRDefault="00FD263F" w:rsidP="00291C71">
      <w:pPr>
        <w:pStyle w:val="CommentText"/>
        <w:rPr>
          <w:b/>
        </w:rPr>
      </w:pPr>
      <w:r>
        <w:rPr>
          <w:rStyle w:val="CommentReference"/>
        </w:rPr>
        <w:annotationRef/>
      </w:r>
      <w:r w:rsidRPr="00CB3AFF">
        <w:rPr>
          <w:b/>
          <w:color w:val="FF0000"/>
        </w:rPr>
        <w:t xml:space="preserve">Updated requirement. </w:t>
      </w:r>
    </w:p>
    <w:p w14:paraId="3CB1232B" w14:textId="639F9BCF" w:rsidR="00FD263F" w:rsidRDefault="00FD263F" w:rsidP="00291C71">
      <w:pPr>
        <w:pStyle w:val="CommentText"/>
      </w:pPr>
      <w:r>
        <w:t>Previously approved and now updated to follow best practices for descriptive links.</w:t>
      </w:r>
    </w:p>
  </w:comment>
  <w:comment w:id="210" w:author="Lorraine McLeod" w:date="2021-01-07T16:19:00Z" w:initials="LM">
    <w:p w14:paraId="5F921362" w14:textId="77777777" w:rsidR="00FD263F" w:rsidRPr="00CB3AFF" w:rsidRDefault="00FD263F" w:rsidP="00291C71">
      <w:pPr>
        <w:pStyle w:val="CommentText"/>
        <w:rPr>
          <w:b/>
        </w:rPr>
      </w:pPr>
      <w:r>
        <w:rPr>
          <w:rStyle w:val="CommentReference"/>
        </w:rPr>
        <w:annotationRef/>
      </w:r>
      <w:r w:rsidRPr="00CB3AFF">
        <w:rPr>
          <w:b/>
          <w:color w:val="FF0000"/>
        </w:rPr>
        <w:t xml:space="preserve">Updated requirement. </w:t>
      </w:r>
    </w:p>
    <w:p w14:paraId="5AF745FA" w14:textId="01FE922A" w:rsidR="00FD263F" w:rsidRDefault="00FD263F" w:rsidP="00291C71">
      <w:pPr>
        <w:pStyle w:val="CommentText"/>
      </w:pPr>
      <w:r>
        <w:t>Previously approved and now updated to follow best practices for descriptive links.</w:t>
      </w:r>
    </w:p>
  </w:comment>
  <w:comment w:id="217" w:author="Lorraine McLeod" w:date="2021-01-19T16:15:00Z" w:initials="LM">
    <w:p w14:paraId="5CC30D96" w14:textId="06446732" w:rsidR="00FD263F" w:rsidRDefault="00FD263F">
      <w:pPr>
        <w:pStyle w:val="CommentText"/>
      </w:pPr>
      <w:r>
        <w:rPr>
          <w:rStyle w:val="CommentReference"/>
        </w:rPr>
        <w:annotationRef/>
      </w:r>
      <w:r>
        <w:t>Updated text.</w:t>
      </w:r>
    </w:p>
  </w:comment>
  <w:comment w:id="219" w:author="Lorraine McLeod" w:date="2021-01-19T16:08:00Z" w:initials="LM">
    <w:p w14:paraId="41FC04F9" w14:textId="6569F510" w:rsidR="00FD263F" w:rsidRDefault="00FD263F">
      <w:pPr>
        <w:pStyle w:val="CommentText"/>
      </w:pPr>
      <w:r>
        <w:rPr>
          <w:rStyle w:val="CommentReference"/>
        </w:rPr>
        <w:annotationRef/>
      </w:r>
      <w:r>
        <w:t>Subject to change.</w:t>
      </w:r>
    </w:p>
    <w:p w14:paraId="6C483C90" w14:textId="7878810F" w:rsidR="00FD263F" w:rsidRDefault="00FD263F">
      <w:pPr>
        <w:pStyle w:val="CommentText"/>
      </w:pPr>
      <w:r>
        <w:t>Good to build. Note: changes may be needed later for Online Banking link as we do not have this yet.</w:t>
      </w:r>
    </w:p>
  </w:comment>
  <w:comment w:id="224" w:author="Ian Hicks" w:date="2021-02-22T15:21:00Z" w:initials="IH">
    <w:p w14:paraId="0A75496D" w14:textId="508E981D" w:rsidR="00FD263F" w:rsidRDefault="00FD263F">
      <w:pPr>
        <w:pStyle w:val="CommentText"/>
      </w:pPr>
      <w:r>
        <w:rPr>
          <w:rStyle w:val="CommentReference"/>
        </w:rPr>
        <w:annotationRef/>
      </w:r>
      <w:r>
        <w:rPr>
          <w:noProof/>
        </w:rPr>
        <w:t>These instructions to be updated based on DBX platform.</w:t>
      </w:r>
    </w:p>
  </w:comment>
  <w:comment w:id="225" w:author="Ian Hicks" w:date="2021-02-22T15:22:00Z" w:initials="IH">
    <w:p w14:paraId="48C25E16" w14:textId="7F8C5B01" w:rsidR="00FD263F" w:rsidRDefault="00FD263F">
      <w:pPr>
        <w:pStyle w:val="CommentText"/>
      </w:pPr>
      <w:r>
        <w:rPr>
          <w:rStyle w:val="CommentReference"/>
        </w:rPr>
        <w:annotationRef/>
      </w:r>
      <w:r>
        <w:rPr>
          <w:noProof/>
        </w:rPr>
        <w:t>These instructions to be updated based on DBX platform.</w:t>
      </w:r>
    </w:p>
  </w:comment>
  <w:comment w:id="229" w:author="Ian Hicks" w:date="2021-02-22T15:22:00Z" w:initials="IH">
    <w:p w14:paraId="7A21DB31" w14:textId="3827D36B" w:rsidR="00FD263F" w:rsidRDefault="00FD263F">
      <w:pPr>
        <w:pStyle w:val="CommentText"/>
      </w:pPr>
      <w:r>
        <w:rPr>
          <w:rStyle w:val="CommentReference"/>
        </w:rPr>
        <w:annotationRef/>
      </w:r>
      <w:r>
        <w:rPr>
          <w:noProof/>
        </w:rPr>
        <w:t>These instructions to be updated based on DBX platform.</w:t>
      </w:r>
    </w:p>
  </w:comment>
  <w:comment w:id="230" w:author="Ian Hicks" w:date="2021-02-22T15:22:00Z" w:initials="IH">
    <w:p w14:paraId="1C145E2C" w14:textId="546D8670" w:rsidR="00FD263F" w:rsidRDefault="00FD263F">
      <w:pPr>
        <w:pStyle w:val="CommentText"/>
      </w:pPr>
      <w:r>
        <w:rPr>
          <w:rStyle w:val="CommentReference"/>
        </w:rPr>
        <w:annotationRef/>
      </w:r>
      <w:r>
        <w:rPr>
          <w:noProof/>
        </w:rPr>
        <w:t>Confirm brand name and hyperlink URL</w:t>
      </w:r>
    </w:p>
  </w:comment>
  <w:comment w:id="231" w:author="Ian Hicks" w:date="2021-02-22T15:23:00Z" w:initials="IH">
    <w:p w14:paraId="5F5B6A45" w14:textId="5108D140" w:rsidR="00FD263F" w:rsidRDefault="00FD263F">
      <w:pPr>
        <w:pStyle w:val="CommentText"/>
      </w:pPr>
      <w:r>
        <w:rPr>
          <w:rStyle w:val="CommentReference"/>
        </w:rPr>
        <w:annotationRef/>
      </w:r>
      <w:r>
        <w:rPr>
          <w:noProof/>
        </w:rPr>
        <w:t>Confirm hyperlink URL</w:t>
      </w:r>
    </w:p>
  </w:comment>
  <w:comment w:id="233" w:author="Ian Hicks" w:date="2021-02-22T15:23:00Z" w:initials="IH">
    <w:p w14:paraId="2B2E245F" w14:textId="52D922AC" w:rsidR="00FD263F" w:rsidRDefault="00FD263F">
      <w:pPr>
        <w:pStyle w:val="CommentText"/>
      </w:pPr>
      <w:r>
        <w:rPr>
          <w:rStyle w:val="CommentReference"/>
        </w:rPr>
        <w:annotationRef/>
      </w:r>
      <w:r>
        <w:rPr>
          <w:noProof/>
        </w:rPr>
        <w:t>Confirm hyperlink URL</w:t>
      </w:r>
    </w:p>
  </w:comment>
  <w:comment w:id="238" w:author="Lorraine McLeod" w:date="2021-01-19T16:10:00Z" w:initials="LM">
    <w:p w14:paraId="1C7D7BDC" w14:textId="77777777" w:rsidR="00FD263F" w:rsidRDefault="00FD263F">
      <w:pPr>
        <w:pStyle w:val="CommentText"/>
      </w:pPr>
      <w:r>
        <w:rPr>
          <w:rStyle w:val="CommentReference"/>
        </w:rPr>
        <w:annotationRef/>
      </w:r>
      <w:r>
        <w:t>Subject to change.</w:t>
      </w:r>
    </w:p>
    <w:p w14:paraId="32538296" w14:textId="616C8D81" w:rsidR="00FD263F" w:rsidRDefault="00FD263F">
      <w:pPr>
        <w:pStyle w:val="CommentText"/>
      </w:pPr>
      <w:r>
        <w:t>Build. Note: Will need to be updated when complimentary products have been defined.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B586DEB" w15:done="0"/>
  <w15:commentEx w15:paraId="0CF2070E" w15:done="0"/>
  <w15:commentEx w15:paraId="4BAB5D8E" w15:done="0"/>
  <w15:commentEx w15:paraId="6826624B" w15:done="0"/>
  <w15:commentEx w15:paraId="725D50A6" w15:done="0"/>
  <w15:commentEx w15:paraId="3CB1232B" w15:done="0"/>
  <w15:commentEx w15:paraId="5AF745FA" w15:done="0"/>
  <w15:commentEx w15:paraId="5CC30D96" w15:done="0"/>
  <w15:commentEx w15:paraId="6C483C90" w15:done="0"/>
  <w15:commentEx w15:paraId="0A75496D" w15:done="0"/>
  <w15:commentEx w15:paraId="48C25E16" w15:done="0"/>
  <w15:commentEx w15:paraId="7A21DB31" w15:done="0"/>
  <w15:commentEx w15:paraId="1C145E2C" w15:done="0"/>
  <w15:commentEx w15:paraId="5F5B6A45" w15:done="0"/>
  <w15:commentEx w15:paraId="2B2E245F" w15:done="0"/>
  <w15:commentEx w15:paraId="3253829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419F43" w14:textId="77777777" w:rsidR="00AE2622" w:rsidRDefault="00AE2622" w:rsidP="00F621C6">
      <w:pPr>
        <w:spacing w:after="0" w:line="240" w:lineRule="auto"/>
      </w:pPr>
      <w:r>
        <w:separator/>
      </w:r>
    </w:p>
    <w:p w14:paraId="5587A1EF" w14:textId="77777777" w:rsidR="00AE2622" w:rsidRDefault="00AE2622"/>
    <w:p w14:paraId="4F5C2A6F" w14:textId="77777777" w:rsidR="00AE2622" w:rsidRDefault="00AE2622"/>
  </w:endnote>
  <w:endnote w:type="continuationSeparator" w:id="0">
    <w:p w14:paraId="087B814F" w14:textId="77777777" w:rsidR="00AE2622" w:rsidRDefault="00AE2622" w:rsidP="00F621C6">
      <w:pPr>
        <w:spacing w:after="0" w:line="240" w:lineRule="auto"/>
      </w:pPr>
      <w:r>
        <w:continuationSeparator/>
      </w:r>
    </w:p>
    <w:p w14:paraId="051C696D" w14:textId="77777777" w:rsidR="00AE2622" w:rsidRDefault="00AE2622"/>
    <w:p w14:paraId="2E053724" w14:textId="77777777" w:rsidR="00AE2622" w:rsidRDefault="00AE26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6C17" w14:textId="77777777" w:rsidR="00FD263F" w:rsidRDefault="00FD263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F7077" w14:textId="77777777" w:rsidR="00FD263F" w:rsidRDefault="00FD263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33EE8" w14:textId="77777777" w:rsidR="00FD263F" w:rsidRDefault="00FD263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9BA1A" w14:textId="26D3806B" w:rsidR="00FD263F" w:rsidRPr="00DC3980" w:rsidRDefault="00FD263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FD263F" w:rsidRDefault="00FD263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5787E" w14:textId="77777777" w:rsidR="00FD263F" w:rsidRDefault="00FD263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625A42">
      <w:rPr>
        <w:b/>
        <w:noProof/>
        <w:color w:val="009AA6"/>
        <w:sz w:val="16"/>
        <w:szCs w:val="16"/>
      </w:rPr>
      <w:t>3</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CC85D" w14:textId="77777777" w:rsidR="00AE2622" w:rsidRDefault="00AE2622" w:rsidP="00F621C6">
      <w:pPr>
        <w:spacing w:after="0" w:line="240" w:lineRule="auto"/>
      </w:pPr>
      <w:r>
        <w:separator/>
      </w:r>
    </w:p>
    <w:p w14:paraId="21BF5275" w14:textId="77777777" w:rsidR="00AE2622" w:rsidRDefault="00AE2622"/>
    <w:p w14:paraId="43CB0E99" w14:textId="77777777" w:rsidR="00AE2622" w:rsidRDefault="00AE2622"/>
  </w:footnote>
  <w:footnote w:type="continuationSeparator" w:id="0">
    <w:p w14:paraId="5A8D1F5F" w14:textId="77777777" w:rsidR="00AE2622" w:rsidRDefault="00AE2622" w:rsidP="00F621C6">
      <w:pPr>
        <w:spacing w:after="0" w:line="240" w:lineRule="auto"/>
      </w:pPr>
      <w:r>
        <w:continuationSeparator/>
      </w:r>
    </w:p>
    <w:p w14:paraId="72F978D1" w14:textId="77777777" w:rsidR="00AE2622" w:rsidRDefault="00AE2622"/>
    <w:p w14:paraId="679CED0C" w14:textId="77777777" w:rsidR="00AE2622" w:rsidRDefault="00AE262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0E183" w14:textId="77777777" w:rsidR="00FD263F" w:rsidRDefault="00FD263F">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D064A" w14:textId="77777777" w:rsidR="00FD263F" w:rsidRPr="00CA1329" w:rsidRDefault="00FD263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FD263F" w:rsidRPr="00983AB8" w:rsidRDefault="00FD263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B68F490" w14:textId="77777777" w:rsidR="00FD263F" w:rsidRPr="00983AB8" w:rsidRDefault="00FD263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FD263F" w:rsidRPr="00983AB8" w:rsidRDefault="00FD263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B414FB8" w14:textId="77777777" w:rsidR="00FD263F" w:rsidRPr="00983AB8" w:rsidRDefault="00FD263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FD263F" w:rsidRPr="00983AB8" w:rsidRDefault="00FD263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5E3007C" w14:textId="77777777" w:rsidR="00FD263F" w:rsidRPr="00983AB8" w:rsidRDefault="00FD263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FD263F" w:rsidRPr="00CD62FB" w:rsidRDefault="00FD263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12F656D" w14:textId="77777777" w:rsidR="00FD263F" w:rsidRPr="00CD62FB" w:rsidRDefault="00FD263F" w:rsidP="00CA1329">
                    <w:pPr>
                      <w:spacing w:before="240"/>
                      <w:rPr>
                        <w:rFonts w:ascii="Arial" w:hAnsi="Arial" w:cs="Arial"/>
                        <w:b/>
                        <w:color w:val="FDDE00"/>
                        <w:sz w:val="18"/>
                        <w:szCs w:val="18"/>
                      </w:rPr>
                    </w:pPr>
                  </w:p>
                </w:txbxContent>
              </v:textbox>
            </v:shape>
          </w:pict>
        </mc:Fallback>
      </mc:AlternateContent>
    </w:r>
    <w:r>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FD263F" w:rsidRDefault="00FD263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29F912" w14:textId="77777777" w:rsidR="00FD263F" w:rsidRDefault="00FD263F">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89857" w14:textId="77777777" w:rsidR="00FD263F" w:rsidRDefault="00FD263F">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52E45" w14:textId="77777777" w:rsidR="00FD263F" w:rsidRDefault="00FD263F">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E15FD" w14:textId="77777777" w:rsidR="00FD263F" w:rsidRDefault="00FD263F">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7053A" w14:textId="77777777" w:rsidR="00FD263F" w:rsidRDefault="00FD263F">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B28DC" w14:textId="77777777" w:rsidR="00FD263F" w:rsidRDefault="00FD263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FD263F" w:rsidRPr="00CD62FB" w:rsidRDefault="00FD263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CBD414" w14:textId="77777777" w:rsidR="00FD263F" w:rsidRPr="00CD62FB" w:rsidRDefault="00FD263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FD263F" w:rsidRPr="00983AB8" w:rsidRDefault="00FD263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DAFD9CE" w14:textId="77777777" w:rsidR="00FD263F" w:rsidRPr="00983AB8" w:rsidRDefault="00FD263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FD263F" w:rsidRPr="00983AB8" w:rsidRDefault="00FD263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3455900" w14:textId="77777777" w:rsidR="00FD263F" w:rsidRPr="00983AB8" w:rsidRDefault="00FD263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FD263F" w:rsidRPr="00983AB8" w:rsidRDefault="00FD263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024D793" w14:textId="77777777" w:rsidR="00FD263F" w:rsidRPr="00983AB8" w:rsidRDefault="00FD263F"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FD263F" w:rsidRPr="00552F21" w:rsidRDefault="00FD263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A07C4" w14:textId="77777777" w:rsidR="00FD263F" w:rsidRDefault="00FD263F">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5649"/>
    <w:multiLevelType w:val="hybridMultilevel"/>
    <w:tmpl w:val="14E85DCA"/>
    <w:lvl w:ilvl="0" w:tplc="99EA3BC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07F4288"/>
    <w:multiLevelType w:val="hybridMultilevel"/>
    <w:tmpl w:val="54DA8CAC"/>
    <w:lvl w:ilvl="0" w:tplc="736460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2AB0712"/>
    <w:multiLevelType w:val="hybridMultilevel"/>
    <w:tmpl w:val="010200EE"/>
    <w:lvl w:ilvl="0" w:tplc="B41E5D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58331AA"/>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0631292F"/>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8717D0B"/>
    <w:multiLevelType w:val="hybridMultilevel"/>
    <w:tmpl w:val="ED1613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BF27514"/>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0E1C6A91"/>
    <w:multiLevelType w:val="hybridMultilevel"/>
    <w:tmpl w:val="DCD469B4"/>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1037499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18435DD"/>
    <w:multiLevelType w:val="hybridMultilevel"/>
    <w:tmpl w:val="AC1063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2916B9D"/>
    <w:multiLevelType w:val="hybridMultilevel"/>
    <w:tmpl w:val="64E87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4AD5F33"/>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758406E"/>
    <w:multiLevelType w:val="hybridMultilevel"/>
    <w:tmpl w:val="660655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99058B6"/>
    <w:multiLevelType w:val="hybridMultilevel"/>
    <w:tmpl w:val="737279F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1CAD5C70"/>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1F7875B2"/>
    <w:multiLevelType w:val="hybridMultilevel"/>
    <w:tmpl w:val="DC809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24977B9"/>
    <w:multiLevelType w:val="hybridMultilevel"/>
    <w:tmpl w:val="C0DA0344"/>
    <w:lvl w:ilvl="0" w:tplc="D4C65E8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35123A6"/>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3727634"/>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2C142721"/>
    <w:multiLevelType w:val="hybridMultilevel"/>
    <w:tmpl w:val="B0C87724"/>
    <w:lvl w:ilvl="0" w:tplc="130AD5C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3B030A4"/>
    <w:multiLevelType w:val="hybridMultilevel"/>
    <w:tmpl w:val="1B8C26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378C3A9C"/>
    <w:multiLevelType w:val="hybridMultilevel"/>
    <w:tmpl w:val="8D325FBA"/>
    <w:lvl w:ilvl="0" w:tplc="FAA06D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96E7BC8"/>
    <w:multiLevelType w:val="hybridMultilevel"/>
    <w:tmpl w:val="F7D8A61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39924420"/>
    <w:multiLevelType w:val="hybridMultilevel"/>
    <w:tmpl w:val="DACA1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9"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23068A5"/>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442D2B57"/>
    <w:multiLevelType w:val="hybridMultilevel"/>
    <w:tmpl w:val="4AAE8336"/>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2"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43"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49C42A9C"/>
    <w:multiLevelType w:val="hybridMultilevel"/>
    <w:tmpl w:val="0BA4F3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6" w15:restartNumberingAfterBreak="0">
    <w:nsid w:val="502D0817"/>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516C6920"/>
    <w:multiLevelType w:val="hybridMultilevel"/>
    <w:tmpl w:val="258CD5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52137112"/>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9" w15:restartNumberingAfterBreak="0">
    <w:nsid w:val="5A914867"/>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51"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2"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53" w15:restartNumberingAfterBreak="0">
    <w:nsid w:val="6CF24B57"/>
    <w:multiLevelType w:val="hybridMultilevel"/>
    <w:tmpl w:val="F2764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6DB877FF"/>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72155F4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6" w15:restartNumberingAfterBreak="0">
    <w:nsid w:val="745C2C62"/>
    <w:multiLevelType w:val="hybridMultilevel"/>
    <w:tmpl w:val="29DC585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7" w15:restartNumberingAfterBreak="0">
    <w:nsid w:val="74BA45F2"/>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9" w15:restartNumberingAfterBreak="0">
    <w:nsid w:val="7BF82C26"/>
    <w:multiLevelType w:val="hybridMultilevel"/>
    <w:tmpl w:val="B980D87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0" w15:restartNumberingAfterBreak="0">
    <w:nsid w:val="7DDB2127"/>
    <w:multiLevelType w:val="hybridMultilevel"/>
    <w:tmpl w:val="14E85DCA"/>
    <w:lvl w:ilvl="0" w:tplc="99EA3BC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1" w15:restartNumberingAfterBreak="0">
    <w:nsid w:val="7F16466F"/>
    <w:multiLevelType w:val="hybridMultilevel"/>
    <w:tmpl w:val="2EBE772E"/>
    <w:lvl w:ilvl="0" w:tplc="6338FA90">
      <w:start w:val="1"/>
      <w:numFmt w:val="bullet"/>
      <w:lvlText w:val="-"/>
      <w:lvlJc w:val="left"/>
      <w:pPr>
        <w:ind w:left="1080" w:hanging="360"/>
      </w:pPr>
      <w:rPr>
        <w:rFonts w:ascii="Calibri" w:eastAsia="Calibr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abstractNumId w:val="50"/>
  </w:num>
  <w:num w:numId="2">
    <w:abstractNumId w:val="0"/>
  </w:num>
  <w:num w:numId="3">
    <w:abstractNumId w:val="4"/>
  </w:num>
  <w:num w:numId="4">
    <w:abstractNumId w:val="15"/>
  </w:num>
  <w:num w:numId="5">
    <w:abstractNumId w:val="51"/>
  </w:num>
  <w:num w:numId="6">
    <w:abstractNumId w:val="33"/>
  </w:num>
  <w:num w:numId="7">
    <w:abstractNumId w:val="45"/>
  </w:num>
  <w:num w:numId="8">
    <w:abstractNumId w:val="32"/>
  </w:num>
  <w:num w:numId="9">
    <w:abstractNumId w:val="29"/>
  </w:num>
  <w:num w:numId="10">
    <w:abstractNumId w:val="42"/>
  </w:num>
  <w:num w:numId="11">
    <w:abstractNumId w:val="39"/>
  </w:num>
  <w:num w:numId="12">
    <w:abstractNumId w:val="18"/>
  </w:num>
  <w:num w:numId="13">
    <w:abstractNumId w:val="25"/>
  </w:num>
  <w:num w:numId="14">
    <w:abstractNumId w:val="52"/>
  </w:num>
  <w:num w:numId="15">
    <w:abstractNumId w:val="8"/>
  </w:num>
  <w:num w:numId="16">
    <w:abstractNumId w:val="6"/>
  </w:num>
  <w:num w:numId="17">
    <w:abstractNumId w:val="46"/>
  </w:num>
  <w:num w:numId="18">
    <w:abstractNumId w:val="27"/>
  </w:num>
  <w:num w:numId="19">
    <w:abstractNumId w:val="44"/>
  </w:num>
  <w:num w:numId="20">
    <w:abstractNumId w:val="16"/>
  </w:num>
  <w:num w:numId="21">
    <w:abstractNumId w:val="12"/>
  </w:num>
  <w:num w:numId="22">
    <w:abstractNumId w:val="24"/>
  </w:num>
  <w:num w:numId="23">
    <w:abstractNumId w:val="47"/>
  </w:num>
  <w:num w:numId="24">
    <w:abstractNumId w:val="11"/>
  </w:num>
  <w:num w:numId="25">
    <w:abstractNumId w:val="7"/>
  </w:num>
  <w:num w:numId="26">
    <w:abstractNumId w:val="13"/>
  </w:num>
  <w:num w:numId="27">
    <w:abstractNumId w:val="37"/>
  </w:num>
  <w:num w:numId="28">
    <w:abstractNumId w:val="20"/>
  </w:num>
  <w:num w:numId="29">
    <w:abstractNumId w:val="53"/>
  </w:num>
  <w:num w:numId="30">
    <w:abstractNumId w:val="21"/>
  </w:num>
  <w:num w:numId="31">
    <w:abstractNumId w:val="54"/>
  </w:num>
  <w:num w:numId="32">
    <w:abstractNumId w:val="58"/>
  </w:num>
  <w:num w:numId="33">
    <w:abstractNumId w:val="48"/>
  </w:num>
  <w:num w:numId="34">
    <w:abstractNumId w:val="56"/>
  </w:num>
  <w:num w:numId="35">
    <w:abstractNumId w:val="36"/>
  </w:num>
  <w:num w:numId="36">
    <w:abstractNumId w:val="41"/>
  </w:num>
  <w:num w:numId="37">
    <w:abstractNumId w:val="9"/>
  </w:num>
  <w:num w:numId="38">
    <w:abstractNumId w:val="14"/>
  </w:num>
  <w:num w:numId="39">
    <w:abstractNumId w:val="59"/>
  </w:num>
  <w:num w:numId="40">
    <w:abstractNumId w:val="17"/>
  </w:num>
  <w:num w:numId="41">
    <w:abstractNumId w:val="30"/>
  </w:num>
  <w:num w:numId="42">
    <w:abstractNumId w:val="5"/>
  </w:num>
  <w:num w:numId="43">
    <w:abstractNumId w:val="22"/>
  </w:num>
  <w:num w:numId="44">
    <w:abstractNumId w:val="26"/>
  </w:num>
  <w:num w:numId="45">
    <w:abstractNumId w:val="3"/>
  </w:num>
  <w:num w:numId="46">
    <w:abstractNumId w:val="35"/>
  </w:num>
  <w:num w:numId="47">
    <w:abstractNumId w:val="55"/>
  </w:num>
  <w:num w:numId="48">
    <w:abstractNumId w:val="49"/>
  </w:num>
  <w:num w:numId="49">
    <w:abstractNumId w:val="10"/>
  </w:num>
  <w:num w:numId="50">
    <w:abstractNumId w:val="43"/>
  </w:num>
  <w:num w:numId="51">
    <w:abstractNumId w:val="2"/>
  </w:num>
  <w:num w:numId="52">
    <w:abstractNumId w:val="61"/>
  </w:num>
  <w:num w:numId="53">
    <w:abstractNumId w:val="57"/>
  </w:num>
  <w:num w:numId="54">
    <w:abstractNumId w:val="23"/>
  </w:num>
  <w:num w:numId="55">
    <w:abstractNumId w:val="40"/>
  </w:num>
  <w:num w:numId="56">
    <w:abstractNumId w:val="38"/>
  </w:num>
  <w:num w:numId="57">
    <w:abstractNumId w:val="19"/>
  </w:num>
  <w:num w:numId="58">
    <w:abstractNumId w:val="31"/>
  </w:num>
  <w:num w:numId="59">
    <w:abstractNumId w:val="28"/>
  </w:num>
  <w:num w:numId="60">
    <w:abstractNumId w:val="34"/>
  </w:num>
  <w:num w:numId="61">
    <w:abstractNumId w:val="60"/>
  </w:num>
  <w:num w:numId="62">
    <w:abstractNumId w:val="1"/>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 Hicks">
    <w15:presenceInfo w15:providerId="AD" w15:userId="S-1-5-21-3727158924-2375465911-1683840438-38597"/>
  </w15:person>
  <w15:person w15:author="Connie Smart">
    <w15:presenceInfo w15:providerId="AD" w15:userId="S-1-5-21-3727158924-2375465911-1683840438-40734"/>
  </w15:person>
  <w15:person w15:author="Lorraine McLeod">
    <w15:presenceInfo w15:providerId="None" w15:userId="Lorraine McLeod"/>
  </w15:person>
  <w15:person w15:author="Roland Matsuba">
    <w15:presenceInfo w15:providerId="AD" w15:userId="S-1-5-21-3727158924-2375465911-1683840438-411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GrammaticalErrors/>
  <w:proofState w:spelling="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75"/>
    <w:rsid w:val="00044B84"/>
    <w:rsid w:val="000502DB"/>
    <w:rsid w:val="0005052A"/>
    <w:rsid w:val="00051A5A"/>
    <w:rsid w:val="00052192"/>
    <w:rsid w:val="00052258"/>
    <w:rsid w:val="00057679"/>
    <w:rsid w:val="00061432"/>
    <w:rsid w:val="0006162B"/>
    <w:rsid w:val="0006285C"/>
    <w:rsid w:val="00063C20"/>
    <w:rsid w:val="00064174"/>
    <w:rsid w:val="00067716"/>
    <w:rsid w:val="00067924"/>
    <w:rsid w:val="00073D2C"/>
    <w:rsid w:val="000825B8"/>
    <w:rsid w:val="00082B1C"/>
    <w:rsid w:val="00082E13"/>
    <w:rsid w:val="00083108"/>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384C"/>
    <w:rsid w:val="00113870"/>
    <w:rsid w:val="00115559"/>
    <w:rsid w:val="001165C4"/>
    <w:rsid w:val="00120439"/>
    <w:rsid w:val="001207BB"/>
    <w:rsid w:val="00120C6E"/>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489C"/>
    <w:rsid w:val="00167DCE"/>
    <w:rsid w:val="00170463"/>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4EC"/>
    <w:rsid w:val="001F2F66"/>
    <w:rsid w:val="001F3556"/>
    <w:rsid w:val="001F7379"/>
    <w:rsid w:val="001F7D75"/>
    <w:rsid w:val="002022C8"/>
    <w:rsid w:val="00202ABB"/>
    <w:rsid w:val="00204E5C"/>
    <w:rsid w:val="002106C3"/>
    <w:rsid w:val="0021279F"/>
    <w:rsid w:val="002136F6"/>
    <w:rsid w:val="00214992"/>
    <w:rsid w:val="00217584"/>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50B6"/>
    <w:rsid w:val="002A2FE8"/>
    <w:rsid w:val="002B0A24"/>
    <w:rsid w:val="002B3895"/>
    <w:rsid w:val="002B41D6"/>
    <w:rsid w:val="002B523E"/>
    <w:rsid w:val="002B774E"/>
    <w:rsid w:val="002B7A18"/>
    <w:rsid w:val="002C16FC"/>
    <w:rsid w:val="002C207E"/>
    <w:rsid w:val="002C225C"/>
    <w:rsid w:val="002C375F"/>
    <w:rsid w:val="002C4D03"/>
    <w:rsid w:val="002C64DF"/>
    <w:rsid w:val="002C6A1C"/>
    <w:rsid w:val="002C777C"/>
    <w:rsid w:val="002D1958"/>
    <w:rsid w:val="002D4574"/>
    <w:rsid w:val="002D48EC"/>
    <w:rsid w:val="002E1DFA"/>
    <w:rsid w:val="002E2ABA"/>
    <w:rsid w:val="002E6245"/>
    <w:rsid w:val="002E6CBA"/>
    <w:rsid w:val="002E7525"/>
    <w:rsid w:val="002E7914"/>
    <w:rsid w:val="002F0B9C"/>
    <w:rsid w:val="002F1580"/>
    <w:rsid w:val="002F3836"/>
    <w:rsid w:val="002F3F42"/>
    <w:rsid w:val="002F4DB8"/>
    <w:rsid w:val="002F5A13"/>
    <w:rsid w:val="00301ACE"/>
    <w:rsid w:val="0031018A"/>
    <w:rsid w:val="003153E8"/>
    <w:rsid w:val="00320331"/>
    <w:rsid w:val="00323BFC"/>
    <w:rsid w:val="00325574"/>
    <w:rsid w:val="003279DE"/>
    <w:rsid w:val="00331274"/>
    <w:rsid w:val="00331416"/>
    <w:rsid w:val="0033184E"/>
    <w:rsid w:val="003326E8"/>
    <w:rsid w:val="00332739"/>
    <w:rsid w:val="00332DAB"/>
    <w:rsid w:val="00332E86"/>
    <w:rsid w:val="003353EC"/>
    <w:rsid w:val="00337680"/>
    <w:rsid w:val="00337F5E"/>
    <w:rsid w:val="0034067C"/>
    <w:rsid w:val="00343567"/>
    <w:rsid w:val="00344E11"/>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4198"/>
    <w:rsid w:val="00404547"/>
    <w:rsid w:val="00405F99"/>
    <w:rsid w:val="00407A8D"/>
    <w:rsid w:val="00410419"/>
    <w:rsid w:val="00412E07"/>
    <w:rsid w:val="00416B10"/>
    <w:rsid w:val="004179D5"/>
    <w:rsid w:val="00422291"/>
    <w:rsid w:val="00422FA7"/>
    <w:rsid w:val="0042385D"/>
    <w:rsid w:val="00424AA3"/>
    <w:rsid w:val="00425642"/>
    <w:rsid w:val="004274F3"/>
    <w:rsid w:val="00427C93"/>
    <w:rsid w:val="00430B98"/>
    <w:rsid w:val="00432165"/>
    <w:rsid w:val="00434783"/>
    <w:rsid w:val="00434C33"/>
    <w:rsid w:val="004351AA"/>
    <w:rsid w:val="00435703"/>
    <w:rsid w:val="0043690C"/>
    <w:rsid w:val="00436FFF"/>
    <w:rsid w:val="004407F5"/>
    <w:rsid w:val="004417DE"/>
    <w:rsid w:val="00443511"/>
    <w:rsid w:val="00443991"/>
    <w:rsid w:val="004441BC"/>
    <w:rsid w:val="004519EC"/>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3685"/>
    <w:rsid w:val="004A5123"/>
    <w:rsid w:val="004A6987"/>
    <w:rsid w:val="004B3B12"/>
    <w:rsid w:val="004B4351"/>
    <w:rsid w:val="004B4B9A"/>
    <w:rsid w:val="004B6950"/>
    <w:rsid w:val="004C023F"/>
    <w:rsid w:val="004C26F1"/>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68D2"/>
    <w:rsid w:val="004F7280"/>
    <w:rsid w:val="005004DE"/>
    <w:rsid w:val="00501957"/>
    <w:rsid w:val="00505775"/>
    <w:rsid w:val="0050763B"/>
    <w:rsid w:val="005101AF"/>
    <w:rsid w:val="00512272"/>
    <w:rsid w:val="00515F21"/>
    <w:rsid w:val="00515FEC"/>
    <w:rsid w:val="005164DD"/>
    <w:rsid w:val="005206F2"/>
    <w:rsid w:val="00525905"/>
    <w:rsid w:val="0052643B"/>
    <w:rsid w:val="00527046"/>
    <w:rsid w:val="00527D1D"/>
    <w:rsid w:val="00530C8D"/>
    <w:rsid w:val="005320A8"/>
    <w:rsid w:val="00532B52"/>
    <w:rsid w:val="005344E4"/>
    <w:rsid w:val="00535CA5"/>
    <w:rsid w:val="00536FC6"/>
    <w:rsid w:val="005429E6"/>
    <w:rsid w:val="00542DC5"/>
    <w:rsid w:val="0054470B"/>
    <w:rsid w:val="005452D0"/>
    <w:rsid w:val="005459EF"/>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3391"/>
    <w:rsid w:val="005A3817"/>
    <w:rsid w:val="005A399C"/>
    <w:rsid w:val="005A5438"/>
    <w:rsid w:val="005A58ED"/>
    <w:rsid w:val="005A7424"/>
    <w:rsid w:val="005B0C03"/>
    <w:rsid w:val="005B17A1"/>
    <w:rsid w:val="005B323E"/>
    <w:rsid w:val="005B5085"/>
    <w:rsid w:val="005B7BEE"/>
    <w:rsid w:val="005C0FC3"/>
    <w:rsid w:val="005C1143"/>
    <w:rsid w:val="005C11A7"/>
    <w:rsid w:val="005C5DE6"/>
    <w:rsid w:val="005C7BCF"/>
    <w:rsid w:val="005D296C"/>
    <w:rsid w:val="005D3B9E"/>
    <w:rsid w:val="005E3F29"/>
    <w:rsid w:val="005E52A1"/>
    <w:rsid w:val="005E5393"/>
    <w:rsid w:val="005E6831"/>
    <w:rsid w:val="005F2894"/>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31405"/>
    <w:rsid w:val="00634AD7"/>
    <w:rsid w:val="00635003"/>
    <w:rsid w:val="00637A37"/>
    <w:rsid w:val="00637E9C"/>
    <w:rsid w:val="006441D7"/>
    <w:rsid w:val="00644DAF"/>
    <w:rsid w:val="0064646E"/>
    <w:rsid w:val="00646F14"/>
    <w:rsid w:val="00647E28"/>
    <w:rsid w:val="00651880"/>
    <w:rsid w:val="00651D4D"/>
    <w:rsid w:val="00653EFE"/>
    <w:rsid w:val="00654046"/>
    <w:rsid w:val="006574DA"/>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02"/>
    <w:rsid w:val="006A0961"/>
    <w:rsid w:val="006A09C9"/>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3A69"/>
    <w:rsid w:val="006E4B7B"/>
    <w:rsid w:val="006E7D2F"/>
    <w:rsid w:val="006F030B"/>
    <w:rsid w:val="006F2302"/>
    <w:rsid w:val="006F2F31"/>
    <w:rsid w:val="006F34E5"/>
    <w:rsid w:val="006F40B7"/>
    <w:rsid w:val="006F52F9"/>
    <w:rsid w:val="006F74C3"/>
    <w:rsid w:val="006F7B0A"/>
    <w:rsid w:val="0070012B"/>
    <w:rsid w:val="00701017"/>
    <w:rsid w:val="007046A5"/>
    <w:rsid w:val="0070574D"/>
    <w:rsid w:val="00705ED7"/>
    <w:rsid w:val="00706723"/>
    <w:rsid w:val="00706C2E"/>
    <w:rsid w:val="0070777E"/>
    <w:rsid w:val="0070796F"/>
    <w:rsid w:val="00710CCD"/>
    <w:rsid w:val="007116BE"/>
    <w:rsid w:val="007172D6"/>
    <w:rsid w:val="0071798E"/>
    <w:rsid w:val="00717E3B"/>
    <w:rsid w:val="007216BD"/>
    <w:rsid w:val="00723046"/>
    <w:rsid w:val="0072393E"/>
    <w:rsid w:val="007248C4"/>
    <w:rsid w:val="00730257"/>
    <w:rsid w:val="007306E1"/>
    <w:rsid w:val="00730901"/>
    <w:rsid w:val="0073239F"/>
    <w:rsid w:val="0073293F"/>
    <w:rsid w:val="007334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62A44"/>
    <w:rsid w:val="0076415A"/>
    <w:rsid w:val="00770A6C"/>
    <w:rsid w:val="0077558B"/>
    <w:rsid w:val="00780AA8"/>
    <w:rsid w:val="00780EC0"/>
    <w:rsid w:val="007845B8"/>
    <w:rsid w:val="007855DE"/>
    <w:rsid w:val="007868EA"/>
    <w:rsid w:val="00790241"/>
    <w:rsid w:val="007902E6"/>
    <w:rsid w:val="00792DAD"/>
    <w:rsid w:val="00793F43"/>
    <w:rsid w:val="007970A8"/>
    <w:rsid w:val="007A0B0E"/>
    <w:rsid w:val="007A2B7E"/>
    <w:rsid w:val="007A3E1E"/>
    <w:rsid w:val="007A415B"/>
    <w:rsid w:val="007A54D5"/>
    <w:rsid w:val="007A7857"/>
    <w:rsid w:val="007B190B"/>
    <w:rsid w:val="007B2816"/>
    <w:rsid w:val="007B4475"/>
    <w:rsid w:val="007B49C9"/>
    <w:rsid w:val="007B6B63"/>
    <w:rsid w:val="007B7C22"/>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3CE8"/>
    <w:rsid w:val="007F52AE"/>
    <w:rsid w:val="007F5607"/>
    <w:rsid w:val="007F73BB"/>
    <w:rsid w:val="008019B4"/>
    <w:rsid w:val="00806EC9"/>
    <w:rsid w:val="00811B15"/>
    <w:rsid w:val="0081350C"/>
    <w:rsid w:val="008136ED"/>
    <w:rsid w:val="00815807"/>
    <w:rsid w:val="008170E4"/>
    <w:rsid w:val="008221DA"/>
    <w:rsid w:val="00831AB4"/>
    <w:rsid w:val="00832D2D"/>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391B"/>
    <w:rsid w:val="008C3E7E"/>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18A9"/>
    <w:rsid w:val="009024A0"/>
    <w:rsid w:val="0090381D"/>
    <w:rsid w:val="009055DE"/>
    <w:rsid w:val="00907AA5"/>
    <w:rsid w:val="00912ED8"/>
    <w:rsid w:val="009135D7"/>
    <w:rsid w:val="009239F9"/>
    <w:rsid w:val="009241F4"/>
    <w:rsid w:val="0093046E"/>
    <w:rsid w:val="00932810"/>
    <w:rsid w:val="00932EF1"/>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907"/>
    <w:rsid w:val="00981F09"/>
    <w:rsid w:val="009853C8"/>
    <w:rsid w:val="009877B9"/>
    <w:rsid w:val="00997488"/>
    <w:rsid w:val="009A0DDA"/>
    <w:rsid w:val="009A148E"/>
    <w:rsid w:val="009A1F26"/>
    <w:rsid w:val="009A237D"/>
    <w:rsid w:val="009A3BB6"/>
    <w:rsid w:val="009A3DD6"/>
    <w:rsid w:val="009A4CE5"/>
    <w:rsid w:val="009A5A4D"/>
    <w:rsid w:val="009A7E89"/>
    <w:rsid w:val="009B048E"/>
    <w:rsid w:val="009B0B3E"/>
    <w:rsid w:val="009B0EEF"/>
    <w:rsid w:val="009B1700"/>
    <w:rsid w:val="009B2879"/>
    <w:rsid w:val="009C3C8C"/>
    <w:rsid w:val="009C582A"/>
    <w:rsid w:val="009C6763"/>
    <w:rsid w:val="009D22DF"/>
    <w:rsid w:val="009D2D78"/>
    <w:rsid w:val="009D3104"/>
    <w:rsid w:val="009D4159"/>
    <w:rsid w:val="009D5446"/>
    <w:rsid w:val="009D5C09"/>
    <w:rsid w:val="009D79B7"/>
    <w:rsid w:val="009E041D"/>
    <w:rsid w:val="009E2650"/>
    <w:rsid w:val="009E454D"/>
    <w:rsid w:val="009F00A3"/>
    <w:rsid w:val="00A009F8"/>
    <w:rsid w:val="00A015E1"/>
    <w:rsid w:val="00A034F4"/>
    <w:rsid w:val="00A04090"/>
    <w:rsid w:val="00A06257"/>
    <w:rsid w:val="00A06D57"/>
    <w:rsid w:val="00A10866"/>
    <w:rsid w:val="00A157FB"/>
    <w:rsid w:val="00A15BE6"/>
    <w:rsid w:val="00A1623F"/>
    <w:rsid w:val="00A170D8"/>
    <w:rsid w:val="00A202BD"/>
    <w:rsid w:val="00A21363"/>
    <w:rsid w:val="00A241E1"/>
    <w:rsid w:val="00A25A46"/>
    <w:rsid w:val="00A26FBB"/>
    <w:rsid w:val="00A27E46"/>
    <w:rsid w:val="00A31CE2"/>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77BF"/>
    <w:rsid w:val="00A61AF5"/>
    <w:rsid w:val="00A62C80"/>
    <w:rsid w:val="00A64F89"/>
    <w:rsid w:val="00A650E3"/>
    <w:rsid w:val="00A66401"/>
    <w:rsid w:val="00A713C6"/>
    <w:rsid w:val="00A72B0F"/>
    <w:rsid w:val="00A73550"/>
    <w:rsid w:val="00A76053"/>
    <w:rsid w:val="00A864CB"/>
    <w:rsid w:val="00A90282"/>
    <w:rsid w:val="00A924BC"/>
    <w:rsid w:val="00A9261C"/>
    <w:rsid w:val="00A935F0"/>
    <w:rsid w:val="00AA1093"/>
    <w:rsid w:val="00AA319C"/>
    <w:rsid w:val="00AA3B4B"/>
    <w:rsid w:val="00AA48E7"/>
    <w:rsid w:val="00AA6D61"/>
    <w:rsid w:val="00AA6EBB"/>
    <w:rsid w:val="00AB1272"/>
    <w:rsid w:val="00AB1CD0"/>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588F"/>
    <w:rsid w:val="00AD6D3C"/>
    <w:rsid w:val="00AE0140"/>
    <w:rsid w:val="00AE2622"/>
    <w:rsid w:val="00AE4220"/>
    <w:rsid w:val="00AE4D01"/>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D3"/>
    <w:rsid w:val="00B33D0B"/>
    <w:rsid w:val="00B344F2"/>
    <w:rsid w:val="00B34EDF"/>
    <w:rsid w:val="00B34F65"/>
    <w:rsid w:val="00B3539B"/>
    <w:rsid w:val="00B3594C"/>
    <w:rsid w:val="00B37D70"/>
    <w:rsid w:val="00B41868"/>
    <w:rsid w:val="00B4208A"/>
    <w:rsid w:val="00B4270C"/>
    <w:rsid w:val="00B4273E"/>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D7452"/>
    <w:rsid w:val="00BE1D03"/>
    <w:rsid w:val="00BE5600"/>
    <w:rsid w:val="00BE6A09"/>
    <w:rsid w:val="00BF01AD"/>
    <w:rsid w:val="00BF1248"/>
    <w:rsid w:val="00BF207E"/>
    <w:rsid w:val="00BF2AA4"/>
    <w:rsid w:val="00BF3B38"/>
    <w:rsid w:val="00BF4394"/>
    <w:rsid w:val="00BF5219"/>
    <w:rsid w:val="00C00086"/>
    <w:rsid w:val="00C006FC"/>
    <w:rsid w:val="00C01161"/>
    <w:rsid w:val="00C021FE"/>
    <w:rsid w:val="00C027EB"/>
    <w:rsid w:val="00C07510"/>
    <w:rsid w:val="00C12356"/>
    <w:rsid w:val="00C13689"/>
    <w:rsid w:val="00C1387E"/>
    <w:rsid w:val="00C2249A"/>
    <w:rsid w:val="00C22BF9"/>
    <w:rsid w:val="00C256FF"/>
    <w:rsid w:val="00C2672A"/>
    <w:rsid w:val="00C3541D"/>
    <w:rsid w:val="00C40914"/>
    <w:rsid w:val="00C4426D"/>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73E6"/>
    <w:rsid w:val="00CD168E"/>
    <w:rsid w:val="00CD23F7"/>
    <w:rsid w:val="00CD3FC4"/>
    <w:rsid w:val="00CD7C4D"/>
    <w:rsid w:val="00CE0A63"/>
    <w:rsid w:val="00CE0CD5"/>
    <w:rsid w:val="00CE2B5E"/>
    <w:rsid w:val="00CE2E33"/>
    <w:rsid w:val="00CE3705"/>
    <w:rsid w:val="00CE3E49"/>
    <w:rsid w:val="00CF27F9"/>
    <w:rsid w:val="00CF34AE"/>
    <w:rsid w:val="00CF3D51"/>
    <w:rsid w:val="00CF709C"/>
    <w:rsid w:val="00D01B34"/>
    <w:rsid w:val="00D02F75"/>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336F"/>
    <w:rsid w:val="00D83932"/>
    <w:rsid w:val="00D8427C"/>
    <w:rsid w:val="00D84526"/>
    <w:rsid w:val="00D8461F"/>
    <w:rsid w:val="00D8582D"/>
    <w:rsid w:val="00D85ADF"/>
    <w:rsid w:val="00D916EE"/>
    <w:rsid w:val="00D918DA"/>
    <w:rsid w:val="00D92D2F"/>
    <w:rsid w:val="00D93434"/>
    <w:rsid w:val="00D96EC4"/>
    <w:rsid w:val="00D97C65"/>
    <w:rsid w:val="00D97EE2"/>
    <w:rsid w:val="00DA0F8B"/>
    <w:rsid w:val="00DA1290"/>
    <w:rsid w:val="00DA15B5"/>
    <w:rsid w:val="00DA351B"/>
    <w:rsid w:val="00DA63C6"/>
    <w:rsid w:val="00DB0A7A"/>
    <w:rsid w:val="00DB26B5"/>
    <w:rsid w:val="00DB6D75"/>
    <w:rsid w:val="00DC23CC"/>
    <w:rsid w:val="00DC3980"/>
    <w:rsid w:val="00DC614F"/>
    <w:rsid w:val="00DC620E"/>
    <w:rsid w:val="00DD03F5"/>
    <w:rsid w:val="00DD39F0"/>
    <w:rsid w:val="00DD4406"/>
    <w:rsid w:val="00DE0CBC"/>
    <w:rsid w:val="00DE1352"/>
    <w:rsid w:val="00DE1F5C"/>
    <w:rsid w:val="00DE2994"/>
    <w:rsid w:val="00DE438A"/>
    <w:rsid w:val="00DE475C"/>
    <w:rsid w:val="00DF0698"/>
    <w:rsid w:val="00DF0C8C"/>
    <w:rsid w:val="00DF11E9"/>
    <w:rsid w:val="00DF25F0"/>
    <w:rsid w:val="00DF3C1D"/>
    <w:rsid w:val="00DF4939"/>
    <w:rsid w:val="00E05D84"/>
    <w:rsid w:val="00E06A4F"/>
    <w:rsid w:val="00E14146"/>
    <w:rsid w:val="00E215BE"/>
    <w:rsid w:val="00E21DB5"/>
    <w:rsid w:val="00E228B4"/>
    <w:rsid w:val="00E24E25"/>
    <w:rsid w:val="00E268F8"/>
    <w:rsid w:val="00E26FC5"/>
    <w:rsid w:val="00E3157F"/>
    <w:rsid w:val="00E31B38"/>
    <w:rsid w:val="00E31FAC"/>
    <w:rsid w:val="00E34BAC"/>
    <w:rsid w:val="00E37356"/>
    <w:rsid w:val="00E376D5"/>
    <w:rsid w:val="00E41CF3"/>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A1D87"/>
    <w:rsid w:val="00EA22A5"/>
    <w:rsid w:val="00EA24A5"/>
    <w:rsid w:val="00EA328E"/>
    <w:rsid w:val="00EA4742"/>
    <w:rsid w:val="00EA6E27"/>
    <w:rsid w:val="00EA7A8F"/>
    <w:rsid w:val="00EB1A31"/>
    <w:rsid w:val="00EB48BD"/>
    <w:rsid w:val="00EB53D2"/>
    <w:rsid w:val="00EC583A"/>
    <w:rsid w:val="00EC6A77"/>
    <w:rsid w:val="00EC6B9A"/>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D71"/>
    <w:rsid w:val="00F0160B"/>
    <w:rsid w:val="00F04463"/>
    <w:rsid w:val="00F04C69"/>
    <w:rsid w:val="00F05424"/>
    <w:rsid w:val="00F06020"/>
    <w:rsid w:val="00F11CEC"/>
    <w:rsid w:val="00F13C15"/>
    <w:rsid w:val="00F13D42"/>
    <w:rsid w:val="00F14055"/>
    <w:rsid w:val="00F17E42"/>
    <w:rsid w:val="00F22080"/>
    <w:rsid w:val="00F224A6"/>
    <w:rsid w:val="00F22CE5"/>
    <w:rsid w:val="00F27B69"/>
    <w:rsid w:val="00F33E67"/>
    <w:rsid w:val="00F36A3B"/>
    <w:rsid w:val="00F37E93"/>
    <w:rsid w:val="00F41D96"/>
    <w:rsid w:val="00F42956"/>
    <w:rsid w:val="00F43F7E"/>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571A"/>
    <w:rsid w:val="00F86F73"/>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75AF"/>
    <w:rsid w:val="00FE08AE"/>
    <w:rsid w:val="00FE1587"/>
    <w:rsid w:val="00FE302D"/>
    <w:rsid w:val="00FE347E"/>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header" Target="header9.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60921"/>
    <w:rsid w:val="00067AE6"/>
    <w:rsid w:val="000760C5"/>
    <w:rsid w:val="000A4BBF"/>
    <w:rsid w:val="000B12DD"/>
    <w:rsid w:val="000B34EF"/>
    <w:rsid w:val="000B6657"/>
    <w:rsid w:val="00101FFF"/>
    <w:rsid w:val="0010546E"/>
    <w:rsid w:val="00146E75"/>
    <w:rsid w:val="00176983"/>
    <w:rsid w:val="001F6787"/>
    <w:rsid w:val="001F7E4D"/>
    <w:rsid w:val="002559CA"/>
    <w:rsid w:val="00264D1D"/>
    <w:rsid w:val="002A6DC4"/>
    <w:rsid w:val="002B187A"/>
    <w:rsid w:val="002B4142"/>
    <w:rsid w:val="002C13E7"/>
    <w:rsid w:val="002D6487"/>
    <w:rsid w:val="002F57C9"/>
    <w:rsid w:val="003672E4"/>
    <w:rsid w:val="0040230A"/>
    <w:rsid w:val="00413F03"/>
    <w:rsid w:val="00433213"/>
    <w:rsid w:val="004825F7"/>
    <w:rsid w:val="0051300C"/>
    <w:rsid w:val="005459FD"/>
    <w:rsid w:val="00570D8A"/>
    <w:rsid w:val="005C061A"/>
    <w:rsid w:val="005D3E26"/>
    <w:rsid w:val="005D5C66"/>
    <w:rsid w:val="005E2273"/>
    <w:rsid w:val="005F632B"/>
    <w:rsid w:val="00660F3D"/>
    <w:rsid w:val="006714FF"/>
    <w:rsid w:val="006838A5"/>
    <w:rsid w:val="006A082B"/>
    <w:rsid w:val="007167FF"/>
    <w:rsid w:val="007449FB"/>
    <w:rsid w:val="007B3250"/>
    <w:rsid w:val="007C4944"/>
    <w:rsid w:val="007F1050"/>
    <w:rsid w:val="007F403A"/>
    <w:rsid w:val="00874DD1"/>
    <w:rsid w:val="008C1390"/>
    <w:rsid w:val="008F028B"/>
    <w:rsid w:val="008F211A"/>
    <w:rsid w:val="008F3BD5"/>
    <w:rsid w:val="00913ABA"/>
    <w:rsid w:val="00921660"/>
    <w:rsid w:val="00924978"/>
    <w:rsid w:val="00927DE4"/>
    <w:rsid w:val="00973D69"/>
    <w:rsid w:val="00985A8E"/>
    <w:rsid w:val="0098720E"/>
    <w:rsid w:val="009C4619"/>
    <w:rsid w:val="00A14EE1"/>
    <w:rsid w:val="00AD674C"/>
    <w:rsid w:val="00B06055"/>
    <w:rsid w:val="00B24E65"/>
    <w:rsid w:val="00B3254D"/>
    <w:rsid w:val="00B7062C"/>
    <w:rsid w:val="00B813F1"/>
    <w:rsid w:val="00B970F8"/>
    <w:rsid w:val="00BE3E62"/>
    <w:rsid w:val="00C43664"/>
    <w:rsid w:val="00C7726B"/>
    <w:rsid w:val="00C86798"/>
    <w:rsid w:val="00CA0547"/>
    <w:rsid w:val="00D273D7"/>
    <w:rsid w:val="00D5523C"/>
    <w:rsid w:val="00D63318"/>
    <w:rsid w:val="00D92080"/>
    <w:rsid w:val="00D92CA5"/>
    <w:rsid w:val="00DA2CF9"/>
    <w:rsid w:val="00DA619A"/>
    <w:rsid w:val="00DE60DC"/>
    <w:rsid w:val="00E0313D"/>
    <w:rsid w:val="00E216E2"/>
    <w:rsid w:val="00E26116"/>
    <w:rsid w:val="00E53D41"/>
    <w:rsid w:val="00E879A0"/>
    <w:rsid w:val="00EA2F36"/>
    <w:rsid w:val="00F0572A"/>
    <w:rsid w:val="00F173F1"/>
    <w:rsid w:val="00F24196"/>
    <w:rsid w:val="00F35C09"/>
    <w:rsid w:val="00F36603"/>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3.xml><?xml version="1.0" encoding="utf-8"?>
<ds:datastoreItem xmlns:ds="http://schemas.openxmlformats.org/officeDocument/2006/customXml" ds:itemID="{694ECDAD-375C-4243-B40F-6A48D6472EDA}"/>
</file>

<file path=customXml/itemProps4.xml><?xml version="1.0" encoding="utf-8"?>
<ds:datastoreItem xmlns:ds="http://schemas.openxmlformats.org/officeDocument/2006/customXml" ds:itemID="{0C3C5623-58CB-4C58-B53D-4DA791F92627}">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568</TotalTime>
  <Pages>36</Pages>
  <Words>5662</Words>
  <Characters>32274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Ian Hicks</cp:lastModifiedBy>
  <cp:revision>10</cp:revision>
  <cp:lastPrinted>2020-07-08T09:08:00Z</cp:lastPrinted>
  <dcterms:created xsi:type="dcterms:W3CDTF">2021-03-02T15:51:00Z</dcterms:created>
  <dcterms:modified xsi:type="dcterms:W3CDTF">2021-03-05T16:54:00Z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