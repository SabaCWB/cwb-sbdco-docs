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fontTable.xml" ContentType="application/vnd.openxmlformats-officedocument.wordprocessingml.fontTable+xml"/>
  <Override PartName="/word/commentsExtended.xml" ContentType="application/vnd.openxmlformats-officedocument.wordprocessingml.commentsExtended+xml"/>
  <Override PartName="/docProps/core.xml" ContentType="application/vnd.openxmlformats-package.core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Relationship Id="rId5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vertAnchor="page" w:horzAnchor="margin" w:tblpY="1541"/>
        <w:tblW w:w="707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90"/>
        <w:gridCol w:w="1136"/>
        <w:gridCol w:w="2552"/>
      </w:tblGrid>
      <w:tr w:rsidR="00B66B6B" w14:paraId="5F84BAC7" w14:textId="77777777" w:rsidTr="00B66B6B">
        <w:tc>
          <w:tcPr>
            <w:tcW w:w="7078" w:type="dxa"/>
            <w:gridSpan w:val="3"/>
            <w:tcBorders>
              <w:bottom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EDF960" w14:textId="77777777" w:rsidR="00B66B6B" w:rsidRDefault="00B66B6B" w:rsidP="00143C5B">
            <w:pPr>
              <w:spacing w:before="100" w:beforeAutospacing="1" w:after="100" w:afterAutospacing="1"/>
              <w:rPr>
                <w:rFonts w:ascii="Cambria" w:hAnsi="Cambria"/>
                <w:b/>
                <w:bCs/>
                <w:color w:val="000000"/>
              </w:rPr>
            </w:pPr>
            <w:r>
              <w:rPr>
                <w:rFonts w:ascii="Cambria" w:hAnsi="Cambria"/>
                <w:b/>
                <w:bCs/>
                <w:color w:val="000000"/>
              </w:rPr>
              <w:t>APPROVED DCO LIST-PERSONAL</w:t>
            </w:r>
          </w:p>
        </w:tc>
      </w:tr>
      <w:tr w:rsidR="00143C5B" w14:paraId="5B8FE8C0" w14:textId="77777777" w:rsidTr="00B66B6B">
        <w:tc>
          <w:tcPr>
            <w:tcW w:w="3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1" w:themeFillTint="9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FE5B82" w14:textId="77777777" w:rsidR="00143C5B" w:rsidRDefault="00143C5B" w:rsidP="00143C5B">
            <w:pPr>
              <w:spacing w:before="100" w:beforeAutospacing="1" w:after="100" w:afterAutospacing="1"/>
            </w:pPr>
            <w:r>
              <w:rPr>
                <w:rFonts w:ascii="Cambria" w:hAnsi="Cambria"/>
                <w:b/>
                <w:bCs/>
              </w:rPr>
              <w:t>Journey Manager Description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1" w:themeFillTint="9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093D55" w14:textId="77777777" w:rsidR="00143C5B" w:rsidRDefault="00143C5B" w:rsidP="00143C5B">
            <w:pPr>
              <w:spacing w:before="100" w:beforeAutospacing="1" w:after="100" w:afterAutospacing="1"/>
            </w:pPr>
            <w:r>
              <w:rPr>
                <w:rFonts w:ascii="Cambria" w:hAnsi="Cambria"/>
                <w:b/>
                <w:bCs/>
                <w:color w:val="000000"/>
              </w:rPr>
              <w:t>T24 Intended Use Code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1" w:themeFillTint="9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8294B5" w14:textId="77777777" w:rsidR="00143C5B" w:rsidRDefault="00143C5B" w:rsidP="00143C5B">
            <w:pPr>
              <w:spacing w:before="100" w:beforeAutospacing="1" w:after="100" w:afterAutospacing="1"/>
            </w:pPr>
            <w:r>
              <w:rPr>
                <w:rFonts w:ascii="Cambria" w:hAnsi="Cambria"/>
                <w:b/>
                <w:bCs/>
                <w:color w:val="000000"/>
              </w:rPr>
              <w:t>T24 Intended Use Description</w:t>
            </w:r>
          </w:p>
        </w:tc>
      </w:tr>
      <w:tr w:rsidR="00143C5B" w14:paraId="62272489" w14:textId="77777777" w:rsidTr="00B66B6B">
        <w:tc>
          <w:tcPr>
            <w:tcW w:w="339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E0F779" w14:textId="77777777" w:rsidR="00143C5B" w:rsidRDefault="00143C5B" w:rsidP="00143C5B">
            <w:pPr>
              <w:spacing w:before="100" w:beforeAutospacing="1" w:after="100" w:afterAutospacing="1"/>
            </w:pPr>
            <w:r>
              <w:rPr>
                <w:rFonts w:ascii="Cambria" w:hAnsi="Cambria"/>
              </w:rPr>
              <w:t>General Savings or Accrue Interest</w:t>
            </w:r>
          </w:p>
        </w:tc>
        <w:tc>
          <w:tcPr>
            <w:tcW w:w="1136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82C21C" w14:textId="77777777" w:rsidR="00143C5B" w:rsidRDefault="00143C5B" w:rsidP="00143C5B">
            <w:pPr>
              <w:spacing w:before="100" w:beforeAutospacing="1" w:after="100" w:afterAutospacing="1"/>
            </w:pPr>
            <w:r>
              <w:rPr>
                <w:rFonts w:ascii="Cambria" w:hAnsi="Cambria"/>
              </w:rPr>
              <w:t>97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5D8E41" w14:textId="77777777" w:rsidR="00143C5B" w:rsidRDefault="00143C5B" w:rsidP="00143C5B">
            <w:pPr>
              <w:spacing w:before="100" w:beforeAutospacing="1" w:after="100" w:afterAutospacing="1"/>
            </w:pPr>
            <w:r>
              <w:rPr>
                <w:rFonts w:ascii="Cambria" w:hAnsi="Cambria"/>
              </w:rPr>
              <w:t>GENERAL SAVINGS/ACCRUE INTEREST</w:t>
            </w:r>
          </w:p>
        </w:tc>
      </w:tr>
      <w:tr w:rsidR="00143C5B" w14:paraId="3955F97E" w14:textId="77777777" w:rsidTr="00B66B6B">
        <w:tc>
          <w:tcPr>
            <w:tcW w:w="339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B17C35" w14:textId="77777777" w:rsidR="00143C5B" w:rsidRDefault="00143C5B" w:rsidP="00143C5B">
            <w:pPr>
              <w:spacing w:before="100" w:beforeAutospacing="1" w:after="100" w:afterAutospacing="1"/>
            </w:pPr>
            <w:r>
              <w:rPr>
                <w:rFonts w:ascii="Cambria" w:hAnsi="Cambria"/>
              </w:rPr>
              <w:t>Investment Savings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F6A7F7" w14:textId="77777777" w:rsidR="00143C5B" w:rsidRDefault="00143C5B" w:rsidP="00143C5B">
            <w:pPr>
              <w:spacing w:before="100" w:beforeAutospacing="1" w:after="100" w:afterAutospacing="1"/>
            </w:pPr>
            <w:r>
              <w:rPr>
                <w:rFonts w:ascii="Cambria" w:hAnsi="Cambria"/>
              </w:rPr>
              <w:t>97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9676BD" w14:textId="77777777" w:rsidR="00143C5B" w:rsidRDefault="00143C5B" w:rsidP="00143C5B">
            <w:pPr>
              <w:spacing w:before="100" w:beforeAutospacing="1" w:after="100" w:afterAutospacing="1"/>
            </w:pPr>
            <w:r>
              <w:rPr>
                <w:rFonts w:ascii="Cambria" w:hAnsi="Cambria"/>
              </w:rPr>
              <w:t>GENERAL SAVINGS/ACCRUE INTEREST</w:t>
            </w:r>
          </w:p>
        </w:tc>
      </w:tr>
      <w:tr w:rsidR="00143C5B" w14:paraId="3D2D6883" w14:textId="77777777" w:rsidTr="00B66B6B">
        <w:tc>
          <w:tcPr>
            <w:tcW w:w="339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511F88" w14:textId="77777777" w:rsidR="00143C5B" w:rsidRDefault="00143C5B" w:rsidP="00143C5B">
            <w:pPr>
              <w:spacing w:before="100" w:beforeAutospacing="1" w:after="100" w:afterAutospacing="1"/>
            </w:pPr>
            <w:r>
              <w:rPr>
                <w:rFonts w:ascii="Cambria" w:hAnsi="Cambria"/>
              </w:rPr>
              <w:t>Employment or Pension income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336631" w14:textId="77777777" w:rsidR="00143C5B" w:rsidRDefault="00143C5B" w:rsidP="00143C5B">
            <w:pPr>
              <w:spacing w:before="100" w:beforeAutospacing="1" w:after="100" w:afterAutospacing="1"/>
            </w:pPr>
            <w:r>
              <w:rPr>
                <w:rFonts w:ascii="Cambria" w:hAnsi="Cambria"/>
              </w:rPr>
              <w:t>79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E45212" w14:textId="77777777" w:rsidR="00143C5B" w:rsidRDefault="00143C5B" w:rsidP="00143C5B">
            <w:pPr>
              <w:spacing w:before="100" w:beforeAutospacing="1" w:after="100" w:afterAutospacing="1"/>
            </w:pPr>
            <w:r>
              <w:rPr>
                <w:rFonts w:ascii="Cambria" w:hAnsi="Cambria"/>
              </w:rPr>
              <w:t>EMPLOYMENT OR PENSION INCOME</w:t>
            </w:r>
          </w:p>
        </w:tc>
      </w:tr>
      <w:tr w:rsidR="00143C5B" w14:paraId="28C47256" w14:textId="77777777" w:rsidTr="00B66B6B">
        <w:tc>
          <w:tcPr>
            <w:tcW w:w="339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0F399E" w14:textId="77777777" w:rsidR="00143C5B" w:rsidRDefault="00143C5B" w:rsidP="00143C5B">
            <w:pPr>
              <w:spacing w:before="100" w:beforeAutospacing="1" w:after="100" w:afterAutospacing="1"/>
            </w:pPr>
            <w:r>
              <w:rPr>
                <w:rFonts w:ascii="Cambria" w:hAnsi="Cambria"/>
              </w:rPr>
              <w:t>Family and Household expenses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221592" w14:textId="77777777" w:rsidR="00143C5B" w:rsidRDefault="00143C5B" w:rsidP="00143C5B">
            <w:pPr>
              <w:spacing w:before="100" w:beforeAutospacing="1" w:after="100" w:afterAutospacing="1"/>
            </w:pPr>
            <w:r>
              <w:rPr>
                <w:rFonts w:ascii="Cambria" w:hAnsi="Cambria"/>
              </w:rPr>
              <w:t>80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A28490" w14:textId="77777777" w:rsidR="00143C5B" w:rsidRDefault="00143C5B" w:rsidP="00143C5B">
            <w:pPr>
              <w:spacing w:before="100" w:beforeAutospacing="1" w:after="100" w:afterAutospacing="1"/>
            </w:pPr>
            <w:r>
              <w:rPr>
                <w:rFonts w:ascii="Cambria" w:hAnsi="Cambria"/>
              </w:rPr>
              <w:t>FAMILY AND HOUSEHOLD EXPENSES</w:t>
            </w:r>
          </w:p>
        </w:tc>
      </w:tr>
      <w:tr w:rsidR="00143C5B" w14:paraId="043BD93F" w14:textId="77777777" w:rsidTr="00B66B6B">
        <w:tc>
          <w:tcPr>
            <w:tcW w:w="339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6327E9" w14:textId="77777777" w:rsidR="00143C5B" w:rsidRDefault="00143C5B" w:rsidP="00143C5B">
            <w:pPr>
              <w:spacing w:before="100" w:beforeAutospacing="1" w:after="100" w:afterAutospacing="1"/>
            </w:pPr>
            <w:r>
              <w:rPr>
                <w:rFonts w:ascii="Cambria" w:hAnsi="Cambria"/>
              </w:rPr>
              <w:t>Education Savings/ Expenses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FEC0E0" w14:textId="77777777" w:rsidR="00143C5B" w:rsidRDefault="00143C5B" w:rsidP="00143C5B">
            <w:pPr>
              <w:spacing w:before="100" w:beforeAutospacing="1" w:after="100" w:afterAutospacing="1"/>
            </w:pPr>
            <w:r>
              <w:rPr>
                <w:rFonts w:ascii="Cambria" w:hAnsi="Cambria"/>
              </w:rPr>
              <w:t>82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3A4A2A" w14:textId="77777777" w:rsidR="00143C5B" w:rsidRDefault="00143C5B" w:rsidP="00143C5B">
            <w:pPr>
              <w:spacing w:before="100" w:beforeAutospacing="1" w:after="100" w:afterAutospacing="1"/>
            </w:pPr>
            <w:r>
              <w:rPr>
                <w:rFonts w:ascii="Cambria" w:hAnsi="Cambria"/>
              </w:rPr>
              <w:t>SAVINGS FOR EDUCATION</w:t>
            </w:r>
          </w:p>
        </w:tc>
      </w:tr>
    </w:tbl>
    <w:p w14:paraId="0709EAE8" w14:textId="77777777" w:rsidR="00143C5B" w:rsidRDefault="00143C5B" w:rsidP="00143C5B">
      <w:pPr>
        <w:rPr>
          <w:color w:val="1F497D"/>
        </w:rPr>
      </w:pPr>
      <w:r>
        <w:t>Personal Accounts</w:t>
      </w:r>
      <w:r>
        <w:tab/>
      </w:r>
      <w:r>
        <w:rPr>
          <w:color w:val="1F497D"/>
        </w:rPr>
        <w:t xml:space="preserve"> </w:t>
      </w:r>
    </w:p>
    <w:tbl>
      <w:tblPr>
        <w:tblW w:w="5384" w:type="dxa"/>
        <w:tblInd w:w="1318" w:type="dxa"/>
        <w:tblLook w:val="04A0" w:firstRow="1" w:lastRow="0" w:firstColumn="1" w:lastColumn="0" w:noHBand="0" w:noVBand="1"/>
      </w:tblPr>
      <w:tblGrid>
        <w:gridCol w:w="682"/>
        <w:gridCol w:w="4702"/>
      </w:tblGrid>
      <w:tr w:rsidR="00143C5B" w14:paraId="74102AFE" w14:textId="77777777" w:rsidTr="00143C5B">
        <w:trPr>
          <w:trHeight w:val="284"/>
        </w:trPr>
        <w:tc>
          <w:tcPr>
            <w:tcW w:w="5384" w:type="dxa"/>
            <w:gridSpan w:val="2"/>
            <w:noWrap/>
            <w:vAlign w:val="bottom"/>
            <w:hideMark/>
          </w:tcPr>
          <w:p w14:paraId="22856F6B" w14:textId="77777777" w:rsidR="00143C5B" w:rsidRDefault="00B66B6B">
            <w:pPr>
              <w:spacing w:after="0"/>
              <w:rPr>
                <w:b/>
              </w:rPr>
            </w:pPr>
            <w:r>
              <w:rPr>
                <w:b/>
              </w:rPr>
              <w:t>PROPOSED T24 LIST (T24 PLAN AND DEV)</w:t>
            </w:r>
          </w:p>
        </w:tc>
      </w:tr>
      <w:tr w:rsidR="00143C5B" w14:paraId="39D88B08" w14:textId="77777777" w:rsidTr="00386A66">
        <w:trPr>
          <w:trHeight w:val="284"/>
        </w:trPr>
        <w:tc>
          <w:tcPr>
            <w:tcW w:w="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1" w:themeFillTint="99"/>
            <w:noWrap/>
            <w:vAlign w:val="center"/>
            <w:hideMark/>
          </w:tcPr>
          <w:p w14:paraId="2B4E4B49" w14:textId="77777777" w:rsidR="00143C5B" w:rsidRDefault="00143C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ID</w:t>
            </w:r>
          </w:p>
        </w:tc>
        <w:tc>
          <w:tcPr>
            <w:tcW w:w="47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CC2E5" w:themeFill="accent1" w:themeFillTint="99"/>
            <w:noWrap/>
            <w:vAlign w:val="center"/>
            <w:hideMark/>
          </w:tcPr>
          <w:p w14:paraId="75AAF07B" w14:textId="77777777" w:rsidR="00143C5B" w:rsidRDefault="00143C5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Intended Use Description</w:t>
            </w:r>
          </w:p>
        </w:tc>
      </w:tr>
      <w:tr w:rsidR="00143C5B" w14:paraId="3F307C15" w14:textId="77777777" w:rsidTr="00143C5B">
        <w:trPr>
          <w:trHeight w:val="284"/>
        </w:trPr>
        <w:tc>
          <w:tcPr>
            <w:tcW w:w="6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5A7E8F" w14:textId="77777777" w:rsidR="00143C5B" w:rsidRDefault="00143C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18</w:t>
            </w:r>
          </w:p>
        </w:tc>
        <w:tc>
          <w:tcPr>
            <w:tcW w:w="47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B606D3" w14:textId="77777777" w:rsidR="00143C5B" w:rsidRDefault="00143C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FUTURE PURCHASE OF US CASH</w:t>
            </w:r>
          </w:p>
        </w:tc>
      </w:tr>
      <w:tr w:rsidR="00143C5B" w14:paraId="6EC61197" w14:textId="77777777" w:rsidTr="00143C5B">
        <w:trPr>
          <w:trHeight w:val="284"/>
        </w:trPr>
        <w:tc>
          <w:tcPr>
            <w:tcW w:w="6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150AA5" w14:textId="77777777" w:rsidR="00143C5B" w:rsidRDefault="00143C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70</w:t>
            </w:r>
          </w:p>
        </w:tc>
        <w:tc>
          <w:tcPr>
            <w:tcW w:w="47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4644B1" w14:textId="77777777" w:rsidR="00143C5B" w:rsidRDefault="00143C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DAY TO DAY OPERATIONS</w:t>
            </w:r>
          </w:p>
        </w:tc>
      </w:tr>
      <w:tr w:rsidR="00143C5B" w14:paraId="19511969" w14:textId="77777777" w:rsidTr="00143C5B">
        <w:trPr>
          <w:trHeight w:val="284"/>
        </w:trPr>
        <w:tc>
          <w:tcPr>
            <w:tcW w:w="6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9DBF26" w14:textId="77777777" w:rsidR="00143C5B" w:rsidRDefault="00143C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73</w:t>
            </w:r>
          </w:p>
        </w:tc>
        <w:tc>
          <w:tcPr>
            <w:tcW w:w="47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BAE0DC" w14:textId="77777777" w:rsidR="00143C5B" w:rsidRDefault="00143C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CASHING CHEQUES</w:t>
            </w:r>
          </w:p>
        </w:tc>
      </w:tr>
      <w:tr w:rsidR="00143C5B" w14:paraId="3B7ABA83" w14:textId="77777777" w:rsidTr="00143C5B">
        <w:trPr>
          <w:trHeight w:val="284"/>
        </w:trPr>
        <w:tc>
          <w:tcPr>
            <w:tcW w:w="6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48A18B" w14:textId="77777777" w:rsidR="00143C5B" w:rsidRDefault="00143C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74</w:t>
            </w:r>
          </w:p>
        </w:tc>
        <w:tc>
          <w:tcPr>
            <w:tcW w:w="47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6A2784" w14:textId="77777777" w:rsidR="00143C5B" w:rsidRDefault="00143C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SUPPORT PAYMENTS</w:t>
            </w:r>
          </w:p>
        </w:tc>
      </w:tr>
      <w:tr w:rsidR="00143C5B" w14:paraId="1A26622B" w14:textId="77777777" w:rsidTr="00143C5B">
        <w:trPr>
          <w:trHeight w:val="284"/>
        </w:trPr>
        <w:tc>
          <w:tcPr>
            <w:tcW w:w="6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51F8F9" w14:textId="77777777" w:rsidR="00143C5B" w:rsidRDefault="00143C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75</w:t>
            </w:r>
          </w:p>
        </w:tc>
        <w:tc>
          <w:tcPr>
            <w:tcW w:w="47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C949F0" w14:textId="77777777" w:rsidR="00143C5B" w:rsidRDefault="00143C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DIRECT DEPOSIT-SOCIAL ASSISTANCE</w:t>
            </w:r>
          </w:p>
        </w:tc>
      </w:tr>
      <w:tr w:rsidR="00143C5B" w14:paraId="1E322296" w14:textId="77777777" w:rsidTr="00143C5B">
        <w:trPr>
          <w:trHeight w:val="284"/>
        </w:trPr>
        <w:tc>
          <w:tcPr>
            <w:tcW w:w="6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90C743" w14:textId="77777777" w:rsidR="00143C5B" w:rsidRDefault="00143C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76</w:t>
            </w:r>
          </w:p>
        </w:tc>
        <w:tc>
          <w:tcPr>
            <w:tcW w:w="47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3945A8" w14:textId="77777777" w:rsidR="00143C5B" w:rsidRDefault="00143C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LOAN PAYMENTS</w:t>
            </w:r>
          </w:p>
        </w:tc>
      </w:tr>
      <w:tr w:rsidR="00143C5B" w14:paraId="083BB7F4" w14:textId="77777777" w:rsidTr="00143C5B">
        <w:trPr>
          <w:trHeight w:val="284"/>
        </w:trPr>
        <w:tc>
          <w:tcPr>
            <w:tcW w:w="6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65A532" w14:textId="77777777" w:rsidR="00143C5B" w:rsidRDefault="00143C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77</w:t>
            </w:r>
          </w:p>
        </w:tc>
        <w:tc>
          <w:tcPr>
            <w:tcW w:w="47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7F1454" w14:textId="77777777" w:rsidR="00143C5B" w:rsidRDefault="00143C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BILL PAYMENTS</w:t>
            </w:r>
          </w:p>
        </w:tc>
      </w:tr>
      <w:tr w:rsidR="00143C5B" w14:paraId="2D8EE330" w14:textId="77777777" w:rsidTr="00143C5B">
        <w:trPr>
          <w:trHeight w:val="284"/>
        </w:trPr>
        <w:tc>
          <w:tcPr>
            <w:tcW w:w="6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0CD285" w14:textId="77777777" w:rsidR="00143C5B" w:rsidRDefault="00143C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78</w:t>
            </w:r>
          </w:p>
        </w:tc>
        <w:tc>
          <w:tcPr>
            <w:tcW w:w="47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F53213" w14:textId="77777777" w:rsidR="00143C5B" w:rsidRDefault="00143C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EMERGENCY FUND</w:t>
            </w:r>
          </w:p>
        </w:tc>
      </w:tr>
      <w:tr w:rsidR="00143C5B" w14:paraId="4AA8ECC0" w14:textId="77777777" w:rsidTr="00143C5B">
        <w:trPr>
          <w:trHeight w:val="284"/>
        </w:trPr>
        <w:tc>
          <w:tcPr>
            <w:tcW w:w="6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AE6B92" w14:textId="77777777" w:rsidR="00143C5B" w:rsidRDefault="00143C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79</w:t>
            </w:r>
          </w:p>
        </w:tc>
        <w:tc>
          <w:tcPr>
            <w:tcW w:w="47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61B6A8" w14:textId="77777777" w:rsidR="00143C5B" w:rsidRDefault="00143C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EMPLOYMENT OR PENSION INCOME</w:t>
            </w:r>
          </w:p>
        </w:tc>
      </w:tr>
      <w:tr w:rsidR="00143C5B" w14:paraId="21CF8416" w14:textId="77777777" w:rsidTr="00143C5B">
        <w:trPr>
          <w:trHeight w:val="284"/>
        </w:trPr>
        <w:tc>
          <w:tcPr>
            <w:tcW w:w="6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8F518C" w14:textId="77777777" w:rsidR="00143C5B" w:rsidRDefault="00143C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80</w:t>
            </w:r>
          </w:p>
        </w:tc>
        <w:tc>
          <w:tcPr>
            <w:tcW w:w="47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3852DC" w14:textId="77777777" w:rsidR="00143C5B" w:rsidRDefault="00143C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FAMILY AND HOUSEHOLD EXPENSES</w:t>
            </w:r>
          </w:p>
        </w:tc>
      </w:tr>
      <w:tr w:rsidR="00143C5B" w14:paraId="24719E56" w14:textId="77777777" w:rsidTr="00143C5B">
        <w:trPr>
          <w:trHeight w:val="284"/>
        </w:trPr>
        <w:tc>
          <w:tcPr>
            <w:tcW w:w="6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0B0261" w14:textId="77777777" w:rsidR="00143C5B" w:rsidRDefault="00143C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81</w:t>
            </w:r>
          </w:p>
        </w:tc>
        <w:tc>
          <w:tcPr>
            <w:tcW w:w="47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671A88" w14:textId="77777777" w:rsidR="00143C5B" w:rsidRDefault="00143C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SAVINGS FOR RETIREMENT</w:t>
            </w:r>
          </w:p>
        </w:tc>
      </w:tr>
      <w:tr w:rsidR="00143C5B" w14:paraId="0A597D7C" w14:textId="77777777" w:rsidTr="00143C5B">
        <w:trPr>
          <w:trHeight w:val="284"/>
        </w:trPr>
        <w:tc>
          <w:tcPr>
            <w:tcW w:w="6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D4154C" w14:textId="77777777" w:rsidR="00143C5B" w:rsidRDefault="00143C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82</w:t>
            </w:r>
          </w:p>
        </w:tc>
        <w:tc>
          <w:tcPr>
            <w:tcW w:w="47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41C619" w14:textId="77777777" w:rsidR="00143C5B" w:rsidRDefault="00143C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SAVINGS FOR EDUCATION</w:t>
            </w:r>
          </w:p>
        </w:tc>
      </w:tr>
      <w:tr w:rsidR="00143C5B" w14:paraId="2049C4AA" w14:textId="77777777" w:rsidTr="00143C5B">
        <w:trPr>
          <w:trHeight w:val="284"/>
        </w:trPr>
        <w:tc>
          <w:tcPr>
            <w:tcW w:w="6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2FADB4" w14:textId="77777777" w:rsidR="00143C5B" w:rsidRDefault="00143C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83</w:t>
            </w:r>
          </w:p>
        </w:tc>
        <w:tc>
          <w:tcPr>
            <w:tcW w:w="47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2799F3" w14:textId="77777777" w:rsidR="00143C5B" w:rsidRDefault="00143C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SAVINGS FOR VACATION</w:t>
            </w:r>
          </w:p>
        </w:tc>
      </w:tr>
      <w:tr w:rsidR="00143C5B" w14:paraId="009661D6" w14:textId="77777777" w:rsidTr="00143C5B">
        <w:trPr>
          <w:trHeight w:val="284"/>
        </w:trPr>
        <w:tc>
          <w:tcPr>
            <w:tcW w:w="6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0A68E0" w14:textId="77777777" w:rsidR="00143C5B" w:rsidRDefault="00143C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84</w:t>
            </w:r>
          </w:p>
        </w:tc>
        <w:tc>
          <w:tcPr>
            <w:tcW w:w="47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663F47" w14:textId="77777777" w:rsidR="00143C5B" w:rsidRDefault="00143C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ESTATE ADMINISTRATION</w:t>
            </w:r>
          </w:p>
        </w:tc>
      </w:tr>
      <w:tr w:rsidR="00143C5B" w14:paraId="46E6BD83" w14:textId="77777777" w:rsidTr="00143C5B">
        <w:trPr>
          <w:trHeight w:val="284"/>
        </w:trPr>
        <w:tc>
          <w:tcPr>
            <w:tcW w:w="6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33F675" w14:textId="77777777" w:rsidR="00143C5B" w:rsidRDefault="00143C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86</w:t>
            </w:r>
          </w:p>
        </w:tc>
        <w:tc>
          <w:tcPr>
            <w:tcW w:w="47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82A451" w14:textId="77777777" w:rsidR="00143C5B" w:rsidRDefault="00143C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INCOME GENERATION</w:t>
            </w:r>
          </w:p>
        </w:tc>
      </w:tr>
      <w:tr w:rsidR="00143C5B" w14:paraId="57E1669B" w14:textId="77777777" w:rsidTr="00143C5B">
        <w:trPr>
          <w:trHeight w:val="284"/>
        </w:trPr>
        <w:tc>
          <w:tcPr>
            <w:tcW w:w="6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01130C" w14:textId="77777777" w:rsidR="00143C5B" w:rsidRDefault="00143C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87</w:t>
            </w:r>
          </w:p>
        </w:tc>
        <w:tc>
          <w:tcPr>
            <w:tcW w:w="47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447FA3" w14:textId="77777777" w:rsidR="00143C5B" w:rsidRDefault="00143C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TAXES</w:t>
            </w:r>
          </w:p>
        </w:tc>
      </w:tr>
      <w:tr w:rsidR="00143C5B" w14:paraId="2242D4A0" w14:textId="77777777" w:rsidTr="00143C5B">
        <w:trPr>
          <w:trHeight w:val="284"/>
        </w:trPr>
        <w:tc>
          <w:tcPr>
            <w:tcW w:w="6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2A32B4" w14:textId="77777777" w:rsidR="00143C5B" w:rsidRDefault="00143C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88</w:t>
            </w:r>
          </w:p>
        </w:tc>
        <w:tc>
          <w:tcPr>
            <w:tcW w:w="47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E820E5" w14:textId="77777777" w:rsidR="00143C5B" w:rsidRDefault="00143C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SAVINGS FOR HOUSE OR CAR</w:t>
            </w:r>
          </w:p>
        </w:tc>
      </w:tr>
      <w:tr w:rsidR="00143C5B" w14:paraId="0DD98CCA" w14:textId="77777777" w:rsidTr="00143C5B">
        <w:trPr>
          <w:trHeight w:val="284"/>
        </w:trPr>
        <w:tc>
          <w:tcPr>
            <w:tcW w:w="6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E3B305" w14:textId="77777777" w:rsidR="00143C5B" w:rsidRDefault="00143C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89</w:t>
            </w:r>
          </w:p>
        </w:tc>
        <w:tc>
          <w:tcPr>
            <w:tcW w:w="47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57D029" w14:textId="77777777" w:rsidR="00143C5B" w:rsidRDefault="00143C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RENTAL PROPERTY INCOME OR EXPENSES</w:t>
            </w:r>
          </w:p>
        </w:tc>
      </w:tr>
      <w:tr w:rsidR="00143C5B" w14:paraId="3223C014" w14:textId="77777777" w:rsidTr="00143C5B">
        <w:trPr>
          <w:trHeight w:val="284"/>
        </w:trPr>
        <w:tc>
          <w:tcPr>
            <w:tcW w:w="6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FAD754" w14:textId="77777777" w:rsidR="00143C5B" w:rsidRDefault="00143C5B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</w:rPr>
            </w:pPr>
            <w:r>
              <w:rPr>
                <w:rFonts w:ascii="Calibri" w:eastAsia="Times New Roman" w:hAnsi="Calibri" w:cs="Calibri"/>
                <w:b/>
                <w:color w:val="000000"/>
              </w:rPr>
              <w:t>NEW</w:t>
            </w:r>
          </w:p>
        </w:tc>
        <w:tc>
          <w:tcPr>
            <w:tcW w:w="47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23A953" w14:textId="77777777" w:rsidR="00143C5B" w:rsidRDefault="00143C5B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</w:rPr>
            </w:pPr>
            <w:r>
              <w:rPr>
                <w:rFonts w:ascii="Calibri" w:eastAsia="Times New Roman" w:hAnsi="Calibri" w:cs="Calibri"/>
                <w:b/>
                <w:color w:val="000000"/>
              </w:rPr>
              <w:t>INTERNAL SDB SERVICING ACCOUNT</w:t>
            </w:r>
          </w:p>
        </w:tc>
      </w:tr>
      <w:tr w:rsidR="00143C5B" w14:paraId="44E784CB" w14:textId="77777777" w:rsidTr="00143C5B">
        <w:trPr>
          <w:trHeight w:val="284"/>
        </w:trPr>
        <w:tc>
          <w:tcPr>
            <w:tcW w:w="6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8C7A76" w14:textId="77777777" w:rsidR="00143C5B" w:rsidRDefault="00143C5B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</w:rPr>
            </w:pPr>
            <w:r>
              <w:rPr>
                <w:rFonts w:ascii="Calibri" w:eastAsia="Times New Roman" w:hAnsi="Calibri" w:cs="Calibri"/>
                <w:b/>
                <w:color w:val="000000"/>
              </w:rPr>
              <w:t>NEW</w:t>
            </w:r>
          </w:p>
        </w:tc>
        <w:tc>
          <w:tcPr>
            <w:tcW w:w="47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42C760" w14:textId="77777777" w:rsidR="00143C5B" w:rsidRDefault="00143C5B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</w:rPr>
            </w:pPr>
            <w:r>
              <w:rPr>
                <w:rFonts w:ascii="Calibri" w:eastAsia="Times New Roman" w:hAnsi="Calibri" w:cs="Calibri"/>
                <w:b/>
                <w:color w:val="000000"/>
              </w:rPr>
              <w:t>GENERAL SAVINGS/ACCRUE INTEREST</w:t>
            </w:r>
          </w:p>
        </w:tc>
      </w:tr>
    </w:tbl>
    <w:p w14:paraId="00DE2E33" w14:textId="77777777" w:rsidR="00143C5B" w:rsidRDefault="00143C5B" w:rsidP="00143C5B">
      <w:pPr>
        <w:rPr>
          <w:color w:val="1F497D"/>
        </w:rPr>
      </w:pPr>
    </w:p>
    <w:p w14:paraId="669F14D2" w14:textId="77777777" w:rsidR="00143C5B" w:rsidRDefault="00143C5B" w:rsidP="00143C5B">
      <w:pPr>
        <w:rPr>
          <w:color w:val="1F497D"/>
        </w:rPr>
      </w:pPr>
    </w:p>
    <w:p w14:paraId="7FEEA244" w14:textId="77777777" w:rsidR="00143C5B" w:rsidRDefault="00143C5B" w:rsidP="00143C5B">
      <w:pPr>
        <w:rPr>
          <w:color w:val="1F497D"/>
        </w:rPr>
      </w:pPr>
    </w:p>
    <w:p w14:paraId="00D3F82D" w14:textId="77777777" w:rsidR="00143C5B" w:rsidRDefault="00143C5B" w:rsidP="00143C5B">
      <w:pPr>
        <w:rPr>
          <w:color w:val="1F497D"/>
        </w:rPr>
      </w:pPr>
    </w:p>
    <w:p w14:paraId="5EE4985C" w14:textId="77777777" w:rsidR="00143C5B" w:rsidRDefault="00143C5B" w:rsidP="00143C5B">
      <w:pPr>
        <w:rPr>
          <w:color w:val="1F497D"/>
        </w:rPr>
      </w:pPr>
    </w:p>
    <w:p w14:paraId="02B5DC3D" w14:textId="77777777" w:rsidR="00143C5B" w:rsidRDefault="00143C5B" w:rsidP="00143C5B">
      <w:pPr>
        <w:rPr>
          <w:color w:val="1F497D"/>
        </w:rPr>
      </w:pPr>
    </w:p>
    <w:p w14:paraId="15CED4CC" w14:textId="77777777" w:rsidR="00143C5B" w:rsidRDefault="00143C5B" w:rsidP="00143C5B">
      <w:pPr>
        <w:rPr>
          <w:color w:val="1F497D"/>
        </w:rPr>
      </w:pPr>
    </w:p>
    <w:p w14:paraId="3AC65846" w14:textId="77777777" w:rsidR="00143C5B" w:rsidRDefault="00143C5B" w:rsidP="00143C5B">
      <w:pPr>
        <w:rPr>
          <w:color w:val="1F497D"/>
        </w:rPr>
      </w:pPr>
    </w:p>
    <w:tbl>
      <w:tblPr>
        <w:tblpPr w:leftFromText="180" w:rightFromText="180" w:vertAnchor="page" w:horzAnchor="margin" w:tblpY="1541"/>
        <w:tblW w:w="707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51"/>
        <w:gridCol w:w="1559"/>
        <w:gridCol w:w="2268"/>
      </w:tblGrid>
      <w:tr w:rsidR="00B66B6B" w14:paraId="261D9C84" w14:textId="77777777" w:rsidTr="00B66B6B">
        <w:tc>
          <w:tcPr>
            <w:tcW w:w="7078" w:type="dxa"/>
            <w:gridSpan w:val="3"/>
            <w:tcBorders>
              <w:bottom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354ED1" w14:textId="77777777" w:rsidR="00B66B6B" w:rsidRDefault="00B66B6B" w:rsidP="00751C1B">
            <w:pPr>
              <w:spacing w:before="100" w:beforeAutospacing="1" w:after="100" w:afterAutospacing="1"/>
              <w:rPr>
                <w:rFonts w:ascii="Cambria" w:hAnsi="Cambria"/>
                <w:b/>
                <w:bCs/>
                <w:color w:val="000000"/>
              </w:rPr>
            </w:pPr>
            <w:r>
              <w:rPr>
                <w:rFonts w:ascii="Cambria" w:hAnsi="Cambria"/>
                <w:b/>
                <w:bCs/>
                <w:color w:val="000000"/>
              </w:rPr>
              <w:lastRenderedPageBreak/>
              <w:t>PROPOSED DCO LIST-NON-PERSONAL</w:t>
            </w:r>
          </w:p>
        </w:tc>
      </w:tr>
      <w:tr w:rsidR="00143C5B" w14:paraId="566D7285" w14:textId="77777777" w:rsidTr="00B66B6B">
        <w:tc>
          <w:tcPr>
            <w:tcW w:w="3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1" w:themeFillTint="9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0A3FB4" w14:textId="77777777" w:rsidR="00143C5B" w:rsidRDefault="00143C5B" w:rsidP="00751C1B">
            <w:pPr>
              <w:spacing w:before="100" w:beforeAutospacing="1" w:after="100" w:afterAutospacing="1"/>
            </w:pPr>
            <w:r>
              <w:rPr>
                <w:rFonts w:ascii="Cambria" w:hAnsi="Cambria"/>
                <w:b/>
                <w:bCs/>
              </w:rPr>
              <w:t>Journey Manager Description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1" w:themeFillTint="9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3ACEBA" w14:textId="77777777" w:rsidR="00143C5B" w:rsidRDefault="00143C5B" w:rsidP="00751C1B">
            <w:pPr>
              <w:spacing w:before="100" w:beforeAutospacing="1" w:after="100" w:afterAutospacing="1"/>
            </w:pPr>
            <w:r>
              <w:rPr>
                <w:rFonts w:ascii="Cambria" w:hAnsi="Cambria"/>
                <w:b/>
                <w:bCs/>
                <w:color w:val="000000"/>
              </w:rPr>
              <w:t>T24 Intended Use Code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1" w:themeFillTint="9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19BCD0" w14:textId="77777777" w:rsidR="00143C5B" w:rsidRDefault="00143C5B" w:rsidP="00751C1B">
            <w:pPr>
              <w:spacing w:before="100" w:beforeAutospacing="1" w:after="100" w:afterAutospacing="1"/>
            </w:pPr>
            <w:r>
              <w:rPr>
                <w:rFonts w:ascii="Cambria" w:hAnsi="Cambria"/>
                <w:b/>
                <w:bCs/>
                <w:color w:val="000000"/>
              </w:rPr>
              <w:t>T24 Intended Use Description</w:t>
            </w:r>
          </w:p>
        </w:tc>
      </w:tr>
      <w:tr w:rsidR="00B66B6B" w14:paraId="25680DE3" w14:textId="77777777" w:rsidTr="00697ECA">
        <w:tc>
          <w:tcPr>
            <w:tcW w:w="325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CF34EE" w14:textId="77777777" w:rsidR="00B66B6B" w:rsidRDefault="00B66B6B" w:rsidP="00751C1B">
            <w:pPr>
              <w:spacing w:before="100" w:beforeAutospacing="1" w:after="100" w:afterAutospacing="1"/>
            </w:pPr>
            <w:commentRangeStart w:id="0"/>
            <w:del w:id="1" w:author="Ian Hicks" w:date="2020-08-20T14:08:00Z">
              <w:r w:rsidDel="00BB220C">
                <w:rPr>
                  <w:rFonts w:ascii="Cambria" w:hAnsi="Cambria"/>
                </w:rPr>
                <w:delText>Daily</w:delText>
              </w:r>
            </w:del>
            <w:commentRangeEnd w:id="0"/>
            <w:r w:rsidR="00BB220C">
              <w:rPr>
                <w:rStyle w:val="CommentReference"/>
              </w:rPr>
              <w:commentReference w:id="0"/>
            </w:r>
            <w:del w:id="2" w:author="Ian Hicks" w:date="2020-08-20T14:08:00Z">
              <w:r w:rsidDel="00BB220C">
                <w:rPr>
                  <w:rFonts w:ascii="Cambria" w:hAnsi="Cambria"/>
                </w:rPr>
                <w:delText xml:space="preserve"> Business Operating </w:delText>
              </w:r>
            </w:del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2E556C" w14:textId="77777777" w:rsidR="00B66B6B" w:rsidRDefault="00B66B6B" w:rsidP="00751C1B">
            <w:pPr>
              <w:spacing w:before="100" w:beforeAutospacing="1" w:after="100" w:afterAutospacing="1"/>
            </w:pPr>
            <w:del w:id="3" w:author="Ian Hicks" w:date="2020-08-20T14:08:00Z">
              <w:r w:rsidDel="00BB220C">
                <w:delText>90</w:delText>
              </w:r>
            </w:del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8FC43D" w14:textId="77777777" w:rsidR="00B66B6B" w:rsidRPr="00386A66" w:rsidRDefault="00B66B6B" w:rsidP="00751C1B">
            <w:pPr>
              <w:spacing w:before="100" w:beforeAutospacing="1" w:after="100" w:afterAutospacing="1"/>
            </w:pPr>
            <w:del w:id="4" w:author="Ian Hicks" w:date="2020-08-20T14:08:00Z">
              <w:r w:rsidDel="00BB220C">
                <w:rPr>
                  <w:rFonts w:ascii="Calibri" w:eastAsia="Times New Roman" w:hAnsi="Calibri" w:cs="Calibri"/>
                  <w:color w:val="000000"/>
                </w:rPr>
                <w:delText>DAILY BUSINESS OPERATING EXPENSES</w:delText>
              </w:r>
            </w:del>
          </w:p>
        </w:tc>
      </w:tr>
      <w:tr w:rsidR="00B66B6B" w14:paraId="5BADA0D7" w14:textId="77777777" w:rsidTr="00697ECA">
        <w:tc>
          <w:tcPr>
            <w:tcW w:w="325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E97A02" w14:textId="77777777" w:rsidR="00B66B6B" w:rsidRPr="00386A66" w:rsidRDefault="00B66B6B" w:rsidP="00386A66">
            <w:pPr>
              <w:spacing w:before="100" w:beforeAutospacing="1" w:after="100" w:afterAutospacing="1"/>
              <w:rPr>
                <w:rFonts w:ascii="Cambria" w:hAnsi="Cambria"/>
              </w:rPr>
            </w:pPr>
            <w:commentRangeStart w:id="5"/>
            <w:r>
              <w:rPr>
                <w:rFonts w:ascii="Cambria" w:hAnsi="Cambria"/>
              </w:rPr>
              <w:t>General Savings or Accrue Interest</w:t>
            </w:r>
            <w:commentRangeEnd w:id="5"/>
            <w:r w:rsidR="00BB220C">
              <w:rPr>
                <w:rStyle w:val="CommentReference"/>
              </w:rPr>
              <w:commentReference w:id="5"/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FA6F93" w14:textId="77777777" w:rsidR="00B66B6B" w:rsidRDefault="00B66B6B" w:rsidP="00386A66">
            <w:pPr>
              <w:spacing w:before="100" w:beforeAutospacing="1" w:after="100" w:afterAutospacing="1"/>
            </w:pPr>
            <w:r>
              <w:t>97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9733DD" w14:textId="77777777" w:rsidR="00B66B6B" w:rsidRDefault="00B66B6B" w:rsidP="00386A66">
            <w:pPr>
              <w:spacing w:before="100" w:beforeAutospacing="1" w:after="100" w:afterAutospacing="1"/>
            </w:pPr>
            <w:r w:rsidRPr="00386A66">
              <w:rPr>
                <w:rFonts w:ascii="Calibri" w:eastAsia="Times New Roman" w:hAnsi="Calibri" w:cs="Calibri"/>
                <w:color w:val="000000"/>
              </w:rPr>
              <w:t>GENERAL SAVINGS/ACCRUE INTEREST</w:t>
            </w:r>
          </w:p>
        </w:tc>
      </w:tr>
      <w:tr w:rsidR="00B66B6B" w14:paraId="6525DC12" w14:textId="77777777" w:rsidTr="00697ECA">
        <w:tc>
          <w:tcPr>
            <w:tcW w:w="325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00462D" w14:textId="77777777" w:rsidR="00B66B6B" w:rsidRDefault="00B66B6B" w:rsidP="00B66B6B">
            <w:pPr>
              <w:spacing w:before="100" w:beforeAutospacing="1" w:after="100" w:afterAutospacing="1"/>
            </w:pPr>
            <w:r w:rsidRPr="00386A66">
              <w:rPr>
                <w:rFonts w:ascii="Cambria" w:hAnsi="Cambria"/>
              </w:rPr>
              <w:t>Payroll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890FFAB" w14:textId="77777777" w:rsidR="00B66B6B" w:rsidRDefault="00B66B6B" w:rsidP="00B66B6B">
            <w:pPr>
              <w:spacing w:before="100" w:beforeAutospacing="1" w:after="100" w:afterAutospacing="1"/>
            </w:pPr>
            <w:r>
              <w:rPr>
                <w:rFonts w:ascii="Calibri" w:eastAsia="Times New Roman" w:hAnsi="Calibri" w:cs="Calibri"/>
                <w:color w:val="000000"/>
              </w:rPr>
              <w:t>91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DAD1C5D" w14:textId="77777777" w:rsidR="00B66B6B" w:rsidRPr="00386A66" w:rsidRDefault="00B66B6B" w:rsidP="00B66B6B">
            <w:pPr>
              <w:spacing w:before="100" w:beforeAutospacing="1" w:after="100" w:afterAutospacing="1"/>
            </w:pPr>
            <w:r>
              <w:rPr>
                <w:rFonts w:ascii="Calibri" w:eastAsia="Times New Roman" w:hAnsi="Calibri" w:cs="Calibri"/>
                <w:color w:val="000000"/>
              </w:rPr>
              <w:t>BUSINESS PAYROLL</w:t>
            </w:r>
          </w:p>
        </w:tc>
      </w:tr>
      <w:tr w:rsidR="00B66B6B" w14:paraId="29E6557F" w14:textId="77777777" w:rsidTr="00697ECA">
        <w:tc>
          <w:tcPr>
            <w:tcW w:w="325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7898E5" w14:textId="77777777" w:rsidR="00B66B6B" w:rsidRPr="00386A66" w:rsidRDefault="00B66B6B" w:rsidP="00B66B6B">
            <w:pPr>
              <w:spacing w:before="100" w:beforeAutospacing="1" w:after="100" w:afterAutospacing="1"/>
              <w:rPr>
                <w:rFonts w:ascii="Cambria" w:hAnsi="Cambria"/>
              </w:rPr>
            </w:pPr>
            <w:r w:rsidRPr="00386A66">
              <w:rPr>
                <w:rFonts w:ascii="Cambria" w:hAnsi="Cambria"/>
              </w:rPr>
              <w:t>Accounts Payable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58E7AC8" w14:textId="77777777" w:rsidR="00B66B6B" w:rsidRDefault="00B66B6B" w:rsidP="00B66B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92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6093296" w14:textId="77777777" w:rsidR="00B66B6B" w:rsidRDefault="00B66B6B" w:rsidP="00B66B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BUSINESS ACCOUNTS PAYABLE</w:t>
            </w:r>
          </w:p>
        </w:tc>
      </w:tr>
      <w:tr w:rsidR="00B66B6B" w14:paraId="630B24FD" w14:textId="77777777" w:rsidTr="00697ECA">
        <w:tc>
          <w:tcPr>
            <w:tcW w:w="325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6ABB0A" w14:textId="77777777" w:rsidR="00B66B6B" w:rsidRPr="00386A66" w:rsidRDefault="00B66B6B" w:rsidP="00B66B6B">
            <w:pPr>
              <w:spacing w:before="100" w:beforeAutospacing="1" w:after="100" w:afterAutospacing="1"/>
              <w:rPr>
                <w:rFonts w:ascii="Cambria" w:hAnsi="Cambria"/>
              </w:rPr>
            </w:pPr>
            <w:r w:rsidRPr="00386A66">
              <w:rPr>
                <w:rFonts w:ascii="Cambria" w:hAnsi="Cambria"/>
              </w:rPr>
              <w:t>Taxes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D961034" w14:textId="77777777" w:rsidR="00B66B6B" w:rsidRDefault="00B66B6B" w:rsidP="00B66B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87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0F85CC0" w14:textId="77777777" w:rsidR="00B66B6B" w:rsidRDefault="00B66B6B" w:rsidP="00B66B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TAXES</w:t>
            </w:r>
          </w:p>
        </w:tc>
      </w:tr>
      <w:tr w:rsidR="00B66B6B" w14:paraId="1B5FB811" w14:textId="77777777" w:rsidTr="00697ECA">
        <w:tc>
          <w:tcPr>
            <w:tcW w:w="325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96E5B0" w14:textId="77777777" w:rsidR="00B66B6B" w:rsidRDefault="00BB220C" w:rsidP="00B66B6B">
            <w:pPr>
              <w:spacing w:before="100" w:beforeAutospacing="1" w:after="100" w:afterAutospacing="1"/>
            </w:pPr>
            <w:commentRangeStart w:id="6"/>
            <w:ins w:id="7" w:author="Ian Hicks" w:date="2020-08-20T14:06:00Z">
              <w:r>
                <w:t>Accounts Receivable</w:t>
              </w:r>
            </w:ins>
            <w:commentRangeEnd w:id="6"/>
            <w:ins w:id="8" w:author="Ian Hicks" w:date="2020-08-20T14:07:00Z">
              <w:r>
                <w:rPr>
                  <w:rStyle w:val="CommentReference"/>
                </w:rPr>
                <w:commentReference w:id="6"/>
              </w:r>
            </w:ins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F65A5E" w14:textId="77777777" w:rsidR="00B66B6B" w:rsidRDefault="00BB220C" w:rsidP="00B66B6B">
            <w:pPr>
              <w:spacing w:before="100" w:beforeAutospacing="1" w:after="100" w:afterAutospacing="1"/>
            </w:pPr>
            <w:ins w:id="9" w:author="Ian Hicks" w:date="2020-08-20T14:06:00Z">
              <w:r>
                <w:t>64</w:t>
              </w:r>
            </w:ins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F5A249" w14:textId="77777777" w:rsidR="00B66B6B" w:rsidRPr="00386A66" w:rsidRDefault="00BB220C" w:rsidP="00B66B6B">
            <w:pPr>
              <w:spacing w:before="100" w:beforeAutospacing="1" w:after="100" w:afterAutospacing="1"/>
            </w:pPr>
            <w:ins w:id="10" w:author="Ian Hicks" w:date="2020-08-20T14:06:00Z">
              <w:r>
                <w:t>ACCOUNTS RECEIVABLES</w:t>
              </w:r>
            </w:ins>
          </w:p>
        </w:tc>
      </w:tr>
      <w:tr w:rsidR="00B66B6B" w14:paraId="1D47C3DB" w14:textId="77777777" w:rsidTr="00697ECA">
        <w:tc>
          <w:tcPr>
            <w:tcW w:w="325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252D15" w14:textId="77777777" w:rsidR="00B66B6B" w:rsidRPr="00386A66" w:rsidRDefault="00BB220C" w:rsidP="00B66B6B">
            <w:pPr>
              <w:spacing w:before="100" w:beforeAutospacing="1" w:after="100" w:afterAutospacing="1"/>
              <w:rPr>
                <w:rFonts w:ascii="Cambria" w:hAnsi="Cambria"/>
              </w:rPr>
            </w:pPr>
            <w:ins w:id="11" w:author="Ian Hicks" w:date="2020-08-20T14:08:00Z">
              <w:r>
                <w:rPr>
                  <w:rFonts w:ascii="Cambria" w:hAnsi="Cambria"/>
                </w:rPr>
                <w:t>Day to Day Operations</w:t>
              </w:r>
            </w:ins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3F4E5B" w14:textId="77777777" w:rsidR="00B66B6B" w:rsidRDefault="00BB220C" w:rsidP="00B66B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ins w:id="12" w:author="Ian Hicks" w:date="2020-08-20T14:08:00Z">
              <w:r>
                <w:rPr>
                  <w:rFonts w:ascii="Calibri" w:eastAsia="Times New Roman" w:hAnsi="Calibri" w:cs="Calibri"/>
                  <w:color w:val="000000"/>
                </w:rPr>
                <w:t>70</w:t>
              </w:r>
            </w:ins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ADB6BA" w14:textId="77777777" w:rsidR="00B66B6B" w:rsidRDefault="00BB220C" w:rsidP="00B66B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ins w:id="13" w:author="Ian Hicks" w:date="2020-08-20T14:08:00Z">
              <w:r>
                <w:rPr>
                  <w:rFonts w:ascii="Calibri" w:eastAsia="Times New Roman" w:hAnsi="Calibri" w:cs="Calibri"/>
                  <w:color w:val="000000"/>
                </w:rPr>
                <w:t>DAY TO DAY OPERATIONS</w:t>
              </w:r>
            </w:ins>
          </w:p>
        </w:tc>
      </w:tr>
      <w:tr w:rsidR="00B66B6B" w14:paraId="274AD71D" w14:textId="77777777" w:rsidTr="00697ECA">
        <w:tc>
          <w:tcPr>
            <w:tcW w:w="325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316A92" w14:textId="77777777" w:rsidR="00B66B6B" w:rsidRDefault="00B66B6B" w:rsidP="00B66B6B">
            <w:pPr>
              <w:spacing w:before="100" w:beforeAutospacing="1" w:after="100" w:afterAutospacing="1"/>
            </w:pP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D23DDA" w14:textId="77777777" w:rsidR="00B66B6B" w:rsidRDefault="00B66B6B" w:rsidP="00B66B6B">
            <w:pPr>
              <w:spacing w:before="100" w:beforeAutospacing="1" w:after="100" w:afterAutospacing="1"/>
            </w:pP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9BB3BB" w14:textId="77777777" w:rsidR="00B66B6B" w:rsidRDefault="00B66B6B" w:rsidP="00B66B6B">
            <w:pPr>
              <w:spacing w:before="100" w:beforeAutospacing="1" w:after="100" w:afterAutospacing="1"/>
            </w:pPr>
          </w:p>
        </w:tc>
      </w:tr>
      <w:tr w:rsidR="00B66B6B" w14:paraId="39C48C3A" w14:textId="77777777" w:rsidTr="00697ECA">
        <w:tc>
          <w:tcPr>
            <w:tcW w:w="325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2B46A1" w14:textId="77777777" w:rsidR="00B66B6B" w:rsidRDefault="00B66B6B" w:rsidP="00B66B6B">
            <w:pPr>
              <w:spacing w:before="100" w:beforeAutospacing="1" w:after="100" w:afterAutospacing="1"/>
            </w:pP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417931" w14:textId="77777777" w:rsidR="00B66B6B" w:rsidRDefault="00B66B6B" w:rsidP="00B66B6B">
            <w:pPr>
              <w:spacing w:before="100" w:beforeAutospacing="1" w:after="100" w:afterAutospacing="1"/>
            </w:pP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D2F316" w14:textId="77777777" w:rsidR="00B66B6B" w:rsidRDefault="00B66B6B" w:rsidP="00B66B6B">
            <w:pPr>
              <w:spacing w:before="100" w:beforeAutospacing="1" w:after="100" w:afterAutospacing="1"/>
            </w:pPr>
          </w:p>
        </w:tc>
      </w:tr>
      <w:tr w:rsidR="00B66B6B" w14:paraId="21178223" w14:textId="77777777" w:rsidTr="00697ECA">
        <w:tc>
          <w:tcPr>
            <w:tcW w:w="325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447140" w14:textId="77777777" w:rsidR="00B66B6B" w:rsidRDefault="00B66B6B" w:rsidP="00B66B6B">
            <w:pPr>
              <w:spacing w:before="100" w:beforeAutospacing="1" w:after="100" w:afterAutospacing="1"/>
            </w:pP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B97879" w14:textId="77777777" w:rsidR="00B66B6B" w:rsidRDefault="00B66B6B" w:rsidP="00B66B6B">
            <w:pPr>
              <w:spacing w:before="100" w:beforeAutospacing="1" w:after="100" w:afterAutospacing="1"/>
            </w:pP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4F73BA" w14:textId="77777777" w:rsidR="00B66B6B" w:rsidRDefault="00B66B6B" w:rsidP="00B66B6B">
            <w:pPr>
              <w:spacing w:before="100" w:beforeAutospacing="1" w:after="100" w:afterAutospacing="1"/>
            </w:pPr>
          </w:p>
        </w:tc>
      </w:tr>
    </w:tbl>
    <w:p w14:paraId="1DE82AD8" w14:textId="04FC4AC3" w:rsidR="00143C5B" w:rsidRDefault="00386A66" w:rsidP="00143C5B">
      <w:pPr>
        <w:rPr>
          <w:color w:val="1F497D"/>
        </w:rPr>
      </w:pPr>
      <w:r>
        <w:rPr>
          <w:b/>
        </w:rPr>
        <w:t>Non-Personal Accounts</w:t>
      </w:r>
      <w:bookmarkStart w:id="14" w:name="_GoBack"/>
      <w:bookmarkEnd w:id="14"/>
    </w:p>
    <w:tbl>
      <w:tblPr>
        <w:tblW w:w="5384" w:type="dxa"/>
        <w:tblInd w:w="1318" w:type="dxa"/>
        <w:tblLook w:val="04A0" w:firstRow="1" w:lastRow="0" w:firstColumn="1" w:lastColumn="0" w:noHBand="0" w:noVBand="1"/>
      </w:tblPr>
      <w:tblGrid>
        <w:gridCol w:w="682"/>
        <w:gridCol w:w="4702"/>
      </w:tblGrid>
      <w:tr w:rsidR="00143C5B" w14:paraId="665AFA50" w14:textId="77777777" w:rsidTr="00143C5B">
        <w:trPr>
          <w:trHeight w:val="284"/>
        </w:trPr>
        <w:tc>
          <w:tcPr>
            <w:tcW w:w="5384" w:type="dxa"/>
            <w:gridSpan w:val="2"/>
            <w:noWrap/>
            <w:vAlign w:val="bottom"/>
            <w:hideMark/>
          </w:tcPr>
          <w:p w14:paraId="6EC067CC" w14:textId="77777777" w:rsidR="00143C5B" w:rsidRDefault="00B66B6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u w:val="single"/>
              </w:rPr>
            </w:pPr>
            <w:r>
              <w:rPr>
                <w:b/>
              </w:rPr>
              <w:t>PROPOSED T24 LIST (T24 PLAN AND DEV)</w:t>
            </w:r>
          </w:p>
        </w:tc>
      </w:tr>
      <w:tr w:rsidR="00143C5B" w14:paraId="5F248FF1" w14:textId="77777777" w:rsidTr="00386A66">
        <w:trPr>
          <w:trHeight w:val="284"/>
        </w:trPr>
        <w:tc>
          <w:tcPr>
            <w:tcW w:w="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1" w:themeFillTint="99"/>
            <w:noWrap/>
            <w:vAlign w:val="bottom"/>
            <w:hideMark/>
          </w:tcPr>
          <w:p w14:paraId="4B41BCFB" w14:textId="77777777" w:rsidR="00143C5B" w:rsidRDefault="00143C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ID</w:t>
            </w:r>
          </w:p>
        </w:tc>
        <w:tc>
          <w:tcPr>
            <w:tcW w:w="47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CC2E5" w:themeFill="accent1" w:themeFillTint="99"/>
            <w:noWrap/>
            <w:vAlign w:val="bottom"/>
            <w:hideMark/>
          </w:tcPr>
          <w:p w14:paraId="33FBD4EE" w14:textId="77777777" w:rsidR="00143C5B" w:rsidRDefault="00143C5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Intended Use Description</w:t>
            </w:r>
          </w:p>
        </w:tc>
      </w:tr>
      <w:tr w:rsidR="00143C5B" w14:paraId="003F01CA" w14:textId="77777777" w:rsidTr="00B66B6B">
        <w:trPr>
          <w:trHeight w:val="284"/>
        </w:trPr>
        <w:tc>
          <w:tcPr>
            <w:tcW w:w="6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18B2F675" w14:textId="77777777" w:rsidR="00143C5B" w:rsidRDefault="00143C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47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24A59B2E" w14:textId="77777777" w:rsidR="00143C5B" w:rsidRDefault="00143C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PURCHASE REAL ESTATE</w:t>
            </w:r>
          </w:p>
        </w:tc>
      </w:tr>
      <w:tr w:rsidR="00143C5B" w14:paraId="5B6885E5" w14:textId="77777777" w:rsidTr="00B66B6B">
        <w:trPr>
          <w:trHeight w:val="284"/>
        </w:trPr>
        <w:tc>
          <w:tcPr>
            <w:tcW w:w="6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0C346034" w14:textId="77777777" w:rsidR="00143C5B" w:rsidRDefault="00143C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13</w:t>
            </w:r>
          </w:p>
        </w:tc>
        <w:tc>
          <w:tcPr>
            <w:tcW w:w="47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505B58BF" w14:textId="77777777" w:rsidR="00143C5B" w:rsidRDefault="00143C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PROV GAMING &amp; LIQUOR COMMISSION</w:t>
            </w:r>
          </w:p>
        </w:tc>
      </w:tr>
      <w:tr w:rsidR="00143C5B" w14:paraId="56FD47F6" w14:textId="77777777" w:rsidTr="00B66B6B">
        <w:trPr>
          <w:trHeight w:val="284"/>
        </w:trPr>
        <w:tc>
          <w:tcPr>
            <w:tcW w:w="6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53E59009" w14:textId="77777777" w:rsidR="00143C5B" w:rsidRDefault="00143C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14</w:t>
            </w:r>
          </w:p>
        </w:tc>
        <w:tc>
          <w:tcPr>
            <w:tcW w:w="47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28D38E0D" w14:textId="77777777" w:rsidR="00143C5B" w:rsidRDefault="00143C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PAYROLL SERVICES</w:t>
            </w:r>
          </w:p>
        </w:tc>
      </w:tr>
      <w:tr w:rsidR="00143C5B" w14:paraId="67FD706E" w14:textId="77777777" w:rsidTr="00B66B6B">
        <w:trPr>
          <w:trHeight w:val="284"/>
        </w:trPr>
        <w:tc>
          <w:tcPr>
            <w:tcW w:w="6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4DBE8DE5" w14:textId="77777777" w:rsidR="00143C5B" w:rsidRDefault="00143C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39</w:t>
            </w:r>
          </w:p>
        </w:tc>
        <w:tc>
          <w:tcPr>
            <w:tcW w:w="47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225668C1" w14:textId="77777777" w:rsidR="00143C5B" w:rsidRDefault="00143C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PURCHASE INVESTMENTS</w:t>
            </w:r>
          </w:p>
        </w:tc>
      </w:tr>
      <w:tr w:rsidR="00143C5B" w14:paraId="51B0317A" w14:textId="77777777" w:rsidTr="00B66B6B">
        <w:trPr>
          <w:trHeight w:val="284"/>
        </w:trPr>
        <w:tc>
          <w:tcPr>
            <w:tcW w:w="6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00CF0E45" w14:textId="77777777" w:rsidR="00143C5B" w:rsidRDefault="00143C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45</w:t>
            </w:r>
          </w:p>
        </w:tc>
        <w:tc>
          <w:tcPr>
            <w:tcW w:w="47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22632C88" w14:textId="77777777" w:rsidR="00143C5B" w:rsidRDefault="00143C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PURCHASE FIXED ASSETS</w:t>
            </w:r>
          </w:p>
        </w:tc>
      </w:tr>
      <w:tr w:rsidR="00143C5B" w14:paraId="37FA565F" w14:textId="77777777" w:rsidTr="00B66B6B">
        <w:trPr>
          <w:trHeight w:val="284"/>
        </w:trPr>
        <w:tc>
          <w:tcPr>
            <w:tcW w:w="6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6F66F304" w14:textId="77777777" w:rsidR="00143C5B" w:rsidRDefault="00143C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47</w:t>
            </w:r>
          </w:p>
        </w:tc>
        <w:tc>
          <w:tcPr>
            <w:tcW w:w="47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5B85D2F1" w14:textId="77777777" w:rsidR="00143C5B" w:rsidRDefault="00143C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WORKING CAPITAL</w:t>
            </w:r>
          </w:p>
        </w:tc>
      </w:tr>
      <w:tr w:rsidR="00143C5B" w14:paraId="220A5B54" w14:textId="77777777" w:rsidTr="00B66B6B">
        <w:trPr>
          <w:trHeight w:val="284"/>
        </w:trPr>
        <w:tc>
          <w:tcPr>
            <w:tcW w:w="6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19D046CB" w14:textId="77777777" w:rsidR="00143C5B" w:rsidRDefault="00143C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64</w:t>
            </w:r>
          </w:p>
        </w:tc>
        <w:tc>
          <w:tcPr>
            <w:tcW w:w="47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663889C6" w14:textId="77777777" w:rsidR="00143C5B" w:rsidRDefault="00143C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ACCOUNTS RECEIVABLES</w:t>
            </w:r>
          </w:p>
        </w:tc>
      </w:tr>
      <w:tr w:rsidR="00143C5B" w14:paraId="400AD643" w14:textId="77777777" w:rsidTr="00B66B6B">
        <w:trPr>
          <w:trHeight w:val="284"/>
        </w:trPr>
        <w:tc>
          <w:tcPr>
            <w:tcW w:w="6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025E7CA9" w14:textId="77777777" w:rsidR="00143C5B" w:rsidRDefault="00143C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68</w:t>
            </w:r>
          </w:p>
        </w:tc>
        <w:tc>
          <w:tcPr>
            <w:tcW w:w="47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7DE11C62" w14:textId="77777777" w:rsidR="00143C5B" w:rsidRDefault="00143C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GST</w:t>
            </w:r>
          </w:p>
        </w:tc>
      </w:tr>
      <w:tr w:rsidR="00143C5B" w14:paraId="2F484434" w14:textId="77777777" w:rsidTr="00B66B6B">
        <w:trPr>
          <w:trHeight w:val="284"/>
        </w:trPr>
        <w:tc>
          <w:tcPr>
            <w:tcW w:w="6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7ACAA014" w14:textId="77777777" w:rsidR="00143C5B" w:rsidRDefault="00143C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commentRangeStart w:id="15"/>
            <w:r>
              <w:rPr>
                <w:rFonts w:ascii="Calibri" w:eastAsia="Times New Roman" w:hAnsi="Calibri" w:cs="Calibri"/>
                <w:color w:val="000000"/>
              </w:rPr>
              <w:t>70</w:t>
            </w:r>
          </w:p>
        </w:tc>
        <w:tc>
          <w:tcPr>
            <w:tcW w:w="47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4A6C1401" w14:textId="77777777" w:rsidR="00143C5B" w:rsidRDefault="00143C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DAY TO DAY OPERATIONS</w:t>
            </w:r>
            <w:commentRangeEnd w:id="15"/>
            <w:r w:rsidR="00BB220C">
              <w:rPr>
                <w:rStyle w:val="CommentReference"/>
              </w:rPr>
              <w:commentReference w:id="15"/>
            </w:r>
          </w:p>
        </w:tc>
      </w:tr>
      <w:tr w:rsidR="00143C5B" w14:paraId="5EBB309E" w14:textId="77777777" w:rsidTr="00B66B6B">
        <w:trPr>
          <w:trHeight w:val="284"/>
        </w:trPr>
        <w:tc>
          <w:tcPr>
            <w:tcW w:w="6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026D5091" w14:textId="77777777" w:rsidR="00143C5B" w:rsidRPr="0035140E" w:rsidRDefault="00143C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35140E">
              <w:rPr>
                <w:rFonts w:ascii="Calibri" w:eastAsia="Times New Roman" w:hAnsi="Calibri" w:cs="Calibri"/>
                <w:color w:val="000000"/>
              </w:rPr>
              <w:t>71</w:t>
            </w:r>
          </w:p>
        </w:tc>
        <w:tc>
          <w:tcPr>
            <w:tcW w:w="47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36B87DB4" w14:textId="77777777" w:rsidR="00143C5B" w:rsidRPr="0035140E" w:rsidRDefault="00143C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5140E">
              <w:rPr>
                <w:rFonts w:ascii="Calibri" w:eastAsia="Times New Roman" w:hAnsi="Calibri" w:cs="Calibri"/>
                <w:color w:val="000000"/>
              </w:rPr>
              <w:t>BROKER COMMISSION</w:t>
            </w:r>
          </w:p>
        </w:tc>
      </w:tr>
      <w:tr w:rsidR="00143C5B" w14:paraId="1EC0EDC2" w14:textId="77777777" w:rsidTr="00B66B6B">
        <w:trPr>
          <w:trHeight w:val="284"/>
        </w:trPr>
        <w:tc>
          <w:tcPr>
            <w:tcW w:w="6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4E450027" w14:textId="77777777" w:rsidR="00143C5B" w:rsidRDefault="00143C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73</w:t>
            </w:r>
          </w:p>
        </w:tc>
        <w:tc>
          <w:tcPr>
            <w:tcW w:w="47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4823C171" w14:textId="77777777" w:rsidR="00143C5B" w:rsidRDefault="00143C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CASHING CHEQUES</w:t>
            </w:r>
          </w:p>
        </w:tc>
      </w:tr>
      <w:tr w:rsidR="00143C5B" w14:paraId="28C4BE58" w14:textId="77777777" w:rsidTr="00B66B6B">
        <w:trPr>
          <w:trHeight w:val="284"/>
        </w:trPr>
        <w:tc>
          <w:tcPr>
            <w:tcW w:w="6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6A6DFFEB" w14:textId="77777777" w:rsidR="00143C5B" w:rsidRDefault="00143C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76</w:t>
            </w:r>
          </w:p>
        </w:tc>
        <w:tc>
          <w:tcPr>
            <w:tcW w:w="47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18FFCF69" w14:textId="77777777" w:rsidR="00143C5B" w:rsidRDefault="00143C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LOAN PAYMENTS</w:t>
            </w:r>
          </w:p>
        </w:tc>
      </w:tr>
      <w:tr w:rsidR="00143C5B" w14:paraId="02698BBC" w14:textId="77777777" w:rsidTr="00B66B6B">
        <w:trPr>
          <w:trHeight w:val="284"/>
        </w:trPr>
        <w:tc>
          <w:tcPr>
            <w:tcW w:w="6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1EC70F96" w14:textId="77777777" w:rsidR="00143C5B" w:rsidRDefault="00143C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77</w:t>
            </w:r>
          </w:p>
        </w:tc>
        <w:tc>
          <w:tcPr>
            <w:tcW w:w="47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55ADAA42" w14:textId="77777777" w:rsidR="00143C5B" w:rsidRDefault="00143C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BILL PAYMENTS</w:t>
            </w:r>
          </w:p>
        </w:tc>
      </w:tr>
      <w:tr w:rsidR="00143C5B" w14:paraId="7FC0E9EC" w14:textId="77777777" w:rsidTr="00B66B6B">
        <w:trPr>
          <w:trHeight w:val="284"/>
        </w:trPr>
        <w:tc>
          <w:tcPr>
            <w:tcW w:w="6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26225209" w14:textId="77777777" w:rsidR="00143C5B" w:rsidRDefault="00143C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78</w:t>
            </w:r>
          </w:p>
        </w:tc>
        <w:tc>
          <w:tcPr>
            <w:tcW w:w="47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0DB1F998" w14:textId="77777777" w:rsidR="00143C5B" w:rsidRDefault="00143C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EMERGENCY FUND</w:t>
            </w:r>
          </w:p>
        </w:tc>
      </w:tr>
      <w:tr w:rsidR="00143C5B" w14:paraId="79F9BA55" w14:textId="77777777" w:rsidTr="00B66B6B">
        <w:trPr>
          <w:trHeight w:val="284"/>
        </w:trPr>
        <w:tc>
          <w:tcPr>
            <w:tcW w:w="6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26DAFB4C" w14:textId="77777777" w:rsidR="00143C5B" w:rsidRDefault="00143C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86</w:t>
            </w:r>
          </w:p>
        </w:tc>
        <w:tc>
          <w:tcPr>
            <w:tcW w:w="47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39E75020" w14:textId="77777777" w:rsidR="00143C5B" w:rsidRDefault="00143C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INCOME GENERATION</w:t>
            </w:r>
          </w:p>
        </w:tc>
      </w:tr>
      <w:tr w:rsidR="00143C5B" w:rsidRPr="00706F8A" w14:paraId="494AFC0D" w14:textId="77777777" w:rsidTr="00B66B6B">
        <w:trPr>
          <w:trHeight w:val="284"/>
        </w:trPr>
        <w:tc>
          <w:tcPr>
            <w:tcW w:w="6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7C6E3F7E" w14:textId="77777777" w:rsidR="00143C5B" w:rsidRPr="00706F8A" w:rsidRDefault="00143C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rPrChange w:id="16" w:author="Ian Hicks" w:date="2020-12-09T16:06:00Z">
                  <w:rPr>
                    <w:rFonts w:ascii="Calibri" w:eastAsia="Times New Roman" w:hAnsi="Calibri" w:cs="Calibri"/>
                    <w:color w:val="000000"/>
                    <w:highlight w:val="yellow"/>
                  </w:rPr>
                </w:rPrChange>
              </w:rPr>
            </w:pPr>
            <w:r w:rsidRPr="00706F8A">
              <w:rPr>
                <w:rFonts w:ascii="Calibri" w:eastAsia="Times New Roman" w:hAnsi="Calibri" w:cs="Calibri"/>
                <w:color w:val="000000"/>
                <w:rPrChange w:id="17" w:author="Ian Hicks" w:date="2020-12-09T16:06:00Z">
                  <w:rPr>
                    <w:rFonts w:ascii="Calibri" w:eastAsia="Times New Roman" w:hAnsi="Calibri" w:cs="Calibri"/>
                    <w:color w:val="000000"/>
                    <w:highlight w:val="yellow"/>
                  </w:rPr>
                </w:rPrChange>
              </w:rPr>
              <w:t>87</w:t>
            </w:r>
          </w:p>
        </w:tc>
        <w:tc>
          <w:tcPr>
            <w:tcW w:w="47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2C86C547" w14:textId="77777777" w:rsidR="00143C5B" w:rsidRPr="00706F8A" w:rsidRDefault="00143C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rPrChange w:id="18" w:author="Ian Hicks" w:date="2020-12-09T16:06:00Z">
                  <w:rPr>
                    <w:rFonts w:ascii="Calibri" w:eastAsia="Times New Roman" w:hAnsi="Calibri" w:cs="Calibri"/>
                    <w:color w:val="000000"/>
                    <w:highlight w:val="yellow"/>
                  </w:rPr>
                </w:rPrChange>
              </w:rPr>
            </w:pPr>
            <w:r w:rsidRPr="00706F8A">
              <w:rPr>
                <w:rFonts w:ascii="Calibri" w:eastAsia="Times New Roman" w:hAnsi="Calibri" w:cs="Calibri"/>
                <w:color w:val="000000"/>
                <w:rPrChange w:id="19" w:author="Ian Hicks" w:date="2020-12-09T16:06:00Z">
                  <w:rPr>
                    <w:rFonts w:ascii="Calibri" w:eastAsia="Times New Roman" w:hAnsi="Calibri" w:cs="Calibri"/>
                    <w:color w:val="000000"/>
                    <w:highlight w:val="yellow"/>
                  </w:rPr>
                </w:rPrChange>
              </w:rPr>
              <w:t>TAXES</w:t>
            </w:r>
          </w:p>
        </w:tc>
      </w:tr>
      <w:tr w:rsidR="00143C5B" w:rsidRPr="00706F8A" w14:paraId="5DAB627A" w14:textId="77777777" w:rsidTr="00B66B6B">
        <w:trPr>
          <w:trHeight w:val="284"/>
        </w:trPr>
        <w:tc>
          <w:tcPr>
            <w:tcW w:w="6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5CB44E98" w14:textId="77777777" w:rsidR="00143C5B" w:rsidRPr="00706F8A" w:rsidRDefault="00143C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rPrChange w:id="20" w:author="Ian Hicks" w:date="2020-12-09T16:06:00Z">
                  <w:rPr>
                    <w:rFonts w:ascii="Calibri" w:eastAsia="Times New Roman" w:hAnsi="Calibri" w:cs="Calibri"/>
                    <w:color w:val="000000"/>
                  </w:rPr>
                </w:rPrChange>
              </w:rPr>
            </w:pPr>
            <w:r w:rsidRPr="00706F8A">
              <w:rPr>
                <w:rFonts w:ascii="Calibri" w:eastAsia="Times New Roman" w:hAnsi="Calibri" w:cs="Calibri"/>
                <w:color w:val="000000"/>
                <w:rPrChange w:id="21" w:author="Ian Hicks" w:date="2020-12-09T16:06:00Z">
                  <w:rPr>
                    <w:rFonts w:ascii="Calibri" w:eastAsia="Times New Roman" w:hAnsi="Calibri" w:cs="Calibri"/>
                    <w:color w:val="000000"/>
                  </w:rPr>
                </w:rPrChange>
              </w:rPr>
              <w:t>89</w:t>
            </w:r>
          </w:p>
        </w:tc>
        <w:tc>
          <w:tcPr>
            <w:tcW w:w="47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0C380F30" w14:textId="77777777" w:rsidR="00143C5B" w:rsidRPr="00706F8A" w:rsidRDefault="00143C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rPrChange w:id="22" w:author="Ian Hicks" w:date="2020-12-09T16:06:00Z">
                  <w:rPr>
                    <w:rFonts w:ascii="Calibri" w:eastAsia="Times New Roman" w:hAnsi="Calibri" w:cs="Calibri"/>
                    <w:color w:val="000000"/>
                  </w:rPr>
                </w:rPrChange>
              </w:rPr>
            </w:pPr>
            <w:r w:rsidRPr="00706F8A">
              <w:rPr>
                <w:rFonts w:ascii="Calibri" w:eastAsia="Times New Roman" w:hAnsi="Calibri" w:cs="Calibri"/>
                <w:color w:val="000000"/>
                <w:rPrChange w:id="23" w:author="Ian Hicks" w:date="2020-12-09T16:06:00Z">
                  <w:rPr>
                    <w:rFonts w:ascii="Calibri" w:eastAsia="Times New Roman" w:hAnsi="Calibri" w:cs="Calibri"/>
                    <w:color w:val="000000"/>
                  </w:rPr>
                </w:rPrChange>
              </w:rPr>
              <w:t>RENTAL PROPERTY INCOME OR EXPENSES</w:t>
            </w:r>
          </w:p>
        </w:tc>
      </w:tr>
      <w:tr w:rsidR="00143C5B" w:rsidRPr="00706F8A" w14:paraId="461AEFC3" w14:textId="77777777" w:rsidTr="00B66B6B">
        <w:trPr>
          <w:trHeight w:val="284"/>
        </w:trPr>
        <w:tc>
          <w:tcPr>
            <w:tcW w:w="6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12EDCB73" w14:textId="77777777" w:rsidR="00143C5B" w:rsidRPr="00706F8A" w:rsidRDefault="00143C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rPrChange w:id="24" w:author="Ian Hicks" w:date="2020-12-09T16:06:00Z">
                  <w:rPr>
                    <w:rFonts w:ascii="Calibri" w:eastAsia="Times New Roman" w:hAnsi="Calibri" w:cs="Calibri"/>
                    <w:color w:val="000000"/>
                    <w:highlight w:val="yellow"/>
                  </w:rPr>
                </w:rPrChange>
              </w:rPr>
            </w:pPr>
            <w:r w:rsidRPr="00706F8A">
              <w:rPr>
                <w:rFonts w:ascii="Calibri" w:eastAsia="Times New Roman" w:hAnsi="Calibri" w:cs="Calibri"/>
                <w:color w:val="000000"/>
                <w:rPrChange w:id="25" w:author="Ian Hicks" w:date="2020-12-09T16:06:00Z">
                  <w:rPr>
                    <w:rFonts w:ascii="Calibri" w:eastAsia="Times New Roman" w:hAnsi="Calibri" w:cs="Calibri"/>
                    <w:color w:val="000000"/>
                    <w:highlight w:val="yellow"/>
                  </w:rPr>
                </w:rPrChange>
              </w:rPr>
              <w:t>90</w:t>
            </w:r>
          </w:p>
        </w:tc>
        <w:tc>
          <w:tcPr>
            <w:tcW w:w="47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47A2A82F" w14:textId="77777777" w:rsidR="00143C5B" w:rsidRPr="00706F8A" w:rsidRDefault="00143C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rPrChange w:id="26" w:author="Ian Hicks" w:date="2020-12-09T16:06:00Z">
                  <w:rPr>
                    <w:rFonts w:ascii="Calibri" w:eastAsia="Times New Roman" w:hAnsi="Calibri" w:cs="Calibri"/>
                    <w:color w:val="000000"/>
                    <w:highlight w:val="yellow"/>
                  </w:rPr>
                </w:rPrChange>
              </w:rPr>
            </w:pPr>
            <w:r w:rsidRPr="00706F8A">
              <w:rPr>
                <w:rFonts w:ascii="Calibri" w:eastAsia="Times New Roman" w:hAnsi="Calibri" w:cs="Calibri"/>
                <w:color w:val="000000"/>
                <w:rPrChange w:id="27" w:author="Ian Hicks" w:date="2020-12-09T16:06:00Z">
                  <w:rPr>
                    <w:rFonts w:ascii="Calibri" w:eastAsia="Times New Roman" w:hAnsi="Calibri" w:cs="Calibri"/>
                    <w:color w:val="000000"/>
                    <w:highlight w:val="yellow"/>
                  </w:rPr>
                </w:rPrChange>
              </w:rPr>
              <w:t>DAILY BUSINESS OPERATING EXPENSES</w:t>
            </w:r>
          </w:p>
        </w:tc>
      </w:tr>
      <w:tr w:rsidR="00143C5B" w:rsidRPr="00706F8A" w14:paraId="77FC93DF" w14:textId="77777777" w:rsidTr="00B66B6B">
        <w:trPr>
          <w:trHeight w:val="284"/>
        </w:trPr>
        <w:tc>
          <w:tcPr>
            <w:tcW w:w="6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126CD9C5" w14:textId="77777777" w:rsidR="00143C5B" w:rsidRPr="00706F8A" w:rsidRDefault="00143C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rPrChange w:id="28" w:author="Ian Hicks" w:date="2020-12-09T16:06:00Z">
                  <w:rPr>
                    <w:rFonts w:ascii="Calibri" w:eastAsia="Times New Roman" w:hAnsi="Calibri" w:cs="Calibri"/>
                    <w:color w:val="000000"/>
                    <w:highlight w:val="yellow"/>
                  </w:rPr>
                </w:rPrChange>
              </w:rPr>
            </w:pPr>
            <w:r w:rsidRPr="00706F8A">
              <w:rPr>
                <w:rFonts w:ascii="Calibri" w:eastAsia="Times New Roman" w:hAnsi="Calibri" w:cs="Calibri"/>
                <w:color w:val="000000"/>
                <w:rPrChange w:id="29" w:author="Ian Hicks" w:date="2020-12-09T16:06:00Z">
                  <w:rPr>
                    <w:rFonts w:ascii="Calibri" w:eastAsia="Times New Roman" w:hAnsi="Calibri" w:cs="Calibri"/>
                    <w:color w:val="000000"/>
                    <w:highlight w:val="yellow"/>
                  </w:rPr>
                </w:rPrChange>
              </w:rPr>
              <w:t>91</w:t>
            </w:r>
          </w:p>
        </w:tc>
        <w:tc>
          <w:tcPr>
            <w:tcW w:w="47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74EB0A71" w14:textId="77777777" w:rsidR="00143C5B" w:rsidRPr="00706F8A" w:rsidRDefault="00143C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rPrChange w:id="30" w:author="Ian Hicks" w:date="2020-12-09T16:06:00Z">
                  <w:rPr>
                    <w:rFonts w:ascii="Calibri" w:eastAsia="Times New Roman" w:hAnsi="Calibri" w:cs="Calibri"/>
                    <w:color w:val="000000"/>
                    <w:highlight w:val="yellow"/>
                  </w:rPr>
                </w:rPrChange>
              </w:rPr>
            </w:pPr>
            <w:r w:rsidRPr="00706F8A">
              <w:rPr>
                <w:rFonts w:ascii="Calibri" w:eastAsia="Times New Roman" w:hAnsi="Calibri" w:cs="Calibri"/>
                <w:color w:val="000000"/>
                <w:rPrChange w:id="31" w:author="Ian Hicks" w:date="2020-12-09T16:06:00Z">
                  <w:rPr>
                    <w:rFonts w:ascii="Calibri" w:eastAsia="Times New Roman" w:hAnsi="Calibri" w:cs="Calibri"/>
                    <w:color w:val="000000"/>
                    <w:highlight w:val="yellow"/>
                  </w:rPr>
                </w:rPrChange>
              </w:rPr>
              <w:t>BUSINESS PAYROLL</w:t>
            </w:r>
          </w:p>
        </w:tc>
      </w:tr>
      <w:tr w:rsidR="00143C5B" w:rsidRPr="00706F8A" w14:paraId="1428849F" w14:textId="77777777" w:rsidTr="00B66B6B">
        <w:trPr>
          <w:trHeight w:val="284"/>
        </w:trPr>
        <w:tc>
          <w:tcPr>
            <w:tcW w:w="6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2FC1D7E9" w14:textId="77777777" w:rsidR="00143C5B" w:rsidRPr="00706F8A" w:rsidRDefault="00143C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rPrChange w:id="32" w:author="Ian Hicks" w:date="2020-12-09T16:06:00Z">
                  <w:rPr>
                    <w:rFonts w:ascii="Calibri" w:eastAsia="Times New Roman" w:hAnsi="Calibri" w:cs="Calibri"/>
                    <w:color w:val="000000"/>
                    <w:highlight w:val="yellow"/>
                  </w:rPr>
                </w:rPrChange>
              </w:rPr>
            </w:pPr>
            <w:r w:rsidRPr="00706F8A">
              <w:rPr>
                <w:rFonts w:ascii="Calibri" w:eastAsia="Times New Roman" w:hAnsi="Calibri" w:cs="Calibri"/>
                <w:color w:val="000000"/>
                <w:rPrChange w:id="33" w:author="Ian Hicks" w:date="2020-12-09T16:06:00Z">
                  <w:rPr>
                    <w:rFonts w:ascii="Calibri" w:eastAsia="Times New Roman" w:hAnsi="Calibri" w:cs="Calibri"/>
                    <w:color w:val="000000"/>
                    <w:highlight w:val="yellow"/>
                  </w:rPr>
                </w:rPrChange>
              </w:rPr>
              <w:t>92</w:t>
            </w:r>
          </w:p>
        </w:tc>
        <w:tc>
          <w:tcPr>
            <w:tcW w:w="47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3A84CFE6" w14:textId="77777777" w:rsidR="00143C5B" w:rsidRPr="00706F8A" w:rsidRDefault="00143C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rPrChange w:id="34" w:author="Ian Hicks" w:date="2020-12-09T16:06:00Z">
                  <w:rPr>
                    <w:rFonts w:ascii="Calibri" w:eastAsia="Times New Roman" w:hAnsi="Calibri" w:cs="Calibri"/>
                    <w:color w:val="000000"/>
                    <w:highlight w:val="yellow"/>
                  </w:rPr>
                </w:rPrChange>
              </w:rPr>
            </w:pPr>
            <w:r w:rsidRPr="00706F8A">
              <w:rPr>
                <w:rFonts w:ascii="Calibri" w:eastAsia="Times New Roman" w:hAnsi="Calibri" w:cs="Calibri"/>
                <w:color w:val="000000"/>
                <w:rPrChange w:id="35" w:author="Ian Hicks" w:date="2020-12-09T16:06:00Z">
                  <w:rPr>
                    <w:rFonts w:ascii="Calibri" w:eastAsia="Times New Roman" w:hAnsi="Calibri" w:cs="Calibri"/>
                    <w:color w:val="000000"/>
                    <w:highlight w:val="yellow"/>
                  </w:rPr>
                </w:rPrChange>
              </w:rPr>
              <w:t>BUSINESS ACCOUNTS PAYABLE</w:t>
            </w:r>
          </w:p>
        </w:tc>
      </w:tr>
      <w:tr w:rsidR="00143C5B" w:rsidRPr="00706F8A" w14:paraId="478AAA2E" w14:textId="77777777" w:rsidTr="00B66B6B">
        <w:trPr>
          <w:trHeight w:val="284"/>
        </w:trPr>
        <w:tc>
          <w:tcPr>
            <w:tcW w:w="6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717487F9" w14:textId="77777777" w:rsidR="00143C5B" w:rsidRPr="00706F8A" w:rsidRDefault="00143C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rPrChange w:id="36" w:author="Ian Hicks" w:date="2020-12-09T16:06:00Z">
                  <w:rPr>
                    <w:rFonts w:ascii="Calibri" w:eastAsia="Times New Roman" w:hAnsi="Calibri" w:cs="Calibri"/>
                    <w:color w:val="000000"/>
                  </w:rPr>
                </w:rPrChange>
              </w:rPr>
            </w:pPr>
            <w:r w:rsidRPr="00706F8A">
              <w:rPr>
                <w:rFonts w:ascii="Calibri" w:eastAsia="Times New Roman" w:hAnsi="Calibri" w:cs="Calibri"/>
                <w:color w:val="000000"/>
                <w:rPrChange w:id="37" w:author="Ian Hicks" w:date="2020-12-09T16:06:00Z">
                  <w:rPr>
                    <w:rFonts w:ascii="Calibri" w:eastAsia="Times New Roman" w:hAnsi="Calibri" w:cs="Calibri"/>
                    <w:color w:val="000000"/>
                  </w:rPr>
                </w:rPrChange>
              </w:rPr>
              <w:t>94</w:t>
            </w:r>
          </w:p>
        </w:tc>
        <w:tc>
          <w:tcPr>
            <w:tcW w:w="47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1E914ED9" w14:textId="77777777" w:rsidR="00143C5B" w:rsidRPr="00706F8A" w:rsidRDefault="00143C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rPrChange w:id="38" w:author="Ian Hicks" w:date="2020-12-09T16:06:00Z">
                  <w:rPr>
                    <w:rFonts w:ascii="Calibri" w:eastAsia="Times New Roman" w:hAnsi="Calibri" w:cs="Calibri"/>
                    <w:color w:val="000000"/>
                  </w:rPr>
                </w:rPrChange>
              </w:rPr>
            </w:pPr>
            <w:r w:rsidRPr="00706F8A">
              <w:rPr>
                <w:rFonts w:ascii="Calibri" w:eastAsia="Times New Roman" w:hAnsi="Calibri" w:cs="Calibri"/>
                <w:color w:val="000000"/>
                <w:rPrChange w:id="39" w:author="Ian Hicks" w:date="2020-12-09T16:06:00Z">
                  <w:rPr>
                    <w:rFonts w:ascii="Calibri" w:eastAsia="Times New Roman" w:hAnsi="Calibri" w:cs="Calibri"/>
                    <w:color w:val="000000"/>
                  </w:rPr>
                </w:rPrChange>
              </w:rPr>
              <w:t>BUSINESS PROJECT</w:t>
            </w:r>
          </w:p>
        </w:tc>
      </w:tr>
      <w:tr w:rsidR="00143C5B" w:rsidRPr="00706F8A" w14:paraId="45114692" w14:textId="77777777" w:rsidTr="00B66B6B">
        <w:trPr>
          <w:trHeight w:val="284"/>
        </w:trPr>
        <w:tc>
          <w:tcPr>
            <w:tcW w:w="6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2DAF8E43" w14:textId="77777777" w:rsidR="00143C5B" w:rsidRPr="00706F8A" w:rsidRDefault="00143C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rPrChange w:id="40" w:author="Ian Hicks" w:date="2020-12-09T16:06:00Z">
                  <w:rPr>
                    <w:rFonts w:ascii="Calibri" w:eastAsia="Times New Roman" w:hAnsi="Calibri" w:cs="Calibri"/>
                    <w:color w:val="000000"/>
                  </w:rPr>
                </w:rPrChange>
              </w:rPr>
            </w:pPr>
            <w:r w:rsidRPr="00706F8A">
              <w:rPr>
                <w:rFonts w:ascii="Calibri" w:eastAsia="Times New Roman" w:hAnsi="Calibri" w:cs="Calibri"/>
                <w:color w:val="000000"/>
                <w:rPrChange w:id="41" w:author="Ian Hicks" w:date="2020-12-09T16:06:00Z">
                  <w:rPr>
                    <w:rFonts w:ascii="Calibri" w:eastAsia="Times New Roman" w:hAnsi="Calibri" w:cs="Calibri"/>
                    <w:color w:val="000000"/>
                  </w:rPr>
                </w:rPrChange>
              </w:rPr>
              <w:t>95</w:t>
            </w:r>
          </w:p>
        </w:tc>
        <w:tc>
          <w:tcPr>
            <w:tcW w:w="47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42F17B3A" w14:textId="77777777" w:rsidR="00143C5B" w:rsidRPr="00706F8A" w:rsidRDefault="00143C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rPrChange w:id="42" w:author="Ian Hicks" w:date="2020-12-09T16:06:00Z">
                  <w:rPr>
                    <w:rFonts w:ascii="Calibri" w:eastAsia="Times New Roman" w:hAnsi="Calibri" w:cs="Calibri"/>
                    <w:color w:val="000000"/>
                  </w:rPr>
                </w:rPrChange>
              </w:rPr>
            </w:pPr>
            <w:r w:rsidRPr="00706F8A">
              <w:rPr>
                <w:rFonts w:ascii="Calibri" w:eastAsia="Times New Roman" w:hAnsi="Calibri" w:cs="Calibri"/>
                <w:color w:val="000000"/>
                <w:rPrChange w:id="43" w:author="Ian Hicks" w:date="2020-12-09T16:06:00Z">
                  <w:rPr>
                    <w:rFonts w:ascii="Calibri" w:eastAsia="Times New Roman" w:hAnsi="Calibri" w:cs="Calibri"/>
                    <w:color w:val="000000"/>
                  </w:rPr>
                </w:rPrChange>
              </w:rPr>
              <w:t>BUSINESS CASH MANAGEMENT</w:t>
            </w:r>
          </w:p>
        </w:tc>
      </w:tr>
      <w:tr w:rsidR="00143C5B" w:rsidRPr="00706F8A" w14:paraId="792D576A" w14:textId="77777777" w:rsidTr="00B66B6B">
        <w:trPr>
          <w:trHeight w:val="284"/>
        </w:trPr>
        <w:tc>
          <w:tcPr>
            <w:tcW w:w="6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42CD3B76" w14:textId="77777777" w:rsidR="00143C5B" w:rsidRPr="00706F8A" w:rsidRDefault="00143C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000000"/>
                <w:rPrChange w:id="44" w:author="Ian Hicks" w:date="2020-12-09T16:06:00Z">
                  <w:rPr>
                    <w:rFonts w:ascii="Calibri" w:eastAsia="Times New Roman" w:hAnsi="Calibri" w:cs="Calibri"/>
                    <w:b/>
                    <w:color w:val="000000"/>
                  </w:rPr>
                </w:rPrChange>
              </w:rPr>
            </w:pPr>
            <w:r w:rsidRPr="00706F8A">
              <w:rPr>
                <w:rFonts w:ascii="Calibri" w:eastAsia="Times New Roman" w:hAnsi="Calibri" w:cs="Calibri"/>
                <w:b/>
                <w:color w:val="000000"/>
                <w:rPrChange w:id="45" w:author="Ian Hicks" w:date="2020-12-09T16:06:00Z">
                  <w:rPr>
                    <w:rFonts w:ascii="Calibri" w:eastAsia="Times New Roman" w:hAnsi="Calibri" w:cs="Calibri"/>
                    <w:b/>
                    <w:color w:val="000000"/>
                  </w:rPr>
                </w:rPrChange>
              </w:rPr>
              <w:t>NEW</w:t>
            </w:r>
          </w:p>
        </w:tc>
        <w:tc>
          <w:tcPr>
            <w:tcW w:w="47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566EF156" w14:textId="77777777" w:rsidR="00143C5B" w:rsidRPr="00706F8A" w:rsidRDefault="00143C5B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rPrChange w:id="46" w:author="Ian Hicks" w:date="2020-12-09T16:06:00Z">
                  <w:rPr>
                    <w:rFonts w:ascii="Calibri" w:eastAsia="Times New Roman" w:hAnsi="Calibri" w:cs="Calibri"/>
                    <w:b/>
                    <w:color w:val="000000"/>
                  </w:rPr>
                </w:rPrChange>
              </w:rPr>
            </w:pPr>
            <w:r w:rsidRPr="00706F8A">
              <w:rPr>
                <w:rFonts w:ascii="Calibri" w:eastAsia="Times New Roman" w:hAnsi="Calibri" w:cs="Calibri"/>
                <w:b/>
                <w:color w:val="000000"/>
                <w:rPrChange w:id="47" w:author="Ian Hicks" w:date="2020-12-09T16:06:00Z">
                  <w:rPr>
                    <w:rFonts w:ascii="Calibri" w:eastAsia="Times New Roman" w:hAnsi="Calibri" w:cs="Calibri"/>
                    <w:b/>
                    <w:color w:val="000000"/>
                  </w:rPr>
                </w:rPrChange>
              </w:rPr>
              <w:t>INTERNAL SDB SERVICING ACCOUNT</w:t>
            </w:r>
          </w:p>
        </w:tc>
      </w:tr>
      <w:tr w:rsidR="00143C5B" w14:paraId="6C4EDA1A" w14:textId="77777777" w:rsidTr="00B66B6B">
        <w:trPr>
          <w:trHeight w:val="284"/>
        </w:trPr>
        <w:tc>
          <w:tcPr>
            <w:tcW w:w="6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5B7F8248" w14:textId="77777777" w:rsidR="00143C5B" w:rsidRPr="00706F8A" w:rsidRDefault="00143C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000000"/>
                <w:rPrChange w:id="48" w:author="Ian Hicks" w:date="2020-12-09T16:06:00Z">
                  <w:rPr>
                    <w:rFonts w:ascii="Calibri" w:eastAsia="Times New Roman" w:hAnsi="Calibri" w:cs="Calibri"/>
                    <w:b/>
                    <w:color w:val="000000"/>
                    <w:highlight w:val="yellow"/>
                  </w:rPr>
                </w:rPrChange>
              </w:rPr>
            </w:pPr>
            <w:r w:rsidRPr="00706F8A">
              <w:rPr>
                <w:rFonts w:ascii="Calibri" w:eastAsia="Times New Roman" w:hAnsi="Calibri" w:cs="Calibri"/>
                <w:b/>
                <w:color w:val="000000"/>
                <w:rPrChange w:id="49" w:author="Ian Hicks" w:date="2020-12-09T16:06:00Z">
                  <w:rPr>
                    <w:rFonts w:ascii="Calibri" w:eastAsia="Times New Roman" w:hAnsi="Calibri" w:cs="Calibri"/>
                    <w:b/>
                    <w:color w:val="000000"/>
                    <w:highlight w:val="yellow"/>
                  </w:rPr>
                </w:rPrChange>
              </w:rPr>
              <w:t>NEW</w:t>
            </w:r>
          </w:p>
        </w:tc>
        <w:tc>
          <w:tcPr>
            <w:tcW w:w="47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45B5D8E6" w14:textId="77777777" w:rsidR="00143C5B" w:rsidRPr="00706F8A" w:rsidRDefault="00143C5B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rPrChange w:id="50" w:author="Ian Hicks" w:date="2020-12-09T16:06:00Z">
                  <w:rPr>
                    <w:rFonts w:ascii="Calibri" w:eastAsia="Times New Roman" w:hAnsi="Calibri" w:cs="Calibri"/>
                    <w:b/>
                    <w:color w:val="000000"/>
                    <w:highlight w:val="yellow"/>
                  </w:rPr>
                </w:rPrChange>
              </w:rPr>
            </w:pPr>
            <w:r w:rsidRPr="00706F8A">
              <w:rPr>
                <w:rFonts w:ascii="Calibri" w:eastAsia="Times New Roman" w:hAnsi="Calibri" w:cs="Calibri"/>
                <w:b/>
                <w:color w:val="000000"/>
                <w:rPrChange w:id="51" w:author="Ian Hicks" w:date="2020-12-09T16:06:00Z">
                  <w:rPr>
                    <w:rFonts w:ascii="Calibri" w:eastAsia="Times New Roman" w:hAnsi="Calibri" w:cs="Calibri"/>
                    <w:b/>
                    <w:color w:val="000000"/>
                    <w:highlight w:val="yellow"/>
                  </w:rPr>
                </w:rPrChange>
              </w:rPr>
              <w:t>GENERAL SAVINGS/ACCRUE INTEREST</w:t>
            </w:r>
          </w:p>
        </w:tc>
      </w:tr>
      <w:tr w:rsidR="00143C5B" w14:paraId="1AC9CFAA" w14:textId="77777777" w:rsidTr="00B66B6B">
        <w:trPr>
          <w:trHeight w:val="284"/>
        </w:trPr>
        <w:tc>
          <w:tcPr>
            <w:tcW w:w="6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2811FC86" w14:textId="77777777" w:rsidR="00143C5B" w:rsidRPr="0035140E" w:rsidRDefault="00143C5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000000"/>
              </w:rPr>
            </w:pPr>
            <w:r w:rsidRPr="0035140E">
              <w:rPr>
                <w:rFonts w:ascii="Calibri" w:eastAsia="Times New Roman" w:hAnsi="Calibri" w:cs="Calibri"/>
                <w:b/>
                <w:color w:val="000000"/>
              </w:rPr>
              <w:t>NEW</w:t>
            </w:r>
          </w:p>
        </w:tc>
        <w:tc>
          <w:tcPr>
            <w:tcW w:w="47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55117BDE" w14:textId="77777777" w:rsidR="00143C5B" w:rsidRPr="0035140E" w:rsidRDefault="00143C5B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</w:rPr>
            </w:pPr>
            <w:r w:rsidRPr="0035140E">
              <w:rPr>
                <w:rFonts w:ascii="Calibri" w:eastAsia="Times New Roman" w:hAnsi="Calibri" w:cs="Calibri"/>
                <w:b/>
                <w:color w:val="000000"/>
              </w:rPr>
              <w:t xml:space="preserve">LAWYERS ITF </w:t>
            </w:r>
          </w:p>
        </w:tc>
      </w:tr>
    </w:tbl>
    <w:p w14:paraId="4B306255" w14:textId="77777777" w:rsidR="00143C5B" w:rsidRDefault="00143C5B" w:rsidP="00143C5B">
      <w:pPr>
        <w:rPr>
          <w:color w:val="1F497D"/>
        </w:rPr>
      </w:pPr>
    </w:p>
    <w:sectPr w:rsidR="00143C5B" w:rsidSect="00143C5B"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0" w:author="Ian Hicks" w:date="2020-08-20T14:08:00Z" w:initials="IH">
    <w:p w14:paraId="3C17EFB1" w14:textId="77777777" w:rsidR="00BB220C" w:rsidRDefault="00BB220C">
      <w:pPr>
        <w:pStyle w:val="CommentText"/>
      </w:pPr>
      <w:r>
        <w:rPr>
          <w:rStyle w:val="CommentReference"/>
        </w:rPr>
        <w:annotationRef/>
      </w:r>
      <w:r>
        <w:t>See below – the T24 value specifically refers to “Expenses” and I don’t know if it’s that likely an applicant would want an account just for operating expenses. If they do, might be better to generalize as “Payables”</w:t>
      </w:r>
    </w:p>
  </w:comment>
  <w:comment w:id="5" w:author="Ian Hicks" w:date="2020-08-20T14:08:00Z" w:initials="IH">
    <w:p w14:paraId="7D53225A" w14:textId="77777777" w:rsidR="00BB220C" w:rsidRDefault="00BB220C">
      <w:pPr>
        <w:pStyle w:val="CommentText"/>
      </w:pPr>
      <w:r>
        <w:rPr>
          <w:rStyle w:val="CommentReference"/>
        </w:rPr>
        <w:annotationRef/>
      </w:r>
      <w:r>
        <w:t>Makes sense that this would be the only value (default) for Business Savings Account</w:t>
      </w:r>
    </w:p>
  </w:comment>
  <w:comment w:id="6" w:author="Ian Hicks" w:date="2020-08-20T14:07:00Z" w:initials="IH">
    <w:p w14:paraId="7959DAB7" w14:textId="77777777" w:rsidR="00BB220C" w:rsidRDefault="00BB220C">
      <w:pPr>
        <w:pStyle w:val="CommentText"/>
      </w:pPr>
      <w:r>
        <w:rPr>
          <w:rStyle w:val="CommentReference"/>
        </w:rPr>
        <w:annotationRef/>
      </w:r>
      <w:r>
        <w:t>I think if we offer an option for Payables we should also offer an option for Receivables. As noted above, I think it’s more likely they would use one account for both, but probably doesn’t hurt to provide the choice.</w:t>
      </w:r>
    </w:p>
  </w:comment>
  <w:comment w:id="15" w:author="Ian Hicks" w:date="2020-08-20T14:04:00Z" w:initials="IH">
    <w:p w14:paraId="0728A0C9" w14:textId="7B5B94AC" w:rsidR="00BB220C" w:rsidRDefault="00BB220C">
      <w:pPr>
        <w:pStyle w:val="CommentText"/>
      </w:pPr>
      <w:r>
        <w:rPr>
          <w:rStyle w:val="CommentReference"/>
        </w:rPr>
        <w:annotationRef/>
      </w:r>
      <w:r>
        <w:t>Wondering if this would be a better description for chequing accounts? I believe most small businesses in our scope will open a single account to deal with both payables and receivables.</w:t>
      </w:r>
      <w:r w:rsidR="00880589">
        <w:t xml:space="preserve"> May need some inline help to explain that they should select this if they are using the account for all day-to-day business operations including payables, receivables, business expenses. payroll.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3C17EFB1" w15:done="0"/>
  <w15:commentEx w15:paraId="7D53225A" w15:done="0"/>
  <w15:commentEx w15:paraId="7959DAB7" w15:done="0"/>
  <w15:commentEx w15:paraId="0728A0C9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98E2FBA"/>
    <w:multiLevelType w:val="hybridMultilevel"/>
    <w:tmpl w:val="6CDA5BBA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>
      <w:start w:val="1"/>
      <w:numFmt w:val="decimal"/>
      <w:lvlText w:val="%4."/>
      <w:lvlJc w:val="left"/>
      <w:pPr>
        <w:ind w:left="2880" w:hanging="360"/>
      </w:pPr>
    </w:lvl>
    <w:lvl w:ilvl="4" w:tplc="10090019">
      <w:start w:val="1"/>
      <w:numFmt w:val="lowerLetter"/>
      <w:lvlText w:val="%5."/>
      <w:lvlJc w:val="left"/>
      <w:pPr>
        <w:ind w:left="3600" w:hanging="360"/>
      </w:pPr>
    </w:lvl>
    <w:lvl w:ilvl="5" w:tplc="1009001B">
      <w:start w:val="1"/>
      <w:numFmt w:val="lowerRoman"/>
      <w:lvlText w:val="%6."/>
      <w:lvlJc w:val="right"/>
      <w:pPr>
        <w:ind w:left="4320" w:hanging="180"/>
      </w:pPr>
    </w:lvl>
    <w:lvl w:ilvl="6" w:tplc="1009000F">
      <w:start w:val="1"/>
      <w:numFmt w:val="decimal"/>
      <w:lvlText w:val="%7."/>
      <w:lvlJc w:val="left"/>
      <w:pPr>
        <w:ind w:left="5040" w:hanging="360"/>
      </w:pPr>
    </w:lvl>
    <w:lvl w:ilvl="7" w:tplc="10090019">
      <w:start w:val="1"/>
      <w:numFmt w:val="lowerLetter"/>
      <w:lvlText w:val="%8."/>
      <w:lvlJc w:val="left"/>
      <w:pPr>
        <w:ind w:left="5760" w:hanging="360"/>
      </w:pPr>
    </w:lvl>
    <w:lvl w:ilvl="8" w:tplc="10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Ian Hicks">
    <w15:presenceInfo w15:providerId="AD" w15:userId="S-1-5-21-3727158924-2375465911-1683840438-3859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3C5B"/>
    <w:rsid w:val="000C3EC0"/>
    <w:rsid w:val="00143C5B"/>
    <w:rsid w:val="00173BC6"/>
    <w:rsid w:val="0035140E"/>
    <w:rsid w:val="00386A66"/>
    <w:rsid w:val="003B6AB0"/>
    <w:rsid w:val="00706F8A"/>
    <w:rsid w:val="00880589"/>
    <w:rsid w:val="008E15C8"/>
    <w:rsid w:val="00B66B6B"/>
    <w:rsid w:val="00BB220C"/>
    <w:rsid w:val="00C94384"/>
    <w:rsid w:val="00D55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CD3C95"/>
  <w15:chartTrackingRefBased/>
  <w15:docId w15:val="{CF387300-5A5B-40B1-A14C-88F6C80B55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43C5B"/>
    <w:pPr>
      <w:spacing w:line="252" w:lineRule="auto"/>
      <w:ind w:left="720"/>
      <w:contextualSpacing/>
    </w:pPr>
    <w:rPr>
      <w:rFonts w:ascii="Calibri" w:hAnsi="Calibri" w:cs="Calibri"/>
    </w:rPr>
  </w:style>
  <w:style w:type="character" w:styleId="CommentReference">
    <w:name w:val="annotation reference"/>
    <w:basedOn w:val="DefaultParagraphFont"/>
    <w:uiPriority w:val="99"/>
    <w:semiHidden/>
    <w:unhideWhenUsed/>
    <w:rsid w:val="00BB220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B220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B220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B220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B220C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B220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220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9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8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7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2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66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6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1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9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customXml" Target="../customXml/item2.xml"/><Relationship Id="rId5" Type="http://schemas.openxmlformats.org/officeDocument/2006/relationships/comments" Target="comment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A6E2191C135504F9351B7DBCB2BE606" ma:contentTypeVersion="19" ma:contentTypeDescription="Create a new document." ma:contentTypeScope="" ma:versionID="144ddb5c3dec5e6553fff6a9e46bb08f">
  <xsd:schema xmlns:xsd="http://www.w3.org/2001/XMLSchema" xmlns:xs="http://www.w3.org/2001/XMLSchema" xmlns:p="http://schemas.microsoft.com/office/2006/metadata/properties" xmlns:ns2="6d778449-ff75-428e-914f-0c7c3a330bda" xmlns:ns3="9685b3f0-18b8-4ac0-8917-75cacc3928c8" xmlns:ns4="http://schemas.microsoft.com/sharepoint/v4" targetNamespace="http://schemas.microsoft.com/office/2006/metadata/properties" ma:root="true" ma:fieldsID="20e32d3dfd06a5d03c1eec57e40fefd4" ns2:_="" ns3:_="" ns4:_="">
    <xsd:import namespace="6d778449-ff75-428e-914f-0c7c3a330bda"/>
    <xsd:import namespace="9685b3f0-18b8-4ac0-8917-75cacc3928c8"/>
    <xsd:import namespace="http://schemas.microsoft.com/sharepoint/v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DateTaken" minOccurs="0"/>
                <xsd:element ref="ns4:IconOverlay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778449-ff75-428e-914f-0c7c3a330bd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a104f31a-2814-4102-809d-73f760290a8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85b3f0-18b8-4ac0-8917-75cacc3928c8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fdc0967b-2da2-44e6-873a-f241ab05c942}" ma:internalName="TaxCatchAll" ma:showField="CatchAllData" ma:web="9685b3f0-18b8-4ac0-8917-75cacc3928c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4" elementFormDefault="qualified">
    <xsd:import namespace="http://schemas.microsoft.com/office/2006/documentManagement/types"/>
    <xsd:import namespace="http://schemas.microsoft.com/office/infopath/2007/PartnerControls"/>
    <xsd:element name="IconOverlay" ma:index="19" nillable="true" ma:displayName="IconOverlay" ma:hidden="true" ma:internalName="IconOverlay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d778449-ff75-428e-914f-0c7c3a330bda">
      <Terms xmlns="http://schemas.microsoft.com/office/infopath/2007/PartnerControls"/>
    </lcf76f155ced4ddcb4097134ff3c332f>
    <TaxCatchAll xmlns="9685b3f0-18b8-4ac0-8917-75cacc3928c8" xsi:nil="true"/>
    <IconOverlay xmlns="http://schemas.microsoft.com/sharepoint/v4" xsi:nil="true"/>
  </documentManagement>
</p:properties>
</file>

<file path=customXml/itemProps1.xml><?xml version="1.0" encoding="utf-8"?>
<ds:datastoreItem xmlns:ds="http://schemas.openxmlformats.org/officeDocument/2006/customXml" ds:itemID="{7D5BF1AD-DFEF-4904-9922-DA07F20F8C39}"/>
</file>

<file path=customXml/itemProps2.xml><?xml version="1.0" encoding="utf-8"?>
<ds:datastoreItem xmlns:ds="http://schemas.openxmlformats.org/officeDocument/2006/customXml" ds:itemID="{16E398B2-1C30-4561-A5B1-F965BEAC28BB}"/>
</file>

<file path=customXml/itemProps3.xml><?xml version="1.0" encoding="utf-8"?>
<ds:datastoreItem xmlns:ds="http://schemas.openxmlformats.org/officeDocument/2006/customXml" ds:itemID="{EF5A1DF4-B7CF-43B4-8738-5D5A7D970B1D}"/>
</file>

<file path=docMetadata/LabelInfo.xml><?xml version="1.0" encoding="utf-8"?>
<clbl:labelList xmlns:clbl="http://schemas.microsoft.com/office/2020/mipLabelMetadata">
  <clbl:label id="{4e1dbe9c-67f7-4be6-a2b7-0951d57be59d}" enabled="1" method="Standard" siteId="{bbf04c3f-b0e3-4b50-bd1b-10ce0b74385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326</Words>
  <Characters>1864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Canadian Western Bank</Company>
  <LinksUpToDate>false</LinksUpToDate>
  <CharactersWithSpaces>2186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Candyse Watkinson</dc:creator>
  <cp:keywords/>
  <dc:description/>
  <cp:lastModifiedBy>Ian Hicks</cp:lastModifiedBy>
  <cp:revision>3</cp:revision>
  <dcterms:created xsi:type="dcterms:W3CDTF">2020-12-09T23:05:00Z</dcterms:created>
  <dcterms:modified xsi:type="dcterms:W3CDTF">2020-12-09T23:06:00Z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0x010100CA6E2191C135504F9351B7DBCB2BE606</vt:lpwstr>
  </property>
  <property fmtid="{D5CDD505-2E9C-101B-9397-08002B2CF9AE}" pid="3" name="Order">
    <vt:r8>469700</vt:r8>
  </property>
  <property fmtid="{D5CDD505-2E9C-101B-9397-08002B2CF9AE}" pid="4" name="URL">
    <vt:lpwstr/>
  </property>
</Properties>
</file>