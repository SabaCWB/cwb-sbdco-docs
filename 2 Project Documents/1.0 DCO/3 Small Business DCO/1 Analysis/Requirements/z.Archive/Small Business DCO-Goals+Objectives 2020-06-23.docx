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1461955582"/>
        <w:placeholder>
          <w:docPart w:val="C21A8C4CE17E44D495E559673852A6F8"/>
        </w:placeholder>
        <w:dataBinding w:prefixMappings="xmlns:ns0='http://purl.org/dc/elements/1.1/' xmlns:ns1='http://schemas.openxmlformats.org/package/2006/metadata/core-properties' " w:xpath="/ns1:coreProperties[1]/ns0:title[1]" w:storeItemID="{6C3C8BC8-F283-45AE-878A-BAB7291924A1}"/>
        <w:text/>
      </w:sdtPr>
      <w:sdtEndPr/>
      <w:sdtContent>
        <w:p w14:paraId="6F5BBC41" w14:textId="77777777" w:rsidR="00E5178D" w:rsidRPr="00337680" w:rsidRDefault="00EC1CBF" w:rsidP="00C53BA7">
          <w:pPr>
            <w:pStyle w:val="TitleCover"/>
          </w:pPr>
          <w:r>
            <w:t>Small Business DCO</w:t>
          </w:r>
        </w:p>
      </w:sdtContent>
    </w:sdt>
    <w:p w14:paraId="2D520180" w14:textId="77777777" w:rsidR="00793F43" w:rsidRPr="00CA1329" w:rsidRDefault="00EC1CBF" w:rsidP="00C53BA7">
      <w:pPr>
        <w:pStyle w:val="SubtitleCover"/>
      </w:pPr>
      <w:r>
        <w:t>Goals &amp; Objectives</w:t>
      </w:r>
    </w:p>
    <w:p w14:paraId="3E1056F4" w14:textId="77777777" w:rsidR="00793F43" w:rsidRPr="00CA1329" w:rsidRDefault="00793F43" w:rsidP="00793F43">
      <w:pPr>
        <w:pStyle w:val="SubtitleCover"/>
      </w:pPr>
    </w:p>
    <w:p w14:paraId="13E4A51C" w14:textId="77777777" w:rsidR="00793F43" w:rsidRPr="00CA1329" w:rsidRDefault="0057773D" w:rsidP="00793F43">
      <w:pPr>
        <w:pStyle w:val="Sub-subtitlingCover"/>
      </w:pPr>
      <w:r>
        <w:t>W</w:t>
      </w:r>
      <w:r w:rsidR="00FF3F7B">
        <w:t>orking document</w:t>
      </w:r>
    </w:p>
    <w:p w14:paraId="459EEE2D" w14:textId="77777777" w:rsidR="00396719" w:rsidRPr="00CA1329" w:rsidRDefault="00396719" w:rsidP="00E81693">
      <w:pPr>
        <w:pStyle w:val="Sub-subtitlingCover"/>
      </w:pPr>
    </w:p>
    <w:p w14:paraId="7D24075D" w14:textId="77777777" w:rsidR="00D4641D" w:rsidRPr="00CA1329" w:rsidRDefault="00061D5D" w:rsidP="00C53BA7">
      <w:pPr>
        <w:pStyle w:val="Sub-subtitlingCover"/>
      </w:pPr>
      <w:sdt>
        <w:sdtPr>
          <w:alias w:val="Name"/>
          <w:tag w:val="Name"/>
          <w:id w:val="-838929187"/>
          <w:placeholder>
            <w:docPart w:val="3E0E5B819C534A04930E4F243F44D5E5"/>
          </w:placeholder>
        </w:sdtPr>
        <w:sdtEndPr/>
        <w:sdtContent>
          <w:r w:rsidR="00FF3F7B">
            <w:t>Ian Hicks</w:t>
          </w:r>
        </w:sdtContent>
      </w:sdt>
      <w:r w:rsidR="00D4641D" w:rsidRPr="00CA1329">
        <w:br/>
      </w:r>
      <w:sdt>
        <w:sdtPr>
          <w:alias w:val="Branch/Department"/>
          <w:tag w:val="Branch/Department"/>
          <w:id w:val="1535318376"/>
          <w:placeholder>
            <w:docPart w:val="15D6AFAA285544B681AD2FCC25C5D800"/>
          </w:placeholder>
        </w:sdtPr>
        <w:sdtEndPr/>
        <w:sdtContent>
          <w:r w:rsidR="000F54AD">
            <w:t>Digital Program – DCO Stream</w:t>
          </w:r>
        </w:sdtContent>
      </w:sdt>
      <w:r w:rsidR="00C51575" w:rsidRPr="00CA1329">
        <w:fldChar w:fldCharType="begin"/>
      </w:r>
      <w:r w:rsidR="00C51575" w:rsidRPr="00CA1329">
        <w:instrText xml:space="preserve"> Branch/Department </w:instrText>
      </w:r>
      <w:r w:rsidR="00C51575" w:rsidRPr="00CA1329">
        <w:fldChar w:fldCharType="end"/>
      </w:r>
    </w:p>
    <w:p w14:paraId="6A3B84E0" w14:textId="36F47F5C" w:rsidR="003D3085" w:rsidRDefault="00061D5D" w:rsidP="00E81693">
      <w:pPr>
        <w:pStyle w:val="Sub-subtitlingCover"/>
        <w:sectPr w:rsidR="003D3085" w:rsidSect="009A237D">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450" w:footer="720" w:gutter="0"/>
          <w:cols w:space="720"/>
          <w:docGrid w:linePitch="360"/>
        </w:sectPr>
      </w:pPr>
      <w:sdt>
        <w:sdtPr>
          <w:alias w:val="Date"/>
          <w:tag w:val="Date"/>
          <w:id w:val="-123849857"/>
          <w:placeholder>
            <w:docPart w:val="D4A7C8887E6D4D0A8EEFDC11593C5D8E"/>
          </w:placeholder>
          <w:date w:fullDate="2020-06-23T00:00:00Z">
            <w:dateFormat w:val="MMMM d, yyyy"/>
            <w:lid w:val="en-CA"/>
            <w:storeMappedDataAs w:val="dateTime"/>
            <w:calendar w:val="gregorian"/>
          </w:date>
        </w:sdtPr>
        <w:sdtEndPr/>
        <w:sdtContent>
          <w:del w:id="0" w:author="Ian Hicks" w:date="2020-06-17T08:21:00Z">
            <w:r w:rsidR="00212E07" w:rsidDel="00212E07">
              <w:delText>June 15, 2020</w:delText>
            </w:r>
          </w:del>
          <w:ins w:id="1" w:author="Ian Hicks" w:date="2020-06-17T08:21:00Z">
            <w:r w:rsidR="00212E07">
              <w:t xml:space="preserve">June </w:t>
            </w:r>
          </w:ins>
          <w:ins w:id="2" w:author="Ian Hicks" w:date="2020-06-23T08:53:00Z">
            <w:r w:rsidR="00AF0522">
              <w:t>23</w:t>
            </w:r>
          </w:ins>
          <w:ins w:id="3" w:author="Ian Hicks" w:date="2020-06-17T08:21:00Z">
            <w:r w:rsidR="00212E07">
              <w:t>, 2020</w:t>
            </w:r>
          </w:ins>
        </w:sdtContent>
      </w:sdt>
    </w:p>
    <w:p w14:paraId="08657C97" w14:textId="77777777" w:rsidR="00585913" w:rsidRPr="00F81697" w:rsidRDefault="00585913" w:rsidP="00035EBC">
      <w:pPr>
        <w:pStyle w:val="TOCHeading"/>
      </w:pPr>
      <w:r w:rsidRPr="00035EBC">
        <w:lastRenderedPageBreak/>
        <w:t>Contents</w:t>
      </w:r>
    </w:p>
    <w:p w14:paraId="38695FF5" w14:textId="77777777" w:rsidR="005733CA" w:rsidRDefault="000B5A4B">
      <w:pPr>
        <w:pStyle w:val="TOC1"/>
        <w:rPr>
          <w:color w:val="auto"/>
          <w:lang w:val="en-CA" w:eastAsia="en-CA"/>
        </w:rPr>
      </w:pPr>
      <w:r>
        <w:fldChar w:fldCharType="begin"/>
      </w:r>
      <w:r>
        <w:instrText xml:space="preserve"> TOC \o "1-4" \h \z \u </w:instrText>
      </w:r>
      <w:r>
        <w:fldChar w:fldCharType="separate"/>
      </w:r>
      <w:hyperlink w:anchor="_Toc42590322" w:history="1">
        <w:r w:rsidR="005733CA" w:rsidRPr="00A8295D">
          <w:rPr>
            <w:rStyle w:val="Hyperlink"/>
          </w:rPr>
          <w:t>Introduction: Digital Program Benefits Alignment</w:t>
        </w:r>
        <w:r w:rsidR="005733CA">
          <w:rPr>
            <w:webHidden/>
          </w:rPr>
          <w:tab/>
        </w:r>
        <w:r w:rsidR="005733CA">
          <w:rPr>
            <w:webHidden/>
          </w:rPr>
          <w:fldChar w:fldCharType="begin"/>
        </w:r>
        <w:r w:rsidR="005733CA">
          <w:rPr>
            <w:webHidden/>
          </w:rPr>
          <w:instrText xml:space="preserve"> PAGEREF _Toc42590322 \h </w:instrText>
        </w:r>
        <w:r w:rsidR="005733CA">
          <w:rPr>
            <w:webHidden/>
          </w:rPr>
        </w:r>
        <w:r w:rsidR="005733CA">
          <w:rPr>
            <w:webHidden/>
          </w:rPr>
          <w:fldChar w:fldCharType="separate"/>
        </w:r>
        <w:r w:rsidR="00A333AB">
          <w:rPr>
            <w:webHidden/>
          </w:rPr>
          <w:t>3</w:t>
        </w:r>
        <w:r w:rsidR="005733CA">
          <w:rPr>
            <w:webHidden/>
          </w:rPr>
          <w:fldChar w:fldCharType="end"/>
        </w:r>
      </w:hyperlink>
    </w:p>
    <w:p w14:paraId="3D930F33" w14:textId="77777777" w:rsidR="005733CA" w:rsidRDefault="00A333AB">
      <w:pPr>
        <w:pStyle w:val="TOC2"/>
        <w:rPr>
          <w:b w:val="0"/>
          <w:noProof/>
          <w:color w:val="auto"/>
          <w:sz w:val="22"/>
          <w:lang w:val="en-CA" w:eastAsia="en-CA"/>
        </w:rPr>
      </w:pPr>
      <w:hyperlink w:anchor="_Toc42590323" w:history="1">
        <w:r w:rsidR="005733CA" w:rsidRPr="00A8295D">
          <w:rPr>
            <w:rStyle w:val="Hyperlink"/>
            <w:noProof/>
          </w:rPr>
          <w:t>Best for Investors</w:t>
        </w:r>
        <w:r w:rsidR="005733CA">
          <w:rPr>
            <w:noProof/>
            <w:webHidden/>
          </w:rPr>
          <w:tab/>
        </w:r>
        <w:r w:rsidR="005733CA">
          <w:rPr>
            <w:noProof/>
            <w:webHidden/>
          </w:rPr>
          <w:fldChar w:fldCharType="begin"/>
        </w:r>
        <w:r w:rsidR="005733CA">
          <w:rPr>
            <w:noProof/>
            <w:webHidden/>
          </w:rPr>
          <w:instrText xml:space="preserve"> PAGEREF _Toc42590323 \h </w:instrText>
        </w:r>
        <w:r w:rsidR="005733CA">
          <w:rPr>
            <w:noProof/>
            <w:webHidden/>
          </w:rPr>
        </w:r>
        <w:r w:rsidR="005733CA">
          <w:rPr>
            <w:noProof/>
            <w:webHidden/>
          </w:rPr>
          <w:fldChar w:fldCharType="separate"/>
        </w:r>
        <w:r>
          <w:rPr>
            <w:noProof/>
            <w:webHidden/>
          </w:rPr>
          <w:t>3</w:t>
        </w:r>
        <w:r w:rsidR="005733CA">
          <w:rPr>
            <w:noProof/>
            <w:webHidden/>
          </w:rPr>
          <w:fldChar w:fldCharType="end"/>
        </w:r>
      </w:hyperlink>
    </w:p>
    <w:p w14:paraId="4DBADF29" w14:textId="77777777" w:rsidR="005733CA" w:rsidRDefault="00A333AB">
      <w:pPr>
        <w:pStyle w:val="TOC2"/>
        <w:rPr>
          <w:b w:val="0"/>
          <w:noProof/>
          <w:color w:val="auto"/>
          <w:sz w:val="22"/>
          <w:lang w:val="en-CA" w:eastAsia="en-CA"/>
        </w:rPr>
      </w:pPr>
      <w:hyperlink w:anchor="_Toc42590324" w:history="1">
        <w:r w:rsidR="005733CA" w:rsidRPr="00A8295D">
          <w:rPr>
            <w:rStyle w:val="Hyperlink"/>
            <w:noProof/>
          </w:rPr>
          <w:t>Best for Clients</w:t>
        </w:r>
        <w:r w:rsidR="005733CA">
          <w:rPr>
            <w:noProof/>
            <w:webHidden/>
          </w:rPr>
          <w:tab/>
        </w:r>
        <w:r w:rsidR="005733CA">
          <w:rPr>
            <w:noProof/>
            <w:webHidden/>
          </w:rPr>
          <w:fldChar w:fldCharType="begin"/>
        </w:r>
        <w:r w:rsidR="005733CA">
          <w:rPr>
            <w:noProof/>
            <w:webHidden/>
          </w:rPr>
          <w:instrText xml:space="preserve"> PAGEREF _Toc42590324 \h </w:instrText>
        </w:r>
        <w:r w:rsidR="005733CA">
          <w:rPr>
            <w:noProof/>
            <w:webHidden/>
          </w:rPr>
        </w:r>
        <w:r w:rsidR="005733CA">
          <w:rPr>
            <w:noProof/>
            <w:webHidden/>
          </w:rPr>
          <w:fldChar w:fldCharType="separate"/>
        </w:r>
        <w:r>
          <w:rPr>
            <w:noProof/>
            <w:webHidden/>
          </w:rPr>
          <w:t>3</w:t>
        </w:r>
        <w:r w:rsidR="005733CA">
          <w:rPr>
            <w:noProof/>
            <w:webHidden/>
          </w:rPr>
          <w:fldChar w:fldCharType="end"/>
        </w:r>
      </w:hyperlink>
    </w:p>
    <w:p w14:paraId="150FF440" w14:textId="77777777" w:rsidR="005733CA" w:rsidRDefault="00A333AB">
      <w:pPr>
        <w:pStyle w:val="TOC2"/>
        <w:rPr>
          <w:b w:val="0"/>
          <w:noProof/>
          <w:color w:val="auto"/>
          <w:sz w:val="22"/>
          <w:lang w:val="en-CA" w:eastAsia="en-CA"/>
        </w:rPr>
      </w:pPr>
      <w:hyperlink w:anchor="_Toc42590325" w:history="1">
        <w:r w:rsidR="005733CA" w:rsidRPr="00A8295D">
          <w:rPr>
            <w:rStyle w:val="Hyperlink"/>
            <w:noProof/>
          </w:rPr>
          <w:t>Best for People</w:t>
        </w:r>
        <w:r w:rsidR="005733CA">
          <w:rPr>
            <w:noProof/>
            <w:webHidden/>
          </w:rPr>
          <w:tab/>
        </w:r>
        <w:r w:rsidR="005733CA">
          <w:rPr>
            <w:noProof/>
            <w:webHidden/>
          </w:rPr>
          <w:fldChar w:fldCharType="begin"/>
        </w:r>
        <w:r w:rsidR="005733CA">
          <w:rPr>
            <w:noProof/>
            <w:webHidden/>
          </w:rPr>
          <w:instrText xml:space="preserve"> PAGEREF _Toc42590325 \h </w:instrText>
        </w:r>
        <w:r w:rsidR="005733CA">
          <w:rPr>
            <w:noProof/>
            <w:webHidden/>
          </w:rPr>
        </w:r>
        <w:r w:rsidR="005733CA">
          <w:rPr>
            <w:noProof/>
            <w:webHidden/>
          </w:rPr>
          <w:fldChar w:fldCharType="separate"/>
        </w:r>
        <w:r>
          <w:rPr>
            <w:noProof/>
            <w:webHidden/>
          </w:rPr>
          <w:t>3</w:t>
        </w:r>
        <w:r w:rsidR="005733CA">
          <w:rPr>
            <w:noProof/>
            <w:webHidden/>
          </w:rPr>
          <w:fldChar w:fldCharType="end"/>
        </w:r>
      </w:hyperlink>
    </w:p>
    <w:p w14:paraId="2019F240" w14:textId="77777777" w:rsidR="005733CA" w:rsidRDefault="00A333AB">
      <w:pPr>
        <w:pStyle w:val="TOC1"/>
        <w:rPr>
          <w:color w:val="auto"/>
          <w:lang w:val="en-CA" w:eastAsia="en-CA"/>
        </w:rPr>
      </w:pPr>
      <w:hyperlink w:anchor="_Toc42590326" w:history="1">
        <w:r w:rsidR="005733CA" w:rsidRPr="00A8295D">
          <w:rPr>
            <w:rStyle w:val="Hyperlink"/>
          </w:rPr>
          <w:t>Small Business DCO Goals and Objectives</w:t>
        </w:r>
        <w:r w:rsidR="005733CA">
          <w:rPr>
            <w:webHidden/>
          </w:rPr>
          <w:tab/>
        </w:r>
        <w:r w:rsidR="005733CA">
          <w:rPr>
            <w:webHidden/>
          </w:rPr>
          <w:fldChar w:fldCharType="begin"/>
        </w:r>
        <w:r w:rsidR="005733CA">
          <w:rPr>
            <w:webHidden/>
          </w:rPr>
          <w:instrText xml:space="preserve"> PAGEREF _Toc42590326 \h </w:instrText>
        </w:r>
        <w:r w:rsidR="005733CA">
          <w:rPr>
            <w:webHidden/>
          </w:rPr>
        </w:r>
        <w:r w:rsidR="005733CA">
          <w:rPr>
            <w:webHidden/>
          </w:rPr>
          <w:fldChar w:fldCharType="separate"/>
        </w:r>
        <w:r>
          <w:rPr>
            <w:webHidden/>
          </w:rPr>
          <w:t>4</w:t>
        </w:r>
        <w:r w:rsidR="005733CA">
          <w:rPr>
            <w:webHidden/>
          </w:rPr>
          <w:fldChar w:fldCharType="end"/>
        </w:r>
      </w:hyperlink>
    </w:p>
    <w:p w14:paraId="1E6F412B" w14:textId="77777777" w:rsidR="005733CA" w:rsidRDefault="00A333AB">
      <w:pPr>
        <w:pStyle w:val="TOC1"/>
        <w:rPr>
          <w:color w:val="auto"/>
          <w:lang w:val="en-CA" w:eastAsia="en-CA"/>
        </w:rPr>
      </w:pPr>
      <w:hyperlink w:anchor="_Toc42590327" w:history="1">
        <w:r w:rsidR="005733CA" w:rsidRPr="00A8295D">
          <w:rPr>
            <w:rStyle w:val="Hyperlink"/>
          </w:rPr>
          <w:t>Which Businesses Are Candidates For Small Business DCO?</w:t>
        </w:r>
        <w:r w:rsidR="005733CA">
          <w:rPr>
            <w:webHidden/>
          </w:rPr>
          <w:tab/>
        </w:r>
        <w:r w:rsidR="005733CA">
          <w:rPr>
            <w:webHidden/>
          </w:rPr>
          <w:fldChar w:fldCharType="begin"/>
        </w:r>
        <w:r w:rsidR="005733CA">
          <w:rPr>
            <w:webHidden/>
          </w:rPr>
          <w:instrText xml:space="preserve"> PAGEREF _Toc42590327 \h </w:instrText>
        </w:r>
        <w:r w:rsidR="005733CA">
          <w:rPr>
            <w:webHidden/>
          </w:rPr>
        </w:r>
        <w:r w:rsidR="005733CA">
          <w:rPr>
            <w:webHidden/>
          </w:rPr>
          <w:fldChar w:fldCharType="separate"/>
        </w:r>
        <w:r>
          <w:rPr>
            <w:webHidden/>
          </w:rPr>
          <w:t>5</w:t>
        </w:r>
        <w:r w:rsidR="005733CA">
          <w:rPr>
            <w:webHidden/>
          </w:rPr>
          <w:fldChar w:fldCharType="end"/>
        </w:r>
      </w:hyperlink>
    </w:p>
    <w:p w14:paraId="2D23BFC7" w14:textId="77777777" w:rsidR="005733CA" w:rsidRDefault="00A333AB">
      <w:pPr>
        <w:pStyle w:val="TOC2"/>
        <w:rPr>
          <w:b w:val="0"/>
          <w:noProof/>
          <w:color w:val="auto"/>
          <w:sz w:val="22"/>
          <w:lang w:val="en-CA" w:eastAsia="en-CA"/>
        </w:rPr>
      </w:pPr>
      <w:hyperlink w:anchor="_Toc42590328" w:history="1">
        <w:r w:rsidR="005733CA" w:rsidRPr="00A8295D">
          <w:rPr>
            <w:rStyle w:val="Hyperlink"/>
            <w:noProof/>
          </w:rPr>
          <w:t>Size of Business Criteria</w:t>
        </w:r>
        <w:r w:rsidR="005733CA">
          <w:rPr>
            <w:noProof/>
            <w:webHidden/>
          </w:rPr>
          <w:tab/>
        </w:r>
        <w:r w:rsidR="005733CA">
          <w:rPr>
            <w:noProof/>
            <w:webHidden/>
          </w:rPr>
          <w:fldChar w:fldCharType="begin"/>
        </w:r>
        <w:r w:rsidR="005733CA">
          <w:rPr>
            <w:noProof/>
            <w:webHidden/>
          </w:rPr>
          <w:instrText xml:space="preserve"> PAGEREF _Toc42590328 \h </w:instrText>
        </w:r>
        <w:r w:rsidR="005733CA">
          <w:rPr>
            <w:noProof/>
            <w:webHidden/>
          </w:rPr>
        </w:r>
        <w:r w:rsidR="005733CA">
          <w:rPr>
            <w:noProof/>
            <w:webHidden/>
          </w:rPr>
          <w:fldChar w:fldCharType="separate"/>
        </w:r>
        <w:r>
          <w:rPr>
            <w:noProof/>
            <w:webHidden/>
          </w:rPr>
          <w:t>5</w:t>
        </w:r>
        <w:r w:rsidR="005733CA">
          <w:rPr>
            <w:noProof/>
            <w:webHidden/>
          </w:rPr>
          <w:fldChar w:fldCharType="end"/>
        </w:r>
      </w:hyperlink>
    </w:p>
    <w:p w14:paraId="4F80EEC3" w14:textId="77777777" w:rsidR="005733CA" w:rsidRDefault="00A333AB">
      <w:pPr>
        <w:pStyle w:val="TOC2"/>
        <w:rPr>
          <w:b w:val="0"/>
          <w:noProof/>
          <w:color w:val="auto"/>
          <w:sz w:val="22"/>
          <w:lang w:val="en-CA" w:eastAsia="en-CA"/>
        </w:rPr>
      </w:pPr>
      <w:hyperlink w:anchor="_Toc42590329" w:history="1">
        <w:r w:rsidR="005733CA" w:rsidRPr="00A8295D">
          <w:rPr>
            <w:rStyle w:val="Hyperlink"/>
            <w:noProof/>
          </w:rPr>
          <w:t>Business Client Entity Types</w:t>
        </w:r>
        <w:r w:rsidR="005733CA">
          <w:rPr>
            <w:noProof/>
            <w:webHidden/>
          </w:rPr>
          <w:tab/>
        </w:r>
        <w:r w:rsidR="005733CA">
          <w:rPr>
            <w:noProof/>
            <w:webHidden/>
          </w:rPr>
          <w:fldChar w:fldCharType="begin"/>
        </w:r>
        <w:r w:rsidR="005733CA">
          <w:rPr>
            <w:noProof/>
            <w:webHidden/>
          </w:rPr>
          <w:instrText xml:space="preserve"> PAGEREF _Toc42590329 \h </w:instrText>
        </w:r>
        <w:r w:rsidR="005733CA">
          <w:rPr>
            <w:noProof/>
            <w:webHidden/>
          </w:rPr>
        </w:r>
        <w:r w:rsidR="005733CA">
          <w:rPr>
            <w:noProof/>
            <w:webHidden/>
          </w:rPr>
          <w:fldChar w:fldCharType="separate"/>
        </w:r>
        <w:r>
          <w:rPr>
            <w:noProof/>
            <w:webHidden/>
          </w:rPr>
          <w:t>5</w:t>
        </w:r>
        <w:r w:rsidR="005733CA">
          <w:rPr>
            <w:noProof/>
            <w:webHidden/>
          </w:rPr>
          <w:fldChar w:fldCharType="end"/>
        </w:r>
      </w:hyperlink>
    </w:p>
    <w:p w14:paraId="205494E5" w14:textId="77777777" w:rsidR="005733CA" w:rsidRDefault="00A333AB">
      <w:pPr>
        <w:pStyle w:val="TOC1"/>
        <w:rPr>
          <w:color w:val="auto"/>
          <w:lang w:val="en-CA" w:eastAsia="en-CA"/>
        </w:rPr>
      </w:pPr>
      <w:hyperlink w:anchor="_Toc42590330" w:history="1">
        <w:r w:rsidR="005733CA" w:rsidRPr="00A8295D">
          <w:rPr>
            <w:rStyle w:val="Hyperlink"/>
          </w:rPr>
          <w:t>Scope of Small Business DCO: Onboarding and Account Opening scenarios</w:t>
        </w:r>
        <w:r w:rsidR="005733CA">
          <w:rPr>
            <w:webHidden/>
          </w:rPr>
          <w:tab/>
        </w:r>
        <w:r w:rsidR="005733CA">
          <w:rPr>
            <w:webHidden/>
          </w:rPr>
          <w:fldChar w:fldCharType="begin"/>
        </w:r>
        <w:r w:rsidR="005733CA">
          <w:rPr>
            <w:webHidden/>
          </w:rPr>
          <w:instrText xml:space="preserve"> PAGEREF _Toc42590330 \h </w:instrText>
        </w:r>
        <w:r w:rsidR="005733CA">
          <w:rPr>
            <w:webHidden/>
          </w:rPr>
        </w:r>
        <w:r w:rsidR="005733CA">
          <w:rPr>
            <w:webHidden/>
          </w:rPr>
          <w:fldChar w:fldCharType="separate"/>
        </w:r>
        <w:r>
          <w:rPr>
            <w:webHidden/>
          </w:rPr>
          <w:t>7</w:t>
        </w:r>
        <w:r w:rsidR="005733CA">
          <w:rPr>
            <w:webHidden/>
          </w:rPr>
          <w:fldChar w:fldCharType="end"/>
        </w:r>
      </w:hyperlink>
    </w:p>
    <w:p w14:paraId="67E0D7CD" w14:textId="77777777" w:rsidR="005733CA" w:rsidRDefault="00A333AB">
      <w:pPr>
        <w:pStyle w:val="TOC1"/>
        <w:rPr>
          <w:color w:val="auto"/>
          <w:lang w:val="en-CA" w:eastAsia="en-CA"/>
        </w:rPr>
      </w:pPr>
      <w:hyperlink w:anchor="_Toc42590331" w:history="1">
        <w:r w:rsidR="005733CA" w:rsidRPr="00A8295D">
          <w:rPr>
            <w:rStyle w:val="Hyperlink"/>
          </w:rPr>
          <w:t>Summary: Next Steps</w:t>
        </w:r>
        <w:r w:rsidR="005733CA">
          <w:rPr>
            <w:webHidden/>
          </w:rPr>
          <w:tab/>
        </w:r>
        <w:r w:rsidR="005733CA">
          <w:rPr>
            <w:webHidden/>
          </w:rPr>
          <w:fldChar w:fldCharType="begin"/>
        </w:r>
        <w:r w:rsidR="005733CA">
          <w:rPr>
            <w:webHidden/>
          </w:rPr>
          <w:instrText xml:space="preserve"> PAGEREF _Toc42590331 \h </w:instrText>
        </w:r>
        <w:r w:rsidR="005733CA">
          <w:rPr>
            <w:webHidden/>
          </w:rPr>
        </w:r>
        <w:r w:rsidR="005733CA">
          <w:rPr>
            <w:webHidden/>
          </w:rPr>
          <w:fldChar w:fldCharType="separate"/>
        </w:r>
        <w:r>
          <w:rPr>
            <w:webHidden/>
          </w:rPr>
          <w:t>9</w:t>
        </w:r>
        <w:r w:rsidR="005733CA">
          <w:rPr>
            <w:webHidden/>
          </w:rPr>
          <w:fldChar w:fldCharType="end"/>
        </w:r>
      </w:hyperlink>
    </w:p>
    <w:p w14:paraId="37C3BFAC" w14:textId="77777777" w:rsidR="001D4FB6" w:rsidRDefault="000B5A4B" w:rsidP="001D4FB6">
      <w:r>
        <w:rPr>
          <w:noProof/>
          <w:color w:val="9E7C0C"/>
          <w:lang w:val="en-US" w:eastAsia="ja-JP"/>
        </w:rPr>
        <w:fldChar w:fldCharType="end"/>
      </w:r>
    </w:p>
    <w:p w14:paraId="6B9CE80C" w14:textId="77777777" w:rsidR="0067401E" w:rsidRDefault="0067401E" w:rsidP="001D4FB6"/>
    <w:p w14:paraId="7D7F07E5" w14:textId="77777777" w:rsidR="00EE707B" w:rsidRPr="001D4FB6" w:rsidRDefault="00EE707B" w:rsidP="001D4FB6">
      <w:pPr>
        <w:sectPr w:rsidR="00EE707B" w:rsidRPr="001D4FB6" w:rsidSect="000F6BDA">
          <w:headerReference w:type="even" r:id="rId17"/>
          <w:headerReference w:type="default" r:id="rId18"/>
          <w:footerReference w:type="default" r:id="rId19"/>
          <w:headerReference w:type="first" r:id="rId20"/>
          <w:pgSz w:w="12240" w:h="15840"/>
          <w:pgMar w:top="1080" w:right="1080" w:bottom="1080" w:left="1080" w:header="720" w:footer="720" w:gutter="0"/>
          <w:cols w:space="720"/>
          <w:docGrid w:linePitch="360"/>
        </w:sectPr>
      </w:pPr>
    </w:p>
    <w:p w14:paraId="0D5EDFFE" w14:textId="77777777" w:rsidR="00F06020" w:rsidRPr="00337680" w:rsidRDefault="00EC1CBF" w:rsidP="00C53BA7">
      <w:pPr>
        <w:pStyle w:val="Heading1"/>
      </w:pPr>
      <w:bookmarkStart w:id="4" w:name="_Toc42590322"/>
      <w:bookmarkStart w:id="5" w:name="_Toc379182382"/>
      <w:bookmarkStart w:id="6" w:name="_Toc379183389"/>
      <w:r>
        <w:lastRenderedPageBreak/>
        <w:t>Introduction</w:t>
      </w:r>
      <w:r w:rsidR="00D5373C">
        <w:t>: Digital Program Benefits Alignment</w:t>
      </w:r>
      <w:bookmarkEnd w:id="4"/>
      <w:r w:rsidR="00F06020" w:rsidRPr="00337680">
        <w:t xml:space="preserve">  </w:t>
      </w:r>
    </w:p>
    <w:p w14:paraId="0BC3DA3C" w14:textId="77777777" w:rsidR="00F06020" w:rsidRDefault="00D50E00" w:rsidP="00D50E00">
      <w:r>
        <w:t>The Small Business DCO Project must be able to deliver value in alignment with the benefits envisioned in the Digital Program Charter, noted below.</w:t>
      </w:r>
    </w:p>
    <w:p w14:paraId="7397E3CB" w14:textId="77777777" w:rsidR="00033ED8" w:rsidRDefault="00033ED8" w:rsidP="00033ED8">
      <w:pPr>
        <w:pStyle w:val="Heading2"/>
      </w:pPr>
      <w:bookmarkStart w:id="7" w:name="_Toc42590323"/>
      <w:r>
        <w:t>Best for Investors</w:t>
      </w:r>
      <w:bookmarkEnd w:id="7"/>
    </w:p>
    <w:p w14:paraId="250AE533" w14:textId="77777777" w:rsidR="00033ED8" w:rsidRDefault="00033ED8" w:rsidP="00446CBB">
      <w:pPr>
        <w:pStyle w:val="ListParagraph"/>
        <w:numPr>
          <w:ilvl w:val="0"/>
          <w:numId w:val="26"/>
        </w:numPr>
      </w:pPr>
      <w:r>
        <w:t xml:space="preserve">Deliver tools, products and features to small business clients that will deepen existing relationships and attract new clients to CWB. </w:t>
      </w:r>
    </w:p>
    <w:p w14:paraId="2E079225" w14:textId="77777777" w:rsidR="00033ED8" w:rsidRPr="00033ED8" w:rsidRDefault="00033ED8" w:rsidP="00446CBB">
      <w:pPr>
        <w:pStyle w:val="ListParagraph"/>
        <w:numPr>
          <w:ilvl w:val="0"/>
          <w:numId w:val="26"/>
        </w:numPr>
      </w:pPr>
      <w:r>
        <w:t>Reduce manual efforts that are currently required to open new accounts, and improve compliance and data integrity.</w:t>
      </w:r>
    </w:p>
    <w:p w14:paraId="737E6D41" w14:textId="77777777" w:rsidR="00F06020" w:rsidRDefault="00033ED8" w:rsidP="00033ED8">
      <w:pPr>
        <w:pStyle w:val="Heading2"/>
      </w:pPr>
      <w:bookmarkStart w:id="8" w:name="_Toc42590324"/>
      <w:r>
        <w:t>Best for Clients</w:t>
      </w:r>
      <w:bookmarkEnd w:id="8"/>
    </w:p>
    <w:p w14:paraId="54325252" w14:textId="77777777" w:rsidR="00033ED8" w:rsidRDefault="00033ED8" w:rsidP="00446CBB">
      <w:pPr>
        <w:pStyle w:val="ListParagraph"/>
        <w:numPr>
          <w:ilvl w:val="0"/>
          <w:numId w:val="27"/>
        </w:numPr>
      </w:pPr>
      <w:r>
        <w:t xml:space="preserve">The modern and distinct products/services that will be delivered by the Digital Program will improve client experience though improving the functionality of the online systems, and offering clients tools they don’t have access to elsewhere. </w:t>
      </w:r>
    </w:p>
    <w:p w14:paraId="298CE96F" w14:textId="77777777" w:rsidR="00033ED8" w:rsidRDefault="00033ED8" w:rsidP="00446CBB">
      <w:pPr>
        <w:pStyle w:val="ListParagraph"/>
        <w:numPr>
          <w:ilvl w:val="0"/>
          <w:numId w:val="27"/>
        </w:numPr>
      </w:pPr>
      <w:r>
        <w:t xml:space="preserve">Digital Client Onboarding will offer personal and small business clients a much faster way to open deposit and lending products remotely, which will benefit prospective new clients who are outside of CWB’s current geographic branch footprint. </w:t>
      </w:r>
    </w:p>
    <w:p w14:paraId="1DE41268" w14:textId="77777777" w:rsidR="00033ED8" w:rsidRDefault="00033ED8" w:rsidP="00446CBB">
      <w:pPr>
        <w:pStyle w:val="ListParagraph"/>
        <w:numPr>
          <w:ilvl w:val="0"/>
          <w:numId w:val="27"/>
        </w:numPr>
      </w:pPr>
      <w:r>
        <w:t>Implement a new digital platform targeted for small business clients to help them manage all aspects of their business and save time.</w:t>
      </w:r>
    </w:p>
    <w:p w14:paraId="51A2D368" w14:textId="77777777" w:rsidR="00033ED8" w:rsidRDefault="00033ED8" w:rsidP="00446CBB">
      <w:pPr>
        <w:pStyle w:val="ListParagraph"/>
        <w:numPr>
          <w:ilvl w:val="0"/>
          <w:numId w:val="27"/>
        </w:numPr>
      </w:pPr>
      <w:r>
        <w:t xml:space="preserve">Establish a marketplace of integrated and non-integrated partners who offer best in class services curated by CWB. </w:t>
      </w:r>
    </w:p>
    <w:p w14:paraId="6E951C63" w14:textId="77777777" w:rsidR="00033ED8" w:rsidRDefault="00033ED8" w:rsidP="00446CBB">
      <w:pPr>
        <w:pStyle w:val="ListParagraph"/>
        <w:numPr>
          <w:ilvl w:val="0"/>
          <w:numId w:val="27"/>
        </w:numPr>
      </w:pPr>
      <w:r>
        <w:t>Be a single point of access for our clients for both Financial and non-Financial services.</w:t>
      </w:r>
    </w:p>
    <w:p w14:paraId="696EF979" w14:textId="77777777" w:rsidR="00033ED8" w:rsidRDefault="00033ED8" w:rsidP="00033ED8">
      <w:pPr>
        <w:pStyle w:val="Heading2"/>
      </w:pPr>
      <w:bookmarkStart w:id="9" w:name="_Toc42590325"/>
      <w:r>
        <w:t>Best for People</w:t>
      </w:r>
      <w:bookmarkEnd w:id="9"/>
    </w:p>
    <w:p w14:paraId="61658C5E" w14:textId="77777777" w:rsidR="00033ED8" w:rsidRDefault="00033ED8" w:rsidP="00033ED8">
      <w:pPr>
        <w:pStyle w:val="ListParagraph"/>
        <w:numPr>
          <w:ilvl w:val="0"/>
          <w:numId w:val="25"/>
        </w:numPr>
      </w:pPr>
      <w:r>
        <w:t xml:space="preserve">Reducing manual efforts required by CWB staff will improve the employee experience and allow them to focus on more value-add activities. </w:t>
      </w:r>
    </w:p>
    <w:p w14:paraId="0FC6E431" w14:textId="77777777" w:rsidR="00033ED8" w:rsidRPr="00033ED8" w:rsidRDefault="00033ED8" w:rsidP="00033ED8">
      <w:pPr>
        <w:pStyle w:val="ListParagraph"/>
        <w:numPr>
          <w:ilvl w:val="0"/>
          <w:numId w:val="25"/>
        </w:numPr>
      </w:pPr>
      <w:r>
        <w:t>Staff are clients of the bank, and will benefit from the improved experience that will be delivered by the personal changes in the Digital Program, and in particular the enhancements to personal digital banking.</w:t>
      </w:r>
    </w:p>
    <w:p w14:paraId="5C2CF0CF" w14:textId="77777777" w:rsidR="00A97CC8" w:rsidRDefault="00A97CC8">
      <w:pPr>
        <w:rPr>
          <w:rFonts w:asciiTheme="majorHAnsi" w:hAnsiTheme="majorHAnsi" w:cstheme="majorHAnsi"/>
          <w:color w:val="808474" w:themeColor="accent6" w:themeShade="BF"/>
          <w:spacing w:val="-5"/>
          <w:sz w:val="40"/>
          <w:szCs w:val="40"/>
        </w:rPr>
      </w:pPr>
      <w:r>
        <w:br w:type="page"/>
      </w:r>
    </w:p>
    <w:p w14:paraId="431F1A34" w14:textId="77777777" w:rsidR="0052643B" w:rsidRDefault="00033ED8" w:rsidP="00C53BA7">
      <w:pPr>
        <w:pStyle w:val="Heading1"/>
      </w:pPr>
      <w:bookmarkStart w:id="10" w:name="_Toc42590326"/>
      <w:r>
        <w:lastRenderedPageBreak/>
        <w:t>Small Business DCO Goals and Objectives</w:t>
      </w:r>
      <w:bookmarkEnd w:id="10"/>
    </w:p>
    <w:tbl>
      <w:tblPr>
        <w:tblStyle w:val="Corporate"/>
        <w:tblW w:w="10080" w:type="dxa"/>
        <w:tblInd w:w="-46" w:type="dxa"/>
        <w:tblLook w:val="0420" w:firstRow="1" w:lastRow="0" w:firstColumn="0" w:lastColumn="0" w:noHBand="0" w:noVBand="1"/>
      </w:tblPr>
      <w:tblGrid>
        <w:gridCol w:w="2314"/>
        <w:gridCol w:w="5489"/>
        <w:gridCol w:w="880"/>
        <w:gridCol w:w="709"/>
        <w:gridCol w:w="688"/>
      </w:tblGrid>
      <w:tr w:rsidR="00700312" w:rsidRPr="00B15FCD" w14:paraId="1D99F5D8" w14:textId="77777777" w:rsidTr="00446CBB">
        <w:trPr>
          <w:cnfStyle w:val="100000000000" w:firstRow="1" w:lastRow="0" w:firstColumn="0" w:lastColumn="0" w:oddVBand="0" w:evenVBand="0" w:oddHBand="0" w:evenHBand="0" w:firstRowFirstColumn="0" w:firstRowLastColumn="0" w:lastRowFirstColumn="0" w:lastRowLastColumn="0"/>
          <w:trHeight w:val="53"/>
        </w:trPr>
        <w:tc>
          <w:tcPr>
            <w:tcW w:w="2314" w:type="dxa"/>
          </w:tcPr>
          <w:p w14:paraId="1B3D110A" w14:textId="77777777" w:rsidR="00700312" w:rsidRDefault="00700312" w:rsidP="00890FD8">
            <w:pPr>
              <w:spacing w:after="0" w:line="240" w:lineRule="auto"/>
              <w:rPr>
                <w:sz w:val="20"/>
                <w:szCs w:val="20"/>
              </w:rPr>
            </w:pPr>
          </w:p>
        </w:tc>
        <w:tc>
          <w:tcPr>
            <w:tcW w:w="5489" w:type="dxa"/>
          </w:tcPr>
          <w:p w14:paraId="10C35F70" w14:textId="77777777" w:rsidR="00700312" w:rsidRDefault="00700312" w:rsidP="00890FD8">
            <w:pPr>
              <w:spacing w:after="0" w:line="240" w:lineRule="auto"/>
              <w:rPr>
                <w:sz w:val="20"/>
                <w:szCs w:val="20"/>
              </w:rPr>
            </w:pPr>
          </w:p>
        </w:tc>
        <w:tc>
          <w:tcPr>
            <w:tcW w:w="2277" w:type="dxa"/>
            <w:gridSpan w:val="3"/>
          </w:tcPr>
          <w:p w14:paraId="32310502" w14:textId="77777777" w:rsidR="00700312" w:rsidRPr="00E94817" w:rsidRDefault="00700312" w:rsidP="00700312">
            <w:pPr>
              <w:spacing w:after="0" w:line="240" w:lineRule="auto"/>
              <w:jc w:val="center"/>
              <w:rPr>
                <w:sz w:val="20"/>
                <w:szCs w:val="20"/>
              </w:rPr>
            </w:pPr>
            <w:r>
              <w:rPr>
                <w:sz w:val="20"/>
                <w:szCs w:val="20"/>
              </w:rPr>
              <w:t>Benefits Alignment</w:t>
            </w:r>
          </w:p>
        </w:tc>
      </w:tr>
      <w:tr w:rsidR="00033ED8" w:rsidRPr="00B15FCD" w14:paraId="4479C1EE" w14:textId="77777777" w:rsidTr="00446CBB">
        <w:trPr>
          <w:cnfStyle w:val="000000100000" w:firstRow="0" w:lastRow="0" w:firstColumn="0" w:lastColumn="0" w:oddVBand="0" w:evenVBand="0" w:oddHBand="1" w:evenHBand="0" w:firstRowFirstColumn="0" w:firstRowLastColumn="0" w:lastRowFirstColumn="0" w:lastRowLastColumn="0"/>
          <w:trHeight w:val="53"/>
        </w:trPr>
        <w:tc>
          <w:tcPr>
            <w:tcW w:w="2314" w:type="dxa"/>
          </w:tcPr>
          <w:p w14:paraId="36792A53" w14:textId="77777777" w:rsidR="00033ED8" w:rsidRPr="00700312" w:rsidRDefault="00033ED8" w:rsidP="00890FD8">
            <w:pPr>
              <w:spacing w:after="0" w:line="240" w:lineRule="auto"/>
              <w:rPr>
                <w:b/>
                <w:sz w:val="20"/>
                <w:szCs w:val="20"/>
              </w:rPr>
            </w:pPr>
            <w:r w:rsidRPr="00700312">
              <w:rPr>
                <w:b/>
                <w:sz w:val="20"/>
                <w:szCs w:val="20"/>
              </w:rPr>
              <w:t xml:space="preserve">Theme </w:t>
            </w:r>
          </w:p>
        </w:tc>
        <w:tc>
          <w:tcPr>
            <w:tcW w:w="5489" w:type="dxa"/>
          </w:tcPr>
          <w:p w14:paraId="6159773C" w14:textId="77777777" w:rsidR="00033ED8" w:rsidRPr="00700312" w:rsidRDefault="00033ED8" w:rsidP="00890FD8">
            <w:pPr>
              <w:spacing w:after="0" w:line="240" w:lineRule="auto"/>
              <w:rPr>
                <w:b/>
                <w:sz w:val="20"/>
                <w:szCs w:val="20"/>
              </w:rPr>
            </w:pPr>
            <w:r w:rsidRPr="00700312">
              <w:rPr>
                <w:b/>
                <w:sz w:val="20"/>
                <w:szCs w:val="20"/>
              </w:rPr>
              <w:t>Goal/Objective</w:t>
            </w:r>
          </w:p>
        </w:tc>
        <w:tc>
          <w:tcPr>
            <w:tcW w:w="880" w:type="dxa"/>
          </w:tcPr>
          <w:p w14:paraId="404024C5" w14:textId="77777777" w:rsidR="00033ED8" w:rsidRPr="00700312" w:rsidRDefault="00700312" w:rsidP="00D22520">
            <w:pPr>
              <w:spacing w:after="0" w:line="240" w:lineRule="auto"/>
              <w:jc w:val="center"/>
              <w:rPr>
                <w:b/>
                <w:sz w:val="20"/>
                <w:szCs w:val="20"/>
              </w:rPr>
            </w:pPr>
            <w:r w:rsidRPr="00700312">
              <w:rPr>
                <w:b/>
                <w:sz w:val="20"/>
                <w:szCs w:val="20"/>
              </w:rPr>
              <w:t>Investors</w:t>
            </w:r>
          </w:p>
        </w:tc>
        <w:tc>
          <w:tcPr>
            <w:tcW w:w="709" w:type="dxa"/>
          </w:tcPr>
          <w:p w14:paraId="77CF6996" w14:textId="77777777" w:rsidR="00033ED8" w:rsidRPr="00700312" w:rsidRDefault="00700312" w:rsidP="00D22520">
            <w:pPr>
              <w:spacing w:after="0" w:line="240" w:lineRule="auto"/>
              <w:jc w:val="center"/>
              <w:rPr>
                <w:b/>
                <w:sz w:val="20"/>
                <w:szCs w:val="20"/>
              </w:rPr>
            </w:pPr>
            <w:r w:rsidRPr="00700312">
              <w:rPr>
                <w:b/>
                <w:sz w:val="20"/>
                <w:szCs w:val="20"/>
              </w:rPr>
              <w:t>Clients</w:t>
            </w:r>
          </w:p>
        </w:tc>
        <w:tc>
          <w:tcPr>
            <w:tcW w:w="688" w:type="dxa"/>
          </w:tcPr>
          <w:p w14:paraId="6B129F64" w14:textId="77777777" w:rsidR="00033ED8" w:rsidRPr="00700312" w:rsidRDefault="00700312" w:rsidP="00D22520">
            <w:pPr>
              <w:spacing w:after="0" w:line="240" w:lineRule="auto"/>
              <w:jc w:val="center"/>
              <w:rPr>
                <w:b/>
                <w:sz w:val="20"/>
                <w:szCs w:val="20"/>
              </w:rPr>
            </w:pPr>
            <w:r w:rsidRPr="00700312">
              <w:rPr>
                <w:b/>
                <w:sz w:val="20"/>
                <w:szCs w:val="20"/>
              </w:rPr>
              <w:t>People</w:t>
            </w:r>
          </w:p>
        </w:tc>
      </w:tr>
      <w:tr w:rsidR="00FB5EB4" w:rsidRPr="00B15FCD" w14:paraId="53FB8460" w14:textId="77777777" w:rsidTr="00446CBB">
        <w:trPr>
          <w:cnfStyle w:val="000000010000" w:firstRow="0" w:lastRow="0" w:firstColumn="0" w:lastColumn="0" w:oddVBand="0" w:evenVBand="0" w:oddHBand="0" w:evenHBand="1" w:firstRowFirstColumn="0" w:firstRowLastColumn="0" w:lastRowFirstColumn="0" w:lastRowLastColumn="0"/>
          <w:trHeight w:val="53"/>
        </w:trPr>
        <w:tc>
          <w:tcPr>
            <w:tcW w:w="2314" w:type="dxa"/>
          </w:tcPr>
          <w:p w14:paraId="0E119205" w14:textId="77777777" w:rsidR="00FB5EB4" w:rsidRDefault="00FB5EB4" w:rsidP="00446CBB">
            <w:pPr>
              <w:spacing w:after="0" w:line="240" w:lineRule="auto"/>
              <w:rPr>
                <w:sz w:val="20"/>
                <w:szCs w:val="20"/>
              </w:rPr>
            </w:pPr>
            <w:r>
              <w:rPr>
                <w:sz w:val="20"/>
                <w:szCs w:val="20"/>
              </w:rPr>
              <w:t>Digital onboarding: new clients</w:t>
            </w:r>
          </w:p>
        </w:tc>
        <w:tc>
          <w:tcPr>
            <w:tcW w:w="5489" w:type="dxa"/>
          </w:tcPr>
          <w:p w14:paraId="531B7307" w14:textId="77777777" w:rsidR="00FB5EB4" w:rsidRDefault="00FB5EB4" w:rsidP="00FB5EB4">
            <w:pPr>
              <w:spacing w:after="0" w:line="240" w:lineRule="auto"/>
              <w:rPr>
                <w:sz w:val="20"/>
                <w:szCs w:val="20"/>
              </w:rPr>
            </w:pPr>
            <w:r>
              <w:rPr>
                <w:sz w:val="20"/>
                <w:szCs w:val="20"/>
              </w:rPr>
              <w:t xml:space="preserve">Attract prospective SB clients by offering </w:t>
            </w:r>
            <w:r w:rsidR="00ED469C">
              <w:rPr>
                <w:sz w:val="20"/>
                <w:szCs w:val="20"/>
              </w:rPr>
              <w:t xml:space="preserve">a differentiated user experience for </w:t>
            </w:r>
            <w:r>
              <w:rPr>
                <w:sz w:val="20"/>
                <w:szCs w:val="20"/>
              </w:rPr>
              <w:t>digital onboarding and fast account opening, minimizing the need for multiple and/or in-person steps/interactions</w:t>
            </w:r>
          </w:p>
        </w:tc>
        <w:tc>
          <w:tcPr>
            <w:tcW w:w="880" w:type="dxa"/>
          </w:tcPr>
          <w:p w14:paraId="5F18A9A2" w14:textId="77777777" w:rsidR="00FB5EB4" w:rsidRPr="00E94817" w:rsidRDefault="00D22520" w:rsidP="00D22520">
            <w:pPr>
              <w:spacing w:after="0" w:line="240" w:lineRule="auto"/>
              <w:jc w:val="center"/>
              <w:rPr>
                <w:sz w:val="20"/>
                <w:szCs w:val="20"/>
              </w:rPr>
            </w:pPr>
            <w:r>
              <w:rPr>
                <w:sz w:val="20"/>
                <w:szCs w:val="20"/>
              </w:rPr>
              <w:t>I1</w:t>
            </w:r>
          </w:p>
        </w:tc>
        <w:tc>
          <w:tcPr>
            <w:tcW w:w="709" w:type="dxa"/>
          </w:tcPr>
          <w:p w14:paraId="5030A0BD" w14:textId="77777777" w:rsidR="00FB5EB4" w:rsidRPr="00E94817" w:rsidRDefault="00D22520" w:rsidP="00D22520">
            <w:pPr>
              <w:spacing w:after="0" w:line="240" w:lineRule="auto"/>
              <w:jc w:val="center"/>
              <w:rPr>
                <w:sz w:val="20"/>
                <w:szCs w:val="20"/>
              </w:rPr>
            </w:pPr>
            <w:r>
              <w:rPr>
                <w:sz w:val="20"/>
                <w:szCs w:val="20"/>
              </w:rPr>
              <w:t>C1, C2</w:t>
            </w:r>
          </w:p>
        </w:tc>
        <w:tc>
          <w:tcPr>
            <w:tcW w:w="688" w:type="dxa"/>
          </w:tcPr>
          <w:p w14:paraId="74935A48" w14:textId="77777777" w:rsidR="00FB5EB4" w:rsidRPr="00E94817" w:rsidRDefault="00FB5EB4" w:rsidP="00D22520">
            <w:pPr>
              <w:spacing w:after="0" w:line="240" w:lineRule="auto"/>
              <w:jc w:val="center"/>
              <w:rPr>
                <w:sz w:val="20"/>
                <w:szCs w:val="20"/>
              </w:rPr>
            </w:pPr>
          </w:p>
        </w:tc>
      </w:tr>
      <w:tr w:rsidR="000B4621" w:rsidRPr="00B15FCD" w14:paraId="294A6F79" w14:textId="77777777" w:rsidTr="00446CBB">
        <w:trPr>
          <w:cnfStyle w:val="000000100000" w:firstRow="0" w:lastRow="0" w:firstColumn="0" w:lastColumn="0" w:oddVBand="0" w:evenVBand="0" w:oddHBand="1" w:evenHBand="0" w:firstRowFirstColumn="0" w:firstRowLastColumn="0" w:lastRowFirstColumn="0" w:lastRowLastColumn="0"/>
          <w:trHeight w:val="53"/>
        </w:trPr>
        <w:tc>
          <w:tcPr>
            <w:tcW w:w="2314" w:type="dxa"/>
          </w:tcPr>
          <w:p w14:paraId="73123967" w14:textId="77777777" w:rsidR="000B4621" w:rsidRDefault="000B4621" w:rsidP="00890FD8">
            <w:pPr>
              <w:spacing w:after="0" w:line="240" w:lineRule="auto"/>
              <w:rPr>
                <w:sz w:val="20"/>
                <w:szCs w:val="20"/>
              </w:rPr>
            </w:pPr>
            <w:r>
              <w:rPr>
                <w:sz w:val="20"/>
                <w:szCs w:val="20"/>
              </w:rPr>
              <w:t>Digital onboarding: fit for purpose</w:t>
            </w:r>
          </w:p>
        </w:tc>
        <w:tc>
          <w:tcPr>
            <w:tcW w:w="5489" w:type="dxa"/>
          </w:tcPr>
          <w:p w14:paraId="1D311F27" w14:textId="77777777" w:rsidR="000B4621" w:rsidRDefault="000B4621" w:rsidP="00ED469C">
            <w:pPr>
              <w:spacing w:after="0" w:line="240" w:lineRule="auto"/>
              <w:rPr>
                <w:sz w:val="20"/>
                <w:szCs w:val="20"/>
              </w:rPr>
            </w:pPr>
            <w:r>
              <w:rPr>
                <w:sz w:val="20"/>
                <w:szCs w:val="20"/>
              </w:rPr>
              <w:t>Ask the right pre-qualification/screening questions early in the DCO interaction to ensure prospective clients are directed appropriately: either to continue in the digital process, or be guided to a supported/higher touch experience</w:t>
            </w:r>
          </w:p>
        </w:tc>
        <w:tc>
          <w:tcPr>
            <w:tcW w:w="880" w:type="dxa"/>
          </w:tcPr>
          <w:p w14:paraId="0084E307" w14:textId="77777777" w:rsidR="000B4621" w:rsidRDefault="000B4621" w:rsidP="00D22520">
            <w:pPr>
              <w:spacing w:after="0" w:line="240" w:lineRule="auto"/>
              <w:jc w:val="center"/>
              <w:rPr>
                <w:sz w:val="20"/>
                <w:szCs w:val="20"/>
              </w:rPr>
            </w:pPr>
            <w:r>
              <w:rPr>
                <w:sz w:val="20"/>
                <w:szCs w:val="20"/>
              </w:rPr>
              <w:t>I1</w:t>
            </w:r>
          </w:p>
        </w:tc>
        <w:tc>
          <w:tcPr>
            <w:tcW w:w="709" w:type="dxa"/>
          </w:tcPr>
          <w:p w14:paraId="05063E71" w14:textId="77777777" w:rsidR="000B4621" w:rsidRDefault="000B4621" w:rsidP="00D22520">
            <w:pPr>
              <w:spacing w:after="0" w:line="240" w:lineRule="auto"/>
              <w:jc w:val="center"/>
              <w:rPr>
                <w:sz w:val="20"/>
                <w:szCs w:val="20"/>
              </w:rPr>
            </w:pPr>
            <w:r>
              <w:rPr>
                <w:sz w:val="20"/>
                <w:szCs w:val="20"/>
              </w:rPr>
              <w:t>C1</w:t>
            </w:r>
          </w:p>
        </w:tc>
        <w:tc>
          <w:tcPr>
            <w:tcW w:w="688" w:type="dxa"/>
          </w:tcPr>
          <w:p w14:paraId="5B961FAF" w14:textId="77777777" w:rsidR="000B4621" w:rsidRPr="00E94817" w:rsidRDefault="000B4621" w:rsidP="00D22520">
            <w:pPr>
              <w:spacing w:after="0" w:line="240" w:lineRule="auto"/>
              <w:jc w:val="center"/>
              <w:rPr>
                <w:sz w:val="20"/>
                <w:szCs w:val="20"/>
              </w:rPr>
            </w:pPr>
          </w:p>
        </w:tc>
      </w:tr>
      <w:tr w:rsidR="00D66C14" w:rsidRPr="00B15FCD" w14:paraId="48E95529" w14:textId="77777777" w:rsidTr="00446CBB">
        <w:trPr>
          <w:cnfStyle w:val="000000010000" w:firstRow="0" w:lastRow="0" w:firstColumn="0" w:lastColumn="0" w:oddVBand="0" w:evenVBand="0" w:oddHBand="0" w:evenHBand="1" w:firstRowFirstColumn="0" w:firstRowLastColumn="0" w:lastRowFirstColumn="0" w:lastRowLastColumn="0"/>
          <w:trHeight w:val="53"/>
        </w:trPr>
        <w:tc>
          <w:tcPr>
            <w:tcW w:w="2314" w:type="dxa"/>
          </w:tcPr>
          <w:p w14:paraId="27A348F4" w14:textId="77777777" w:rsidR="00D66C14" w:rsidRDefault="00D66C14" w:rsidP="00890FD8">
            <w:pPr>
              <w:spacing w:after="0" w:line="240" w:lineRule="auto"/>
              <w:rPr>
                <w:sz w:val="20"/>
                <w:szCs w:val="20"/>
              </w:rPr>
            </w:pPr>
            <w:r>
              <w:rPr>
                <w:sz w:val="20"/>
                <w:szCs w:val="20"/>
              </w:rPr>
              <w:t>Digital onboarding: complete experience</w:t>
            </w:r>
          </w:p>
        </w:tc>
        <w:tc>
          <w:tcPr>
            <w:tcW w:w="5489" w:type="dxa"/>
          </w:tcPr>
          <w:p w14:paraId="3E3283DE" w14:textId="77777777" w:rsidR="00D66C14" w:rsidRDefault="00D66C14" w:rsidP="00ED469C">
            <w:pPr>
              <w:spacing w:after="0" w:line="240" w:lineRule="auto"/>
              <w:rPr>
                <w:sz w:val="20"/>
                <w:szCs w:val="20"/>
              </w:rPr>
            </w:pPr>
            <w:r>
              <w:rPr>
                <w:sz w:val="20"/>
                <w:szCs w:val="20"/>
              </w:rPr>
              <w:t>Deliver a solution in which a SB client can complete their onboarding from end-to-end, including product and entitlement setup in the digital banking platform (for at least the first authorized user)</w:t>
            </w:r>
          </w:p>
        </w:tc>
        <w:tc>
          <w:tcPr>
            <w:tcW w:w="880" w:type="dxa"/>
          </w:tcPr>
          <w:p w14:paraId="32F9C393" w14:textId="77777777" w:rsidR="00D66C14" w:rsidRDefault="00D66C14" w:rsidP="00D22520">
            <w:pPr>
              <w:spacing w:after="0" w:line="240" w:lineRule="auto"/>
              <w:jc w:val="center"/>
              <w:rPr>
                <w:sz w:val="20"/>
                <w:szCs w:val="20"/>
              </w:rPr>
            </w:pPr>
            <w:r>
              <w:rPr>
                <w:sz w:val="20"/>
                <w:szCs w:val="20"/>
              </w:rPr>
              <w:t>I1</w:t>
            </w:r>
          </w:p>
        </w:tc>
        <w:tc>
          <w:tcPr>
            <w:tcW w:w="709" w:type="dxa"/>
          </w:tcPr>
          <w:p w14:paraId="32D0B5C5" w14:textId="77777777" w:rsidR="00D66C14" w:rsidRDefault="00D66C14" w:rsidP="00D22520">
            <w:pPr>
              <w:spacing w:after="0" w:line="240" w:lineRule="auto"/>
              <w:jc w:val="center"/>
              <w:rPr>
                <w:sz w:val="20"/>
                <w:szCs w:val="20"/>
              </w:rPr>
            </w:pPr>
            <w:r>
              <w:rPr>
                <w:sz w:val="20"/>
                <w:szCs w:val="20"/>
              </w:rPr>
              <w:t>C1, C2, C3</w:t>
            </w:r>
          </w:p>
        </w:tc>
        <w:tc>
          <w:tcPr>
            <w:tcW w:w="688" w:type="dxa"/>
          </w:tcPr>
          <w:p w14:paraId="0BDA1877" w14:textId="77777777" w:rsidR="00D66C14" w:rsidRPr="00E94817" w:rsidRDefault="00D66C14" w:rsidP="00D22520">
            <w:pPr>
              <w:spacing w:after="0" w:line="240" w:lineRule="auto"/>
              <w:jc w:val="center"/>
              <w:rPr>
                <w:sz w:val="20"/>
                <w:szCs w:val="20"/>
              </w:rPr>
            </w:pPr>
          </w:p>
        </w:tc>
      </w:tr>
      <w:tr w:rsidR="00033ED8" w:rsidRPr="00B15FCD" w14:paraId="6A575429" w14:textId="77777777" w:rsidTr="00446CBB">
        <w:trPr>
          <w:cnfStyle w:val="000000100000" w:firstRow="0" w:lastRow="0" w:firstColumn="0" w:lastColumn="0" w:oddVBand="0" w:evenVBand="0" w:oddHBand="1" w:evenHBand="0" w:firstRowFirstColumn="0" w:firstRowLastColumn="0" w:lastRowFirstColumn="0" w:lastRowLastColumn="0"/>
          <w:trHeight w:val="53"/>
        </w:trPr>
        <w:tc>
          <w:tcPr>
            <w:tcW w:w="2314" w:type="dxa"/>
          </w:tcPr>
          <w:p w14:paraId="3A74EE1F" w14:textId="77777777" w:rsidR="00033ED8" w:rsidRPr="00E94817" w:rsidRDefault="00446CBB" w:rsidP="00890FD8">
            <w:pPr>
              <w:spacing w:after="0" w:line="240" w:lineRule="auto"/>
              <w:rPr>
                <w:sz w:val="20"/>
                <w:szCs w:val="20"/>
              </w:rPr>
            </w:pPr>
            <w:r>
              <w:rPr>
                <w:sz w:val="20"/>
                <w:szCs w:val="20"/>
              </w:rPr>
              <w:t>Faster account opening: existing clients</w:t>
            </w:r>
          </w:p>
        </w:tc>
        <w:tc>
          <w:tcPr>
            <w:tcW w:w="5489" w:type="dxa"/>
          </w:tcPr>
          <w:p w14:paraId="32DFE824" w14:textId="77777777" w:rsidR="00033ED8" w:rsidRPr="00E94817" w:rsidRDefault="00446CBB" w:rsidP="00ED469C">
            <w:pPr>
              <w:spacing w:after="0" w:line="240" w:lineRule="auto"/>
              <w:rPr>
                <w:sz w:val="20"/>
                <w:szCs w:val="20"/>
              </w:rPr>
            </w:pPr>
            <w:r>
              <w:rPr>
                <w:sz w:val="20"/>
                <w:szCs w:val="20"/>
              </w:rPr>
              <w:t xml:space="preserve">Encourage existing SB clients to deepen their relationship with CWB by offering </w:t>
            </w:r>
            <w:r w:rsidR="00ED469C">
              <w:rPr>
                <w:sz w:val="20"/>
                <w:szCs w:val="20"/>
              </w:rPr>
              <w:t>a superior (faster, less manual)</w:t>
            </w:r>
            <w:r>
              <w:rPr>
                <w:sz w:val="20"/>
                <w:szCs w:val="20"/>
              </w:rPr>
              <w:t xml:space="preserve"> online account opening</w:t>
            </w:r>
            <w:r w:rsidR="00ED469C">
              <w:rPr>
                <w:sz w:val="20"/>
                <w:szCs w:val="20"/>
              </w:rPr>
              <w:t xml:space="preserve"> experience</w:t>
            </w:r>
          </w:p>
        </w:tc>
        <w:tc>
          <w:tcPr>
            <w:tcW w:w="880" w:type="dxa"/>
          </w:tcPr>
          <w:p w14:paraId="52D96E7D" w14:textId="77777777" w:rsidR="00033ED8" w:rsidRPr="00E94817" w:rsidRDefault="00D22520" w:rsidP="00D22520">
            <w:pPr>
              <w:spacing w:after="0" w:line="240" w:lineRule="auto"/>
              <w:jc w:val="center"/>
              <w:rPr>
                <w:sz w:val="20"/>
                <w:szCs w:val="20"/>
              </w:rPr>
            </w:pPr>
            <w:r>
              <w:rPr>
                <w:sz w:val="20"/>
                <w:szCs w:val="20"/>
              </w:rPr>
              <w:t>I1</w:t>
            </w:r>
          </w:p>
        </w:tc>
        <w:tc>
          <w:tcPr>
            <w:tcW w:w="709" w:type="dxa"/>
          </w:tcPr>
          <w:p w14:paraId="7A70A133" w14:textId="77777777" w:rsidR="00033ED8" w:rsidRPr="00E94817" w:rsidRDefault="00D22520" w:rsidP="00D22520">
            <w:pPr>
              <w:spacing w:after="0" w:line="240" w:lineRule="auto"/>
              <w:jc w:val="center"/>
              <w:rPr>
                <w:sz w:val="20"/>
                <w:szCs w:val="20"/>
              </w:rPr>
            </w:pPr>
            <w:r>
              <w:rPr>
                <w:sz w:val="20"/>
                <w:szCs w:val="20"/>
              </w:rPr>
              <w:t>C1, C2, C3</w:t>
            </w:r>
          </w:p>
        </w:tc>
        <w:tc>
          <w:tcPr>
            <w:tcW w:w="688" w:type="dxa"/>
          </w:tcPr>
          <w:p w14:paraId="4DE52207" w14:textId="77777777" w:rsidR="00033ED8" w:rsidRPr="00E94817" w:rsidRDefault="00033ED8" w:rsidP="00D22520">
            <w:pPr>
              <w:spacing w:after="0" w:line="240" w:lineRule="auto"/>
              <w:jc w:val="center"/>
              <w:rPr>
                <w:sz w:val="20"/>
                <w:szCs w:val="20"/>
              </w:rPr>
            </w:pPr>
          </w:p>
        </w:tc>
      </w:tr>
      <w:tr w:rsidR="00033ED8" w:rsidRPr="00B15FCD" w14:paraId="6AF81A97" w14:textId="77777777" w:rsidTr="00446CBB">
        <w:trPr>
          <w:cnfStyle w:val="000000010000" w:firstRow="0" w:lastRow="0" w:firstColumn="0" w:lastColumn="0" w:oddVBand="0" w:evenVBand="0" w:oddHBand="0" w:evenHBand="1" w:firstRowFirstColumn="0" w:firstRowLastColumn="0" w:lastRowFirstColumn="0" w:lastRowLastColumn="0"/>
          <w:trHeight w:val="53"/>
        </w:trPr>
        <w:tc>
          <w:tcPr>
            <w:tcW w:w="2314" w:type="dxa"/>
          </w:tcPr>
          <w:p w14:paraId="33449F22" w14:textId="77777777" w:rsidR="00033ED8" w:rsidRPr="00E94817" w:rsidRDefault="00FB5EB4" w:rsidP="00890FD8">
            <w:pPr>
              <w:spacing w:after="0" w:line="240" w:lineRule="auto"/>
              <w:rPr>
                <w:sz w:val="20"/>
                <w:szCs w:val="20"/>
              </w:rPr>
            </w:pPr>
            <w:r>
              <w:rPr>
                <w:sz w:val="20"/>
                <w:szCs w:val="20"/>
              </w:rPr>
              <w:t>Onboarding and account opening: reduce manual steps</w:t>
            </w:r>
          </w:p>
        </w:tc>
        <w:tc>
          <w:tcPr>
            <w:tcW w:w="5489" w:type="dxa"/>
          </w:tcPr>
          <w:p w14:paraId="6A99A6F4" w14:textId="77777777" w:rsidR="00033ED8" w:rsidRPr="00E94817" w:rsidRDefault="00FB5EB4" w:rsidP="001D6EFA">
            <w:pPr>
              <w:spacing w:after="0" w:line="240" w:lineRule="auto"/>
              <w:rPr>
                <w:sz w:val="20"/>
                <w:szCs w:val="20"/>
              </w:rPr>
            </w:pPr>
            <w:r>
              <w:rPr>
                <w:sz w:val="20"/>
                <w:szCs w:val="20"/>
              </w:rPr>
              <w:t xml:space="preserve">Through process optimization and effective use of digital tools, reduce the </w:t>
            </w:r>
            <w:r w:rsidR="001D6EFA">
              <w:rPr>
                <w:sz w:val="20"/>
                <w:szCs w:val="20"/>
              </w:rPr>
              <w:t>amount of manual processing required</w:t>
            </w:r>
            <w:r>
              <w:rPr>
                <w:sz w:val="20"/>
                <w:szCs w:val="20"/>
              </w:rPr>
              <w:t xml:space="preserve"> when onboarding SB clients and opening SB accounts </w:t>
            </w:r>
          </w:p>
        </w:tc>
        <w:tc>
          <w:tcPr>
            <w:tcW w:w="880" w:type="dxa"/>
          </w:tcPr>
          <w:p w14:paraId="23A6C30C" w14:textId="77777777" w:rsidR="00033ED8" w:rsidRPr="00E94817" w:rsidRDefault="00D22520" w:rsidP="00D22520">
            <w:pPr>
              <w:spacing w:after="0" w:line="240" w:lineRule="auto"/>
              <w:jc w:val="center"/>
              <w:rPr>
                <w:sz w:val="20"/>
                <w:szCs w:val="20"/>
              </w:rPr>
            </w:pPr>
            <w:r>
              <w:rPr>
                <w:sz w:val="20"/>
                <w:szCs w:val="20"/>
              </w:rPr>
              <w:t>I2</w:t>
            </w:r>
          </w:p>
        </w:tc>
        <w:tc>
          <w:tcPr>
            <w:tcW w:w="709" w:type="dxa"/>
          </w:tcPr>
          <w:p w14:paraId="4F95661F" w14:textId="77777777" w:rsidR="00033ED8" w:rsidRPr="00E94817" w:rsidRDefault="00033ED8" w:rsidP="00D22520">
            <w:pPr>
              <w:spacing w:after="0" w:line="240" w:lineRule="auto"/>
              <w:jc w:val="center"/>
              <w:rPr>
                <w:sz w:val="20"/>
                <w:szCs w:val="20"/>
              </w:rPr>
            </w:pPr>
          </w:p>
        </w:tc>
        <w:tc>
          <w:tcPr>
            <w:tcW w:w="688" w:type="dxa"/>
          </w:tcPr>
          <w:p w14:paraId="317B8708" w14:textId="77777777" w:rsidR="00033ED8" w:rsidRPr="00E94817" w:rsidRDefault="00D22520" w:rsidP="00D22520">
            <w:pPr>
              <w:spacing w:after="0" w:line="240" w:lineRule="auto"/>
              <w:jc w:val="center"/>
              <w:rPr>
                <w:sz w:val="20"/>
                <w:szCs w:val="20"/>
              </w:rPr>
            </w:pPr>
            <w:r>
              <w:rPr>
                <w:sz w:val="20"/>
                <w:szCs w:val="20"/>
              </w:rPr>
              <w:t>P1</w:t>
            </w:r>
          </w:p>
        </w:tc>
      </w:tr>
      <w:tr w:rsidR="00033ED8" w:rsidRPr="00B15FCD" w14:paraId="00A80FC6" w14:textId="77777777" w:rsidTr="00446CBB">
        <w:trPr>
          <w:cnfStyle w:val="000000100000" w:firstRow="0" w:lastRow="0" w:firstColumn="0" w:lastColumn="0" w:oddVBand="0" w:evenVBand="0" w:oddHBand="1" w:evenHBand="0" w:firstRowFirstColumn="0" w:firstRowLastColumn="0" w:lastRowFirstColumn="0" w:lastRowLastColumn="0"/>
          <w:trHeight w:val="53"/>
        </w:trPr>
        <w:tc>
          <w:tcPr>
            <w:tcW w:w="2314" w:type="dxa"/>
          </w:tcPr>
          <w:p w14:paraId="4B210725" w14:textId="77777777" w:rsidR="00033ED8" w:rsidRPr="00E94817" w:rsidRDefault="00FB5EB4" w:rsidP="00890FD8">
            <w:pPr>
              <w:spacing w:after="0" w:line="240" w:lineRule="auto"/>
              <w:rPr>
                <w:sz w:val="20"/>
                <w:szCs w:val="20"/>
              </w:rPr>
            </w:pPr>
            <w:r>
              <w:rPr>
                <w:sz w:val="20"/>
                <w:szCs w:val="20"/>
              </w:rPr>
              <w:t>Onboarding and account opening: optimize compliance</w:t>
            </w:r>
          </w:p>
        </w:tc>
        <w:tc>
          <w:tcPr>
            <w:tcW w:w="5489" w:type="dxa"/>
          </w:tcPr>
          <w:p w14:paraId="4D1BECAF" w14:textId="77777777" w:rsidR="00033ED8" w:rsidRPr="00E94817" w:rsidRDefault="00FB5EB4" w:rsidP="001D6EFA">
            <w:pPr>
              <w:spacing w:after="0" w:line="240" w:lineRule="auto"/>
              <w:rPr>
                <w:sz w:val="20"/>
                <w:szCs w:val="20"/>
              </w:rPr>
            </w:pPr>
            <w:r>
              <w:rPr>
                <w:sz w:val="20"/>
                <w:szCs w:val="20"/>
              </w:rPr>
              <w:t>Through process optimization and effective use of digital tools, ensure</w:t>
            </w:r>
            <w:r w:rsidR="001D6EFA">
              <w:rPr>
                <w:sz w:val="20"/>
                <w:szCs w:val="20"/>
              </w:rPr>
              <w:t xml:space="preserve"> auditable, </w:t>
            </w:r>
            <w:r>
              <w:rPr>
                <w:sz w:val="20"/>
                <w:szCs w:val="20"/>
              </w:rPr>
              <w:t xml:space="preserve">robust policy and regulatory compliance </w:t>
            </w:r>
            <w:r w:rsidR="00D22520">
              <w:rPr>
                <w:sz w:val="20"/>
                <w:szCs w:val="20"/>
              </w:rPr>
              <w:t xml:space="preserve">when </w:t>
            </w:r>
            <w:r w:rsidR="00923BAF">
              <w:rPr>
                <w:sz w:val="20"/>
                <w:szCs w:val="20"/>
              </w:rPr>
              <w:t xml:space="preserve">digitally </w:t>
            </w:r>
            <w:r w:rsidR="00D22520">
              <w:rPr>
                <w:sz w:val="20"/>
                <w:szCs w:val="20"/>
              </w:rPr>
              <w:t>onboarding SB clients and opening SB accounts</w:t>
            </w:r>
          </w:p>
        </w:tc>
        <w:tc>
          <w:tcPr>
            <w:tcW w:w="880" w:type="dxa"/>
          </w:tcPr>
          <w:p w14:paraId="4353D209" w14:textId="77777777" w:rsidR="00033ED8" w:rsidRPr="00E94817" w:rsidRDefault="00D22520" w:rsidP="00D22520">
            <w:pPr>
              <w:spacing w:after="0" w:line="240" w:lineRule="auto"/>
              <w:jc w:val="center"/>
              <w:rPr>
                <w:sz w:val="20"/>
                <w:szCs w:val="20"/>
              </w:rPr>
            </w:pPr>
            <w:r>
              <w:rPr>
                <w:sz w:val="20"/>
                <w:szCs w:val="20"/>
              </w:rPr>
              <w:t>I2</w:t>
            </w:r>
          </w:p>
        </w:tc>
        <w:tc>
          <w:tcPr>
            <w:tcW w:w="709" w:type="dxa"/>
          </w:tcPr>
          <w:p w14:paraId="01AD82A8" w14:textId="77777777" w:rsidR="00033ED8" w:rsidRPr="00E94817" w:rsidRDefault="00033ED8" w:rsidP="00D22520">
            <w:pPr>
              <w:spacing w:after="0" w:line="240" w:lineRule="auto"/>
              <w:jc w:val="center"/>
              <w:rPr>
                <w:sz w:val="20"/>
                <w:szCs w:val="20"/>
              </w:rPr>
            </w:pPr>
          </w:p>
        </w:tc>
        <w:tc>
          <w:tcPr>
            <w:tcW w:w="688" w:type="dxa"/>
          </w:tcPr>
          <w:p w14:paraId="787A2345" w14:textId="77777777" w:rsidR="00033ED8" w:rsidRPr="00E94817" w:rsidRDefault="00D22520" w:rsidP="00D22520">
            <w:pPr>
              <w:spacing w:after="0" w:line="240" w:lineRule="auto"/>
              <w:jc w:val="center"/>
              <w:rPr>
                <w:sz w:val="20"/>
                <w:szCs w:val="20"/>
              </w:rPr>
            </w:pPr>
            <w:r>
              <w:rPr>
                <w:sz w:val="20"/>
                <w:szCs w:val="20"/>
              </w:rPr>
              <w:t>P1</w:t>
            </w:r>
          </w:p>
        </w:tc>
      </w:tr>
      <w:tr w:rsidR="00264E2C" w:rsidRPr="00B15FCD" w14:paraId="168AAB60" w14:textId="77777777" w:rsidTr="00446CBB">
        <w:trPr>
          <w:cnfStyle w:val="000000010000" w:firstRow="0" w:lastRow="0" w:firstColumn="0" w:lastColumn="0" w:oddVBand="0" w:evenVBand="0" w:oddHBand="0" w:evenHBand="1" w:firstRowFirstColumn="0" w:firstRowLastColumn="0" w:lastRowFirstColumn="0" w:lastRowLastColumn="0"/>
          <w:trHeight w:val="53"/>
        </w:trPr>
        <w:tc>
          <w:tcPr>
            <w:tcW w:w="2314" w:type="dxa"/>
          </w:tcPr>
          <w:p w14:paraId="4A71D328" w14:textId="77777777" w:rsidR="00264E2C" w:rsidRDefault="00C24196" w:rsidP="00C24196">
            <w:pPr>
              <w:spacing w:after="0" w:line="240" w:lineRule="auto"/>
              <w:rPr>
                <w:sz w:val="20"/>
                <w:szCs w:val="20"/>
              </w:rPr>
            </w:pPr>
            <w:r>
              <w:rPr>
                <w:sz w:val="20"/>
                <w:szCs w:val="20"/>
              </w:rPr>
              <w:t xml:space="preserve">Reuse </w:t>
            </w:r>
            <w:r w:rsidR="00264E2C">
              <w:rPr>
                <w:sz w:val="20"/>
                <w:szCs w:val="20"/>
              </w:rPr>
              <w:t xml:space="preserve">Digital Program </w:t>
            </w:r>
            <w:r>
              <w:rPr>
                <w:sz w:val="20"/>
                <w:szCs w:val="20"/>
              </w:rPr>
              <w:t>assets</w:t>
            </w:r>
          </w:p>
        </w:tc>
        <w:tc>
          <w:tcPr>
            <w:tcW w:w="5489" w:type="dxa"/>
          </w:tcPr>
          <w:p w14:paraId="0BBE702A" w14:textId="77777777" w:rsidR="00264E2C" w:rsidRDefault="00264E2C" w:rsidP="003A22D6">
            <w:pPr>
              <w:spacing w:after="0" w:line="240" w:lineRule="auto"/>
              <w:rPr>
                <w:sz w:val="20"/>
                <w:szCs w:val="20"/>
              </w:rPr>
            </w:pPr>
            <w:r>
              <w:rPr>
                <w:sz w:val="20"/>
                <w:szCs w:val="20"/>
              </w:rPr>
              <w:t xml:space="preserve">Reuse business and technical assets developed for the Motive/Personal DCO stream in order to ensure </w:t>
            </w:r>
            <w:r w:rsidR="003A22D6">
              <w:rPr>
                <w:sz w:val="20"/>
                <w:szCs w:val="20"/>
              </w:rPr>
              <w:t>delivery of a consistent</w:t>
            </w:r>
            <w:r>
              <w:rPr>
                <w:sz w:val="20"/>
                <w:szCs w:val="20"/>
              </w:rPr>
              <w:t xml:space="preserve"> client experience, avoid rework and optimize use of project </w:t>
            </w:r>
            <w:r w:rsidR="003A22D6">
              <w:rPr>
                <w:sz w:val="20"/>
                <w:szCs w:val="20"/>
              </w:rPr>
              <w:t xml:space="preserve">and partner </w:t>
            </w:r>
            <w:r>
              <w:rPr>
                <w:sz w:val="20"/>
                <w:szCs w:val="20"/>
              </w:rPr>
              <w:t>resources</w:t>
            </w:r>
          </w:p>
        </w:tc>
        <w:tc>
          <w:tcPr>
            <w:tcW w:w="880" w:type="dxa"/>
          </w:tcPr>
          <w:p w14:paraId="23E1B6E7" w14:textId="77777777" w:rsidR="00264E2C" w:rsidRDefault="00264E2C" w:rsidP="00D22520">
            <w:pPr>
              <w:spacing w:after="0" w:line="240" w:lineRule="auto"/>
              <w:jc w:val="center"/>
              <w:rPr>
                <w:sz w:val="20"/>
                <w:szCs w:val="20"/>
              </w:rPr>
            </w:pPr>
          </w:p>
        </w:tc>
        <w:tc>
          <w:tcPr>
            <w:tcW w:w="709" w:type="dxa"/>
          </w:tcPr>
          <w:p w14:paraId="253285E0" w14:textId="77777777" w:rsidR="00264E2C" w:rsidRPr="00E94817" w:rsidRDefault="003A22D6" w:rsidP="00D22520">
            <w:pPr>
              <w:spacing w:after="0" w:line="240" w:lineRule="auto"/>
              <w:jc w:val="center"/>
              <w:rPr>
                <w:sz w:val="20"/>
                <w:szCs w:val="20"/>
              </w:rPr>
            </w:pPr>
            <w:r>
              <w:rPr>
                <w:sz w:val="20"/>
                <w:szCs w:val="20"/>
              </w:rPr>
              <w:t>C3, C4</w:t>
            </w:r>
          </w:p>
        </w:tc>
        <w:tc>
          <w:tcPr>
            <w:tcW w:w="688" w:type="dxa"/>
          </w:tcPr>
          <w:p w14:paraId="1E46A091" w14:textId="77777777" w:rsidR="00264E2C" w:rsidRDefault="003A22D6" w:rsidP="00D22520">
            <w:pPr>
              <w:spacing w:after="0" w:line="240" w:lineRule="auto"/>
              <w:jc w:val="center"/>
              <w:rPr>
                <w:sz w:val="20"/>
                <w:szCs w:val="20"/>
              </w:rPr>
            </w:pPr>
            <w:r>
              <w:rPr>
                <w:sz w:val="20"/>
                <w:szCs w:val="20"/>
              </w:rPr>
              <w:t>P1</w:t>
            </w:r>
          </w:p>
        </w:tc>
      </w:tr>
      <w:tr w:rsidR="00ED469C" w:rsidRPr="00B15FCD" w14:paraId="62BA564A" w14:textId="77777777" w:rsidTr="00446CBB">
        <w:trPr>
          <w:cnfStyle w:val="000000100000" w:firstRow="0" w:lastRow="0" w:firstColumn="0" w:lastColumn="0" w:oddVBand="0" w:evenVBand="0" w:oddHBand="1" w:evenHBand="0" w:firstRowFirstColumn="0" w:firstRowLastColumn="0" w:lastRowFirstColumn="0" w:lastRowLastColumn="0"/>
          <w:trHeight w:val="53"/>
        </w:trPr>
        <w:tc>
          <w:tcPr>
            <w:tcW w:w="2314" w:type="dxa"/>
          </w:tcPr>
          <w:p w14:paraId="60DD4D67" w14:textId="77777777" w:rsidR="00ED469C" w:rsidRDefault="00ED469C" w:rsidP="00C24196">
            <w:pPr>
              <w:spacing w:after="0" w:line="240" w:lineRule="auto"/>
              <w:rPr>
                <w:sz w:val="20"/>
                <w:szCs w:val="20"/>
              </w:rPr>
            </w:pPr>
            <w:r>
              <w:rPr>
                <w:sz w:val="20"/>
                <w:szCs w:val="20"/>
              </w:rPr>
              <w:t>Add necessary integrations to complete the SB DCO journey</w:t>
            </w:r>
          </w:p>
        </w:tc>
        <w:tc>
          <w:tcPr>
            <w:tcW w:w="5489" w:type="dxa"/>
          </w:tcPr>
          <w:p w14:paraId="24EF45DB" w14:textId="77777777" w:rsidR="00ED469C" w:rsidRDefault="00ED469C" w:rsidP="003A22D6">
            <w:pPr>
              <w:spacing w:after="0" w:line="240" w:lineRule="auto"/>
              <w:rPr>
                <w:sz w:val="20"/>
                <w:szCs w:val="20"/>
              </w:rPr>
            </w:pPr>
            <w:r>
              <w:rPr>
                <w:sz w:val="20"/>
                <w:szCs w:val="20"/>
              </w:rPr>
              <w:t>Implement value-added integrations tailored to the SB DCO process and incorporate them in the client journey (remove as many manual steps as possible)</w:t>
            </w:r>
          </w:p>
        </w:tc>
        <w:tc>
          <w:tcPr>
            <w:tcW w:w="880" w:type="dxa"/>
          </w:tcPr>
          <w:p w14:paraId="0A57A972" w14:textId="77777777" w:rsidR="00ED469C" w:rsidRDefault="00ED469C" w:rsidP="00D22520">
            <w:pPr>
              <w:spacing w:after="0" w:line="240" w:lineRule="auto"/>
              <w:jc w:val="center"/>
              <w:rPr>
                <w:sz w:val="20"/>
                <w:szCs w:val="20"/>
              </w:rPr>
            </w:pPr>
          </w:p>
        </w:tc>
        <w:tc>
          <w:tcPr>
            <w:tcW w:w="709" w:type="dxa"/>
          </w:tcPr>
          <w:p w14:paraId="600C2772" w14:textId="77777777" w:rsidR="00ED469C" w:rsidRDefault="00ED469C" w:rsidP="00D22520">
            <w:pPr>
              <w:spacing w:after="0" w:line="240" w:lineRule="auto"/>
              <w:jc w:val="center"/>
              <w:rPr>
                <w:sz w:val="20"/>
                <w:szCs w:val="20"/>
              </w:rPr>
            </w:pPr>
            <w:r>
              <w:rPr>
                <w:sz w:val="20"/>
                <w:szCs w:val="20"/>
              </w:rPr>
              <w:t>C1, C2, C4</w:t>
            </w:r>
          </w:p>
        </w:tc>
        <w:tc>
          <w:tcPr>
            <w:tcW w:w="688" w:type="dxa"/>
          </w:tcPr>
          <w:p w14:paraId="4D52209F" w14:textId="77777777" w:rsidR="00ED469C" w:rsidRDefault="00ED469C" w:rsidP="00D22520">
            <w:pPr>
              <w:spacing w:after="0" w:line="240" w:lineRule="auto"/>
              <w:jc w:val="center"/>
              <w:rPr>
                <w:sz w:val="20"/>
                <w:szCs w:val="20"/>
              </w:rPr>
            </w:pPr>
            <w:r>
              <w:rPr>
                <w:sz w:val="20"/>
                <w:szCs w:val="20"/>
              </w:rPr>
              <w:t>P1</w:t>
            </w:r>
          </w:p>
        </w:tc>
      </w:tr>
      <w:bookmarkEnd w:id="5"/>
      <w:bookmarkEnd w:id="6"/>
    </w:tbl>
    <w:p w14:paraId="218D4F9E" w14:textId="77777777" w:rsidR="00BF5219" w:rsidRDefault="00BF5219" w:rsidP="00EC1CBF">
      <w:pPr>
        <w:pStyle w:val="BodyCopy"/>
      </w:pPr>
    </w:p>
    <w:p w14:paraId="4534281B" w14:textId="77777777" w:rsidR="00A97CC8" w:rsidRDefault="00A97CC8">
      <w:pPr>
        <w:rPr>
          <w:rFonts w:asciiTheme="majorHAnsi" w:hAnsiTheme="majorHAnsi" w:cstheme="majorHAnsi"/>
          <w:color w:val="808474" w:themeColor="accent6" w:themeShade="BF"/>
          <w:spacing w:val="-5"/>
          <w:sz w:val="40"/>
          <w:szCs w:val="40"/>
        </w:rPr>
      </w:pPr>
      <w:r>
        <w:br w:type="page"/>
      </w:r>
    </w:p>
    <w:p w14:paraId="7CF36720" w14:textId="77777777" w:rsidR="00D22520" w:rsidRDefault="00F8689A" w:rsidP="00F8689A">
      <w:pPr>
        <w:pStyle w:val="Heading1"/>
      </w:pPr>
      <w:bookmarkStart w:id="11" w:name="_Toc42590327"/>
      <w:r>
        <w:lastRenderedPageBreak/>
        <w:t>Which B</w:t>
      </w:r>
      <w:r w:rsidR="007E4C47">
        <w:t xml:space="preserve">usinesses </w:t>
      </w:r>
      <w:r>
        <w:t>A</w:t>
      </w:r>
      <w:r w:rsidR="007E4C47">
        <w:t xml:space="preserve">re </w:t>
      </w:r>
      <w:r>
        <w:t>C</w:t>
      </w:r>
      <w:r w:rsidR="007E4C47">
        <w:t xml:space="preserve">andidates </w:t>
      </w:r>
      <w:r>
        <w:t>F</w:t>
      </w:r>
      <w:r w:rsidR="007E4C47">
        <w:t>or Small Business DCO?</w:t>
      </w:r>
      <w:bookmarkEnd w:id="11"/>
    </w:p>
    <w:p w14:paraId="20C8363B" w14:textId="77777777" w:rsidR="007E4C47" w:rsidRDefault="000136C0" w:rsidP="007E4C47">
      <w:r>
        <w:t>We need to balance the</w:t>
      </w:r>
      <w:r w:rsidR="007E4C47">
        <w:t xml:space="preserve"> goals and objectives around speed</w:t>
      </w:r>
      <w:r>
        <w:t>,</w:t>
      </w:r>
      <w:r w:rsidR="007E4C47">
        <w:t xml:space="preserve"> efficiency</w:t>
      </w:r>
      <w:r>
        <w:t xml:space="preserve"> and automation against the complexity of the process – specifically, the required data capture, verification and documentation – necessary to onboard </w:t>
      </w:r>
      <w:r w:rsidR="003E26DC">
        <w:t>a small business and open a demand account.</w:t>
      </w:r>
    </w:p>
    <w:p w14:paraId="3BD535CC" w14:textId="77777777" w:rsidR="000136C0" w:rsidRDefault="000136C0" w:rsidP="000136C0">
      <w:pPr>
        <w:pStyle w:val="ListParagraph"/>
        <w:numPr>
          <w:ilvl w:val="0"/>
          <w:numId w:val="28"/>
        </w:numPr>
      </w:pPr>
      <w:r>
        <w:t>There are unavoidable data capture, verification and documentation steps required for the business entity itself</w:t>
      </w:r>
    </w:p>
    <w:p w14:paraId="7D7DAE12" w14:textId="77777777" w:rsidR="000136C0" w:rsidRDefault="000136C0" w:rsidP="000136C0">
      <w:pPr>
        <w:pStyle w:val="ListParagraph"/>
        <w:numPr>
          <w:ilvl w:val="1"/>
          <w:numId w:val="28"/>
        </w:numPr>
      </w:pPr>
      <w:r>
        <w:t xml:space="preserve">There is some variation, depending on the type of business entity being </w:t>
      </w:r>
      <w:proofErr w:type="spellStart"/>
      <w:r>
        <w:t>onboarded</w:t>
      </w:r>
      <w:proofErr w:type="spellEnd"/>
      <w:r>
        <w:t>.</w:t>
      </w:r>
    </w:p>
    <w:p w14:paraId="598BD602" w14:textId="77777777" w:rsidR="000136C0" w:rsidRDefault="000136C0" w:rsidP="000136C0">
      <w:pPr>
        <w:pStyle w:val="ListParagraph"/>
        <w:numPr>
          <w:ilvl w:val="0"/>
          <w:numId w:val="28"/>
        </w:numPr>
      </w:pPr>
      <w:r>
        <w:t xml:space="preserve">There are unavoidable data capture, verification and documentation steps </w:t>
      </w:r>
      <w:r w:rsidR="005C4FC0">
        <w:t>for the</w:t>
      </w:r>
      <w:r>
        <w:t xml:space="preserve"> key individuals </w:t>
      </w:r>
      <w:r w:rsidR="005C4FC0">
        <w:t>associated</w:t>
      </w:r>
      <w:r>
        <w:t xml:space="preserve"> with the business:</w:t>
      </w:r>
    </w:p>
    <w:p w14:paraId="649DF31A" w14:textId="77777777" w:rsidR="000136C0" w:rsidRDefault="000136C0" w:rsidP="000136C0">
      <w:pPr>
        <w:pStyle w:val="ListParagraph"/>
        <w:numPr>
          <w:ilvl w:val="1"/>
          <w:numId w:val="28"/>
        </w:numPr>
      </w:pPr>
      <w:r>
        <w:t>Beneficial owners (anyone who owns 25% or more of a business)</w:t>
      </w:r>
    </w:p>
    <w:p w14:paraId="1A840743" w14:textId="77777777" w:rsidR="000136C0" w:rsidRDefault="000136C0" w:rsidP="000136C0">
      <w:pPr>
        <w:pStyle w:val="ListParagraph"/>
        <w:numPr>
          <w:ilvl w:val="1"/>
          <w:numId w:val="28"/>
        </w:numPr>
      </w:pPr>
      <w:r>
        <w:t>Directors or officers (depending on the entity</w:t>
      </w:r>
      <w:r w:rsidR="005733CA">
        <w:t xml:space="preserve"> type</w:t>
      </w:r>
      <w:r>
        <w:t>)</w:t>
      </w:r>
    </w:p>
    <w:p w14:paraId="56174E82" w14:textId="77777777" w:rsidR="000136C0" w:rsidRDefault="000136C0" w:rsidP="000136C0">
      <w:pPr>
        <w:pStyle w:val="ListParagraph"/>
        <w:numPr>
          <w:ilvl w:val="1"/>
          <w:numId w:val="28"/>
        </w:numPr>
      </w:pPr>
      <w:r>
        <w:t>Authorized parties (anyone who will</w:t>
      </w:r>
      <w:r w:rsidR="005C4FC0">
        <w:t xml:space="preserve"> have</w:t>
      </w:r>
      <w:r>
        <w:t xml:space="preserve"> signing </w:t>
      </w:r>
      <w:r w:rsidR="005C4FC0">
        <w:t xml:space="preserve">/ transactional </w:t>
      </w:r>
      <w:r>
        <w:t>authority on a business account)</w:t>
      </w:r>
    </w:p>
    <w:p w14:paraId="572BC1C5" w14:textId="77777777" w:rsidR="000136C0" w:rsidRDefault="000136C0" w:rsidP="000136C0">
      <w:pPr>
        <w:pStyle w:val="ListParagraph"/>
        <w:numPr>
          <w:ilvl w:val="1"/>
          <w:numId w:val="28"/>
        </w:numPr>
      </w:pPr>
      <w:r>
        <w:t>Third parties, in the event that such an individual has any interest in</w:t>
      </w:r>
      <w:r w:rsidR="005C4FC0">
        <w:t>,</w:t>
      </w:r>
      <w:r>
        <w:t xml:space="preserve"> or control over</w:t>
      </w:r>
      <w:r w:rsidR="005C4FC0">
        <w:t>,</w:t>
      </w:r>
      <w:r>
        <w:t xml:space="preserve"> a business account.</w:t>
      </w:r>
    </w:p>
    <w:p w14:paraId="44B575A9" w14:textId="77777777" w:rsidR="005A719F" w:rsidRDefault="005A719F" w:rsidP="005A719F">
      <w:pPr>
        <w:pStyle w:val="ListParagraph"/>
        <w:numPr>
          <w:ilvl w:val="0"/>
          <w:numId w:val="28"/>
        </w:numPr>
      </w:pPr>
      <w:del w:id="12" w:author="Ian Hicks" w:date="2020-06-17T08:21:00Z">
        <w:r w:rsidDel="00212E07">
          <w:delText>Documentation requirements include</w:delText>
        </w:r>
      </w:del>
      <w:ins w:id="13" w:author="Ian Hicks" w:date="2020-06-17T08:21:00Z">
        <w:r w:rsidR="00212E07">
          <w:t>There are</w:t>
        </w:r>
      </w:ins>
      <w:r>
        <w:t xml:space="preserve"> a number of policy/regulation-driven forms requiring completion and signature</w:t>
      </w:r>
      <w:ins w:id="14" w:author="Ian Hicks" w:date="2020-06-17T08:21:00Z">
        <w:r w:rsidR="00212E07">
          <w:t xml:space="preserve"> in the current process. The goal for DCO </w:t>
        </w:r>
      </w:ins>
      <w:ins w:id="15" w:author="Ian Hicks" w:date="2020-06-17T08:22:00Z">
        <w:r w:rsidR="00212E07">
          <w:t xml:space="preserve">is to replace the need for forms and signatures with </w:t>
        </w:r>
      </w:ins>
      <w:ins w:id="16" w:author="Ian Hicks" w:date="2020-06-17T08:26:00Z">
        <w:r w:rsidR="00A273D4">
          <w:t xml:space="preserve">electronic information capture/verification and </w:t>
        </w:r>
      </w:ins>
      <w:ins w:id="17" w:author="Ian Hicks" w:date="2020-06-17T08:22:00Z">
        <w:r w:rsidR="00212E07">
          <w:t>e-consents, if possible.</w:t>
        </w:r>
      </w:ins>
    </w:p>
    <w:p w14:paraId="006FBF19" w14:textId="77777777" w:rsidR="00E4310B" w:rsidRDefault="00E4310B" w:rsidP="00E4310B">
      <w:pPr>
        <w:pStyle w:val="ListParagraph"/>
        <w:numPr>
          <w:ilvl w:val="1"/>
          <w:numId w:val="28"/>
        </w:numPr>
      </w:pPr>
      <w:del w:id="18" w:author="Ian Hicks" w:date="2020-06-17T08:22:00Z">
        <w:r w:rsidDel="00212E07">
          <w:delText xml:space="preserve">Electronic </w:delText>
        </w:r>
      </w:del>
      <w:ins w:id="19" w:author="Ian Hicks" w:date="2020-06-17T08:22:00Z">
        <w:r w:rsidR="00212E07">
          <w:t xml:space="preserve">If </w:t>
        </w:r>
      </w:ins>
      <w:r>
        <w:t xml:space="preserve">form generation and e-signature </w:t>
      </w:r>
      <w:del w:id="20" w:author="Ian Hicks" w:date="2020-06-17T08:23:00Z">
        <w:r w:rsidDel="00212E07">
          <w:delText>should be allowable and possible in many cases</w:delText>
        </w:r>
      </w:del>
      <w:ins w:id="21" w:author="Ian Hicks" w:date="2020-06-17T08:23:00Z">
        <w:r w:rsidR="00212E07">
          <w:t xml:space="preserve">are </w:t>
        </w:r>
      </w:ins>
      <w:ins w:id="22" w:author="Ian Hicks" w:date="2020-06-17T08:27:00Z">
        <w:r w:rsidR="00A273D4">
          <w:t>unavoidable</w:t>
        </w:r>
      </w:ins>
      <w:r>
        <w:t xml:space="preserve">, </w:t>
      </w:r>
      <w:del w:id="23" w:author="Ian Hicks" w:date="2020-06-17T08:23:00Z">
        <w:r w:rsidDel="00212E07">
          <w:delText xml:space="preserve">but this likely implies </w:delText>
        </w:r>
      </w:del>
      <w:r>
        <w:t>net new integrations</w:t>
      </w:r>
      <w:ins w:id="24" w:author="Ian Hicks" w:date="2020-06-17T08:23:00Z">
        <w:r w:rsidR="00212E07">
          <w:t xml:space="preserve"> will be needed to support the process</w:t>
        </w:r>
      </w:ins>
      <w:r>
        <w:t>.</w:t>
      </w:r>
    </w:p>
    <w:p w14:paraId="5A02C85E" w14:textId="77777777" w:rsidR="00F8689A" w:rsidRDefault="00F8689A" w:rsidP="00F8689A">
      <w:pPr>
        <w:pStyle w:val="Heading2"/>
      </w:pPr>
      <w:bookmarkStart w:id="25" w:name="_Toc42590328"/>
      <w:r>
        <w:t>Size of Business Criteria</w:t>
      </w:r>
      <w:bookmarkEnd w:id="25"/>
    </w:p>
    <w:p w14:paraId="37CDB762" w14:textId="77777777" w:rsidR="00F8689A" w:rsidRDefault="00F8689A" w:rsidP="00F8689A">
      <w:r>
        <w:t>See</w:t>
      </w:r>
      <w:r w:rsidR="00E4310B">
        <w:t xml:space="preserve"> also </w:t>
      </w:r>
      <w:r>
        <w:rPr>
          <w:b/>
        </w:rPr>
        <w:t>Request for Decision-CWB’s Definition of a Small Business Client</w:t>
      </w:r>
      <w:r>
        <w:t>.</w:t>
      </w:r>
    </w:p>
    <w:p w14:paraId="6A010BDB" w14:textId="77777777" w:rsidR="00AA6116" w:rsidRDefault="00F8689A" w:rsidP="00F8689A">
      <w:r>
        <w:t xml:space="preserve">Size of a business (in terms of revenue, number of employees or similar criteria) </w:t>
      </w:r>
      <w:r w:rsidR="000B4621">
        <w:t>will only go part way to determining</w:t>
      </w:r>
      <w:r>
        <w:t xml:space="preserve"> </w:t>
      </w:r>
      <w:r w:rsidR="000B4621">
        <w:t>an organization’s</w:t>
      </w:r>
      <w:r>
        <w:t xml:space="preserve"> suitability for a digital onboarding/account opening process. </w:t>
      </w:r>
      <w:r w:rsidR="000B4621">
        <w:t xml:space="preserve">Initial pre-qualification/screening questions must be able to quickly filter out organizations that are not suited to digital onboarding, by reason of their size (i.e. commercial-scale clients). </w:t>
      </w:r>
    </w:p>
    <w:p w14:paraId="4530C7EB" w14:textId="77777777" w:rsidR="00F8689A" w:rsidRDefault="000B4621" w:rsidP="00F8689A">
      <w:r>
        <w:t>For smaller organizations, t</w:t>
      </w:r>
      <w:r w:rsidR="00F8689A">
        <w:t xml:space="preserve">he data gathering, verification and documentation requirements suggest that the following will be more important in making </w:t>
      </w:r>
      <w:r>
        <w:t>the</w:t>
      </w:r>
      <w:r w:rsidR="00F8689A">
        <w:t xml:space="preserve"> determination</w:t>
      </w:r>
      <w:r>
        <w:t xml:space="preserve"> of suitability</w:t>
      </w:r>
      <w:r w:rsidR="00F8689A">
        <w:t>:</w:t>
      </w:r>
    </w:p>
    <w:p w14:paraId="7B7269C5" w14:textId="77777777" w:rsidR="00F8689A" w:rsidRDefault="00F8689A" w:rsidP="00F8689A">
      <w:pPr>
        <w:pStyle w:val="ListParagraph"/>
        <w:numPr>
          <w:ilvl w:val="0"/>
          <w:numId w:val="29"/>
        </w:numPr>
      </w:pPr>
      <w:r>
        <w:t>The complexity of the ownership structure, including the number of beneficial owners, or if ownership is partly/wholly controlled by another entity</w:t>
      </w:r>
    </w:p>
    <w:p w14:paraId="6F509DE1" w14:textId="77777777" w:rsidR="00F8689A" w:rsidRDefault="00F8689A" w:rsidP="00F8689A">
      <w:pPr>
        <w:pStyle w:val="ListParagraph"/>
        <w:numPr>
          <w:ilvl w:val="0"/>
          <w:numId w:val="29"/>
        </w:numPr>
      </w:pPr>
      <w:r>
        <w:t>The number of key individuals (authorized parties, directors/officers and/or third parties) associated with the business.</w:t>
      </w:r>
    </w:p>
    <w:p w14:paraId="02C5AF90" w14:textId="77777777" w:rsidR="005C4FC0" w:rsidRDefault="005C4FC0" w:rsidP="00F8689A">
      <w:pPr>
        <w:pStyle w:val="Heading2"/>
      </w:pPr>
      <w:bookmarkStart w:id="26" w:name="_Toc42590329"/>
      <w:r>
        <w:t xml:space="preserve">Business </w:t>
      </w:r>
      <w:r w:rsidR="00E54303">
        <w:t>Client</w:t>
      </w:r>
      <w:r w:rsidR="00F8689A">
        <w:t xml:space="preserve"> Entity Types</w:t>
      </w:r>
      <w:bookmarkEnd w:id="26"/>
    </w:p>
    <w:p w14:paraId="74ECCD4C" w14:textId="77777777" w:rsidR="00E54303" w:rsidRDefault="00E54303" w:rsidP="00E54303">
      <w:r>
        <w:t>Based on</w:t>
      </w:r>
      <w:r w:rsidR="00632BA8">
        <w:t xml:space="preserve"> current client</w:t>
      </w:r>
      <w:r>
        <w:t xml:space="preserve"> data available from the online Performance Scorecard, there are over 27,000 existing business demand accounts, associated with 17,500 non-personal CIFs (ratio: just over 1.5 accounts per CIF).</w:t>
      </w:r>
      <w:r w:rsidR="003D7164">
        <w:t xml:space="preserve"> The Scorecard data can be filtered by the “Sector” attribute, which corresponds with the business entity type.</w:t>
      </w:r>
    </w:p>
    <w:tbl>
      <w:tblPr>
        <w:tblW w:w="10000" w:type="dxa"/>
        <w:tblLook w:val="04A0" w:firstRow="1" w:lastRow="0" w:firstColumn="1" w:lastColumn="0" w:noHBand="0" w:noVBand="1"/>
      </w:tblPr>
      <w:tblGrid>
        <w:gridCol w:w="4960"/>
        <w:gridCol w:w="1052"/>
        <w:gridCol w:w="1200"/>
        <w:gridCol w:w="1400"/>
        <w:gridCol w:w="1400"/>
      </w:tblGrid>
      <w:tr w:rsidR="003D7164" w:rsidRPr="003D7164" w14:paraId="1A9687D3" w14:textId="77777777" w:rsidTr="003D7164">
        <w:trPr>
          <w:trHeight w:val="290"/>
        </w:trPr>
        <w:tc>
          <w:tcPr>
            <w:tcW w:w="4960" w:type="dxa"/>
            <w:tcBorders>
              <w:top w:val="nil"/>
              <w:left w:val="nil"/>
              <w:bottom w:val="nil"/>
              <w:right w:val="nil"/>
            </w:tcBorders>
            <w:shd w:val="clear" w:color="auto" w:fill="auto"/>
            <w:noWrap/>
            <w:vAlign w:val="bottom"/>
            <w:hideMark/>
          </w:tcPr>
          <w:p w14:paraId="3B8CE056" w14:textId="77777777" w:rsidR="003D7164" w:rsidRPr="003D7164" w:rsidRDefault="003D7164" w:rsidP="003D7164">
            <w:pPr>
              <w:spacing w:after="0" w:line="240" w:lineRule="auto"/>
              <w:rPr>
                <w:rFonts w:ascii="Calibri" w:eastAsia="Times New Roman" w:hAnsi="Calibri" w:cs="Calibri"/>
                <w:b/>
                <w:bCs/>
                <w:color w:val="000000"/>
              </w:rPr>
            </w:pPr>
            <w:r w:rsidRPr="003D7164">
              <w:rPr>
                <w:rFonts w:ascii="Calibri" w:eastAsia="Times New Roman" w:hAnsi="Calibri" w:cs="Calibri"/>
                <w:b/>
                <w:bCs/>
                <w:color w:val="000000"/>
              </w:rPr>
              <w:lastRenderedPageBreak/>
              <w:t>Sector/type</w:t>
            </w:r>
          </w:p>
        </w:tc>
        <w:tc>
          <w:tcPr>
            <w:tcW w:w="1040" w:type="dxa"/>
            <w:tcBorders>
              <w:top w:val="nil"/>
              <w:left w:val="nil"/>
              <w:bottom w:val="nil"/>
              <w:right w:val="nil"/>
            </w:tcBorders>
            <w:shd w:val="clear" w:color="auto" w:fill="auto"/>
            <w:noWrap/>
            <w:vAlign w:val="bottom"/>
            <w:hideMark/>
          </w:tcPr>
          <w:p w14:paraId="26871A3C" w14:textId="77777777" w:rsidR="003D7164" w:rsidRPr="003D7164" w:rsidRDefault="003D7164" w:rsidP="003D7164">
            <w:pPr>
              <w:spacing w:after="0" w:line="240" w:lineRule="auto"/>
              <w:rPr>
                <w:rFonts w:ascii="Calibri" w:eastAsia="Times New Roman" w:hAnsi="Calibri" w:cs="Calibri"/>
                <w:b/>
                <w:bCs/>
                <w:color w:val="000000"/>
              </w:rPr>
            </w:pPr>
            <w:r w:rsidRPr="003D7164">
              <w:rPr>
                <w:rFonts w:ascii="Calibri" w:eastAsia="Times New Roman" w:hAnsi="Calibri" w:cs="Calibri"/>
                <w:b/>
                <w:bCs/>
                <w:color w:val="000000"/>
              </w:rPr>
              <w:t>Accounts</w:t>
            </w:r>
          </w:p>
        </w:tc>
        <w:tc>
          <w:tcPr>
            <w:tcW w:w="1200" w:type="dxa"/>
            <w:tcBorders>
              <w:top w:val="nil"/>
              <w:left w:val="nil"/>
              <w:bottom w:val="nil"/>
              <w:right w:val="nil"/>
            </w:tcBorders>
            <w:shd w:val="clear" w:color="auto" w:fill="auto"/>
            <w:noWrap/>
            <w:vAlign w:val="bottom"/>
            <w:hideMark/>
          </w:tcPr>
          <w:p w14:paraId="28064538" w14:textId="77777777" w:rsidR="003D7164" w:rsidRPr="003D7164" w:rsidRDefault="003D7164" w:rsidP="003D7164">
            <w:pPr>
              <w:spacing w:after="0" w:line="240" w:lineRule="auto"/>
              <w:rPr>
                <w:rFonts w:ascii="Calibri" w:eastAsia="Times New Roman" w:hAnsi="Calibri" w:cs="Calibri"/>
                <w:b/>
                <w:bCs/>
                <w:color w:val="000000"/>
              </w:rPr>
            </w:pPr>
            <w:r w:rsidRPr="003D7164">
              <w:rPr>
                <w:rFonts w:ascii="Calibri" w:eastAsia="Times New Roman" w:hAnsi="Calibri" w:cs="Calibri"/>
                <w:b/>
                <w:bCs/>
                <w:color w:val="000000"/>
              </w:rPr>
              <w:t>CIFs</w:t>
            </w:r>
          </w:p>
        </w:tc>
        <w:tc>
          <w:tcPr>
            <w:tcW w:w="1400" w:type="dxa"/>
            <w:tcBorders>
              <w:top w:val="nil"/>
              <w:left w:val="nil"/>
              <w:bottom w:val="nil"/>
              <w:right w:val="nil"/>
            </w:tcBorders>
            <w:shd w:val="clear" w:color="auto" w:fill="auto"/>
            <w:noWrap/>
            <w:vAlign w:val="bottom"/>
            <w:hideMark/>
          </w:tcPr>
          <w:p w14:paraId="139A2B85" w14:textId="77777777" w:rsidR="003D7164" w:rsidRPr="003D7164" w:rsidRDefault="003D7164" w:rsidP="003D7164">
            <w:pPr>
              <w:spacing w:after="0" w:line="240" w:lineRule="auto"/>
              <w:rPr>
                <w:rFonts w:ascii="Calibri" w:eastAsia="Times New Roman" w:hAnsi="Calibri" w:cs="Calibri"/>
                <w:b/>
                <w:bCs/>
                <w:color w:val="000000"/>
              </w:rPr>
            </w:pPr>
            <w:r w:rsidRPr="003D7164">
              <w:rPr>
                <w:rFonts w:ascii="Calibri" w:eastAsia="Times New Roman" w:hAnsi="Calibri" w:cs="Calibri"/>
                <w:b/>
                <w:bCs/>
                <w:color w:val="000000"/>
              </w:rPr>
              <w:t>% of accounts</w:t>
            </w:r>
          </w:p>
        </w:tc>
        <w:tc>
          <w:tcPr>
            <w:tcW w:w="1400" w:type="dxa"/>
            <w:tcBorders>
              <w:top w:val="nil"/>
              <w:left w:val="nil"/>
              <w:bottom w:val="nil"/>
              <w:right w:val="nil"/>
            </w:tcBorders>
            <w:shd w:val="clear" w:color="auto" w:fill="auto"/>
            <w:noWrap/>
            <w:vAlign w:val="bottom"/>
            <w:hideMark/>
          </w:tcPr>
          <w:p w14:paraId="1C844D4F" w14:textId="77777777" w:rsidR="003D7164" w:rsidRPr="003D7164" w:rsidRDefault="003D7164" w:rsidP="003D7164">
            <w:pPr>
              <w:spacing w:after="0" w:line="240" w:lineRule="auto"/>
              <w:rPr>
                <w:rFonts w:ascii="Calibri" w:eastAsia="Times New Roman" w:hAnsi="Calibri" w:cs="Calibri"/>
                <w:b/>
                <w:bCs/>
                <w:color w:val="000000"/>
              </w:rPr>
            </w:pPr>
            <w:r w:rsidRPr="003D7164">
              <w:rPr>
                <w:rFonts w:ascii="Calibri" w:eastAsia="Times New Roman" w:hAnsi="Calibri" w:cs="Calibri"/>
                <w:b/>
                <w:bCs/>
                <w:color w:val="000000"/>
              </w:rPr>
              <w:t>% of CIFs</w:t>
            </w:r>
          </w:p>
        </w:tc>
      </w:tr>
      <w:tr w:rsidR="003D7164" w:rsidRPr="003D7164" w14:paraId="6084D116" w14:textId="77777777" w:rsidTr="003D7164">
        <w:trPr>
          <w:trHeight w:val="290"/>
        </w:trPr>
        <w:tc>
          <w:tcPr>
            <w:tcW w:w="4960" w:type="dxa"/>
            <w:tcBorders>
              <w:top w:val="nil"/>
              <w:left w:val="nil"/>
              <w:bottom w:val="nil"/>
              <w:right w:val="nil"/>
            </w:tcBorders>
            <w:shd w:val="clear" w:color="auto" w:fill="auto"/>
            <w:noWrap/>
            <w:vAlign w:val="bottom"/>
            <w:hideMark/>
          </w:tcPr>
          <w:p w14:paraId="1BE55F01"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Corporation</w:t>
            </w:r>
          </w:p>
        </w:tc>
        <w:tc>
          <w:tcPr>
            <w:tcW w:w="1040" w:type="dxa"/>
            <w:tcBorders>
              <w:top w:val="nil"/>
              <w:left w:val="nil"/>
              <w:bottom w:val="nil"/>
              <w:right w:val="nil"/>
            </w:tcBorders>
            <w:shd w:val="clear" w:color="auto" w:fill="auto"/>
            <w:noWrap/>
            <w:vAlign w:val="bottom"/>
            <w:hideMark/>
          </w:tcPr>
          <w:p w14:paraId="497A696D"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23165</w:t>
            </w:r>
          </w:p>
        </w:tc>
        <w:tc>
          <w:tcPr>
            <w:tcW w:w="1200" w:type="dxa"/>
            <w:tcBorders>
              <w:top w:val="nil"/>
              <w:left w:val="nil"/>
              <w:bottom w:val="nil"/>
              <w:right w:val="nil"/>
            </w:tcBorders>
            <w:shd w:val="clear" w:color="auto" w:fill="auto"/>
            <w:noWrap/>
            <w:vAlign w:val="bottom"/>
            <w:hideMark/>
          </w:tcPr>
          <w:p w14:paraId="782B600C"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14690</w:t>
            </w:r>
          </w:p>
        </w:tc>
        <w:tc>
          <w:tcPr>
            <w:tcW w:w="1400" w:type="dxa"/>
            <w:tcBorders>
              <w:top w:val="nil"/>
              <w:left w:val="nil"/>
              <w:bottom w:val="nil"/>
              <w:right w:val="nil"/>
            </w:tcBorders>
            <w:shd w:val="clear" w:color="auto" w:fill="auto"/>
            <w:noWrap/>
            <w:vAlign w:val="bottom"/>
            <w:hideMark/>
          </w:tcPr>
          <w:p w14:paraId="3310AA51"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83.88%</w:t>
            </w:r>
          </w:p>
        </w:tc>
        <w:tc>
          <w:tcPr>
            <w:tcW w:w="1400" w:type="dxa"/>
            <w:tcBorders>
              <w:top w:val="nil"/>
              <w:left w:val="nil"/>
              <w:bottom w:val="nil"/>
              <w:right w:val="nil"/>
            </w:tcBorders>
            <w:shd w:val="clear" w:color="auto" w:fill="auto"/>
            <w:noWrap/>
            <w:vAlign w:val="bottom"/>
            <w:hideMark/>
          </w:tcPr>
          <w:p w14:paraId="2162A5F1"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83.26%</w:t>
            </w:r>
          </w:p>
        </w:tc>
      </w:tr>
      <w:tr w:rsidR="003D7164" w:rsidRPr="003D7164" w14:paraId="7B5D8A0C" w14:textId="77777777" w:rsidTr="003D7164">
        <w:trPr>
          <w:trHeight w:val="290"/>
        </w:trPr>
        <w:tc>
          <w:tcPr>
            <w:tcW w:w="4960" w:type="dxa"/>
            <w:tcBorders>
              <w:top w:val="nil"/>
              <w:left w:val="nil"/>
              <w:bottom w:val="nil"/>
              <w:right w:val="nil"/>
            </w:tcBorders>
            <w:shd w:val="clear" w:color="auto" w:fill="auto"/>
            <w:noWrap/>
            <w:vAlign w:val="bottom"/>
            <w:hideMark/>
          </w:tcPr>
          <w:p w14:paraId="62561E38"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All partnerships (General + Limited + Limited Liability)</w:t>
            </w:r>
          </w:p>
        </w:tc>
        <w:tc>
          <w:tcPr>
            <w:tcW w:w="1040" w:type="dxa"/>
            <w:tcBorders>
              <w:top w:val="nil"/>
              <w:left w:val="nil"/>
              <w:bottom w:val="nil"/>
              <w:right w:val="nil"/>
            </w:tcBorders>
            <w:shd w:val="clear" w:color="auto" w:fill="auto"/>
            <w:noWrap/>
            <w:vAlign w:val="bottom"/>
            <w:hideMark/>
          </w:tcPr>
          <w:p w14:paraId="1CD23365"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1332</w:t>
            </w:r>
          </w:p>
        </w:tc>
        <w:tc>
          <w:tcPr>
            <w:tcW w:w="1200" w:type="dxa"/>
            <w:tcBorders>
              <w:top w:val="nil"/>
              <w:left w:val="nil"/>
              <w:bottom w:val="nil"/>
              <w:right w:val="nil"/>
            </w:tcBorders>
            <w:shd w:val="clear" w:color="auto" w:fill="auto"/>
            <w:noWrap/>
            <w:vAlign w:val="bottom"/>
            <w:hideMark/>
          </w:tcPr>
          <w:p w14:paraId="470A767E"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1004</w:t>
            </w:r>
          </w:p>
        </w:tc>
        <w:tc>
          <w:tcPr>
            <w:tcW w:w="1400" w:type="dxa"/>
            <w:tcBorders>
              <w:top w:val="nil"/>
              <w:left w:val="nil"/>
              <w:bottom w:val="nil"/>
              <w:right w:val="nil"/>
            </w:tcBorders>
            <w:shd w:val="clear" w:color="auto" w:fill="auto"/>
            <w:noWrap/>
            <w:vAlign w:val="bottom"/>
            <w:hideMark/>
          </w:tcPr>
          <w:p w14:paraId="7770A094"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4.82%</w:t>
            </w:r>
          </w:p>
        </w:tc>
        <w:tc>
          <w:tcPr>
            <w:tcW w:w="1400" w:type="dxa"/>
            <w:tcBorders>
              <w:top w:val="nil"/>
              <w:left w:val="nil"/>
              <w:bottom w:val="nil"/>
              <w:right w:val="nil"/>
            </w:tcBorders>
            <w:shd w:val="clear" w:color="auto" w:fill="auto"/>
            <w:noWrap/>
            <w:vAlign w:val="bottom"/>
            <w:hideMark/>
          </w:tcPr>
          <w:p w14:paraId="36CD41AE"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5.69%</w:t>
            </w:r>
          </w:p>
        </w:tc>
      </w:tr>
      <w:tr w:rsidR="003D7164" w:rsidRPr="003D7164" w14:paraId="5D953A8C" w14:textId="77777777" w:rsidTr="003D7164">
        <w:trPr>
          <w:trHeight w:val="290"/>
        </w:trPr>
        <w:tc>
          <w:tcPr>
            <w:tcW w:w="4960" w:type="dxa"/>
            <w:tcBorders>
              <w:top w:val="nil"/>
              <w:left w:val="nil"/>
              <w:bottom w:val="nil"/>
              <w:right w:val="nil"/>
            </w:tcBorders>
            <w:shd w:val="clear" w:color="auto" w:fill="auto"/>
            <w:noWrap/>
            <w:vAlign w:val="bottom"/>
            <w:hideMark/>
          </w:tcPr>
          <w:p w14:paraId="4E85E665"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Unincorporated society (non-profit)</w:t>
            </w:r>
          </w:p>
        </w:tc>
        <w:tc>
          <w:tcPr>
            <w:tcW w:w="1040" w:type="dxa"/>
            <w:tcBorders>
              <w:top w:val="nil"/>
              <w:left w:val="nil"/>
              <w:bottom w:val="nil"/>
              <w:right w:val="nil"/>
            </w:tcBorders>
            <w:shd w:val="clear" w:color="auto" w:fill="auto"/>
            <w:noWrap/>
            <w:vAlign w:val="bottom"/>
            <w:hideMark/>
          </w:tcPr>
          <w:p w14:paraId="01E48A3C"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937</w:t>
            </w:r>
          </w:p>
        </w:tc>
        <w:tc>
          <w:tcPr>
            <w:tcW w:w="1200" w:type="dxa"/>
            <w:tcBorders>
              <w:top w:val="nil"/>
              <w:left w:val="nil"/>
              <w:bottom w:val="nil"/>
              <w:right w:val="nil"/>
            </w:tcBorders>
            <w:shd w:val="clear" w:color="auto" w:fill="auto"/>
            <w:noWrap/>
            <w:vAlign w:val="bottom"/>
            <w:hideMark/>
          </w:tcPr>
          <w:p w14:paraId="3797D599"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499</w:t>
            </w:r>
          </w:p>
        </w:tc>
        <w:tc>
          <w:tcPr>
            <w:tcW w:w="1400" w:type="dxa"/>
            <w:tcBorders>
              <w:top w:val="nil"/>
              <w:left w:val="nil"/>
              <w:bottom w:val="nil"/>
              <w:right w:val="nil"/>
            </w:tcBorders>
            <w:shd w:val="clear" w:color="auto" w:fill="auto"/>
            <w:noWrap/>
            <w:vAlign w:val="bottom"/>
            <w:hideMark/>
          </w:tcPr>
          <w:p w14:paraId="56EA1218"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3.39%</w:t>
            </w:r>
          </w:p>
        </w:tc>
        <w:tc>
          <w:tcPr>
            <w:tcW w:w="1400" w:type="dxa"/>
            <w:tcBorders>
              <w:top w:val="nil"/>
              <w:left w:val="nil"/>
              <w:bottom w:val="nil"/>
              <w:right w:val="nil"/>
            </w:tcBorders>
            <w:shd w:val="clear" w:color="auto" w:fill="auto"/>
            <w:noWrap/>
            <w:vAlign w:val="bottom"/>
            <w:hideMark/>
          </w:tcPr>
          <w:p w14:paraId="6CC50672"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2.83%</w:t>
            </w:r>
          </w:p>
        </w:tc>
      </w:tr>
      <w:tr w:rsidR="003D7164" w:rsidRPr="003D7164" w14:paraId="71B11FB0" w14:textId="77777777" w:rsidTr="003D7164">
        <w:trPr>
          <w:trHeight w:val="290"/>
        </w:trPr>
        <w:tc>
          <w:tcPr>
            <w:tcW w:w="4960" w:type="dxa"/>
            <w:tcBorders>
              <w:top w:val="nil"/>
              <w:left w:val="nil"/>
              <w:bottom w:val="nil"/>
              <w:right w:val="nil"/>
            </w:tcBorders>
            <w:shd w:val="clear" w:color="auto" w:fill="auto"/>
            <w:noWrap/>
            <w:vAlign w:val="bottom"/>
            <w:hideMark/>
          </w:tcPr>
          <w:p w14:paraId="40F405DE"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Incorporated society (non-profit)</w:t>
            </w:r>
          </w:p>
        </w:tc>
        <w:tc>
          <w:tcPr>
            <w:tcW w:w="1040" w:type="dxa"/>
            <w:tcBorders>
              <w:top w:val="nil"/>
              <w:left w:val="nil"/>
              <w:bottom w:val="nil"/>
              <w:right w:val="nil"/>
            </w:tcBorders>
            <w:shd w:val="clear" w:color="auto" w:fill="auto"/>
            <w:noWrap/>
            <w:vAlign w:val="bottom"/>
            <w:hideMark/>
          </w:tcPr>
          <w:p w14:paraId="6C91FCE6"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797</w:t>
            </w:r>
          </w:p>
        </w:tc>
        <w:tc>
          <w:tcPr>
            <w:tcW w:w="1200" w:type="dxa"/>
            <w:tcBorders>
              <w:top w:val="nil"/>
              <w:left w:val="nil"/>
              <w:bottom w:val="nil"/>
              <w:right w:val="nil"/>
            </w:tcBorders>
            <w:shd w:val="clear" w:color="auto" w:fill="auto"/>
            <w:noWrap/>
            <w:vAlign w:val="bottom"/>
            <w:hideMark/>
          </w:tcPr>
          <w:p w14:paraId="379FE8EF"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330</w:t>
            </w:r>
          </w:p>
        </w:tc>
        <w:tc>
          <w:tcPr>
            <w:tcW w:w="1400" w:type="dxa"/>
            <w:tcBorders>
              <w:top w:val="nil"/>
              <w:left w:val="nil"/>
              <w:bottom w:val="nil"/>
              <w:right w:val="nil"/>
            </w:tcBorders>
            <w:shd w:val="clear" w:color="auto" w:fill="auto"/>
            <w:noWrap/>
            <w:vAlign w:val="bottom"/>
            <w:hideMark/>
          </w:tcPr>
          <w:p w14:paraId="0CB7E987"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2.89%</w:t>
            </w:r>
          </w:p>
        </w:tc>
        <w:tc>
          <w:tcPr>
            <w:tcW w:w="1400" w:type="dxa"/>
            <w:tcBorders>
              <w:top w:val="nil"/>
              <w:left w:val="nil"/>
              <w:bottom w:val="nil"/>
              <w:right w:val="nil"/>
            </w:tcBorders>
            <w:shd w:val="clear" w:color="auto" w:fill="auto"/>
            <w:noWrap/>
            <w:vAlign w:val="bottom"/>
            <w:hideMark/>
          </w:tcPr>
          <w:p w14:paraId="06868536"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1.87%</w:t>
            </w:r>
          </w:p>
        </w:tc>
      </w:tr>
      <w:tr w:rsidR="003D7164" w:rsidRPr="003D7164" w14:paraId="631CD085" w14:textId="77777777" w:rsidTr="003D7164">
        <w:trPr>
          <w:trHeight w:val="290"/>
        </w:trPr>
        <w:tc>
          <w:tcPr>
            <w:tcW w:w="4960" w:type="dxa"/>
            <w:tcBorders>
              <w:top w:val="nil"/>
              <w:left w:val="nil"/>
              <w:bottom w:val="nil"/>
              <w:right w:val="nil"/>
            </w:tcBorders>
            <w:shd w:val="clear" w:color="auto" w:fill="auto"/>
            <w:noWrap/>
            <w:vAlign w:val="bottom"/>
            <w:hideMark/>
          </w:tcPr>
          <w:p w14:paraId="3319902F"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Sole Proprietorship</w:t>
            </w:r>
          </w:p>
        </w:tc>
        <w:tc>
          <w:tcPr>
            <w:tcW w:w="1040" w:type="dxa"/>
            <w:tcBorders>
              <w:top w:val="nil"/>
              <w:left w:val="nil"/>
              <w:bottom w:val="nil"/>
              <w:right w:val="nil"/>
            </w:tcBorders>
            <w:shd w:val="clear" w:color="auto" w:fill="auto"/>
            <w:noWrap/>
            <w:vAlign w:val="bottom"/>
            <w:hideMark/>
          </w:tcPr>
          <w:p w14:paraId="76BD2E9E"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533</w:t>
            </w:r>
          </w:p>
        </w:tc>
        <w:tc>
          <w:tcPr>
            <w:tcW w:w="1200" w:type="dxa"/>
            <w:tcBorders>
              <w:top w:val="nil"/>
              <w:left w:val="nil"/>
              <w:bottom w:val="nil"/>
              <w:right w:val="nil"/>
            </w:tcBorders>
            <w:shd w:val="clear" w:color="auto" w:fill="auto"/>
            <w:noWrap/>
            <w:vAlign w:val="bottom"/>
            <w:hideMark/>
          </w:tcPr>
          <w:p w14:paraId="52B2518B"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439</w:t>
            </w:r>
          </w:p>
        </w:tc>
        <w:tc>
          <w:tcPr>
            <w:tcW w:w="1400" w:type="dxa"/>
            <w:tcBorders>
              <w:top w:val="nil"/>
              <w:left w:val="nil"/>
              <w:bottom w:val="nil"/>
              <w:right w:val="nil"/>
            </w:tcBorders>
            <w:shd w:val="clear" w:color="auto" w:fill="auto"/>
            <w:noWrap/>
            <w:vAlign w:val="bottom"/>
            <w:hideMark/>
          </w:tcPr>
          <w:p w14:paraId="1DEF1BF0"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1.93%</w:t>
            </w:r>
          </w:p>
        </w:tc>
        <w:tc>
          <w:tcPr>
            <w:tcW w:w="1400" w:type="dxa"/>
            <w:tcBorders>
              <w:top w:val="nil"/>
              <w:left w:val="nil"/>
              <w:bottom w:val="nil"/>
              <w:right w:val="nil"/>
            </w:tcBorders>
            <w:shd w:val="clear" w:color="auto" w:fill="auto"/>
            <w:noWrap/>
            <w:vAlign w:val="bottom"/>
            <w:hideMark/>
          </w:tcPr>
          <w:p w14:paraId="790F82E0"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2.49%</w:t>
            </w:r>
          </w:p>
        </w:tc>
      </w:tr>
      <w:tr w:rsidR="003D7164" w:rsidRPr="003D7164" w14:paraId="76AEF6DF" w14:textId="77777777" w:rsidTr="003D7164">
        <w:trPr>
          <w:trHeight w:val="290"/>
        </w:trPr>
        <w:tc>
          <w:tcPr>
            <w:tcW w:w="4960" w:type="dxa"/>
            <w:tcBorders>
              <w:top w:val="nil"/>
              <w:left w:val="nil"/>
              <w:bottom w:val="nil"/>
              <w:right w:val="nil"/>
            </w:tcBorders>
            <w:shd w:val="clear" w:color="auto" w:fill="auto"/>
            <w:noWrap/>
            <w:vAlign w:val="bottom"/>
            <w:hideMark/>
          </w:tcPr>
          <w:p w14:paraId="637875FA"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Formal trust</w:t>
            </w:r>
          </w:p>
        </w:tc>
        <w:tc>
          <w:tcPr>
            <w:tcW w:w="1040" w:type="dxa"/>
            <w:tcBorders>
              <w:top w:val="nil"/>
              <w:left w:val="nil"/>
              <w:bottom w:val="nil"/>
              <w:right w:val="nil"/>
            </w:tcBorders>
            <w:shd w:val="clear" w:color="auto" w:fill="auto"/>
            <w:noWrap/>
            <w:vAlign w:val="bottom"/>
            <w:hideMark/>
          </w:tcPr>
          <w:p w14:paraId="1F52D4BC"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524</w:t>
            </w:r>
          </w:p>
        </w:tc>
        <w:tc>
          <w:tcPr>
            <w:tcW w:w="1200" w:type="dxa"/>
            <w:tcBorders>
              <w:top w:val="nil"/>
              <w:left w:val="nil"/>
              <w:bottom w:val="nil"/>
              <w:right w:val="nil"/>
            </w:tcBorders>
            <w:shd w:val="clear" w:color="auto" w:fill="auto"/>
            <w:noWrap/>
            <w:vAlign w:val="bottom"/>
            <w:hideMark/>
          </w:tcPr>
          <w:p w14:paraId="47B7ECC4"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446</w:t>
            </w:r>
          </w:p>
        </w:tc>
        <w:tc>
          <w:tcPr>
            <w:tcW w:w="1400" w:type="dxa"/>
            <w:tcBorders>
              <w:top w:val="nil"/>
              <w:left w:val="nil"/>
              <w:bottom w:val="nil"/>
              <w:right w:val="nil"/>
            </w:tcBorders>
            <w:shd w:val="clear" w:color="auto" w:fill="auto"/>
            <w:noWrap/>
            <w:vAlign w:val="bottom"/>
            <w:hideMark/>
          </w:tcPr>
          <w:p w14:paraId="7602E514"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1.90%</w:t>
            </w:r>
          </w:p>
        </w:tc>
        <w:tc>
          <w:tcPr>
            <w:tcW w:w="1400" w:type="dxa"/>
            <w:tcBorders>
              <w:top w:val="nil"/>
              <w:left w:val="nil"/>
              <w:bottom w:val="nil"/>
              <w:right w:val="nil"/>
            </w:tcBorders>
            <w:shd w:val="clear" w:color="auto" w:fill="auto"/>
            <w:noWrap/>
            <w:vAlign w:val="bottom"/>
            <w:hideMark/>
          </w:tcPr>
          <w:p w14:paraId="681B3436"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2.53%</w:t>
            </w:r>
          </w:p>
        </w:tc>
      </w:tr>
      <w:tr w:rsidR="003D7164" w:rsidRPr="003D7164" w14:paraId="6044B58F" w14:textId="77777777" w:rsidTr="003D7164">
        <w:trPr>
          <w:trHeight w:val="290"/>
        </w:trPr>
        <w:tc>
          <w:tcPr>
            <w:tcW w:w="4960" w:type="dxa"/>
            <w:tcBorders>
              <w:top w:val="nil"/>
              <w:left w:val="nil"/>
              <w:bottom w:val="nil"/>
              <w:right w:val="nil"/>
            </w:tcBorders>
            <w:shd w:val="clear" w:color="auto" w:fill="auto"/>
            <w:noWrap/>
            <w:vAlign w:val="bottom"/>
            <w:hideMark/>
          </w:tcPr>
          <w:p w14:paraId="3141C17F"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Family trust</w:t>
            </w:r>
          </w:p>
        </w:tc>
        <w:tc>
          <w:tcPr>
            <w:tcW w:w="1040" w:type="dxa"/>
            <w:tcBorders>
              <w:top w:val="nil"/>
              <w:left w:val="nil"/>
              <w:bottom w:val="nil"/>
              <w:right w:val="nil"/>
            </w:tcBorders>
            <w:shd w:val="clear" w:color="auto" w:fill="auto"/>
            <w:noWrap/>
            <w:vAlign w:val="bottom"/>
            <w:hideMark/>
          </w:tcPr>
          <w:p w14:paraId="42A901F9"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154</w:t>
            </w:r>
          </w:p>
        </w:tc>
        <w:tc>
          <w:tcPr>
            <w:tcW w:w="1200" w:type="dxa"/>
            <w:tcBorders>
              <w:top w:val="nil"/>
              <w:left w:val="nil"/>
              <w:bottom w:val="nil"/>
              <w:right w:val="nil"/>
            </w:tcBorders>
            <w:shd w:val="clear" w:color="auto" w:fill="auto"/>
            <w:noWrap/>
            <w:vAlign w:val="bottom"/>
            <w:hideMark/>
          </w:tcPr>
          <w:p w14:paraId="68BD8951"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132</w:t>
            </w:r>
          </w:p>
        </w:tc>
        <w:tc>
          <w:tcPr>
            <w:tcW w:w="1400" w:type="dxa"/>
            <w:tcBorders>
              <w:top w:val="nil"/>
              <w:left w:val="nil"/>
              <w:bottom w:val="nil"/>
              <w:right w:val="nil"/>
            </w:tcBorders>
            <w:shd w:val="clear" w:color="auto" w:fill="auto"/>
            <w:noWrap/>
            <w:vAlign w:val="bottom"/>
            <w:hideMark/>
          </w:tcPr>
          <w:p w14:paraId="4A49DCCA"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0.56%</w:t>
            </w:r>
          </w:p>
        </w:tc>
        <w:tc>
          <w:tcPr>
            <w:tcW w:w="1400" w:type="dxa"/>
            <w:tcBorders>
              <w:top w:val="nil"/>
              <w:left w:val="nil"/>
              <w:bottom w:val="nil"/>
              <w:right w:val="nil"/>
            </w:tcBorders>
            <w:shd w:val="clear" w:color="auto" w:fill="auto"/>
            <w:noWrap/>
            <w:vAlign w:val="bottom"/>
            <w:hideMark/>
          </w:tcPr>
          <w:p w14:paraId="0EA80E99"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0.75%</w:t>
            </w:r>
          </w:p>
        </w:tc>
      </w:tr>
      <w:tr w:rsidR="003D7164" w:rsidRPr="003D7164" w14:paraId="5871159F" w14:textId="77777777" w:rsidTr="003D7164">
        <w:trPr>
          <w:trHeight w:val="290"/>
        </w:trPr>
        <w:tc>
          <w:tcPr>
            <w:tcW w:w="4960" w:type="dxa"/>
            <w:tcBorders>
              <w:top w:val="nil"/>
              <w:left w:val="nil"/>
              <w:bottom w:val="nil"/>
              <w:right w:val="nil"/>
            </w:tcBorders>
            <w:shd w:val="clear" w:color="auto" w:fill="auto"/>
            <w:noWrap/>
            <w:vAlign w:val="bottom"/>
            <w:hideMark/>
          </w:tcPr>
          <w:p w14:paraId="46F60EB5"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Joint venture</w:t>
            </w:r>
          </w:p>
        </w:tc>
        <w:tc>
          <w:tcPr>
            <w:tcW w:w="1040" w:type="dxa"/>
            <w:tcBorders>
              <w:top w:val="nil"/>
              <w:left w:val="nil"/>
              <w:bottom w:val="nil"/>
              <w:right w:val="nil"/>
            </w:tcBorders>
            <w:shd w:val="clear" w:color="auto" w:fill="auto"/>
            <w:noWrap/>
            <w:vAlign w:val="bottom"/>
            <w:hideMark/>
          </w:tcPr>
          <w:p w14:paraId="689F14D6"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113</w:t>
            </w:r>
          </w:p>
        </w:tc>
        <w:tc>
          <w:tcPr>
            <w:tcW w:w="1200" w:type="dxa"/>
            <w:tcBorders>
              <w:top w:val="nil"/>
              <w:left w:val="nil"/>
              <w:bottom w:val="nil"/>
              <w:right w:val="nil"/>
            </w:tcBorders>
            <w:shd w:val="clear" w:color="auto" w:fill="auto"/>
            <w:noWrap/>
            <w:vAlign w:val="bottom"/>
            <w:hideMark/>
          </w:tcPr>
          <w:p w14:paraId="39EF42D7"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67</w:t>
            </w:r>
          </w:p>
        </w:tc>
        <w:tc>
          <w:tcPr>
            <w:tcW w:w="1400" w:type="dxa"/>
            <w:tcBorders>
              <w:top w:val="nil"/>
              <w:left w:val="nil"/>
              <w:bottom w:val="nil"/>
              <w:right w:val="nil"/>
            </w:tcBorders>
            <w:shd w:val="clear" w:color="auto" w:fill="auto"/>
            <w:noWrap/>
            <w:vAlign w:val="bottom"/>
            <w:hideMark/>
          </w:tcPr>
          <w:p w14:paraId="2AE3F791"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0.41%</w:t>
            </w:r>
          </w:p>
        </w:tc>
        <w:tc>
          <w:tcPr>
            <w:tcW w:w="1400" w:type="dxa"/>
            <w:tcBorders>
              <w:top w:val="nil"/>
              <w:left w:val="nil"/>
              <w:bottom w:val="nil"/>
              <w:right w:val="nil"/>
            </w:tcBorders>
            <w:shd w:val="clear" w:color="auto" w:fill="auto"/>
            <w:noWrap/>
            <w:vAlign w:val="bottom"/>
            <w:hideMark/>
          </w:tcPr>
          <w:p w14:paraId="069D37C4"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0.38%</w:t>
            </w:r>
          </w:p>
        </w:tc>
      </w:tr>
      <w:tr w:rsidR="003D7164" w:rsidRPr="003D7164" w14:paraId="676AC6FB" w14:textId="77777777" w:rsidTr="003D7164">
        <w:trPr>
          <w:trHeight w:val="290"/>
        </w:trPr>
        <w:tc>
          <w:tcPr>
            <w:tcW w:w="4960" w:type="dxa"/>
            <w:tcBorders>
              <w:top w:val="nil"/>
              <w:left w:val="nil"/>
              <w:bottom w:val="nil"/>
              <w:right w:val="nil"/>
            </w:tcBorders>
            <w:shd w:val="clear" w:color="auto" w:fill="auto"/>
            <w:noWrap/>
            <w:vAlign w:val="bottom"/>
            <w:hideMark/>
          </w:tcPr>
          <w:p w14:paraId="0557502E"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Co-operative</w:t>
            </w:r>
          </w:p>
        </w:tc>
        <w:tc>
          <w:tcPr>
            <w:tcW w:w="1040" w:type="dxa"/>
            <w:tcBorders>
              <w:top w:val="nil"/>
              <w:left w:val="nil"/>
              <w:bottom w:val="nil"/>
              <w:right w:val="nil"/>
            </w:tcBorders>
            <w:shd w:val="clear" w:color="auto" w:fill="auto"/>
            <w:noWrap/>
            <w:vAlign w:val="bottom"/>
            <w:hideMark/>
          </w:tcPr>
          <w:p w14:paraId="01AB98E8"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33</w:t>
            </w:r>
          </w:p>
        </w:tc>
        <w:tc>
          <w:tcPr>
            <w:tcW w:w="1200" w:type="dxa"/>
            <w:tcBorders>
              <w:top w:val="nil"/>
              <w:left w:val="nil"/>
              <w:bottom w:val="nil"/>
              <w:right w:val="nil"/>
            </w:tcBorders>
            <w:shd w:val="clear" w:color="auto" w:fill="auto"/>
            <w:noWrap/>
            <w:vAlign w:val="bottom"/>
            <w:hideMark/>
          </w:tcPr>
          <w:p w14:paraId="2F15A57E"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18</w:t>
            </w:r>
          </w:p>
        </w:tc>
        <w:tc>
          <w:tcPr>
            <w:tcW w:w="1400" w:type="dxa"/>
            <w:tcBorders>
              <w:top w:val="nil"/>
              <w:left w:val="nil"/>
              <w:bottom w:val="nil"/>
              <w:right w:val="nil"/>
            </w:tcBorders>
            <w:shd w:val="clear" w:color="auto" w:fill="auto"/>
            <w:noWrap/>
            <w:vAlign w:val="bottom"/>
            <w:hideMark/>
          </w:tcPr>
          <w:p w14:paraId="6C7AA8DE"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0.12%</w:t>
            </w:r>
          </w:p>
        </w:tc>
        <w:tc>
          <w:tcPr>
            <w:tcW w:w="1400" w:type="dxa"/>
            <w:tcBorders>
              <w:top w:val="nil"/>
              <w:left w:val="nil"/>
              <w:bottom w:val="nil"/>
              <w:right w:val="nil"/>
            </w:tcBorders>
            <w:shd w:val="clear" w:color="auto" w:fill="auto"/>
            <w:noWrap/>
            <w:vAlign w:val="bottom"/>
            <w:hideMark/>
          </w:tcPr>
          <w:p w14:paraId="38AD322D"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0.10%</w:t>
            </w:r>
          </w:p>
        </w:tc>
      </w:tr>
      <w:tr w:rsidR="003D7164" w:rsidRPr="003D7164" w14:paraId="6B2708D1" w14:textId="77777777" w:rsidTr="003D7164">
        <w:trPr>
          <w:trHeight w:val="290"/>
        </w:trPr>
        <w:tc>
          <w:tcPr>
            <w:tcW w:w="4960" w:type="dxa"/>
            <w:tcBorders>
              <w:top w:val="nil"/>
              <w:left w:val="nil"/>
              <w:bottom w:val="nil"/>
              <w:right w:val="nil"/>
            </w:tcBorders>
            <w:shd w:val="clear" w:color="auto" w:fill="auto"/>
            <w:noWrap/>
            <w:vAlign w:val="bottom"/>
            <w:hideMark/>
          </w:tcPr>
          <w:p w14:paraId="066074D6" w14:textId="77777777" w:rsidR="003D7164" w:rsidRPr="003D7164" w:rsidRDefault="003D7164" w:rsidP="003D7164">
            <w:pPr>
              <w:spacing w:after="0" w:line="240" w:lineRule="auto"/>
              <w:rPr>
                <w:rFonts w:ascii="Calibri" w:eastAsia="Times New Roman" w:hAnsi="Calibri" w:cs="Calibri"/>
                <w:color w:val="000000"/>
              </w:rPr>
            </w:pPr>
            <w:r w:rsidRPr="003D7164">
              <w:rPr>
                <w:rFonts w:ascii="Calibri" w:eastAsia="Times New Roman" w:hAnsi="Calibri" w:cs="Calibri"/>
                <w:color w:val="000000"/>
              </w:rPr>
              <w:t>Government</w:t>
            </w:r>
          </w:p>
        </w:tc>
        <w:tc>
          <w:tcPr>
            <w:tcW w:w="1040" w:type="dxa"/>
            <w:tcBorders>
              <w:top w:val="nil"/>
              <w:left w:val="nil"/>
              <w:bottom w:val="single" w:sz="4" w:space="0" w:color="auto"/>
              <w:right w:val="nil"/>
            </w:tcBorders>
            <w:shd w:val="clear" w:color="auto" w:fill="auto"/>
            <w:noWrap/>
            <w:vAlign w:val="bottom"/>
            <w:hideMark/>
          </w:tcPr>
          <w:p w14:paraId="3D6EED90"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30</w:t>
            </w:r>
          </w:p>
        </w:tc>
        <w:tc>
          <w:tcPr>
            <w:tcW w:w="1200" w:type="dxa"/>
            <w:tcBorders>
              <w:top w:val="nil"/>
              <w:left w:val="nil"/>
              <w:bottom w:val="single" w:sz="4" w:space="0" w:color="auto"/>
              <w:right w:val="nil"/>
            </w:tcBorders>
            <w:shd w:val="clear" w:color="auto" w:fill="auto"/>
            <w:noWrap/>
            <w:vAlign w:val="bottom"/>
            <w:hideMark/>
          </w:tcPr>
          <w:p w14:paraId="639C9383"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18</w:t>
            </w:r>
          </w:p>
        </w:tc>
        <w:tc>
          <w:tcPr>
            <w:tcW w:w="1400" w:type="dxa"/>
            <w:tcBorders>
              <w:top w:val="nil"/>
              <w:left w:val="nil"/>
              <w:bottom w:val="nil"/>
              <w:right w:val="nil"/>
            </w:tcBorders>
            <w:shd w:val="clear" w:color="auto" w:fill="auto"/>
            <w:noWrap/>
            <w:vAlign w:val="bottom"/>
            <w:hideMark/>
          </w:tcPr>
          <w:p w14:paraId="08D3FF81"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0.11%</w:t>
            </w:r>
          </w:p>
        </w:tc>
        <w:tc>
          <w:tcPr>
            <w:tcW w:w="1400" w:type="dxa"/>
            <w:tcBorders>
              <w:top w:val="nil"/>
              <w:left w:val="nil"/>
              <w:bottom w:val="nil"/>
              <w:right w:val="nil"/>
            </w:tcBorders>
            <w:shd w:val="clear" w:color="auto" w:fill="auto"/>
            <w:noWrap/>
            <w:vAlign w:val="bottom"/>
            <w:hideMark/>
          </w:tcPr>
          <w:p w14:paraId="47FDB574"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0.10%</w:t>
            </w:r>
          </w:p>
        </w:tc>
      </w:tr>
      <w:tr w:rsidR="003D7164" w:rsidRPr="003D7164" w14:paraId="15F018F2" w14:textId="77777777" w:rsidTr="003D7164">
        <w:trPr>
          <w:trHeight w:val="290"/>
        </w:trPr>
        <w:tc>
          <w:tcPr>
            <w:tcW w:w="4960" w:type="dxa"/>
            <w:tcBorders>
              <w:top w:val="nil"/>
              <w:left w:val="nil"/>
              <w:bottom w:val="nil"/>
              <w:right w:val="nil"/>
            </w:tcBorders>
            <w:shd w:val="clear" w:color="auto" w:fill="auto"/>
            <w:noWrap/>
            <w:vAlign w:val="bottom"/>
            <w:hideMark/>
          </w:tcPr>
          <w:p w14:paraId="538A266C" w14:textId="77777777" w:rsidR="003D7164" w:rsidRPr="003D7164" w:rsidRDefault="003D7164" w:rsidP="003D7164">
            <w:pPr>
              <w:spacing w:after="0" w:line="240" w:lineRule="auto"/>
              <w:jc w:val="right"/>
              <w:rPr>
                <w:rFonts w:ascii="Calibri" w:eastAsia="Times New Roman" w:hAnsi="Calibri" w:cs="Calibri"/>
                <w:color w:val="000000"/>
              </w:rPr>
            </w:pPr>
          </w:p>
        </w:tc>
        <w:tc>
          <w:tcPr>
            <w:tcW w:w="1040" w:type="dxa"/>
            <w:tcBorders>
              <w:top w:val="nil"/>
              <w:left w:val="nil"/>
              <w:bottom w:val="nil"/>
              <w:right w:val="nil"/>
            </w:tcBorders>
            <w:shd w:val="clear" w:color="auto" w:fill="auto"/>
            <w:noWrap/>
            <w:vAlign w:val="bottom"/>
            <w:hideMark/>
          </w:tcPr>
          <w:p w14:paraId="75F0D7AB"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27618</w:t>
            </w:r>
          </w:p>
        </w:tc>
        <w:tc>
          <w:tcPr>
            <w:tcW w:w="1200" w:type="dxa"/>
            <w:tcBorders>
              <w:top w:val="nil"/>
              <w:left w:val="nil"/>
              <w:bottom w:val="nil"/>
              <w:right w:val="nil"/>
            </w:tcBorders>
            <w:shd w:val="clear" w:color="auto" w:fill="auto"/>
            <w:noWrap/>
            <w:vAlign w:val="bottom"/>
            <w:hideMark/>
          </w:tcPr>
          <w:p w14:paraId="338EC48A" w14:textId="77777777" w:rsidR="003D7164" w:rsidRPr="003D7164" w:rsidRDefault="003D7164" w:rsidP="003D7164">
            <w:pPr>
              <w:spacing w:after="0" w:line="240" w:lineRule="auto"/>
              <w:jc w:val="right"/>
              <w:rPr>
                <w:rFonts w:ascii="Calibri" w:eastAsia="Times New Roman" w:hAnsi="Calibri" w:cs="Calibri"/>
                <w:color w:val="000000"/>
              </w:rPr>
            </w:pPr>
            <w:r w:rsidRPr="003D7164">
              <w:rPr>
                <w:rFonts w:ascii="Calibri" w:eastAsia="Times New Roman" w:hAnsi="Calibri" w:cs="Calibri"/>
                <w:color w:val="000000"/>
              </w:rPr>
              <w:t>17643</w:t>
            </w:r>
          </w:p>
        </w:tc>
        <w:tc>
          <w:tcPr>
            <w:tcW w:w="1400" w:type="dxa"/>
            <w:tcBorders>
              <w:top w:val="nil"/>
              <w:left w:val="nil"/>
              <w:bottom w:val="nil"/>
              <w:right w:val="nil"/>
            </w:tcBorders>
            <w:shd w:val="clear" w:color="auto" w:fill="auto"/>
            <w:noWrap/>
            <w:vAlign w:val="bottom"/>
            <w:hideMark/>
          </w:tcPr>
          <w:p w14:paraId="0716C112" w14:textId="77777777" w:rsidR="003D7164" w:rsidRPr="003D7164" w:rsidRDefault="003D7164" w:rsidP="003D7164">
            <w:pPr>
              <w:spacing w:after="0" w:line="240" w:lineRule="auto"/>
              <w:jc w:val="right"/>
              <w:rPr>
                <w:rFonts w:ascii="Calibri" w:eastAsia="Times New Roman" w:hAnsi="Calibri" w:cs="Calibri"/>
                <w:color w:val="000000"/>
              </w:rPr>
            </w:pPr>
          </w:p>
        </w:tc>
        <w:tc>
          <w:tcPr>
            <w:tcW w:w="1400" w:type="dxa"/>
            <w:tcBorders>
              <w:top w:val="nil"/>
              <w:left w:val="nil"/>
              <w:bottom w:val="nil"/>
              <w:right w:val="nil"/>
            </w:tcBorders>
            <w:shd w:val="clear" w:color="auto" w:fill="auto"/>
            <w:noWrap/>
            <w:vAlign w:val="bottom"/>
            <w:hideMark/>
          </w:tcPr>
          <w:p w14:paraId="0EF98857" w14:textId="77777777" w:rsidR="003D7164" w:rsidRPr="003D7164" w:rsidRDefault="003D7164" w:rsidP="003D7164">
            <w:pPr>
              <w:spacing w:after="0" w:line="240" w:lineRule="auto"/>
              <w:rPr>
                <w:rFonts w:ascii="Times New Roman" w:eastAsia="Times New Roman" w:hAnsi="Times New Roman" w:cs="Times New Roman"/>
                <w:sz w:val="20"/>
                <w:szCs w:val="20"/>
              </w:rPr>
            </w:pPr>
          </w:p>
        </w:tc>
      </w:tr>
    </w:tbl>
    <w:p w14:paraId="36F9BD41" w14:textId="77777777" w:rsidR="00421E45" w:rsidRDefault="00421E45" w:rsidP="00E54303"/>
    <w:p w14:paraId="25DE2914" w14:textId="77777777" w:rsidR="00632BA8" w:rsidRDefault="003D7164" w:rsidP="00E54303">
      <w:r>
        <w:t>As the overwhelm</w:t>
      </w:r>
      <w:r w:rsidR="003A22D6">
        <w:t>ing majority of businesses are c</w:t>
      </w:r>
      <w:r>
        <w:t xml:space="preserve">orporations, it follows that the Small Business DCO solution </w:t>
      </w:r>
      <w:r w:rsidR="009C6003">
        <w:t>must support onboarding of corporations</w:t>
      </w:r>
      <w:r w:rsidR="00632BA8">
        <w:t xml:space="preserve">. There are varied documentary requirements for the other entity types (and the associated individuals), so given the </w:t>
      </w:r>
      <w:r w:rsidR="00D66CFB">
        <w:t xml:space="preserve">above </w:t>
      </w:r>
      <w:r w:rsidR="00632BA8">
        <w:t xml:space="preserve">existing </w:t>
      </w:r>
      <w:r w:rsidR="00D66CFB">
        <w:t xml:space="preserve">client </w:t>
      </w:r>
      <w:r w:rsidR="00632BA8">
        <w:t>numbers and complexities, it will not be practical to design the solution for all entity types.</w:t>
      </w:r>
    </w:p>
    <w:p w14:paraId="56DA9C29" w14:textId="77777777" w:rsidR="005C56C5" w:rsidRDefault="00632BA8" w:rsidP="00E54303">
      <w:r>
        <w:t xml:space="preserve">In order </w:t>
      </w:r>
      <w:r w:rsidR="009C6003">
        <w:t xml:space="preserve">to target the “right” size </w:t>
      </w:r>
      <w:r>
        <w:t xml:space="preserve">and types </w:t>
      </w:r>
      <w:r w:rsidR="009C6003">
        <w:t>of business</w:t>
      </w:r>
      <w:r>
        <w:t xml:space="preserve"> for the DCO solution, we propose to use the pre-screening / qualification process to filter down to smaller corporations, general partnerships and sole proprietorships</w:t>
      </w:r>
      <w:r w:rsidR="009C6003">
        <w:t xml:space="preserve"> (see</w:t>
      </w:r>
      <w:r w:rsidR="009C6003">
        <w:rPr>
          <w:b/>
        </w:rPr>
        <w:t xml:space="preserve"> </w:t>
      </w:r>
      <w:hyperlink w:anchor="_Target_Clients" w:history="1">
        <w:r w:rsidR="009C6003" w:rsidRPr="009C6003">
          <w:rPr>
            <w:rStyle w:val="Hyperlink"/>
            <w:b/>
          </w:rPr>
          <w:t>Target Clients</w:t>
        </w:r>
      </w:hyperlink>
      <w:r w:rsidR="009C6003">
        <w:t xml:space="preserve"> below)</w:t>
      </w:r>
      <w:r>
        <w:t xml:space="preserve">. </w:t>
      </w:r>
    </w:p>
    <w:p w14:paraId="1BA5BE11" w14:textId="77777777" w:rsidR="005733CA" w:rsidRDefault="005733CA">
      <w:pPr>
        <w:rPr>
          <w:rFonts w:asciiTheme="majorHAnsi" w:hAnsiTheme="majorHAnsi" w:cstheme="majorHAnsi"/>
          <w:color w:val="808474" w:themeColor="accent6" w:themeShade="BF"/>
          <w:spacing w:val="-5"/>
          <w:sz w:val="40"/>
          <w:szCs w:val="40"/>
        </w:rPr>
      </w:pPr>
      <w:r>
        <w:br w:type="page"/>
      </w:r>
    </w:p>
    <w:p w14:paraId="40795E9A" w14:textId="77777777" w:rsidR="00F8689A" w:rsidRDefault="00F8689A" w:rsidP="005733CA">
      <w:pPr>
        <w:pStyle w:val="Heading1"/>
      </w:pPr>
      <w:bookmarkStart w:id="27" w:name="_Toc42590330"/>
      <w:r>
        <w:lastRenderedPageBreak/>
        <w:t xml:space="preserve">Scope of </w:t>
      </w:r>
      <w:r w:rsidR="00A36CD1">
        <w:t xml:space="preserve">Small Business DCO: </w:t>
      </w:r>
      <w:r w:rsidR="00A97CC8">
        <w:t>O</w:t>
      </w:r>
      <w:r>
        <w:t xml:space="preserve">nboarding and </w:t>
      </w:r>
      <w:r w:rsidR="00A97CC8">
        <w:t>A</w:t>
      </w:r>
      <w:r>
        <w:t xml:space="preserve">ccount </w:t>
      </w:r>
      <w:r w:rsidR="00A97CC8">
        <w:t>O</w:t>
      </w:r>
      <w:r>
        <w:t>pening scenarios</w:t>
      </w:r>
      <w:bookmarkEnd w:id="27"/>
    </w:p>
    <w:p w14:paraId="0B2F1E47" w14:textId="77777777" w:rsidR="00017DAF" w:rsidRPr="00017DAF" w:rsidRDefault="00F8689A" w:rsidP="00F8689A">
      <w:r>
        <w:t>Th</w:t>
      </w:r>
      <w:r w:rsidR="00017DAF">
        <w:t>e</w:t>
      </w:r>
      <w:r>
        <w:t xml:space="preserve"> table </w:t>
      </w:r>
      <w:r w:rsidR="00017DAF">
        <w:t xml:space="preserve">below </w:t>
      </w:r>
      <w:r>
        <w:t xml:space="preserve">cross-references the possible combinations of new/existing small business clients (the top row of the table) with the </w:t>
      </w:r>
      <w:r w:rsidR="00E92718">
        <w:t xml:space="preserve">high-level </w:t>
      </w:r>
      <w:r>
        <w:t>logical steps that must be completed for each of these combinations. The table also identifies logical steps that are new to Small Business DCO, and those that will be reused (fully or partially) from Motive/Personal DCO.</w:t>
      </w:r>
    </w:p>
    <w:tbl>
      <w:tblPr>
        <w:tblStyle w:val="Corporate"/>
        <w:tblW w:w="0" w:type="auto"/>
        <w:tblLook w:val="04A0" w:firstRow="1" w:lastRow="0" w:firstColumn="1" w:lastColumn="0" w:noHBand="0" w:noVBand="1"/>
      </w:tblPr>
      <w:tblGrid>
        <w:gridCol w:w="1560"/>
        <w:gridCol w:w="1701"/>
        <w:gridCol w:w="1701"/>
        <w:gridCol w:w="1701"/>
        <w:gridCol w:w="1701"/>
        <w:gridCol w:w="1716"/>
        <w:tblGridChange w:id="28">
          <w:tblGrid>
            <w:gridCol w:w="1560"/>
            <w:gridCol w:w="1701"/>
            <w:gridCol w:w="1701"/>
            <w:gridCol w:w="1701"/>
            <w:gridCol w:w="1701"/>
            <w:gridCol w:w="1716"/>
          </w:tblGrid>
        </w:tblGridChange>
      </w:tblGrid>
      <w:tr w:rsidR="00F8689A" w14:paraId="6DFA6520" w14:textId="77777777" w:rsidTr="000B46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29A94596" w14:textId="77777777" w:rsidR="00F8689A" w:rsidRDefault="00F8689A" w:rsidP="00ED469C"/>
        </w:tc>
        <w:tc>
          <w:tcPr>
            <w:tcW w:w="1701" w:type="dxa"/>
          </w:tcPr>
          <w:p w14:paraId="5DDF6362" w14:textId="77777777" w:rsidR="00F8689A" w:rsidRPr="001D73E0" w:rsidRDefault="00F8689A" w:rsidP="00ED469C">
            <w:pPr>
              <w:cnfStyle w:val="100000000000" w:firstRow="1" w:lastRow="0" w:firstColumn="0" w:lastColumn="0" w:oddVBand="0" w:evenVBand="0" w:oddHBand="0" w:evenHBand="0" w:firstRowFirstColumn="0" w:firstRowLastColumn="0" w:lastRowFirstColumn="0" w:lastRowLastColumn="0"/>
              <w:rPr>
                <w:b w:val="0"/>
              </w:rPr>
            </w:pPr>
            <w:r w:rsidRPr="001D73E0">
              <w:t>Net new</w:t>
            </w:r>
            <w:r w:rsidRPr="001D73E0">
              <w:rPr>
                <w:b w:val="0"/>
              </w:rPr>
              <w:t xml:space="preserve"> business &amp; business owner(s) / authorized party/</w:t>
            </w:r>
            <w:proofErr w:type="spellStart"/>
            <w:r w:rsidRPr="001D73E0">
              <w:rPr>
                <w:b w:val="0"/>
              </w:rPr>
              <w:t>ies</w:t>
            </w:r>
            <w:proofErr w:type="spellEnd"/>
          </w:p>
        </w:tc>
        <w:tc>
          <w:tcPr>
            <w:tcW w:w="1701" w:type="dxa"/>
          </w:tcPr>
          <w:p w14:paraId="5DF482E9" w14:textId="77777777" w:rsidR="00F8689A" w:rsidRPr="001D73E0" w:rsidRDefault="00F8689A" w:rsidP="00ED469C">
            <w:pPr>
              <w:cnfStyle w:val="100000000000" w:firstRow="1" w:lastRow="0" w:firstColumn="0" w:lastColumn="0" w:oddVBand="0" w:evenVBand="0" w:oddHBand="0" w:evenHBand="0" w:firstRowFirstColumn="0" w:firstRowLastColumn="0" w:lastRowFirstColumn="0" w:lastRowLastColumn="0"/>
              <w:rPr>
                <w:b w:val="0"/>
              </w:rPr>
            </w:pPr>
            <w:r w:rsidRPr="001D73E0">
              <w:t>Net new</w:t>
            </w:r>
            <w:r w:rsidRPr="001D73E0">
              <w:rPr>
                <w:b w:val="0"/>
              </w:rPr>
              <w:t xml:space="preserve"> business, </w:t>
            </w:r>
            <w:r w:rsidRPr="001D73E0">
              <w:t>existing</w:t>
            </w:r>
            <w:r w:rsidRPr="001D73E0">
              <w:rPr>
                <w:b w:val="0"/>
              </w:rPr>
              <w:t xml:space="preserve"> </w:t>
            </w:r>
            <w:r w:rsidRPr="001D73E0">
              <w:t>client</w:t>
            </w:r>
            <w:r w:rsidRPr="001D73E0">
              <w:rPr>
                <w:b w:val="0"/>
              </w:rPr>
              <w:t xml:space="preserve"> owner(s) / authorized party/</w:t>
            </w:r>
            <w:proofErr w:type="spellStart"/>
            <w:r w:rsidRPr="001D73E0">
              <w:rPr>
                <w:b w:val="0"/>
              </w:rPr>
              <w:t>ies</w:t>
            </w:r>
            <w:proofErr w:type="spellEnd"/>
          </w:p>
        </w:tc>
        <w:tc>
          <w:tcPr>
            <w:tcW w:w="1701" w:type="dxa"/>
          </w:tcPr>
          <w:p w14:paraId="084F1C75" w14:textId="77777777" w:rsidR="00F8689A" w:rsidRPr="001D73E0" w:rsidRDefault="00F8689A" w:rsidP="00ED469C">
            <w:pPr>
              <w:cnfStyle w:val="100000000000" w:firstRow="1" w:lastRow="0" w:firstColumn="0" w:lastColumn="0" w:oddVBand="0" w:evenVBand="0" w:oddHBand="0" w:evenHBand="0" w:firstRowFirstColumn="0" w:firstRowLastColumn="0" w:lastRowFirstColumn="0" w:lastRowLastColumn="0"/>
              <w:rPr>
                <w:b w:val="0"/>
              </w:rPr>
            </w:pPr>
            <w:r>
              <w:t xml:space="preserve">Net new </w:t>
            </w:r>
            <w:r>
              <w:rPr>
                <w:b w:val="0"/>
              </w:rPr>
              <w:t xml:space="preserve"> business, mix of </w:t>
            </w:r>
            <w:r>
              <w:t>new and existing</w:t>
            </w:r>
            <w:r>
              <w:rPr>
                <w:b w:val="0"/>
              </w:rPr>
              <w:t xml:space="preserve"> owner(s) / authorized party/</w:t>
            </w:r>
            <w:proofErr w:type="spellStart"/>
            <w:r>
              <w:rPr>
                <w:b w:val="0"/>
              </w:rPr>
              <w:t>ies</w:t>
            </w:r>
            <w:proofErr w:type="spellEnd"/>
          </w:p>
        </w:tc>
        <w:tc>
          <w:tcPr>
            <w:tcW w:w="1701" w:type="dxa"/>
          </w:tcPr>
          <w:p w14:paraId="5E0378FD" w14:textId="77777777" w:rsidR="00F8689A" w:rsidRPr="001D73E0" w:rsidRDefault="00F8689A" w:rsidP="005733CA">
            <w:pPr>
              <w:cnfStyle w:val="100000000000" w:firstRow="1" w:lastRow="0" w:firstColumn="0" w:lastColumn="0" w:oddVBand="0" w:evenVBand="0" w:oddHBand="0" w:evenHBand="0" w:firstRowFirstColumn="0" w:firstRowLastColumn="0" w:lastRowFirstColumn="0" w:lastRowLastColumn="0"/>
              <w:rPr>
                <w:b w:val="0"/>
              </w:rPr>
            </w:pPr>
            <w:r>
              <w:t>Existing</w:t>
            </w:r>
            <w:r>
              <w:rPr>
                <w:b w:val="0"/>
              </w:rPr>
              <w:t xml:space="preserve"> business &amp; business owner(s) / authorized party/</w:t>
            </w:r>
            <w:proofErr w:type="spellStart"/>
            <w:r>
              <w:rPr>
                <w:b w:val="0"/>
              </w:rPr>
              <w:t>ies</w:t>
            </w:r>
            <w:proofErr w:type="spellEnd"/>
            <w:r w:rsidR="005733CA">
              <w:rPr>
                <w:b w:val="0"/>
              </w:rPr>
              <w:t xml:space="preserve"> + open new account</w:t>
            </w:r>
          </w:p>
        </w:tc>
        <w:tc>
          <w:tcPr>
            <w:tcW w:w="1716" w:type="dxa"/>
          </w:tcPr>
          <w:p w14:paraId="46455C80" w14:textId="77777777" w:rsidR="00F8689A" w:rsidRPr="001D73E0" w:rsidRDefault="00F8689A" w:rsidP="005733CA">
            <w:pPr>
              <w:cnfStyle w:val="100000000000" w:firstRow="1" w:lastRow="0" w:firstColumn="0" w:lastColumn="0" w:oddVBand="0" w:evenVBand="0" w:oddHBand="0" w:evenHBand="0" w:firstRowFirstColumn="0" w:firstRowLastColumn="0" w:lastRowFirstColumn="0" w:lastRowLastColumn="0"/>
              <w:rPr>
                <w:b w:val="0"/>
              </w:rPr>
            </w:pPr>
            <w:r>
              <w:t>Existing</w:t>
            </w:r>
            <w:r>
              <w:rPr>
                <w:b w:val="0"/>
              </w:rPr>
              <w:t xml:space="preserve"> business, </w:t>
            </w:r>
            <w:r>
              <w:t>net new</w:t>
            </w:r>
            <w:r>
              <w:rPr>
                <w:b w:val="0"/>
              </w:rPr>
              <w:t xml:space="preserve"> authorized party/</w:t>
            </w:r>
            <w:proofErr w:type="spellStart"/>
            <w:r>
              <w:rPr>
                <w:b w:val="0"/>
              </w:rPr>
              <w:t>ies</w:t>
            </w:r>
            <w:proofErr w:type="spellEnd"/>
            <w:r w:rsidR="005733CA">
              <w:rPr>
                <w:b w:val="0"/>
              </w:rPr>
              <w:t>, or other “maintenance” + open new account</w:t>
            </w:r>
          </w:p>
        </w:tc>
      </w:tr>
      <w:tr w:rsidR="00F8689A" w14:paraId="60633AC7" w14:textId="77777777" w:rsidTr="00061D5D">
        <w:tblPrEx>
          <w:tblW w:w="0" w:type="auto"/>
          <w:tblPrExChange w:id="29" w:author="Ian Hicks" w:date="2020-06-23T13:18:00Z">
            <w:tblPrEx>
              <w:tblW w:w="0" w:type="auto"/>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Change w:id="30" w:author="Ian Hicks" w:date="2020-06-23T13:18:00Z">
              <w:tcPr>
                <w:tcW w:w="1560" w:type="dxa"/>
              </w:tcPr>
            </w:tcPrChange>
          </w:tcPr>
          <w:p w14:paraId="3A067988" w14:textId="77777777" w:rsidR="00F8689A" w:rsidRPr="005733CA" w:rsidRDefault="00F8689A" w:rsidP="005733CA">
            <w:pPr>
              <w:cnfStyle w:val="001000100000" w:firstRow="0" w:lastRow="0" w:firstColumn="1" w:lastColumn="0" w:oddVBand="0" w:evenVBand="0" w:oddHBand="1" w:evenHBand="0" w:firstRowFirstColumn="0" w:firstRowLastColumn="0" w:lastRowFirstColumn="0" w:lastRowLastColumn="0"/>
            </w:pPr>
            <w:r w:rsidRPr="005733CA">
              <w:t>Digital Onboarding</w:t>
            </w:r>
          </w:p>
        </w:tc>
        <w:tc>
          <w:tcPr>
            <w:tcW w:w="1701" w:type="dxa"/>
            <w:tcPrChange w:id="31" w:author="Ian Hicks" w:date="2020-06-23T13:18:00Z">
              <w:tcPr>
                <w:tcW w:w="1701" w:type="dxa"/>
              </w:tcPr>
            </w:tcPrChange>
          </w:tcPr>
          <w:p w14:paraId="25712874"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Pre-qualify business (questions + consent)</w:t>
            </w:r>
            <w:r>
              <w:br/>
            </w:r>
            <w:r w:rsidRPr="00E92718">
              <w:rPr>
                <w:b/>
              </w:rPr>
              <w:t>NEW</w:t>
            </w:r>
          </w:p>
          <w:p w14:paraId="0129C003"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 xml:space="preserve">Business profile </w:t>
            </w:r>
            <w:r w:rsidRPr="00E92718">
              <w:rPr>
                <w:b/>
              </w:rPr>
              <w:t>NEW</w:t>
            </w:r>
          </w:p>
          <w:p w14:paraId="39B7ECB6"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 xml:space="preserve">Business verification, incl. docs upload </w:t>
            </w:r>
            <w:r w:rsidR="00E92718" w:rsidRPr="00E92718">
              <w:rPr>
                <w:b/>
              </w:rPr>
              <w:t>NEW</w:t>
            </w:r>
          </w:p>
          <w:p w14:paraId="6000CFBE"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Personal profile(s) for owner(s) / authorized party/</w:t>
            </w:r>
            <w:proofErr w:type="spellStart"/>
            <w:r>
              <w:t>ies</w:t>
            </w:r>
            <w:proofErr w:type="spellEnd"/>
            <w:r>
              <w:t xml:space="preserve"> </w:t>
            </w:r>
            <w:r w:rsidRPr="00E92718">
              <w:rPr>
                <w:b/>
              </w:rPr>
              <w:t>REUSE</w:t>
            </w:r>
          </w:p>
          <w:p w14:paraId="1A2E9839"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Personal verification for owner(s) / authorized party/</w:t>
            </w:r>
            <w:proofErr w:type="spellStart"/>
            <w:r>
              <w:t>ies</w:t>
            </w:r>
            <w:proofErr w:type="spellEnd"/>
            <w:r>
              <w:t xml:space="preserve"> </w:t>
            </w:r>
            <w:r w:rsidRPr="00E92718">
              <w:rPr>
                <w:b/>
              </w:rPr>
              <w:t>REUSE</w:t>
            </w:r>
          </w:p>
          <w:p w14:paraId="08928147" w14:textId="77777777" w:rsidR="00F8689A" w:rsidRDefault="00F8689A" w:rsidP="00212E07">
            <w:pPr>
              <w:cnfStyle w:val="000000100000" w:firstRow="0" w:lastRow="0" w:firstColumn="0" w:lastColumn="0" w:oddVBand="0" w:evenVBand="0" w:oddHBand="1" w:evenHBand="0" w:firstRowFirstColumn="0" w:firstRowLastColumn="0" w:lastRowFirstColumn="0" w:lastRowLastColumn="0"/>
            </w:pPr>
            <w:r>
              <w:t xml:space="preserve">Business onboarding </w:t>
            </w:r>
            <w:del w:id="32" w:author="Ian Hicks" w:date="2020-06-17T08:23:00Z">
              <w:r w:rsidDel="00212E07">
                <w:delText>forms &amp; signatures</w:delText>
              </w:r>
            </w:del>
            <w:ins w:id="33" w:author="Ian Hicks" w:date="2020-06-17T08:23:00Z">
              <w:r w:rsidR="00212E07">
                <w:t>e-consents</w:t>
              </w:r>
            </w:ins>
            <w:r w:rsidR="002B3D22">
              <w:t xml:space="preserve"> </w:t>
            </w:r>
            <w:r w:rsidR="002B3D22" w:rsidRPr="00E92718">
              <w:rPr>
                <w:b/>
              </w:rPr>
              <w:t>NEW</w:t>
            </w:r>
          </w:p>
        </w:tc>
        <w:tc>
          <w:tcPr>
            <w:tcW w:w="1701" w:type="dxa"/>
            <w:tcPrChange w:id="34" w:author="Ian Hicks" w:date="2020-06-23T13:18:00Z">
              <w:tcPr>
                <w:tcW w:w="1701" w:type="dxa"/>
              </w:tcPr>
            </w:tcPrChange>
          </w:tcPr>
          <w:p w14:paraId="7776279A"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Pre-qualify business (questions + consent)</w:t>
            </w:r>
            <w:r w:rsidR="00E92718">
              <w:t xml:space="preserve"> </w:t>
            </w:r>
            <w:r w:rsidR="00E92718" w:rsidRPr="00E92718">
              <w:rPr>
                <w:b/>
              </w:rPr>
              <w:t>NEW</w:t>
            </w:r>
          </w:p>
          <w:p w14:paraId="0ADA4299"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Business profile</w:t>
            </w:r>
            <w:r w:rsidR="00E92718">
              <w:t xml:space="preserve"> </w:t>
            </w:r>
            <w:r w:rsidR="00E92718" w:rsidRPr="00E92718">
              <w:rPr>
                <w:b/>
              </w:rPr>
              <w:t>NEW</w:t>
            </w:r>
          </w:p>
          <w:p w14:paraId="7239A09A"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Business verification, incl. docs upload</w:t>
            </w:r>
            <w:r w:rsidR="00E92718">
              <w:t xml:space="preserve"> </w:t>
            </w:r>
            <w:r w:rsidR="00E92718" w:rsidRPr="00E92718">
              <w:rPr>
                <w:b/>
              </w:rPr>
              <w:t>NEW</w:t>
            </w:r>
          </w:p>
          <w:p w14:paraId="27D3168E" w14:textId="77777777" w:rsidR="00F8689A" w:rsidRPr="00E5588A" w:rsidRDefault="00F8689A" w:rsidP="00ED469C">
            <w:pPr>
              <w:cnfStyle w:val="000000100000" w:firstRow="0" w:lastRow="0" w:firstColumn="0" w:lastColumn="0" w:oddVBand="0" w:evenVBand="0" w:oddHBand="1" w:evenHBand="0" w:firstRowFirstColumn="0" w:firstRowLastColumn="0" w:lastRowFirstColumn="0" w:lastRowLastColumn="0"/>
              <w:rPr>
                <w:color w:val="FF0000"/>
              </w:rPr>
            </w:pPr>
            <w:r w:rsidRPr="00E5588A">
              <w:rPr>
                <w:color w:val="FF0000"/>
              </w:rPr>
              <w:t>Some additional personal verification for owner(s) / authorized party/</w:t>
            </w:r>
            <w:proofErr w:type="spellStart"/>
            <w:r w:rsidRPr="00E5588A">
              <w:rPr>
                <w:color w:val="FF0000"/>
              </w:rPr>
              <w:t>ies</w:t>
            </w:r>
            <w:proofErr w:type="spellEnd"/>
            <w:r w:rsidRPr="00E5588A">
              <w:rPr>
                <w:color w:val="FF0000"/>
              </w:rPr>
              <w:t>?</w:t>
            </w:r>
          </w:p>
          <w:p w14:paraId="6814FA8F" w14:textId="77777777" w:rsidR="00F8689A" w:rsidRDefault="00F8689A" w:rsidP="00212E07">
            <w:pPr>
              <w:cnfStyle w:val="000000100000" w:firstRow="0" w:lastRow="0" w:firstColumn="0" w:lastColumn="0" w:oddVBand="0" w:evenVBand="0" w:oddHBand="1" w:evenHBand="0" w:firstRowFirstColumn="0" w:firstRowLastColumn="0" w:lastRowFirstColumn="0" w:lastRowLastColumn="0"/>
            </w:pPr>
            <w:r>
              <w:t xml:space="preserve">Business onboarding </w:t>
            </w:r>
            <w:del w:id="35" w:author="Ian Hicks" w:date="2020-06-17T08:24:00Z">
              <w:r w:rsidDel="00212E07">
                <w:delText>forms &amp; signatures</w:delText>
              </w:r>
            </w:del>
            <w:ins w:id="36" w:author="Ian Hicks" w:date="2020-06-17T08:24:00Z">
              <w:r w:rsidR="00212E07">
                <w:t>e-consents</w:t>
              </w:r>
            </w:ins>
            <w:r w:rsidR="00E92718">
              <w:t xml:space="preserve"> </w:t>
            </w:r>
            <w:r w:rsidR="00E92718" w:rsidRPr="00E92718">
              <w:rPr>
                <w:b/>
              </w:rPr>
              <w:t>NEW</w:t>
            </w:r>
          </w:p>
        </w:tc>
        <w:tc>
          <w:tcPr>
            <w:tcW w:w="1701" w:type="dxa"/>
            <w:tcPrChange w:id="37" w:author="Ian Hicks" w:date="2020-06-23T13:18:00Z">
              <w:tcPr>
                <w:tcW w:w="1701" w:type="dxa"/>
              </w:tcPr>
            </w:tcPrChange>
          </w:tcPr>
          <w:p w14:paraId="07DD29E7"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Pre-qualify business (questions + consent)</w:t>
            </w:r>
            <w:r w:rsidR="00E92718">
              <w:t xml:space="preserve"> </w:t>
            </w:r>
            <w:r w:rsidR="00E92718" w:rsidRPr="00E92718">
              <w:rPr>
                <w:b/>
              </w:rPr>
              <w:t>NEW</w:t>
            </w:r>
          </w:p>
          <w:p w14:paraId="4A9D3040"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Business profile</w:t>
            </w:r>
            <w:r w:rsidR="00E92718">
              <w:t xml:space="preserve"> </w:t>
            </w:r>
            <w:r w:rsidR="00E92718" w:rsidRPr="00E92718">
              <w:rPr>
                <w:b/>
              </w:rPr>
              <w:t>NEW</w:t>
            </w:r>
          </w:p>
          <w:p w14:paraId="0B50DCF9"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Business verification, incl. docs upload</w:t>
            </w:r>
            <w:r w:rsidR="00E92718">
              <w:t xml:space="preserve"> </w:t>
            </w:r>
            <w:r w:rsidR="00E92718" w:rsidRPr="00E92718">
              <w:rPr>
                <w:b/>
              </w:rPr>
              <w:t>NEW</w:t>
            </w:r>
          </w:p>
          <w:p w14:paraId="3839E824"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t>Personal verification for NEW owner(s) / authorized party/</w:t>
            </w:r>
            <w:proofErr w:type="spellStart"/>
            <w:r>
              <w:t>ies</w:t>
            </w:r>
            <w:proofErr w:type="spellEnd"/>
            <w:r w:rsidR="00E92718">
              <w:t xml:space="preserve"> </w:t>
            </w:r>
            <w:r w:rsidR="00E92718" w:rsidRPr="00E92718">
              <w:rPr>
                <w:b/>
              </w:rPr>
              <w:t>REUSE</w:t>
            </w:r>
          </w:p>
          <w:p w14:paraId="208B82F3" w14:textId="77777777" w:rsidR="00F8689A" w:rsidRDefault="00F8689A" w:rsidP="00ED469C">
            <w:pPr>
              <w:cnfStyle w:val="000000100000" w:firstRow="0" w:lastRow="0" w:firstColumn="0" w:lastColumn="0" w:oddVBand="0" w:evenVBand="0" w:oddHBand="1" w:evenHBand="0" w:firstRowFirstColumn="0" w:firstRowLastColumn="0" w:lastRowFirstColumn="0" w:lastRowLastColumn="0"/>
            </w:pPr>
            <w:r w:rsidRPr="00E5588A">
              <w:rPr>
                <w:color w:val="FF0000"/>
              </w:rPr>
              <w:t>Some additional personal verification for EXISTING owner(s) / authorized party/</w:t>
            </w:r>
            <w:proofErr w:type="spellStart"/>
            <w:r w:rsidRPr="00E5588A">
              <w:rPr>
                <w:color w:val="FF0000"/>
              </w:rPr>
              <w:t>ies</w:t>
            </w:r>
            <w:proofErr w:type="spellEnd"/>
            <w:r w:rsidRPr="00E5588A">
              <w:rPr>
                <w:color w:val="FF0000"/>
              </w:rPr>
              <w:t>?</w:t>
            </w:r>
          </w:p>
          <w:p w14:paraId="232B5DE6" w14:textId="77777777" w:rsidR="00F8689A" w:rsidRDefault="00F8689A" w:rsidP="00212E07">
            <w:pPr>
              <w:cnfStyle w:val="000000100000" w:firstRow="0" w:lastRow="0" w:firstColumn="0" w:lastColumn="0" w:oddVBand="0" w:evenVBand="0" w:oddHBand="1" w:evenHBand="0" w:firstRowFirstColumn="0" w:firstRowLastColumn="0" w:lastRowFirstColumn="0" w:lastRowLastColumn="0"/>
            </w:pPr>
            <w:r>
              <w:t xml:space="preserve">Business onboarding </w:t>
            </w:r>
            <w:del w:id="38" w:author="Ian Hicks" w:date="2020-06-17T08:24:00Z">
              <w:r w:rsidDel="00212E07">
                <w:delText>forms &amp; signatures</w:delText>
              </w:r>
            </w:del>
            <w:ins w:id="39" w:author="Ian Hicks" w:date="2020-06-17T08:24:00Z">
              <w:r w:rsidR="00212E07">
                <w:t>e-consents</w:t>
              </w:r>
            </w:ins>
            <w:r w:rsidR="00E92718">
              <w:t xml:space="preserve"> </w:t>
            </w:r>
            <w:r w:rsidR="00E92718" w:rsidRPr="00E92718">
              <w:rPr>
                <w:b/>
              </w:rPr>
              <w:t>NEW</w:t>
            </w:r>
          </w:p>
        </w:tc>
        <w:tc>
          <w:tcPr>
            <w:tcW w:w="1701" w:type="dxa"/>
            <w:shd w:val="clear" w:color="auto" w:fill="808080" w:themeFill="background1" w:themeFillShade="80"/>
            <w:tcPrChange w:id="40" w:author="Ian Hicks" w:date="2020-06-23T13:18:00Z">
              <w:tcPr>
                <w:tcW w:w="1701" w:type="dxa"/>
              </w:tcPr>
            </w:tcPrChange>
          </w:tcPr>
          <w:p w14:paraId="51BE0E2E" w14:textId="6BBD8B60" w:rsidR="005C56C5" w:rsidRPr="005C56C5" w:rsidDel="00AF0522" w:rsidRDefault="005C56C5" w:rsidP="00ED469C">
            <w:pPr>
              <w:cnfStyle w:val="000000100000" w:firstRow="0" w:lastRow="0" w:firstColumn="0" w:lastColumn="0" w:oddVBand="0" w:evenVBand="0" w:oddHBand="1" w:evenHBand="0" w:firstRowFirstColumn="0" w:firstRowLastColumn="0" w:lastRowFirstColumn="0" w:lastRowLastColumn="0"/>
              <w:rPr>
                <w:del w:id="41" w:author="Ian Hicks" w:date="2020-06-23T08:54:00Z"/>
                <w:color w:val="FF0000"/>
              </w:rPr>
            </w:pPr>
            <w:del w:id="42" w:author="Ian Hicks" w:date="2020-06-23T08:54:00Z">
              <w:r w:rsidRPr="00AF0522" w:rsidDel="00AF0522">
                <w:rPr>
                  <w:color w:val="FF0000"/>
                  <w:rPrChange w:id="43" w:author="Ian Hicks" w:date="2020-06-23T08:55:00Z">
                    <w:rPr>
                      <w:color w:val="FF0000"/>
                      <w:highlight w:val="yellow"/>
                    </w:rPr>
                  </w:rPrChange>
                </w:rPr>
                <w:delText>In scope? To be confirmed – IH emailed CM/SS 6/15</w:delText>
              </w:r>
            </w:del>
          </w:p>
          <w:p w14:paraId="44138400" w14:textId="3A756102" w:rsidR="00AF0522" w:rsidRPr="00061D5D" w:rsidRDefault="00061D5D" w:rsidP="00ED469C">
            <w:pPr>
              <w:cnfStyle w:val="000000100000" w:firstRow="0" w:lastRow="0" w:firstColumn="0" w:lastColumn="0" w:oddVBand="0" w:evenVBand="0" w:oddHBand="1" w:evenHBand="0" w:firstRowFirstColumn="0" w:firstRowLastColumn="0" w:lastRowFirstColumn="0" w:lastRowLastColumn="0"/>
              <w:rPr>
                <w:ins w:id="44" w:author="Ian Hicks" w:date="2020-06-23T08:55:00Z"/>
                <w:b/>
                <w:rPrChange w:id="45" w:author="Ian Hicks" w:date="2020-06-23T13:17:00Z">
                  <w:rPr>
                    <w:ins w:id="46" w:author="Ian Hicks" w:date="2020-06-23T08:55:00Z"/>
                  </w:rPr>
                </w:rPrChange>
              </w:rPr>
            </w:pPr>
            <w:ins w:id="47" w:author="Ian Hicks" w:date="2020-06-23T13:17:00Z">
              <w:r w:rsidRPr="00061D5D">
                <w:rPr>
                  <w:b/>
                  <w:rPrChange w:id="48" w:author="Ian Hicks" w:date="2020-06-23T13:17:00Z">
                    <w:rPr/>
                  </w:rPrChange>
                </w:rPr>
                <w:t>OUT OF SCOPE for DCO</w:t>
              </w:r>
            </w:ins>
          </w:p>
          <w:p w14:paraId="0332DB73" w14:textId="35CE3D54" w:rsidR="00F8689A" w:rsidRDefault="00F8689A" w:rsidP="00ED469C">
            <w:pPr>
              <w:cnfStyle w:val="000000100000" w:firstRow="0" w:lastRow="0" w:firstColumn="0" w:lastColumn="0" w:oddVBand="0" w:evenVBand="0" w:oddHBand="1" w:evenHBand="0" w:firstRowFirstColumn="0" w:firstRowLastColumn="0" w:lastRowFirstColumn="0" w:lastRowLastColumn="0"/>
            </w:pPr>
            <w:r>
              <w:t>Updates to business or personal profiles, if applicable, incl. docs upload</w:t>
            </w:r>
            <w:r w:rsidR="00E92718">
              <w:t xml:space="preserve"> </w:t>
            </w:r>
            <w:del w:id="49" w:author="Ian Hicks" w:date="2020-06-23T08:55:00Z">
              <w:r w:rsidR="00E92718" w:rsidRPr="00E92718" w:rsidDel="00AF0522">
                <w:rPr>
                  <w:b/>
                </w:rPr>
                <w:delText>PARTIAL REUSE</w:delText>
              </w:r>
              <w:r w:rsidR="00E92718" w:rsidRPr="00E92718" w:rsidDel="00AF0522">
                <w:rPr>
                  <w:b/>
                  <w:color w:val="FF0000"/>
                </w:rPr>
                <w:delText>?</w:delText>
              </w:r>
            </w:del>
          </w:p>
          <w:p w14:paraId="51196AFF" w14:textId="1B8523C0" w:rsidR="00F8689A" w:rsidRPr="00E5588A" w:rsidDel="00AF0522" w:rsidRDefault="00F8689A" w:rsidP="00ED469C">
            <w:pPr>
              <w:cnfStyle w:val="000000100000" w:firstRow="0" w:lastRow="0" w:firstColumn="0" w:lastColumn="0" w:oddVBand="0" w:evenVBand="0" w:oddHBand="1" w:evenHBand="0" w:firstRowFirstColumn="0" w:firstRowLastColumn="0" w:lastRowFirstColumn="0" w:lastRowLastColumn="0"/>
              <w:rPr>
                <w:del w:id="50" w:author="Ian Hicks" w:date="2020-06-23T08:54:00Z"/>
                <w:color w:val="FF0000"/>
              </w:rPr>
            </w:pPr>
            <w:del w:id="51" w:author="Ian Hicks" w:date="2020-06-23T08:54:00Z">
              <w:r w:rsidRPr="00E5588A" w:rsidDel="00AF0522">
                <w:rPr>
                  <w:color w:val="FF0000"/>
                </w:rPr>
                <w:delText>Additional business or personal verification?</w:delText>
              </w:r>
            </w:del>
          </w:p>
          <w:p w14:paraId="572A9686" w14:textId="258746B7" w:rsidR="00F8689A" w:rsidRDefault="00F8689A" w:rsidP="00ED469C">
            <w:pPr>
              <w:cnfStyle w:val="000000100000" w:firstRow="0" w:lastRow="0" w:firstColumn="0" w:lastColumn="0" w:oddVBand="0" w:evenVBand="0" w:oddHBand="1" w:evenHBand="0" w:firstRowFirstColumn="0" w:firstRowLastColumn="0" w:lastRowFirstColumn="0" w:lastRowLastColumn="0"/>
            </w:pPr>
            <w:del w:id="52" w:author="Ian Hicks" w:date="2020-06-17T08:24:00Z">
              <w:r w:rsidRPr="00E5588A" w:rsidDel="00212E07">
                <w:rPr>
                  <w:color w:val="FF0000"/>
                </w:rPr>
                <w:delText>Forms / signatures</w:delText>
              </w:r>
            </w:del>
            <w:del w:id="53" w:author="Ian Hicks" w:date="2020-06-23T08:54:00Z">
              <w:r w:rsidRPr="00E5588A" w:rsidDel="00AF0522">
                <w:rPr>
                  <w:color w:val="FF0000"/>
                </w:rPr>
                <w:delText>?</w:delText>
              </w:r>
            </w:del>
          </w:p>
        </w:tc>
        <w:tc>
          <w:tcPr>
            <w:tcW w:w="1716" w:type="dxa"/>
            <w:shd w:val="clear" w:color="auto" w:fill="808080" w:themeFill="background1" w:themeFillShade="80"/>
            <w:tcPrChange w:id="54" w:author="Ian Hicks" w:date="2020-06-23T13:18:00Z">
              <w:tcPr>
                <w:tcW w:w="1716" w:type="dxa"/>
              </w:tcPr>
            </w:tcPrChange>
          </w:tcPr>
          <w:p w14:paraId="17DD7404" w14:textId="0E0CCE66" w:rsidR="005C56C5" w:rsidRPr="005C56C5" w:rsidDel="00061D5D" w:rsidRDefault="005C56C5" w:rsidP="005C56C5">
            <w:pPr>
              <w:cnfStyle w:val="000000100000" w:firstRow="0" w:lastRow="0" w:firstColumn="0" w:lastColumn="0" w:oddVBand="0" w:evenVBand="0" w:oddHBand="1" w:evenHBand="0" w:firstRowFirstColumn="0" w:firstRowLastColumn="0" w:lastRowFirstColumn="0" w:lastRowLastColumn="0"/>
              <w:rPr>
                <w:del w:id="55" w:author="Ian Hicks" w:date="2020-06-23T13:17:00Z"/>
                <w:color w:val="FF0000"/>
              </w:rPr>
            </w:pPr>
            <w:del w:id="56" w:author="Ian Hicks" w:date="2020-06-23T13:17:00Z">
              <w:r w:rsidRPr="00061D5D" w:rsidDel="00061D5D">
                <w:rPr>
                  <w:color w:val="FF0000"/>
                  <w:rPrChange w:id="57" w:author="Ian Hicks" w:date="2020-06-23T13:17:00Z">
                    <w:rPr>
                      <w:color w:val="FF0000"/>
                      <w:highlight w:val="yellow"/>
                    </w:rPr>
                  </w:rPrChange>
                </w:rPr>
                <w:delText>In scope? To be confirmed – IH emailed CM/SS 6/15</w:delText>
              </w:r>
            </w:del>
          </w:p>
          <w:p w14:paraId="310D8402" w14:textId="13550BEB" w:rsidR="00061D5D" w:rsidRDefault="00061D5D" w:rsidP="00ED469C">
            <w:pPr>
              <w:cnfStyle w:val="000000100000" w:firstRow="0" w:lastRow="0" w:firstColumn="0" w:lastColumn="0" w:oddVBand="0" w:evenVBand="0" w:oddHBand="1" w:evenHBand="0" w:firstRowFirstColumn="0" w:firstRowLastColumn="0" w:lastRowFirstColumn="0" w:lastRowLastColumn="0"/>
              <w:rPr>
                <w:ins w:id="58" w:author="Ian Hicks" w:date="2020-06-23T13:17:00Z"/>
              </w:rPr>
            </w:pPr>
            <w:ins w:id="59" w:author="Ian Hicks" w:date="2020-06-23T13:17:00Z">
              <w:r w:rsidRPr="00851EFB">
                <w:rPr>
                  <w:b/>
                </w:rPr>
                <w:t>OUT OF SCOPE for DCO</w:t>
              </w:r>
            </w:ins>
          </w:p>
          <w:p w14:paraId="25B86F0F" w14:textId="79C613A7" w:rsidR="00F8689A" w:rsidRDefault="00F8689A" w:rsidP="00ED469C">
            <w:pPr>
              <w:cnfStyle w:val="000000100000" w:firstRow="0" w:lastRow="0" w:firstColumn="0" w:lastColumn="0" w:oddVBand="0" w:evenVBand="0" w:oddHBand="1" w:evenHBand="0" w:firstRowFirstColumn="0" w:firstRowLastColumn="0" w:lastRowFirstColumn="0" w:lastRowLastColumn="0"/>
            </w:pPr>
            <w:r>
              <w:t>Updates to business or personal profiles, if applicable, incl. docs upload</w:t>
            </w:r>
            <w:r w:rsidR="00E92718">
              <w:t xml:space="preserve"> </w:t>
            </w:r>
            <w:del w:id="60" w:author="Ian Hicks" w:date="2020-06-23T13:17:00Z">
              <w:r w:rsidR="00E92718" w:rsidRPr="00E92718" w:rsidDel="00061D5D">
                <w:rPr>
                  <w:b/>
                </w:rPr>
                <w:delText>PARTIAL REUSE</w:delText>
              </w:r>
              <w:r w:rsidR="00E92718" w:rsidRPr="00E92718" w:rsidDel="00061D5D">
                <w:rPr>
                  <w:b/>
                  <w:color w:val="FF0000"/>
                </w:rPr>
                <w:delText>?</w:delText>
              </w:r>
            </w:del>
          </w:p>
          <w:p w14:paraId="2F894F5E" w14:textId="6DFD61FA" w:rsidR="00F8689A" w:rsidDel="00061D5D" w:rsidRDefault="00F8689A" w:rsidP="00061D5D">
            <w:pPr>
              <w:cnfStyle w:val="000000100000" w:firstRow="0" w:lastRow="0" w:firstColumn="0" w:lastColumn="0" w:oddVBand="0" w:evenVBand="0" w:oddHBand="1" w:evenHBand="0" w:firstRowFirstColumn="0" w:firstRowLastColumn="0" w:lastRowFirstColumn="0" w:lastRowLastColumn="0"/>
              <w:rPr>
                <w:del w:id="61" w:author="Ian Hicks" w:date="2020-06-23T13:17:00Z"/>
              </w:rPr>
              <w:pPrChange w:id="62" w:author="Ian Hicks" w:date="2020-06-23T13:17:00Z">
                <w:pPr>
                  <w:cnfStyle w:val="000000100000" w:firstRow="0" w:lastRow="0" w:firstColumn="0" w:lastColumn="0" w:oddVBand="0" w:evenVBand="0" w:oddHBand="1" w:evenHBand="0" w:firstRowFirstColumn="0" w:firstRowLastColumn="0" w:lastRowFirstColumn="0" w:lastRowLastColumn="0"/>
                </w:pPr>
              </w:pPrChange>
            </w:pPr>
            <w:r>
              <w:t>Personal verification for NEW owner(s) / authorized party/</w:t>
            </w:r>
            <w:proofErr w:type="spellStart"/>
            <w:r>
              <w:t>ies</w:t>
            </w:r>
            <w:proofErr w:type="spellEnd"/>
            <w:r w:rsidR="00E92718">
              <w:t xml:space="preserve"> </w:t>
            </w:r>
            <w:del w:id="63" w:author="Ian Hicks" w:date="2020-06-23T13:17:00Z">
              <w:r w:rsidR="00E92718" w:rsidDel="00061D5D">
                <w:rPr>
                  <w:b/>
                </w:rPr>
                <w:delText>REUSE</w:delText>
              </w:r>
            </w:del>
          </w:p>
          <w:p w14:paraId="41B6967A" w14:textId="432E01DF" w:rsidR="00F8689A" w:rsidRPr="00E5588A" w:rsidDel="00061D5D" w:rsidRDefault="00F8689A" w:rsidP="00061D5D">
            <w:pPr>
              <w:cnfStyle w:val="000000100000" w:firstRow="0" w:lastRow="0" w:firstColumn="0" w:lastColumn="0" w:oddVBand="0" w:evenVBand="0" w:oddHBand="1" w:evenHBand="0" w:firstRowFirstColumn="0" w:firstRowLastColumn="0" w:lastRowFirstColumn="0" w:lastRowLastColumn="0"/>
              <w:rPr>
                <w:del w:id="64" w:author="Ian Hicks" w:date="2020-06-23T13:17:00Z"/>
                <w:color w:val="FF0000"/>
              </w:rPr>
              <w:pPrChange w:id="65" w:author="Ian Hicks" w:date="2020-06-23T13:17:00Z">
                <w:pPr>
                  <w:cnfStyle w:val="000000100000" w:firstRow="0" w:lastRow="0" w:firstColumn="0" w:lastColumn="0" w:oddVBand="0" w:evenVBand="0" w:oddHBand="1" w:evenHBand="0" w:firstRowFirstColumn="0" w:firstRowLastColumn="0" w:lastRowFirstColumn="0" w:lastRowLastColumn="0"/>
                </w:pPr>
              </w:pPrChange>
            </w:pPr>
            <w:del w:id="66" w:author="Ian Hicks" w:date="2020-06-17T08:24:00Z">
              <w:r w:rsidRPr="00E5588A" w:rsidDel="00212E07">
                <w:rPr>
                  <w:color w:val="FF0000"/>
                </w:rPr>
                <w:delText>Forms / signatures</w:delText>
              </w:r>
            </w:del>
            <w:del w:id="67" w:author="Ian Hicks" w:date="2020-06-23T13:17:00Z">
              <w:r w:rsidRPr="00E5588A" w:rsidDel="00061D5D">
                <w:rPr>
                  <w:color w:val="FF0000"/>
                </w:rPr>
                <w:delText>?</w:delText>
              </w:r>
            </w:del>
          </w:p>
          <w:p w14:paraId="14B78B2F" w14:textId="77777777" w:rsidR="00F8689A" w:rsidRDefault="00F8689A" w:rsidP="00061D5D">
            <w:pPr>
              <w:cnfStyle w:val="000000100000" w:firstRow="0" w:lastRow="0" w:firstColumn="0" w:lastColumn="0" w:oddVBand="0" w:evenVBand="0" w:oddHBand="1" w:evenHBand="0" w:firstRowFirstColumn="0" w:firstRowLastColumn="0" w:lastRowFirstColumn="0" w:lastRowLastColumn="0"/>
              <w:pPrChange w:id="68" w:author="Ian Hicks" w:date="2020-06-23T13:17:00Z">
                <w:pPr>
                  <w:cnfStyle w:val="000000100000" w:firstRow="0" w:lastRow="0" w:firstColumn="0" w:lastColumn="0" w:oddVBand="0" w:evenVBand="0" w:oddHBand="1" w:evenHBand="0" w:firstRowFirstColumn="0" w:firstRowLastColumn="0" w:lastRowFirstColumn="0" w:lastRowLastColumn="0"/>
                </w:pPr>
              </w:pPrChange>
            </w:pPr>
          </w:p>
        </w:tc>
      </w:tr>
      <w:tr w:rsidR="00F8689A" w14:paraId="332708C7" w14:textId="77777777" w:rsidTr="00061D5D">
        <w:tblPrEx>
          <w:tblW w:w="0" w:type="auto"/>
          <w:tblPrExChange w:id="69" w:author="Ian Hicks" w:date="2020-06-23T13:18:00Z">
            <w:tblPrEx>
              <w:tblW w:w="0" w:type="auto"/>
            </w:tblPrEx>
          </w:tblPrExChange>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Change w:id="70" w:author="Ian Hicks" w:date="2020-06-23T13:18:00Z">
              <w:tcPr>
                <w:tcW w:w="1560" w:type="dxa"/>
              </w:tcPr>
            </w:tcPrChange>
          </w:tcPr>
          <w:p w14:paraId="59D2C0AE" w14:textId="77777777" w:rsidR="00F8689A" w:rsidRDefault="00F8689A" w:rsidP="00ED469C">
            <w:pPr>
              <w:cnfStyle w:val="001000010000" w:firstRow="0" w:lastRow="0" w:firstColumn="1" w:lastColumn="0" w:oddVBand="0" w:evenVBand="0" w:oddHBand="0" w:evenHBand="1" w:firstRowFirstColumn="0" w:firstRowLastColumn="0" w:lastRowFirstColumn="0" w:lastRowLastColumn="0"/>
            </w:pPr>
            <w:r>
              <w:t>Small Business Account Opening</w:t>
            </w:r>
          </w:p>
        </w:tc>
        <w:tc>
          <w:tcPr>
            <w:tcW w:w="1701" w:type="dxa"/>
            <w:tcPrChange w:id="71" w:author="Ian Hicks" w:date="2020-06-23T13:18:00Z">
              <w:tcPr>
                <w:tcW w:w="1701" w:type="dxa"/>
              </w:tcPr>
            </w:tcPrChange>
          </w:tcPr>
          <w:p w14:paraId="0536ABA1" w14:textId="77777777" w:rsidR="00F8689A" w:rsidRDefault="00F8689A" w:rsidP="00ED469C">
            <w:pPr>
              <w:cnfStyle w:val="000000010000" w:firstRow="0" w:lastRow="0" w:firstColumn="0" w:lastColumn="0" w:oddVBand="0" w:evenVBand="0" w:oddHBand="0" w:evenHBand="1" w:firstRowFirstColumn="0" w:firstRowLastColumn="0" w:lastRowFirstColumn="0" w:lastRowLastColumn="0"/>
            </w:pPr>
            <w:r>
              <w:t>Product selection</w:t>
            </w:r>
            <w:r w:rsidR="002B3D22">
              <w:t xml:space="preserve"> </w:t>
            </w:r>
            <w:r w:rsidR="00E92718" w:rsidRPr="00E92718">
              <w:rPr>
                <w:b/>
              </w:rPr>
              <w:t>REUSE</w:t>
            </w:r>
          </w:p>
          <w:p w14:paraId="1D62FFDB" w14:textId="77777777" w:rsidR="00F8689A" w:rsidRDefault="00F8689A" w:rsidP="00ED469C">
            <w:pPr>
              <w:cnfStyle w:val="000000010000" w:firstRow="0" w:lastRow="0" w:firstColumn="0" w:lastColumn="0" w:oddVBand="0" w:evenVBand="0" w:oddHBand="0" w:evenHBand="1" w:firstRowFirstColumn="0" w:firstRowLastColumn="0" w:lastRowFirstColumn="0" w:lastRowLastColumn="0"/>
            </w:pPr>
            <w:r>
              <w:t>Complementary products</w:t>
            </w:r>
            <w:r w:rsidR="002B3D22">
              <w:t xml:space="preserve"> </w:t>
            </w:r>
            <w:r w:rsidR="00E92718" w:rsidRPr="00E92718">
              <w:rPr>
                <w:b/>
              </w:rPr>
              <w:t>REUSE</w:t>
            </w:r>
          </w:p>
          <w:p w14:paraId="79FE2928" w14:textId="77777777" w:rsidR="00017DAF" w:rsidRPr="00017DAF" w:rsidRDefault="00F8689A" w:rsidP="00ED469C">
            <w:pPr>
              <w:cnfStyle w:val="000000010000" w:firstRow="0" w:lastRow="0" w:firstColumn="0" w:lastColumn="0" w:oddVBand="0" w:evenVBand="0" w:oddHBand="0" w:evenHBand="1" w:firstRowFirstColumn="0" w:firstRowLastColumn="0" w:lastRowFirstColumn="0" w:lastRowLastColumn="0"/>
            </w:pPr>
            <w:r>
              <w:t>Funding</w:t>
            </w:r>
            <w:r w:rsidR="00E92718">
              <w:t xml:space="preserve"> </w:t>
            </w:r>
            <w:r w:rsidR="00E92718" w:rsidRPr="00E92718">
              <w:rPr>
                <w:b/>
              </w:rPr>
              <w:t>REUSE</w:t>
            </w:r>
          </w:p>
        </w:tc>
        <w:tc>
          <w:tcPr>
            <w:tcW w:w="1701" w:type="dxa"/>
            <w:tcPrChange w:id="72" w:author="Ian Hicks" w:date="2020-06-23T13:18:00Z">
              <w:tcPr>
                <w:tcW w:w="1701" w:type="dxa"/>
              </w:tcPr>
            </w:tcPrChange>
          </w:tcPr>
          <w:p w14:paraId="267DD101" w14:textId="77777777" w:rsidR="00F8689A" w:rsidRDefault="00F8689A" w:rsidP="00ED469C">
            <w:pPr>
              <w:cnfStyle w:val="000000010000" w:firstRow="0" w:lastRow="0" w:firstColumn="0" w:lastColumn="0" w:oddVBand="0" w:evenVBand="0" w:oddHBand="0" w:evenHBand="1" w:firstRowFirstColumn="0" w:firstRowLastColumn="0" w:lastRowFirstColumn="0" w:lastRowLastColumn="0"/>
            </w:pPr>
            <w:r>
              <w:t>Product selection</w:t>
            </w:r>
            <w:r w:rsidR="00E92718">
              <w:t xml:space="preserve"> </w:t>
            </w:r>
            <w:r w:rsidR="00E92718" w:rsidRPr="00E92718">
              <w:rPr>
                <w:b/>
              </w:rPr>
              <w:t>REUSE</w:t>
            </w:r>
          </w:p>
          <w:p w14:paraId="43C7D560" w14:textId="77777777" w:rsidR="00F8689A" w:rsidRDefault="00F8689A" w:rsidP="00ED469C">
            <w:pPr>
              <w:cnfStyle w:val="000000010000" w:firstRow="0" w:lastRow="0" w:firstColumn="0" w:lastColumn="0" w:oddVBand="0" w:evenVBand="0" w:oddHBand="0" w:evenHBand="1" w:firstRowFirstColumn="0" w:firstRowLastColumn="0" w:lastRowFirstColumn="0" w:lastRowLastColumn="0"/>
            </w:pPr>
            <w:r>
              <w:t>Complementary products</w:t>
            </w:r>
            <w:r w:rsidR="00E92718">
              <w:t xml:space="preserve"> </w:t>
            </w:r>
            <w:r w:rsidR="00E92718" w:rsidRPr="00E92718">
              <w:rPr>
                <w:b/>
              </w:rPr>
              <w:t>REUSE</w:t>
            </w:r>
          </w:p>
          <w:p w14:paraId="64519EB0" w14:textId="77777777" w:rsidR="00F8689A" w:rsidRDefault="00F8689A" w:rsidP="00ED469C">
            <w:pPr>
              <w:cnfStyle w:val="000000010000" w:firstRow="0" w:lastRow="0" w:firstColumn="0" w:lastColumn="0" w:oddVBand="0" w:evenVBand="0" w:oddHBand="0" w:evenHBand="1" w:firstRowFirstColumn="0" w:firstRowLastColumn="0" w:lastRowFirstColumn="0" w:lastRowLastColumn="0"/>
            </w:pPr>
            <w:r>
              <w:t>Funding</w:t>
            </w:r>
            <w:r w:rsidR="00E92718">
              <w:t xml:space="preserve"> </w:t>
            </w:r>
            <w:r w:rsidR="00E92718" w:rsidRPr="00E92718">
              <w:rPr>
                <w:b/>
              </w:rPr>
              <w:t>REUSE</w:t>
            </w:r>
          </w:p>
        </w:tc>
        <w:tc>
          <w:tcPr>
            <w:tcW w:w="1701" w:type="dxa"/>
            <w:tcPrChange w:id="73" w:author="Ian Hicks" w:date="2020-06-23T13:18:00Z">
              <w:tcPr>
                <w:tcW w:w="1701" w:type="dxa"/>
              </w:tcPr>
            </w:tcPrChange>
          </w:tcPr>
          <w:p w14:paraId="2A41A579" w14:textId="77777777" w:rsidR="00F8689A" w:rsidRDefault="00F8689A" w:rsidP="00ED469C">
            <w:pPr>
              <w:cnfStyle w:val="000000010000" w:firstRow="0" w:lastRow="0" w:firstColumn="0" w:lastColumn="0" w:oddVBand="0" w:evenVBand="0" w:oddHBand="0" w:evenHBand="1" w:firstRowFirstColumn="0" w:firstRowLastColumn="0" w:lastRowFirstColumn="0" w:lastRowLastColumn="0"/>
            </w:pPr>
            <w:r>
              <w:t>Product selection</w:t>
            </w:r>
            <w:r w:rsidR="00E92718">
              <w:t xml:space="preserve"> </w:t>
            </w:r>
            <w:r w:rsidR="00E92718" w:rsidRPr="00E92718">
              <w:rPr>
                <w:b/>
              </w:rPr>
              <w:t>REUSE</w:t>
            </w:r>
          </w:p>
          <w:p w14:paraId="3375DD23" w14:textId="77777777" w:rsidR="00F8689A" w:rsidRDefault="00F8689A" w:rsidP="00ED469C">
            <w:pPr>
              <w:cnfStyle w:val="000000010000" w:firstRow="0" w:lastRow="0" w:firstColumn="0" w:lastColumn="0" w:oddVBand="0" w:evenVBand="0" w:oddHBand="0" w:evenHBand="1" w:firstRowFirstColumn="0" w:firstRowLastColumn="0" w:lastRowFirstColumn="0" w:lastRowLastColumn="0"/>
            </w:pPr>
            <w:r>
              <w:t>Complementary products</w:t>
            </w:r>
            <w:r w:rsidR="00E92718">
              <w:t xml:space="preserve"> </w:t>
            </w:r>
            <w:r w:rsidR="00E92718" w:rsidRPr="00E92718">
              <w:rPr>
                <w:b/>
              </w:rPr>
              <w:t>REUSE</w:t>
            </w:r>
          </w:p>
          <w:p w14:paraId="4BB15ACF" w14:textId="77777777" w:rsidR="00F8689A" w:rsidRDefault="00F8689A" w:rsidP="00ED469C">
            <w:pPr>
              <w:cnfStyle w:val="000000010000" w:firstRow="0" w:lastRow="0" w:firstColumn="0" w:lastColumn="0" w:oddVBand="0" w:evenVBand="0" w:oddHBand="0" w:evenHBand="1" w:firstRowFirstColumn="0" w:firstRowLastColumn="0" w:lastRowFirstColumn="0" w:lastRowLastColumn="0"/>
            </w:pPr>
            <w:r>
              <w:t>Funding</w:t>
            </w:r>
            <w:r w:rsidR="00E92718">
              <w:t xml:space="preserve"> </w:t>
            </w:r>
            <w:r w:rsidR="00E92718" w:rsidRPr="00E92718">
              <w:rPr>
                <w:b/>
              </w:rPr>
              <w:t>REUSE</w:t>
            </w:r>
          </w:p>
        </w:tc>
        <w:tc>
          <w:tcPr>
            <w:tcW w:w="1701" w:type="dxa"/>
            <w:shd w:val="clear" w:color="auto" w:fill="808080" w:themeFill="background1" w:themeFillShade="80"/>
            <w:tcPrChange w:id="74" w:author="Ian Hicks" w:date="2020-06-23T13:18:00Z">
              <w:tcPr>
                <w:tcW w:w="1701" w:type="dxa"/>
              </w:tcPr>
            </w:tcPrChange>
          </w:tcPr>
          <w:p w14:paraId="6DF5A1E5" w14:textId="3F52DB92" w:rsidR="00F8689A" w:rsidDel="00061D5D" w:rsidRDefault="00F8689A" w:rsidP="00ED469C">
            <w:pPr>
              <w:cnfStyle w:val="000000010000" w:firstRow="0" w:lastRow="0" w:firstColumn="0" w:lastColumn="0" w:oddVBand="0" w:evenVBand="0" w:oddHBand="0" w:evenHBand="1" w:firstRowFirstColumn="0" w:firstRowLastColumn="0" w:lastRowFirstColumn="0" w:lastRowLastColumn="0"/>
              <w:rPr>
                <w:del w:id="75" w:author="Ian Hicks" w:date="2020-06-23T13:18:00Z"/>
              </w:rPr>
            </w:pPr>
            <w:del w:id="76" w:author="Ian Hicks" w:date="2020-06-23T13:18:00Z">
              <w:r w:rsidDel="00061D5D">
                <w:delText>Product selection</w:delText>
              </w:r>
              <w:r w:rsidR="00E92718" w:rsidDel="00061D5D">
                <w:delText xml:space="preserve"> </w:delText>
              </w:r>
              <w:r w:rsidR="00E92718" w:rsidRPr="00E92718" w:rsidDel="00061D5D">
                <w:rPr>
                  <w:b/>
                </w:rPr>
                <w:delText>REUSE</w:delText>
              </w:r>
            </w:del>
          </w:p>
          <w:p w14:paraId="0350C136" w14:textId="68E5CBAF" w:rsidR="00F8689A" w:rsidDel="00061D5D" w:rsidRDefault="00F8689A" w:rsidP="00ED469C">
            <w:pPr>
              <w:cnfStyle w:val="000000010000" w:firstRow="0" w:lastRow="0" w:firstColumn="0" w:lastColumn="0" w:oddVBand="0" w:evenVBand="0" w:oddHBand="0" w:evenHBand="1" w:firstRowFirstColumn="0" w:firstRowLastColumn="0" w:lastRowFirstColumn="0" w:lastRowLastColumn="0"/>
              <w:rPr>
                <w:del w:id="77" w:author="Ian Hicks" w:date="2020-06-23T13:18:00Z"/>
              </w:rPr>
            </w:pPr>
            <w:del w:id="78" w:author="Ian Hicks" w:date="2020-06-23T13:18:00Z">
              <w:r w:rsidDel="00061D5D">
                <w:delText>Complementary products</w:delText>
              </w:r>
              <w:r w:rsidR="00E92718" w:rsidDel="00061D5D">
                <w:delText xml:space="preserve"> </w:delText>
              </w:r>
              <w:r w:rsidR="00E92718" w:rsidRPr="00E92718" w:rsidDel="00061D5D">
                <w:rPr>
                  <w:b/>
                </w:rPr>
                <w:delText>REUSE</w:delText>
              </w:r>
            </w:del>
          </w:p>
          <w:p w14:paraId="4C10E133" w14:textId="0E00D452" w:rsidR="00F8689A" w:rsidRDefault="00F8689A" w:rsidP="00ED469C">
            <w:pPr>
              <w:cnfStyle w:val="000000010000" w:firstRow="0" w:lastRow="0" w:firstColumn="0" w:lastColumn="0" w:oddVBand="0" w:evenVBand="0" w:oddHBand="0" w:evenHBand="1" w:firstRowFirstColumn="0" w:firstRowLastColumn="0" w:lastRowFirstColumn="0" w:lastRowLastColumn="0"/>
            </w:pPr>
            <w:del w:id="79" w:author="Ian Hicks" w:date="2020-06-23T13:18:00Z">
              <w:r w:rsidDel="00061D5D">
                <w:delText>Funding</w:delText>
              </w:r>
              <w:r w:rsidR="00E92718" w:rsidDel="00061D5D">
                <w:delText xml:space="preserve"> </w:delText>
              </w:r>
              <w:r w:rsidR="00E92718" w:rsidRPr="00E92718" w:rsidDel="00061D5D">
                <w:rPr>
                  <w:b/>
                </w:rPr>
                <w:delText>REUSE</w:delText>
              </w:r>
            </w:del>
          </w:p>
        </w:tc>
        <w:tc>
          <w:tcPr>
            <w:tcW w:w="1716" w:type="dxa"/>
            <w:shd w:val="clear" w:color="auto" w:fill="808080" w:themeFill="background1" w:themeFillShade="80"/>
            <w:tcPrChange w:id="80" w:author="Ian Hicks" w:date="2020-06-23T13:18:00Z">
              <w:tcPr>
                <w:tcW w:w="1716" w:type="dxa"/>
              </w:tcPr>
            </w:tcPrChange>
          </w:tcPr>
          <w:p w14:paraId="3E9C3E4B" w14:textId="24F40540" w:rsidR="00F8689A" w:rsidDel="00061D5D" w:rsidRDefault="00F8689A" w:rsidP="00ED469C">
            <w:pPr>
              <w:cnfStyle w:val="000000010000" w:firstRow="0" w:lastRow="0" w:firstColumn="0" w:lastColumn="0" w:oddVBand="0" w:evenVBand="0" w:oddHBand="0" w:evenHBand="1" w:firstRowFirstColumn="0" w:firstRowLastColumn="0" w:lastRowFirstColumn="0" w:lastRowLastColumn="0"/>
              <w:rPr>
                <w:del w:id="81" w:author="Ian Hicks" w:date="2020-06-23T13:18:00Z"/>
              </w:rPr>
            </w:pPr>
            <w:bookmarkStart w:id="82" w:name="_GoBack"/>
            <w:bookmarkEnd w:id="82"/>
            <w:del w:id="83" w:author="Ian Hicks" w:date="2020-06-23T13:18:00Z">
              <w:r w:rsidDel="00061D5D">
                <w:delText>Product selection</w:delText>
              </w:r>
              <w:r w:rsidR="00E92718" w:rsidDel="00061D5D">
                <w:delText xml:space="preserve"> </w:delText>
              </w:r>
              <w:r w:rsidR="00E92718" w:rsidRPr="00E92718" w:rsidDel="00061D5D">
                <w:rPr>
                  <w:b/>
                </w:rPr>
                <w:delText>REUSE</w:delText>
              </w:r>
            </w:del>
          </w:p>
          <w:p w14:paraId="0B0E88C8" w14:textId="4670F47E" w:rsidR="00F8689A" w:rsidDel="00061D5D" w:rsidRDefault="00F8689A" w:rsidP="00ED469C">
            <w:pPr>
              <w:cnfStyle w:val="000000010000" w:firstRow="0" w:lastRow="0" w:firstColumn="0" w:lastColumn="0" w:oddVBand="0" w:evenVBand="0" w:oddHBand="0" w:evenHBand="1" w:firstRowFirstColumn="0" w:firstRowLastColumn="0" w:lastRowFirstColumn="0" w:lastRowLastColumn="0"/>
              <w:rPr>
                <w:del w:id="84" w:author="Ian Hicks" w:date="2020-06-23T13:18:00Z"/>
              </w:rPr>
            </w:pPr>
            <w:del w:id="85" w:author="Ian Hicks" w:date="2020-06-23T13:18:00Z">
              <w:r w:rsidDel="00061D5D">
                <w:delText>Complementary products</w:delText>
              </w:r>
              <w:r w:rsidR="00E92718" w:rsidDel="00061D5D">
                <w:delText xml:space="preserve"> </w:delText>
              </w:r>
              <w:r w:rsidR="00E92718" w:rsidRPr="00E92718" w:rsidDel="00061D5D">
                <w:rPr>
                  <w:b/>
                </w:rPr>
                <w:delText>REUSE</w:delText>
              </w:r>
            </w:del>
          </w:p>
          <w:p w14:paraId="47A229B6" w14:textId="187135A3" w:rsidR="00F8689A" w:rsidRDefault="00F8689A" w:rsidP="00ED469C">
            <w:pPr>
              <w:cnfStyle w:val="000000010000" w:firstRow="0" w:lastRow="0" w:firstColumn="0" w:lastColumn="0" w:oddVBand="0" w:evenVBand="0" w:oddHBand="0" w:evenHBand="1" w:firstRowFirstColumn="0" w:firstRowLastColumn="0" w:lastRowFirstColumn="0" w:lastRowLastColumn="0"/>
            </w:pPr>
            <w:del w:id="86" w:author="Ian Hicks" w:date="2020-06-23T13:18:00Z">
              <w:r w:rsidDel="00061D5D">
                <w:delText>Funding</w:delText>
              </w:r>
              <w:r w:rsidR="00E92718" w:rsidDel="00061D5D">
                <w:delText xml:space="preserve"> </w:delText>
              </w:r>
              <w:r w:rsidR="00E92718" w:rsidRPr="00E92718" w:rsidDel="00061D5D">
                <w:rPr>
                  <w:b/>
                </w:rPr>
                <w:delText>REUSE</w:delText>
              </w:r>
            </w:del>
          </w:p>
        </w:tc>
      </w:tr>
      <w:tr w:rsidR="00BA7843" w14:paraId="41DC2483" w14:textId="77777777" w:rsidTr="00061D5D">
        <w:tblPrEx>
          <w:tblW w:w="0" w:type="auto"/>
          <w:tblPrExChange w:id="87" w:author="Ian Hicks" w:date="2020-06-23T13:18:00Z">
            <w:tblPrEx>
              <w:tblW w:w="0" w:type="auto"/>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Change w:id="88" w:author="Ian Hicks" w:date="2020-06-23T13:18:00Z">
              <w:tcPr>
                <w:tcW w:w="1560" w:type="dxa"/>
              </w:tcPr>
            </w:tcPrChange>
          </w:tcPr>
          <w:p w14:paraId="7B889614" w14:textId="77777777" w:rsidR="00BA7843" w:rsidRDefault="00BA7843" w:rsidP="00BA7843">
            <w:pPr>
              <w:cnfStyle w:val="001000100000" w:firstRow="0" w:lastRow="0" w:firstColumn="1" w:lastColumn="0" w:oddVBand="0" w:evenVBand="0" w:oddHBand="1" w:evenHBand="0" w:firstRowFirstColumn="0" w:firstRowLastColumn="0" w:lastRowFirstColumn="0" w:lastRowLastColumn="0"/>
            </w:pPr>
            <w:r>
              <w:lastRenderedPageBreak/>
              <w:t>Account Features Setup</w:t>
            </w:r>
          </w:p>
        </w:tc>
        <w:tc>
          <w:tcPr>
            <w:tcW w:w="1701" w:type="dxa"/>
            <w:tcPrChange w:id="89" w:author="Ian Hicks" w:date="2020-06-23T13:18:00Z">
              <w:tcPr>
                <w:tcW w:w="1701" w:type="dxa"/>
              </w:tcPr>
            </w:tcPrChange>
          </w:tcPr>
          <w:p w14:paraId="41F26AA9"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t>Signature card / other signing arrangements</w:t>
            </w:r>
          </w:p>
          <w:p w14:paraId="0BF2B6BB"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t>Debit cards</w:t>
            </w:r>
          </w:p>
          <w:p w14:paraId="7958D588"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t>Business online banking setup, incl. Entitlements</w:t>
            </w:r>
          </w:p>
          <w:p w14:paraId="6004CC0C"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rsidRPr="00BA7843">
              <w:rPr>
                <w:color w:val="FF0000"/>
              </w:rPr>
              <w:t>Other business services (Merchant, Cash Management etc.)?</w:t>
            </w:r>
          </w:p>
        </w:tc>
        <w:tc>
          <w:tcPr>
            <w:tcW w:w="1701" w:type="dxa"/>
            <w:vAlign w:val="top"/>
            <w:tcPrChange w:id="90" w:author="Ian Hicks" w:date="2020-06-23T13:18:00Z">
              <w:tcPr>
                <w:tcW w:w="1701" w:type="dxa"/>
                <w:vAlign w:val="top"/>
              </w:tcPr>
            </w:tcPrChange>
          </w:tcPr>
          <w:p w14:paraId="3314DC20"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rsidRPr="006C59FC">
              <w:t>Signature card / other signing arrangements</w:t>
            </w:r>
          </w:p>
          <w:p w14:paraId="424D8374"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t>Debit cards</w:t>
            </w:r>
          </w:p>
          <w:p w14:paraId="32B8CC16"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t>Business online banking setup, incl. Entitlements</w:t>
            </w:r>
          </w:p>
          <w:p w14:paraId="767A44C0" w14:textId="77777777" w:rsidR="00BA7843" w:rsidRPr="006C59FC" w:rsidRDefault="00BA7843" w:rsidP="00BA7843">
            <w:pPr>
              <w:cnfStyle w:val="000000100000" w:firstRow="0" w:lastRow="0" w:firstColumn="0" w:lastColumn="0" w:oddVBand="0" w:evenVBand="0" w:oddHBand="1" w:evenHBand="0" w:firstRowFirstColumn="0" w:firstRowLastColumn="0" w:lastRowFirstColumn="0" w:lastRowLastColumn="0"/>
            </w:pPr>
            <w:r w:rsidRPr="00BA7843">
              <w:rPr>
                <w:color w:val="FF0000"/>
              </w:rPr>
              <w:t>Other business services (Merchant, Cash Management etc.)?</w:t>
            </w:r>
          </w:p>
        </w:tc>
        <w:tc>
          <w:tcPr>
            <w:tcW w:w="1701" w:type="dxa"/>
            <w:vAlign w:val="top"/>
            <w:tcPrChange w:id="91" w:author="Ian Hicks" w:date="2020-06-23T13:18:00Z">
              <w:tcPr>
                <w:tcW w:w="1701" w:type="dxa"/>
                <w:vAlign w:val="top"/>
              </w:tcPr>
            </w:tcPrChange>
          </w:tcPr>
          <w:p w14:paraId="4BAC7502"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rsidRPr="006C59FC">
              <w:t>Signature card / other signing arrangements</w:t>
            </w:r>
          </w:p>
          <w:p w14:paraId="32119FED"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t>Debit cards</w:t>
            </w:r>
          </w:p>
          <w:p w14:paraId="69310489" w14:textId="77777777" w:rsidR="00BA7843" w:rsidRDefault="00BA7843" w:rsidP="00BA7843">
            <w:pPr>
              <w:cnfStyle w:val="000000100000" w:firstRow="0" w:lastRow="0" w:firstColumn="0" w:lastColumn="0" w:oddVBand="0" w:evenVBand="0" w:oddHBand="1" w:evenHBand="0" w:firstRowFirstColumn="0" w:firstRowLastColumn="0" w:lastRowFirstColumn="0" w:lastRowLastColumn="0"/>
            </w:pPr>
            <w:r>
              <w:t>Business online banking setup, incl. Entitlements</w:t>
            </w:r>
          </w:p>
          <w:p w14:paraId="1887F9E0" w14:textId="77777777" w:rsidR="00BA7843" w:rsidRPr="00BA7843" w:rsidRDefault="00BA7843" w:rsidP="00BA7843">
            <w:pPr>
              <w:cnfStyle w:val="000000100000" w:firstRow="0" w:lastRow="0" w:firstColumn="0" w:lastColumn="0" w:oddVBand="0" w:evenVBand="0" w:oddHBand="1" w:evenHBand="0" w:firstRowFirstColumn="0" w:firstRowLastColumn="0" w:lastRowFirstColumn="0" w:lastRowLastColumn="0"/>
            </w:pPr>
            <w:r w:rsidRPr="00BA7843">
              <w:rPr>
                <w:color w:val="FF0000"/>
              </w:rPr>
              <w:t>Other business services (Merchant, Cash Management etc.)?</w:t>
            </w:r>
          </w:p>
        </w:tc>
        <w:tc>
          <w:tcPr>
            <w:tcW w:w="1701" w:type="dxa"/>
            <w:shd w:val="clear" w:color="auto" w:fill="808080" w:themeFill="background1" w:themeFillShade="80"/>
            <w:vAlign w:val="top"/>
            <w:tcPrChange w:id="92" w:author="Ian Hicks" w:date="2020-06-23T13:18:00Z">
              <w:tcPr>
                <w:tcW w:w="1701" w:type="dxa"/>
                <w:vAlign w:val="top"/>
              </w:tcPr>
            </w:tcPrChange>
          </w:tcPr>
          <w:p w14:paraId="3389D4C0" w14:textId="6E3FB241" w:rsidR="00BA7843" w:rsidDel="00061D5D" w:rsidRDefault="00BA7843" w:rsidP="00BA7843">
            <w:pPr>
              <w:cnfStyle w:val="000000100000" w:firstRow="0" w:lastRow="0" w:firstColumn="0" w:lastColumn="0" w:oddVBand="0" w:evenVBand="0" w:oddHBand="1" w:evenHBand="0" w:firstRowFirstColumn="0" w:firstRowLastColumn="0" w:lastRowFirstColumn="0" w:lastRowLastColumn="0"/>
              <w:rPr>
                <w:del w:id="93" w:author="Ian Hicks" w:date="2020-06-23T13:18:00Z"/>
              </w:rPr>
            </w:pPr>
            <w:del w:id="94" w:author="Ian Hicks" w:date="2020-06-23T13:18:00Z">
              <w:r w:rsidRPr="006C59FC" w:rsidDel="00061D5D">
                <w:delText>Signature card / other signing arrangements</w:delText>
              </w:r>
            </w:del>
          </w:p>
          <w:p w14:paraId="49B3A370" w14:textId="3506A466" w:rsidR="00BA7843" w:rsidDel="00061D5D" w:rsidRDefault="00BA7843" w:rsidP="00BA7843">
            <w:pPr>
              <w:cnfStyle w:val="000000100000" w:firstRow="0" w:lastRow="0" w:firstColumn="0" w:lastColumn="0" w:oddVBand="0" w:evenVBand="0" w:oddHBand="1" w:evenHBand="0" w:firstRowFirstColumn="0" w:firstRowLastColumn="0" w:lastRowFirstColumn="0" w:lastRowLastColumn="0"/>
              <w:rPr>
                <w:del w:id="95" w:author="Ian Hicks" w:date="2020-06-23T13:18:00Z"/>
              </w:rPr>
            </w:pPr>
            <w:del w:id="96" w:author="Ian Hicks" w:date="2020-06-23T13:18:00Z">
              <w:r w:rsidDel="00061D5D">
                <w:delText>Debit cards</w:delText>
              </w:r>
            </w:del>
          </w:p>
          <w:p w14:paraId="0B91E9CA" w14:textId="07FD5283" w:rsidR="00BA7843" w:rsidDel="00061D5D" w:rsidRDefault="00BA7843" w:rsidP="00BA7843">
            <w:pPr>
              <w:cnfStyle w:val="000000100000" w:firstRow="0" w:lastRow="0" w:firstColumn="0" w:lastColumn="0" w:oddVBand="0" w:evenVBand="0" w:oddHBand="1" w:evenHBand="0" w:firstRowFirstColumn="0" w:firstRowLastColumn="0" w:lastRowFirstColumn="0" w:lastRowLastColumn="0"/>
              <w:rPr>
                <w:del w:id="97" w:author="Ian Hicks" w:date="2020-06-23T13:18:00Z"/>
              </w:rPr>
            </w:pPr>
            <w:del w:id="98" w:author="Ian Hicks" w:date="2020-06-23T13:18:00Z">
              <w:r w:rsidDel="00061D5D">
                <w:delText>Business online banking setup, incl. Entitlements</w:delText>
              </w:r>
            </w:del>
          </w:p>
          <w:p w14:paraId="77C2A5A6" w14:textId="1C53218A" w:rsidR="00BA7843" w:rsidRPr="006C59FC" w:rsidRDefault="00BA7843" w:rsidP="00BA7843">
            <w:pPr>
              <w:cnfStyle w:val="000000100000" w:firstRow="0" w:lastRow="0" w:firstColumn="0" w:lastColumn="0" w:oddVBand="0" w:evenVBand="0" w:oddHBand="1" w:evenHBand="0" w:firstRowFirstColumn="0" w:firstRowLastColumn="0" w:lastRowFirstColumn="0" w:lastRowLastColumn="0"/>
            </w:pPr>
            <w:del w:id="99" w:author="Ian Hicks" w:date="2020-06-23T13:18:00Z">
              <w:r w:rsidRPr="00BA7843" w:rsidDel="00061D5D">
                <w:rPr>
                  <w:color w:val="FF0000"/>
                </w:rPr>
                <w:delText>Other business services (Merchant, Cash Management etc.)?</w:delText>
              </w:r>
            </w:del>
          </w:p>
        </w:tc>
        <w:tc>
          <w:tcPr>
            <w:tcW w:w="1716" w:type="dxa"/>
            <w:shd w:val="clear" w:color="auto" w:fill="808080" w:themeFill="background1" w:themeFillShade="80"/>
            <w:vAlign w:val="top"/>
            <w:tcPrChange w:id="100" w:author="Ian Hicks" w:date="2020-06-23T13:18:00Z">
              <w:tcPr>
                <w:tcW w:w="1716" w:type="dxa"/>
                <w:vAlign w:val="top"/>
              </w:tcPr>
            </w:tcPrChange>
          </w:tcPr>
          <w:p w14:paraId="0159C526" w14:textId="377B3BBF" w:rsidR="00BA7843" w:rsidDel="00061D5D" w:rsidRDefault="00BA7843" w:rsidP="00BA7843">
            <w:pPr>
              <w:cnfStyle w:val="000000100000" w:firstRow="0" w:lastRow="0" w:firstColumn="0" w:lastColumn="0" w:oddVBand="0" w:evenVBand="0" w:oddHBand="1" w:evenHBand="0" w:firstRowFirstColumn="0" w:firstRowLastColumn="0" w:lastRowFirstColumn="0" w:lastRowLastColumn="0"/>
              <w:rPr>
                <w:del w:id="101" w:author="Ian Hicks" w:date="2020-06-23T13:18:00Z"/>
              </w:rPr>
            </w:pPr>
            <w:del w:id="102" w:author="Ian Hicks" w:date="2020-06-23T13:18:00Z">
              <w:r w:rsidDel="00061D5D">
                <w:delText>S</w:delText>
              </w:r>
              <w:r w:rsidRPr="006C59FC" w:rsidDel="00061D5D">
                <w:delText>ignature card / other signing arrangements</w:delText>
              </w:r>
            </w:del>
          </w:p>
          <w:p w14:paraId="6BECEF62" w14:textId="01D28CD4" w:rsidR="00BA7843" w:rsidDel="00061D5D" w:rsidRDefault="00BA7843" w:rsidP="00BA7843">
            <w:pPr>
              <w:cnfStyle w:val="000000100000" w:firstRow="0" w:lastRow="0" w:firstColumn="0" w:lastColumn="0" w:oddVBand="0" w:evenVBand="0" w:oddHBand="1" w:evenHBand="0" w:firstRowFirstColumn="0" w:firstRowLastColumn="0" w:lastRowFirstColumn="0" w:lastRowLastColumn="0"/>
              <w:rPr>
                <w:del w:id="103" w:author="Ian Hicks" w:date="2020-06-23T13:18:00Z"/>
              </w:rPr>
            </w:pPr>
            <w:del w:id="104" w:author="Ian Hicks" w:date="2020-06-23T13:18:00Z">
              <w:r w:rsidDel="00061D5D">
                <w:delText>Debit cards</w:delText>
              </w:r>
            </w:del>
          </w:p>
          <w:p w14:paraId="7BA885B9" w14:textId="6639692A" w:rsidR="00BA7843" w:rsidDel="00061D5D" w:rsidRDefault="00BA7843" w:rsidP="00BA7843">
            <w:pPr>
              <w:cnfStyle w:val="000000100000" w:firstRow="0" w:lastRow="0" w:firstColumn="0" w:lastColumn="0" w:oddVBand="0" w:evenVBand="0" w:oddHBand="1" w:evenHBand="0" w:firstRowFirstColumn="0" w:firstRowLastColumn="0" w:lastRowFirstColumn="0" w:lastRowLastColumn="0"/>
              <w:rPr>
                <w:del w:id="105" w:author="Ian Hicks" w:date="2020-06-23T13:18:00Z"/>
              </w:rPr>
            </w:pPr>
            <w:del w:id="106" w:author="Ian Hicks" w:date="2020-06-23T13:18:00Z">
              <w:r w:rsidDel="00061D5D">
                <w:delText>Business online banking setup, incl. Entitlements</w:delText>
              </w:r>
            </w:del>
          </w:p>
          <w:p w14:paraId="0B1F1102" w14:textId="438455C7" w:rsidR="00BA7843" w:rsidRPr="006C59FC" w:rsidRDefault="00BA7843" w:rsidP="00BA7843">
            <w:pPr>
              <w:cnfStyle w:val="000000100000" w:firstRow="0" w:lastRow="0" w:firstColumn="0" w:lastColumn="0" w:oddVBand="0" w:evenVBand="0" w:oddHBand="1" w:evenHBand="0" w:firstRowFirstColumn="0" w:firstRowLastColumn="0" w:lastRowFirstColumn="0" w:lastRowLastColumn="0"/>
            </w:pPr>
            <w:del w:id="107" w:author="Ian Hicks" w:date="2020-06-23T13:18:00Z">
              <w:r w:rsidRPr="00BA7843" w:rsidDel="00061D5D">
                <w:rPr>
                  <w:color w:val="FF0000"/>
                </w:rPr>
                <w:delText>Other business services (Merchant, Cash Management etc.)?</w:delText>
              </w:r>
            </w:del>
          </w:p>
        </w:tc>
      </w:tr>
    </w:tbl>
    <w:p w14:paraId="35718491" w14:textId="77777777" w:rsidR="00F8689A" w:rsidRDefault="00E4310B" w:rsidP="00D5373C">
      <w:pPr>
        <w:pStyle w:val="Heading1"/>
      </w:pPr>
      <w:r>
        <w:br w:type="page"/>
      </w:r>
      <w:bookmarkStart w:id="108" w:name="_Toc42590331"/>
      <w:r w:rsidR="000F54AD">
        <w:lastRenderedPageBreak/>
        <w:t>Summary</w:t>
      </w:r>
      <w:r w:rsidR="005733CA">
        <w:t xml:space="preserve">: </w:t>
      </w:r>
      <w:bookmarkEnd w:id="108"/>
      <w:r w:rsidR="005C56C5">
        <w:t>Scope and Guiding Principles</w:t>
      </w:r>
    </w:p>
    <w:p w14:paraId="5EF77362" w14:textId="77777777" w:rsidR="005C56C5" w:rsidRDefault="005C56C5" w:rsidP="005C56C5">
      <w:pPr>
        <w:pStyle w:val="Heading2"/>
      </w:pPr>
      <w:r>
        <w:t>Target Process</w:t>
      </w:r>
    </w:p>
    <w:p w14:paraId="56126618" w14:textId="77777777" w:rsidR="005C56C5" w:rsidRDefault="005C56C5" w:rsidP="005C56C5">
      <w:pPr>
        <w:pStyle w:val="ListParagraph"/>
        <w:numPr>
          <w:ilvl w:val="0"/>
          <w:numId w:val="30"/>
        </w:numPr>
      </w:pPr>
      <w:r>
        <w:t xml:space="preserve">Solution </w:t>
      </w:r>
      <w:r w:rsidR="00270E6A">
        <w:t xml:space="preserve">to be </w:t>
      </w:r>
      <w:r>
        <w:t>practical and navigable, such that a new Small Business client can complete onboarding from end-to-end in one session, assuming they have all required documentation/verification materials to hand</w:t>
      </w:r>
      <w:r w:rsidR="00270E6A">
        <w:t>*</w:t>
      </w:r>
    </w:p>
    <w:p w14:paraId="1AE38B5A" w14:textId="77777777" w:rsidR="00270E6A" w:rsidRDefault="00270E6A" w:rsidP="00270E6A">
      <w:pPr>
        <w:pStyle w:val="ListParagraph"/>
        <w:numPr>
          <w:ilvl w:val="1"/>
          <w:numId w:val="30"/>
        </w:numPr>
      </w:pPr>
      <w:r>
        <w:t>This should include steps up to and including funding of a new demand account AND establishment of product features such as entitlements in the Digital Banking Platform.</w:t>
      </w:r>
    </w:p>
    <w:p w14:paraId="2665AD00" w14:textId="77777777" w:rsidR="00270E6A" w:rsidRDefault="00270E6A" w:rsidP="00270E6A">
      <w:pPr>
        <w:pStyle w:val="ListParagraph"/>
        <w:numPr>
          <w:ilvl w:val="1"/>
          <w:numId w:val="30"/>
        </w:numPr>
        <w:rPr>
          <w:ins w:id="109" w:author="Ian Hicks" w:date="2020-06-17T08:25:00Z"/>
        </w:rPr>
      </w:pPr>
      <w:r>
        <w:t>Pre-screening/qualification must be able to determine the client’s suitability for DCO as early, and in as few steps, as possible.</w:t>
      </w:r>
    </w:p>
    <w:p w14:paraId="25AAA069" w14:textId="77777777" w:rsidR="00A273D4" w:rsidRDefault="00A273D4" w:rsidP="00270E6A">
      <w:pPr>
        <w:pStyle w:val="ListParagraph"/>
        <w:numPr>
          <w:ilvl w:val="1"/>
          <w:numId w:val="30"/>
        </w:numPr>
      </w:pPr>
      <w:ins w:id="110" w:author="Ian Hicks" w:date="2020-06-17T08:27:00Z">
        <w:r>
          <w:t>Wherever possible</w:t>
        </w:r>
      </w:ins>
      <w:ins w:id="111" w:author="Ian Hicks" w:date="2020-06-17T08:25:00Z">
        <w:r>
          <w:t xml:space="preserve">, use </w:t>
        </w:r>
      </w:ins>
      <w:ins w:id="112" w:author="Ian Hicks" w:date="2020-06-17T08:27:00Z">
        <w:r>
          <w:t xml:space="preserve">electronic data capture/verification and </w:t>
        </w:r>
      </w:ins>
      <w:ins w:id="113" w:author="Ian Hicks" w:date="2020-06-17T08:25:00Z">
        <w:r>
          <w:t>e-consents to replace forms and signatures</w:t>
        </w:r>
      </w:ins>
      <w:ins w:id="114" w:author="Ian Hicks" w:date="2020-06-17T08:27:00Z">
        <w:r>
          <w:t>.</w:t>
        </w:r>
      </w:ins>
    </w:p>
    <w:p w14:paraId="1DD89398" w14:textId="77777777" w:rsidR="00270E6A" w:rsidRDefault="00270E6A" w:rsidP="00270E6A">
      <w:pPr>
        <w:pStyle w:val="ListParagraph"/>
        <w:numPr>
          <w:ilvl w:val="1"/>
          <w:numId w:val="30"/>
        </w:numPr>
      </w:pPr>
      <w:r>
        <w:t>*As the client may not have all documentation to hand or easily accessible, this implies an ability to pause and re-start the DCO process if necessary.</w:t>
      </w:r>
    </w:p>
    <w:p w14:paraId="18A2F195" w14:textId="77777777" w:rsidR="00270E6A" w:rsidRDefault="00270E6A" w:rsidP="00270E6A">
      <w:pPr>
        <w:pStyle w:val="ListParagraph"/>
        <w:numPr>
          <w:ilvl w:val="0"/>
          <w:numId w:val="30"/>
        </w:numPr>
      </w:pPr>
      <w:r>
        <w:t>Provide a supported/higher touch solution/process for businesses that do not meet target profile characteristics (see below), or are otherwise unsuitable for a digital onboarding experience.</w:t>
      </w:r>
    </w:p>
    <w:p w14:paraId="3E1A9FEB" w14:textId="77777777" w:rsidR="00D66CFB" w:rsidRDefault="00D66CFB" w:rsidP="00270E6A">
      <w:pPr>
        <w:pStyle w:val="ListParagraph"/>
        <w:numPr>
          <w:ilvl w:val="0"/>
          <w:numId w:val="30"/>
        </w:numPr>
      </w:pPr>
      <w:r>
        <w:t>Provide an authenticated DCO path for an individual who is a personal CWB or Motive client, and now wants to open an account for their own small business.</w:t>
      </w:r>
    </w:p>
    <w:p w14:paraId="1E75DC74" w14:textId="77777777" w:rsidR="005C56C5" w:rsidRDefault="005C56C5" w:rsidP="005C56C5">
      <w:pPr>
        <w:pStyle w:val="Heading2"/>
      </w:pPr>
      <w:bookmarkStart w:id="115" w:name="_Target_Clients"/>
      <w:bookmarkEnd w:id="115"/>
      <w:r>
        <w:t>Target Clients</w:t>
      </w:r>
    </w:p>
    <w:p w14:paraId="2A971F11" w14:textId="77777777" w:rsidR="005C56C5" w:rsidRDefault="005C56C5" w:rsidP="005C56C5">
      <w:r>
        <w:t>Prospective new Small Business clients that meet the following</w:t>
      </w:r>
      <w:r w:rsidR="00BA7843">
        <w:t xml:space="preserve"> criteria</w:t>
      </w:r>
      <w:r w:rsidR="00171372">
        <w:t xml:space="preserve"> (using CIBC guidelines for ownership)</w:t>
      </w:r>
    </w:p>
    <w:p w14:paraId="028F8940" w14:textId="77777777" w:rsidR="00171372" w:rsidRDefault="00171372" w:rsidP="00171372">
      <w:pPr>
        <w:pStyle w:val="ListParagraph"/>
        <w:numPr>
          <w:ilvl w:val="0"/>
          <w:numId w:val="32"/>
        </w:numPr>
      </w:pPr>
      <w:r>
        <w:t>Fewer than four (i.e. maximum three) individual owners</w:t>
      </w:r>
      <w:r w:rsidR="00D17325">
        <w:t xml:space="preserve"> (and not owned by another entity)</w:t>
      </w:r>
    </w:p>
    <w:p w14:paraId="579106F5" w14:textId="77777777" w:rsidR="00D17325" w:rsidRDefault="00171372" w:rsidP="00D17325">
      <w:pPr>
        <w:pStyle w:val="ListParagraph"/>
        <w:numPr>
          <w:ilvl w:val="0"/>
          <w:numId w:val="32"/>
        </w:numPr>
      </w:pPr>
      <w:r>
        <w:t>Business entity is either a Corporation, Sole Propr</w:t>
      </w:r>
      <w:r w:rsidR="00D17325">
        <w:t>ietorship or General Partnership</w:t>
      </w:r>
    </w:p>
    <w:p w14:paraId="71C4D35F" w14:textId="77777777" w:rsidR="00D17325" w:rsidRDefault="00D17325" w:rsidP="00D17325">
      <w:pPr>
        <w:pStyle w:val="ListParagraph"/>
        <w:numPr>
          <w:ilvl w:val="0"/>
          <w:numId w:val="32"/>
        </w:numPr>
      </w:pPr>
      <w:r>
        <w:t>Expect that the pre-screening/qualification questions will be used to further filter applicants by criteria such as:</w:t>
      </w:r>
    </w:p>
    <w:p w14:paraId="26EDE9B6" w14:textId="77777777" w:rsidR="00D17325" w:rsidRDefault="00D17325" w:rsidP="00D17325">
      <w:pPr>
        <w:pStyle w:val="ListParagraph"/>
        <w:numPr>
          <w:ilvl w:val="1"/>
          <w:numId w:val="32"/>
        </w:numPr>
      </w:pPr>
      <w:r>
        <w:t>Jurisdiction in which entity was established (i.e. Canadian federal and/or provincial registration)</w:t>
      </w:r>
    </w:p>
    <w:p w14:paraId="102BAAE2" w14:textId="77777777" w:rsidR="00D17325" w:rsidRDefault="00D17325" w:rsidP="00D17325">
      <w:pPr>
        <w:pStyle w:val="ListParagraph"/>
        <w:numPr>
          <w:ilvl w:val="1"/>
          <w:numId w:val="32"/>
        </w:numPr>
      </w:pPr>
      <w:r>
        <w:t>Individual applying on behalf of the entity is a resident of Canada and a beneficial owner (i.e. owns at least 25%)</w:t>
      </w:r>
      <w:r w:rsidR="00632BA8">
        <w:t>.</w:t>
      </w:r>
    </w:p>
    <w:p w14:paraId="764769AE" w14:textId="77777777" w:rsidR="00D17325" w:rsidRDefault="00D17325" w:rsidP="00D17325">
      <w:r>
        <w:t xml:space="preserve">Other business entity types and/or sizes will be potential candidates for redirection to the </w:t>
      </w:r>
      <w:r w:rsidR="00632BA8">
        <w:t xml:space="preserve">new </w:t>
      </w:r>
      <w:r>
        <w:t>supported onboarding process instead of DCO.</w:t>
      </w:r>
    </w:p>
    <w:p w14:paraId="2CAE204A" w14:textId="77777777" w:rsidR="00BA7843" w:rsidRDefault="00BA7843" w:rsidP="00BA7843">
      <w:pPr>
        <w:pStyle w:val="Heading2"/>
      </w:pPr>
      <w:r>
        <w:t>Next steps</w:t>
      </w:r>
    </w:p>
    <w:p w14:paraId="2F1975E6" w14:textId="77777777" w:rsidR="005E07DA" w:rsidRDefault="000D3965" w:rsidP="005E07DA">
      <w:pPr>
        <w:pStyle w:val="ListParagraph"/>
        <w:numPr>
          <w:ilvl w:val="0"/>
          <w:numId w:val="30"/>
        </w:numPr>
      </w:pPr>
      <w:r>
        <w:t>Document business requirements, solution requirements and designs specific to Small Business DCO</w:t>
      </w:r>
      <w:r w:rsidR="00C31559">
        <w:t>. At a high level, new thematic areas to be addressed will include:</w:t>
      </w:r>
    </w:p>
    <w:p w14:paraId="7ECCC92D" w14:textId="77777777" w:rsidR="00C31559" w:rsidRDefault="00C31559" w:rsidP="00C31559">
      <w:pPr>
        <w:pStyle w:val="ListParagraph"/>
        <w:numPr>
          <w:ilvl w:val="1"/>
          <w:numId w:val="30"/>
        </w:numPr>
      </w:pPr>
      <w:r>
        <w:t>Business pre-qualification and screening</w:t>
      </w:r>
    </w:p>
    <w:p w14:paraId="114EAE46" w14:textId="77777777" w:rsidR="00171372" w:rsidRDefault="00C31559" w:rsidP="00C31559">
      <w:pPr>
        <w:pStyle w:val="ListParagraph"/>
        <w:numPr>
          <w:ilvl w:val="1"/>
          <w:numId w:val="30"/>
        </w:numPr>
      </w:pPr>
      <w:r>
        <w:t>Business pr</w:t>
      </w:r>
      <w:r w:rsidR="00171372">
        <w:t>ofile data collection</w:t>
      </w:r>
    </w:p>
    <w:p w14:paraId="12806EB3" w14:textId="77777777" w:rsidR="00C31559" w:rsidRDefault="00171372" w:rsidP="00171372">
      <w:pPr>
        <w:pStyle w:val="ListParagraph"/>
        <w:numPr>
          <w:ilvl w:val="2"/>
          <w:numId w:val="30"/>
        </w:numPr>
      </w:pPr>
      <w:r>
        <w:t>N</w:t>
      </w:r>
      <w:r w:rsidR="00C31559">
        <w:t>ew integration to support</w:t>
      </w:r>
      <w:r>
        <w:t xml:space="preserve"> (tentatively </w:t>
      </w:r>
      <w:proofErr w:type="spellStart"/>
      <w:r>
        <w:t>Codat</w:t>
      </w:r>
      <w:proofErr w:type="spellEnd"/>
      <w:r>
        <w:t>)</w:t>
      </w:r>
    </w:p>
    <w:p w14:paraId="64239680" w14:textId="77777777" w:rsidR="00171372" w:rsidRDefault="00C31559" w:rsidP="00C31559">
      <w:pPr>
        <w:pStyle w:val="ListParagraph"/>
        <w:numPr>
          <w:ilvl w:val="1"/>
          <w:numId w:val="30"/>
        </w:numPr>
      </w:pPr>
      <w:r>
        <w:t>Business verification</w:t>
      </w:r>
    </w:p>
    <w:p w14:paraId="4451A5A9" w14:textId="77777777" w:rsidR="00C31559" w:rsidRDefault="00171372" w:rsidP="00171372">
      <w:pPr>
        <w:pStyle w:val="ListParagraph"/>
        <w:numPr>
          <w:ilvl w:val="2"/>
          <w:numId w:val="30"/>
        </w:numPr>
      </w:pPr>
      <w:r>
        <w:t>N</w:t>
      </w:r>
      <w:r w:rsidR="00C31559">
        <w:t>ew integrations to support</w:t>
      </w:r>
      <w:r>
        <w:t xml:space="preserve"> (tentatively </w:t>
      </w:r>
      <w:proofErr w:type="spellStart"/>
      <w:r>
        <w:t>Thirdstream</w:t>
      </w:r>
      <w:proofErr w:type="spellEnd"/>
      <w:r w:rsidR="00D66CFB">
        <w:t xml:space="preserve"> ESC Pre-Search and</w:t>
      </w:r>
      <w:r>
        <w:t xml:space="preserve"> ESC COVR Report)</w:t>
      </w:r>
    </w:p>
    <w:p w14:paraId="0B4D1339" w14:textId="77777777" w:rsidR="00A273D4" w:rsidRDefault="00A273D4" w:rsidP="00C31559">
      <w:pPr>
        <w:pStyle w:val="ListParagraph"/>
        <w:numPr>
          <w:ilvl w:val="1"/>
          <w:numId w:val="30"/>
        </w:numPr>
        <w:rPr>
          <w:ins w:id="116" w:author="Ian Hicks" w:date="2020-06-17T08:29:00Z"/>
        </w:rPr>
      </w:pPr>
      <w:ins w:id="117" w:author="Ian Hicks" w:date="2020-06-17T08:28:00Z">
        <w:r>
          <w:lastRenderedPageBreak/>
          <w:t xml:space="preserve">Business </w:t>
        </w:r>
      </w:ins>
      <w:ins w:id="118" w:author="Ian Hicks" w:date="2020-06-17T08:29:00Z">
        <w:r>
          <w:t xml:space="preserve">entity </w:t>
        </w:r>
      </w:ins>
      <w:ins w:id="119" w:author="Ian Hicks" w:date="2020-06-17T08:28:00Z">
        <w:r>
          <w:t>due-diligence</w:t>
        </w:r>
      </w:ins>
      <w:ins w:id="120" w:author="Ian Hicks" w:date="2020-06-17T08:29:00Z">
        <w:r>
          <w:t xml:space="preserve"> checks</w:t>
        </w:r>
      </w:ins>
    </w:p>
    <w:p w14:paraId="26E7287B" w14:textId="77777777" w:rsidR="00A273D4" w:rsidRDefault="00A273D4">
      <w:pPr>
        <w:pStyle w:val="ListParagraph"/>
        <w:numPr>
          <w:ilvl w:val="2"/>
          <w:numId w:val="30"/>
        </w:numPr>
        <w:rPr>
          <w:ins w:id="121" w:author="Ian Hicks" w:date="2020-06-17T08:28:00Z"/>
        </w:rPr>
        <w:pPrChange w:id="122" w:author="Ian Hicks" w:date="2020-06-17T08:29:00Z">
          <w:pPr>
            <w:pStyle w:val="ListParagraph"/>
            <w:numPr>
              <w:ilvl w:val="1"/>
              <w:numId w:val="30"/>
            </w:numPr>
            <w:ind w:left="1440" w:hanging="360"/>
          </w:pPr>
        </w:pPrChange>
      </w:pPr>
      <w:ins w:id="123" w:author="Ian Hicks" w:date="2020-06-17T08:29:00Z">
        <w:r>
          <w:t>Existing/in progress integrations to support (</w:t>
        </w:r>
      </w:ins>
      <w:ins w:id="124" w:author="Ian Hicks" w:date="2020-06-17T08:30:00Z">
        <w:r>
          <w:t>SAS AML</w:t>
        </w:r>
      </w:ins>
      <w:ins w:id="125" w:author="Ian Hicks" w:date="2020-06-17T08:35:00Z">
        <w:r w:rsidR="004E0D27">
          <w:t xml:space="preserve"> and</w:t>
        </w:r>
      </w:ins>
      <w:ins w:id="126" w:author="Ian Hicks" w:date="2020-06-17T08:30:00Z">
        <w:r>
          <w:t xml:space="preserve"> </w:t>
        </w:r>
      </w:ins>
      <w:proofErr w:type="spellStart"/>
      <w:ins w:id="127" w:author="Ian Hicks" w:date="2020-06-17T08:29:00Z">
        <w:r>
          <w:t>Thirdstream</w:t>
        </w:r>
        <w:proofErr w:type="spellEnd"/>
        <w:r>
          <w:t xml:space="preserve"> fraud check</w:t>
        </w:r>
      </w:ins>
      <w:ins w:id="128" w:author="Ian Hicks" w:date="2020-06-17T08:30:00Z">
        <w:r>
          <w:t xml:space="preserve"> – Equifax Citadel/</w:t>
        </w:r>
        <w:proofErr w:type="spellStart"/>
        <w:r>
          <w:t>Threatmetrix</w:t>
        </w:r>
        <w:proofErr w:type="spellEnd"/>
        <w:r>
          <w:t>)</w:t>
        </w:r>
      </w:ins>
    </w:p>
    <w:p w14:paraId="0D08C80F" w14:textId="77777777" w:rsidR="00171372" w:rsidRDefault="00C31559" w:rsidP="00C31559">
      <w:pPr>
        <w:pStyle w:val="ListParagraph"/>
        <w:numPr>
          <w:ilvl w:val="1"/>
          <w:numId w:val="30"/>
        </w:numPr>
      </w:pPr>
      <w:r>
        <w:t>Business onboarding</w:t>
      </w:r>
      <w:r w:rsidR="005A719F">
        <w:t xml:space="preserve"> </w:t>
      </w:r>
      <w:ins w:id="129" w:author="Ian Hicks" w:date="2020-06-17T08:31:00Z">
        <w:r w:rsidR="00A273D4">
          <w:t>e-consents</w:t>
        </w:r>
      </w:ins>
      <w:del w:id="130" w:author="Ian Hicks" w:date="2020-06-17T08:31:00Z">
        <w:r w:rsidR="005A719F" w:rsidDel="00A273D4">
          <w:delText>forms and signatures</w:delText>
        </w:r>
      </w:del>
    </w:p>
    <w:p w14:paraId="24EFA4F8" w14:textId="77777777" w:rsidR="00C31559" w:rsidRDefault="00A273D4" w:rsidP="00171372">
      <w:pPr>
        <w:pStyle w:val="ListParagraph"/>
        <w:numPr>
          <w:ilvl w:val="2"/>
          <w:numId w:val="30"/>
        </w:numPr>
      </w:pPr>
      <w:ins w:id="131" w:author="Ian Hicks" w:date="2020-06-17T08:31:00Z">
        <w:r>
          <w:t xml:space="preserve">If necessary, </w:t>
        </w:r>
      </w:ins>
      <w:del w:id="132" w:author="Ian Hicks" w:date="2020-06-17T08:31:00Z">
        <w:r w:rsidR="00171372" w:rsidDel="00A273D4">
          <w:delText>N</w:delText>
        </w:r>
      </w:del>
      <w:ins w:id="133" w:author="Ian Hicks" w:date="2020-06-17T08:31:00Z">
        <w:r>
          <w:t>n</w:t>
        </w:r>
      </w:ins>
      <w:r w:rsidR="005A719F">
        <w:t>ew integrations to support</w:t>
      </w:r>
      <w:r w:rsidR="00171372">
        <w:t xml:space="preserve"> form generation and e-signature process</w:t>
      </w:r>
      <w:r w:rsidR="00D66CFB">
        <w:t>.</w:t>
      </w:r>
    </w:p>
    <w:p w14:paraId="18987671" w14:textId="77777777" w:rsidR="00632BA8" w:rsidRDefault="00632BA8" w:rsidP="00632BA8">
      <w:pPr>
        <w:pStyle w:val="ListParagraph"/>
        <w:numPr>
          <w:ilvl w:val="1"/>
          <w:numId w:val="30"/>
        </w:numPr>
      </w:pPr>
      <w:r>
        <w:t>Business account features setup, including business online banking (entitlements etc.), likely in concert with the Digital Banking stream.</w:t>
      </w:r>
    </w:p>
    <w:p w14:paraId="2C04974E" w14:textId="77777777" w:rsidR="00E4310B" w:rsidRDefault="00171372" w:rsidP="00C31559">
      <w:pPr>
        <w:pStyle w:val="ListParagraph"/>
        <w:numPr>
          <w:ilvl w:val="1"/>
          <w:numId w:val="30"/>
        </w:numPr>
      </w:pPr>
      <w:r>
        <w:t>P</w:t>
      </w:r>
      <w:r w:rsidR="00E4310B">
        <w:t>rocess and solution for onboarding via supported/higher-touch channel</w:t>
      </w:r>
      <w:r>
        <w:t xml:space="preserve"> (tentatively leveraging </w:t>
      </w:r>
      <w:proofErr w:type="spellStart"/>
      <w:r>
        <w:t>Temenos</w:t>
      </w:r>
      <w:proofErr w:type="spellEnd"/>
      <w:r>
        <w:t xml:space="preserve"> Workspace queues)</w:t>
      </w:r>
      <w:r w:rsidR="00E4310B">
        <w:t>.</w:t>
      </w:r>
    </w:p>
    <w:p w14:paraId="472D6566" w14:textId="77777777" w:rsidR="00632BA8" w:rsidRDefault="00632BA8" w:rsidP="00632BA8">
      <w:pPr>
        <w:pStyle w:val="ListParagraph"/>
        <w:numPr>
          <w:ilvl w:val="0"/>
          <w:numId w:val="30"/>
        </w:numPr>
      </w:pPr>
      <w:r>
        <w:t>Adopt, adapt and reuse requirements and designs from Motive/Personal DCO wherever possible. Identified reuse areas include</w:t>
      </w:r>
    </w:p>
    <w:p w14:paraId="3397E0A2" w14:textId="77777777" w:rsidR="00632BA8" w:rsidRDefault="00632BA8" w:rsidP="00632BA8">
      <w:pPr>
        <w:pStyle w:val="ListParagraph"/>
        <w:numPr>
          <w:ilvl w:val="1"/>
          <w:numId w:val="30"/>
        </w:numPr>
      </w:pPr>
      <w:r>
        <w:t>Personal information capture (business owners, directors/officers, authorized parties as appropriate)</w:t>
      </w:r>
    </w:p>
    <w:p w14:paraId="649173E0" w14:textId="77777777" w:rsidR="00632BA8" w:rsidRDefault="00632BA8" w:rsidP="00632BA8">
      <w:pPr>
        <w:pStyle w:val="ListParagraph"/>
        <w:numPr>
          <w:ilvl w:val="1"/>
          <w:numId w:val="30"/>
        </w:numPr>
      </w:pPr>
      <w:r>
        <w:t>Personal verification, including partner tools/integrations (business owners, directors/officers, authorized parties as appropriate)</w:t>
      </w:r>
    </w:p>
    <w:p w14:paraId="3B174E17" w14:textId="77777777" w:rsidR="00632BA8" w:rsidRPr="005C56C5" w:rsidRDefault="00632BA8" w:rsidP="00632BA8">
      <w:pPr>
        <w:pStyle w:val="ListParagraph"/>
        <w:numPr>
          <w:ilvl w:val="1"/>
          <w:numId w:val="30"/>
        </w:numPr>
      </w:pPr>
      <w:r>
        <w:t>Account opening – product selection, complementary products, funding.</w:t>
      </w:r>
    </w:p>
    <w:p w14:paraId="081B898C" w14:textId="77777777" w:rsidR="00632BA8" w:rsidRPr="000F54AD" w:rsidRDefault="00632BA8" w:rsidP="00632BA8"/>
    <w:p w14:paraId="23787463" w14:textId="77777777" w:rsidR="005C4FC0" w:rsidRPr="005C4FC0" w:rsidRDefault="005C4FC0" w:rsidP="005C4FC0"/>
    <w:sectPr w:rsidR="005C4FC0" w:rsidRPr="005C4FC0" w:rsidSect="00EC1CBF">
      <w:headerReference w:type="even" r:id="rId21"/>
      <w:headerReference w:type="default" r:id="rId22"/>
      <w:footerReference w:type="default" r:id="rId23"/>
      <w:headerReference w:type="first" r:id="rId24"/>
      <w:pgSz w:w="12240" w:h="15840"/>
      <w:pgMar w:top="1080" w:right="1080" w:bottom="108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34BD82" w14:textId="77777777" w:rsidR="00AD5EBC" w:rsidRDefault="00AD5EBC" w:rsidP="00F621C6">
      <w:pPr>
        <w:spacing w:after="0" w:line="240" w:lineRule="auto"/>
      </w:pPr>
      <w:r>
        <w:separator/>
      </w:r>
    </w:p>
    <w:p w14:paraId="4756C738" w14:textId="77777777" w:rsidR="00AD5EBC" w:rsidRDefault="00AD5EBC"/>
    <w:p w14:paraId="67258283" w14:textId="77777777" w:rsidR="00AD5EBC" w:rsidRDefault="00AD5EBC"/>
  </w:endnote>
  <w:endnote w:type="continuationSeparator" w:id="0">
    <w:p w14:paraId="772B2581" w14:textId="77777777" w:rsidR="00AD5EBC" w:rsidRDefault="00AD5EBC" w:rsidP="00F621C6">
      <w:pPr>
        <w:spacing w:after="0" w:line="240" w:lineRule="auto"/>
      </w:pPr>
      <w:r>
        <w:continuationSeparator/>
      </w:r>
    </w:p>
    <w:p w14:paraId="4D4ABF79" w14:textId="77777777" w:rsidR="00AD5EBC" w:rsidRDefault="00AD5EBC"/>
    <w:p w14:paraId="47A0574E" w14:textId="77777777" w:rsidR="00AD5EBC" w:rsidRDefault="00AD5E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A3332" w14:textId="77777777" w:rsidR="00ED469C" w:rsidRDefault="00ED46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B29EE5" w14:textId="77777777" w:rsidR="00ED469C" w:rsidRDefault="00ED469C" w:rsidP="00EF3F25">
    <w:pPr>
      <w:jc w:val="right"/>
    </w:pPr>
    <w:r>
      <w:rPr>
        <w:noProof/>
      </w:rPr>
      <w:drawing>
        <wp:anchor distT="0" distB="0" distL="114300" distR="114300" simplePos="0" relativeHeight="251661824" behindDoc="0" locked="0" layoutInCell="1" allowOverlap="1" wp14:anchorId="34844405" wp14:editId="513251DA">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127AF077" wp14:editId="1167B7A9">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8B8034" w14:textId="77777777" w:rsidR="00ED469C" w:rsidRDefault="00ED469C" w:rsidP="00B13605">
    <w:pPr>
      <w:jc w:val="right"/>
    </w:pPr>
    <w:r>
      <w:rPr>
        <w:noProof/>
      </w:rPr>
      <w:drawing>
        <wp:inline distT="0" distB="0" distL="0" distR="0" wp14:anchorId="1DA7264E" wp14:editId="307537E2">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11487" w14:textId="77777777" w:rsidR="00ED469C" w:rsidRDefault="00ED469C" w:rsidP="008771E9">
    <w:pPr>
      <w:tabs>
        <w:tab w:val="left" w:pos="4040"/>
        <w:tab w:val="right" w:pos="13680"/>
      </w:tabs>
    </w:pPr>
    <w:r>
      <w:tab/>
    </w:r>
    <w:r>
      <w:tab/>
    </w:r>
    <w:r>
      <w:tab/>
    </w:r>
    <w:r>
      <w:tab/>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3A107" w14:textId="5C9BD09B" w:rsidR="00ED469C" w:rsidRPr="00DC3980" w:rsidRDefault="00ED469C"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81BCC02" wp14:editId="6D6E525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2C0BBC5C" w14:textId="77777777" w:rsidR="00ED469C" w:rsidRDefault="00ED469C"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rsidR="00ED469C" w:rsidRDefault="00ED469C" w:rsidP="00793F43">
                    <w:pPr>
                      <w:jc w:val="right"/>
                    </w:pPr>
                  </w:p>
                </w:txbxContent>
              </v:textbox>
            </v:shape>
          </w:pict>
        </mc:Fallback>
      </mc:AlternateContent>
    </w:r>
    <w:r w:rsidRPr="005B17A1">
      <w:rPr>
        <w:b/>
        <w:color w:val="0097A9"/>
        <w:sz w:val="16"/>
        <w:szCs w:val="16"/>
      </w:rPr>
      <w:t xml:space="preserve">Canadian Western </w:t>
    </w:r>
    <w:proofErr w:type="gramStart"/>
    <w:r w:rsidRPr="005B17A1">
      <w:rPr>
        <w:b/>
        <w:color w:val="0097A9"/>
        <w:sz w:val="16"/>
        <w:szCs w:val="16"/>
      </w:rPr>
      <w:t>Bank</w:t>
    </w:r>
    <w:r>
      <w:rPr>
        <w:b/>
        <w:color w:val="0097A9"/>
        <w:sz w:val="16"/>
        <w:szCs w:val="16"/>
      </w:rPr>
      <w:t xml:space="preserve"> </w:t>
    </w:r>
    <w:r w:rsidRPr="00FE5700">
      <w:rPr>
        <w:b/>
        <w:i/>
        <w:color w:val="0097A9"/>
        <w:sz w:val="16"/>
        <w:szCs w:val="16"/>
      </w:rPr>
      <w:t xml:space="preserve"> </w:t>
    </w:r>
    <w:proofErr w:type="gramEnd"/>
    <w:sdt>
      <w:sdtPr>
        <w:rPr>
          <w:i/>
          <w:color w:val="009AA6"/>
          <w:sz w:val="16"/>
          <w:szCs w:val="16"/>
        </w:rPr>
        <w:alias w:val="Title"/>
        <w:tag w:val=""/>
        <w:id w:val="130908185"/>
        <w:placeholder>
          <w:docPart w:val="927D912E8B644C28B40EBD64C790260C"/>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Small Business DCO</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061D5D">
      <w:rPr>
        <w:b/>
        <w:noProof/>
        <w:color w:val="009AA6"/>
        <w:sz w:val="16"/>
        <w:szCs w:val="16"/>
      </w:rPr>
      <w:t>10</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D9C8D3" w14:textId="77777777" w:rsidR="00AD5EBC" w:rsidRDefault="00AD5EBC" w:rsidP="00F621C6">
      <w:pPr>
        <w:spacing w:after="0" w:line="240" w:lineRule="auto"/>
      </w:pPr>
      <w:r>
        <w:separator/>
      </w:r>
    </w:p>
    <w:p w14:paraId="6EFA2AAE" w14:textId="77777777" w:rsidR="00AD5EBC" w:rsidRDefault="00AD5EBC"/>
    <w:p w14:paraId="0E4441DC" w14:textId="77777777" w:rsidR="00AD5EBC" w:rsidRDefault="00AD5EBC"/>
  </w:footnote>
  <w:footnote w:type="continuationSeparator" w:id="0">
    <w:p w14:paraId="5ADCA961" w14:textId="77777777" w:rsidR="00AD5EBC" w:rsidRDefault="00AD5EBC" w:rsidP="00F621C6">
      <w:pPr>
        <w:spacing w:after="0" w:line="240" w:lineRule="auto"/>
      </w:pPr>
      <w:r>
        <w:continuationSeparator/>
      </w:r>
    </w:p>
    <w:p w14:paraId="5E5AC5AE" w14:textId="77777777" w:rsidR="00AD5EBC" w:rsidRDefault="00AD5EBC"/>
    <w:p w14:paraId="5B5E7D13" w14:textId="77777777" w:rsidR="00AD5EBC" w:rsidRDefault="00AD5EB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E39FB" w14:textId="77777777" w:rsidR="00ED469C" w:rsidRDefault="00061D5D">
    <w:pPr>
      <w:pStyle w:val="Header"/>
    </w:pPr>
    <w:r>
      <w:rPr>
        <w:noProof/>
      </w:rPr>
      <w:pict w14:anchorId="1C21E7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48637" w14:textId="77777777" w:rsidR="00ED469C" w:rsidRPr="00CA1329" w:rsidRDefault="00ED469C"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5BB8892E" wp14:editId="51738D37">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BC424BB" w14:textId="77777777" w:rsidR="00ED469C" w:rsidRPr="00983AB8" w:rsidRDefault="00ED469C"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rsidR="00ED469C" w:rsidRPr="00983AB8" w:rsidRDefault="00ED469C"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58FD5936" wp14:editId="0A544B7B">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B98EAD3" w14:textId="77777777" w:rsidR="00ED469C" w:rsidRPr="00983AB8" w:rsidRDefault="00ED469C"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rsidR="00ED469C" w:rsidRPr="00983AB8" w:rsidRDefault="00ED469C"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EE05F82" wp14:editId="60BCF669">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BC07050" w14:textId="77777777" w:rsidR="00ED469C" w:rsidRPr="00983AB8" w:rsidRDefault="00ED469C"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rsidR="00ED469C" w:rsidRPr="00983AB8" w:rsidRDefault="00ED469C"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4C460178" wp14:editId="34B344F1">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7D2EDB34" w14:textId="77777777" w:rsidR="00ED469C" w:rsidRPr="00CD62FB" w:rsidRDefault="00ED469C"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rsidR="00ED469C" w:rsidRPr="00CD62FB" w:rsidRDefault="00ED469C" w:rsidP="00CA1329">
                    <w:pPr>
                      <w:spacing w:before="240"/>
                      <w:rPr>
                        <w:rFonts w:ascii="Arial" w:hAnsi="Arial" w:cs="Arial"/>
                        <w:b/>
                        <w:color w:val="FDDE00"/>
                        <w:sz w:val="18"/>
                        <w:szCs w:val="18"/>
                      </w:rPr>
                    </w:pPr>
                  </w:p>
                </w:txbxContent>
              </v:textbox>
            </v:shape>
          </w:pict>
        </mc:Fallback>
      </mc:AlternateContent>
    </w:r>
    <w:r w:rsidR="00061D5D">
      <w:pict w14:anchorId="5C689E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36DCF1C" w14:textId="77777777" w:rsidR="00ED469C" w:rsidRDefault="00ED469C"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D0D0E" w14:textId="77777777" w:rsidR="00ED469C" w:rsidRDefault="00061D5D">
    <w:pPr>
      <w:pStyle w:val="Header"/>
    </w:pPr>
    <w:r>
      <w:rPr>
        <w:noProof/>
      </w:rPr>
      <w:pict w14:anchorId="52FD8B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ED469C">
      <w:rPr>
        <w:noProof/>
      </w:rPr>
      <w:drawing>
        <wp:inline distT="0" distB="0" distL="0" distR="0" wp14:anchorId="63D36984" wp14:editId="4083DC4C">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36F56" w14:textId="77777777" w:rsidR="00ED469C" w:rsidRDefault="00061D5D">
    <w:pPr>
      <w:pStyle w:val="Header"/>
    </w:pPr>
    <w:r>
      <w:rPr>
        <w:noProof/>
      </w:rPr>
      <w:pict w14:anchorId="1BED9F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B509BE" w14:textId="77777777" w:rsidR="00ED469C" w:rsidRDefault="00061D5D">
    <w:pPr>
      <w:pStyle w:val="Header"/>
    </w:pPr>
    <w:r>
      <w:rPr>
        <w:noProof/>
      </w:rPr>
      <w:pict w14:anchorId="0616BA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3BABEA" w14:textId="77777777" w:rsidR="00ED469C" w:rsidRDefault="00061D5D">
    <w:pPr>
      <w:pStyle w:val="Header"/>
    </w:pPr>
    <w:r>
      <w:rPr>
        <w:noProof/>
      </w:rPr>
      <w:pict w14:anchorId="30F715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C8188" w14:textId="77777777" w:rsidR="00ED469C" w:rsidRDefault="00061D5D">
    <w:pPr>
      <w:pStyle w:val="Header"/>
    </w:pPr>
    <w:r>
      <w:rPr>
        <w:noProof/>
      </w:rPr>
      <w:pict w14:anchorId="11F0CE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0D93B" w14:textId="77777777" w:rsidR="00ED469C" w:rsidRDefault="00ED469C"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E2AFDFD" wp14:editId="325EB212">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BDD77A0" w14:textId="77777777" w:rsidR="00ED469C" w:rsidRPr="00CD62FB" w:rsidRDefault="00ED469C"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A9D78D"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rsidR="00ED469C" w:rsidRPr="00CD62FB" w:rsidRDefault="00ED469C"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5E22A3D" wp14:editId="007B4DD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8125D61" w14:textId="77777777" w:rsidR="00ED469C" w:rsidRPr="00983AB8" w:rsidRDefault="00ED469C"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C334D"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rsidR="00ED469C" w:rsidRPr="00983AB8" w:rsidRDefault="00ED469C"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1566D9C0" wp14:editId="25BC52A6">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C52F23E" w14:textId="77777777" w:rsidR="00ED469C" w:rsidRPr="00983AB8" w:rsidRDefault="00ED469C"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AAD60"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rsidR="00ED469C" w:rsidRPr="00983AB8" w:rsidRDefault="00ED469C"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4BB7C9D" wp14:editId="67A86E1C">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FC9DFAE" w14:textId="77777777" w:rsidR="00ED469C" w:rsidRPr="00983AB8" w:rsidRDefault="00ED469C"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19788"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rsidR="00ED469C" w:rsidRPr="00983AB8" w:rsidRDefault="00ED469C" w:rsidP="00364BCF">
                    <w:pPr>
                      <w:spacing w:before="240"/>
                      <w:ind w:left="1440" w:firstLine="720"/>
                      <w:rPr>
                        <w:rFonts w:ascii="Arial" w:hAnsi="Arial" w:cs="Arial"/>
                        <w:b/>
                        <w:color w:val="111111" w:themeColor="text1"/>
                        <w:sz w:val="18"/>
                        <w:szCs w:val="18"/>
                      </w:rPr>
                    </w:pPr>
                  </w:p>
                </w:txbxContent>
              </v:textbox>
            </v:shape>
          </w:pict>
        </mc:Fallback>
      </mc:AlternateContent>
    </w:r>
    <w:r w:rsidR="00061D5D">
      <w:rPr>
        <w:noProof/>
      </w:rPr>
      <w:pict w14:anchorId="43950C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AA5160" w14:textId="77777777" w:rsidR="00ED469C" w:rsidRPr="00552F21" w:rsidRDefault="00ED469C"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02556" w14:textId="77777777" w:rsidR="00ED469C" w:rsidRDefault="00061D5D">
    <w:pPr>
      <w:pStyle w:val="Header"/>
    </w:pPr>
    <w:r>
      <w:rPr>
        <w:noProof/>
      </w:rPr>
      <w:pict w14:anchorId="3C5B0B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18679B2"/>
    <w:multiLevelType w:val="hybridMultilevel"/>
    <w:tmpl w:val="2444A974"/>
    <w:lvl w:ilvl="0" w:tplc="63C62D16">
      <w:start w:val="1"/>
      <w:numFmt w:val="decimal"/>
      <w:lvlText w:val="I%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1F193E0C"/>
    <w:multiLevelType w:val="hybridMultilevel"/>
    <w:tmpl w:val="70E68000"/>
    <w:lvl w:ilvl="0" w:tplc="6840C502">
      <w:numFmt w:val="bullet"/>
      <w:lvlText w:val="-"/>
      <w:lvlJc w:val="left"/>
      <w:pPr>
        <w:ind w:left="400" w:hanging="360"/>
      </w:pPr>
      <w:rPr>
        <w:rFonts w:ascii="Calibri" w:eastAsiaTheme="minorEastAsia" w:hAnsi="Calibri" w:cs="Calibri" w:hint="default"/>
      </w:rPr>
    </w:lvl>
    <w:lvl w:ilvl="1" w:tplc="10090003" w:tentative="1">
      <w:start w:val="1"/>
      <w:numFmt w:val="bullet"/>
      <w:lvlText w:val="o"/>
      <w:lvlJc w:val="left"/>
      <w:pPr>
        <w:ind w:left="1120" w:hanging="360"/>
      </w:pPr>
      <w:rPr>
        <w:rFonts w:ascii="Courier New" w:hAnsi="Courier New" w:cs="Courier New" w:hint="default"/>
      </w:rPr>
    </w:lvl>
    <w:lvl w:ilvl="2" w:tplc="10090005" w:tentative="1">
      <w:start w:val="1"/>
      <w:numFmt w:val="bullet"/>
      <w:lvlText w:val=""/>
      <w:lvlJc w:val="left"/>
      <w:pPr>
        <w:ind w:left="1840" w:hanging="360"/>
      </w:pPr>
      <w:rPr>
        <w:rFonts w:ascii="Wingdings" w:hAnsi="Wingdings" w:hint="default"/>
      </w:rPr>
    </w:lvl>
    <w:lvl w:ilvl="3" w:tplc="10090001" w:tentative="1">
      <w:start w:val="1"/>
      <w:numFmt w:val="bullet"/>
      <w:lvlText w:val=""/>
      <w:lvlJc w:val="left"/>
      <w:pPr>
        <w:ind w:left="2560" w:hanging="360"/>
      </w:pPr>
      <w:rPr>
        <w:rFonts w:ascii="Symbol" w:hAnsi="Symbol" w:hint="default"/>
      </w:rPr>
    </w:lvl>
    <w:lvl w:ilvl="4" w:tplc="10090003" w:tentative="1">
      <w:start w:val="1"/>
      <w:numFmt w:val="bullet"/>
      <w:lvlText w:val="o"/>
      <w:lvlJc w:val="left"/>
      <w:pPr>
        <w:ind w:left="3280" w:hanging="360"/>
      </w:pPr>
      <w:rPr>
        <w:rFonts w:ascii="Courier New" w:hAnsi="Courier New" w:cs="Courier New" w:hint="default"/>
      </w:rPr>
    </w:lvl>
    <w:lvl w:ilvl="5" w:tplc="10090005" w:tentative="1">
      <w:start w:val="1"/>
      <w:numFmt w:val="bullet"/>
      <w:lvlText w:val=""/>
      <w:lvlJc w:val="left"/>
      <w:pPr>
        <w:ind w:left="4000" w:hanging="360"/>
      </w:pPr>
      <w:rPr>
        <w:rFonts w:ascii="Wingdings" w:hAnsi="Wingdings" w:hint="default"/>
      </w:rPr>
    </w:lvl>
    <w:lvl w:ilvl="6" w:tplc="10090001" w:tentative="1">
      <w:start w:val="1"/>
      <w:numFmt w:val="bullet"/>
      <w:lvlText w:val=""/>
      <w:lvlJc w:val="left"/>
      <w:pPr>
        <w:ind w:left="4720" w:hanging="360"/>
      </w:pPr>
      <w:rPr>
        <w:rFonts w:ascii="Symbol" w:hAnsi="Symbol" w:hint="default"/>
      </w:rPr>
    </w:lvl>
    <w:lvl w:ilvl="7" w:tplc="10090003" w:tentative="1">
      <w:start w:val="1"/>
      <w:numFmt w:val="bullet"/>
      <w:lvlText w:val="o"/>
      <w:lvlJc w:val="left"/>
      <w:pPr>
        <w:ind w:left="5440" w:hanging="360"/>
      </w:pPr>
      <w:rPr>
        <w:rFonts w:ascii="Courier New" w:hAnsi="Courier New" w:cs="Courier New" w:hint="default"/>
      </w:rPr>
    </w:lvl>
    <w:lvl w:ilvl="8" w:tplc="10090005" w:tentative="1">
      <w:start w:val="1"/>
      <w:numFmt w:val="bullet"/>
      <w:lvlText w:val=""/>
      <w:lvlJc w:val="left"/>
      <w:pPr>
        <w:ind w:left="6160" w:hanging="360"/>
      </w:pPr>
      <w:rPr>
        <w:rFonts w:ascii="Wingdings" w:hAnsi="Wingdings" w:hint="default"/>
      </w:rPr>
    </w:lvl>
  </w:abstractNum>
  <w:abstractNum w:abstractNumId="9"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2AD97C49"/>
    <w:multiLevelType w:val="multilevel"/>
    <w:tmpl w:val="8B805A02"/>
    <w:numStyleLink w:val="List-Footnotes"/>
  </w:abstractNum>
  <w:abstractNum w:abstractNumId="11" w15:restartNumberingAfterBreak="0">
    <w:nsid w:val="30364E4B"/>
    <w:multiLevelType w:val="hybridMultilevel"/>
    <w:tmpl w:val="93CEE1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36913EF"/>
    <w:multiLevelType w:val="hybridMultilevel"/>
    <w:tmpl w:val="E81E51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3AA4F03"/>
    <w:multiLevelType w:val="hybridMultilevel"/>
    <w:tmpl w:val="D028426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361455AD"/>
    <w:multiLevelType w:val="hybridMultilevel"/>
    <w:tmpl w:val="36A2558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3D937AEA"/>
    <w:multiLevelType w:val="hybridMultilevel"/>
    <w:tmpl w:val="CBF28728"/>
    <w:lvl w:ilvl="0" w:tplc="A1BC44C0">
      <w:start w:val="1"/>
      <w:numFmt w:val="decimal"/>
      <w:lvlText w:val="C%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1"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5"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78D54CD3"/>
    <w:multiLevelType w:val="hybridMultilevel"/>
    <w:tmpl w:val="B204E20E"/>
    <w:lvl w:ilvl="0" w:tplc="58DAFE2E">
      <w:start w:val="1"/>
      <w:numFmt w:val="decimal"/>
      <w:lvlText w:val="P%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4"/>
  </w:num>
  <w:num w:numId="2">
    <w:abstractNumId w:val="1"/>
  </w:num>
  <w:num w:numId="3">
    <w:abstractNumId w:val="2"/>
  </w:num>
  <w:num w:numId="4">
    <w:abstractNumId w:val="6"/>
  </w:num>
  <w:num w:numId="5">
    <w:abstractNumId w:val="25"/>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num>
  <w:num w:numId="8">
    <w:abstractNumId w:val="0"/>
  </w:num>
  <w:num w:numId="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1"/>
  </w:num>
  <w:num w:numId="12">
    <w:abstractNumId w:val="23"/>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2"/>
  </w:num>
  <w:num w:numId="16">
    <w:abstractNumId w:val="10"/>
  </w:num>
  <w:num w:numId="17">
    <w:abstractNumId w:val="4"/>
  </w:num>
  <w:num w:numId="18">
    <w:abstractNumId w:val="15"/>
  </w:num>
  <w:num w:numId="19">
    <w:abstractNumId w:val="12"/>
  </w:num>
  <w:num w:numId="20">
    <w:abstractNumId w:val="20"/>
  </w:num>
  <w:num w:numId="21">
    <w:abstractNumId w:val="19"/>
  </w:num>
  <w:num w:numId="22">
    <w:abstractNumId w:val="7"/>
  </w:num>
  <w:num w:numId="23">
    <w:abstractNumId w:val="28"/>
  </w:num>
  <w:num w:numId="24">
    <w:abstractNumId w:val="9"/>
  </w:num>
  <w:num w:numId="25">
    <w:abstractNumId w:val="27"/>
  </w:num>
  <w:num w:numId="26">
    <w:abstractNumId w:val="5"/>
  </w:num>
  <w:num w:numId="27">
    <w:abstractNumId w:val="18"/>
  </w:num>
  <w:num w:numId="28">
    <w:abstractNumId w:val="13"/>
  </w:num>
  <w:num w:numId="29">
    <w:abstractNumId w:val="16"/>
  </w:num>
  <w:num w:numId="30">
    <w:abstractNumId w:val="14"/>
  </w:num>
  <w:num w:numId="31">
    <w:abstractNumId w:val="8"/>
  </w:num>
  <w:num w:numId="32">
    <w:abstractNumId w:val="1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an Hicks">
    <w15:presenceInfo w15:providerId="AD" w15:userId="S-1-5-21-3727158924-2375465911-1683840438-38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revisionView w:formatting="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F06"/>
    <w:rsid w:val="00001CE1"/>
    <w:rsid w:val="00004714"/>
    <w:rsid w:val="000058FC"/>
    <w:rsid w:val="000114DA"/>
    <w:rsid w:val="000136C0"/>
    <w:rsid w:val="000148E1"/>
    <w:rsid w:val="00014EF6"/>
    <w:rsid w:val="00015CEB"/>
    <w:rsid w:val="00016DCC"/>
    <w:rsid w:val="00017DAF"/>
    <w:rsid w:val="000232FD"/>
    <w:rsid w:val="0002681F"/>
    <w:rsid w:val="00033ED8"/>
    <w:rsid w:val="00034F1B"/>
    <w:rsid w:val="00035E64"/>
    <w:rsid w:val="00035EBC"/>
    <w:rsid w:val="00044B84"/>
    <w:rsid w:val="0005052A"/>
    <w:rsid w:val="00052192"/>
    <w:rsid w:val="00061432"/>
    <w:rsid w:val="00061D5D"/>
    <w:rsid w:val="00073D2C"/>
    <w:rsid w:val="000803F3"/>
    <w:rsid w:val="00082E13"/>
    <w:rsid w:val="000855FA"/>
    <w:rsid w:val="00092B35"/>
    <w:rsid w:val="000963E9"/>
    <w:rsid w:val="00096D96"/>
    <w:rsid w:val="000B4621"/>
    <w:rsid w:val="000B5A4B"/>
    <w:rsid w:val="000B6DD0"/>
    <w:rsid w:val="000C410E"/>
    <w:rsid w:val="000D3655"/>
    <w:rsid w:val="000D3965"/>
    <w:rsid w:val="000E5E51"/>
    <w:rsid w:val="000F54AD"/>
    <w:rsid w:val="000F6BDA"/>
    <w:rsid w:val="00101AC2"/>
    <w:rsid w:val="00101D9A"/>
    <w:rsid w:val="00106BB4"/>
    <w:rsid w:val="00115559"/>
    <w:rsid w:val="00120C6E"/>
    <w:rsid w:val="00141FE4"/>
    <w:rsid w:val="00154143"/>
    <w:rsid w:val="0016489C"/>
    <w:rsid w:val="00170CE0"/>
    <w:rsid w:val="00171372"/>
    <w:rsid w:val="00184B1D"/>
    <w:rsid w:val="001B578E"/>
    <w:rsid w:val="001B62FC"/>
    <w:rsid w:val="001C08C4"/>
    <w:rsid w:val="001C206E"/>
    <w:rsid w:val="001C53B4"/>
    <w:rsid w:val="001D4FB6"/>
    <w:rsid w:val="001D6EFA"/>
    <w:rsid w:val="001D73E0"/>
    <w:rsid w:val="001F24EC"/>
    <w:rsid w:val="001F3556"/>
    <w:rsid w:val="001F7379"/>
    <w:rsid w:val="001F7D75"/>
    <w:rsid w:val="00202ABB"/>
    <w:rsid w:val="00212E07"/>
    <w:rsid w:val="00217584"/>
    <w:rsid w:val="00227392"/>
    <w:rsid w:val="002424C3"/>
    <w:rsid w:val="0024789A"/>
    <w:rsid w:val="00251940"/>
    <w:rsid w:val="00254BB2"/>
    <w:rsid w:val="00255500"/>
    <w:rsid w:val="00260DB0"/>
    <w:rsid w:val="002612DA"/>
    <w:rsid w:val="00262366"/>
    <w:rsid w:val="00264E2C"/>
    <w:rsid w:val="00270E6A"/>
    <w:rsid w:val="002710A3"/>
    <w:rsid w:val="0028786B"/>
    <w:rsid w:val="0029202D"/>
    <w:rsid w:val="002B3895"/>
    <w:rsid w:val="002B3D22"/>
    <w:rsid w:val="002B7A18"/>
    <w:rsid w:val="002C207E"/>
    <w:rsid w:val="002C64DF"/>
    <w:rsid w:val="002C777C"/>
    <w:rsid w:val="002D4574"/>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4BCF"/>
    <w:rsid w:val="00367F61"/>
    <w:rsid w:val="00372513"/>
    <w:rsid w:val="00385B9D"/>
    <w:rsid w:val="00390862"/>
    <w:rsid w:val="003930DB"/>
    <w:rsid w:val="00396719"/>
    <w:rsid w:val="003A0D32"/>
    <w:rsid w:val="003A2111"/>
    <w:rsid w:val="003A22D6"/>
    <w:rsid w:val="003B7C74"/>
    <w:rsid w:val="003C59B5"/>
    <w:rsid w:val="003D3085"/>
    <w:rsid w:val="003D5984"/>
    <w:rsid w:val="003D7164"/>
    <w:rsid w:val="003E065A"/>
    <w:rsid w:val="003E26DC"/>
    <w:rsid w:val="003E5E8D"/>
    <w:rsid w:val="003F64B3"/>
    <w:rsid w:val="003F7D77"/>
    <w:rsid w:val="004002A3"/>
    <w:rsid w:val="00404198"/>
    <w:rsid w:val="00405F99"/>
    <w:rsid w:val="00412E07"/>
    <w:rsid w:val="00421E45"/>
    <w:rsid w:val="00422FA7"/>
    <w:rsid w:val="00425642"/>
    <w:rsid w:val="004274F3"/>
    <w:rsid w:val="00430B98"/>
    <w:rsid w:val="00434783"/>
    <w:rsid w:val="004417DE"/>
    <w:rsid w:val="00443991"/>
    <w:rsid w:val="00446A21"/>
    <w:rsid w:val="00446CBB"/>
    <w:rsid w:val="004519EC"/>
    <w:rsid w:val="00461DE8"/>
    <w:rsid w:val="00463A27"/>
    <w:rsid w:val="00463B25"/>
    <w:rsid w:val="00474496"/>
    <w:rsid w:val="00477C41"/>
    <w:rsid w:val="00480D28"/>
    <w:rsid w:val="004823A4"/>
    <w:rsid w:val="00482D34"/>
    <w:rsid w:val="004849E7"/>
    <w:rsid w:val="004B3B12"/>
    <w:rsid w:val="004C6296"/>
    <w:rsid w:val="004D6CEE"/>
    <w:rsid w:val="004E0D27"/>
    <w:rsid w:val="004E2636"/>
    <w:rsid w:val="004E31B5"/>
    <w:rsid w:val="004E33AD"/>
    <w:rsid w:val="004F081D"/>
    <w:rsid w:val="005004DE"/>
    <w:rsid w:val="0050763B"/>
    <w:rsid w:val="00512272"/>
    <w:rsid w:val="00515F21"/>
    <w:rsid w:val="005164DD"/>
    <w:rsid w:val="0052643B"/>
    <w:rsid w:val="005320A8"/>
    <w:rsid w:val="005429E6"/>
    <w:rsid w:val="00552F21"/>
    <w:rsid w:val="005624DD"/>
    <w:rsid w:val="00562855"/>
    <w:rsid w:val="00564D66"/>
    <w:rsid w:val="005725A1"/>
    <w:rsid w:val="005733CA"/>
    <w:rsid w:val="00575741"/>
    <w:rsid w:val="0057773D"/>
    <w:rsid w:val="0058394B"/>
    <w:rsid w:val="00585913"/>
    <w:rsid w:val="00591FCD"/>
    <w:rsid w:val="005A5438"/>
    <w:rsid w:val="005A719F"/>
    <w:rsid w:val="005B0C03"/>
    <w:rsid w:val="005B17A1"/>
    <w:rsid w:val="005C0FC3"/>
    <w:rsid w:val="005C4FC0"/>
    <w:rsid w:val="005C56C5"/>
    <w:rsid w:val="005E07DA"/>
    <w:rsid w:val="005E3F29"/>
    <w:rsid w:val="005E6831"/>
    <w:rsid w:val="005F2894"/>
    <w:rsid w:val="005F4954"/>
    <w:rsid w:val="005F5049"/>
    <w:rsid w:val="00606C29"/>
    <w:rsid w:val="00610BD0"/>
    <w:rsid w:val="00622441"/>
    <w:rsid w:val="00622981"/>
    <w:rsid w:val="0062449B"/>
    <w:rsid w:val="00624DF8"/>
    <w:rsid w:val="00632BA8"/>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556E"/>
    <w:rsid w:val="006D0919"/>
    <w:rsid w:val="006D1036"/>
    <w:rsid w:val="006E33B8"/>
    <w:rsid w:val="006F7B0A"/>
    <w:rsid w:val="00700312"/>
    <w:rsid w:val="00701017"/>
    <w:rsid w:val="00705ED7"/>
    <w:rsid w:val="00706723"/>
    <w:rsid w:val="00707765"/>
    <w:rsid w:val="007116BE"/>
    <w:rsid w:val="007172D6"/>
    <w:rsid w:val="0071798E"/>
    <w:rsid w:val="0072393E"/>
    <w:rsid w:val="007248C4"/>
    <w:rsid w:val="00730257"/>
    <w:rsid w:val="0073239F"/>
    <w:rsid w:val="0073343B"/>
    <w:rsid w:val="007438D9"/>
    <w:rsid w:val="00746732"/>
    <w:rsid w:val="00757361"/>
    <w:rsid w:val="00762A44"/>
    <w:rsid w:val="0076415A"/>
    <w:rsid w:val="0077558B"/>
    <w:rsid w:val="00780AA8"/>
    <w:rsid w:val="007845B8"/>
    <w:rsid w:val="007855DE"/>
    <w:rsid w:val="00793F43"/>
    <w:rsid w:val="007970A8"/>
    <w:rsid w:val="007A7857"/>
    <w:rsid w:val="007B2816"/>
    <w:rsid w:val="007D5FE9"/>
    <w:rsid w:val="007E4615"/>
    <w:rsid w:val="007E4C47"/>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2833"/>
    <w:rsid w:val="008C73F0"/>
    <w:rsid w:val="008E6754"/>
    <w:rsid w:val="008E7E2B"/>
    <w:rsid w:val="008F2BE2"/>
    <w:rsid w:val="008F2E68"/>
    <w:rsid w:val="00901357"/>
    <w:rsid w:val="009135D7"/>
    <w:rsid w:val="009239F9"/>
    <w:rsid w:val="00923BAF"/>
    <w:rsid w:val="0093046E"/>
    <w:rsid w:val="00932EF1"/>
    <w:rsid w:val="00940508"/>
    <w:rsid w:val="00944D2B"/>
    <w:rsid w:val="00945400"/>
    <w:rsid w:val="00946E1F"/>
    <w:rsid w:val="0095206A"/>
    <w:rsid w:val="00953CF7"/>
    <w:rsid w:val="009653FE"/>
    <w:rsid w:val="00975759"/>
    <w:rsid w:val="00977AFD"/>
    <w:rsid w:val="00981F09"/>
    <w:rsid w:val="009A148E"/>
    <w:rsid w:val="009A237D"/>
    <w:rsid w:val="009A4CE5"/>
    <w:rsid w:val="009B2879"/>
    <w:rsid w:val="009C3C8C"/>
    <w:rsid w:val="009C6003"/>
    <w:rsid w:val="009E041D"/>
    <w:rsid w:val="009E49DD"/>
    <w:rsid w:val="009F3935"/>
    <w:rsid w:val="00A009F8"/>
    <w:rsid w:val="00A034F4"/>
    <w:rsid w:val="00A15BE6"/>
    <w:rsid w:val="00A26FBB"/>
    <w:rsid w:val="00A273D4"/>
    <w:rsid w:val="00A333AB"/>
    <w:rsid w:val="00A368F7"/>
    <w:rsid w:val="00A36CD1"/>
    <w:rsid w:val="00A42651"/>
    <w:rsid w:val="00A431E2"/>
    <w:rsid w:val="00A43B47"/>
    <w:rsid w:val="00A61AF5"/>
    <w:rsid w:val="00A62C80"/>
    <w:rsid w:val="00A76053"/>
    <w:rsid w:val="00A924BC"/>
    <w:rsid w:val="00A935F0"/>
    <w:rsid w:val="00A97CC8"/>
    <w:rsid w:val="00AA6116"/>
    <w:rsid w:val="00AA6D61"/>
    <w:rsid w:val="00AA6EBB"/>
    <w:rsid w:val="00AB1CD0"/>
    <w:rsid w:val="00AB26B6"/>
    <w:rsid w:val="00AB3408"/>
    <w:rsid w:val="00AC2034"/>
    <w:rsid w:val="00AC5C62"/>
    <w:rsid w:val="00AC60D9"/>
    <w:rsid w:val="00AD588F"/>
    <w:rsid w:val="00AD5EBC"/>
    <w:rsid w:val="00AF0522"/>
    <w:rsid w:val="00AF2DBB"/>
    <w:rsid w:val="00AF5483"/>
    <w:rsid w:val="00B13605"/>
    <w:rsid w:val="00B15FCD"/>
    <w:rsid w:val="00B204C9"/>
    <w:rsid w:val="00B21B26"/>
    <w:rsid w:val="00B23AE2"/>
    <w:rsid w:val="00B249AE"/>
    <w:rsid w:val="00B34EDF"/>
    <w:rsid w:val="00B3594C"/>
    <w:rsid w:val="00B4273E"/>
    <w:rsid w:val="00B51D2A"/>
    <w:rsid w:val="00B52A89"/>
    <w:rsid w:val="00B61C55"/>
    <w:rsid w:val="00B70316"/>
    <w:rsid w:val="00B8493E"/>
    <w:rsid w:val="00B933D7"/>
    <w:rsid w:val="00B9505B"/>
    <w:rsid w:val="00B97561"/>
    <w:rsid w:val="00BA0DF1"/>
    <w:rsid w:val="00BA3501"/>
    <w:rsid w:val="00BA7843"/>
    <w:rsid w:val="00BB29D9"/>
    <w:rsid w:val="00BB5346"/>
    <w:rsid w:val="00BC2AD1"/>
    <w:rsid w:val="00BD2205"/>
    <w:rsid w:val="00BD50C5"/>
    <w:rsid w:val="00BE519C"/>
    <w:rsid w:val="00BF3B38"/>
    <w:rsid w:val="00BF4394"/>
    <w:rsid w:val="00BF5219"/>
    <w:rsid w:val="00C027EB"/>
    <w:rsid w:val="00C12356"/>
    <w:rsid w:val="00C22BF9"/>
    <w:rsid w:val="00C24196"/>
    <w:rsid w:val="00C256FF"/>
    <w:rsid w:val="00C2672A"/>
    <w:rsid w:val="00C31559"/>
    <w:rsid w:val="00C51575"/>
    <w:rsid w:val="00C53BA7"/>
    <w:rsid w:val="00C60E68"/>
    <w:rsid w:val="00C72E7B"/>
    <w:rsid w:val="00C757FB"/>
    <w:rsid w:val="00CA1329"/>
    <w:rsid w:val="00CA43B8"/>
    <w:rsid w:val="00CB44E5"/>
    <w:rsid w:val="00CB54DF"/>
    <w:rsid w:val="00CC27DF"/>
    <w:rsid w:val="00CD23F7"/>
    <w:rsid w:val="00CE0CD5"/>
    <w:rsid w:val="00CE2B5E"/>
    <w:rsid w:val="00CE3705"/>
    <w:rsid w:val="00D103D5"/>
    <w:rsid w:val="00D13A8A"/>
    <w:rsid w:val="00D16A81"/>
    <w:rsid w:val="00D17325"/>
    <w:rsid w:val="00D21D56"/>
    <w:rsid w:val="00D22520"/>
    <w:rsid w:val="00D27100"/>
    <w:rsid w:val="00D27920"/>
    <w:rsid w:val="00D458D2"/>
    <w:rsid w:val="00D4626D"/>
    <w:rsid w:val="00D4641D"/>
    <w:rsid w:val="00D5093E"/>
    <w:rsid w:val="00D50E00"/>
    <w:rsid w:val="00D52AE6"/>
    <w:rsid w:val="00D5373C"/>
    <w:rsid w:val="00D53DA2"/>
    <w:rsid w:val="00D570FA"/>
    <w:rsid w:val="00D57282"/>
    <w:rsid w:val="00D604CD"/>
    <w:rsid w:val="00D6315B"/>
    <w:rsid w:val="00D64739"/>
    <w:rsid w:val="00D66B54"/>
    <w:rsid w:val="00D66C14"/>
    <w:rsid w:val="00D66CFB"/>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68F8"/>
    <w:rsid w:val="00E26FC5"/>
    <w:rsid w:val="00E3157F"/>
    <w:rsid w:val="00E42F06"/>
    <w:rsid w:val="00E4310B"/>
    <w:rsid w:val="00E504B0"/>
    <w:rsid w:val="00E5178D"/>
    <w:rsid w:val="00E54303"/>
    <w:rsid w:val="00E5588A"/>
    <w:rsid w:val="00E72E00"/>
    <w:rsid w:val="00E81693"/>
    <w:rsid w:val="00E85D58"/>
    <w:rsid w:val="00E91ED5"/>
    <w:rsid w:val="00E92718"/>
    <w:rsid w:val="00E94817"/>
    <w:rsid w:val="00E974FA"/>
    <w:rsid w:val="00EA328E"/>
    <w:rsid w:val="00EA7A8F"/>
    <w:rsid w:val="00EB5658"/>
    <w:rsid w:val="00EC1CBF"/>
    <w:rsid w:val="00EC6A77"/>
    <w:rsid w:val="00ED469C"/>
    <w:rsid w:val="00EE3C42"/>
    <w:rsid w:val="00EE4C5A"/>
    <w:rsid w:val="00EE5C09"/>
    <w:rsid w:val="00EE707B"/>
    <w:rsid w:val="00EE7BDD"/>
    <w:rsid w:val="00EF3F25"/>
    <w:rsid w:val="00F04C69"/>
    <w:rsid w:val="00F06020"/>
    <w:rsid w:val="00F1214D"/>
    <w:rsid w:val="00F27B69"/>
    <w:rsid w:val="00F33E67"/>
    <w:rsid w:val="00F553D5"/>
    <w:rsid w:val="00F5639B"/>
    <w:rsid w:val="00F56959"/>
    <w:rsid w:val="00F621C6"/>
    <w:rsid w:val="00F628FC"/>
    <w:rsid w:val="00F71598"/>
    <w:rsid w:val="00F80C40"/>
    <w:rsid w:val="00F81697"/>
    <w:rsid w:val="00F85283"/>
    <w:rsid w:val="00F8689A"/>
    <w:rsid w:val="00F86F73"/>
    <w:rsid w:val="00F9294E"/>
    <w:rsid w:val="00F96EF1"/>
    <w:rsid w:val="00FA689A"/>
    <w:rsid w:val="00FB07F0"/>
    <w:rsid w:val="00FB099C"/>
    <w:rsid w:val="00FB1179"/>
    <w:rsid w:val="00FB5EB4"/>
    <w:rsid w:val="00FB673F"/>
    <w:rsid w:val="00FC10C1"/>
    <w:rsid w:val="00FC67D4"/>
    <w:rsid w:val="00FC7C4F"/>
    <w:rsid w:val="00FD06CF"/>
    <w:rsid w:val="00FE08AE"/>
    <w:rsid w:val="00FE5700"/>
    <w:rsid w:val="00FE7CA4"/>
    <w:rsid w:val="00FF02F4"/>
    <w:rsid w:val="00FF3F7B"/>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D154B27"/>
  <w15:docId w15:val="{89545106-6082-493C-8C91-EFAD8C03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C53BA7"/>
    <w:pPr>
      <w:spacing w:after="240" w:line="440" w:lineRule="exact"/>
      <w:outlineLvl w:val="0"/>
    </w:pPr>
    <w:rPr>
      <w:rFonts w:asciiTheme="majorHAnsi" w:hAnsiTheme="majorHAnsi" w:cstheme="majorHAnsi"/>
      <w:color w:val="808474" w:themeColor="accent6" w:themeShade="BF"/>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53BA7"/>
    <w:pPr>
      <w:spacing w:before="2000" w:after="80" w:line="720" w:lineRule="exact"/>
      <w:contextualSpacing/>
    </w:pPr>
    <w:rPr>
      <w:rFonts w:asciiTheme="majorHAnsi" w:hAnsiTheme="majorHAnsi" w:cstheme="majorHAnsi"/>
      <w:color w:val="0097A9"/>
      <w:spacing w:val="-10"/>
      <w:kern w:val="60"/>
      <w:sz w:val="80"/>
      <w:szCs w:val="80"/>
    </w:rPr>
  </w:style>
  <w:style w:type="character" w:customStyle="1" w:styleId="TitleCoverChar">
    <w:name w:val="Title (Cover) Char"/>
    <w:basedOn w:val="DefaultParagraphFont"/>
    <w:link w:val="TitleCover"/>
    <w:rsid w:val="00C53BA7"/>
    <w:rPr>
      <w:rFonts w:asciiTheme="majorHAnsi" w:hAnsiTheme="majorHAnsi" w:cstheme="majorHAnsi"/>
      <w:color w:val="0097A9"/>
      <w:spacing w:val="-10"/>
      <w:kern w:val="60"/>
      <w:sz w:val="80"/>
      <w:szCs w:val="80"/>
    </w:rPr>
  </w:style>
  <w:style w:type="paragraph" w:customStyle="1" w:styleId="SubtitleCover">
    <w:name w:val="Subtitle (Cover)"/>
    <w:basedOn w:val="Normal"/>
    <w:autoRedefine/>
    <w:qFormat/>
    <w:rsid w:val="00C53BA7"/>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C53BA7"/>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C53BA7"/>
    <w:rPr>
      <w:rFonts w:asciiTheme="majorHAnsi" w:hAnsiTheme="majorHAnsi" w:cstheme="majorHAnsi"/>
      <w:color w:val="808474" w:themeColor="accent6" w:themeShade="BF"/>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BE519C"/>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035EBC"/>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035EBC"/>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035EBC"/>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BE519C"/>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BE519C"/>
    <w:pPr>
      <w:spacing w:before="1200"/>
    </w:pPr>
    <w:rPr>
      <w:rFonts w:asciiTheme="majorHAnsi" w:hAnsiTheme="majorHAnsi" w:cstheme="majorHAnsi"/>
    </w:rPr>
  </w:style>
  <w:style w:type="character" w:customStyle="1" w:styleId="PullQuoteChar">
    <w:name w:val="Pull Quote Char"/>
    <w:basedOn w:val="DefaultParagraphFont"/>
    <w:link w:val="PullQuote"/>
    <w:rsid w:val="00BE519C"/>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BE519C"/>
    <w:rPr>
      <w:rFonts w:cs="Calibri"/>
      <w:color w:val="808474" w:themeColor="accent6" w:themeShade="B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4377">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21A8C4CE17E44D495E559673852A6F8"/>
        <w:category>
          <w:name w:val="General"/>
          <w:gallery w:val="placeholder"/>
        </w:category>
        <w:types>
          <w:type w:val="bbPlcHdr"/>
        </w:types>
        <w:behaviors>
          <w:behavior w:val="content"/>
        </w:behaviors>
        <w:guid w:val="{70567E38-B478-4ED0-8686-D03553E5A927}"/>
      </w:docPartPr>
      <w:docPartBody>
        <w:p w:rsidR="00CE392B" w:rsidRDefault="00F319A1">
          <w:pPr>
            <w:pStyle w:val="C21A8C4CE17E44D495E559673852A6F8"/>
          </w:pPr>
          <w:r w:rsidRPr="00CA0FE7">
            <w:rPr>
              <w:rStyle w:val="PlaceholderText"/>
            </w:rPr>
            <w:t>[Title]</w:t>
          </w:r>
        </w:p>
      </w:docPartBody>
    </w:docPart>
    <w:docPart>
      <w:docPartPr>
        <w:name w:val="3E0E5B819C534A04930E4F243F44D5E5"/>
        <w:category>
          <w:name w:val="General"/>
          <w:gallery w:val="placeholder"/>
        </w:category>
        <w:types>
          <w:type w:val="bbPlcHdr"/>
        </w:types>
        <w:behaviors>
          <w:behavior w:val="content"/>
        </w:behaviors>
        <w:guid w:val="{3748567E-8073-4E02-B11E-F1A8C27459B7}"/>
      </w:docPartPr>
      <w:docPartBody>
        <w:p w:rsidR="00CE392B" w:rsidRDefault="00F319A1">
          <w:pPr>
            <w:pStyle w:val="3E0E5B819C534A04930E4F243F44D5E5"/>
          </w:pPr>
          <w:r w:rsidRPr="00DE6107">
            <w:rPr>
              <w:rStyle w:val="PlaceholderText"/>
            </w:rPr>
            <w:t>Click here to enter text.</w:t>
          </w:r>
        </w:p>
      </w:docPartBody>
    </w:docPart>
    <w:docPart>
      <w:docPartPr>
        <w:name w:val="15D6AFAA285544B681AD2FCC25C5D800"/>
        <w:category>
          <w:name w:val="General"/>
          <w:gallery w:val="placeholder"/>
        </w:category>
        <w:types>
          <w:type w:val="bbPlcHdr"/>
        </w:types>
        <w:behaviors>
          <w:behavior w:val="content"/>
        </w:behaviors>
        <w:guid w:val="{14AFC40A-9C02-42E8-B9C1-87884ABBCF4B}"/>
      </w:docPartPr>
      <w:docPartBody>
        <w:p w:rsidR="00CE392B" w:rsidRDefault="00F319A1">
          <w:pPr>
            <w:pStyle w:val="15D6AFAA285544B681AD2FCC25C5D800"/>
          </w:pPr>
          <w:r w:rsidRPr="00924FDC">
            <w:rPr>
              <w:rStyle w:val="PlaceholderText"/>
            </w:rPr>
            <w:t>Click here to enter text.</w:t>
          </w:r>
        </w:p>
      </w:docPartBody>
    </w:docPart>
    <w:docPart>
      <w:docPartPr>
        <w:name w:val="D4A7C8887E6D4D0A8EEFDC11593C5D8E"/>
        <w:category>
          <w:name w:val="General"/>
          <w:gallery w:val="placeholder"/>
        </w:category>
        <w:types>
          <w:type w:val="bbPlcHdr"/>
        </w:types>
        <w:behaviors>
          <w:behavior w:val="content"/>
        </w:behaviors>
        <w:guid w:val="{5F6F770D-9E78-4325-AC75-5B0CCD325B66}"/>
      </w:docPartPr>
      <w:docPartBody>
        <w:p w:rsidR="00CE392B" w:rsidRDefault="00F319A1">
          <w:pPr>
            <w:pStyle w:val="D4A7C8887E6D4D0A8EEFDC11593C5D8E"/>
          </w:pPr>
          <w:r w:rsidRPr="00924FDC">
            <w:rPr>
              <w:rStyle w:val="PlaceholderText"/>
            </w:rPr>
            <w:t>Click here to enter a date.</w:t>
          </w:r>
        </w:p>
      </w:docPartBody>
    </w:docPart>
    <w:docPart>
      <w:docPartPr>
        <w:name w:val="927D912E8B644C28B40EBD64C790260C"/>
        <w:category>
          <w:name w:val="General"/>
          <w:gallery w:val="placeholder"/>
        </w:category>
        <w:types>
          <w:type w:val="bbPlcHdr"/>
        </w:types>
        <w:behaviors>
          <w:behavior w:val="content"/>
        </w:behaviors>
        <w:guid w:val="{390BD8DF-F948-41FE-8656-F621D816AF14}"/>
      </w:docPartPr>
      <w:docPartBody>
        <w:p w:rsidR="00CE392B" w:rsidRDefault="00F319A1">
          <w:pPr>
            <w:pStyle w:val="927D912E8B644C28B40EBD64C790260C"/>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9A1"/>
    <w:rsid w:val="002575F3"/>
    <w:rsid w:val="00A51DA8"/>
    <w:rsid w:val="00AB0AB7"/>
    <w:rsid w:val="00CE392B"/>
    <w:rsid w:val="00F319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C21A8C4CE17E44D495E559673852A6F8">
    <w:name w:val="C21A8C4CE17E44D495E559673852A6F8"/>
  </w:style>
  <w:style w:type="paragraph" w:customStyle="1" w:styleId="3E0E5B819C534A04930E4F243F44D5E5">
    <w:name w:val="3E0E5B819C534A04930E4F243F44D5E5"/>
  </w:style>
  <w:style w:type="paragraph" w:customStyle="1" w:styleId="15D6AFAA285544B681AD2FCC25C5D800">
    <w:name w:val="15D6AFAA285544B681AD2FCC25C5D800"/>
  </w:style>
  <w:style w:type="paragraph" w:customStyle="1" w:styleId="D4A7C8887E6D4D0A8EEFDC11593C5D8E">
    <w:name w:val="D4A7C8887E6D4D0A8EEFDC11593C5D8E"/>
  </w:style>
  <w:style w:type="paragraph" w:customStyle="1" w:styleId="927D912E8B644C28B40EBD64C790260C">
    <w:name w:val="927D912E8B644C28B40EBD64C79026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B230D6-B6F2-4354-A3C1-151BC94BFD32}">
  <ds:schemaRef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microsoft.com/sharepoint/v4"/>
    <ds:schemaRef ds:uri="http://schemas.openxmlformats.org/package/2006/metadata/core-propertie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43A50310-EE26-4DA3-BF81-1698000A7E5B}">
  <ds:schemaRefs>
    <ds:schemaRef ds:uri="http://schemas.microsoft.com/sharepoint/v3/contenttype/forms"/>
  </ds:schemaRefs>
</ds:datastoreItem>
</file>

<file path=customXml/itemProps3.xml><?xml version="1.0" encoding="utf-8"?>
<ds:datastoreItem xmlns:ds="http://schemas.openxmlformats.org/officeDocument/2006/customXml" ds:itemID="{2D026927-8163-4DE1-A3A3-F1251B8C09A1}"/>
</file>

<file path=customXml/itemProps4.xml><?xml version="1.0" encoding="utf-8"?>
<ds:datastoreItem xmlns:ds="http://schemas.openxmlformats.org/officeDocument/2006/customXml" ds:itemID="{7F82027D-6754-49A8-966F-E010525A1F22}">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810</TotalTime>
  <Pages>10</Pages>
  <Words>2314</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Small Business DCO</vt:lpstr>
    </vt:vector>
  </TitlesOfParts>
  <Company>Canadian Western Bank</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Business DCO</dc:title>
  <dc:creator>Ian Hicks</dc:creator>
  <dc:description>Branch/Department</dc:description>
  <cp:lastModifiedBy>Ian Hicks</cp:lastModifiedBy>
  <cp:revision>9</cp:revision>
  <cp:lastPrinted>2017-01-31T23:14:00Z</cp:lastPrinted>
  <dcterms:created xsi:type="dcterms:W3CDTF">2020-06-15T16:14:00Z</dcterms:created>
  <dcterms:modified xsi:type="dcterms:W3CDTF">2020-06-23T19:19:00Z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