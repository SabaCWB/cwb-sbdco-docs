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87331C" w14:textId="77777777" w:rsidR="00E5178D" w:rsidRPr="00337680" w:rsidRDefault="00B51C88" w:rsidP="00255FCA">
      <w:pPr>
        <w:pStyle w:val="TitleCover"/>
      </w:pPr>
      <w:r>
        <w:t>Cloud Assessment Template</w:t>
      </w:r>
    </w:p>
    <w:p w14:paraId="5CC07C62" w14:textId="02B0BFAC" w:rsidR="00793F43" w:rsidRPr="0057258B" w:rsidRDefault="0057258B" w:rsidP="0057258B">
      <w:pPr>
        <w:pStyle w:val="SubtitleCover"/>
      </w:pPr>
      <w:r>
        <w:t xml:space="preserve">Gate 1 </w:t>
      </w:r>
    </w:p>
    <w:p w14:paraId="70F617C7" w14:textId="34BA79A1" w:rsidR="00A70E06" w:rsidRPr="00A70E06" w:rsidRDefault="00A70E06" w:rsidP="00A70E06">
      <w:pPr>
        <w:spacing w:after="120" w:line="240" w:lineRule="auto"/>
        <w:ind w:left="567"/>
        <w:jc w:val="center"/>
        <w:rPr>
          <w:rFonts w:ascii="Verdana" w:eastAsia="Calibri" w:hAnsi="Verdana" w:cs="Arial"/>
          <w:b/>
          <w:i/>
          <w:color w:val="404040"/>
          <w:lang w:eastAsia="en-US"/>
        </w:rPr>
      </w:pPr>
      <w:r w:rsidRPr="00A70E06">
        <w:rPr>
          <w:rFonts w:ascii="Verdana" w:eastAsia="Calibri" w:hAnsi="Verdana" w:cs="Arial"/>
          <w:b/>
          <w:i/>
          <w:color w:val="666666"/>
          <w:lang w:eastAsia="en-US"/>
        </w:rPr>
        <w:br/>
      </w:r>
    </w:p>
    <w:p w14:paraId="2BFB0E40" w14:textId="77777777" w:rsidR="00A70E06" w:rsidRPr="00A70E06" w:rsidRDefault="00A70E06" w:rsidP="00A70E06">
      <w:pPr>
        <w:shd w:val="clear" w:color="auto" w:fill="D9E2F3"/>
        <w:spacing w:after="60" w:line="240" w:lineRule="auto"/>
        <w:jc w:val="both"/>
        <w:rPr>
          <w:rFonts w:ascii="Arial" w:eastAsia="Times New Roman" w:hAnsi="Arial" w:cs="Arial"/>
          <w:sz w:val="24"/>
          <w:szCs w:val="18"/>
          <w:lang w:val="en-US" w:eastAsia="en-US"/>
        </w:rPr>
      </w:pPr>
    </w:p>
    <w:p w14:paraId="595E88E3" w14:textId="77777777" w:rsidR="00A70E06" w:rsidRPr="00A70E06" w:rsidRDefault="00A70E06" w:rsidP="00A70E06">
      <w:pPr>
        <w:spacing w:after="60" w:line="240" w:lineRule="auto"/>
        <w:ind w:left="900"/>
        <w:jc w:val="both"/>
        <w:rPr>
          <w:rFonts w:ascii="Arial" w:eastAsia="Times New Roman" w:hAnsi="Arial" w:cs="Arial"/>
          <w:sz w:val="18"/>
          <w:szCs w:val="18"/>
          <w:lang w:val="en-US" w:eastAsia="en-US"/>
        </w:rPr>
      </w:pPr>
    </w:p>
    <w:tbl>
      <w:tblPr>
        <w:tblStyle w:val="LightList-Accent51"/>
        <w:tblW w:w="9558" w:type="dxa"/>
        <w:tblLayout w:type="fixed"/>
        <w:tblLook w:val="0000" w:firstRow="0" w:lastRow="0" w:firstColumn="0" w:lastColumn="0" w:noHBand="0" w:noVBand="0"/>
      </w:tblPr>
      <w:tblGrid>
        <w:gridCol w:w="2718"/>
        <w:gridCol w:w="6840"/>
      </w:tblGrid>
      <w:tr w:rsidR="00A70E06" w:rsidRPr="00A70E06" w14:paraId="29AC5BEB" w14:textId="77777777" w:rsidTr="00137EE9">
        <w:trPr>
          <w:cnfStyle w:val="000000100000" w:firstRow="0" w:lastRow="0" w:firstColumn="0" w:lastColumn="0" w:oddVBand="0" w:evenVBand="0" w:oddHBand="1" w:evenHBand="0" w:firstRowFirstColumn="0" w:firstRowLastColumn="0" w:lastRowFirstColumn="0" w:lastRowLastColumn="0"/>
          <w:trHeight w:val="359"/>
        </w:trPr>
        <w:tc>
          <w:tcPr>
            <w:cnfStyle w:val="000010000000" w:firstRow="0" w:lastRow="0" w:firstColumn="0" w:lastColumn="0" w:oddVBand="1" w:evenVBand="0" w:oddHBand="0" w:evenHBand="0" w:firstRowFirstColumn="0" w:firstRowLastColumn="0" w:lastRowFirstColumn="0" w:lastRowLastColumn="0"/>
            <w:tcW w:w="2718" w:type="dxa"/>
          </w:tcPr>
          <w:p w14:paraId="1AB64BED"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t>TITLE:</w:t>
            </w:r>
          </w:p>
        </w:tc>
        <w:tc>
          <w:tcPr>
            <w:tcW w:w="6840" w:type="dxa"/>
          </w:tcPr>
          <w:p w14:paraId="5E8B864F" w14:textId="3A599E46" w:rsidR="00A70E06" w:rsidRPr="00A70E06" w:rsidRDefault="00A70E06" w:rsidP="00A70E0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20"/>
                <w:lang w:val="en-US"/>
              </w:rPr>
            </w:pPr>
            <w:r w:rsidRPr="00A70E06">
              <w:rPr>
                <w:rFonts w:asciiTheme="majorHAnsi" w:hAnsiTheme="majorHAnsi" w:cstheme="majorHAnsi"/>
                <w:sz w:val="18"/>
                <w:szCs w:val="20"/>
                <w:lang w:val="en-US"/>
              </w:rPr>
              <w:t xml:space="preserve">Cloud Assessment Template </w:t>
            </w:r>
          </w:p>
        </w:tc>
      </w:tr>
      <w:tr w:rsidR="00A70E06" w:rsidRPr="00A70E06" w14:paraId="40B5ED33" w14:textId="77777777" w:rsidTr="00137EE9">
        <w:trPr>
          <w:trHeight w:val="269"/>
        </w:trPr>
        <w:tc>
          <w:tcPr>
            <w:cnfStyle w:val="000010000000" w:firstRow="0" w:lastRow="0" w:firstColumn="0" w:lastColumn="0" w:oddVBand="1" w:evenVBand="0" w:oddHBand="0" w:evenHBand="0" w:firstRowFirstColumn="0" w:firstRowLastColumn="0" w:lastRowFirstColumn="0" w:lastRowLastColumn="0"/>
            <w:tcW w:w="2718" w:type="dxa"/>
          </w:tcPr>
          <w:p w14:paraId="544F0A55"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t>REVISION:</w:t>
            </w:r>
          </w:p>
        </w:tc>
        <w:tc>
          <w:tcPr>
            <w:tcW w:w="6840" w:type="dxa"/>
          </w:tcPr>
          <w:p w14:paraId="774C2F0D" w14:textId="77777777" w:rsidR="00A70E06" w:rsidRPr="00A70E06" w:rsidRDefault="00A70E06" w:rsidP="00A70E0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20"/>
                <w:lang w:val="en-US"/>
              </w:rPr>
            </w:pPr>
            <w:r w:rsidRPr="00A70E06">
              <w:rPr>
                <w:rFonts w:asciiTheme="majorHAnsi" w:hAnsiTheme="majorHAnsi" w:cstheme="majorHAnsi"/>
                <w:sz w:val="18"/>
                <w:szCs w:val="20"/>
                <w:lang w:val="en-US"/>
              </w:rPr>
              <w:t>V. 0.1</w:t>
            </w:r>
          </w:p>
        </w:tc>
      </w:tr>
      <w:tr w:rsidR="00A70E06" w:rsidRPr="00A70E06" w14:paraId="7A9A8834" w14:textId="77777777" w:rsidTr="00137EE9">
        <w:trPr>
          <w:cnfStyle w:val="000000100000" w:firstRow="0" w:lastRow="0" w:firstColumn="0" w:lastColumn="0" w:oddVBand="0" w:evenVBand="0" w:oddHBand="1" w:evenHBand="0" w:firstRowFirstColumn="0" w:firstRowLastColumn="0" w:lastRowFirstColumn="0" w:lastRowLastColumn="0"/>
          <w:trHeight w:val="341"/>
        </w:trPr>
        <w:tc>
          <w:tcPr>
            <w:cnfStyle w:val="000010000000" w:firstRow="0" w:lastRow="0" w:firstColumn="0" w:lastColumn="0" w:oddVBand="1" w:evenVBand="0" w:oddHBand="0" w:evenHBand="0" w:firstRowFirstColumn="0" w:firstRowLastColumn="0" w:lastRowFirstColumn="0" w:lastRowLastColumn="0"/>
            <w:tcW w:w="2718" w:type="dxa"/>
          </w:tcPr>
          <w:p w14:paraId="1E599186"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t>REVISION STATUS:</w:t>
            </w:r>
          </w:p>
        </w:tc>
        <w:tc>
          <w:tcPr>
            <w:tcW w:w="6840" w:type="dxa"/>
          </w:tcPr>
          <w:p w14:paraId="6D308CE8" w14:textId="77777777" w:rsidR="00A70E06" w:rsidRPr="00A70E06" w:rsidRDefault="00A70E06" w:rsidP="00A70E0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20"/>
                <w:lang w:val="en-US"/>
              </w:rPr>
            </w:pPr>
            <w:r w:rsidRPr="00A70E06">
              <w:rPr>
                <w:rFonts w:asciiTheme="majorHAnsi" w:hAnsiTheme="majorHAnsi" w:cstheme="majorHAnsi"/>
                <w:sz w:val="18"/>
                <w:szCs w:val="20"/>
                <w:lang w:val="en-US"/>
              </w:rPr>
              <w:t xml:space="preserve">Pending review and approval </w:t>
            </w:r>
          </w:p>
        </w:tc>
      </w:tr>
      <w:tr w:rsidR="00A70E06" w:rsidRPr="00A70E06" w14:paraId="607B0616" w14:textId="77777777" w:rsidTr="00137EE9">
        <w:trPr>
          <w:trHeight w:val="332"/>
        </w:trPr>
        <w:tc>
          <w:tcPr>
            <w:cnfStyle w:val="000010000000" w:firstRow="0" w:lastRow="0" w:firstColumn="0" w:lastColumn="0" w:oddVBand="1" w:evenVBand="0" w:oddHBand="0" w:evenHBand="0" w:firstRowFirstColumn="0" w:firstRowLastColumn="0" w:lastRowFirstColumn="0" w:lastRowLastColumn="0"/>
            <w:tcW w:w="2718" w:type="dxa"/>
          </w:tcPr>
          <w:p w14:paraId="156830B3"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t>DATE OF ISSUE:</w:t>
            </w:r>
          </w:p>
        </w:tc>
        <w:tc>
          <w:tcPr>
            <w:tcW w:w="6840" w:type="dxa"/>
          </w:tcPr>
          <w:p w14:paraId="5920F59A" w14:textId="52AE23F8" w:rsidR="00A70E06" w:rsidRPr="00A70E06" w:rsidRDefault="00737308" w:rsidP="00A70E0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20"/>
                <w:lang w:val="en-US"/>
              </w:rPr>
            </w:pPr>
            <w:sdt>
              <w:sdtPr>
                <w:rPr>
                  <w:rFonts w:asciiTheme="majorHAnsi" w:hAnsiTheme="majorHAnsi" w:cstheme="majorHAnsi"/>
                  <w:sz w:val="18"/>
                  <w:szCs w:val="20"/>
                  <w:lang w:val="en-US"/>
                </w:rPr>
                <w:alias w:val="Publish Date"/>
                <w:tag w:val=""/>
                <w:id w:val="-307480101"/>
                <w:dataBinding w:prefixMappings="xmlns:ns0='http://schemas.microsoft.com/office/2006/coverPageProps' " w:xpath="/ns0:CoverPageProperties[1]/ns0:PublishDate[1]" w:storeItemID="{55AF091B-3C7A-41E3-B477-F2FDAA23CFDA}"/>
                <w:date w:fullDate="2019-09-19T00:00:00Z">
                  <w:dateFormat w:val="MM/dd/yyyy"/>
                  <w:lid w:val="en-CA"/>
                  <w:storeMappedDataAs w:val="dateTime"/>
                  <w:calendar w:val="gregorian"/>
                </w:date>
              </w:sdtPr>
              <w:sdtEndPr/>
              <w:sdtContent>
                <w:r w:rsidR="00CA0F65">
                  <w:rPr>
                    <w:rFonts w:asciiTheme="majorHAnsi" w:hAnsiTheme="majorHAnsi" w:cstheme="majorHAnsi"/>
                    <w:sz w:val="18"/>
                    <w:szCs w:val="20"/>
                  </w:rPr>
                  <w:t>09/19/2019</w:t>
                </w:r>
              </w:sdtContent>
            </w:sdt>
          </w:p>
        </w:tc>
      </w:tr>
      <w:tr w:rsidR="00A70E06" w:rsidRPr="00A70E06" w14:paraId="00815C97" w14:textId="77777777" w:rsidTr="00137EE9">
        <w:trPr>
          <w:cnfStyle w:val="000000100000" w:firstRow="0" w:lastRow="0" w:firstColumn="0" w:lastColumn="0" w:oddVBand="0" w:evenVBand="0" w:oddHBand="1" w:evenHBand="0" w:firstRowFirstColumn="0" w:firstRowLastColumn="0" w:lastRowFirstColumn="0" w:lastRowLastColumn="0"/>
          <w:trHeight w:val="332"/>
        </w:trPr>
        <w:tc>
          <w:tcPr>
            <w:cnfStyle w:val="000010000000" w:firstRow="0" w:lastRow="0" w:firstColumn="0" w:lastColumn="0" w:oddVBand="1" w:evenVBand="0" w:oddHBand="0" w:evenHBand="0" w:firstRowFirstColumn="0" w:firstRowLastColumn="0" w:lastRowFirstColumn="0" w:lastRowLastColumn="0"/>
            <w:tcW w:w="2718" w:type="dxa"/>
          </w:tcPr>
          <w:p w14:paraId="6AA55E78"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t>DATE OF NEXT REVISION</w:t>
            </w:r>
          </w:p>
        </w:tc>
        <w:tc>
          <w:tcPr>
            <w:tcW w:w="6840" w:type="dxa"/>
          </w:tcPr>
          <w:p w14:paraId="652611AF" w14:textId="31DE1A9B" w:rsidR="00A70E06" w:rsidRPr="00A70E06" w:rsidRDefault="00737308" w:rsidP="00A70E0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20"/>
                <w:lang w:val="en-US"/>
              </w:rPr>
            </w:pPr>
            <w:sdt>
              <w:sdtPr>
                <w:rPr>
                  <w:color w:val="111111" w:themeColor="text1"/>
                  <w:sz w:val="18"/>
                  <w:szCs w:val="20"/>
                </w:rPr>
                <w:alias w:val="Date"/>
                <w:tag w:val="Date"/>
                <w:id w:val="-123849857"/>
                <w:placeholder>
                  <w:docPart w:val="E83B94C2F37E468A812A3B3386F13449"/>
                </w:placeholder>
                <w:date w:fullDate="2022-09-19T00:00:00Z">
                  <w:dateFormat w:val="MMMM d, yyyy"/>
                  <w:lid w:val="en-CA"/>
                  <w:storeMappedDataAs w:val="dateTime"/>
                  <w:calendar w:val="gregorian"/>
                </w:date>
              </w:sdtPr>
              <w:sdtEndPr/>
              <w:sdtContent>
                <w:r w:rsidR="00CA0F65">
                  <w:rPr>
                    <w:color w:val="111111" w:themeColor="text1"/>
                    <w:sz w:val="18"/>
                    <w:szCs w:val="20"/>
                  </w:rPr>
                  <w:t>September 19, 2022</w:t>
                </w:r>
              </w:sdtContent>
            </w:sdt>
          </w:p>
        </w:tc>
      </w:tr>
      <w:tr w:rsidR="00A70E06" w:rsidRPr="00A70E06" w14:paraId="3A7A2586" w14:textId="77777777" w:rsidTr="00137EE9">
        <w:trPr>
          <w:trHeight w:val="332"/>
        </w:trPr>
        <w:tc>
          <w:tcPr>
            <w:cnfStyle w:val="000010000000" w:firstRow="0" w:lastRow="0" w:firstColumn="0" w:lastColumn="0" w:oddVBand="1" w:evenVBand="0" w:oddHBand="0" w:evenHBand="0" w:firstRowFirstColumn="0" w:firstRowLastColumn="0" w:lastRowFirstColumn="0" w:lastRowLastColumn="0"/>
            <w:tcW w:w="2718" w:type="dxa"/>
          </w:tcPr>
          <w:p w14:paraId="7DC9C38D"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t>OWNER:</w:t>
            </w:r>
          </w:p>
        </w:tc>
        <w:tc>
          <w:tcPr>
            <w:tcW w:w="6840" w:type="dxa"/>
          </w:tcPr>
          <w:p w14:paraId="405FE8FE" w14:textId="77777777" w:rsidR="00A70E06" w:rsidRPr="00A70E06" w:rsidRDefault="00A70E06" w:rsidP="00A70E0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20"/>
                <w:lang w:val="en-US"/>
              </w:rPr>
            </w:pPr>
            <w:r w:rsidRPr="00A70E06">
              <w:rPr>
                <w:rFonts w:asciiTheme="majorHAnsi" w:hAnsiTheme="majorHAnsi" w:cstheme="majorHAnsi"/>
                <w:sz w:val="18"/>
                <w:szCs w:val="20"/>
                <w:lang w:val="en-US"/>
              </w:rPr>
              <w:t>CISO</w:t>
            </w:r>
          </w:p>
        </w:tc>
      </w:tr>
      <w:tr w:rsidR="00A70E06" w:rsidRPr="00A70E06" w14:paraId="71893C2D" w14:textId="77777777" w:rsidTr="00137EE9">
        <w:trPr>
          <w:cnfStyle w:val="000000100000" w:firstRow="0" w:lastRow="0" w:firstColumn="0" w:lastColumn="0" w:oddVBand="0" w:evenVBand="0" w:oddHBand="1" w:evenHBand="0" w:firstRowFirstColumn="0" w:firstRowLastColumn="0" w:lastRowFirstColumn="0" w:lastRowLastColumn="0"/>
          <w:trHeight w:val="287"/>
        </w:trPr>
        <w:tc>
          <w:tcPr>
            <w:cnfStyle w:val="000010000000" w:firstRow="0" w:lastRow="0" w:firstColumn="0" w:lastColumn="0" w:oddVBand="1" w:evenVBand="0" w:oddHBand="0" w:evenHBand="0" w:firstRowFirstColumn="0" w:firstRowLastColumn="0" w:lastRowFirstColumn="0" w:lastRowLastColumn="0"/>
            <w:tcW w:w="2718" w:type="dxa"/>
          </w:tcPr>
          <w:p w14:paraId="7AFE69EE"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t>CUSTODIAN:</w:t>
            </w:r>
          </w:p>
        </w:tc>
        <w:tc>
          <w:tcPr>
            <w:tcW w:w="6840" w:type="dxa"/>
          </w:tcPr>
          <w:p w14:paraId="0D32D104" w14:textId="62BDEF89" w:rsidR="00A70E06" w:rsidRPr="00A70E06" w:rsidRDefault="00A70E06" w:rsidP="00A70E0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20"/>
                <w:lang w:val="en-US"/>
              </w:rPr>
            </w:pPr>
            <w:r w:rsidRPr="00A70E06">
              <w:rPr>
                <w:rFonts w:asciiTheme="majorHAnsi" w:hAnsiTheme="majorHAnsi" w:cstheme="majorHAnsi"/>
                <w:sz w:val="18"/>
                <w:szCs w:val="20"/>
                <w:lang w:val="en-US"/>
              </w:rPr>
              <w:t>TRB</w:t>
            </w:r>
          </w:p>
        </w:tc>
      </w:tr>
      <w:tr w:rsidR="00A70E06" w:rsidRPr="00A70E06" w14:paraId="0D38B356" w14:textId="77777777" w:rsidTr="00137EE9">
        <w:trPr>
          <w:trHeight w:val="350"/>
        </w:trPr>
        <w:tc>
          <w:tcPr>
            <w:cnfStyle w:val="000010000000" w:firstRow="0" w:lastRow="0" w:firstColumn="0" w:lastColumn="0" w:oddVBand="1" w:evenVBand="0" w:oddHBand="0" w:evenHBand="0" w:firstRowFirstColumn="0" w:firstRowLastColumn="0" w:lastRowFirstColumn="0" w:lastRowLastColumn="0"/>
            <w:tcW w:w="2718" w:type="dxa"/>
          </w:tcPr>
          <w:p w14:paraId="38D66D41"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t>ORGANIZATION:</w:t>
            </w:r>
          </w:p>
        </w:tc>
        <w:tc>
          <w:tcPr>
            <w:tcW w:w="6840" w:type="dxa"/>
          </w:tcPr>
          <w:p w14:paraId="152A2777" w14:textId="2C00C553" w:rsidR="00A70E06" w:rsidRPr="00A70E06" w:rsidRDefault="00A70E06" w:rsidP="00A70E0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20"/>
                <w:lang w:val="en-US"/>
              </w:rPr>
            </w:pPr>
            <w:r w:rsidRPr="00A70E06">
              <w:rPr>
                <w:rFonts w:asciiTheme="majorHAnsi" w:hAnsiTheme="majorHAnsi" w:cstheme="majorHAnsi"/>
                <w:sz w:val="18"/>
                <w:szCs w:val="20"/>
                <w:lang w:val="en-US"/>
              </w:rPr>
              <w:t>Enterprise Architecture</w:t>
            </w:r>
          </w:p>
        </w:tc>
      </w:tr>
      <w:tr w:rsidR="00A70E06" w:rsidRPr="00A70E06" w14:paraId="6E5F951E" w14:textId="77777777" w:rsidTr="00137EE9">
        <w:trPr>
          <w:cnfStyle w:val="000000100000" w:firstRow="0" w:lastRow="0" w:firstColumn="0" w:lastColumn="0" w:oddVBand="0" w:evenVBand="0" w:oddHBand="1" w:evenHBand="0" w:firstRowFirstColumn="0" w:firstRowLastColumn="0" w:lastRowFirstColumn="0" w:lastRowLastColumn="0"/>
          <w:trHeight w:val="287"/>
        </w:trPr>
        <w:tc>
          <w:tcPr>
            <w:cnfStyle w:val="000010000000" w:firstRow="0" w:lastRow="0" w:firstColumn="0" w:lastColumn="0" w:oddVBand="1" w:evenVBand="0" w:oddHBand="0" w:evenHBand="0" w:firstRowFirstColumn="0" w:firstRowLastColumn="0" w:lastRowFirstColumn="0" w:lastRowLastColumn="0"/>
            <w:tcW w:w="2718" w:type="dxa"/>
          </w:tcPr>
          <w:p w14:paraId="53449912"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t>RISK CLASSIFICATION:</w:t>
            </w:r>
          </w:p>
        </w:tc>
        <w:tc>
          <w:tcPr>
            <w:tcW w:w="6840" w:type="dxa"/>
          </w:tcPr>
          <w:p w14:paraId="09B1358A" w14:textId="77777777" w:rsidR="00A70E06" w:rsidRPr="00A70E06" w:rsidRDefault="00A70E06" w:rsidP="00A70E0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20"/>
                <w:lang w:val="en-US"/>
              </w:rPr>
            </w:pPr>
            <w:r w:rsidRPr="00A70E06">
              <w:rPr>
                <w:rFonts w:asciiTheme="majorHAnsi" w:hAnsiTheme="majorHAnsi" w:cstheme="majorHAnsi"/>
                <w:sz w:val="18"/>
                <w:szCs w:val="20"/>
                <w:lang w:val="en-US"/>
              </w:rPr>
              <w:t>Medium</w:t>
            </w:r>
          </w:p>
        </w:tc>
      </w:tr>
      <w:tr w:rsidR="00A70E06" w:rsidRPr="00A70E06" w14:paraId="3A06A3E4" w14:textId="77777777" w:rsidTr="00137EE9">
        <w:trPr>
          <w:trHeight w:val="296"/>
        </w:trPr>
        <w:tc>
          <w:tcPr>
            <w:cnfStyle w:val="000010000000" w:firstRow="0" w:lastRow="0" w:firstColumn="0" w:lastColumn="0" w:oddVBand="1" w:evenVBand="0" w:oddHBand="0" w:evenHBand="0" w:firstRowFirstColumn="0" w:firstRowLastColumn="0" w:lastRowFirstColumn="0" w:lastRowLastColumn="0"/>
            <w:tcW w:w="2718" w:type="dxa"/>
          </w:tcPr>
          <w:p w14:paraId="63E8A39F"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t>RETENTION PERIOD:</w:t>
            </w:r>
          </w:p>
        </w:tc>
        <w:tc>
          <w:tcPr>
            <w:tcW w:w="6840" w:type="dxa"/>
          </w:tcPr>
          <w:p w14:paraId="6ED9F130" w14:textId="77777777" w:rsidR="00A70E06" w:rsidRPr="00A70E06" w:rsidRDefault="00A70E06" w:rsidP="00A70E0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8"/>
                <w:szCs w:val="20"/>
                <w:lang w:val="en-US"/>
              </w:rPr>
            </w:pPr>
            <w:r w:rsidRPr="00A70E06">
              <w:rPr>
                <w:rFonts w:asciiTheme="majorHAnsi" w:hAnsiTheme="majorHAnsi" w:cstheme="majorHAnsi"/>
                <w:sz w:val="18"/>
                <w:szCs w:val="20"/>
                <w:lang w:val="en-US"/>
              </w:rPr>
              <w:t>RETAIN FOR ONGOING USE</w:t>
            </w:r>
          </w:p>
        </w:tc>
      </w:tr>
      <w:tr w:rsidR="00A70E06" w:rsidRPr="00A70E06" w14:paraId="518C1032" w14:textId="77777777" w:rsidTr="00137EE9">
        <w:trPr>
          <w:cnfStyle w:val="000000100000" w:firstRow="0" w:lastRow="0" w:firstColumn="0" w:lastColumn="0" w:oddVBand="0" w:evenVBand="0" w:oddHBand="1" w:evenHBand="0" w:firstRowFirstColumn="0" w:firstRowLastColumn="0" w:lastRowFirstColumn="0" w:lastRowLastColumn="0"/>
          <w:trHeight w:val="467"/>
        </w:trPr>
        <w:tc>
          <w:tcPr>
            <w:cnfStyle w:val="000010000000" w:firstRow="0" w:lastRow="0" w:firstColumn="0" w:lastColumn="0" w:oddVBand="1" w:evenVBand="0" w:oddHBand="0" w:evenHBand="0" w:firstRowFirstColumn="0" w:firstRowLastColumn="0" w:lastRowFirstColumn="0" w:lastRowLastColumn="0"/>
            <w:tcW w:w="2718" w:type="dxa"/>
          </w:tcPr>
          <w:p w14:paraId="2BCA3992" w14:textId="77777777" w:rsidR="00A70E06" w:rsidRPr="00A70E06" w:rsidRDefault="00A70E06" w:rsidP="00A70E06">
            <w:pPr>
              <w:rPr>
                <w:rFonts w:asciiTheme="majorHAnsi" w:hAnsiTheme="majorHAnsi" w:cstheme="majorHAnsi"/>
                <w:b/>
                <w:color w:val="9E7C0C"/>
                <w:sz w:val="18"/>
                <w:szCs w:val="20"/>
                <w:lang w:val="en-US"/>
              </w:rPr>
            </w:pPr>
            <w:r w:rsidRPr="00A70E06">
              <w:rPr>
                <w:rFonts w:asciiTheme="majorHAnsi" w:hAnsiTheme="majorHAnsi" w:cstheme="majorHAnsi"/>
                <w:b/>
                <w:color w:val="9E7C0C"/>
                <w:sz w:val="18"/>
                <w:szCs w:val="20"/>
                <w:lang w:val="en-US"/>
              </w:rPr>
              <w:t>MASTER STORAGE LOCATION:</w:t>
            </w:r>
          </w:p>
        </w:tc>
        <w:tc>
          <w:tcPr>
            <w:tcW w:w="6840" w:type="dxa"/>
          </w:tcPr>
          <w:p w14:paraId="080F646B" w14:textId="20E3BA4B" w:rsidR="00A70E06" w:rsidRPr="00A70E06" w:rsidRDefault="00737308" w:rsidP="00A70E06">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8"/>
                <w:szCs w:val="20"/>
                <w:lang w:val="en-US"/>
              </w:rPr>
            </w:pPr>
            <w:hyperlink r:id="rId12" w:history="1">
              <w:r w:rsidR="001A4429" w:rsidRPr="009E5D31">
                <w:rPr>
                  <w:rStyle w:val="Hyperlink"/>
                  <w:rFonts w:asciiTheme="majorHAnsi" w:hAnsiTheme="majorHAnsi" w:cstheme="majorHAnsi"/>
                  <w:sz w:val="18"/>
                  <w:szCs w:val="20"/>
                  <w:lang w:val="en-US"/>
                </w:rPr>
                <w:t>http://sp.cwb.local/departments/is/is/architecture/SitePages/IT%20Engagement%20Model.aspx</w:t>
              </w:r>
            </w:hyperlink>
          </w:p>
        </w:tc>
      </w:tr>
    </w:tbl>
    <w:p w14:paraId="05563844" w14:textId="77777777" w:rsidR="00A70E06" w:rsidRPr="00A70E06" w:rsidRDefault="00A70E06" w:rsidP="00A70E06">
      <w:pPr>
        <w:tabs>
          <w:tab w:val="left" w:pos="7309"/>
        </w:tabs>
        <w:spacing w:after="0" w:line="240" w:lineRule="auto"/>
        <w:rPr>
          <w:rFonts w:ascii="Verdana" w:eastAsia="Calibri" w:hAnsi="Verdana" w:cs="Arial"/>
          <w:b/>
          <w:color w:val="009AA6"/>
          <w:sz w:val="24"/>
          <w:szCs w:val="24"/>
          <w:lang w:val="en-US" w:eastAsia="en-US"/>
        </w:rPr>
      </w:pPr>
      <w:r w:rsidRPr="00A70E06">
        <w:rPr>
          <w:rFonts w:ascii="Verdana" w:eastAsia="Calibri" w:hAnsi="Verdana" w:cs="Arial"/>
          <w:b/>
          <w:color w:val="009AA6"/>
          <w:sz w:val="24"/>
          <w:szCs w:val="24"/>
          <w:lang w:val="en-US" w:eastAsia="en-US"/>
        </w:rPr>
        <w:tab/>
      </w:r>
    </w:p>
    <w:p w14:paraId="57B943F8" w14:textId="77777777" w:rsidR="00A70E06" w:rsidRPr="00A70E06" w:rsidRDefault="00A70E06" w:rsidP="00A70E06">
      <w:pPr>
        <w:shd w:val="clear" w:color="auto" w:fill="D9E2F3"/>
        <w:spacing w:after="0" w:line="240" w:lineRule="auto"/>
        <w:rPr>
          <w:rFonts w:ascii="Verdana" w:eastAsia="Calibri" w:hAnsi="Verdana" w:cs="Arial"/>
          <w:b/>
          <w:color w:val="009AA6"/>
          <w:sz w:val="24"/>
          <w:szCs w:val="24"/>
          <w:lang w:val="en-US" w:eastAsia="en-US"/>
        </w:rPr>
      </w:pPr>
    </w:p>
    <w:p w14:paraId="797174EE" w14:textId="77777777" w:rsidR="00A70E06" w:rsidRPr="00A70E06" w:rsidRDefault="00A70E06" w:rsidP="00A70E06">
      <w:pPr>
        <w:spacing w:after="0" w:line="240" w:lineRule="auto"/>
        <w:rPr>
          <w:rFonts w:ascii="Verdana" w:eastAsia="Calibri" w:hAnsi="Verdana" w:cs="Arial"/>
          <w:b/>
          <w:color w:val="009AA6"/>
          <w:sz w:val="24"/>
          <w:szCs w:val="24"/>
          <w:lang w:val="en-US" w:eastAsia="en-US"/>
        </w:rPr>
      </w:pPr>
    </w:p>
    <w:p w14:paraId="5F7092D1" w14:textId="77777777" w:rsidR="00793F43" w:rsidRPr="00CA1329" w:rsidRDefault="00793F43" w:rsidP="0057258B">
      <w:pPr>
        <w:pStyle w:val="SubtitleCover"/>
      </w:pPr>
    </w:p>
    <w:p w14:paraId="6E0714C7" w14:textId="38A23E43" w:rsidR="003D3085" w:rsidRDefault="003D3085" w:rsidP="00E81693">
      <w:pPr>
        <w:pStyle w:val="Sub-subtitlingCover"/>
        <w:sectPr w:rsidR="003D3085" w:rsidSect="009A237D">
          <w:headerReference w:type="even" r:id="rId13"/>
          <w:headerReference w:type="default" r:id="rId14"/>
          <w:footerReference w:type="default" r:id="rId15"/>
          <w:headerReference w:type="first" r:id="rId16"/>
          <w:footerReference w:type="first" r:id="rId17"/>
          <w:pgSz w:w="12240" w:h="15840"/>
          <w:pgMar w:top="1080" w:right="1080" w:bottom="1080" w:left="1080" w:header="450" w:footer="720" w:gutter="0"/>
          <w:cols w:space="720"/>
          <w:docGrid w:linePitch="360"/>
        </w:sectPr>
      </w:pPr>
    </w:p>
    <w:p w14:paraId="20B4F8AD" w14:textId="77777777" w:rsidR="00585913" w:rsidRPr="00F81697" w:rsidRDefault="00585913" w:rsidP="0057258B">
      <w:pPr>
        <w:pStyle w:val="Heading1"/>
        <w:numPr>
          <w:ilvl w:val="0"/>
          <w:numId w:val="0"/>
        </w:numPr>
        <w:ind w:left="357"/>
      </w:pPr>
      <w:bookmarkStart w:id="0" w:name="_Toc20397799"/>
      <w:bookmarkStart w:id="1" w:name="_Toc21698898"/>
      <w:r w:rsidRPr="00337680">
        <w:lastRenderedPageBreak/>
        <w:t>Contents</w:t>
      </w:r>
      <w:bookmarkEnd w:id="0"/>
      <w:bookmarkEnd w:id="1"/>
    </w:p>
    <w:p w14:paraId="0062936B" w14:textId="74CDD558" w:rsidR="00E510FE" w:rsidRDefault="00DB62D6">
      <w:pPr>
        <w:pStyle w:val="TOC1"/>
        <w:rPr>
          <w:color w:val="auto"/>
          <w:lang w:val="en-CA" w:eastAsia="en-CA"/>
        </w:rPr>
      </w:pPr>
      <w:r>
        <w:fldChar w:fldCharType="begin"/>
      </w:r>
      <w:r>
        <w:instrText xml:space="preserve"> TOC \o "1-3" \h \z \u </w:instrText>
      </w:r>
      <w:r>
        <w:fldChar w:fldCharType="separate"/>
      </w:r>
      <w:hyperlink w:anchor="_Toc20397799" w:history="1">
        <w:r w:rsidR="00E510FE" w:rsidRPr="007C0BA3">
          <w:rPr>
            <w:rStyle w:val="Hyperlink"/>
          </w:rPr>
          <w:t>Contents</w:t>
        </w:r>
        <w:r w:rsidR="00E510FE">
          <w:rPr>
            <w:webHidden/>
          </w:rPr>
          <w:tab/>
        </w:r>
        <w:r w:rsidR="00E510FE">
          <w:rPr>
            <w:webHidden/>
          </w:rPr>
          <w:fldChar w:fldCharType="begin"/>
        </w:r>
        <w:r w:rsidR="00E510FE">
          <w:rPr>
            <w:webHidden/>
          </w:rPr>
          <w:instrText xml:space="preserve"> PAGEREF _Toc20397799 \h </w:instrText>
        </w:r>
        <w:r w:rsidR="00E510FE">
          <w:rPr>
            <w:webHidden/>
          </w:rPr>
        </w:r>
        <w:r w:rsidR="00E510FE">
          <w:rPr>
            <w:webHidden/>
          </w:rPr>
          <w:fldChar w:fldCharType="separate"/>
        </w:r>
        <w:r w:rsidR="00CA0F65">
          <w:rPr>
            <w:webHidden/>
          </w:rPr>
          <w:t>2</w:t>
        </w:r>
        <w:r w:rsidR="00E510FE">
          <w:rPr>
            <w:webHidden/>
          </w:rPr>
          <w:fldChar w:fldCharType="end"/>
        </w:r>
      </w:hyperlink>
    </w:p>
    <w:p w14:paraId="60BE3195" w14:textId="41E1F54F" w:rsidR="00E510FE" w:rsidRDefault="00737308">
      <w:pPr>
        <w:pStyle w:val="TOC1"/>
        <w:tabs>
          <w:tab w:val="left" w:pos="432"/>
        </w:tabs>
        <w:rPr>
          <w:color w:val="auto"/>
          <w:lang w:val="en-CA" w:eastAsia="en-CA"/>
        </w:rPr>
      </w:pPr>
      <w:hyperlink w:anchor="_Toc20397800" w:history="1">
        <w:r w:rsidR="00E510FE" w:rsidRPr="007C0BA3">
          <w:rPr>
            <w:rStyle w:val="Hyperlink"/>
          </w:rPr>
          <w:t>1.</w:t>
        </w:r>
        <w:r w:rsidR="00E510FE">
          <w:rPr>
            <w:color w:val="auto"/>
            <w:lang w:val="en-CA" w:eastAsia="en-CA"/>
          </w:rPr>
          <w:tab/>
        </w:r>
        <w:r w:rsidR="00E510FE" w:rsidRPr="007C0BA3">
          <w:rPr>
            <w:rStyle w:val="Hyperlink"/>
          </w:rPr>
          <w:t>About this Document</w:t>
        </w:r>
        <w:r w:rsidR="00E510FE">
          <w:rPr>
            <w:webHidden/>
          </w:rPr>
          <w:tab/>
        </w:r>
        <w:r w:rsidR="00E510FE">
          <w:rPr>
            <w:webHidden/>
          </w:rPr>
          <w:fldChar w:fldCharType="begin"/>
        </w:r>
        <w:r w:rsidR="00E510FE">
          <w:rPr>
            <w:webHidden/>
          </w:rPr>
          <w:instrText xml:space="preserve"> PAGEREF _Toc20397800 \h </w:instrText>
        </w:r>
        <w:r w:rsidR="00E510FE">
          <w:rPr>
            <w:webHidden/>
          </w:rPr>
        </w:r>
        <w:r w:rsidR="00E510FE">
          <w:rPr>
            <w:webHidden/>
          </w:rPr>
          <w:fldChar w:fldCharType="separate"/>
        </w:r>
        <w:r w:rsidR="00CA0F65">
          <w:rPr>
            <w:webHidden/>
          </w:rPr>
          <w:t>5</w:t>
        </w:r>
        <w:r w:rsidR="00E510FE">
          <w:rPr>
            <w:webHidden/>
          </w:rPr>
          <w:fldChar w:fldCharType="end"/>
        </w:r>
      </w:hyperlink>
    </w:p>
    <w:p w14:paraId="7B81066E" w14:textId="736F0769" w:rsidR="00E510FE" w:rsidRDefault="00737308">
      <w:pPr>
        <w:pStyle w:val="TOC2"/>
        <w:tabs>
          <w:tab w:val="left" w:pos="880"/>
        </w:tabs>
        <w:rPr>
          <w:b w:val="0"/>
          <w:noProof/>
          <w:color w:val="auto"/>
          <w:sz w:val="22"/>
          <w:lang w:val="en-CA" w:eastAsia="en-CA"/>
        </w:rPr>
      </w:pPr>
      <w:hyperlink w:anchor="_Toc20397801" w:history="1">
        <w:r w:rsidR="00E510FE" w:rsidRPr="007C0BA3">
          <w:rPr>
            <w:rStyle w:val="Hyperlink"/>
            <w:noProof/>
          </w:rPr>
          <w:t>1.1.</w:t>
        </w:r>
        <w:r w:rsidR="00E510FE">
          <w:rPr>
            <w:b w:val="0"/>
            <w:noProof/>
            <w:color w:val="auto"/>
            <w:sz w:val="22"/>
            <w:lang w:val="en-CA" w:eastAsia="en-CA"/>
          </w:rPr>
          <w:tab/>
        </w:r>
        <w:r w:rsidR="00E510FE" w:rsidRPr="007C0BA3">
          <w:rPr>
            <w:rStyle w:val="Hyperlink"/>
            <w:noProof/>
          </w:rPr>
          <w:t>Purpose</w:t>
        </w:r>
        <w:r w:rsidR="00E510FE">
          <w:rPr>
            <w:noProof/>
            <w:webHidden/>
          </w:rPr>
          <w:tab/>
        </w:r>
        <w:r w:rsidR="00E510FE">
          <w:rPr>
            <w:noProof/>
            <w:webHidden/>
          </w:rPr>
          <w:fldChar w:fldCharType="begin"/>
        </w:r>
        <w:r w:rsidR="00E510FE">
          <w:rPr>
            <w:noProof/>
            <w:webHidden/>
          </w:rPr>
          <w:instrText xml:space="preserve"> PAGEREF _Toc20397801 \h </w:instrText>
        </w:r>
        <w:r w:rsidR="00E510FE">
          <w:rPr>
            <w:noProof/>
            <w:webHidden/>
          </w:rPr>
        </w:r>
        <w:r w:rsidR="00E510FE">
          <w:rPr>
            <w:noProof/>
            <w:webHidden/>
          </w:rPr>
          <w:fldChar w:fldCharType="separate"/>
        </w:r>
        <w:r w:rsidR="00CA0F65">
          <w:rPr>
            <w:noProof/>
            <w:webHidden/>
          </w:rPr>
          <w:t>5</w:t>
        </w:r>
        <w:r w:rsidR="00E510FE">
          <w:rPr>
            <w:noProof/>
            <w:webHidden/>
          </w:rPr>
          <w:fldChar w:fldCharType="end"/>
        </w:r>
      </w:hyperlink>
    </w:p>
    <w:p w14:paraId="1FE0A85E" w14:textId="4BA67368" w:rsidR="00E510FE" w:rsidRDefault="00737308">
      <w:pPr>
        <w:pStyle w:val="TOC2"/>
        <w:tabs>
          <w:tab w:val="left" w:pos="880"/>
        </w:tabs>
        <w:rPr>
          <w:b w:val="0"/>
          <w:noProof/>
          <w:color w:val="auto"/>
          <w:sz w:val="22"/>
          <w:lang w:val="en-CA" w:eastAsia="en-CA"/>
        </w:rPr>
      </w:pPr>
      <w:hyperlink w:anchor="_Toc20397802" w:history="1">
        <w:r w:rsidR="00E510FE" w:rsidRPr="007C0BA3">
          <w:rPr>
            <w:rStyle w:val="Hyperlink"/>
            <w:noProof/>
          </w:rPr>
          <w:t>1.2.</w:t>
        </w:r>
        <w:r w:rsidR="00E510FE">
          <w:rPr>
            <w:b w:val="0"/>
            <w:noProof/>
            <w:color w:val="auto"/>
            <w:sz w:val="22"/>
            <w:lang w:val="en-CA" w:eastAsia="en-CA"/>
          </w:rPr>
          <w:tab/>
        </w:r>
        <w:r w:rsidR="00E510FE" w:rsidRPr="007C0BA3">
          <w:rPr>
            <w:rStyle w:val="Hyperlink"/>
            <w:noProof/>
          </w:rPr>
          <w:t>Objective</w:t>
        </w:r>
        <w:r w:rsidR="00E510FE">
          <w:rPr>
            <w:noProof/>
            <w:webHidden/>
          </w:rPr>
          <w:tab/>
        </w:r>
        <w:r w:rsidR="00E510FE">
          <w:rPr>
            <w:noProof/>
            <w:webHidden/>
          </w:rPr>
          <w:fldChar w:fldCharType="begin"/>
        </w:r>
        <w:r w:rsidR="00E510FE">
          <w:rPr>
            <w:noProof/>
            <w:webHidden/>
          </w:rPr>
          <w:instrText xml:space="preserve"> PAGEREF _Toc20397802 \h </w:instrText>
        </w:r>
        <w:r w:rsidR="00E510FE">
          <w:rPr>
            <w:noProof/>
            <w:webHidden/>
          </w:rPr>
        </w:r>
        <w:r w:rsidR="00E510FE">
          <w:rPr>
            <w:noProof/>
            <w:webHidden/>
          </w:rPr>
          <w:fldChar w:fldCharType="separate"/>
        </w:r>
        <w:r w:rsidR="00CA0F65">
          <w:rPr>
            <w:noProof/>
            <w:webHidden/>
          </w:rPr>
          <w:t>5</w:t>
        </w:r>
        <w:r w:rsidR="00E510FE">
          <w:rPr>
            <w:noProof/>
            <w:webHidden/>
          </w:rPr>
          <w:fldChar w:fldCharType="end"/>
        </w:r>
      </w:hyperlink>
    </w:p>
    <w:p w14:paraId="08A7E21D" w14:textId="7E4B7597" w:rsidR="00E510FE" w:rsidRDefault="00737308">
      <w:pPr>
        <w:pStyle w:val="TOC1"/>
        <w:tabs>
          <w:tab w:val="left" w:pos="432"/>
        </w:tabs>
        <w:rPr>
          <w:color w:val="auto"/>
          <w:lang w:val="en-CA" w:eastAsia="en-CA"/>
        </w:rPr>
      </w:pPr>
      <w:hyperlink w:anchor="_Toc20397803" w:history="1">
        <w:r w:rsidR="00E510FE" w:rsidRPr="007C0BA3">
          <w:rPr>
            <w:rStyle w:val="Hyperlink"/>
          </w:rPr>
          <w:t>2.</w:t>
        </w:r>
        <w:r w:rsidR="00E510FE">
          <w:rPr>
            <w:color w:val="auto"/>
            <w:lang w:val="en-CA" w:eastAsia="en-CA"/>
          </w:rPr>
          <w:tab/>
        </w:r>
        <w:r w:rsidR="00E510FE" w:rsidRPr="007C0BA3">
          <w:rPr>
            <w:rStyle w:val="Hyperlink"/>
          </w:rPr>
          <w:t>Business Questions</w:t>
        </w:r>
        <w:r w:rsidR="00E510FE">
          <w:rPr>
            <w:webHidden/>
          </w:rPr>
          <w:tab/>
        </w:r>
        <w:r w:rsidR="00E510FE">
          <w:rPr>
            <w:webHidden/>
          </w:rPr>
          <w:fldChar w:fldCharType="begin"/>
        </w:r>
        <w:r w:rsidR="00E510FE">
          <w:rPr>
            <w:webHidden/>
          </w:rPr>
          <w:instrText xml:space="preserve"> PAGEREF _Toc20397803 \h </w:instrText>
        </w:r>
        <w:r w:rsidR="00E510FE">
          <w:rPr>
            <w:webHidden/>
          </w:rPr>
        </w:r>
        <w:r w:rsidR="00E510FE">
          <w:rPr>
            <w:webHidden/>
          </w:rPr>
          <w:fldChar w:fldCharType="separate"/>
        </w:r>
        <w:r w:rsidR="00CA0F65">
          <w:rPr>
            <w:webHidden/>
          </w:rPr>
          <w:t>6</w:t>
        </w:r>
        <w:r w:rsidR="00E510FE">
          <w:rPr>
            <w:webHidden/>
          </w:rPr>
          <w:fldChar w:fldCharType="end"/>
        </w:r>
      </w:hyperlink>
    </w:p>
    <w:p w14:paraId="2B9A1C59" w14:textId="655AA6FA" w:rsidR="00E510FE" w:rsidRDefault="00737308">
      <w:pPr>
        <w:pStyle w:val="TOC2"/>
        <w:tabs>
          <w:tab w:val="left" w:pos="880"/>
        </w:tabs>
        <w:rPr>
          <w:b w:val="0"/>
          <w:noProof/>
          <w:color w:val="auto"/>
          <w:sz w:val="22"/>
          <w:lang w:val="en-CA" w:eastAsia="en-CA"/>
        </w:rPr>
      </w:pPr>
      <w:hyperlink w:anchor="_Toc20397804" w:history="1">
        <w:r w:rsidR="00E510FE" w:rsidRPr="007C0BA3">
          <w:rPr>
            <w:rStyle w:val="Hyperlink"/>
            <w:noProof/>
          </w:rPr>
          <w:t>2.1.</w:t>
        </w:r>
        <w:r w:rsidR="00E510FE">
          <w:rPr>
            <w:b w:val="0"/>
            <w:noProof/>
            <w:color w:val="auto"/>
            <w:sz w:val="22"/>
            <w:lang w:val="en-CA" w:eastAsia="en-CA"/>
          </w:rPr>
          <w:tab/>
        </w:r>
        <w:r w:rsidR="00E510FE" w:rsidRPr="007C0BA3">
          <w:rPr>
            <w:rStyle w:val="Hyperlink"/>
            <w:noProof/>
          </w:rPr>
          <w:t>Service Provider</w:t>
        </w:r>
        <w:r w:rsidR="00E510FE">
          <w:rPr>
            <w:noProof/>
            <w:webHidden/>
          </w:rPr>
          <w:tab/>
        </w:r>
        <w:r w:rsidR="00E510FE">
          <w:rPr>
            <w:noProof/>
            <w:webHidden/>
          </w:rPr>
          <w:fldChar w:fldCharType="begin"/>
        </w:r>
        <w:r w:rsidR="00E510FE">
          <w:rPr>
            <w:noProof/>
            <w:webHidden/>
          </w:rPr>
          <w:instrText xml:space="preserve"> PAGEREF _Toc20397804 \h </w:instrText>
        </w:r>
        <w:r w:rsidR="00E510FE">
          <w:rPr>
            <w:noProof/>
            <w:webHidden/>
          </w:rPr>
        </w:r>
        <w:r w:rsidR="00E510FE">
          <w:rPr>
            <w:noProof/>
            <w:webHidden/>
          </w:rPr>
          <w:fldChar w:fldCharType="separate"/>
        </w:r>
        <w:r w:rsidR="00CA0F65">
          <w:rPr>
            <w:noProof/>
            <w:webHidden/>
          </w:rPr>
          <w:t>6</w:t>
        </w:r>
        <w:r w:rsidR="00E510FE">
          <w:rPr>
            <w:noProof/>
            <w:webHidden/>
          </w:rPr>
          <w:fldChar w:fldCharType="end"/>
        </w:r>
      </w:hyperlink>
    </w:p>
    <w:p w14:paraId="523E4372" w14:textId="697BFE28" w:rsidR="00E510FE" w:rsidRDefault="00737308">
      <w:pPr>
        <w:pStyle w:val="TOC2"/>
        <w:tabs>
          <w:tab w:val="left" w:pos="880"/>
        </w:tabs>
        <w:rPr>
          <w:b w:val="0"/>
          <w:noProof/>
          <w:color w:val="auto"/>
          <w:sz w:val="22"/>
          <w:lang w:val="en-CA" w:eastAsia="en-CA"/>
        </w:rPr>
      </w:pPr>
      <w:hyperlink w:anchor="_Toc20397805" w:history="1">
        <w:r w:rsidR="00E510FE" w:rsidRPr="007C0BA3">
          <w:rPr>
            <w:rStyle w:val="Hyperlink"/>
            <w:noProof/>
          </w:rPr>
          <w:t>2.2.</w:t>
        </w:r>
        <w:r w:rsidR="00E510FE">
          <w:rPr>
            <w:b w:val="0"/>
            <w:noProof/>
            <w:color w:val="auto"/>
            <w:sz w:val="22"/>
            <w:lang w:val="en-CA" w:eastAsia="en-CA"/>
          </w:rPr>
          <w:tab/>
        </w:r>
        <w:r w:rsidR="00E510FE" w:rsidRPr="007C0BA3">
          <w:rPr>
            <w:rStyle w:val="Hyperlink"/>
            <w:noProof/>
          </w:rPr>
          <w:t>Service Level Agreement</w:t>
        </w:r>
        <w:r w:rsidR="00E510FE">
          <w:rPr>
            <w:noProof/>
            <w:webHidden/>
          </w:rPr>
          <w:tab/>
        </w:r>
        <w:r w:rsidR="00E510FE">
          <w:rPr>
            <w:noProof/>
            <w:webHidden/>
          </w:rPr>
          <w:fldChar w:fldCharType="begin"/>
        </w:r>
        <w:r w:rsidR="00E510FE">
          <w:rPr>
            <w:noProof/>
            <w:webHidden/>
          </w:rPr>
          <w:instrText xml:space="preserve"> PAGEREF _Toc20397805 \h </w:instrText>
        </w:r>
        <w:r w:rsidR="00E510FE">
          <w:rPr>
            <w:noProof/>
            <w:webHidden/>
          </w:rPr>
        </w:r>
        <w:r w:rsidR="00E510FE">
          <w:rPr>
            <w:noProof/>
            <w:webHidden/>
          </w:rPr>
          <w:fldChar w:fldCharType="separate"/>
        </w:r>
        <w:r w:rsidR="00CA0F65">
          <w:rPr>
            <w:noProof/>
            <w:webHidden/>
          </w:rPr>
          <w:t>6</w:t>
        </w:r>
        <w:r w:rsidR="00E510FE">
          <w:rPr>
            <w:noProof/>
            <w:webHidden/>
          </w:rPr>
          <w:fldChar w:fldCharType="end"/>
        </w:r>
      </w:hyperlink>
    </w:p>
    <w:p w14:paraId="39AE4056" w14:textId="3D8EB367" w:rsidR="00E510FE" w:rsidRDefault="00737308">
      <w:pPr>
        <w:pStyle w:val="TOC2"/>
        <w:tabs>
          <w:tab w:val="left" w:pos="880"/>
        </w:tabs>
        <w:rPr>
          <w:b w:val="0"/>
          <w:noProof/>
          <w:color w:val="auto"/>
          <w:sz w:val="22"/>
          <w:lang w:val="en-CA" w:eastAsia="en-CA"/>
        </w:rPr>
      </w:pPr>
      <w:hyperlink w:anchor="_Toc20397806" w:history="1">
        <w:r w:rsidR="00E510FE" w:rsidRPr="007C0BA3">
          <w:rPr>
            <w:rStyle w:val="Hyperlink"/>
            <w:noProof/>
          </w:rPr>
          <w:t>2.3.</w:t>
        </w:r>
        <w:r w:rsidR="00E510FE">
          <w:rPr>
            <w:b w:val="0"/>
            <w:noProof/>
            <w:color w:val="auto"/>
            <w:sz w:val="22"/>
            <w:lang w:val="en-CA" w:eastAsia="en-CA"/>
          </w:rPr>
          <w:tab/>
        </w:r>
        <w:r w:rsidR="00E510FE" w:rsidRPr="007C0BA3">
          <w:rPr>
            <w:rStyle w:val="Hyperlink"/>
            <w:noProof/>
          </w:rPr>
          <w:t>Third Party</w:t>
        </w:r>
        <w:r w:rsidR="00E510FE">
          <w:rPr>
            <w:noProof/>
            <w:webHidden/>
          </w:rPr>
          <w:tab/>
        </w:r>
        <w:r w:rsidR="00E510FE">
          <w:rPr>
            <w:noProof/>
            <w:webHidden/>
          </w:rPr>
          <w:fldChar w:fldCharType="begin"/>
        </w:r>
        <w:r w:rsidR="00E510FE">
          <w:rPr>
            <w:noProof/>
            <w:webHidden/>
          </w:rPr>
          <w:instrText xml:space="preserve"> PAGEREF _Toc20397806 \h </w:instrText>
        </w:r>
        <w:r w:rsidR="00E510FE">
          <w:rPr>
            <w:noProof/>
            <w:webHidden/>
          </w:rPr>
        </w:r>
        <w:r w:rsidR="00E510FE">
          <w:rPr>
            <w:noProof/>
            <w:webHidden/>
          </w:rPr>
          <w:fldChar w:fldCharType="separate"/>
        </w:r>
        <w:r w:rsidR="00CA0F65">
          <w:rPr>
            <w:noProof/>
            <w:webHidden/>
          </w:rPr>
          <w:t>6</w:t>
        </w:r>
        <w:r w:rsidR="00E510FE">
          <w:rPr>
            <w:noProof/>
            <w:webHidden/>
          </w:rPr>
          <w:fldChar w:fldCharType="end"/>
        </w:r>
      </w:hyperlink>
    </w:p>
    <w:p w14:paraId="6CE6E780" w14:textId="084DE444" w:rsidR="00E510FE" w:rsidRDefault="00737308">
      <w:pPr>
        <w:pStyle w:val="TOC2"/>
        <w:tabs>
          <w:tab w:val="left" w:pos="880"/>
        </w:tabs>
        <w:rPr>
          <w:b w:val="0"/>
          <w:noProof/>
          <w:color w:val="auto"/>
          <w:sz w:val="22"/>
          <w:lang w:val="en-CA" w:eastAsia="en-CA"/>
        </w:rPr>
      </w:pPr>
      <w:hyperlink w:anchor="_Toc20397807" w:history="1">
        <w:r w:rsidR="00E510FE" w:rsidRPr="007C0BA3">
          <w:rPr>
            <w:rStyle w:val="Hyperlink"/>
            <w:noProof/>
          </w:rPr>
          <w:t>2.4.</w:t>
        </w:r>
        <w:r w:rsidR="00E510FE">
          <w:rPr>
            <w:b w:val="0"/>
            <w:noProof/>
            <w:color w:val="auto"/>
            <w:sz w:val="22"/>
            <w:lang w:val="en-CA" w:eastAsia="en-CA"/>
          </w:rPr>
          <w:tab/>
        </w:r>
        <w:r w:rsidR="00E510FE" w:rsidRPr="007C0BA3">
          <w:rPr>
            <w:rStyle w:val="Hyperlink"/>
            <w:noProof/>
          </w:rPr>
          <w:t>Disaster Recovery / Continuity</w:t>
        </w:r>
        <w:r w:rsidR="00E510FE">
          <w:rPr>
            <w:noProof/>
            <w:webHidden/>
          </w:rPr>
          <w:tab/>
        </w:r>
        <w:r w:rsidR="00E510FE">
          <w:rPr>
            <w:noProof/>
            <w:webHidden/>
          </w:rPr>
          <w:fldChar w:fldCharType="begin"/>
        </w:r>
        <w:r w:rsidR="00E510FE">
          <w:rPr>
            <w:noProof/>
            <w:webHidden/>
          </w:rPr>
          <w:instrText xml:space="preserve"> PAGEREF _Toc20397807 \h </w:instrText>
        </w:r>
        <w:r w:rsidR="00E510FE">
          <w:rPr>
            <w:noProof/>
            <w:webHidden/>
          </w:rPr>
        </w:r>
        <w:r w:rsidR="00E510FE">
          <w:rPr>
            <w:noProof/>
            <w:webHidden/>
          </w:rPr>
          <w:fldChar w:fldCharType="separate"/>
        </w:r>
        <w:r w:rsidR="00CA0F65">
          <w:rPr>
            <w:noProof/>
            <w:webHidden/>
          </w:rPr>
          <w:t>7</w:t>
        </w:r>
        <w:r w:rsidR="00E510FE">
          <w:rPr>
            <w:noProof/>
            <w:webHidden/>
          </w:rPr>
          <w:fldChar w:fldCharType="end"/>
        </w:r>
      </w:hyperlink>
    </w:p>
    <w:p w14:paraId="714C058B" w14:textId="114E39C2" w:rsidR="00E510FE" w:rsidRDefault="00737308">
      <w:pPr>
        <w:pStyle w:val="TOC2"/>
        <w:tabs>
          <w:tab w:val="left" w:pos="880"/>
        </w:tabs>
        <w:rPr>
          <w:b w:val="0"/>
          <w:noProof/>
          <w:color w:val="auto"/>
          <w:sz w:val="22"/>
          <w:lang w:val="en-CA" w:eastAsia="en-CA"/>
        </w:rPr>
      </w:pPr>
      <w:hyperlink w:anchor="_Toc20397808" w:history="1">
        <w:r w:rsidR="00E510FE" w:rsidRPr="007C0BA3">
          <w:rPr>
            <w:rStyle w:val="Hyperlink"/>
            <w:noProof/>
          </w:rPr>
          <w:t>2.5.</w:t>
        </w:r>
        <w:r w:rsidR="00E510FE">
          <w:rPr>
            <w:b w:val="0"/>
            <w:noProof/>
            <w:color w:val="auto"/>
            <w:sz w:val="22"/>
            <w:lang w:val="en-CA" w:eastAsia="en-CA"/>
          </w:rPr>
          <w:tab/>
        </w:r>
        <w:r w:rsidR="00E510FE" w:rsidRPr="007C0BA3">
          <w:rPr>
            <w:rStyle w:val="Hyperlink"/>
            <w:noProof/>
          </w:rPr>
          <w:t>Multi-tenancy (identify if a third party is involved)</w:t>
        </w:r>
        <w:r w:rsidR="00E510FE">
          <w:rPr>
            <w:noProof/>
            <w:webHidden/>
          </w:rPr>
          <w:tab/>
        </w:r>
        <w:r w:rsidR="00E510FE">
          <w:rPr>
            <w:noProof/>
            <w:webHidden/>
          </w:rPr>
          <w:fldChar w:fldCharType="begin"/>
        </w:r>
        <w:r w:rsidR="00E510FE">
          <w:rPr>
            <w:noProof/>
            <w:webHidden/>
          </w:rPr>
          <w:instrText xml:space="preserve"> PAGEREF _Toc20397808 \h </w:instrText>
        </w:r>
        <w:r w:rsidR="00E510FE">
          <w:rPr>
            <w:noProof/>
            <w:webHidden/>
          </w:rPr>
        </w:r>
        <w:r w:rsidR="00E510FE">
          <w:rPr>
            <w:noProof/>
            <w:webHidden/>
          </w:rPr>
          <w:fldChar w:fldCharType="separate"/>
        </w:r>
        <w:r w:rsidR="00CA0F65">
          <w:rPr>
            <w:noProof/>
            <w:webHidden/>
          </w:rPr>
          <w:t>7</w:t>
        </w:r>
        <w:r w:rsidR="00E510FE">
          <w:rPr>
            <w:noProof/>
            <w:webHidden/>
          </w:rPr>
          <w:fldChar w:fldCharType="end"/>
        </w:r>
      </w:hyperlink>
    </w:p>
    <w:p w14:paraId="0C7DA301" w14:textId="74FF3F06" w:rsidR="00E510FE" w:rsidRDefault="00737308">
      <w:pPr>
        <w:pStyle w:val="TOC2"/>
        <w:tabs>
          <w:tab w:val="left" w:pos="880"/>
        </w:tabs>
        <w:rPr>
          <w:b w:val="0"/>
          <w:noProof/>
          <w:color w:val="auto"/>
          <w:sz w:val="22"/>
          <w:lang w:val="en-CA" w:eastAsia="en-CA"/>
        </w:rPr>
      </w:pPr>
      <w:hyperlink w:anchor="_Toc20397809" w:history="1">
        <w:r w:rsidR="00E510FE" w:rsidRPr="007C0BA3">
          <w:rPr>
            <w:rStyle w:val="Hyperlink"/>
            <w:noProof/>
          </w:rPr>
          <w:t>2.6.</w:t>
        </w:r>
        <w:r w:rsidR="00E510FE">
          <w:rPr>
            <w:b w:val="0"/>
            <w:noProof/>
            <w:color w:val="auto"/>
            <w:sz w:val="22"/>
            <w:lang w:val="en-CA" w:eastAsia="en-CA"/>
          </w:rPr>
          <w:tab/>
        </w:r>
        <w:r w:rsidR="00E510FE" w:rsidRPr="007C0BA3">
          <w:rPr>
            <w:rStyle w:val="Hyperlink"/>
            <w:noProof/>
          </w:rPr>
          <w:t>Scalability</w:t>
        </w:r>
        <w:r w:rsidR="00E510FE">
          <w:rPr>
            <w:noProof/>
            <w:webHidden/>
          </w:rPr>
          <w:tab/>
        </w:r>
        <w:r w:rsidR="00E510FE">
          <w:rPr>
            <w:noProof/>
            <w:webHidden/>
          </w:rPr>
          <w:fldChar w:fldCharType="begin"/>
        </w:r>
        <w:r w:rsidR="00E510FE">
          <w:rPr>
            <w:noProof/>
            <w:webHidden/>
          </w:rPr>
          <w:instrText xml:space="preserve"> PAGEREF _Toc20397809 \h </w:instrText>
        </w:r>
        <w:r w:rsidR="00E510FE">
          <w:rPr>
            <w:noProof/>
            <w:webHidden/>
          </w:rPr>
        </w:r>
        <w:r w:rsidR="00E510FE">
          <w:rPr>
            <w:noProof/>
            <w:webHidden/>
          </w:rPr>
          <w:fldChar w:fldCharType="separate"/>
        </w:r>
        <w:r w:rsidR="00CA0F65">
          <w:rPr>
            <w:noProof/>
            <w:webHidden/>
          </w:rPr>
          <w:t>7</w:t>
        </w:r>
        <w:r w:rsidR="00E510FE">
          <w:rPr>
            <w:noProof/>
            <w:webHidden/>
          </w:rPr>
          <w:fldChar w:fldCharType="end"/>
        </w:r>
      </w:hyperlink>
    </w:p>
    <w:p w14:paraId="4AE31A6E" w14:textId="4CD994CF" w:rsidR="00E510FE" w:rsidRDefault="00737308">
      <w:pPr>
        <w:pStyle w:val="TOC2"/>
        <w:tabs>
          <w:tab w:val="left" w:pos="880"/>
        </w:tabs>
        <w:rPr>
          <w:b w:val="0"/>
          <w:noProof/>
          <w:color w:val="auto"/>
          <w:sz w:val="22"/>
          <w:lang w:val="en-CA" w:eastAsia="en-CA"/>
        </w:rPr>
      </w:pPr>
      <w:hyperlink w:anchor="_Toc20397810" w:history="1">
        <w:r w:rsidR="00E510FE" w:rsidRPr="007C0BA3">
          <w:rPr>
            <w:rStyle w:val="Hyperlink"/>
            <w:noProof/>
          </w:rPr>
          <w:t>2.7.</w:t>
        </w:r>
        <w:r w:rsidR="00E510FE">
          <w:rPr>
            <w:b w:val="0"/>
            <w:noProof/>
            <w:color w:val="auto"/>
            <w:sz w:val="22"/>
            <w:lang w:val="en-CA" w:eastAsia="en-CA"/>
          </w:rPr>
          <w:tab/>
        </w:r>
        <w:r w:rsidR="00E510FE" w:rsidRPr="007C0BA3">
          <w:rPr>
            <w:rStyle w:val="Hyperlink"/>
            <w:noProof/>
          </w:rPr>
          <w:t>Compliance</w:t>
        </w:r>
        <w:r w:rsidR="00E510FE">
          <w:rPr>
            <w:noProof/>
            <w:webHidden/>
          </w:rPr>
          <w:tab/>
        </w:r>
        <w:r w:rsidR="00E510FE">
          <w:rPr>
            <w:noProof/>
            <w:webHidden/>
          </w:rPr>
          <w:fldChar w:fldCharType="begin"/>
        </w:r>
        <w:r w:rsidR="00E510FE">
          <w:rPr>
            <w:noProof/>
            <w:webHidden/>
          </w:rPr>
          <w:instrText xml:space="preserve"> PAGEREF _Toc20397810 \h </w:instrText>
        </w:r>
        <w:r w:rsidR="00E510FE">
          <w:rPr>
            <w:noProof/>
            <w:webHidden/>
          </w:rPr>
        </w:r>
        <w:r w:rsidR="00E510FE">
          <w:rPr>
            <w:noProof/>
            <w:webHidden/>
          </w:rPr>
          <w:fldChar w:fldCharType="separate"/>
        </w:r>
        <w:r w:rsidR="00CA0F65">
          <w:rPr>
            <w:noProof/>
            <w:webHidden/>
          </w:rPr>
          <w:t>8</w:t>
        </w:r>
        <w:r w:rsidR="00E510FE">
          <w:rPr>
            <w:noProof/>
            <w:webHidden/>
          </w:rPr>
          <w:fldChar w:fldCharType="end"/>
        </w:r>
      </w:hyperlink>
    </w:p>
    <w:p w14:paraId="0579C93A" w14:textId="7DB4A865" w:rsidR="00E510FE" w:rsidRDefault="00737308">
      <w:pPr>
        <w:pStyle w:val="TOC2"/>
        <w:tabs>
          <w:tab w:val="left" w:pos="880"/>
        </w:tabs>
        <w:rPr>
          <w:b w:val="0"/>
          <w:noProof/>
          <w:color w:val="auto"/>
          <w:sz w:val="22"/>
          <w:lang w:val="en-CA" w:eastAsia="en-CA"/>
        </w:rPr>
      </w:pPr>
      <w:hyperlink w:anchor="_Toc20397811" w:history="1">
        <w:r w:rsidR="00E510FE" w:rsidRPr="007C0BA3">
          <w:rPr>
            <w:rStyle w:val="Hyperlink"/>
            <w:noProof/>
          </w:rPr>
          <w:t>2.8.</w:t>
        </w:r>
        <w:r w:rsidR="00E510FE">
          <w:rPr>
            <w:b w:val="0"/>
            <w:noProof/>
            <w:color w:val="auto"/>
            <w:sz w:val="22"/>
            <w:lang w:val="en-CA" w:eastAsia="en-CA"/>
          </w:rPr>
          <w:tab/>
        </w:r>
        <w:r w:rsidR="00E510FE" w:rsidRPr="007C0BA3">
          <w:rPr>
            <w:rStyle w:val="Hyperlink"/>
            <w:noProof/>
          </w:rPr>
          <w:t>Maintenance and Support</w:t>
        </w:r>
        <w:r w:rsidR="00E510FE">
          <w:rPr>
            <w:noProof/>
            <w:webHidden/>
          </w:rPr>
          <w:tab/>
        </w:r>
        <w:r w:rsidR="00E510FE">
          <w:rPr>
            <w:noProof/>
            <w:webHidden/>
          </w:rPr>
          <w:fldChar w:fldCharType="begin"/>
        </w:r>
        <w:r w:rsidR="00E510FE">
          <w:rPr>
            <w:noProof/>
            <w:webHidden/>
          </w:rPr>
          <w:instrText xml:space="preserve"> PAGEREF _Toc20397811 \h </w:instrText>
        </w:r>
        <w:r w:rsidR="00E510FE">
          <w:rPr>
            <w:noProof/>
            <w:webHidden/>
          </w:rPr>
        </w:r>
        <w:r w:rsidR="00E510FE">
          <w:rPr>
            <w:noProof/>
            <w:webHidden/>
          </w:rPr>
          <w:fldChar w:fldCharType="separate"/>
        </w:r>
        <w:r w:rsidR="00CA0F65">
          <w:rPr>
            <w:noProof/>
            <w:webHidden/>
          </w:rPr>
          <w:t>8</w:t>
        </w:r>
        <w:r w:rsidR="00E510FE">
          <w:rPr>
            <w:noProof/>
            <w:webHidden/>
          </w:rPr>
          <w:fldChar w:fldCharType="end"/>
        </w:r>
      </w:hyperlink>
    </w:p>
    <w:p w14:paraId="2C2972B0" w14:textId="7FD69FDC" w:rsidR="00E510FE" w:rsidRDefault="00737308">
      <w:pPr>
        <w:pStyle w:val="TOC2"/>
        <w:tabs>
          <w:tab w:val="left" w:pos="880"/>
        </w:tabs>
        <w:rPr>
          <w:b w:val="0"/>
          <w:noProof/>
          <w:color w:val="auto"/>
          <w:sz w:val="22"/>
          <w:lang w:val="en-CA" w:eastAsia="en-CA"/>
        </w:rPr>
      </w:pPr>
      <w:hyperlink w:anchor="_Toc20397812" w:history="1">
        <w:r w:rsidR="00E510FE" w:rsidRPr="007C0BA3">
          <w:rPr>
            <w:rStyle w:val="Hyperlink"/>
            <w:noProof/>
          </w:rPr>
          <w:t>2.9.</w:t>
        </w:r>
        <w:r w:rsidR="00E510FE">
          <w:rPr>
            <w:b w:val="0"/>
            <w:noProof/>
            <w:color w:val="auto"/>
            <w:sz w:val="22"/>
            <w:lang w:val="en-CA" w:eastAsia="en-CA"/>
          </w:rPr>
          <w:tab/>
        </w:r>
        <w:r w:rsidR="00E510FE" w:rsidRPr="007C0BA3">
          <w:rPr>
            <w:rStyle w:val="Hyperlink"/>
            <w:noProof/>
          </w:rPr>
          <w:t>Termination</w:t>
        </w:r>
        <w:r w:rsidR="00E510FE">
          <w:rPr>
            <w:noProof/>
            <w:webHidden/>
          </w:rPr>
          <w:tab/>
        </w:r>
        <w:r w:rsidR="00E510FE">
          <w:rPr>
            <w:noProof/>
            <w:webHidden/>
          </w:rPr>
          <w:fldChar w:fldCharType="begin"/>
        </w:r>
        <w:r w:rsidR="00E510FE">
          <w:rPr>
            <w:noProof/>
            <w:webHidden/>
          </w:rPr>
          <w:instrText xml:space="preserve"> PAGEREF _Toc20397812 \h </w:instrText>
        </w:r>
        <w:r w:rsidR="00E510FE">
          <w:rPr>
            <w:noProof/>
            <w:webHidden/>
          </w:rPr>
        </w:r>
        <w:r w:rsidR="00E510FE">
          <w:rPr>
            <w:noProof/>
            <w:webHidden/>
          </w:rPr>
          <w:fldChar w:fldCharType="separate"/>
        </w:r>
        <w:r w:rsidR="00CA0F65">
          <w:rPr>
            <w:noProof/>
            <w:webHidden/>
          </w:rPr>
          <w:t>8</w:t>
        </w:r>
        <w:r w:rsidR="00E510FE">
          <w:rPr>
            <w:noProof/>
            <w:webHidden/>
          </w:rPr>
          <w:fldChar w:fldCharType="end"/>
        </w:r>
      </w:hyperlink>
    </w:p>
    <w:p w14:paraId="4D21A1C1" w14:textId="425D9968" w:rsidR="00E510FE" w:rsidRDefault="00737308">
      <w:pPr>
        <w:pStyle w:val="TOC1"/>
        <w:tabs>
          <w:tab w:val="left" w:pos="432"/>
        </w:tabs>
        <w:rPr>
          <w:color w:val="auto"/>
          <w:lang w:val="en-CA" w:eastAsia="en-CA"/>
        </w:rPr>
      </w:pPr>
      <w:hyperlink w:anchor="_Toc20397813" w:history="1">
        <w:r w:rsidR="00E510FE" w:rsidRPr="007C0BA3">
          <w:rPr>
            <w:rStyle w:val="Hyperlink"/>
          </w:rPr>
          <w:t>3.</w:t>
        </w:r>
        <w:r w:rsidR="00E510FE">
          <w:rPr>
            <w:color w:val="auto"/>
            <w:lang w:val="en-CA" w:eastAsia="en-CA"/>
          </w:rPr>
          <w:tab/>
        </w:r>
        <w:r w:rsidR="00E510FE" w:rsidRPr="007C0BA3">
          <w:rPr>
            <w:rStyle w:val="Hyperlink"/>
          </w:rPr>
          <w:t>Technology Questions</w:t>
        </w:r>
        <w:r w:rsidR="00E510FE">
          <w:rPr>
            <w:webHidden/>
          </w:rPr>
          <w:tab/>
        </w:r>
        <w:r w:rsidR="00E510FE">
          <w:rPr>
            <w:webHidden/>
          </w:rPr>
          <w:fldChar w:fldCharType="begin"/>
        </w:r>
        <w:r w:rsidR="00E510FE">
          <w:rPr>
            <w:webHidden/>
          </w:rPr>
          <w:instrText xml:space="preserve"> PAGEREF _Toc20397813 \h </w:instrText>
        </w:r>
        <w:r w:rsidR="00E510FE">
          <w:rPr>
            <w:webHidden/>
          </w:rPr>
        </w:r>
        <w:r w:rsidR="00E510FE">
          <w:rPr>
            <w:webHidden/>
          </w:rPr>
          <w:fldChar w:fldCharType="separate"/>
        </w:r>
        <w:r w:rsidR="00CA0F65">
          <w:rPr>
            <w:webHidden/>
          </w:rPr>
          <w:t>9</w:t>
        </w:r>
        <w:r w:rsidR="00E510FE">
          <w:rPr>
            <w:webHidden/>
          </w:rPr>
          <w:fldChar w:fldCharType="end"/>
        </w:r>
      </w:hyperlink>
    </w:p>
    <w:p w14:paraId="1E473E76" w14:textId="64C30E58" w:rsidR="00E510FE" w:rsidRDefault="00737308">
      <w:pPr>
        <w:pStyle w:val="TOC2"/>
        <w:tabs>
          <w:tab w:val="left" w:pos="880"/>
        </w:tabs>
        <w:rPr>
          <w:b w:val="0"/>
          <w:noProof/>
          <w:color w:val="auto"/>
          <w:sz w:val="22"/>
          <w:lang w:val="en-CA" w:eastAsia="en-CA"/>
        </w:rPr>
      </w:pPr>
      <w:hyperlink w:anchor="_Toc20397814" w:history="1">
        <w:r w:rsidR="00E510FE" w:rsidRPr="007C0BA3">
          <w:rPr>
            <w:rStyle w:val="Hyperlink"/>
            <w:noProof/>
          </w:rPr>
          <w:t>3.1.</w:t>
        </w:r>
        <w:r w:rsidR="00E510FE">
          <w:rPr>
            <w:b w:val="0"/>
            <w:noProof/>
            <w:color w:val="auto"/>
            <w:sz w:val="22"/>
            <w:lang w:val="en-CA" w:eastAsia="en-CA"/>
          </w:rPr>
          <w:tab/>
        </w:r>
        <w:r w:rsidR="00E510FE" w:rsidRPr="007C0BA3">
          <w:rPr>
            <w:rStyle w:val="Hyperlink"/>
            <w:noProof/>
          </w:rPr>
          <w:t>Application</w:t>
        </w:r>
        <w:r w:rsidR="00E510FE">
          <w:rPr>
            <w:noProof/>
            <w:webHidden/>
          </w:rPr>
          <w:tab/>
        </w:r>
        <w:r w:rsidR="00E510FE">
          <w:rPr>
            <w:noProof/>
            <w:webHidden/>
          </w:rPr>
          <w:fldChar w:fldCharType="begin"/>
        </w:r>
        <w:r w:rsidR="00E510FE">
          <w:rPr>
            <w:noProof/>
            <w:webHidden/>
          </w:rPr>
          <w:instrText xml:space="preserve"> PAGEREF _Toc20397814 \h </w:instrText>
        </w:r>
        <w:r w:rsidR="00E510FE">
          <w:rPr>
            <w:noProof/>
            <w:webHidden/>
          </w:rPr>
        </w:r>
        <w:r w:rsidR="00E510FE">
          <w:rPr>
            <w:noProof/>
            <w:webHidden/>
          </w:rPr>
          <w:fldChar w:fldCharType="separate"/>
        </w:r>
        <w:r w:rsidR="00CA0F65">
          <w:rPr>
            <w:noProof/>
            <w:webHidden/>
          </w:rPr>
          <w:t>9</w:t>
        </w:r>
        <w:r w:rsidR="00E510FE">
          <w:rPr>
            <w:noProof/>
            <w:webHidden/>
          </w:rPr>
          <w:fldChar w:fldCharType="end"/>
        </w:r>
      </w:hyperlink>
    </w:p>
    <w:p w14:paraId="2E33E413" w14:textId="1D49E87D" w:rsidR="00E510FE" w:rsidRDefault="00737308">
      <w:pPr>
        <w:pStyle w:val="TOC3"/>
        <w:tabs>
          <w:tab w:val="left" w:pos="880"/>
        </w:tabs>
        <w:rPr>
          <w:color w:val="auto"/>
          <w:sz w:val="22"/>
          <w:lang w:val="en-CA" w:eastAsia="en-CA"/>
        </w:rPr>
      </w:pPr>
      <w:hyperlink w:anchor="_Toc20397815" w:history="1">
        <w:r w:rsidR="00E510FE" w:rsidRPr="007C0BA3">
          <w:rPr>
            <w:rStyle w:val="Hyperlink"/>
          </w:rPr>
          <w:t>3.1.1.</w:t>
        </w:r>
        <w:r w:rsidR="00E510FE">
          <w:rPr>
            <w:color w:val="auto"/>
            <w:sz w:val="22"/>
            <w:lang w:val="en-CA" w:eastAsia="en-CA"/>
          </w:rPr>
          <w:tab/>
        </w:r>
        <w:r w:rsidR="00E510FE" w:rsidRPr="007C0BA3">
          <w:rPr>
            <w:rStyle w:val="Hyperlink"/>
          </w:rPr>
          <w:t>User Experience</w:t>
        </w:r>
        <w:r w:rsidR="00E510FE">
          <w:rPr>
            <w:webHidden/>
          </w:rPr>
          <w:tab/>
        </w:r>
        <w:r w:rsidR="00E510FE">
          <w:rPr>
            <w:webHidden/>
          </w:rPr>
          <w:fldChar w:fldCharType="begin"/>
        </w:r>
        <w:r w:rsidR="00E510FE">
          <w:rPr>
            <w:webHidden/>
          </w:rPr>
          <w:instrText xml:space="preserve"> PAGEREF _Toc20397815 \h </w:instrText>
        </w:r>
        <w:r w:rsidR="00E510FE">
          <w:rPr>
            <w:webHidden/>
          </w:rPr>
        </w:r>
        <w:r w:rsidR="00E510FE">
          <w:rPr>
            <w:webHidden/>
          </w:rPr>
          <w:fldChar w:fldCharType="separate"/>
        </w:r>
        <w:r w:rsidR="00CA0F65">
          <w:rPr>
            <w:webHidden/>
          </w:rPr>
          <w:t>9</w:t>
        </w:r>
        <w:r w:rsidR="00E510FE">
          <w:rPr>
            <w:webHidden/>
          </w:rPr>
          <w:fldChar w:fldCharType="end"/>
        </w:r>
      </w:hyperlink>
    </w:p>
    <w:p w14:paraId="17C17104" w14:textId="52E4A274" w:rsidR="00E510FE" w:rsidRDefault="00737308">
      <w:pPr>
        <w:pStyle w:val="TOC3"/>
        <w:tabs>
          <w:tab w:val="left" w:pos="880"/>
        </w:tabs>
        <w:rPr>
          <w:color w:val="auto"/>
          <w:sz w:val="22"/>
          <w:lang w:val="en-CA" w:eastAsia="en-CA"/>
        </w:rPr>
      </w:pPr>
      <w:hyperlink w:anchor="_Toc20397816" w:history="1">
        <w:r w:rsidR="00E510FE" w:rsidRPr="007C0BA3">
          <w:rPr>
            <w:rStyle w:val="Hyperlink"/>
          </w:rPr>
          <w:t>3.1.2.</w:t>
        </w:r>
        <w:r w:rsidR="00E510FE">
          <w:rPr>
            <w:color w:val="auto"/>
            <w:sz w:val="22"/>
            <w:lang w:val="en-CA" w:eastAsia="en-CA"/>
          </w:rPr>
          <w:tab/>
        </w:r>
        <w:r w:rsidR="00E510FE" w:rsidRPr="007C0BA3">
          <w:rPr>
            <w:rStyle w:val="Hyperlink"/>
          </w:rPr>
          <w:t>Application Security</w:t>
        </w:r>
        <w:r w:rsidR="00E510FE">
          <w:rPr>
            <w:webHidden/>
          </w:rPr>
          <w:tab/>
        </w:r>
        <w:r w:rsidR="00E510FE">
          <w:rPr>
            <w:webHidden/>
          </w:rPr>
          <w:fldChar w:fldCharType="begin"/>
        </w:r>
        <w:r w:rsidR="00E510FE">
          <w:rPr>
            <w:webHidden/>
          </w:rPr>
          <w:instrText xml:space="preserve"> PAGEREF _Toc20397816 \h </w:instrText>
        </w:r>
        <w:r w:rsidR="00E510FE">
          <w:rPr>
            <w:webHidden/>
          </w:rPr>
        </w:r>
        <w:r w:rsidR="00E510FE">
          <w:rPr>
            <w:webHidden/>
          </w:rPr>
          <w:fldChar w:fldCharType="separate"/>
        </w:r>
        <w:r w:rsidR="00CA0F65">
          <w:rPr>
            <w:webHidden/>
          </w:rPr>
          <w:t>9</w:t>
        </w:r>
        <w:r w:rsidR="00E510FE">
          <w:rPr>
            <w:webHidden/>
          </w:rPr>
          <w:fldChar w:fldCharType="end"/>
        </w:r>
      </w:hyperlink>
    </w:p>
    <w:p w14:paraId="73195E32" w14:textId="7FFDB8A1" w:rsidR="00E510FE" w:rsidRDefault="00737308">
      <w:pPr>
        <w:pStyle w:val="TOC3"/>
        <w:tabs>
          <w:tab w:val="left" w:pos="880"/>
        </w:tabs>
        <w:rPr>
          <w:color w:val="auto"/>
          <w:sz w:val="22"/>
          <w:lang w:val="en-CA" w:eastAsia="en-CA"/>
        </w:rPr>
      </w:pPr>
      <w:hyperlink w:anchor="_Toc20397817" w:history="1">
        <w:r w:rsidR="00E510FE" w:rsidRPr="007C0BA3">
          <w:rPr>
            <w:rStyle w:val="Hyperlink"/>
          </w:rPr>
          <w:t>3.1.3.</w:t>
        </w:r>
        <w:r w:rsidR="00E510FE">
          <w:rPr>
            <w:color w:val="auto"/>
            <w:sz w:val="22"/>
            <w:lang w:val="en-CA" w:eastAsia="en-CA"/>
          </w:rPr>
          <w:tab/>
        </w:r>
        <w:r w:rsidR="00E510FE" w:rsidRPr="007C0BA3">
          <w:rPr>
            <w:rStyle w:val="Hyperlink"/>
          </w:rPr>
          <w:t>Mobility</w:t>
        </w:r>
        <w:r w:rsidR="00E510FE">
          <w:rPr>
            <w:webHidden/>
          </w:rPr>
          <w:tab/>
        </w:r>
        <w:r w:rsidR="00E510FE">
          <w:rPr>
            <w:webHidden/>
          </w:rPr>
          <w:fldChar w:fldCharType="begin"/>
        </w:r>
        <w:r w:rsidR="00E510FE">
          <w:rPr>
            <w:webHidden/>
          </w:rPr>
          <w:instrText xml:space="preserve"> PAGEREF _Toc20397817 \h </w:instrText>
        </w:r>
        <w:r w:rsidR="00E510FE">
          <w:rPr>
            <w:webHidden/>
          </w:rPr>
        </w:r>
        <w:r w:rsidR="00E510FE">
          <w:rPr>
            <w:webHidden/>
          </w:rPr>
          <w:fldChar w:fldCharType="separate"/>
        </w:r>
        <w:r w:rsidR="00CA0F65">
          <w:rPr>
            <w:webHidden/>
          </w:rPr>
          <w:t>9</w:t>
        </w:r>
        <w:r w:rsidR="00E510FE">
          <w:rPr>
            <w:webHidden/>
          </w:rPr>
          <w:fldChar w:fldCharType="end"/>
        </w:r>
      </w:hyperlink>
    </w:p>
    <w:p w14:paraId="2F3FA9C3" w14:textId="0AFCED08" w:rsidR="00E510FE" w:rsidRDefault="00737308">
      <w:pPr>
        <w:pStyle w:val="TOC3"/>
        <w:tabs>
          <w:tab w:val="left" w:pos="880"/>
        </w:tabs>
        <w:rPr>
          <w:color w:val="auto"/>
          <w:sz w:val="22"/>
          <w:lang w:val="en-CA" w:eastAsia="en-CA"/>
        </w:rPr>
      </w:pPr>
      <w:hyperlink w:anchor="_Toc20397818" w:history="1">
        <w:r w:rsidR="00E510FE" w:rsidRPr="007C0BA3">
          <w:rPr>
            <w:rStyle w:val="Hyperlink"/>
          </w:rPr>
          <w:t>3.1.4.</w:t>
        </w:r>
        <w:r w:rsidR="00E510FE">
          <w:rPr>
            <w:color w:val="auto"/>
            <w:sz w:val="22"/>
            <w:lang w:val="en-CA" w:eastAsia="en-CA"/>
          </w:rPr>
          <w:tab/>
        </w:r>
        <w:r w:rsidR="00E510FE" w:rsidRPr="007C0BA3">
          <w:rPr>
            <w:rStyle w:val="Hyperlink"/>
          </w:rPr>
          <w:t>Application Programming Interfaces (APIs) / Software Development Kits (SDKs)</w:t>
        </w:r>
        <w:r w:rsidR="00E510FE">
          <w:rPr>
            <w:webHidden/>
          </w:rPr>
          <w:tab/>
        </w:r>
        <w:r w:rsidR="00E510FE">
          <w:rPr>
            <w:webHidden/>
          </w:rPr>
          <w:fldChar w:fldCharType="begin"/>
        </w:r>
        <w:r w:rsidR="00E510FE">
          <w:rPr>
            <w:webHidden/>
          </w:rPr>
          <w:instrText xml:space="preserve"> PAGEREF _Toc20397818 \h </w:instrText>
        </w:r>
        <w:r w:rsidR="00E510FE">
          <w:rPr>
            <w:webHidden/>
          </w:rPr>
        </w:r>
        <w:r w:rsidR="00E510FE">
          <w:rPr>
            <w:webHidden/>
          </w:rPr>
          <w:fldChar w:fldCharType="separate"/>
        </w:r>
        <w:r w:rsidR="00CA0F65">
          <w:rPr>
            <w:webHidden/>
          </w:rPr>
          <w:t>10</w:t>
        </w:r>
        <w:r w:rsidR="00E510FE">
          <w:rPr>
            <w:webHidden/>
          </w:rPr>
          <w:fldChar w:fldCharType="end"/>
        </w:r>
      </w:hyperlink>
    </w:p>
    <w:p w14:paraId="38607296" w14:textId="31972759" w:rsidR="00E510FE" w:rsidRDefault="00737308">
      <w:pPr>
        <w:pStyle w:val="TOC2"/>
        <w:tabs>
          <w:tab w:val="left" w:pos="880"/>
        </w:tabs>
        <w:rPr>
          <w:b w:val="0"/>
          <w:noProof/>
          <w:color w:val="auto"/>
          <w:sz w:val="22"/>
          <w:lang w:val="en-CA" w:eastAsia="en-CA"/>
        </w:rPr>
      </w:pPr>
      <w:hyperlink w:anchor="_Toc20397819" w:history="1">
        <w:r w:rsidR="00E510FE" w:rsidRPr="007C0BA3">
          <w:rPr>
            <w:rStyle w:val="Hyperlink"/>
            <w:noProof/>
          </w:rPr>
          <w:t>3.2.</w:t>
        </w:r>
        <w:r w:rsidR="00E510FE">
          <w:rPr>
            <w:b w:val="0"/>
            <w:noProof/>
            <w:color w:val="auto"/>
            <w:sz w:val="22"/>
            <w:lang w:val="en-CA" w:eastAsia="en-CA"/>
          </w:rPr>
          <w:tab/>
        </w:r>
        <w:r w:rsidR="00E510FE" w:rsidRPr="007C0BA3">
          <w:rPr>
            <w:rStyle w:val="Hyperlink"/>
            <w:noProof/>
          </w:rPr>
          <w:t>Security Architecture</w:t>
        </w:r>
        <w:r w:rsidR="00E510FE">
          <w:rPr>
            <w:noProof/>
            <w:webHidden/>
          </w:rPr>
          <w:tab/>
        </w:r>
        <w:r w:rsidR="00E510FE">
          <w:rPr>
            <w:noProof/>
            <w:webHidden/>
          </w:rPr>
          <w:fldChar w:fldCharType="begin"/>
        </w:r>
        <w:r w:rsidR="00E510FE">
          <w:rPr>
            <w:noProof/>
            <w:webHidden/>
          </w:rPr>
          <w:instrText xml:space="preserve"> PAGEREF _Toc20397819 \h </w:instrText>
        </w:r>
        <w:r w:rsidR="00E510FE">
          <w:rPr>
            <w:noProof/>
            <w:webHidden/>
          </w:rPr>
        </w:r>
        <w:r w:rsidR="00E510FE">
          <w:rPr>
            <w:noProof/>
            <w:webHidden/>
          </w:rPr>
          <w:fldChar w:fldCharType="separate"/>
        </w:r>
        <w:r w:rsidR="00CA0F65">
          <w:rPr>
            <w:noProof/>
            <w:webHidden/>
          </w:rPr>
          <w:t>10</w:t>
        </w:r>
        <w:r w:rsidR="00E510FE">
          <w:rPr>
            <w:noProof/>
            <w:webHidden/>
          </w:rPr>
          <w:fldChar w:fldCharType="end"/>
        </w:r>
      </w:hyperlink>
    </w:p>
    <w:p w14:paraId="6718A8AD" w14:textId="3C20F808" w:rsidR="00E510FE" w:rsidRDefault="00737308">
      <w:pPr>
        <w:pStyle w:val="TOC3"/>
        <w:tabs>
          <w:tab w:val="left" w:pos="880"/>
        </w:tabs>
        <w:rPr>
          <w:color w:val="auto"/>
          <w:sz w:val="22"/>
          <w:lang w:val="en-CA" w:eastAsia="en-CA"/>
        </w:rPr>
      </w:pPr>
      <w:hyperlink w:anchor="_Toc20397820" w:history="1">
        <w:r w:rsidR="00E510FE" w:rsidRPr="007C0BA3">
          <w:rPr>
            <w:rStyle w:val="Hyperlink"/>
          </w:rPr>
          <w:t>3.2.1.</w:t>
        </w:r>
        <w:r w:rsidR="00E510FE">
          <w:rPr>
            <w:color w:val="auto"/>
            <w:sz w:val="22"/>
            <w:lang w:val="en-CA" w:eastAsia="en-CA"/>
          </w:rPr>
          <w:tab/>
        </w:r>
        <w:r w:rsidR="00E510FE" w:rsidRPr="007C0BA3">
          <w:rPr>
            <w:rStyle w:val="Hyperlink"/>
          </w:rPr>
          <w:t>Authentication</w:t>
        </w:r>
        <w:r w:rsidR="00E510FE">
          <w:rPr>
            <w:webHidden/>
          </w:rPr>
          <w:tab/>
        </w:r>
        <w:r w:rsidR="00E510FE">
          <w:rPr>
            <w:webHidden/>
          </w:rPr>
          <w:fldChar w:fldCharType="begin"/>
        </w:r>
        <w:r w:rsidR="00E510FE">
          <w:rPr>
            <w:webHidden/>
          </w:rPr>
          <w:instrText xml:space="preserve"> PAGEREF _Toc20397820 \h </w:instrText>
        </w:r>
        <w:r w:rsidR="00E510FE">
          <w:rPr>
            <w:webHidden/>
          </w:rPr>
        </w:r>
        <w:r w:rsidR="00E510FE">
          <w:rPr>
            <w:webHidden/>
          </w:rPr>
          <w:fldChar w:fldCharType="separate"/>
        </w:r>
        <w:r w:rsidR="00CA0F65">
          <w:rPr>
            <w:webHidden/>
          </w:rPr>
          <w:t>10</w:t>
        </w:r>
        <w:r w:rsidR="00E510FE">
          <w:rPr>
            <w:webHidden/>
          </w:rPr>
          <w:fldChar w:fldCharType="end"/>
        </w:r>
      </w:hyperlink>
    </w:p>
    <w:p w14:paraId="380BD9ED" w14:textId="2F270CD4" w:rsidR="00E510FE" w:rsidRDefault="00737308">
      <w:pPr>
        <w:pStyle w:val="TOC3"/>
        <w:tabs>
          <w:tab w:val="left" w:pos="880"/>
        </w:tabs>
        <w:rPr>
          <w:color w:val="auto"/>
          <w:sz w:val="22"/>
          <w:lang w:val="en-CA" w:eastAsia="en-CA"/>
        </w:rPr>
      </w:pPr>
      <w:hyperlink w:anchor="_Toc20397821" w:history="1">
        <w:r w:rsidR="00E510FE" w:rsidRPr="007C0BA3">
          <w:rPr>
            <w:rStyle w:val="Hyperlink"/>
          </w:rPr>
          <w:t>3.2.2.</w:t>
        </w:r>
        <w:r w:rsidR="00E510FE">
          <w:rPr>
            <w:color w:val="auto"/>
            <w:sz w:val="22"/>
            <w:lang w:val="en-CA" w:eastAsia="en-CA"/>
          </w:rPr>
          <w:tab/>
        </w:r>
        <w:r w:rsidR="00E510FE" w:rsidRPr="007C0BA3">
          <w:rPr>
            <w:rStyle w:val="Hyperlink"/>
          </w:rPr>
          <w:t>Access Management</w:t>
        </w:r>
        <w:r w:rsidR="00E510FE">
          <w:rPr>
            <w:webHidden/>
          </w:rPr>
          <w:tab/>
        </w:r>
        <w:r w:rsidR="00E510FE">
          <w:rPr>
            <w:webHidden/>
          </w:rPr>
          <w:fldChar w:fldCharType="begin"/>
        </w:r>
        <w:r w:rsidR="00E510FE">
          <w:rPr>
            <w:webHidden/>
          </w:rPr>
          <w:instrText xml:space="preserve"> PAGEREF _Toc20397821 \h </w:instrText>
        </w:r>
        <w:r w:rsidR="00E510FE">
          <w:rPr>
            <w:webHidden/>
          </w:rPr>
        </w:r>
        <w:r w:rsidR="00E510FE">
          <w:rPr>
            <w:webHidden/>
          </w:rPr>
          <w:fldChar w:fldCharType="separate"/>
        </w:r>
        <w:r w:rsidR="00CA0F65">
          <w:rPr>
            <w:webHidden/>
          </w:rPr>
          <w:t>10</w:t>
        </w:r>
        <w:r w:rsidR="00E510FE">
          <w:rPr>
            <w:webHidden/>
          </w:rPr>
          <w:fldChar w:fldCharType="end"/>
        </w:r>
      </w:hyperlink>
    </w:p>
    <w:p w14:paraId="39B43436" w14:textId="64709BC4" w:rsidR="00E510FE" w:rsidRDefault="00737308">
      <w:pPr>
        <w:pStyle w:val="TOC3"/>
        <w:tabs>
          <w:tab w:val="left" w:pos="880"/>
        </w:tabs>
        <w:rPr>
          <w:color w:val="auto"/>
          <w:sz w:val="22"/>
          <w:lang w:val="en-CA" w:eastAsia="en-CA"/>
        </w:rPr>
      </w:pPr>
      <w:hyperlink w:anchor="_Toc20397822" w:history="1">
        <w:r w:rsidR="00E510FE" w:rsidRPr="007C0BA3">
          <w:rPr>
            <w:rStyle w:val="Hyperlink"/>
          </w:rPr>
          <w:t>3.2.3.</w:t>
        </w:r>
        <w:r w:rsidR="00E510FE">
          <w:rPr>
            <w:color w:val="auto"/>
            <w:sz w:val="22"/>
            <w:lang w:val="en-CA" w:eastAsia="en-CA"/>
          </w:rPr>
          <w:tab/>
        </w:r>
        <w:r w:rsidR="00E510FE" w:rsidRPr="007C0BA3">
          <w:rPr>
            <w:rStyle w:val="Hyperlink"/>
          </w:rPr>
          <w:t>Data Protection</w:t>
        </w:r>
        <w:r w:rsidR="00E510FE">
          <w:rPr>
            <w:webHidden/>
          </w:rPr>
          <w:tab/>
        </w:r>
        <w:r w:rsidR="00E510FE">
          <w:rPr>
            <w:webHidden/>
          </w:rPr>
          <w:fldChar w:fldCharType="begin"/>
        </w:r>
        <w:r w:rsidR="00E510FE">
          <w:rPr>
            <w:webHidden/>
          </w:rPr>
          <w:instrText xml:space="preserve"> PAGEREF _Toc20397822 \h </w:instrText>
        </w:r>
        <w:r w:rsidR="00E510FE">
          <w:rPr>
            <w:webHidden/>
          </w:rPr>
        </w:r>
        <w:r w:rsidR="00E510FE">
          <w:rPr>
            <w:webHidden/>
          </w:rPr>
          <w:fldChar w:fldCharType="separate"/>
        </w:r>
        <w:r w:rsidR="00CA0F65">
          <w:rPr>
            <w:webHidden/>
          </w:rPr>
          <w:t>11</w:t>
        </w:r>
        <w:r w:rsidR="00E510FE">
          <w:rPr>
            <w:webHidden/>
          </w:rPr>
          <w:fldChar w:fldCharType="end"/>
        </w:r>
      </w:hyperlink>
    </w:p>
    <w:p w14:paraId="5143D0A9" w14:textId="7F42C93D" w:rsidR="00E510FE" w:rsidRDefault="00737308">
      <w:pPr>
        <w:pStyle w:val="TOC3"/>
        <w:tabs>
          <w:tab w:val="left" w:pos="880"/>
        </w:tabs>
        <w:rPr>
          <w:color w:val="auto"/>
          <w:sz w:val="22"/>
          <w:lang w:val="en-CA" w:eastAsia="en-CA"/>
        </w:rPr>
      </w:pPr>
      <w:hyperlink w:anchor="_Toc20397823" w:history="1">
        <w:r w:rsidR="00E510FE" w:rsidRPr="007C0BA3">
          <w:rPr>
            <w:rStyle w:val="Hyperlink"/>
          </w:rPr>
          <w:t>3.2.4.</w:t>
        </w:r>
        <w:r w:rsidR="00E510FE">
          <w:rPr>
            <w:color w:val="auto"/>
            <w:sz w:val="22"/>
            <w:lang w:val="en-CA" w:eastAsia="en-CA"/>
          </w:rPr>
          <w:tab/>
        </w:r>
        <w:r w:rsidR="00E510FE" w:rsidRPr="007C0BA3">
          <w:rPr>
            <w:rStyle w:val="Hyperlink"/>
          </w:rPr>
          <w:t>Availability</w:t>
        </w:r>
        <w:r w:rsidR="00E510FE">
          <w:rPr>
            <w:webHidden/>
          </w:rPr>
          <w:tab/>
        </w:r>
        <w:r w:rsidR="00E510FE">
          <w:rPr>
            <w:webHidden/>
          </w:rPr>
          <w:fldChar w:fldCharType="begin"/>
        </w:r>
        <w:r w:rsidR="00E510FE">
          <w:rPr>
            <w:webHidden/>
          </w:rPr>
          <w:instrText xml:space="preserve"> PAGEREF _Toc20397823 \h </w:instrText>
        </w:r>
        <w:r w:rsidR="00E510FE">
          <w:rPr>
            <w:webHidden/>
          </w:rPr>
        </w:r>
        <w:r w:rsidR="00E510FE">
          <w:rPr>
            <w:webHidden/>
          </w:rPr>
          <w:fldChar w:fldCharType="separate"/>
        </w:r>
        <w:r w:rsidR="00CA0F65">
          <w:rPr>
            <w:webHidden/>
          </w:rPr>
          <w:t>11</w:t>
        </w:r>
        <w:r w:rsidR="00E510FE">
          <w:rPr>
            <w:webHidden/>
          </w:rPr>
          <w:fldChar w:fldCharType="end"/>
        </w:r>
      </w:hyperlink>
    </w:p>
    <w:p w14:paraId="31A8C374" w14:textId="4C047A2C" w:rsidR="00E510FE" w:rsidRDefault="00737308">
      <w:pPr>
        <w:pStyle w:val="TOC2"/>
        <w:tabs>
          <w:tab w:val="left" w:pos="880"/>
        </w:tabs>
        <w:rPr>
          <w:b w:val="0"/>
          <w:noProof/>
          <w:color w:val="auto"/>
          <w:sz w:val="22"/>
          <w:lang w:val="en-CA" w:eastAsia="en-CA"/>
        </w:rPr>
      </w:pPr>
      <w:hyperlink w:anchor="_Toc20397824" w:history="1">
        <w:r w:rsidR="00E510FE" w:rsidRPr="007C0BA3">
          <w:rPr>
            <w:rStyle w:val="Hyperlink"/>
            <w:noProof/>
          </w:rPr>
          <w:t>3.3.</w:t>
        </w:r>
        <w:r w:rsidR="00E510FE">
          <w:rPr>
            <w:b w:val="0"/>
            <w:noProof/>
            <w:color w:val="auto"/>
            <w:sz w:val="22"/>
            <w:lang w:val="en-CA" w:eastAsia="en-CA"/>
          </w:rPr>
          <w:tab/>
        </w:r>
        <w:r w:rsidR="00E510FE" w:rsidRPr="007C0BA3">
          <w:rPr>
            <w:rStyle w:val="Hyperlink"/>
            <w:noProof/>
          </w:rPr>
          <w:t>Security Operations</w:t>
        </w:r>
        <w:r w:rsidR="00E510FE">
          <w:rPr>
            <w:noProof/>
            <w:webHidden/>
          </w:rPr>
          <w:tab/>
        </w:r>
        <w:r w:rsidR="00E510FE">
          <w:rPr>
            <w:noProof/>
            <w:webHidden/>
          </w:rPr>
          <w:fldChar w:fldCharType="begin"/>
        </w:r>
        <w:r w:rsidR="00E510FE">
          <w:rPr>
            <w:noProof/>
            <w:webHidden/>
          </w:rPr>
          <w:instrText xml:space="preserve"> PAGEREF _Toc20397824 \h </w:instrText>
        </w:r>
        <w:r w:rsidR="00E510FE">
          <w:rPr>
            <w:noProof/>
            <w:webHidden/>
          </w:rPr>
        </w:r>
        <w:r w:rsidR="00E510FE">
          <w:rPr>
            <w:noProof/>
            <w:webHidden/>
          </w:rPr>
          <w:fldChar w:fldCharType="separate"/>
        </w:r>
        <w:r w:rsidR="00CA0F65">
          <w:rPr>
            <w:noProof/>
            <w:webHidden/>
          </w:rPr>
          <w:t>11</w:t>
        </w:r>
        <w:r w:rsidR="00E510FE">
          <w:rPr>
            <w:noProof/>
            <w:webHidden/>
          </w:rPr>
          <w:fldChar w:fldCharType="end"/>
        </w:r>
      </w:hyperlink>
    </w:p>
    <w:p w14:paraId="325F0DBC" w14:textId="629B0442" w:rsidR="00E510FE" w:rsidRDefault="00737308">
      <w:pPr>
        <w:pStyle w:val="TOC3"/>
        <w:tabs>
          <w:tab w:val="left" w:pos="880"/>
        </w:tabs>
        <w:rPr>
          <w:color w:val="auto"/>
          <w:sz w:val="22"/>
          <w:lang w:val="en-CA" w:eastAsia="en-CA"/>
        </w:rPr>
      </w:pPr>
      <w:hyperlink w:anchor="_Toc20397825" w:history="1">
        <w:r w:rsidR="00E510FE" w:rsidRPr="007C0BA3">
          <w:rPr>
            <w:rStyle w:val="Hyperlink"/>
          </w:rPr>
          <w:t>3.3.1.</w:t>
        </w:r>
        <w:r w:rsidR="00E510FE">
          <w:rPr>
            <w:color w:val="auto"/>
            <w:sz w:val="22"/>
            <w:lang w:val="en-CA" w:eastAsia="en-CA"/>
          </w:rPr>
          <w:tab/>
        </w:r>
        <w:r w:rsidR="00E510FE" w:rsidRPr="007C0BA3">
          <w:rPr>
            <w:rStyle w:val="Hyperlink"/>
          </w:rPr>
          <w:t>Security Monitoring</w:t>
        </w:r>
        <w:r w:rsidR="00E510FE">
          <w:rPr>
            <w:webHidden/>
          </w:rPr>
          <w:tab/>
        </w:r>
        <w:r w:rsidR="00E510FE">
          <w:rPr>
            <w:webHidden/>
          </w:rPr>
          <w:fldChar w:fldCharType="begin"/>
        </w:r>
        <w:r w:rsidR="00E510FE">
          <w:rPr>
            <w:webHidden/>
          </w:rPr>
          <w:instrText xml:space="preserve"> PAGEREF _Toc20397825 \h </w:instrText>
        </w:r>
        <w:r w:rsidR="00E510FE">
          <w:rPr>
            <w:webHidden/>
          </w:rPr>
        </w:r>
        <w:r w:rsidR="00E510FE">
          <w:rPr>
            <w:webHidden/>
          </w:rPr>
          <w:fldChar w:fldCharType="separate"/>
        </w:r>
        <w:r w:rsidR="00CA0F65">
          <w:rPr>
            <w:webHidden/>
          </w:rPr>
          <w:t>11</w:t>
        </w:r>
        <w:r w:rsidR="00E510FE">
          <w:rPr>
            <w:webHidden/>
          </w:rPr>
          <w:fldChar w:fldCharType="end"/>
        </w:r>
      </w:hyperlink>
    </w:p>
    <w:p w14:paraId="039EC1EA" w14:textId="7A585099" w:rsidR="00E510FE" w:rsidRDefault="00737308">
      <w:pPr>
        <w:pStyle w:val="TOC3"/>
        <w:tabs>
          <w:tab w:val="left" w:pos="880"/>
        </w:tabs>
        <w:rPr>
          <w:color w:val="auto"/>
          <w:sz w:val="22"/>
          <w:lang w:val="en-CA" w:eastAsia="en-CA"/>
        </w:rPr>
      </w:pPr>
      <w:hyperlink w:anchor="_Toc20397826" w:history="1">
        <w:r w:rsidR="00E510FE" w:rsidRPr="007C0BA3">
          <w:rPr>
            <w:rStyle w:val="Hyperlink"/>
          </w:rPr>
          <w:t>3.3.2.</w:t>
        </w:r>
        <w:r w:rsidR="00E510FE">
          <w:rPr>
            <w:color w:val="auto"/>
            <w:sz w:val="22"/>
            <w:lang w:val="en-CA" w:eastAsia="en-CA"/>
          </w:rPr>
          <w:tab/>
        </w:r>
        <w:r w:rsidR="00E510FE" w:rsidRPr="007C0BA3">
          <w:rPr>
            <w:rStyle w:val="Hyperlink"/>
          </w:rPr>
          <w:t>Incident Management</w:t>
        </w:r>
        <w:r w:rsidR="00E510FE">
          <w:rPr>
            <w:webHidden/>
          </w:rPr>
          <w:tab/>
        </w:r>
        <w:r w:rsidR="00E510FE">
          <w:rPr>
            <w:webHidden/>
          </w:rPr>
          <w:fldChar w:fldCharType="begin"/>
        </w:r>
        <w:r w:rsidR="00E510FE">
          <w:rPr>
            <w:webHidden/>
          </w:rPr>
          <w:instrText xml:space="preserve"> PAGEREF _Toc20397826 \h </w:instrText>
        </w:r>
        <w:r w:rsidR="00E510FE">
          <w:rPr>
            <w:webHidden/>
          </w:rPr>
        </w:r>
        <w:r w:rsidR="00E510FE">
          <w:rPr>
            <w:webHidden/>
          </w:rPr>
          <w:fldChar w:fldCharType="separate"/>
        </w:r>
        <w:r w:rsidR="00CA0F65">
          <w:rPr>
            <w:webHidden/>
          </w:rPr>
          <w:t>12</w:t>
        </w:r>
        <w:r w:rsidR="00E510FE">
          <w:rPr>
            <w:webHidden/>
          </w:rPr>
          <w:fldChar w:fldCharType="end"/>
        </w:r>
      </w:hyperlink>
    </w:p>
    <w:p w14:paraId="7C81CE99" w14:textId="483FBF33" w:rsidR="00E510FE" w:rsidRDefault="00737308">
      <w:pPr>
        <w:pStyle w:val="TOC3"/>
        <w:tabs>
          <w:tab w:val="left" w:pos="880"/>
        </w:tabs>
        <w:rPr>
          <w:color w:val="auto"/>
          <w:sz w:val="22"/>
          <w:lang w:val="en-CA" w:eastAsia="en-CA"/>
        </w:rPr>
      </w:pPr>
      <w:hyperlink w:anchor="_Toc20397827" w:history="1">
        <w:r w:rsidR="00E510FE" w:rsidRPr="007C0BA3">
          <w:rPr>
            <w:rStyle w:val="Hyperlink"/>
          </w:rPr>
          <w:t>3.3.3.</w:t>
        </w:r>
        <w:r w:rsidR="00E510FE">
          <w:rPr>
            <w:color w:val="auto"/>
            <w:sz w:val="22"/>
            <w:lang w:val="en-CA" w:eastAsia="en-CA"/>
          </w:rPr>
          <w:tab/>
        </w:r>
        <w:r w:rsidR="00E510FE" w:rsidRPr="007C0BA3">
          <w:rPr>
            <w:rStyle w:val="Hyperlink"/>
          </w:rPr>
          <w:t>Audit Trails and Logs</w:t>
        </w:r>
        <w:r w:rsidR="00E510FE">
          <w:rPr>
            <w:webHidden/>
          </w:rPr>
          <w:tab/>
        </w:r>
        <w:r w:rsidR="00E510FE">
          <w:rPr>
            <w:webHidden/>
          </w:rPr>
          <w:fldChar w:fldCharType="begin"/>
        </w:r>
        <w:r w:rsidR="00E510FE">
          <w:rPr>
            <w:webHidden/>
          </w:rPr>
          <w:instrText xml:space="preserve"> PAGEREF _Toc20397827 \h </w:instrText>
        </w:r>
        <w:r w:rsidR="00E510FE">
          <w:rPr>
            <w:webHidden/>
          </w:rPr>
        </w:r>
        <w:r w:rsidR="00E510FE">
          <w:rPr>
            <w:webHidden/>
          </w:rPr>
          <w:fldChar w:fldCharType="separate"/>
        </w:r>
        <w:r w:rsidR="00CA0F65">
          <w:rPr>
            <w:webHidden/>
          </w:rPr>
          <w:t>12</w:t>
        </w:r>
        <w:r w:rsidR="00E510FE">
          <w:rPr>
            <w:webHidden/>
          </w:rPr>
          <w:fldChar w:fldCharType="end"/>
        </w:r>
      </w:hyperlink>
    </w:p>
    <w:p w14:paraId="1ADFC450" w14:textId="172B0D38" w:rsidR="00E510FE" w:rsidRDefault="00737308">
      <w:pPr>
        <w:pStyle w:val="TOC2"/>
        <w:tabs>
          <w:tab w:val="left" w:pos="880"/>
        </w:tabs>
        <w:rPr>
          <w:b w:val="0"/>
          <w:noProof/>
          <w:color w:val="auto"/>
          <w:sz w:val="22"/>
          <w:lang w:val="en-CA" w:eastAsia="en-CA"/>
        </w:rPr>
      </w:pPr>
      <w:hyperlink w:anchor="_Toc20397828" w:history="1">
        <w:r w:rsidR="00E510FE" w:rsidRPr="007C0BA3">
          <w:rPr>
            <w:rStyle w:val="Hyperlink"/>
            <w:noProof/>
          </w:rPr>
          <w:t>3.4.</w:t>
        </w:r>
        <w:r w:rsidR="00E510FE">
          <w:rPr>
            <w:b w:val="0"/>
            <w:noProof/>
            <w:color w:val="auto"/>
            <w:sz w:val="22"/>
            <w:lang w:val="en-CA" w:eastAsia="en-CA"/>
          </w:rPr>
          <w:tab/>
        </w:r>
        <w:r w:rsidR="00E510FE" w:rsidRPr="007C0BA3">
          <w:rPr>
            <w:rStyle w:val="Hyperlink"/>
            <w:noProof/>
          </w:rPr>
          <w:t>Data and Information Management</w:t>
        </w:r>
        <w:r w:rsidR="00E510FE">
          <w:rPr>
            <w:noProof/>
            <w:webHidden/>
          </w:rPr>
          <w:tab/>
        </w:r>
        <w:r w:rsidR="00E510FE">
          <w:rPr>
            <w:noProof/>
            <w:webHidden/>
          </w:rPr>
          <w:fldChar w:fldCharType="begin"/>
        </w:r>
        <w:r w:rsidR="00E510FE">
          <w:rPr>
            <w:noProof/>
            <w:webHidden/>
          </w:rPr>
          <w:instrText xml:space="preserve"> PAGEREF _Toc20397828 \h </w:instrText>
        </w:r>
        <w:r w:rsidR="00E510FE">
          <w:rPr>
            <w:noProof/>
            <w:webHidden/>
          </w:rPr>
        </w:r>
        <w:r w:rsidR="00E510FE">
          <w:rPr>
            <w:noProof/>
            <w:webHidden/>
          </w:rPr>
          <w:fldChar w:fldCharType="separate"/>
        </w:r>
        <w:r w:rsidR="00CA0F65">
          <w:rPr>
            <w:noProof/>
            <w:webHidden/>
          </w:rPr>
          <w:t>13</w:t>
        </w:r>
        <w:r w:rsidR="00E510FE">
          <w:rPr>
            <w:noProof/>
            <w:webHidden/>
          </w:rPr>
          <w:fldChar w:fldCharType="end"/>
        </w:r>
      </w:hyperlink>
    </w:p>
    <w:p w14:paraId="157AE6F0" w14:textId="0FF96C5E" w:rsidR="00E510FE" w:rsidRDefault="00737308">
      <w:pPr>
        <w:pStyle w:val="TOC3"/>
        <w:tabs>
          <w:tab w:val="left" w:pos="880"/>
        </w:tabs>
        <w:rPr>
          <w:color w:val="auto"/>
          <w:sz w:val="22"/>
          <w:lang w:val="en-CA" w:eastAsia="en-CA"/>
        </w:rPr>
      </w:pPr>
      <w:hyperlink w:anchor="_Toc20397829" w:history="1">
        <w:r w:rsidR="00E510FE" w:rsidRPr="007C0BA3">
          <w:rPr>
            <w:rStyle w:val="Hyperlink"/>
          </w:rPr>
          <w:t>3.4.1.</w:t>
        </w:r>
        <w:r w:rsidR="00E510FE">
          <w:rPr>
            <w:color w:val="auto"/>
            <w:sz w:val="22"/>
            <w:lang w:val="en-CA" w:eastAsia="en-CA"/>
          </w:rPr>
          <w:tab/>
        </w:r>
        <w:r w:rsidR="00E510FE" w:rsidRPr="007C0BA3">
          <w:rPr>
            <w:rStyle w:val="Hyperlink"/>
          </w:rPr>
          <w:t>Information Classification</w:t>
        </w:r>
        <w:r w:rsidR="00E510FE">
          <w:rPr>
            <w:webHidden/>
          </w:rPr>
          <w:tab/>
        </w:r>
        <w:r w:rsidR="00E510FE">
          <w:rPr>
            <w:webHidden/>
          </w:rPr>
          <w:fldChar w:fldCharType="begin"/>
        </w:r>
        <w:r w:rsidR="00E510FE">
          <w:rPr>
            <w:webHidden/>
          </w:rPr>
          <w:instrText xml:space="preserve"> PAGEREF _Toc20397829 \h </w:instrText>
        </w:r>
        <w:r w:rsidR="00E510FE">
          <w:rPr>
            <w:webHidden/>
          </w:rPr>
        </w:r>
        <w:r w:rsidR="00E510FE">
          <w:rPr>
            <w:webHidden/>
          </w:rPr>
          <w:fldChar w:fldCharType="separate"/>
        </w:r>
        <w:r w:rsidR="00CA0F65">
          <w:rPr>
            <w:webHidden/>
          </w:rPr>
          <w:t>13</w:t>
        </w:r>
        <w:r w:rsidR="00E510FE">
          <w:rPr>
            <w:webHidden/>
          </w:rPr>
          <w:fldChar w:fldCharType="end"/>
        </w:r>
      </w:hyperlink>
    </w:p>
    <w:p w14:paraId="26FA4FAB" w14:textId="002225A6" w:rsidR="00E510FE" w:rsidRDefault="00737308">
      <w:pPr>
        <w:pStyle w:val="TOC3"/>
        <w:tabs>
          <w:tab w:val="left" w:pos="880"/>
        </w:tabs>
        <w:rPr>
          <w:color w:val="auto"/>
          <w:sz w:val="22"/>
          <w:lang w:val="en-CA" w:eastAsia="en-CA"/>
        </w:rPr>
      </w:pPr>
      <w:hyperlink w:anchor="_Toc20397830" w:history="1">
        <w:r w:rsidR="00E510FE" w:rsidRPr="007C0BA3">
          <w:rPr>
            <w:rStyle w:val="Hyperlink"/>
          </w:rPr>
          <w:t>3.4.2.</w:t>
        </w:r>
        <w:r w:rsidR="00E510FE">
          <w:rPr>
            <w:color w:val="auto"/>
            <w:sz w:val="22"/>
            <w:lang w:val="en-CA" w:eastAsia="en-CA"/>
          </w:rPr>
          <w:tab/>
        </w:r>
        <w:r w:rsidR="00E510FE" w:rsidRPr="007C0BA3">
          <w:rPr>
            <w:rStyle w:val="Hyperlink"/>
          </w:rPr>
          <w:t>Data Ownership</w:t>
        </w:r>
        <w:r w:rsidR="00E510FE">
          <w:rPr>
            <w:webHidden/>
          </w:rPr>
          <w:tab/>
        </w:r>
        <w:r w:rsidR="00E510FE">
          <w:rPr>
            <w:webHidden/>
          </w:rPr>
          <w:fldChar w:fldCharType="begin"/>
        </w:r>
        <w:r w:rsidR="00E510FE">
          <w:rPr>
            <w:webHidden/>
          </w:rPr>
          <w:instrText xml:space="preserve"> PAGEREF _Toc20397830 \h </w:instrText>
        </w:r>
        <w:r w:rsidR="00E510FE">
          <w:rPr>
            <w:webHidden/>
          </w:rPr>
        </w:r>
        <w:r w:rsidR="00E510FE">
          <w:rPr>
            <w:webHidden/>
          </w:rPr>
          <w:fldChar w:fldCharType="separate"/>
        </w:r>
        <w:r w:rsidR="00CA0F65">
          <w:rPr>
            <w:webHidden/>
          </w:rPr>
          <w:t>13</w:t>
        </w:r>
        <w:r w:rsidR="00E510FE">
          <w:rPr>
            <w:webHidden/>
          </w:rPr>
          <w:fldChar w:fldCharType="end"/>
        </w:r>
      </w:hyperlink>
    </w:p>
    <w:p w14:paraId="6BCF1BB9" w14:textId="728CE4E5" w:rsidR="00E510FE" w:rsidRDefault="00737308">
      <w:pPr>
        <w:pStyle w:val="TOC3"/>
        <w:tabs>
          <w:tab w:val="left" w:pos="880"/>
        </w:tabs>
        <w:rPr>
          <w:color w:val="auto"/>
          <w:sz w:val="22"/>
          <w:lang w:val="en-CA" w:eastAsia="en-CA"/>
        </w:rPr>
      </w:pPr>
      <w:hyperlink w:anchor="_Toc20397831" w:history="1">
        <w:r w:rsidR="00E510FE" w:rsidRPr="007C0BA3">
          <w:rPr>
            <w:rStyle w:val="Hyperlink"/>
          </w:rPr>
          <w:t>3.4.3.</w:t>
        </w:r>
        <w:r w:rsidR="00E510FE">
          <w:rPr>
            <w:color w:val="auto"/>
            <w:sz w:val="22"/>
            <w:lang w:val="en-CA" w:eastAsia="en-CA"/>
          </w:rPr>
          <w:tab/>
        </w:r>
        <w:r w:rsidR="00E510FE" w:rsidRPr="007C0BA3">
          <w:rPr>
            <w:rStyle w:val="Hyperlink"/>
          </w:rPr>
          <w:t>Data Transmission</w:t>
        </w:r>
        <w:r w:rsidR="00E510FE">
          <w:rPr>
            <w:webHidden/>
          </w:rPr>
          <w:tab/>
        </w:r>
        <w:r w:rsidR="00E510FE">
          <w:rPr>
            <w:webHidden/>
          </w:rPr>
          <w:fldChar w:fldCharType="begin"/>
        </w:r>
        <w:r w:rsidR="00E510FE">
          <w:rPr>
            <w:webHidden/>
          </w:rPr>
          <w:instrText xml:space="preserve"> PAGEREF _Toc20397831 \h </w:instrText>
        </w:r>
        <w:r w:rsidR="00E510FE">
          <w:rPr>
            <w:webHidden/>
          </w:rPr>
        </w:r>
        <w:r w:rsidR="00E510FE">
          <w:rPr>
            <w:webHidden/>
          </w:rPr>
          <w:fldChar w:fldCharType="separate"/>
        </w:r>
        <w:r w:rsidR="00CA0F65">
          <w:rPr>
            <w:webHidden/>
          </w:rPr>
          <w:t>13</w:t>
        </w:r>
        <w:r w:rsidR="00E510FE">
          <w:rPr>
            <w:webHidden/>
          </w:rPr>
          <w:fldChar w:fldCharType="end"/>
        </w:r>
      </w:hyperlink>
    </w:p>
    <w:p w14:paraId="036788CA" w14:textId="5681EF09" w:rsidR="00E510FE" w:rsidRDefault="00737308">
      <w:pPr>
        <w:pStyle w:val="TOC3"/>
        <w:tabs>
          <w:tab w:val="left" w:pos="880"/>
        </w:tabs>
        <w:rPr>
          <w:color w:val="auto"/>
          <w:sz w:val="22"/>
          <w:lang w:val="en-CA" w:eastAsia="en-CA"/>
        </w:rPr>
      </w:pPr>
      <w:hyperlink w:anchor="_Toc20397832" w:history="1">
        <w:r w:rsidR="00E510FE" w:rsidRPr="007C0BA3">
          <w:rPr>
            <w:rStyle w:val="Hyperlink"/>
          </w:rPr>
          <w:t>3.4.4.</w:t>
        </w:r>
        <w:r w:rsidR="00E510FE">
          <w:rPr>
            <w:color w:val="auto"/>
            <w:sz w:val="22"/>
            <w:lang w:val="en-CA" w:eastAsia="en-CA"/>
          </w:rPr>
          <w:tab/>
        </w:r>
        <w:r w:rsidR="00E510FE" w:rsidRPr="007C0BA3">
          <w:rPr>
            <w:rStyle w:val="Hyperlink"/>
          </w:rPr>
          <w:t>Data Integration</w:t>
        </w:r>
        <w:r w:rsidR="00E510FE">
          <w:rPr>
            <w:webHidden/>
          </w:rPr>
          <w:tab/>
        </w:r>
        <w:r w:rsidR="00E510FE">
          <w:rPr>
            <w:webHidden/>
          </w:rPr>
          <w:fldChar w:fldCharType="begin"/>
        </w:r>
        <w:r w:rsidR="00E510FE">
          <w:rPr>
            <w:webHidden/>
          </w:rPr>
          <w:instrText xml:space="preserve"> PAGEREF _Toc20397832 \h </w:instrText>
        </w:r>
        <w:r w:rsidR="00E510FE">
          <w:rPr>
            <w:webHidden/>
          </w:rPr>
        </w:r>
        <w:r w:rsidR="00E510FE">
          <w:rPr>
            <w:webHidden/>
          </w:rPr>
          <w:fldChar w:fldCharType="separate"/>
        </w:r>
        <w:r w:rsidR="00CA0F65">
          <w:rPr>
            <w:webHidden/>
          </w:rPr>
          <w:t>13</w:t>
        </w:r>
        <w:r w:rsidR="00E510FE">
          <w:rPr>
            <w:webHidden/>
          </w:rPr>
          <w:fldChar w:fldCharType="end"/>
        </w:r>
      </w:hyperlink>
    </w:p>
    <w:p w14:paraId="35F7552C" w14:textId="168768D8" w:rsidR="00E510FE" w:rsidRDefault="00737308">
      <w:pPr>
        <w:pStyle w:val="TOC3"/>
        <w:tabs>
          <w:tab w:val="left" w:pos="880"/>
        </w:tabs>
        <w:rPr>
          <w:color w:val="auto"/>
          <w:sz w:val="22"/>
          <w:lang w:val="en-CA" w:eastAsia="en-CA"/>
        </w:rPr>
      </w:pPr>
      <w:hyperlink w:anchor="_Toc20397833" w:history="1">
        <w:r w:rsidR="00E510FE" w:rsidRPr="007C0BA3">
          <w:rPr>
            <w:rStyle w:val="Hyperlink"/>
          </w:rPr>
          <w:t>3.4.5.</w:t>
        </w:r>
        <w:r w:rsidR="00E510FE">
          <w:rPr>
            <w:color w:val="auto"/>
            <w:sz w:val="22"/>
            <w:lang w:val="en-CA" w:eastAsia="en-CA"/>
          </w:rPr>
          <w:tab/>
        </w:r>
        <w:r w:rsidR="00E510FE" w:rsidRPr="007C0BA3">
          <w:rPr>
            <w:rStyle w:val="Hyperlink"/>
          </w:rPr>
          <w:t>Data Storage Backup</w:t>
        </w:r>
        <w:r w:rsidR="00E510FE">
          <w:rPr>
            <w:webHidden/>
          </w:rPr>
          <w:tab/>
        </w:r>
        <w:r w:rsidR="00E510FE">
          <w:rPr>
            <w:webHidden/>
          </w:rPr>
          <w:fldChar w:fldCharType="begin"/>
        </w:r>
        <w:r w:rsidR="00E510FE">
          <w:rPr>
            <w:webHidden/>
          </w:rPr>
          <w:instrText xml:space="preserve"> PAGEREF _Toc20397833 \h </w:instrText>
        </w:r>
        <w:r w:rsidR="00E510FE">
          <w:rPr>
            <w:webHidden/>
          </w:rPr>
        </w:r>
        <w:r w:rsidR="00E510FE">
          <w:rPr>
            <w:webHidden/>
          </w:rPr>
          <w:fldChar w:fldCharType="separate"/>
        </w:r>
        <w:r w:rsidR="00CA0F65">
          <w:rPr>
            <w:webHidden/>
          </w:rPr>
          <w:t>13</w:t>
        </w:r>
        <w:r w:rsidR="00E510FE">
          <w:rPr>
            <w:webHidden/>
          </w:rPr>
          <w:fldChar w:fldCharType="end"/>
        </w:r>
      </w:hyperlink>
    </w:p>
    <w:p w14:paraId="6C8B3DC4" w14:textId="6225D4AF" w:rsidR="00E510FE" w:rsidRDefault="00737308">
      <w:pPr>
        <w:pStyle w:val="TOC3"/>
        <w:tabs>
          <w:tab w:val="left" w:pos="880"/>
        </w:tabs>
        <w:rPr>
          <w:color w:val="auto"/>
          <w:sz w:val="22"/>
          <w:lang w:val="en-CA" w:eastAsia="en-CA"/>
        </w:rPr>
      </w:pPr>
      <w:hyperlink w:anchor="_Toc20397834" w:history="1">
        <w:r w:rsidR="00E510FE" w:rsidRPr="007C0BA3">
          <w:rPr>
            <w:rStyle w:val="Hyperlink"/>
          </w:rPr>
          <w:t>3.4.6.</w:t>
        </w:r>
        <w:r w:rsidR="00E510FE">
          <w:rPr>
            <w:color w:val="auto"/>
            <w:sz w:val="22"/>
            <w:lang w:val="en-CA" w:eastAsia="en-CA"/>
          </w:rPr>
          <w:tab/>
        </w:r>
        <w:r w:rsidR="00E510FE" w:rsidRPr="007C0BA3">
          <w:rPr>
            <w:rStyle w:val="Hyperlink"/>
          </w:rPr>
          <w:t>Data Retention</w:t>
        </w:r>
        <w:r w:rsidR="00E510FE">
          <w:rPr>
            <w:webHidden/>
          </w:rPr>
          <w:tab/>
        </w:r>
        <w:r w:rsidR="00E510FE">
          <w:rPr>
            <w:webHidden/>
          </w:rPr>
          <w:fldChar w:fldCharType="begin"/>
        </w:r>
        <w:r w:rsidR="00E510FE">
          <w:rPr>
            <w:webHidden/>
          </w:rPr>
          <w:instrText xml:space="preserve"> PAGEREF _Toc20397834 \h </w:instrText>
        </w:r>
        <w:r w:rsidR="00E510FE">
          <w:rPr>
            <w:webHidden/>
          </w:rPr>
        </w:r>
        <w:r w:rsidR="00E510FE">
          <w:rPr>
            <w:webHidden/>
          </w:rPr>
          <w:fldChar w:fldCharType="separate"/>
        </w:r>
        <w:r w:rsidR="00CA0F65">
          <w:rPr>
            <w:webHidden/>
          </w:rPr>
          <w:t>14</w:t>
        </w:r>
        <w:r w:rsidR="00E510FE">
          <w:rPr>
            <w:webHidden/>
          </w:rPr>
          <w:fldChar w:fldCharType="end"/>
        </w:r>
      </w:hyperlink>
    </w:p>
    <w:p w14:paraId="34CD7EAA" w14:textId="52FEC60A" w:rsidR="00E510FE" w:rsidRDefault="00737308">
      <w:pPr>
        <w:pStyle w:val="TOC3"/>
        <w:tabs>
          <w:tab w:val="left" w:pos="880"/>
        </w:tabs>
        <w:rPr>
          <w:color w:val="auto"/>
          <w:sz w:val="22"/>
          <w:lang w:val="en-CA" w:eastAsia="en-CA"/>
        </w:rPr>
      </w:pPr>
      <w:hyperlink w:anchor="_Toc20397835" w:history="1">
        <w:r w:rsidR="00E510FE" w:rsidRPr="007C0BA3">
          <w:rPr>
            <w:rStyle w:val="Hyperlink"/>
          </w:rPr>
          <w:t>3.4.7.</w:t>
        </w:r>
        <w:r w:rsidR="00E510FE">
          <w:rPr>
            <w:color w:val="auto"/>
            <w:sz w:val="22"/>
            <w:lang w:val="en-CA" w:eastAsia="en-CA"/>
          </w:rPr>
          <w:tab/>
        </w:r>
        <w:r w:rsidR="00E510FE" w:rsidRPr="007C0BA3">
          <w:rPr>
            <w:rStyle w:val="Hyperlink"/>
          </w:rPr>
          <w:t>Information Sharing</w:t>
        </w:r>
        <w:r w:rsidR="00E510FE">
          <w:rPr>
            <w:webHidden/>
          </w:rPr>
          <w:tab/>
        </w:r>
        <w:r w:rsidR="00E510FE">
          <w:rPr>
            <w:webHidden/>
          </w:rPr>
          <w:fldChar w:fldCharType="begin"/>
        </w:r>
        <w:r w:rsidR="00E510FE">
          <w:rPr>
            <w:webHidden/>
          </w:rPr>
          <w:instrText xml:space="preserve"> PAGEREF _Toc20397835 \h </w:instrText>
        </w:r>
        <w:r w:rsidR="00E510FE">
          <w:rPr>
            <w:webHidden/>
          </w:rPr>
        </w:r>
        <w:r w:rsidR="00E510FE">
          <w:rPr>
            <w:webHidden/>
          </w:rPr>
          <w:fldChar w:fldCharType="separate"/>
        </w:r>
        <w:r w:rsidR="00CA0F65">
          <w:rPr>
            <w:webHidden/>
          </w:rPr>
          <w:t>14</w:t>
        </w:r>
        <w:r w:rsidR="00E510FE">
          <w:rPr>
            <w:webHidden/>
          </w:rPr>
          <w:fldChar w:fldCharType="end"/>
        </w:r>
      </w:hyperlink>
    </w:p>
    <w:p w14:paraId="4A812057" w14:textId="1E3E3569" w:rsidR="00E510FE" w:rsidRDefault="00737308">
      <w:pPr>
        <w:pStyle w:val="TOC1"/>
        <w:tabs>
          <w:tab w:val="left" w:pos="432"/>
        </w:tabs>
        <w:rPr>
          <w:color w:val="auto"/>
          <w:lang w:val="en-CA" w:eastAsia="en-CA"/>
        </w:rPr>
      </w:pPr>
      <w:hyperlink w:anchor="_Toc20397836" w:history="1">
        <w:r w:rsidR="00E510FE" w:rsidRPr="007C0BA3">
          <w:rPr>
            <w:rStyle w:val="Hyperlink"/>
          </w:rPr>
          <w:t>4.</w:t>
        </w:r>
        <w:r w:rsidR="00E510FE">
          <w:rPr>
            <w:color w:val="auto"/>
            <w:lang w:val="en-CA" w:eastAsia="en-CA"/>
          </w:rPr>
          <w:tab/>
        </w:r>
        <w:r w:rsidR="00E510FE" w:rsidRPr="007C0BA3">
          <w:rPr>
            <w:rStyle w:val="Hyperlink"/>
          </w:rPr>
          <w:t>Appendix A. Definitions</w:t>
        </w:r>
        <w:r w:rsidR="00E510FE">
          <w:rPr>
            <w:webHidden/>
          </w:rPr>
          <w:tab/>
        </w:r>
        <w:r w:rsidR="00E510FE">
          <w:rPr>
            <w:webHidden/>
          </w:rPr>
          <w:fldChar w:fldCharType="begin"/>
        </w:r>
        <w:r w:rsidR="00E510FE">
          <w:rPr>
            <w:webHidden/>
          </w:rPr>
          <w:instrText xml:space="preserve"> PAGEREF _Toc20397836 \h </w:instrText>
        </w:r>
        <w:r w:rsidR="00E510FE">
          <w:rPr>
            <w:webHidden/>
          </w:rPr>
        </w:r>
        <w:r w:rsidR="00E510FE">
          <w:rPr>
            <w:webHidden/>
          </w:rPr>
          <w:fldChar w:fldCharType="separate"/>
        </w:r>
        <w:r w:rsidR="00CA0F65">
          <w:rPr>
            <w:webHidden/>
          </w:rPr>
          <w:t>16</w:t>
        </w:r>
        <w:r w:rsidR="00E510FE">
          <w:rPr>
            <w:webHidden/>
          </w:rPr>
          <w:fldChar w:fldCharType="end"/>
        </w:r>
      </w:hyperlink>
    </w:p>
    <w:p w14:paraId="56C2889D" w14:textId="00C15357" w:rsidR="00E510FE" w:rsidRDefault="00737308">
      <w:pPr>
        <w:pStyle w:val="TOC2"/>
        <w:rPr>
          <w:b w:val="0"/>
          <w:noProof/>
          <w:color w:val="auto"/>
          <w:sz w:val="22"/>
          <w:lang w:val="en-CA" w:eastAsia="en-CA"/>
        </w:rPr>
      </w:pPr>
      <w:hyperlink w:anchor="_Toc20397837" w:history="1">
        <w:r w:rsidR="00E510FE" w:rsidRPr="007C0BA3">
          <w:rPr>
            <w:rStyle w:val="Hyperlink"/>
            <w:noProof/>
          </w:rPr>
          <w:t>Cloud Service Models</w:t>
        </w:r>
        <w:r w:rsidR="00E510FE">
          <w:rPr>
            <w:noProof/>
            <w:webHidden/>
          </w:rPr>
          <w:tab/>
        </w:r>
        <w:r w:rsidR="00E510FE">
          <w:rPr>
            <w:noProof/>
            <w:webHidden/>
          </w:rPr>
          <w:fldChar w:fldCharType="begin"/>
        </w:r>
        <w:r w:rsidR="00E510FE">
          <w:rPr>
            <w:noProof/>
            <w:webHidden/>
          </w:rPr>
          <w:instrText xml:space="preserve"> PAGEREF _Toc20397837 \h </w:instrText>
        </w:r>
        <w:r w:rsidR="00E510FE">
          <w:rPr>
            <w:noProof/>
            <w:webHidden/>
          </w:rPr>
        </w:r>
        <w:r w:rsidR="00E510FE">
          <w:rPr>
            <w:noProof/>
            <w:webHidden/>
          </w:rPr>
          <w:fldChar w:fldCharType="separate"/>
        </w:r>
        <w:r w:rsidR="00CA0F65">
          <w:rPr>
            <w:noProof/>
            <w:webHidden/>
          </w:rPr>
          <w:t>16</w:t>
        </w:r>
        <w:r w:rsidR="00E510FE">
          <w:rPr>
            <w:noProof/>
            <w:webHidden/>
          </w:rPr>
          <w:fldChar w:fldCharType="end"/>
        </w:r>
      </w:hyperlink>
    </w:p>
    <w:p w14:paraId="7FFFD529" w14:textId="488249DB" w:rsidR="00E510FE" w:rsidRDefault="00737308">
      <w:pPr>
        <w:pStyle w:val="TOC3"/>
        <w:tabs>
          <w:tab w:val="left" w:pos="880"/>
        </w:tabs>
        <w:rPr>
          <w:color w:val="auto"/>
          <w:sz w:val="22"/>
          <w:lang w:val="en-CA" w:eastAsia="en-CA"/>
        </w:rPr>
      </w:pPr>
      <w:hyperlink w:anchor="_Toc20397838" w:history="1">
        <w:r w:rsidR="00E510FE" w:rsidRPr="007C0BA3">
          <w:rPr>
            <w:rStyle w:val="Hyperlink"/>
          </w:rPr>
          <w:t>4.1.1.</w:t>
        </w:r>
        <w:r w:rsidR="00E510FE">
          <w:rPr>
            <w:color w:val="auto"/>
            <w:sz w:val="22"/>
            <w:lang w:val="en-CA" w:eastAsia="en-CA"/>
          </w:rPr>
          <w:tab/>
        </w:r>
        <w:r w:rsidR="00E510FE" w:rsidRPr="007C0BA3">
          <w:rPr>
            <w:rStyle w:val="Hyperlink"/>
          </w:rPr>
          <w:t>Infrastructure as a Service</w:t>
        </w:r>
        <w:r w:rsidR="00E510FE">
          <w:rPr>
            <w:webHidden/>
          </w:rPr>
          <w:tab/>
        </w:r>
        <w:r w:rsidR="00E510FE">
          <w:rPr>
            <w:webHidden/>
          </w:rPr>
          <w:fldChar w:fldCharType="begin"/>
        </w:r>
        <w:r w:rsidR="00E510FE">
          <w:rPr>
            <w:webHidden/>
          </w:rPr>
          <w:instrText xml:space="preserve"> PAGEREF _Toc20397838 \h </w:instrText>
        </w:r>
        <w:r w:rsidR="00E510FE">
          <w:rPr>
            <w:webHidden/>
          </w:rPr>
        </w:r>
        <w:r w:rsidR="00E510FE">
          <w:rPr>
            <w:webHidden/>
          </w:rPr>
          <w:fldChar w:fldCharType="separate"/>
        </w:r>
        <w:r w:rsidR="00CA0F65">
          <w:rPr>
            <w:webHidden/>
          </w:rPr>
          <w:t>16</w:t>
        </w:r>
        <w:r w:rsidR="00E510FE">
          <w:rPr>
            <w:webHidden/>
          </w:rPr>
          <w:fldChar w:fldCharType="end"/>
        </w:r>
      </w:hyperlink>
    </w:p>
    <w:p w14:paraId="14A175D7" w14:textId="4F5AF3AB" w:rsidR="00E510FE" w:rsidRDefault="00737308">
      <w:pPr>
        <w:pStyle w:val="TOC3"/>
        <w:tabs>
          <w:tab w:val="left" w:pos="880"/>
        </w:tabs>
        <w:rPr>
          <w:color w:val="auto"/>
          <w:sz w:val="22"/>
          <w:lang w:val="en-CA" w:eastAsia="en-CA"/>
        </w:rPr>
      </w:pPr>
      <w:hyperlink w:anchor="_Toc20397839" w:history="1">
        <w:r w:rsidR="00E510FE" w:rsidRPr="007C0BA3">
          <w:rPr>
            <w:rStyle w:val="Hyperlink"/>
          </w:rPr>
          <w:t>4.1.2.</w:t>
        </w:r>
        <w:r w:rsidR="00E510FE">
          <w:rPr>
            <w:color w:val="auto"/>
            <w:sz w:val="22"/>
            <w:lang w:val="en-CA" w:eastAsia="en-CA"/>
          </w:rPr>
          <w:tab/>
        </w:r>
        <w:r w:rsidR="00E510FE" w:rsidRPr="007C0BA3">
          <w:rPr>
            <w:rStyle w:val="Hyperlink"/>
          </w:rPr>
          <w:t>Platform as a Service</w:t>
        </w:r>
        <w:r w:rsidR="00E510FE">
          <w:rPr>
            <w:webHidden/>
          </w:rPr>
          <w:tab/>
        </w:r>
        <w:r w:rsidR="00E510FE">
          <w:rPr>
            <w:webHidden/>
          </w:rPr>
          <w:fldChar w:fldCharType="begin"/>
        </w:r>
        <w:r w:rsidR="00E510FE">
          <w:rPr>
            <w:webHidden/>
          </w:rPr>
          <w:instrText xml:space="preserve"> PAGEREF _Toc20397839 \h </w:instrText>
        </w:r>
        <w:r w:rsidR="00E510FE">
          <w:rPr>
            <w:webHidden/>
          </w:rPr>
        </w:r>
        <w:r w:rsidR="00E510FE">
          <w:rPr>
            <w:webHidden/>
          </w:rPr>
          <w:fldChar w:fldCharType="separate"/>
        </w:r>
        <w:r w:rsidR="00CA0F65">
          <w:rPr>
            <w:webHidden/>
          </w:rPr>
          <w:t>16</w:t>
        </w:r>
        <w:r w:rsidR="00E510FE">
          <w:rPr>
            <w:webHidden/>
          </w:rPr>
          <w:fldChar w:fldCharType="end"/>
        </w:r>
      </w:hyperlink>
    </w:p>
    <w:p w14:paraId="11327AF8" w14:textId="5A3B7C50" w:rsidR="00E510FE" w:rsidRDefault="00737308">
      <w:pPr>
        <w:pStyle w:val="TOC3"/>
        <w:tabs>
          <w:tab w:val="left" w:pos="880"/>
        </w:tabs>
        <w:rPr>
          <w:color w:val="auto"/>
          <w:sz w:val="22"/>
          <w:lang w:val="en-CA" w:eastAsia="en-CA"/>
        </w:rPr>
      </w:pPr>
      <w:hyperlink w:anchor="_Toc20397840" w:history="1">
        <w:r w:rsidR="00E510FE" w:rsidRPr="007C0BA3">
          <w:rPr>
            <w:rStyle w:val="Hyperlink"/>
          </w:rPr>
          <w:t>4.1.3.</w:t>
        </w:r>
        <w:r w:rsidR="00E510FE">
          <w:rPr>
            <w:color w:val="auto"/>
            <w:sz w:val="22"/>
            <w:lang w:val="en-CA" w:eastAsia="en-CA"/>
          </w:rPr>
          <w:tab/>
        </w:r>
        <w:r w:rsidR="00E510FE" w:rsidRPr="007C0BA3">
          <w:rPr>
            <w:rStyle w:val="Hyperlink"/>
          </w:rPr>
          <w:t>Software as a Service</w:t>
        </w:r>
        <w:r w:rsidR="00E510FE">
          <w:rPr>
            <w:webHidden/>
          </w:rPr>
          <w:tab/>
        </w:r>
        <w:r w:rsidR="00E510FE">
          <w:rPr>
            <w:webHidden/>
          </w:rPr>
          <w:fldChar w:fldCharType="begin"/>
        </w:r>
        <w:r w:rsidR="00E510FE">
          <w:rPr>
            <w:webHidden/>
          </w:rPr>
          <w:instrText xml:space="preserve"> PAGEREF _Toc20397840 \h </w:instrText>
        </w:r>
        <w:r w:rsidR="00E510FE">
          <w:rPr>
            <w:webHidden/>
          </w:rPr>
        </w:r>
        <w:r w:rsidR="00E510FE">
          <w:rPr>
            <w:webHidden/>
          </w:rPr>
          <w:fldChar w:fldCharType="separate"/>
        </w:r>
        <w:r w:rsidR="00CA0F65">
          <w:rPr>
            <w:webHidden/>
          </w:rPr>
          <w:t>16</w:t>
        </w:r>
        <w:r w:rsidR="00E510FE">
          <w:rPr>
            <w:webHidden/>
          </w:rPr>
          <w:fldChar w:fldCharType="end"/>
        </w:r>
      </w:hyperlink>
    </w:p>
    <w:p w14:paraId="58A448F8" w14:textId="5612BCEE" w:rsidR="00E510FE" w:rsidRDefault="00737308">
      <w:pPr>
        <w:pStyle w:val="TOC2"/>
        <w:rPr>
          <w:b w:val="0"/>
          <w:noProof/>
          <w:color w:val="auto"/>
          <w:sz w:val="22"/>
          <w:lang w:val="en-CA" w:eastAsia="en-CA"/>
        </w:rPr>
      </w:pPr>
      <w:hyperlink w:anchor="_Toc20397841" w:history="1">
        <w:r w:rsidR="00E510FE" w:rsidRPr="007C0BA3">
          <w:rPr>
            <w:rStyle w:val="Hyperlink"/>
            <w:noProof/>
          </w:rPr>
          <w:t>Benefits and Trade-Offs and Cloud Service Models</w:t>
        </w:r>
        <w:r w:rsidR="00E510FE">
          <w:rPr>
            <w:noProof/>
            <w:webHidden/>
          </w:rPr>
          <w:tab/>
        </w:r>
        <w:r w:rsidR="00E510FE">
          <w:rPr>
            <w:noProof/>
            <w:webHidden/>
          </w:rPr>
          <w:fldChar w:fldCharType="begin"/>
        </w:r>
        <w:r w:rsidR="00E510FE">
          <w:rPr>
            <w:noProof/>
            <w:webHidden/>
          </w:rPr>
          <w:instrText xml:space="preserve"> PAGEREF _Toc20397841 \h </w:instrText>
        </w:r>
        <w:r w:rsidR="00E510FE">
          <w:rPr>
            <w:noProof/>
            <w:webHidden/>
          </w:rPr>
        </w:r>
        <w:r w:rsidR="00E510FE">
          <w:rPr>
            <w:noProof/>
            <w:webHidden/>
          </w:rPr>
          <w:fldChar w:fldCharType="separate"/>
        </w:r>
        <w:r w:rsidR="00CA0F65">
          <w:rPr>
            <w:noProof/>
            <w:webHidden/>
          </w:rPr>
          <w:t>17</w:t>
        </w:r>
        <w:r w:rsidR="00E510FE">
          <w:rPr>
            <w:noProof/>
            <w:webHidden/>
          </w:rPr>
          <w:fldChar w:fldCharType="end"/>
        </w:r>
      </w:hyperlink>
    </w:p>
    <w:p w14:paraId="319039DF" w14:textId="44F811BA" w:rsidR="00E510FE" w:rsidRDefault="00737308">
      <w:pPr>
        <w:pStyle w:val="TOC2"/>
        <w:rPr>
          <w:b w:val="0"/>
          <w:noProof/>
          <w:color w:val="auto"/>
          <w:sz w:val="22"/>
          <w:lang w:val="en-CA" w:eastAsia="en-CA"/>
        </w:rPr>
      </w:pPr>
      <w:hyperlink w:anchor="_Toc20397842" w:history="1">
        <w:r w:rsidR="00E510FE" w:rsidRPr="007C0BA3">
          <w:rPr>
            <w:rStyle w:val="Hyperlink"/>
            <w:noProof/>
          </w:rPr>
          <w:t>Cloud Deployment Models</w:t>
        </w:r>
        <w:r w:rsidR="00E510FE">
          <w:rPr>
            <w:noProof/>
            <w:webHidden/>
          </w:rPr>
          <w:tab/>
        </w:r>
        <w:r w:rsidR="00E510FE">
          <w:rPr>
            <w:noProof/>
            <w:webHidden/>
          </w:rPr>
          <w:fldChar w:fldCharType="begin"/>
        </w:r>
        <w:r w:rsidR="00E510FE">
          <w:rPr>
            <w:noProof/>
            <w:webHidden/>
          </w:rPr>
          <w:instrText xml:space="preserve"> PAGEREF _Toc20397842 \h </w:instrText>
        </w:r>
        <w:r w:rsidR="00E510FE">
          <w:rPr>
            <w:noProof/>
            <w:webHidden/>
          </w:rPr>
        </w:r>
        <w:r w:rsidR="00E510FE">
          <w:rPr>
            <w:noProof/>
            <w:webHidden/>
          </w:rPr>
          <w:fldChar w:fldCharType="separate"/>
        </w:r>
        <w:r w:rsidR="00CA0F65">
          <w:rPr>
            <w:noProof/>
            <w:webHidden/>
          </w:rPr>
          <w:t>17</w:t>
        </w:r>
        <w:r w:rsidR="00E510FE">
          <w:rPr>
            <w:noProof/>
            <w:webHidden/>
          </w:rPr>
          <w:fldChar w:fldCharType="end"/>
        </w:r>
      </w:hyperlink>
    </w:p>
    <w:p w14:paraId="36F8661C" w14:textId="516DE7CD" w:rsidR="001D4FB6" w:rsidRDefault="00DB62D6" w:rsidP="001D4FB6">
      <w:r>
        <w:rPr>
          <w:noProof/>
          <w:color w:val="937A46" w:themeColor="accent2"/>
          <w:lang w:val="en-US" w:eastAsia="ja-JP"/>
        </w:rPr>
        <w:fldChar w:fldCharType="end"/>
      </w:r>
    </w:p>
    <w:p w14:paraId="727220D4" w14:textId="77777777" w:rsidR="0067401E" w:rsidRDefault="0067401E" w:rsidP="001D4FB6"/>
    <w:p w14:paraId="1F624AFF" w14:textId="77777777" w:rsidR="00EE707B" w:rsidRPr="001D4FB6" w:rsidRDefault="00EE707B" w:rsidP="001D4FB6">
      <w:pPr>
        <w:sectPr w:rsidR="00EE707B" w:rsidRPr="001D4FB6" w:rsidSect="000F6BDA">
          <w:headerReference w:type="even" r:id="rId18"/>
          <w:headerReference w:type="default" r:id="rId19"/>
          <w:footerReference w:type="default" r:id="rId20"/>
          <w:headerReference w:type="first" r:id="rId21"/>
          <w:pgSz w:w="12240" w:h="15840"/>
          <w:pgMar w:top="1080" w:right="1080" w:bottom="1080" w:left="1080" w:header="720" w:footer="720" w:gutter="0"/>
          <w:cols w:space="720"/>
          <w:docGrid w:linePitch="360"/>
        </w:sectPr>
      </w:pPr>
    </w:p>
    <w:p w14:paraId="5C297555" w14:textId="39A2C27C" w:rsidR="00E32F46" w:rsidRPr="006102F2" w:rsidRDefault="00E32F46">
      <w:pPr>
        <w:rPr>
          <w:rFonts w:cstheme="minorHAnsi"/>
          <w:color w:val="808474" w:themeColor="accent6" w:themeShade="BF"/>
          <w:spacing w:val="-5"/>
          <w:sz w:val="20"/>
          <w:szCs w:val="20"/>
        </w:rPr>
      </w:pPr>
      <w:bookmarkStart w:id="2" w:name="_Toc379182382"/>
      <w:bookmarkStart w:id="3" w:name="_Toc379183389"/>
    </w:p>
    <w:p w14:paraId="07DF5AF3" w14:textId="4102A03E" w:rsidR="006102F2" w:rsidRPr="006102F2" w:rsidRDefault="00521818" w:rsidP="006102F2">
      <w:pPr>
        <w:pStyle w:val="NoSpacing"/>
        <w:rPr>
          <w:rFonts w:asciiTheme="minorHAnsi" w:hAnsiTheme="minorHAnsi" w:cstheme="minorHAnsi"/>
          <w:b/>
          <w:color w:val="009AA6"/>
          <w:sz w:val="20"/>
          <w:szCs w:val="20"/>
        </w:rPr>
      </w:pPr>
      <w:r>
        <w:rPr>
          <w:rFonts w:asciiTheme="minorHAnsi" w:hAnsiTheme="minorHAnsi" w:cstheme="minorHAnsi"/>
          <w:b/>
          <w:color w:val="009AA6"/>
          <w:sz w:val="20"/>
          <w:szCs w:val="20"/>
        </w:rPr>
        <w:t xml:space="preserve">DOCUMENT APPROVALS &amp; </w:t>
      </w:r>
      <w:r w:rsidR="006102F2" w:rsidRPr="006102F2">
        <w:rPr>
          <w:rFonts w:asciiTheme="minorHAnsi" w:hAnsiTheme="minorHAnsi" w:cstheme="minorHAnsi"/>
          <w:b/>
          <w:color w:val="009AA6"/>
          <w:sz w:val="20"/>
          <w:szCs w:val="20"/>
        </w:rPr>
        <w:t>REVISION RECORD</w:t>
      </w:r>
    </w:p>
    <w:p w14:paraId="1EB0E3B0" w14:textId="77777777" w:rsidR="006102F2" w:rsidRPr="006102F2" w:rsidRDefault="006102F2" w:rsidP="006102F2">
      <w:pPr>
        <w:pStyle w:val="NoSpacing"/>
        <w:rPr>
          <w:rFonts w:asciiTheme="minorHAnsi" w:hAnsiTheme="minorHAnsi" w:cstheme="minorHAnsi"/>
          <w:b/>
          <w:sz w:val="20"/>
          <w:szCs w:val="20"/>
        </w:rPr>
      </w:pPr>
      <w:r w:rsidRPr="006102F2">
        <w:rPr>
          <w:rFonts w:asciiTheme="minorHAnsi" w:hAnsiTheme="minorHAnsi" w:cstheme="minorHAnsi"/>
          <w:b/>
          <w:sz w:val="20"/>
          <w:szCs w:val="20"/>
        </w:rPr>
        <w:t xml:space="preserve"> </w:t>
      </w:r>
      <w:r w:rsidRPr="006102F2">
        <w:rPr>
          <w:rFonts w:asciiTheme="minorHAnsi" w:hAnsiTheme="minorHAnsi" w:cstheme="minorHAnsi"/>
          <w:b/>
          <w:sz w:val="20"/>
          <w:szCs w:val="20"/>
        </w:rPr>
        <w:tab/>
      </w:r>
    </w:p>
    <w:tbl>
      <w:tblPr>
        <w:tblW w:w="9561"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shd w:val="clear" w:color="auto" w:fill="EDEEEB"/>
        <w:tblLayout w:type="fixed"/>
        <w:tblLook w:val="0600" w:firstRow="0" w:lastRow="0" w:firstColumn="0" w:lastColumn="0" w:noHBand="1" w:noVBand="1"/>
      </w:tblPr>
      <w:tblGrid>
        <w:gridCol w:w="1368"/>
        <w:gridCol w:w="1854"/>
        <w:gridCol w:w="2113"/>
        <w:gridCol w:w="2113"/>
        <w:gridCol w:w="2113"/>
      </w:tblGrid>
      <w:tr w:rsidR="006102F2" w:rsidRPr="006102F2" w14:paraId="3129C79D" w14:textId="77777777" w:rsidTr="003F7623">
        <w:trPr>
          <w:trHeight w:val="494"/>
        </w:trPr>
        <w:tc>
          <w:tcPr>
            <w:tcW w:w="1368" w:type="dxa"/>
            <w:shd w:val="clear" w:color="auto" w:fill="808474"/>
          </w:tcPr>
          <w:p w14:paraId="031B8E63" w14:textId="77777777" w:rsidR="006102F2" w:rsidRPr="006102F2" w:rsidRDefault="006102F2" w:rsidP="003F7623">
            <w:pPr>
              <w:rPr>
                <w:rFonts w:asciiTheme="majorHAnsi" w:hAnsiTheme="majorHAnsi" w:cstheme="majorHAnsi"/>
                <w:b/>
                <w:color w:val="FFFFFF" w:themeColor="background1"/>
                <w:sz w:val="20"/>
                <w:szCs w:val="20"/>
              </w:rPr>
            </w:pPr>
            <w:r w:rsidRPr="006102F2">
              <w:rPr>
                <w:rFonts w:asciiTheme="majorHAnsi" w:hAnsiTheme="majorHAnsi" w:cstheme="majorHAnsi"/>
                <w:b/>
                <w:color w:val="FFFFFF" w:themeColor="background1"/>
                <w:sz w:val="20"/>
                <w:szCs w:val="20"/>
              </w:rPr>
              <w:t>Revision</w:t>
            </w:r>
          </w:p>
        </w:tc>
        <w:tc>
          <w:tcPr>
            <w:tcW w:w="1854" w:type="dxa"/>
            <w:shd w:val="clear" w:color="auto" w:fill="808474"/>
          </w:tcPr>
          <w:p w14:paraId="53322F53" w14:textId="77777777" w:rsidR="006102F2" w:rsidRPr="006102F2" w:rsidRDefault="006102F2" w:rsidP="003F7623">
            <w:pPr>
              <w:rPr>
                <w:rFonts w:asciiTheme="majorHAnsi" w:hAnsiTheme="majorHAnsi" w:cstheme="majorHAnsi"/>
                <w:b/>
                <w:color w:val="FFFFFF" w:themeColor="background1"/>
                <w:sz w:val="20"/>
                <w:szCs w:val="20"/>
              </w:rPr>
            </w:pPr>
            <w:r w:rsidRPr="006102F2">
              <w:rPr>
                <w:rFonts w:asciiTheme="majorHAnsi" w:hAnsiTheme="majorHAnsi" w:cstheme="majorHAnsi"/>
                <w:b/>
                <w:color w:val="FFFFFF" w:themeColor="background1"/>
                <w:sz w:val="20"/>
                <w:szCs w:val="20"/>
              </w:rPr>
              <w:t>Reviewed by</w:t>
            </w:r>
          </w:p>
        </w:tc>
        <w:tc>
          <w:tcPr>
            <w:tcW w:w="2113" w:type="dxa"/>
            <w:shd w:val="clear" w:color="auto" w:fill="808474"/>
          </w:tcPr>
          <w:p w14:paraId="474E684F" w14:textId="77777777" w:rsidR="006102F2" w:rsidRPr="006102F2" w:rsidRDefault="006102F2" w:rsidP="003F7623">
            <w:pPr>
              <w:rPr>
                <w:rFonts w:asciiTheme="majorHAnsi" w:hAnsiTheme="majorHAnsi" w:cstheme="majorHAnsi"/>
                <w:b/>
                <w:color w:val="FFFFFF" w:themeColor="background1"/>
                <w:sz w:val="20"/>
                <w:szCs w:val="20"/>
              </w:rPr>
            </w:pPr>
            <w:r w:rsidRPr="006102F2">
              <w:rPr>
                <w:rFonts w:asciiTheme="majorHAnsi" w:hAnsiTheme="majorHAnsi" w:cstheme="majorHAnsi"/>
                <w:b/>
                <w:color w:val="FFFFFF" w:themeColor="background1"/>
                <w:sz w:val="20"/>
                <w:szCs w:val="20"/>
              </w:rPr>
              <w:t>Endorsed by</w:t>
            </w:r>
          </w:p>
        </w:tc>
        <w:tc>
          <w:tcPr>
            <w:tcW w:w="2113" w:type="dxa"/>
            <w:shd w:val="clear" w:color="auto" w:fill="808474"/>
          </w:tcPr>
          <w:p w14:paraId="2604716C" w14:textId="77777777" w:rsidR="006102F2" w:rsidRPr="006102F2" w:rsidRDefault="006102F2" w:rsidP="003F7623">
            <w:pPr>
              <w:rPr>
                <w:rFonts w:asciiTheme="majorHAnsi" w:hAnsiTheme="majorHAnsi" w:cstheme="majorHAnsi"/>
                <w:b/>
                <w:color w:val="FFFFFF" w:themeColor="background1"/>
                <w:sz w:val="20"/>
                <w:szCs w:val="20"/>
              </w:rPr>
            </w:pPr>
            <w:r w:rsidRPr="006102F2">
              <w:rPr>
                <w:rFonts w:asciiTheme="majorHAnsi" w:hAnsiTheme="majorHAnsi" w:cstheme="majorHAnsi"/>
                <w:b/>
                <w:color w:val="FFFFFF" w:themeColor="background1"/>
                <w:sz w:val="20"/>
                <w:szCs w:val="20"/>
              </w:rPr>
              <w:t>Approved By</w:t>
            </w:r>
          </w:p>
        </w:tc>
        <w:tc>
          <w:tcPr>
            <w:tcW w:w="2113" w:type="dxa"/>
            <w:shd w:val="clear" w:color="auto" w:fill="808474"/>
          </w:tcPr>
          <w:p w14:paraId="13800418" w14:textId="77777777" w:rsidR="006102F2" w:rsidRPr="006102F2" w:rsidRDefault="006102F2" w:rsidP="003F7623">
            <w:pPr>
              <w:rPr>
                <w:rFonts w:asciiTheme="majorHAnsi" w:hAnsiTheme="majorHAnsi" w:cstheme="majorHAnsi"/>
                <w:b/>
                <w:color w:val="FFFFFF" w:themeColor="background1"/>
                <w:sz w:val="20"/>
                <w:szCs w:val="20"/>
              </w:rPr>
            </w:pPr>
            <w:r w:rsidRPr="006102F2">
              <w:rPr>
                <w:rFonts w:asciiTheme="majorHAnsi" w:hAnsiTheme="majorHAnsi" w:cstheme="majorHAnsi"/>
                <w:b/>
                <w:color w:val="FFFFFF" w:themeColor="background1"/>
                <w:sz w:val="20"/>
                <w:szCs w:val="20"/>
              </w:rPr>
              <w:t>Date</w:t>
            </w:r>
          </w:p>
        </w:tc>
      </w:tr>
      <w:tr w:rsidR="00521818" w:rsidRPr="006102F2" w14:paraId="30157C3D" w14:textId="77777777" w:rsidTr="003F7623">
        <w:trPr>
          <w:trHeight w:val="251"/>
        </w:trPr>
        <w:tc>
          <w:tcPr>
            <w:tcW w:w="1368" w:type="dxa"/>
            <w:shd w:val="clear" w:color="auto" w:fill="EDEEEB"/>
          </w:tcPr>
          <w:p w14:paraId="2ADBA309" w14:textId="3D363BC0" w:rsidR="00521818" w:rsidRPr="006102F2" w:rsidRDefault="00521818" w:rsidP="00521818">
            <w:pPr>
              <w:pStyle w:val="NoSpacing"/>
              <w:rPr>
                <w:rFonts w:asciiTheme="minorHAnsi" w:hAnsiTheme="minorHAnsi" w:cstheme="minorHAnsi"/>
                <w:sz w:val="20"/>
                <w:szCs w:val="20"/>
              </w:rPr>
            </w:pPr>
            <w:r>
              <w:rPr>
                <w:rFonts w:asciiTheme="minorHAnsi" w:hAnsiTheme="minorHAnsi" w:cstheme="minorHAnsi"/>
                <w:sz w:val="20"/>
                <w:szCs w:val="20"/>
              </w:rPr>
              <w:t>0</w:t>
            </w:r>
          </w:p>
        </w:tc>
        <w:tc>
          <w:tcPr>
            <w:tcW w:w="1854" w:type="dxa"/>
            <w:shd w:val="clear" w:color="auto" w:fill="EDEEEB"/>
          </w:tcPr>
          <w:p w14:paraId="470A514F" w14:textId="00A03C4E" w:rsidR="00521818" w:rsidRPr="001D4982" w:rsidRDefault="00521818" w:rsidP="00521818">
            <w:pPr>
              <w:pStyle w:val="NoSpacing"/>
              <w:rPr>
                <w:rFonts w:asciiTheme="minorHAnsi" w:hAnsiTheme="minorHAnsi"/>
                <w:sz w:val="20"/>
                <w:lang w:val="es-ES"/>
              </w:rPr>
            </w:pPr>
            <w:proofErr w:type="spellStart"/>
            <w:r w:rsidRPr="001D4982">
              <w:rPr>
                <w:rFonts w:asciiTheme="minorHAnsi" w:hAnsiTheme="minorHAnsi"/>
                <w:sz w:val="20"/>
                <w:lang w:val="es-ES"/>
              </w:rPr>
              <w:t>Jose</w:t>
            </w:r>
            <w:proofErr w:type="spellEnd"/>
            <w:r w:rsidRPr="001D4982">
              <w:rPr>
                <w:rFonts w:asciiTheme="minorHAnsi" w:hAnsiTheme="minorHAnsi"/>
                <w:sz w:val="20"/>
                <w:lang w:val="es-ES"/>
              </w:rPr>
              <w:t xml:space="preserve"> F. </w:t>
            </w:r>
            <w:proofErr w:type="gramStart"/>
            <w:r w:rsidRPr="001D4982">
              <w:rPr>
                <w:rFonts w:asciiTheme="minorHAnsi" w:hAnsiTheme="minorHAnsi"/>
                <w:sz w:val="20"/>
                <w:lang w:val="es-ES"/>
              </w:rPr>
              <w:t xml:space="preserve">Huesca  </w:t>
            </w:r>
            <w:proofErr w:type="spellStart"/>
            <w:r w:rsidRPr="001D4982">
              <w:rPr>
                <w:rFonts w:asciiTheme="minorHAnsi" w:hAnsiTheme="minorHAnsi"/>
                <w:sz w:val="20"/>
                <w:lang w:val="es-ES"/>
              </w:rPr>
              <w:t>Reinhardt</w:t>
            </w:r>
            <w:proofErr w:type="spellEnd"/>
            <w:proofErr w:type="gramEnd"/>
            <w:r w:rsidRPr="001D4982">
              <w:rPr>
                <w:rFonts w:asciiTheme="minorHAnsi" w:hAnsiTheme="minorHAnsi"/>
                <w:sz w:val="20"/>
                <w:lang w:val="es-ES"/>
              </w:rPr>
              <w:t xml:space="preserve"> </w:t>
            </w:r>
            <w:proofErr w:type="spellStart"/>
            <w:r w:rsidRPr="001D4982">
              <w:rPr>
                <w:rFonts w:asciiTheme="minorHAnsi" w:hAnsiTheme="minorHAnsi"/>
                <w:sz w:val="20"/>
                <w:lang w:val="es-ES"/>
              </w:rPr>
              <w:t>Tonn</w:t>
            </w:r>
            <w:proofErr w:type="spellEnd"/>
          </w:p>
        </w:tc>
        <w:tc>
          <w:tcPr>
            <w:tcW w:w="2113" w:type="dxa"/>
            <w:shd w:val="clear" w:color="auto" w:fill="EDEEEB"/>
          </w:tcPr>
          <w:p w14:paraId="71DE10A6" w14:textId="4428218D" w:rsidR="00521818" w:rsidRPr="001D4982" w:rsidRDefault="00521818" w:rsidP="00521818">
            <w:pPr>
              <w:pStyle w:val="NoSpacing"/>
              <w:rPr>
                <w:rFonts w:asciiTheme="minorHAnsi" w:hAnsiTheme="minorHAnsi"/>
                <w:sz w:val="20"/>
                <w:lang w:val="es-ES"/>
              </w:rPr>
            </w:pPr>
          </w:p>
        </w:tc>
        <w:tc>
          <w:tcPr>
            <w:tcW w:w="2113" w:type="dxa"/>
            <w:shd w:val="clear" w:color="auto" w:fill="EDEEEB"/>
          </w:tcPr>
          <w:p w14:paraId="6F319F0C" w14:textId="1E101BEA" w:rsidR="00521818" w:rsidRPr="001D4982" w:rsidRDefault="00BD365A" w:rsidP="00521818">
            <w:pPr>
              <w:pStyle w:val="NoSpacing"/>
              <w:rPr>
                <w:rFonts w:asciiTheme="minorHAnsi" w:hAnsiTheme="minorHAnsi"/>
                <w:sz w:val="20"/>
                <w:lang w:val="es-ES"/>
              </w:rPr>
            </w:pPr>
            <w:r>
              <w:rPr>
                <w:rFonts w:asciiTheme="minorHAnsi" w:hAnsiTheme="minorHAnsi" w:cstheme="minorHAnsi"/>
                <w:sz w:val="20"/>
                <w:szCs w:val="20"/>
              </w:rPr>
              <w:t>Cory Gould, CISO</w:t>
            </w:r>
          </w:p>
        </w:tc>
        <w:tc>
          <w:tcPr>
            <w:tcW w:w="2113" w:type="dxa"/>
            <w:shd w:val="clear" w:color="auto" w:fill="EDEEEB"/>
          </w:tcPr>
          <w:p w14:paraId="5DAF7B2E" w14:textId="4A73B051" w:rsidR="00521818" w:rsidRPr="006102F2" w:rsidRDefault="00521818" w:rsidP="00521818">
            <w:pPr>
              <w:pStyle w:val="NoSpacing"/>
              <w:rPr>
                <w:rFonts w:asciiTheme="minorHAnsi" w:hAnsiTheme="minorHAnsi" w:cstheme="minorHAnsi"/>
                <w:sz w:val="20"/>
                <w:szCs w:val="20"/>
              </w:rPr>
            </w:pPr>
            <w:r>
              <w:rPr>
                <w:rFonts w:asciiTheme="minorHAnsi" w:hAnsiTheme="minorHAnsi" w:cstheme="minorHAnsi"/>
                <w:sz w:val="20"/>
                <w:szCs w:val="20"/>
              </w:rPr>
              <w:t>18-Sep-19</w:t>
            </w:r>
          </w:p>
        </w:tc>
      </w:tr>
      <w:tr w:rsidR="00521818" w:rsidRPr="006102F2" w14:paraId="49144929" w14:textId="77777777" w:rsidTr="003F7623">
        <w:trPr>
          <w:trHeight w:val="251"/>
        </w:trPr>
        <w:tc>
          <w:tcPr>
            <w:tcW w:w="1368" w:type="dxa"/>
            <w:shd w:val="clear" w:color="auto" w:fill="EDEEEB"/>
          </w:tcPr>
          <w:p w14:paraId="434BF28C" w14:textId="43FEE6D4" w:rsidR="00521818" w:rsidRPr="006102F2" w:rsidRDefault="00497DAE" w:rsidP="00521818">
            <w:pPr>
              <w:pStyle w:val="NoSpacing"/>
              <w:rPr>
                <w:rFonts w:asciiTheme="minorHAnsi" w:hAnsiTheme="minorHAnsi" w:cstheme="minorHAnsi"/>
                <w:sz w:val="20"/>
                <w:szCs w:val="20"/>
              </w:rPr>
            </w:pPr>
            <w:r>
              <w:rPr>
                <w:rFonts w:asciiTheme="minorHAnsi" w:hAnsiTheme="minorHAnsi" w:cstheme="minorHAnsi"/>
                <w:sz w:val="20"/>
                <w:szCs w:val="20"/>
              </w:rPr>
              <w:t>1</w:t>
            </w:r>
          </w:p>
        </w:tc>
        <w:tc>
          <w:tcPr>
            <w:tcW w:w="1854" w:type="dxa"/>
            <w:shd w:val="clear" w:color="auto" w:fill="EDEEEB"/>
          </w:tcPr>
          <w:p w14:paraId="53A4BC26" w14:textId="5156522D" w:rsidR="00521818" w:rsidRPr="001D4982" w:rsidRDefault="00497DAE" w:rsidP="00521818">
            <w:pPr>
              <w:pStyle w:val="NoSpacing"/>
              <w:rPr>
                <w:rFonts w:asciiTheme="minorHAnsi" w:hAnsiTheme="minorHAnsi"/>
                <w:sz w:val="20"/>
                <w:lang w:val="es-ES"/>
              </w:rPr>
            </w:pPr>
            <w:proofErr w:type="spellStart"/>
            <w:r w:rsidRPr="001D4982">
              <w:rPr>
                <w:rFonts w:asciiTheme="minorHAnsi" w:hAnsiTheme="minorHAnsi"/>
                <w:sz w:val="20"/>
                <w:lang w:val="es-ES"/>
              </w:rPr>
              <w:t>Jose</w:t>
            </w:r>
            <w:proofErr w:type="spellEnd"/>
            <w:r w:rsidRPr="001D4982">
              <w:rPr>
                <w:rFonts w:asciiTheme="minorHAnsi" w:hAnsiTheme="minorHAnsi"/>
                <w:sz w:val="20"/>
                <w:lang w:val="es-ES"/>
              </w:rPr>
              <w:t xml:space="preserve"> F. </w:t>
            </w:r>
            <w:proofErr w:type="gramStart"/>
            <w:r w:rsidRPr="001D4982">
              <w:rPr>
                <w:rFonts w:asciiTheme="minorHAnsi" w:hAnsiTheme="minorHAnsi"/>
                <w:sz w:val="20"/>
                <w:lang w:val="es-ES"/>
              </w:rPr>
              <w:t xml:space="preserve">Huesca  </w:t>
            </w:r>
            <w:proofErr w:type="spellStart"/>
            <w:r w:rsidR="00412A16" w:rsidRPr="001D4982">
              <w:rPr>
                <w:rFonts w:asciiTheme="minorHAnsi" w:hAnsiTheme="minorHAnsi"/>
                <w:sz w:val="20"/>
                <w:lang w:val="es-ES"/>
              </w:rPr>
              <w:t>Reinhardt</w:t>
            </w:r>
            <w:proofErr w:type="spellEnd"/>
            <w:proofErr w:type="gramEnd"/>
            <w:r w:rsidR="00412A16" w:rsidRPr="001D4982">
              <w:rPr>
                <w:rFonts w:asciiTheme="minorHAnsi" w:hAnsiTheme="minorHAnsi"/>
                <w:sz w:val="20"/>
                <w:lang w:val="es-ES"/>
              </w:rPr>
              <w:t xml:space="preserve"> </w:t>
            </w:r>
            <w:proofErr w:type="spellStart"/>
            <w:r w:rsidR="00412A16" w:rsidRPr="001D4982">
              <w:rPr>
                <w:rFonts w:asciiTheme="minorHAnsi" w:hAnsiTheme="minorHAnsi"/>
                <w:sz w:val="20"/>
                <w:lang w:val="es-ES"/>
              </w:rPr>
              <w:t>Tonn</w:t>
            </w:r>
            <w:proofErr w:type="spellEnd"/>
          </w:p>
        </w:tc>
        <w:tc>
          <w:tcPr>
            <w:tcW w:w="2113" w:type="dxa"/>
            <w:shd w:val="clear" w:color="auto" w:fill="EDEEEB"/>
          </w:tcPr>
          <w:p w14:paraId="71D2EF18" w14:textId="77777777" w:rsidR="00521818" w:rsidRPr="001D4982" w:rsidRDefault="00521818" w:rsidP="00521818">
            <w:pPr>
              <w:pStyle w:val="NoSpacing"/>
              <w:rPr>
                <w:rFonts w:asciiTheme="minorHAnsi" w:hAnsiTheme="minorHAnsi"/>
                <w:sz w:val="20"/>
                <w:lang w:val="es-ES"/>
              </w:rPr>
            </w:pPr>
          </w:p>
        </w:tc>
        <w:tc>
          <w:tcPr>
            <w:tcW w:w="2113" w:type="dxa"/>
            <w:shd w:val="clear" w:color="auto" w:fill="EDEEEB"/>
          </w:tcPr>
          <w:p w14:paraId="442B5E22" w14:textId="17D0BF8A" w:rsidR="00521818" w:rsidRPr="006102F2" w:rsidRDefault="00BD365A" w:rsidP="00521818">
            <w:pPr>
              <w:pStyle w:val="NoSpacing"/>
              <w:rPr>
                <w:rFonts w:asciiTheme="minorHAnsi" w:hAnsiTheme="minorHAnsi" w:cstheme="minorHAnsi"/>
                <w:sz w:val="20"/>
                <w:szCs w:val="20"/>
              </w:rPr>
            </w:pPr>
            <w:proofErr w:type="spellStart"/>
            <w:r>
              <w:rPr>
                <w:rFonts w:asciiTheme="minorHAnsi" w:hAnsiTheme="minorHAnsi" w:cstheme="minorHAnsi"/>
                <w:sz w:val="20"/>
                <w:szCs w:val="20"/>
              </w:rPr>
              <w:t>Azfar</w:t>
            </w:r>
            <w:proofErr w:type="spellEnd"/>
            <w:r>
              <w:rPr>
                <w:rFonts w:asciiTheme="minorHAnsi" w:hAnsiTheme="minorHAnsi" w:cstheme="minorHAnsi"/>
                <w:sz w:val="20"/>
                <w:szCs w:val="20"/>
              </w:rPr>
              <w:t xml:space="preserve"> </w:t>
            </w:r>
            <w:proofErr w:type="spellStart"/>
            <w:r>
              <w:rPr>
                <w:rFonts w:asciiTheme="minorHAnsi" w:hAnsiTheme="minorHAnsi" w:cstheme="minorHAnsi"/>
                <w:sz w:val="20"/>
                <w:szCs w:val="20"/>
              </w:rPr>
              <w:t>Karimuddin</w:t>
            </w:r>
            <w:proofErr w:type="spellEnd"/>
            <w:r>
              <w:rPr>
                <w:rFonts w:asciiTheme="minorHAnsi" w:hAnsiTheme="minorHAnsi" w:cstheme="minorHAnsi"/>
                <w:sz w:val="20"/>
                <w:szCs w:val="20"/>
              </w:rPr>
              <w:t>, VP Information Services</w:t>
            </w:r>
          </w:p>
        </w:tc>
        <w:tc>
          <w:tcPr>
            <w:tcW w:w="2113" w:type="dxa"/>
            <w:shd w:val="clear" w:color="auto" w:fill="EDEEEB"/>
          </w:tcPr>
          <w:p w14:paraId="4EC72647" w14:textId="546EB716" w:rsidR="00521818" w:rsidRPr="006102F2" w:rsidRDefault="00521818" w:rsidP="00521818">
            <w:pPr>
              <w:pStyle w:val="NoSpacing"/>
              <w:rPr>
                <w:rFonts w:asciiTheme="minorHAnsi" w:hAnsiTheme="minorHAnsi" w:cstheme="minorHAnsi"/>
                <w:sz w:val="20"/>
                <w:szCs w:val="20"/>
              </w:rPr>
            </w:pPr>
          </w:p>
        </w:tc>
      </w:tr>
      <w:tr w:rsidR="00521818" w:rsidRPr="006102F2" w14:paraId="51BF45F8" w14:textId="77777777" w:rsidTr="003F7623">
        <w:trPr>
          <w:trHeight w:val="251"/>
        </w:trPr>
        <w:tc>
          <w:tcPr>
            <w:tcW w:w="1368" w:type="dxa"/>
            <w:shd w:val="clear" w:color="auto" w:fill="EDEEEB"/>
          </w:tcPr>
          <w:p w14:paraId="2A477BCB" w14:textId="62B1A75E" w:rsidR="00521818" w:rsidRPr="006102F2" w:rsidRDefault="00521818" w:rsidP="00521818">
            <w:pPr>
              <w:pStyle w:val="NoSpacing"/>
              <w:rPr>
                <w:rFonts w:asciiTheme="minorHAnsi" w:hAnsiTheme="minorHAnsi" w:cstheme="minorHAnsi"/>
                <w:sz w:val="20"/>
                <w:szCs w:val="20"/>
              </w:rPr>
            </w:pPr>
          </w:p>
        </w:tc>
        <w:tc>
          <w:tcPr>
            <w:tcW w:w="1854" w:type="dxa"/>
            <w:shd w:val="clear" w:color="auto" w:fill="EDEEEB"/>
          </w:tcPr>
          <w:p w14:paraId="1364E2AE" w14:textId="77777777" w:rsidR="00521818" w:rsidRPr="006102F2" w:rsidRDefault="00521818" w:rsidP="00521818">
            <w:pPr>
              <w:pStyle w:val="NoSpacing"/>
              <w:rPr>
                <w:rFonts w:asciiTheme="minorHAnsi" w:hAnsiTheme="minorHAnsi" w:cstheme="minorHAnsi"/>
                <w:sz w:val="20"/>
                <w:szCs w:val="20"/>
              </w:rPr>
            </w:pPr>
          </w:p>
        </w:tc>
        <w:tc>
          <w:tcPr>
            <w:tcW w:w="2113" w:type="dxa"/>
            <w:shd w:val="clear" w:color="auto" w:fill="EDEEEB"/>
          </w:tcPr>
          <w:p w14:paraId="2058EF13" w14:textId="77777777" w:rsidR="00521818" w:rsidRPr="006102F2" w:rsidRDefault="00521818" w:rsidP="00521818">
            <w:pPr>
              <w:pStyle w:val="NoSpacing"/>
              <w:rPr>
                <w:rFonts w:asciiTheme="minorHAnsi" w:hAnsiTheme="minorHAnsi" w:cstheme="minorHAnsi"/>
                <w:sz w:val="20"/>
                <w:szCs w:val="20"/>
              </w:rPr>
            </w:pPr>
          </w:p>
        </w:tc>
        <w:tc>
          <w:tcPr>
            <w:tcW w:w="2113" w:type="dxa"/>
            <w:shd w:val="clear" w:color="auto" w:fill="EDEEEB"/>
          </w:tcPr>
          <w:p w14:paraId="0ED878C8" w14:textId="7868BC40" w:rsidR="00521818" w:rsidRPr="006102F2" w:rsidRDefault="00521818" w:rsidP="00521818">
            <w:pPr>
              <w:pStyle w:val="NoSpacing"/>
              <w:rPr>
                <w:rFonts w:asciiTheme="minorHAnsi" w:hAnsiTheme="minorHAnsi" w:cstheme="minorHAnsi"/>
                <w:sz w:val="20"/>
                <w:szCs w:val="20"/>
              </w:rPr>
            </w:pPr>
          </w:p>
        </w:tc>
        <w:tc>
          <w:tcPr>
            <w:tcW w:w="2113" w:type="dxa"/>
            <w:shd w:val="clear" w:color="auto" w:fill="EDEEEB"/>
          </w:tcPr>
          <w:p w14:paraId="219E5212" w14:textId="3A18C105" w:rsidR="00521818" w:rsidRPr="006102F2" w:rsidRDefault="00521818" w:rsidP="00521818">
            <w:pPr>
              <w:pStyle w:val="NoSpacing"/>
              <w:rPr>
                <w:rFonts w:asciiTheme="minorHAnsi" w:hAnsiTheme="minorHAnsi" w:cstheme="minorHAnsi"/>
                <w:sz w:val="20"/>
                <w:szCs w:val="20"/>
              </w:rPr>
            </w:pPr>
          </w:p>
        </w:tc>
      </w:tr>
      <w:tr w:rsidR="00521818" w:rsidRPr="006102F2" w14:paraId="7F55E5E3" w14:textId="77777777" w:rsidTr="003F7623">
        <w:trPr>
          <w:trHeight w:val="197"/>
        </w:trPr>
        <w:tc>
          <w:tcPr>
            <w:tcW w:w="1368" w:type="dxa"/>
            <w:shd w:val="clear" w:color="auto" w:fill="EDEEEB"/>
          </w:tcPr>
          <w:p w14:paraId="31EC153C" w14:textId="77777777" w:rsidR="00521818" w:rsidRPr="006102F2" w:rsidRDefault="00521818" w:rsidP="00521818">
            <w:pPr>
              <w:pStyle w:val="NoSpacing"/>
              <w:rPr>
                <w:rFonts w:asciiTheme="minorHAnsi" w:hAnsiTheme="minorHAnsi" w:cstheme="minorHAnsi"/>
                <w:sz w:val="20"/>
                <w:szCs w:val="20"/>
              </w:rPr>
            </w:pPr>
          </w:p>
        </w:tc>
        <w:tc>
          <w:tcPr>
            <w:tcW w:w="1854" w:type="dxa"/>
            <w:shd w:val="clear" w:color="auto" w:fill="EDEEEB"/>
          </w:tcPr>
          <w:p w14:paraId="48F765FB" w14:textId="77777777" w:rsidR="00521818" w:rsidRPr="006102F2" w:rsidRDefault="00521818" w:rsidP="00521818">
            <w:pPr>
              <w:pStyle w:val="NoSpacing"/>
              <w:rPr>
                <w:rFonts w:asciiTheme="minorHAnsi" w:hAnsiTheme="minorHAnsi" w:cstheme="minorHAnsi"/>
                <w:sz w:val="20"/>
                <w:szCs w:val="20"/>
              </w:rPr>
            </w:pPr>
          </w:p>
        </w:tc>
        <w:tc>
          <w:tcPr>
            <w:tcW w:w="2113" w:type="dxa"/>
            <w:shd w:val="clear" w:color="auto" w:fill="EDEEEB"/>
          </w:tcPr>
          <w:p w14:paraId="56101716" w14:textId="77777777" w:rsidR="00521818" w:rsidRPr="006102F2" w:rsidRDefault="00521818" w:rsidP="00521818">
            <w:pPr>
              <w:pStyle w:val="NoSpacing"/>
              <w:rPr>
                <w:rFonts w:asciiTheme="minorHAnsi" w:hAnsiTheme="minorHAnsi" w:cstheme="minorHAnsi"/>
                <w:sz w:val="20"/>
                <w:szCs w:val="20"/>
              </w:rPr>
            </w:pPr>
          </w:p>
        </w:tc>
        <w:tc>
          <w:tcPr>
            <w:tcW w:w="2113" w:type="dxa"/>
            <w:shd w:val="clear" w:color="auto" w:fill="EDEEEB"/>
          </w:tcPr>
          <w:p w14:paraId="42529D14" w14:textId="77777777" w:rsidR="00521818" w:rsidRPr="006102F2" w:rsidRDefault="00521818" w:rsidP="00521818">
            <w:pPr>
              <w:pStyle w:val="NoSpacing"/>
              <w:rPr>
                <w:rFonts w:asciiTheme="minorHAnsi" w:hAnsiTheme="minorHAnsi" w:cstheme="minorHAnsi"/>
                <w:sz w:val="20"/>
                <w:szCs w:val="20"/>
              </w:rPr>
            </w:pPr>
          </w:p>
        </w:tc>
        <w:tc>
          <w:tcPr>
            <w:tcW w:w="2113" w:type="dxa"/>
            <w:shd w:val="clear" w:color="auto" w:fill="EDEEEB"/>
          </w:tcPr>
          <w:p w14:paraId="7660EC4B" w14:textId="77777777" w:rsidR="00521818" w:rsidRPr="006102F2" w:rsidRDefault="00521818" w:rsidP="00521818">
            <w:pPr>
              <w:pStyle w:val="NoSpacing"/>
              <w:rPr>
                <w:rFonts w:asciiTheme="minorHAnsi" w:hAnsiTheme="minorHAnsi" w:cstheme="minorHAnsi"/>
                <w:sz w:val="20"/>
                <w:szCs w:val="20"/>
              </w:rPr>
            </w:pPr>
          </w:p>
        </w:tc>
      </w:tr>
    </w:tbl>
    <w:p w14:paraId="1D61445B" w14:textId="77777777" w:rsidR="006102F2" w:rsidRPr="006102F2" w:rsidRDefault="006102F2" w:rsidP="006102F2">
      <w:pPr>
        <w:pStyle w:val="Caption"/>
        <w:jc w:val="center"/>
        <w:rPr>
          <w:rFonts w:cstheme="minorHAnsi"/>
          <w:b w:val="0"/>
          <w:color w:val="auto"/>
          <w:sz w:val="20"/>
          <w:szCs w:val="20"/>
        </w:rPr>
      </w:pPr>
      <w:r w:rsidRPr="006102F2">
        <w:rPr>
          <w:rFonts w:cstheme="minorHAnsi"/>
          <w:b w:val="0"/>
          <w:color w:val="auto"/>
          <w:sz w:val="20"/>
          <w:szCs w:val="20"/>
        </w:rPr>
        <w:t xml:space="preserve">Table </w:t>
      </w:r>
      <w:r w:rsidRPr="006102F2">
        <w:rPr>
          <w:rFonts w:cstheme="minorHAnsi"/>
          <w:b w:val="0"/>
          <w:color w:val="auto"/>
          <w:sz w:val="20"/>
          <w:szCs w:val="20"/>
        </w:rPr>
        <w:fldChar w:fldCharType="begin"/>
      </w:r>
      <w:r w:rsidRPr="006102F2">
        <w:rPr>
          <w:rFonts w:cstheme="minorHAnsi"/>
          <w:b w:val="0"/>
          <w:color w:val="auto"/>
          <w:sz w:val="20"/>
          <w:szCs w:val="20"/>
        </w:rPr>
        <w:instrText xml:space="preserve"> SEQ Table \* ARABIC </w:instrText>
      </w:r>
      <w:r w:rsidRPr="006102F2">
        <w:rPr>
          <w:rFonts w:cstheme="minorHAnsi"/>
          <w:b w:val="0"/>
          <w:color w:val="auto"/>
          <w:sz w:val="20"/>
          <w:szCs w:val="20"/>
        </w:rPr>
        <w:fldChar w:fldCharType="separate"/>
      </w:r>
      <w:r w:rsidRPr="006102F2">
        <w:rPr>
          <w:rFonts w:cstheme="minorHAnsi"/>
          <w:b w:val="0"/>
          <w:noProof/>
          <w:color w:val="auto"/>
          <w:sz w:val="20"/>
          <w:szCs w:val="20"/>
        </w:rPr>
        <w:t>1</w:t>
      </w:r>
      <w:r w:rsidRPr="006102F2">
        <w:rPr>
          <w:rFonts w:cstheme="minorHAnsi"/>
          <w:b w:val="0"/>
          <w:noProof/>
          <w:color w:val="auto"/>
          <w:sz w:val="20"/>
          <w:szCs w:val="20"/>
        </w:rPr>
        <w:fldChar w:fldCharType="end"/>
      </w:r>
      <w:r w:rsidRPr="006102F2">
        <w:rPr>
          <w:rFonts w:cstheme="minorHAnsi"/>
          <w:b w:val="0"/>
          <w:color w:val="auto"/>
          <w:sz w:val="20"/>
          <w:szCs w:val="20"/>
        </w:rPr>
        <w:t xml:space="preserve"> Revision Record</w:t>
      </w:r>
    </w:p>
    <w:p w14:paraId="37881985" w14:textId="77777777" w:rsidR="006102F2" w:rsidRPr="006102F2" w:rsidRDefault="006102F2" w:rsidP="006102F2">
      <w:pPr>
        <w:rPr>
          <w:rFonts w:cstheme="minorHAnsi"/>
          <w:sz w:val="20"/>
          <w:szCs w:val="20"/>
          <w:lang w:val="fr-FR"/>
        </w:rPr>
      </w:pPr>
    </w:p>
    <w:p w14:paraId="7B47E193" w14:textId="77777777" w:rsidR="006102F2" w:rsidRPr="006102F2" w:rsidRDefault="006102F2" w:rsidP="006102F2">
      <w:pPr>
        <w:pStyle w:val="NoSpacing"/>
        <w:rPr>
          <w:rFonts w:asciiTheme="minorHAnsi" w:hAnsiTheme="minorHAnsi" w:cstheme="minorHAnsi"/>
          <w:b/>
          <w:color w:val="009AA6"/>
          <w:sz w:val="20"/>
          <w:szCs w:val="20"/>
          <w:lang w:val="fr-FR"/>
        </w:rPr>
      </w:pPr>
      <w:r w:rsidRPr="006102F2">
        <w:rPr>
          <w:rFonts w:asciiTheme="minorHAnsi" w:hAnsiTheme="minorHAnsi" w:cstheme="minorHAnsi"/>
          <w:b/>
          <w:color w:val="009AA6"/>
          <w:sz w:val="20"/>
          <w:szCs w:val="20"/>
          <w:lang w:val="fr-FR"/>
        </w:rPr>
        <w:t>DOCUMENT CHANGE CONTROL</w:t>
      </w:r>
    </w:p>
    <w:p w14:paraId="0FA5B193" w14:textId="77777777" w:rsidR="006102F2" w:rsidRPr="006102F2" w:rsidRDefault="006102F2" w:rsidP="006102F2">
      <w:pPr>
        <w:pStyle w:val="NoSpacing"/>
        <w:rPr>
          <w:rFonts w:asciiTheme="minorHAnsi" w:hAnsiTheme="minorHAnsi" w:cstheme="minorHAnsi"/>
          <w:sz w:val="20"/>
          <w:szCs w:val="20"/>
          <w:lang w:val="fr-FR"/>
        </w:rPr>
      </w:pPr>
    </w:p>
    <w:tbl>
      <w:tblPr>
        <w:tblW w:w="9561"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000" w:firstRow="0" w:lastRow="0" w:firstColumn="0" w:lastColumn="0" w:noHBand="0" w:noVBand="0"/>
      </w:tblPr>
      <w:tblGrid>
        <w:gridCol w:w="1368"/>
        <w:gridCol w:w="1854"/>
        <w:gridCol w:w="2113"/>
        <w:gridCol w:w="4226"/>
      </w:tblGrid>
      <w:tr w:rsidR="006102F2" w:rsidRPr="006102F2" w14:paraId="43B941A2" w14:textId="77777777" w:rsidTr="003F7623">
        <w:trPr>
          <w:trHeight w:val="494"/>
        </w:trPr>
        <w:tc>
          <w:tcPr>
            <w:tcW w:w="1368" w:type="dxa"/>
            <w:shd w:val="clear" w:color="auto" w:fill="808474"/>
          </w:tcPr>
          <w:p w14:paraId="629A20E7" w14:textId="77777777" w:rsidR="006102F2" w:rsidRPr="006102F2" w:rsidRDefault="006102F2" w:rsidP="003F7623">
            <w:pPr>
              <w:pStyle w:val="NoSpacing"/>
              <w:rPr>
                <w:rFonts w:asciiTheme="majorHAnsi" w:hAnsiTheme="majorHAnsi" w:cstheme="majorHAnsi"/>
                <w:b/>
                <w:color w:val="FFFFFF" w:themeColor="background1"/>
                <w:sz w:val="20"/>
                <w:szCs w:val="20"/>
              </w:rPr>
            </w:pPr>
            <w:r w:rsidRPr="006102F2">
              <w:rPr>
                <w:rFonts w:asciiTheme="majorHAnsi" w:hAnsiTheme="majorHAnsi" w:cstheme="majorHAnsi"/>
                <w:b/>
                <w:color w:val="FFFFFF" w:themeColor="background1"/>
                <w:sz w:val="20"/>
                <w:szCs w:val="20"/>
              </w:rPr>
              <w:t>Revision</w:t>
            </w:r>
          </w:p>
        </w:tc>
        <w:tc>
          <w:tcPr>
            <w:tcW w:w="1854" w:type="dxa"/>
            <w:shd w:val="clear" w:color="auto" w:fill="808474"/>
          </w:tcPr>
          <w:p w14:paraId="4DED2937" w14:textId="77777777" w:rsidR="006102F2" w:rsidRPr="006102F2" w:rsidRDefault="006102F2" w:rsidP="003F7623">
            <w:pPr>
              <w:pStyle w:val="NoSpacing"/>
              <w:rPr>
                <w:rFonts w:asciiTheme="majorHAnsi" w:hAnsiTheme="majorHAnsi" w:cstheme="majorHAnsi"/>
                <w:b/>
                <w:color w:val="FFFFFF" w:themeColor="background1"/>
                <w:sz w:val="20"/>
                <w:szCs w:val="20"/>
              </w:rPr>
            </w:pPr>
            <w:r w:rsidRPr="006102F2">
              <w:rPr>
                <w:rFonts w:asciiTheme="majorHAnsi" w:hAnsiTheme="majorHAnsi" w:cstheme="majorHAnsi"/>
                <w:b/>
                <w:color w:val="FFFFFF" w:themeColor="background1"/>
                <w:sz w:val="20"/>
                <w:szCs w:val="20"/>
              </w:rPr>
              <w:t>Author</w:t>
            </w:r>
          </w:p>
        </w:tc>
        <w:tc>
          <w:tcPr>
            <w:tcW w:w="2113" w:type="dxa"/>
            <w:shd w:val="clear" w:color="auto" w:fill="808474"/>
          </w:tcPr>
          <w:p w14:paraId="1E530105" w14:textId="77777777" w:rsidR="006102F2" w:rsidRPr="006102F2" w:rsidRDefault="006102F2" w:rsidP="003F7623">
            <w:pPr>
              <w:pStyle w:val="NoSpacing"/>
              <w:rPr>
                <w:rFonts w:asciiTheme="majorHAnsi" w:hAnsiTheme="majorHAnsi" w:cstheme="majorHAnsi"/>
                <w:b/>
                <w:color w:val="FFFFFF" w:themeColor="background1"/>
                <w:sz w:val="20"/>
                <w:szCs w:val="20"/>
              </w:rPr>
            </w:pPr>
            <w:r w:rsidRPr="006102F2">
              <w:rPr>
                <w:rFonts w:asciiTheme="majorHAnsi" w:hAnsiTheme="majorHAnsi" w:cstheme="majorHAnsi"/>
                <w:b/>
                <w:color w:val="FFFFFF" w:themeColor="background1"/>
                <w:sz w:val="20"/>
                <w:szCs w:val="20"/>
              </w:rPr>
              <w:t>Date of Issue</w:t>
            </w:r>
          </w:p>
        </w:tc>
        <w:tc>
          <w:tcPr>
            <w:tcW w:w="4226" w:type="dxa"/>
            <w:shd w:val="clear" w:color="auto" w:fill="808474"/>
          </w:tcPr>
          <w:p w14:paraId="715ACEB7" w14:textId="77777777" w:rsidR="006102F2" w:rsidRPr="006102F2" w:rsidRDefault="006102F2" w:rsidP="003F7623">
            <w:pPr>
              <w:pStyle w:val="NoSpacing"/>
              <w:rPr>
                <w:rFonts w:asciiTheme="majorHAnsi" w:hAnsiTheme="majorHAnsi" w:cstheme="majorHAnsi"/>
                <w:b/>
                <w:color w:val="FFFFFF" w:themeColor="background1"/>
                <w:sz w:val="20"/>
                <w:szCs w:val="20"/>
              </w:rPr>
            </w:pPr>
            <w:r w:rsidRPr="006102F2">
              <w:rPr>
                <w:rFonts w:asciiTheme="majorHAnsi" w:hAnsiTheme="majorHAnsi" w:cstheme="majorHAnsi"/>
                <w:b/>
                <w:color w:val="FFFFFF" w:themeColor="background1"/>
                <w:sz w:val="20"/>
                <w:szCs w:val="20"/>
              </w:rPr>
              <w:t>Brief Description</w:t>
            </w:r>
          </w:p>
        </w:tc>
      </w:tr>
      <w:tr w:rsidR="006102F2" w:rsidRPr="006102F2" w14:paraId="6FD54390" w14:textId="77777777" w:rsidTr="003F7623">
        <w:trPr>
          <w:trHeight w:val="251"/>
        </w:trPr>
        <w:tc>
          <w:tcPr>
            <w:tcW w:w="1368" w:type="dxa"/>
            <w:shd w:val="clear" w:color="auto" w:fill="EDEEEB"/>
          </w:tcPr>
          <w:p w14:paraId="3517C722" w14:textId="77777777" w:rsidR="006102F2" w:rsidRPr="006102F2" w:rsidRDefault="006102F2" w:rsidP="003F7623">
            <w:pPr>
              <w:pStyle w:val="NoSpacing"/>
              <w:rPr>
                <w:rFonts w:asciiTheme="minorHAnsi" w:hAnsiTheme="minorHAnsi" w:cstheme="minorHAnsi"/>
                <w:sz w:val="20"/>
                <w:szCs w:val="20"/>
              </w:rPr>
            </w:pPr>
            <w:r w:rsidRPr="006102F2">
              <w:rPr>
                <w:rFonts w:asciiTheme="minorHAnsi" w:hAnsiTheme="minorHAnsi" w:cstheme="minorHAnsi"/>
                <w:sz w:val="20"/>
                <w:szCs w:val="20"/>
              </w:rPr>
              <w:t>Draft</w:t>
            </w:r>
          </w:p>
        </w:tc>
        <w:tc>
          <w:tcPr>
            <w:tcW w:w="1854" w:type="dxa"/>
            <w:shd w:val="clear" w:color="auto" w:fill="EDEEEB"/>
          </w:tcPr>
          <w:p w14:paraId="6C3F30AD" w14:textId="5B3CFD86" w:rsidR="006102F2" w:rsidRPr="006102F2" w:rsidRDefault="006102F2" w:rsidP="003F7623">
            <w:pPr>
              <w:pStyle w:val="NoSpacing"/>
              <w:rPr>
                <w:rFonts w:asciiTheme="minorHAnsi" w:hAnsiTheme="minorHAnsi" w:cstheme="minorHAnsi"/>
                <w:sz w:val="20"/>
                <w:szCs w:val="20"/>
              </w:rPr>
            </w:pPr>
            <w:r w:rsidRPr="006102F2">
              <w:rPr>
                <w:rFonts w:asciiTheme="minorHAnsi" w:hAnsiTheme="minorHAnsi" w:cstheme="minorHAnsi"/>
                <w:sz w:val="20"/>
                <w:szCs w:val="20"/>
              </w:rPr>
              <w:t xml:space="preserve">Jose F. </w:t>
            </w:r>
            <w:proofErr w:type="gramStart"/>
            <w:r w:rsidRPr="006102F2">
              <w:rPr>
                <w:rFonts w:asciiTheme="minorHAnsi" w:hAnsiTheme="minorHAnsi" w:cstheme="minorHAnsi"/>
                <w:sz w:val="20"/>
                <w:szCs w:val="20"/>
              </w:rPr>
              <w:t>Huesca  Vikram</w:t>
            </w:r>
            <w:proofErr w:type="gramEnd"/>
            <w:r w:rsidRPr="006102F2">
              <w:rPr>
                <w:rFonts w:asciiTheme="minorHAnsi" w:hAnsiTheme="minorHAnsi" w:cstheme="minorHAnsi"/>
                <w:sz w:val="20"/>
                <w:szCs w:val="20"/>
              </w:rPr>
              <w:t xml:space="preserve"> Singh</w:t>
            </w:r>
          </w:p>
        </w:tc>
        <w:tc>
          <w:tcPr>
            <w:tcW w:w="2113" w:type="dxa"/>
            <w:shd w:val="clear" w:color="auto" w:fill="EDEEEB"/>
          </w:tcPr>
          <w:p w14:paraId="4F3B4812" w14:textId="728EBE22" w:rsidR="006102F2" w:rsidRPr="006102F2" w:rsidRDefault="006102F2" w:rsidP="003F7623">
            <w:pPr>
              <w:pStyle w:val="NoSpacing"/>
              <w:rPr>
                <w:rFonts w:asciiTheme="minorHAnsi" w:hAnsiTheme="minorHAnsi" w:cstheme="minorHAnsi"/>
                <w:sz w:val="20"/>
                <w:szCs w:val="20"/>
              </w:rPr>
            </w:pPr>
            <w:r>
              <w:rPr>
                <w:rFonts w:asciiTheme="minorHAnsi" w:hAnsiTheme="minorHAnsi" w:cstheme="minorHAnsi"/>
                <w:sz w:val="20"/>
                <w:szCs w:val="20"/>
              </w:rPr>
              <w:t>12-Sep-19</w:t>
            </w:r>
          </w:p>
        </w:tc>
        <w:tc>
          <w:tcPr>
            <w:tcW w:w="4226" w:type="dxa"/>
            <w:shd w:val="clear" w:color="auto" w:fill="EDEEEB"/>
          </w:tcPr>
          <w:p w14:paraId="3048B1AF" w14:textId="0175429A" w:rsidR="006102F2" w:rsidRPr="006102F2" w:rsidRDefault="006102F2" w:rsidP="003F7623">
            <w:pPr>
              <w:pStyle w:val="NoSpacing"/>
              <w:rPr>
                <w:rFonts w:asciiTheme="minorHAnsi" w:hAnsiTheme="minorHAnsi" w:cstheme="minorHAnsi"/>
                <w:sz w:val="20"/>
                <w:szCs w:val="20"/>
              </w:rPr>
            </w:pPr>
            <w:r>
              <w:rPr>
                <w:rFonts w:asciiTheme="minorHAnsi" w:hAnsiTheme="minorHAnsi" w:cstheme="minorHAnsi"/>
                <w:sz w:val="20"/>
                <w:szCs w:val="20"/>
              </w:rPr>
              <w:t>Document Creation</w:t>
            </w:r>
          </w:p>
        </w:tc>
      </w:tr>
      <w:tr w:rsidR="006102F2" w:rsidRPr="006102F2" w14:paraId="2C41C05D" w14:textId="77777777" w:rsidTr="003F7623">
        <w:trPr>
          <w:trHeight w:val="251"/>
        </w:trPr>
        <w:tc>
          <w:tcPr>
            <w:tcW w:w="1368" w:type="dxa"/>
            <w:shd w:val="clear" w:color="auto" w:fill="EDEEEB"/>
          </w:tcPr>
          <w:p w14:paraId="638DE5F8" w14:textId="5388631E" w:rsidR="006102F2" w:rsidRPr="006102F2" w:rsidRDefault="00521818" w:rsidP="00521818">
            <w:pPr>
              <w:pStyle w:val="NoSpacing"/>
              <w:rPr>
                <w:rFonts w:asciiTheme="minorHAnsi" w:hAnsiTheme="minorHAnsi" w:cstheme="minorHAnsi"/>
                <w:sz w:val="20"/>
                <w:szCs w:val="20"/>
              </w:rPr>
            </w:pPr>
            <w:r>
              <w:rPr>
                <w:rFonts w:asciiTheme="minorHAnsi" w:hAnsiTheme="minorHAnsi" w:cstheme="minorHAnsi"/>
                <w:sz w:val="20"/>
                <w:szCs w:val="20"/>
              </w:rPr>
              <w:t>0</w:t>
            </w:r>
          </w:p>
        </w:tc>
        <w:tc>
          <w:tcPr>
            <w:tcW w:w="1854" w:type="dxa"/>
            <w:shd w:val="clear" w:color="auto" w:fill="EDEEEB"/>
          </w:tcPr>
          <w:p w14:paraId="55BC4245" w14:textId="42C84011" w:rsidR="006102F2" w:rsidRPr="006102F2" w:rsidRDefault="00521818" w:rsidP="003F7623">
            <w:pPr>
              <w:pStyle w:val="NoSpacing"/>
              <w:rPr>
                <w:rFonts w:asciiTheme="minorHAnsi" w:hAnsiTheme="minorHAnsi" w:cstheme="minorHAnsi"/>
                <w:sz w:val="20"/>
                <w:szCs w:val="20"/>
              </w:rPr>
            </w:pPr>
            <w:r w:rsidRPr="006102F2">
              <w:rPr>
                <w:rFonts w:asciiTheme="minorHAnsi" w:hAnsiTheme="minorHAnsi" w:cstheme="minorHAnsi"/>
                <w:sz w:val="20"/>
                <w:szCs w:val="20"/>
              </w:rPr>
              <w:t>Vikram Singh</w:t>
            </w:r>
          </w:p>
        </w:tc>
        <w:tc>
          <w:tcPr>
            <w:tcW w:w="2113" w:type="dxa"/>
            <w:shd w:val="clear" w:color="auto" w:fill="EDEEEB"/>
          </w:tcPr>
          <w:p w14:paraId="32472F7A" w14:textId="491C703C" w:rsidR="006102F2" w:rsidRPr="006102F2" w:rsidRDefault="00521818" w:rsidP="003F7623">
            <w:pPr>
              <w:pStyle w:val="NoSpacing"/>
              <w:rPr>
                <w:rFonts w:asciiTheme="minorHAnsi" w:hAnsiTheme="minorHAnsi" w:cstheme="minorHAnsi"/>
                <w:sz w:val="20"/>
                <w:szCs w:val="20"/>
              </w:rPr>
            </w:pPr>
            <w:r>
              <w:rPr>
                <w:rFonts w:asciiTheme="minorHAnsi" w:hAnsiTheme="minorHAnsi" w:cstheme="minorHAnsi"/>
                <w:sz w:val="20"/>
                <w:szCs w:val="20"/>
              </w:rPr>
              <w:t>19-Sep-19</w:t>
            </w:r>
          </w:p>
        </w:tc>
        <w:tc>
          <w:tcPr>
            <w:tcW w:w="4226" w:type="dxa"/>
            <w:shd w:val="clear" w:color="auto" w:fill="EDEEEB"/>
          </w:tcPr>
          <w:p w14:paraId="6FF53010" w14:textId="434E628E" w:rsidR="006102F2" w:rsidRPr="006102F2" w:rsidRDefault="00521818" w:rsidP="003F7623">
            <w:pPr>
              <w:pStyle w:val="NoSpacing"/>
              <w:rPr>
                <w:rFonts w:asciiTheme="minorHAnsi" w:hAnsiTheme="minorHAnsi" w:cstheme="minorHAnsi"/>
                <w:sz w:val="20"/>
                <w:szCs w:val="20"/>
              </w:rPr>
            </w:pPr>
            <w:r>
              <w:rPr>
                <w:rFonts w:asciiTheme="minorHAnsi" w:hAnsiTheme="minorHAnsi" w:cstheme="minorHAnsi"/>
                <w:sz w:val="20"/>
                <w:szCs w:val="20"/>
              </w:rPr>
              <w:t xml:space="preserve">Updated Sections </w:t>
            </w:r>
          </w:p>
        </w:tc>
      </w:tr>
      <w:tr w:rsidR="006102F2" w:rsidRPr="006102F2" w14:paraId="5891E123" w14:textId="77777777" w:rsidTr="003F7623">
        <w:trPr>
          <w:trHeight w:val="251"/>
        </w:trPr>
        <w:tc>
          <w:tcPr>
            <w:tcW w:w="1368" w:type="dxa"/>
            <w:shd w:val="clear" w:color="auto" w:fill="EDEEEB"/>
          </w:tcPr>
          <w:p w14:paraId="717D6EA6" w14:textId="3AA1F4D9" w:rsidR="006102F2" w:rsidRPr="006102F2" w:rsidRDefault="00A9494A" w:rsidP="003F7623">
            <w:pPr>
              <w:pStyle w:val="NoSpacing"/>
              <w:rPr>
                <w:rFonts w:asciiTheme="minorHAnsi" w:hAnsiTheme="minorHAnsi" w:cstheme="minorHAnsi"/>
                <w:sz w:val="20"/>
                <w:szCs w:val="20"/>
              </w:rPr>
            </w:pPr>
            <w:r>
              <w:rPr>
                <w:rFonts w:asciiTheme="minorHAnsi" w:hAnsiTheme="minorHAnsi" w:cstheme="minorHAnsi"/>
                <w:sz w:val="20"/>
                <w:szCs w:val="20"/>
              </w:rPr>
              <w:t>1</w:t>
            </w:r>
          </w:p>
        </w:tc>
        <w:tc>
          <w:tcPr>
            <w:tcW w:w="1854" w:type="dxa"/>
            <w:shd w:val="clear" w:color="auto" w:fill="EDEEEB"/>
          </w:tcPr>
          <w:p w14:paraId="740ABF5A" w14:textId="42C8F480" w:rsidR="006102F2" w:rsidRPr="006102F2" w:rsidRDefault="00A9494A" w:rsidP="003F7623">
            <w:pPr>
              <w:pStyle w:val="NoSpacing"/>
              <w:rPr>
                <w:rFonts w:asciiTheme="minorHAnsi" w:hAnsiTheme="minorHAnsi" w:cstheme="minorHAnsi"/>
                <w:sz w:val="20"/>
                <w:szCs w:val="20"/>
              </w:rPr>
            </w:pPr>
            <w:r w:rsidRPr="00A9494A">
              <w:rPr>
                <w:rFonts w:asciiTheme="minorHAnsi" w:hAnsiTheme="minorHAnsi" w:cstheme="minorHAnsi"/>
                <w:sz w:val="20"/>
                <w:szCs w:val="20"/>
              </w:rPr>
              <w:t>Vikram Singh</w:t>
            </w:r>
          </w:p>
        </w:tc>
        <w:tc>
          <w:tcPr>
            <w:tcW w:w="2113" w:type="dxa"/>
            <w:shd w:val="clear" w:color="auto" w:fill="EDEEEB"/>
          </w:tcPr>
          <w:p w14:paraId="5B5BD302" w14:textId="3FBB631C" w:rsidR="006102F2" w:rsidRPr="006102F2" w:rsidRDefault="00A9494A" w:rsidP="003F7623">
            <w:pPr>
              <w:pStyle w:val="NoSpacing"/>
              <w:rPr>
                <w:rFonts w:asciiTheme="minorHAnsi" w:hAnsiTheme="minorHAnsi" w:cstheme="minorHAnsi"/>
                <w:sz w:val="20"/>
                <w:szCs w:val="20"/>
              </w:rPr>
            </w:pPr>
            <w:r>
              <w:rPr>
                <w:rFonts w:asciiTheme="minorHAnsi" w:hAnsiTheme="minorHAnsi" w:cstheme="minorHAnsi"/>
                <w:sz w:val="20"/>
                <w:szCs w:val="20"/>
              </w:rPr>
              <w:t>24-Sep-19</w:t>
            </w:r>
          </w:p>
        </w:tc>
        <w:tc>
          <w:tcPr>
            <w:tcW w:w="4226" w:type="dxa"/>
            <w:shd w:val="clear" w:color="auto" w:fill="EDEEEB"/>
          </w:tcPr>
          <w:p w14:paraId="6CBAE28B" w14:textId="00F1F726" w:rsidR="006102F2" w:rsidRPr="006102F2" w:rsidRDefault="00A9494A" w:rsidP="003F7623">
            <w:pPr>
              <w:pStyle w:val="NoSpacing"/>
              <w:rPr>
                <w:rFonts w:asciiTheme="minorHAnsi" w:hAnsiTheme="minorHAnsi" w:cstheme="minorHAnsi"/>
                <w:sz w:val="20"/>
                <w:szCs w:val="20"/>
              </w:rPr>
            </w:pPr>
            <w:r>
              <w:rPr>
                <w:rFonts w:asciiTheme="minorHAnsi" w:hAnsiTheme="minorHAnsi" w:cstheme="minorHAnsi"/>
                <w:sz w:val="20"/>
                <w:szCs w:val="20"/>
              </w:rPr>
              <w:t>Updated Sections</w:t>
            </w:r>
          </w:p>
        </w:tc>
      </w:tr>
      <w:tr w:rsidR="006102F2" w:rsidRPr="006102F2" w14:paraId="71EC992C" w14:textId="77777777" w:rsidTr="003F7623">
        <w:trPr>
          <w:trHeight w:val="438"/>
        </w:trPr>
        <w:tc>
          <w:tcPr>
            <w:tcW w:w="1368" w:type="dxa"/>
            <w:shd w:val="clear" w:color="auto" w:fill="EDEEEB"/>
          </w:tcPr>
          <w:p w14:paraId="6F76D241" w14:textId="0AB79156" w:rsidR="006102F2" w:rsidRPr="006102F2" w:rsidRDefault="00444D55" w:rsidP="003F7623">
            <w:pPr>
              <w:pStyle w:val="NoSpacing"/>
              <w:rPr>
                <w:rFonts w:asciiTheme="minorHAnsi" w:hAnsiTheme="minorHAnsi" w:cstheme="minorHAnsi"/>
                <w:sz w:val="20"/>
                <w:szCs w:val="20"/>
              </w:rPr>
            </w:pPr>
            <w:r>
              <w:rPr>
                <w:rFonts w:asciiTheme="minorHAnsi" w:hAnsiTheme="minorHAnsi" w:cstheme="minorHAnsi"/>
                <w:sz w:val="20"/>
                <w:szCs w:val="20"/>
              </w:rPr>
              <w:t>1</w:t>
            </w:r>
          </w:p>
        </w:tc>
        <w:tc>
          <w:tcPr>
            <w:tcW w:w="1854" w:type="dxa"/>
            <w:shd w:val="clear" w:color="auto" w:fill="EDEEEB"/>
          </w:tcPr>
          <w:p w14:paraId="3C6CFFF3" w14:textId="6CDD4742" w:rsidR="006102F2" w:rsidRPr="006102F2" w:rsidRDefault="001E4EB6" w:rsidP="003F7623">
            <w:pPr>
              <w:pStyle w:val="NoSpacing"/>
              <w:rPr>
                <w:rFonts w:asciiTheme="minorHAnsi" w:hAnsiTheme="minorHAnsi" w:cstheme="minorHAnsi"/>
                <w:sz w:val="20"/>
                <w:szCs w:val="20"/>
              </w:rPr>
            </w:pPr>
            <w:r>
              <w:rPr>
                <w:rFonts w:asciiTheme="minorHAnsi" w:hAnsiTheme="minorHAnsi" w:cstheme="minorHAnsi"/>
                <w:sz w:val="20"/>
                <w:szCs w:val="20"/>
              </w:rPr>
              <w:t>Vikram Singh</w:t>
            </w:r>
          </w:p>
        </w:tc>
        <w:tc>
          <w:tcPr>
            <w:tcW w:w="2113" w:type="dxa"/>
            <w:shd w:val="clear" w:color="auto" w:fill="EDEEEB"/>
          </w:tcPr>
          <w:p w14:paraId="3CA3DC54" w14:textId="4A5D7DE4" w:rsidR="006102F2" w:rsidRPr="006102F2" w:rsidRDefault="001E4EB6" w:rsidP="003F7623">
            <w:pPr>
              <w:pStyle w:val="NoSpacing"/>
              <w:rPr>
                <w:rFonts w:asciiTheme="minorHAnsi" w:hAnsiTheme="minorHAnsi" w:cstheme="minorHAnsi"/>
                <w:sz w:val="20"/>
                <w:szCs w:val="20"/>
              </w:rPr>
            </w:pPr>
            <w:r>
              <w:rPr>
                <w:rFonts w:asciiTheme="minorHAnsi" w:hAnsiTheme="minorHAnsi" w:cstheme="minorHAnsi"/>
                <w:sz w:val="20"/>
                <w:szCs w:val="20"/>
              </w:rPr>
              <w:t>26-Sep-19</w:t>
            </w:r>
          </w:p>
        </w:tc>
        <w:tc>
          <w:tcPr>
            <w:tcW w:w="4226" w:type="dxa"/>
            <w:shd w:val="clear" w:color="auto" w:fill="EDEEEB"/>
          </w:tcPr>
          <w:p w14:paraId="75484E31" w14:textId="215FADAF" w:rsidR="006102F2" w:rsidRPr="006102F2" w:rsidRDefault="001E4EB6" w:rsidP="003F4A80">
            <w:pPr>
              <w:pStyle w:val="NoSpacing"/>
              <w:rPr>
                <w:rFonts w:asciiTheme="minorHAnsi" w:hAnsiTheme="minorHAnsi" w:cstheme="minorHAnsi"/>
                <w:sz w:val="20"/>
                <w:szCs w:val="20"/>
              </w:rPr>
            </w:pPr>
            <w:r>
              <w:rPr>
                <w:rFonts w:asciiTheme="minorHAnsi" w:hAnsiTheme="minorHAnsi" w:cstheme="minorHAnsi"/>
                <w:sz w:val="20"/>
                <w:szCs w:val="20"/>
              </w:rPr>
              <w:t xml:space="preserve">Document </w:t>
            </w:r>
            <w:r w:rsidR="003F4A80">
              <w:rPr>
                <w:rFonts w:asciiTheme="minorHAnsi" w:hAnsiTheme="minorHAnsi" w:cstheme="minorHAnsi"/>
                <w:sz w:val="20"/>
                <w:szCs w:val="20"/>
              </w:rPr>
              <w:t>updated</w:t>
            </w:r>
          </w:p>
        </w:tc>
      </w:tr>
      <w:tr w:rsidR="006102F2" w:rsidRPr="006102F2" w14:paraId="15D04784" w14:textId="77777777" w:rsidTr="003F7623">
        <w:trPr>
          <w:trHeight w:val="438"/>
        </w:trPr>
        <w:tc>
          <w:tcPr>
            <w:tcW w:w="1368" w:type="dxa"/>
            <w:shd w:val="clear" w:color="auto" w:fill="EDEEEB"/>
          </w:tcPr>
          <w:p w14:paraId="1CBD1211" w14:textId="76981830" w:rsidR="006102F2" w:rsidRPr="006102F2" w:rsidRDefault="003F4A80" w:rsidP="003F7623">
            <w:pPr>
              <w:pStyle w:val="NoSpacing"/>
              <w:rPr>
                <w:rFonts w:asciiTheme="minorHAnsi" w:hAnsiTheme="minorHAnsi" w:cstheme="minorHAnsi"/>
                <w:sz w:val="20"/>
                <w:szCs w:val="20"/>
              </w:rPr>
            </w:pPr>
            <w:r>
              <w:rPr>
                <w:rFonts w:asciiTheme="minorHAnsi" w:hAnsiTheme="minorHAnsi" w:cstheme="minorHAnsi"/>
                <w:sz w:val="20"/>
                <w:szCs w:val="20"/>
              </w:rPr>
              <w:t>3</w:t>
            </w:r>
          </w:p>
        </w:tc>
        <w:tc>
          <w:tcPr>
            <w:tcW w:w="1854" w:type="dxa"/>
            <w:shd w:val="clear" w:color="auto" w:fill="EDEEEB"/>
          </w:tcPr>
          <w:p w14:paraId="1C6ACB01" w14:textId="22D8817E" w:rsidR="006102F2" w:rsidRPr="006102F2" w:rsidRDefault="003F4A80" w:rsidP="00BD365A">
            <w:pPr>
              <w:pStyle w:val="NoSpacing"/>
              <w:rPr>
                <w:rFonts w:asciiTheme="minorHAnsi" w:hAnsiTheme="minorHAnsi" w:cstheme="minorHAnsi"/>
                <w:sz w:val="20"/>
                <w:szCs w:val="20"/>
              </w:rPr>
            </w:pPr>
            <w:r>
              <w:rPr>
                <w:rFonts w:asciiTheme="minorHAnsi" w:hAnsiTheme="minorHAnsi" w:cstheme="minorHAnsi"/>
                <w:sz w:val="20"/>
                <w:szCs w:val="20"/>
              </w:rPr>
              <w:t>Arjun</w:t>
            </w:r>
            <w:r w:rsidR="00BD365A">
              <w:rPr>
                <w:rFonts w:asciiTheme="minorHAnsi" w:hAnsiTheme="minorHAnsi" w:cstheme="minorHAnsi"/>
                <w:sz w:val="20"/>
                <w:szCs w:val="20"/>
              </w:rPr>
              <w:t xml:space="preserve">, </w:t>
            </w:r>
            <w:proofErr w:type="spellStart"/>
            <w:r w:rsidR="00BD365A">
              <w:rPr>
                <w:rFonts w:asciiTheme="minorHAnsi" w:hAnsiTheme="minorHAnsi" w:cstheme="minorHAnsi"/>
                <w:sz w:val="20"/>
                <w:szCs w:val="20"/>
              </w:rPr>
              <w:t>Sirish</w:t>
            </w:r>
            <w:proofErr w:type="spellEnd"/>
            <w:r w:rsidR="008A47E6">
              <w:rPr>
                <w:rFonts w:asciiTheme="minorHAnsi" w:hAnsiTheme="minorHAnsi" w:cstheme="minorHAnsi"/>
                <w:sz w:val="20"/>
                <w:szCs w:val="20"/>
              </w:rPr>
              <w:t xml:space="preserve"> </w:t>
            </w:r>
          </w:p>
        </w:tc>
        <w:tc>
          <w:tcPr>
            <w:tcW w:w="2113" w:type="dxa"/>
            <w:shd w:val="clear" w:color="auto" w:fill="EDEEEB"/>
          </w:tcPr>
          <w:p w14:paraId="47FA9B03" w14:textId="7972AF25" w:rsidR="006102F2" w:rsidRPr="006102F2" w:rsidRDefault="008A47E6" w:rsidP="003F7623">
            <w:pPr>
              <w:pStyle w:val="NoSpacing"/>
              <w:rPr>
                <w:rFonts w:asciiTheme="minorHAnsi" w:hAnsiTheme="minorHAnsi" w:cstheme="minorHAnsi"/>
                <w:sz w:val="20"/>
                <w:szCs w:val="20"/>
              </w:rPr>
            </w:pPr>
            <w:r>
              <w:rPr>
                <w:rFonts w:asciiTheme="minorHAnsi" w:hAnsiTheme="minorHAnsi" w:cstheme="minorHAnsi"/>
                <w:sz w:val="20"/>
                <w:szCs w:val="20"/>
              </w:rPr>
              <w:t>30-Sep</w:t>
            </w:r>
            <w:r w:rsidR="00BD365A">
              <w:rPr>
                <w:rFonts w:asciiTheme="minorHAnsi" w:hAnsiTheme="minorHAnsi" w:cstheme="minorHAnsi"/>
                <w:sz w:val="20"/>
                <w:szCs w:val="20"/>
              </w:rPr>
              <w:t xml:space="preserve"> </w:t>
            </w:r>
            <w:r w:rsidR="003F4A80">
              <w:rPr>
                <w:rFonts w:asciiTheme="minorHAnsi" w:hAnsiTheme="minorHAnsi" w:cstheme="minorHAnsi"/>
                <w:sz w:val="20"/>
                <w:szCs w:val="20"/>
              </w:rPr>
              <w:t>12-Dec-19</w:t>
            </w:r>
          </w:p>
        </w:tc>
        <w:tc>
          <w:tcPr>
            <w:tcW w:w="4226" w:type="dxa"/>
            <w:shd w:val="clear" w:color="auto" w:fill="EDEEEB"/>
          </w:tcPr>
          <w:p w14:paraId="74199E06" w14:textId="2BD54D7D" w:rsidR="006102F2" w:rsidRPr="006102F2" w:rsidRDefault="008A47E6" w:rsidP="003F7623">
            <w:pPr>
              <w:pStyle w:val="NoSpacing"/>
              <w:rPr>
                <w:rFonts w:asciiTheme="minorHAnsi" w:hAnsiTheme="minorHAnsi" w:cstheme="minorHAnsi"/>
                <w:sz w:val="20"/>
                <w:szCs w:val="20"/>
              </w:rPr>
            </w:pPr>
            <w:r>
              <w:rPr>
                <w:rFonts w:asciiTheme="minorHAnsi" w:hAnsiTheme="minorHAnsi" w:cstheme="minorHAnsi"/>
                <w:sz w:val="20"/>
                <w:szCs w:val="20"/>
              </w:rPr>
              <w:t>GRC Review</w:t>
            </w:r>
            <w:r w:rsidR="001D4982">
              <w:rPr>
                <w:rFonts w:asciiTheme="minorHAnsi" w:hAnsiTheme="minorHAnsi" w:cstheme="minorHAnsi"/>
                <w:sz w:val="20"/>
                <w:szCs w:val="20"/>
              </w:rPr>
              <w:t xml:space="preserve">. </w:t>
            </w:r>
            <w:r w:rsidR="003F4A80">
              <w:rPr>
                <w:rFonts w:asciiTheme="minorHAnsi" w:hAnsiTheme="minorHAnsi" w:cstheme="minorHAnsi"/>
                <w:sz w:val="20"/>
                <w:szCs w:val="20"/>
              </w:rPr>
              <w:t>Document updated</w:t>
            </w:r>
          </w:p>
        </w:tc>
      </w:tr>
      <w:tr w:rsidR="003F4A80" w:rsidRPr="006102F2" w14:paraId="0481C834" w14:textId="77777777" w:rsidTr="003F7623">
        <w:trPr>
          <w:trHeight w:val="438"/>
        </w:trPr>
        <w:tc>
          <w:tcPr>
            <w:tcW w:w="1368" w:type="dxa"/>
            <w:shd w:val="clear" w:color="auto" w:fill="EDEEEB"/>
          </w:tcPr>
          <w:p w14:paraId="38C21E61" w14:textId="53224287" w:rsidR="003F4A80" w:rsidRDefault="003F4A80" w:rsidP="003F7623">
            <w:pPr>
              <w:pStyle w:val="NoSpacing"/>
              <w:rPr>
                <w:rFonts w:asciiTheme="minorHAnsi" w:hAnsiTheme="minorHAnsi" w:cstheme="minorHAnsi"/>
                <w:sz w:val="20"/>
                <w:szCs w:val="20"/>
              </w:rPr>
            </w:pPr>
            <w:r>
              <w:rPr>
                <w:rFonts w:asciiTheme="minorHAnsi" w:hAnsiTheme="minorHAnsi" w:cstheme="minorHAnsi"/>
                <w:sz w:val="20"/>
                <w:szCs w:val="20"/>
              </w:rPr>
              <w:t>4</w:t>
            </w:r>
          </w:p>
        </w:tc>
        <w:tc>
          <w:tcPr>
            <w:tcW w:w="1854" w:type="dxa"/>
            <w:shd w:val="clear" w:color="auto" w:fill="EDEEEB"/>
          </w:tcPr>
          <w:p w14:paraId="0A144EB3" w14:textId="3FEAA846" w:rsidR="003F4A80" w:rsidRDefault="00EB57D9" w:rsidP="001D4982">
            <w:pPr>
              <w:pStyle w:val="NoSpacing"/>
              <w:tabs>
                <w:tab w:val="left" w:pos="690"/>
              </w:tabs>
              <w:rPr>
                <w:rFonts w:asciiTheme="minorHAnsi" w:hAnsiTheme="minorHAnsi" w:cstheme="minorHAnsi"/>
                <w:sz w:val="20"/>
                <w:szCs w:val="20"/>
              </w:rPr>
            </w:pPr>
            <w:proofErr w:type="spellStart"/>
            <w:r>
              <w:rPr>
                <w:rFonts w:asciiTheme="minorHAnsi" w:hAnsiTheme="minorHAnsi" w:cstheme="minorHAnsi"/>
                <w:sz w:val="20"/>
                <w:szCs w:val="20"/>
              </w:rPr>
              <w:t>Sirish</w:t>
            </w:r>
            <w:proofErr w:type="spellEnd"/>
            <w:r>
              <w:rPr>
                <w:rFonts w:asciiTheme="minorHAnsi" w:hAnsiTheme="minorHAnsi" w:cstheme="minorHAnsi"/>
                <w:sz w:val="20"/>
                <w:szCs w:val="20"/>
              </w:rPr>
              <w:t xml:space="preserve"> Gautam</w:t>
            </w:r>
            <w:r w:rsidR="001D4982">
              <w:rPr>
                <w:rFonts w:asciiTheme="minorHAnsi" w:hAnsiTheme="minorHAnsi" w:cstheme="minorHAnsi"/>
                <w:sz w:val="20"/>
                <w:szCs w:val="20"/>
              </w:rPr>
              <w:t xml:space="preserve">, </w:t>
            </w:r>
            <w:r w:rsidR="003F4A80">
              <w:rPr>
                <w:rFonts w:asciiTheme="minorHAnsi" w:hAnsiTheme="minorHAnsi" w:cstheme="minorHAnsi"/>
                <w:sz w:val="20"/>
                <w:szCs w:val="20"/>
              </w:rPr>
              <w:t>Vikram Singh</w:t>
            </w:r>
          </w:p>
        </w:tc>
        <w:tc>
          <w:tcPr>
            <w:tcW w:w="2113" w:type="dxa"/>
            <w:shd w:val="clear" w:color="auto" w:fill="EDEEEB"/>
          </w:tcPr>
          <w:p w14:paraId="481BEC3D" w14:textId="13A26BD9" w:rsidR="003F4A80" w:rsidRDefault="00EB57D9" w:rsidP="003F7623">
            <w:pPr>
              <w:pStyle w:val="NoSpacing"/>
              <w:rPr>
                <w:rFonts w:asciiTheme="minorHAnsi" w:hAnsiTheme="minorHAnsi" w:cstheme="minorHAnsi"/>
                <w:sz w:val="20"/>
                <w:szCs w:val="20"/>
              </w:rPr>
            </w:pPr>
            <w:r>
              <w:rPr>
                <w:rFonts w:asciiTheme="minorHAnsi" w:hAnsiTheme="minorHAnsi" w:cstheme="minorHAnsi"/>
                <w:sz w:val="20"/>
                <w:szCs w:val="20"/>
              </w:rPr>
              <w:t>12</w:t>
            </w:r>
            <w:r w:rsidR="00E95005">
              <w:rPr>
                <w:rFonts w:asciiTheme="minorHAnsi" w:hAnsiTheme="minorHAnsi" w:cstheme="minorHAnsi"/>
                <w:sz w:val="20"/>
                <w:szCs w:val="20"/>
              </w:rPr>
              <w:t xml:space="preserve"> /</w:t>
            </w:r>
            <w:r w:rsidR="003F4A80">
              <w:rPr>
                <w:rFonts w:asciiTheme="minorHAnsi" w:hAnsiTheme="minorHAnsi" w:cstheme="minorHAnsi"/>
                <w:sz w:val="20"/>
                <w:szCs w:val="20"/>
              </w:rPr>
              <w:t>13-Dec-19</w:t>
            </w:r>
          </w:p>
        </w:tc>
        <w:tc>
          <w:tcPr>
            <w:tcW w:w="4226" w:type="dxa"/>
            <w:shd w:val="clear" w:color="auto" w:fill="EDEEEB"/>
          </w:tcPr>
          <w:p w14:paraId="7242B760" w14:textId="52BF1D38" w:rsidR="003F4A80" w:rsidRDefault="00EB57D9" w:rsidP="003F7623">
            <w:pPr>
              <w:pStyle w:val="NoSpacing"/>
              <w:rPr>
                <w:rFonts w:asciiTheme="minorHAnsi" w:hAnsiTheme="minorHAnsi" w:cstheme="minorHAnsi"/>
                <w:sz w:val="20"/>
                <w:szCs w:val="20"/>
              </w:rPr>
            </w:pPr>
            <w:r>
              <w:rPr>
                <w:rFonts w:asciiTheme="minorHAnsi" w:hAnsiTheme="minorHAnsi" w:cstheme="minorHAnsi"/>
                <w:sz w:val="20"/>
                <w:szCs w:val="20"/>
              </w:rPr>
              <w:t>Updated Sections</w:t>
            </w:r>
            <w:r w:rsidR="001D4982">
              <w:rPr>
                <w:rFonts w:asciiTheme="minorHAnsi" w:hAnsiTheme="minorHAnsi" w:cstheme="minorHAnsi"/>
                <w:sz w:val="20"/>
                <w:szCs w:val="20"/>
              </w:rPr>
              <w:t xml:space="preserve"> </w:t>
            </w:r>
            <w:r w:rsidR="003F4A80">
              <w:rPr>
                <w:rFonts w:asciiTheme="minorHAnsi" w:hAnsiTheme="minorHAnsi" w:cstheme="minorHAnsi"/>
                <w:sz w:val="20"/>
                <w:szCs w:val="20"/>
              </w:rPr>
              <w:t>Document review</w:t>
            </w:r>
          </w:p>
        </w:tc>
      </w:tr>
      <w:tr w:rsidR="003F4A80" w:rsidRPr="006102F2" w14:paraId="3CC0F7A7" w14:textId="77777777" w:rsidTr="003F7623">
        <w:trPr>
          <w:trHeight w:val="438"/>
        </w:trPr>
        <w:tc>
          <w:tcPr>
            <w:tcW w:w="1368" w:type="dxa"/>
            <w:shd w:val="clear" w:color="auto" w:fill="EDEEEB"/>
          </w:tcPr>
          <w:p w14:paraId="56F0190D" w14:textId="77777777" w:rsidR="003F4A80" w:rsidRDefault="003F4A80" w:rsidP="003F7623">
            <w:pPr>
              <w:pStyle w:val="NoSpacing"/>
              <w:rPr>
                <w:rFonts w:asciiTheme="minorHAnsi" w:hAnsiTheme="minorHAnsi" w:cstheme="minorHAnsi"/>
                <w:sz w:val="20"/>
                <w:szCs w:val="20"/>
              </w:rPr>
            </w:pPr>
          </w:p>
        </w:tc>
        <w:tc>
          <w:tcPr>
            <w:tcW w:w="1854" w:type="dxa"/>
            <w:shd w:val="clear" w:color="auto" w:fill="EDEEEB"/>
          </w:tcPr>
          <w:p w14:paraId="53FDDD37" w14:textId="77777777" w:rsidR="003F4A80" w:rsidRDefault="003F4A80" w:rsidP="003F7623">
            <w:pPr>
              <w:pStyle w:val="NoSpacing"/>
              <w:rPr>
                <w:rFonts w:asciiTheme="minorHAnsi" w:hAnsiTheme="minorHAnsi" w:cstheme="minorHAnsi"/>
                <w:sz w:val="20"/>
                <w:szCs w:val="20"/>
              </w:rPr>
            </w:pPr>
          </w:p>
        </w:tc>
        <w:tc>
          <w:tcPr>
            <w:tcW w:w="2113" w:type="dxa"/>
            <w:shd w:val="clear" w:color="auto" w:fill="EDEEEB"/>
          </w:tcPr>
          <w:p w14:paraId="4D1C6A7C" w14:textId="77777777" w:rsidR="003F4A80" w:rsidRDefault="003F4A80" w:rsidP="003F7623">
            <w:pPr>
              <w:pStyle w:val="NoSpacing"/>
              <w:rPr>
                <w:rFonts w:asciiTheme="minorHAnsi" w:hAnsiTheme="minorHAnsi" w:cstheme="minorHAnsi"/>
                <w:sz w:val="20"/>
                <w:szCs w:val="20"/>
              </w:rPr>
            </w:pPr>
          </w:p>
        </w:tc>
        <w:tc>
          <w:tcPr>
            <w:tcW w:w="4226" w:type="dxa"/>
            <w:shd w:val="clear" w:color="auto" w:fill="EDEEEB"/>
          </w:tcPr>
          <w:p w14:paraId="562DF947" w14:textId="77777777" w:rsidR="003F4A80" w:rsidRDefault="003F4A80" w:rsidP="003F7623">
            <w:pPr>
              <w:pStyle w:val="NoSpacing"/>
              <w:rPr>
                <w:rFonts w:asciiTheme="minorHAnsi" w:hAnsiTheme="minorHAnsi" w:cstheme="minorHAnsi"/>
                <w:sz w:val="20"/>
                <w:szCs w:val="20"/>
              </w:rPr>
            </w:pPr>
          </w:p>
        </w:tc>
      </w:tr>
    </w:tbl>
    <w:p w14:paraId="725445D4" w14:textId="77777777" w:rsidR="006102F2" w:rsidRPr="006102F2" w:rsidRDefault="006102F2" w:rsidP="006102F2">
      <w:pPr>
        <w:jc w:val="center"/>
        <w:rPr>
          <w:rFonts w:cstheme="minorHAnsi"/>
          <w:sz w:val="20"/>
          <w:szCs w:val="20"/>
        </w:rPr>
      </w:pPr>
      <w:r w:rsidRPr="006102F2">
        <w:rPr>
          <w:rFonts w:cstheme="minorHAnsi"/>
          <w:sz w:val="20"/>
          <w:szCs w:val="20"/>
        </w:rPr>
        <w:t xml:space="preserve">Table </w:t>
      </w:r>
      <w:r w:rsidRPr="006102F2">
        <w:rPr>
          <w:rFonts w:cstheme="minorHAnsi"/>
          <w:sz w:val="20"/>
          <w:szCs w:val="20"/>
        </w:rPr>
        <w:fldChar w:fldCharType="begin"/>
      </w:r>
      <w:r w:rsidRPr="006102F2">
        <w:rPr>
          <w:rFonts w:cstheme="minorHAnsi"/>
          <w:sz w:val="20"/>
          <w:szCs w:val="20"/>
        </w:rPr>
        <w:instrText xml:space="preserve"> SEQ Table \* ARABIC </w:instrText>
      </w:r>
      <w:r w:rsidRPr="006102F2">
        <w:rPr>
          <w:rFonts w:cstheme="minorHAnsi"/>
          <w:sz w:val="20"/>
          <w:szCs w:val="20"/>
        </w:rPr>
        <w:fldChar w:fldCharType="separate"/>
      </w:r>
      <w:r w:rsidRPr="006102F2">
        <w:rPr>
          <w:rFonts w:cstheme="minorHAnsi"/>
          <w:noProof/>
          <w:sz w:val="20"/>
          <w:szCs w:val="20"/>
        </w:rPr>
        <w:t>2</w:t>
      </w:r>
      <w:r w:rsidRPr="006102F2">
        <w:rPr>
          <w:rFonts w:cstheme="minorHAnsi"/>
          <w:noProof/>
          <w:sz w:val="20"/>
          <w:szCs w:val="20"/>
        </w:rPr>
        <w:fldChar w:fldCharType="end"/>
      </w:r>
      <w:r w:rsidRPr="006102F2">
        <w:rPr>
          <w:rFonts w:cstheme="minorHAnsi"/>
          <w:sz w:val="20"/>
          <w:szCs w:val="20"/>
        </w:rPr>
        <w:t xml:space="preserve"> Document Change Control</w:t>
      </w:r>
    </w:p>
    <w:p w14:paraId="107EF722" w14:textId="574D31DF" w:rsidR="006102F2" w:rsidRPr="006102F2" w:rsidRDefault="006102F2" w:rsidP="006102F2"/>
    <w:p w14:paraId="46DE8AB5" w14:textId="77777777" w:rsidR="006102F2" w:rsidRPr="006102F2" w:rsidRDefault="006102F2">
      <w:pPr>
        <w:rPr>
          <w:rFonts w:cstheme="minorHAnsi"/>
          <w:color w:val="808474" w:themeColor="accent6" w:themeShade="BF"/>
          <w:spacing w:val="-5"/>
          <w:sz w:val="20"/>
          <w:szCs w:val="20"/>
        </w:rPr>
      </w:pPr>
      <w:r w:rsidRPr="006102F2">
        <w:rPr>
          <w:rFonts w:cstheme="minorHAnsi"/>
          <w:color w:val="808474" w:themeColor="accent6" w:themeShade="BF"/>
          <w:sz w:val="20"/>
          <w:szCs w:val="20"/>
        </w:rPr>
        <w:br w:type="page"/>
      </w:r>
    </w:p>
    <w:p w14:paraId="12BEEC94" w14:textId="77777777" w:rsidR="006102F2" w:rsidRPr="006102F2" w:rsidRDefault="006102F2" w:rsidP="0057258B">
      <w:pPr>
        <w:pStyle w:val="Heading1"/>
        <w:numPr>
          <w:ilvl w:val="0"/>
          <w:numId w:val="17"/>
        </w:numPr>
      </w:pPr>
      <w:bookmarkStart w:id="4" w:name="_Toc20397800"/>
      <w:bookmarkStart w:id="5" w:name="_Toc21698899"/>
      <w:r w:rsidRPr="006102F2">
        <w:lastRenderedPageBreak/>
        <w:t>About this Document</w:t>
      </w:r>
      <w:bookmarkEnd w:id="4"/>
      <w:bookmarkEnd w:id="5"/>
      <w:r w:rsidRPr="006102F2">
        <w:t xml:space="preserve">  </w:t>
      </w:r>
    </w:p>
    <w:p w14:paraId="4186AF00" w14:textId="77777777" w:rsidR="006102F2" w:rsidRPr="00337680" w:rsidRDefault="006102F2" w:rsidP="001B59AB">
      <w:pPr>
        <w:pStyle w:val="Heading2"/>
      </w:pPr>
      <w:bookmarkStart w:id="6" w:name="_Toc20397801"/>
      <w:bookmarkStart w:id="7" w:name="_Toc21698900"/>
      <w:r w:rsidRPr="00B24BFC">
        <w:t>Purpose</w:t>
      </w:r>
      <w:bookmarkEnd w:id="6"/>
      <w:bookmarkEnd w:id="7"/>
    </w:p>
    <w:p w14:paraId="239CB4F0" w14:textId="77777777" w:rsidR="007B248F" w:rsidRDefault="007B248F" w:rsidP="00FB225B">
      <w:pPr>
        <w:pStyle w:val="ListParagraph"/>
        <w:ind w:left="0"/>
      </w:pPr>
    </w:p>
    <w:p w14:paraId="12C50335" w14:textId="67774FBC" w:rsidR="00FB225B" w:rsidRDefault="00255FCA" w:rsidP="00FB225B">
      <w:pPr>
        <w:pStyle w:val="ListParagraph"/>
        <w:ind w:left="0"/>
      </w:pPr>
      <w:r>
        <w:t xml:space="preserve">The </w:t>
      </w:r>
      <w:r w:rsidR="001D4982">
        <w:t xml:space="preserve">Technology </w:t>
      </w:r>
      <w:r w:rsidR="00576856" w:rsidRPr="00576856">
        <w:t xml:space="preserve">Assessment template will help </w:t>
      </w:r>
      <w:r w:rsidR="00B919C4">
        <w:t xml:space="preserve">identify solutions that satisfy CWBFG’s business and technical need for </w:t>
      </w:r>
      <w:r w:rsidR="00576856" w:rsidRPr="00576856">
        <w:t xml:space="preserve">scalable, reliable, </w:t>
      </w:r>
      <w:r w:rsidR="00B919C4">
        <w:t xml:space="preserve">secure, </w:t>
      </w:r>
      <w:r w:rsidR="00136DFD">
        <w:t xml:space="preserve">compliant, </w:t>
      </w:r>
      <w:r w:rsidR="006F6159">
        <w:t xml:space="preserve">flexible, </w:t>
      </w:r>
      <w:r w:rsidR="00576856" w:rsidRPr="00576856">
        <w:t>cost-effective</w:t>
      </w:r>
      <w:r w:rsidR="00B919C4">
        <w:t xml:space="preserve"> and strategically aligned investments.  </w:t>
      </w:r>
      <w:r w:rsidR="00576856" w:rsidRPr="00576856">
        <w:t xml:space="preserve">  </w:t>
      </w:r>
    </w:p>
    <w:p w14:paraId="490ED0A4" w14:textId="6837ED0A" w:rsidR="006102F2" w:rsidRDefault="001B59AB" w:rsidP="001B59AB">
      <w:pPr>
        <w:pStyle w:val="Heading2"/>
      </w:pPr>
      <w:bookmarkStart w:id="8" w:name="_Toc20397802"/>
      <w:bookmarkStart w:id="9" w:name="_Toc21698901"/>
      <w:r w:rsidRPr="001B59AB">
        <w:t>Objective</w:t>
      </w:r>
      <w:bookmarkEnd w:id="8"/>
      <w:bookmarkEnd w:id="9"/>
    </w:p>
    <w:p w14:paraId="448D91CB" w14:textId="77777777" w:rsidR="001B59AB" w:rsidRPr="001B59AB" w:rsidRDefault="001B59AB" w:rsidP="001B59AB"/>
    <w:p w14:paraId="05AE051B" w14:textId="28F12DC2" w:rsidR="00F42699" w:rsidRDefault="00136DFD" w:rsidP="006102F2">
      <w:r>
        <w:t xml:space="preserve">The CWBFG business stakeholders are seeking solutions that will </w:t>
      </w:r>
      <w:r w:rsidR="00F42699">
        <w:t>rapidly</w:t>
      </w:r>
      <w:r>
        <w:t xml:space="preserve"> address </w:t>
      </w:r>
      <w:r w:rsidR="00F42699">
        <w:t xml:space="preserve">critical </w:t>
      </w:r>
      <w:r>
        <w:t xml:space="preserve">business needs and provide external customers and the internal workforce with </w:t>
      </w:r>
      <w:r w:rsidR="00F42699">
        <w:t xml:space="preserve">industry leading </w:t>
      </w:r>
      <w:r>
        <w:t>user experience</w:t>
      </w:r>
      <w:r w:rsidR="00F42699">
        <w:t>s</w:t>
      </w:r>
      <w:r>
        <w:t xml:space="preserve">.  </w:t>
      </w:r>
      <w:r w:rsidR="002D6F83">
        <w:t xml:space="preserve">This assessment will assist </w:t>
      </w:r>
      <w:r>
        <w:t>the business in achieving their goals, but with a</w:t>
      </w:r>
      <w:r w:rsidR="00463EF7">
        <w:t>n architectural</w:t>
      </w:r>
      <w:r>
        <w:t xml:space="preserve"> lens that</w:t>
      </w:r>
      <w:r w:rsidR="00F42699">
        <w:t xml:space="preserve"> ensures the partners/</w:t>
      </w:r>
      <w:r w:rsidR="001D4982">
        <w:t xml:space="preserve"> </w:t>
      </w:r>
      <w:r w:rsidR="00F42699">
        <w:t>technologies selected:</w:t>
      </w:r>
    </w:p>
    <w:p w14:paraId="02484CBB" w14:textId="0189113C" w:rsidR="00463EF7" w:rsidRDefault="00463EF7" w:rsidP="00412A16">
      <w:pPr>
        <w:pStyle w:val="ListParagraph"/>
        <w:numPr>
          <w:ilvl w:val="0"/>
          <w:numId w:val="26"/>
        </w:numPr>
      </w:pPr>
      <w:r>
        <w:t>Best align with CWBFG’s Cloud Strategy</w:t>
      </w:r>
    </w:p>
    <w:p w14:paraId="183B9779" w14:textId="1B5841F4" w:rsidR="002D6F83" w:rsidRDefault="00463EF7" w:rsidP="00412A16">
      <w:pPr>
        <w:pStyle w:val="ListParagraph"/>
        <w:numPr>
          <w:ilvl w:val="0"/>
          <w:numId w:val="26"/>
        </w:numPr>
      </w:pPr>
      <w:r>
        <w:t xml:space="preserve">Are </w:t>
      </w:r>
      <w:r w:rsidR="00136DFD">
        <w:t>in strict alignment with CWBFG standards, policies</w:t>
      </w:r>
      <w:r w:rsidR="00F42699">
        <w:t>, existing investments</w:t>
      </w:r>
      <w:r w:rsidR="00136DFD">
        <w:t xml:space="preserve"> and </w:t>
      </w:r>
      <w:proofErr w:type="gramStart"/>
      <w:r w:rsidR="00F42699">
        <w:t>long term</w:t>
      </w:r>
      <w:proofErr w:type="gramEnd"/>
      <w:r w:rsidR="00F42699">
        <w:t xml:space="preserve"> </w:t>
      </w:r>
      <w:r w:rsidR="00136DFD">
        <w:t xml:space="preserve">strategies.  </w:t>
      </w:r>
    </w:p>
    <w:p w14:paraId="4385DE87" w14:textId="69922C78" w:rsidR="00463EF7" w:rsidRDefault="00463EF7" w:rsidP="0057258B">
      <w:pPr>
        <w:pStyle w:val="ListParagraph"/>
        <w:numPr>
          <w:ilvl w:val="0"/>
          <w:numId w:val="26"/>
        </w:numPr>
      </w:pPr>
      <w:r>
        <w:t>M</w:t>
      </w:r>
      <w:r w:rsidR="00F42699">
        <w:t xml:space="preserve">eet or exceed </w:t>
      </w:r>
      <w:r>
        <w:t>non-functional requirements</w:t>
      </w:r>
    </w:p>
    <w:p w14:paraId="7DF18B54" w14:textId="351A3F1A" w:rsidR="00463EF7" w:rsidRDefault="00463EF7" w:rsidP="0057258B">
      <w:pPr>
        <w:pStyle w:val="ListParagraph"/>
        <w:numPr>
          <w:ilvl w:val="0"/>
          <w:numId w:val="26"/>
        </w:numPr>
      </w:pPr>
      <w:r>
        <w:t>Meet or exceed regulatory compliance</w:t>
      </w:r>
    </w:p>
    <w:p w14:paraId="41DC08E7" w14:textId="2A539831" w:rsidR="000E7088" w:rsidRDefault="000E7088" w:rsidP="0057258B">
      <w:pPr>
        <w:pStyle w:val="ListParagraph"/>
        <w:numPr>
          <w:ilvl w:val="0"/>
          <w:numId w:val="26"/>
        </w:numPr>
      </w:pPr>
      <w:r>
        <w:t xml:space="preserve">Facilitate smooth migration </w:t>
      </w:r>
      <w:r w:rsidR="00463EF7">
        <w:t>from on premise to cloud hosted solutions</w:t>
      </w:r>
    </w:p>
    <w:p w14:paraId="186420D8" w14:textId="26FEBF41" w:rsidR="002D6F83" w:rsidRDefault="000E7088" w:rsidP="000E7088">
      <w:pPr>
        <w:pStyle w:val="ListParagraph"/>
        <w:numPr>
          <w:ilvl w:val="0"/>
          <w:numId w:val="25"/>
        </w:numPr>
      </w:pPr>
      <w:r>
        <w:t xml:space="preserve">Enhance user adoption and improve </w:t>
      </w:r>
      <w:r w:rsidR="00463EF7">
        <w:t xml:space="preserve">the </w:t>
      </w:r>
      <w:r>
        <w:t xml:space="preserve">overall </w:t>
      </w:r>
      <w:r w:rsidR="00463EF7">
        <w:t xml:space="preserve">user </w:t>
      </w:r>
      <w:r>
        <w:t xml:space="preserve">experience </w:t>
      </w:r>
      <w:r w:rsidR="00463EF7">
        <w:t xml:space="preserve">in </w:t>
      </w:r>
      <w:r>
        <w:t>the new environment</w:t>
      </w:r>
    </w:p>
    <w:p w14:paraId="6A5A7E3E" w14:textId="1D1F1794" w:rsidR="00D53FB3" w:rsidRDefault="00D53FB3" w:rsidP="00D53FB3">
      <w:pPr>
        <w:pStyle w:val="ListParagraph"/>
      </w:pPr>
    </w:p>
    <w:p w14:paraId="4CD837D2" w14:textId="2DC44A74" w:rsidR="00D53FB3" w:rsidRDefault="00D53FB3" w:rsidP="00D53FB3">
      <w:pPr>
        <w:pStyle w:val="ListParagraph"/>
        <w:ind w:left="0"/>
      </w:pPr>
      <w:r w:rsidRPr="00D53FB3">
        <w:t xml:space="preserve">This assessment </w:t>
      </w:r>
      <w:r>
        <w:t xml:space="preserve">entails </w:t>
      </w:r>
      <w:r w:rsidRPr="00D53FB3">
        <w:t xml:space="preserve">evaluation criteria, such as </w:t>
      </w:r>
      <w:r>
        <w:t>business requirements, security,</w:t>
      </w:r>
      <w:r w:rsidRPr="00D53FB3">
        <w:t xml:space="preserve"> integration complexity, interoperability and </w:t>
      </w:r>
      <w:r>
        <w:t>data protection/storage</w:t>
      </w:r>
      <w:r w:rsidRPr="00D53FB3">
        <w:t xml:space="preserve"> applicability. These </w:t>
      </w:r>
      <w:r w:rsidR="001D4982" w:rsidRPr="00D53FB3">
        <w:t>criteria</w:t>
      </w:r>
      <w:r w:rsidRPr="00D53FB3">
        <w:t xml:space="preserve"> </w:t>
      </w:r>
      <w:r>
        <w:t>will assist</w:t>
      </w:r>
      <w:r w:rsidRPr="00D53FB3">
        <w:t xml:space="preserve"> </w:t>
      </w:r>
      <w:r w:rsidR="006F6159">
        <w:t xml:space="preserve">in the selection of components that are aligned to </w:t>
      </w:r>
      <w:r w:rsidRPr="00D53FB3">
        <w:t>architectural design principles</w:t>
      </w:r>
      <w:r w:rsidR="006F6159">
        <w:t xml:space="preserve"> and determined to be strong candidates for cloud adoption rather than on premise hosted solutions.  </w:t>
      </w:r>
    </w:p>
    <w:p w14:paraId="28514BD6" w14:textId="592B730D" w:rsidR="00FB225B" w:rsidRDefault="00FB225B" w:rsidP="00D53FB3">
      <w:pPr>
        <w:pStyle w:val="ListParagraph"/>
        <w:ind w:left="0"/>
      </w:pPr>
    </w:p>
    <w:p w14:paraId="2A39768C" w14:textId="528EF328" w:rsidR="00A016A0" w:rsidRPr="006102F2" w:rsidRDefault="00732DD5" w:rsidP="0057258B">
      <w:pPr>
        <w:pStyle w:val="Heading1"/>
      </w:pPr>
      <w:bookmarkStart w:id="10" w:name="_Toc20397803"/>
      <w:bookmarkStart w:id="11" w:name="_Toc21698902"/>
      <w:r w:rsidRPr="006102F2">
        <w:lastRenderedPageBreak/>
        <w:t xml:space="preserve">Business </w:t>
      </w:r>
      <w:r>
        <w:t>Questions</w:t>
      </w:r>
      <w:bookmarkEnd w:id="10"/>
      <w:bookmarkEnd w:id="11"/>
    </w:p>
    <w:p w14:paraId="2F9DE994" w14:textId="78D8A4DC" w:rsidR="00E32F46" w:rsidRDefault="00E32F46" w:rsidP="001B59AB">
      <w:pPr>
        <w:pStyle w:val="Heading2"/>
      </w:pPr>
      <w:bookmarkStart w:id="12" w:name="_Toc20397804"/>
      <w:bookmarkStart w:id="13" w:name="_Toc21698903"/>
      <w:r w:rsidRPr="00B24BFC">
        <w:t>Service</w:t>
      </w:r>
      <w:r>
        <w:t xml:space="preserve"> Provider</w:t>
      </w:r>
      <w:bookmarkEnd w:id="12"/>
      <w:bookmarkEnd w:id="13"/>
    </w:p>
    <w:tbl>
      <w:tblPr>
        <w:tblStyle w:val="Corporate"/>
        <w:tblW w:w="10110" w:type="dxa"/>
        <w:tblLook w:val="0420" w:firstRow="1" w:lastRow="0" w:firstColumn="0" w:lastColumn="0" w:noHBand="0" w:noVBand="1"/>
      </w:tblPr>
      <w:tblGrid>
        <w:gridCol w:w="4667"/>
        <w:gridCol w:w="5420"/>
        <w:gridCol w:w="23"/>
      </w:tblGrid>
      <w:tr w:rsidR="00E32F46" w:rsidRPr="00B15FCD" w14:paraId="7FE416BA"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778FAE80" w14:textId="77777777" w:rsidR="00E32F46" w:rsidRPr="00E94817" w:rsidRDefault="00E32F46" w:rsidP="00890FD8">
            <w:pPr>
              <w:spacing w:after="0" w:line="240" w:lineRule="auto"/>
              <w:rPr>
                <w:b w:val="0"/>
                <w:sz w:val="20"/>
                <w:szCs w:val="20"/>
              </w:rPr>
            </w:pPr>
            <w:r>
              <w:rPr>
                <w:sz w:val="20"/>
                <w:szCs w:val="20"/>
              </w:rPr>
              <w:t>Questions</w:t>
            </w:r>
            <w:r w:rsidRPr="00E94817">
              <w:rPr>
                <w:sz w:val="20"/>
                <w:szCs w:val="20"/>
              </w:rPr>
              <w:t xml:space="preserve"> </w:t>
            </w:r>
          </w:p>
        </w:tc>
        <w:tc>
          <w:tcPr>
            <w:tcW w:w="5432" w:type="dxa"/>
            <w:gridSpan w:val="2"/>
          </w:tcPr>
          <w:p w14:paraId="5E2656FD" w14:textId="77777777" w:rsidR="00E32F46" w:rsidRPr="00E94817" w:rsidRDefault="00E32F46" w:rsidP="00890FD8">
            <w:pPr>
              <w:spacing w:after="0" w:line="240" w:lineRule="auto"/>
              <w:rPr>
                <w:b w:val="0"/>
                <w:sz w:val="20"/>
                <w:szCs w:val="20"/>
              </w:rPr>
            </w:pPr>
            <w:r>
              <w:rPr>
                <w:sz w:val="20"/>
                <w:szCs w:val="20"/>
              </w:rPr>
              <w:t>Answer</w:t>
            </w:r>
          </w:p>
        </w:tc>
      </w:tr>
      <w:tr w:rsidR="00E32F46" w:rsidRPr="00B15FCD" w14:paraId="03BCBCF2"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6C48D035" w14:textId="3A114491" w:rsidR="00E32F46" w:rsidRPr="00E94817" w:rsidRDefault="00886051" w:rsidP="008C51C5">
            <w:pPr>
              <w:spacing w:after="0" w:line="240" w:lineRule="auto"/>
              <w:rPr>
                <w:sz w:val="20"/>
                <w:szCs w:val="20"/>
              </w:rPr>
            </w:pPr>
            <w:r w:rsidRPr="00886051">
              <w:rPr>
                <w:sz w:val="20"/>
                <w:szCs w:val="20"/>
              </w:rPr>
              <w:t xml:space="preserve">Explain the limitations to how Canadian Western Bank Financial Group (CWBFG) can use the service as outlined in </w:t>
            </w:r>
            <w:r w:rsidR="008C51C5">
              <w:rPr>
                <w:sz w:val="20"/>
                <w:szCs w:val="20"/>
              </w:rPr>
              <w:t>your</w:t>
            </w:r>
            <w:r w:rsidRPr="00886051">
              <w:rPr>
                <w:sz w:val="20"/>
                <w:szCs w:val="20"/>
              </w:rPr>
              <w:t xml:space="preserve"> acceptable usage policies, licensing rights or other usage restrictions.</w:t>
            </w:r>
          </w:p>
        </w:tc>
        <w:tc>
          <w:tcPr>
            <w:tcW w:w="5432" w:type="dxa"/>
            <w:gridSpan w:val="2"/>
          </w:tcPr>
          <w:p w14:paraId="40687E29" w14:textId="798DA7F8" w:rsidR="00E32F46" w:rsidRPr="00E94817" w:rsidRDefault="00381F05" w:rsidP="00890FD8">
            <w:pPr>
              <w:spacing w:after="0" w:line="240" w:lineRule="auto"/>
              <w:rPr>
                <w:sz w:val="20"/>
                <w:szCs w:val="20"/>
              </w:rPr>
            </w:pPr>
            <w:ins w:id="14" w:author="Brandon Spooner" w:date="2020-04-23T18:26:00Z">
              <w:r w:rsidRPr="00381F05">
                <w:rPr>
                  <w:sz w:val="20"/>
                  <w:szCs w:val="20"/>
                </w:rPr>
                <w:t>The Temenos contracts and the CWB statement of work documents typically provide details on the acceptable usage policies, licensing rights and/or other usage restrictions.</w:t>
              </w:r>
            </w:ins>
          </w:p>
        </w:tc>
      </w:tr>
      <w:tr w:rsidR="00E32F46" w:rsidRPr="00B15FCD" w14:paraId="02835E43"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7AA93F6A" w14:textId="43802EBD" w:rsidR="00E32F46" w:rsidRPr="00E94817" w:rsidRDefault="00886051" w:rsidP="008C51C5">
            <w:pPr>
              <w:spacing w:after="0" w:line="240" w:lineRule="auto"/>
              <w:rPr>
                <w:sz w:val="20"/>
                <w:szCs w:val="20"/>
              </w:rPr>
            </w:pPr>
            <w:r w:rsidRPr="00886051">
              <w:rPr>
                <w:sz w:val="20"/>
                <w:szCs w:val="20"/>
              </w:rPr>
              <w:t>What advance notice will be provided for any change of terms?</w:t>
            </w:r>
          </w:p>
        </w:tc>
        <w:tc>
          <w:tcPr>
            <w:tcW w:w="5432" w:type="dxa"/>
            <w:gridSpan w:val="2"/>
          </w:tcPr>
          <w:p w14:paraId="49F2CBDB" w14:textId="41398D71" w:rsidR="00E32F46" w:rsidRPr="00A3300F" w:rsidRDefault="00FF1DC1" w:rsidP="00A3300F">
            <w:pPr>
              <w:rPr>
                <w:rPrChange w:id="15" w:author="Brandon Spooner" w:date="2020-04-23T23:21:00Z">
                  <w:rPr>
                    <w:sz w:val="20"/>
                    <w:szCs w:val="20"/>
                  </w:rPr>
                </w:rPrChange>
              </w:rPr>
              <w:pPrChange w:id="16" w:author="Brandon Spooner" w:date="2020-04-23T23:21:00Z">
                <w:pPr>
                  <w:spacing w:after="0" w:line="240" w:lineRule="auto"/>
                </w:pPr>
              </w:pPrChange>
            </w:pPr>
            <w:ins w:id="17" w:author="Brandon Spooner" w:date="2020-04-23T23:21:00Z">
              <w:r>
                <w:t>Any change of terms will abide to the agreed upon terms in the contract.</w:t>
              </w:r>
            </w:ins>
          </w:p>
        </w:tc>
      </w:tr>
      <w:tr w:rsidR="00E32F46" w:rsidRPr="00B15FCD" w14:paraId="71A555BC"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4C3F1AE" w14:textId="278DEE1D" w:rsidR="00E32F46" w:rsidRPr="00E94817" w:rsidRDefault="008C51C5" w:rsidP="00886051">
            <w:pPr>
              <w:spacing w:after="0" w:line="240" w:lineRule="auto"/>
              <w:rPr>
                <w:sz w:val="20"/>
                <w:szCs w:val="20"/>
              </w:rPr>
            </w:pPr>
            <w:r>
              <w:rPr>
                <w:sz w:val="20"/>
                <w:szCs w:val="20"/>
              </w:rPr>
              <w:t xml:space="preserve">Do you </w:t>
            </w:r>
            <w:r w:rsidR="00886051" w:rsidRPr="00886051">
              <w:rPr>
                <w:sz w:val="20"/>
                <w:szCs w:val="20"/>
              </w:rPr>
              <w:t>have cyber risk insurance in place? If so, please provide coverage details.</w:t>
            </w:r>
          </w:p>
        </w:tc>
        <w:tc>
          <w:tcPr>
            <w:tcW w:w="5432" w:type="dxa"/>
            <w:gridSpan w:val="2"/>
          </w:tcPr>
          <w:p w14:paraId="6C1B62AC" w14:textId="76028C20" w:rsidR="00E32F46" w:rsidRPr="00303D8B" w:rsidRDefault="00303D8B" w:rsidP="00303D8B">
            <w:pPr>
              <w:rPr>
                <w:rPrChange w:id="18" w:author="Brandon Spooner" w:date="2020-04-23T23:22:00Z">
                  <w:rPr>
                    <w:sz w:val="20"/>
                    <w:szCs w:val="20"/>
                  </w:rPr>
                </w:rPrChange>
              </w:rPr>
              <w:pPrChange w:id="19" w:author="Brandon Spooner" w:date="2020-04-23T23:22:00Z">
                <w:pPr>
                  <w:spacing w:after="0" w:line="240" w:lineRule="auto"/>
                </w:pPr>
              </w:pPrChange>
            </w:pPr>
            <w:ins w:id="20" w:author="Brandon Spooner" w:date="2020-04-23T23:22:00Z">
              <w:r>
                <w:t>Yes, see attached policy document.</w:t>
              </w:r>
            </w:ins>
          </w:p>
        </w:tc>
      </w:tr>
      <w:tr w:rsidR="00E32F46" w:rsidRPr="00B15FCD" w14:paraId="46013989"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6ED7088D" w14:textId="09C3F811" w:rsidR="00E32F46" w:rsidRPr="001D4982" w:rsidRDefault="00F92674" w:rsidP="008C51C5">
            <w:pPr>
              <w:spacing w:after="0" w:line="240" w:lineRule="auto"/>
              <w:rPr>
                <w:color w:val="111111" w:themeColor="text1"/>
                <w:sz w:val="20"/>
                <w:szCs w:val="20"/>
              </w:rPr>
            </w:pPr>
            <w:r w:rsidRPr="001D4982">
              <w:rPr>
                <w:color w:val="111111" w:themeColor="text1"/>
                <w:sz w:val="20"/>
                <w:szCs w:val="20"/>
              </w:rPr>
              <w:t>Has &lt;vendor&gt; experienced any privacy breaches or major security incidents? If yes, what is the nature of the breach?</w:t>
            </w:r>
          </w:p>
        </w:tc>
        <w:tc>
          <w:tcPr>
            <w:tcW w:w="5432" w:type="dxa"/>
            <w:gridSpan w:val="2"/>
          </w:tcPr>
          <w:p w14:paraId="4A7001C8" w14:textId="1D6A475C" w:rsidR="00E32F46" w:rsidRPr="00CF769C" w:rsidRDefault="00CF769C" w:rsidP="00CF769C">
            <w:pPr>
              <w:rPr>
                <w:rPrChange w:id="21" w:author="Brandon Spooner" w:date="2020-04-23T23:22:00Z">
                  <w:rPr>
                    <w:sz w:val="20"/>
                    <w:szCs w:val="20"/>
                  </w:rPr>
                </w:rPrChange>
              </w:rPr>
              <w:pPrChange w:id="22" w:author="Brandon Spooner" w:date="2020-04-23T23:22:00Z">
                <w:pPr>
                  <w:spacing w:after="0" w:line="240" w:lineRule="auto"/>
                </w:pPr>
              </w:pPrChange>
            </w:pPr>
            <w:ins w:id="23" w:author="Brandon Spooner" w:date="2020-04-23T23:22:00Z">
              <w:r>
                <w:t>No privacy breaches or major security incidents have occurred.</w:t>
              </w:r>
            </w:ins>
          </w:p>
        </w:tc>
      </w:tr>
      <w:tr w:rsidR="00F92674" w:rsidRPr="00B15FCD" w14:paraId="4E2FD9E2" w14:textId="77777777" w:rsidTr="00E32F46">
        <w:trPr>
          <w:gridAfter w:val="1"/>
          <w:cnfStyle w:val="000000100000" w:firstRow="0" w:lastRow="0" w:firstColumn="0" w:lastColumn="0" w:oddVBand="0" w:evenVBand="0" w:oddHBand="1" w:evenHBand="0" w:firstRowFirstColumn="0" w:firstRowLastColumn="0" w:lastRowFirstColumn="0" w:lastRowLastColumn="0"/>
          <w:wAfter w:w="23" w:type="dxa"/>
          <w:trHeight w:val="52"/>
        </w:trPr>
        <w:tc>
          <w:tcPr>
            <w:tcW w:w="4678" w:type="dxa"/>
          </w:tcPr>
          <w:p w14:paraId="6E20A85A" w14:textId="77777777" w:rsidR="00F92674" w:rsidRPr="001D4982" w:rsidRDefault="00F92674" w:rsidP="008C51C5">
            <w:pPr>
              <w:spacing w:after="0" w:line="240" w:lineRule="auto"/>
              <w:rPr>
                <w:color w:val="111111" w:themeColor="text1"/>
                <w:sz w:val="20"/>
                <w:szCs w:val="20"/>
              </w:rPr>
            </w:pPr>
            <w:r w:rsidRPr="001D4982">
              <w:rPr>
                <w:color w:val="111111" w:themeColor="text1"/>
                <w:sz w:val="20"/>
                <w:szCs w:val="20"/>
              </w:rPr>
              <w:t>Does &lt;vendor&gt; have an established security program in place?</w:t>
            </w:r>
          </w:p>
        </w:tc>
        <w:tc>
          <w:tcPr>
            <w:tcW w:w="5432" w:type="dxa"/>
          </w:tcPr>
          <w:p w14:paraId="06A6ABE4" w14:textId="77777777" w:rsidR="00B63A7B" w:rsidRDefault="00B63A7B" w:rsidP="00B63A7B">
            <w:pPr>
              <w:rPr>
                <w:ins w:id="24" w:author="Brandon Spooner" w:date="2020-04-23T23:22:00Z"/>
              </w:rPr>
            </w:pPr>
            <w:ins w:id="25" w:author="Brandon Spooner" w:date="2020-04-23T23:22:00Z">
              <w:r>
                <w:t>The Board of Directors is responsible for the Group’s IT, security, risk management and system of internal controls.</w:t>
              </w:r>
            </w:ins>
          </w:p>
          <w:p w14:paraId="431D09D1" w14:textId="77777777" w:rsidR="00B63A7B" w:rsidRDefault="00B63A7B" w:rsidP="00B63A7B">
            <w:pPr>
              <w:rPr>
                <w:ins w:id="26" w:author="Brandon Spooner" w:date="2020-04-23T23:22:00Z"/>
              </w:rPr>
            </w:pPr>
            <w:ins w:id="27" w:author="Brandon Spooner" w:date="2020-04-23T23:22:00Z">
              <w:r>
                <w:t xml:space="preserve">The organizational structure ensures that specialized functions such as Security and IT continuously support delivery of organization agreed strategic plan. </w:t>
              </w:r>
            </w:ins>
          </w:p>
          <w:p w14:paraId="4C0E7569" w14:textId="77777777" w:rsidR="00B63A7B" w:rsidRDefault="00B63A7B" w:rsidP="00B63A7B">
            <w:pPr>
              <w:rPr>
                <w:ins w:id="28" w:author="Brandon Spooner" w:date="2020-04-23T23:22:00Z"/>
              </w:rPr>
            </w:pPr>
            <w:ins w:id="29" w:author="Brandon Spooner" w:date="2020-04-23T23:22:00Z">
              <w:r>
                <w:t xml:space="preserve">As such, Temenos has dedicate Chief Information Officer and Chief Security Officer that are responsible for the wider Temenos IT and Security agenda, including information systems management, security, privacy, compliance and business continuity. </w:t>
              </w:r>
            </w:ins>
          </w:p>
          <w:p w14:paraId="61BB18DB" w14:textId="0FACD4A2" w:rsidR="00B63A7B" w:rsidRDefault="00B63A7B" w:rsidP="00B63A7B">
            <w:pPr>
              <w:rPr>
                <w:ins w:id="30" w:author="Brandon Spooner" w:date="2020-04-23T23:22:00Z"/>
              </w:rPr>
            </w:pPr>
            <w:ins w:id="31" w:author="Brandon Spooner" w:date="2020-04-23T23:22:00Z">
              <w:r>
                <w:t>As part of continuous improvement program for IT and Security, Temenos has formed the “Security and Privacy Committee” whose primary role is to oversee management effort in implementing global information security and privacy compliance programs within the Group.</w:t>
              </w:r>
            </w:ins>
          </w:p>
          <w:p w14:paraId="61B56FFC" w14:textId="74660CC9" w:rsidR="00B63A7B" w:rsidRDefault="00B63A7B" w:rsidP="00B63A7B">
            <w:pPr>
              <w:rPr>
                <w:ins w:id="32" w:author="Brandon Spooner" w:date="2020-04-23T23:22:00Z"/>
              </w:rPr>
            </w:pPr>
            <w:ins w:id="33" w:author="Brandon Spooner" w:date="2020-04-23T23:22:00Z">
              <w:r>
                <w:t>The responsibilities of the Security and Privacy Committee include overseeing global security and data protection efforts with the objective of ensuring that Temenos has established written policies, guidelines and standards in compliance with the laws, rules and regulations of the countries in which we operate and in accordance with internationally recognized standards.</w:t>
              </w:r>
            </w:ins>
          </w:p>
          <w:p w14:paraId="0895FC01" w14:textId="77777777" w:rsidR="00B63A7B" w:rsidRDefault="00B63A7B" w:rsidP="00B63A7B">
            <w:pPr>
              <w:rPr>
                <w:ins w:id="34" w:author="Brandon Spooner" w:date="2020-04-23T23:22:00Z"/>
              </w:rPr>
            </w:pPr>
            <w:ins w:id="35" w:author="Brandon Spooner" w:date="2020-04-23T23:22:00Z">
              <w:r>
                <w:t>Temenos Information Security team works alongside the Security and Privacy Committee and the Product Security team in order to develop and oversee the implementation of information system and security controls.</w:t>
              </w:r>
            </w:ins>
          </w:p>
          <w:p w14:paraId="75E786EB" w14:textId="750AC4C7" w:rsidR="00F92674" w:rsidRPr="00B63A7B" w:rsidRDefault="00B63A7B" w:rsidP="00B63A7B">
            <w:pPr>
              <w:rPr>
                <w:rPrChange w:id="36" w:author="Brandon Spooner" w:date="2020-04-23T23:22:00Z">
                  <w:rPr>
                    <w:sz w:val="20"/>
                    <w:szCs w:val="20"/>
                  </w:rPr>
                </w:rPrChange>
              </w:rPr>
              <w:pPrChange w:id="37" w:author="Brandon Spooner" w:date="2020-04-23T23:22:00Z">
                <w:pPr>
                  <w:spacing w:after="0" w:line="240" w:lineRule="auto"/>
                </w:pPr>
              </w:pPrChange>
            </w:pPr>
            <w:ins w:id="38" w:author="Brandon Spooner" w:date="2020-04-23T23:22:00Z">
              <w:r>
                <w:t xml:space="preserve">All corporate </w:t>
              </w:r>
              <w:proofErr w:type="spellStart"/>
              <w:proofErr w:type="gramStart"/>
              <w:r>
                <w:t>employees.contractors</w:t>
              </w:r>
              <w:proofErr w:type="spellEnd"/>
              <w:proofErr w:type="gramEnd"/>
              <w:r>
                <w:t xml:space="preserve"> undergo a training program focusing on creating awareness of and compliance with the general corporate principles and policies that specifically addresses information security, data privacy, anti-trust, integrity, ethical values and the </w:t>
              </w:r>
              <w:r>
                <w:lastRenderedPageBreak/>
                <w:t xml:space="preserve">reporting of misconduct. Training and policy acknowledgement </w:t>
              </w:r>
              <w:proofErr w:type="gramStart"/>
              <w:r>
                <w:t>is</w:t>
              </w:r>
              <w:proofErr w:type="gramEnd"/>
              <w:r>
                <w:t xml:space="preserve"> retaken on annual basis.</w:t>
              </w:r>
            </w:ins>
          </w:p>
        </w:tc>
      </w:tr>
      <w:bookmarkEnd w:id="2"/>
      <w:bookmarkEnd w:id="3"/>
    </w:tbl>
    <w:p w14:paraId="43F72235" w14:textId="53E33FEF" w:rsidR="00B67569" w:rsidRDefault="00B67569" w:rsidP="00E32F46">
      <w:pPr>
        <w:pStyle w:val="BodyCopy"/>
      </w:pPr>
    </w:p>
    <w:p w14:paraId="7AE81189" w14:textId="10A40204" w:rsidR="00E32F46" w:rsidRDefault="00E32F46" w:rsidP="001B59AB">
      <w:pPr>
        <w:pStyle w:val="Heading2"/>
      </w:pPr>
      <w:bookmarkStart w:id="39" w:name="_Toc20397805"/>
      <w:bookmarkStart w:id="40" w:name="_Toc21698904"/>
      <w:r>
        <w:t>Service Level Agreement</w:t>
      </w:r>
      <w:bookmarkEnd w:id="39"/>
      <w:bookmarkEnd w:id="40"/>
    </w:p>
    <w:tbl>
      <w:tblPr>
        <w:tblStyle w:val="Corporate"/>
        <w:tblW w:w="10110" w:type="dxa"/>
        <w:tblLook w:val="0420" w:firstRow="1" w:lastRow="0" w:firstColumn="0" w:lastColumn="0" w:noHBand="0" w:noVBand="1"/>
      </w:tblPr>
      <w:tblGrid>
        <w:gridCol w:w="4678"/>
        <w:gridCol w:w="5432"/>
      </w:tblGrid>
      <w:tr w:rsidR="00E32F46" w:rsidRPr="00B15FCD" w14:paraId="7A1215DF"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709A6F54" w14:textId="77777777" w:rsidR="00E32F46" w:rsidRPr="00E94817" w:rsidRDefault="00E32F46" w:rsidP="00AD68BE">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6FADD004" w14:textId="77777777" w:rsidR="00E32F46" w:rsidRPr="00E94817" w:rsidRDefault="00E32F46" w:rsidP="00AD68BE">
            <w:pPr>
              <w:spacing w:after="0" w:line="240" w:lineRule="auto"/>
              <w:rPr>
                <w:b w:val="0"/>
                <w:sz w:val="20"/>
                <w:szCs w:val="20"/>
              </w:rPr>
            </w:pPr>
            <w:r>
              <w:rPr>
                <w:sz w:val="20"/>
                <w:szCs w:val="20"/>
              </w:rPr>
              <w:t>Answer</w:t>
            </w:r>
          </w:p>
        </w:tc>
      </w:tr>
      <w:tr w:rsidR="00E32F46" w:rsidRPr="00B15FCD" w14:paraId="2621E01D"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22DE05EC" w14:textId="0E76D1DF" w:rsidR="00E32F46" w:rsidRPr="00E94817" w:rsidRDefault="00F8702F" w:rsidP="00176AD3">
            <w:pPr>
              <w:spacing w:after="0" w:line="240" w:lineRule="auto"/>
              <w:rPr>
                <w:sz w:val="20"/>
                <w:szCs w:val="20"/>
              </w:rPr>
            </w:pPr>
            <w:r w:rsidRPr="00F8702F">
              <w:rPr>
                <w:sz w:val="20"/>
                <w:szCs w:val="20"/>
              </w:rPr>
              <w:t xml:space="preserve">Describe the </w:t>
            </w:r>
            <w:r w:rsidR="008C51C5">
              <w:rPr>
                <w:sz w:val="20"/>
                <w:szCs w:val="20"/>
              </w:rPr>
              <w:t>Service Level Agreement (</w:t>
            </w:r>
            <w:r w:rsidRPr="00F8702F">
              <w:rPr>
                <w:sz w:val="20"/>
                <w:szCs w:val="20"/>
              </w:rPr>
              <w:t>SLA</w:t>
            </w:r>
            <w:r w:rsidR="008C51C5">
              <w:rPr>
                <w:sz w:val="20"/>
                <w:szCs w:val="20"/>
              </w:rPr>
              <w:t>)</w:t>
            </w:r>
            <w:r w:rsidR="00176AD3">
              <w:rPr>
                <w:sz w:val="20"/>
                <w:szCs w:val="20"/>
              </w:rPr>
              <w:t>.  For example: availability targets, response times, RPO and RTO in the event of a failure, issue resolution targets, etc.</w:t>
            </w:r>
          </w:p>
        </w:tc>
        <w:tc>
          <w:tcPr>
            <w:tcW w:w="5432" w:type="dxa"/>
          </w:tcPr>
          <w:p w14:paraId="14B005DA" w14:textId="77777777" w:rsidR="00E32F46" w:rsidRDefault="00844AE1" w:rsidP="00844AE1">
            <w:pPr>
              <w:rPr>
                <w:ins w:id="41" w:author="Brandon Spooner" w:date="2020-04-23T23:24:00Z"/>
              </w:rPr>
            </w:pPr>
            <w:ins w:id="42" w:author="Brandon Spooner" w:date="2020-04-23T23:24:00Z">
              <w:r>
                <w:t xml:space="preserve">Temenos maintains plans for the continuity of business services and where appropriate (i.e. UAT /Live) technical platforms provided in relation to the Cloud Services. Continuity measures include the use of multiple data centre locations, data backup and synchronization, use of high availability measures, ability to perform operational and support activities from multiple locations.  These plans along with business impact analysis are revisited and updated annually. </w:t>
              </w:r>
            </w:ins>
          </w:p>
          <w:p w14:paraId="5DBF7F4F" w14:textId="77777777" w:rsidR="00E647CD" w:rsidRDefault="00E647CD" w:rsidP="00E647CD">
            <w:pPr>
              <w:rPr>
                <w:ins w:id="43" w:author="Brandon Spooner" w:date="2020-04-23T23:24:00Z"/>
              </w:rPr>
            </w:pPr>
            <w:ins w:id="44" w:author="Brandon Spooner" w:date="2020-04-23T23:24:00Z">
              <w:r>
                <w:t>The BCP team conducts testing of the business continuity and disaster recovery plans for critical services, per the defined testing schedule for different loss scenarios. Issues identified during testing are resolved and plans are updated accordingly. Additional tests are performed to cover testing of internal tools used in the delivery of services as well as disaster recovery testing of specific Client hosting production environments. As a mandatory requirement, cloud production instances are tested once every 12 months.</w:t>
              </w:r>
            </w:ins>
          </w:p>
          <w:p w14:paraId="1683DDE2" w14:textId="77777777" w:rsidR="00E647CD" w:rsidRDefault="00E647CD" w:rsidP="00E647CD">
            <w:pPr>
              <w:rPr>
                <w:ins w:id="45" w:author="Brandon Spooner" w:date="2020-04-23T23:24:00Z"/>
              </w:rPr>
            </w:pPr>
          </w:p>
          <w:p w14:paraId="5BE3D4F5" w14:textId="77777777" w:rsidR="00E647CD" w:rsidRDefault="00E647CD" w:rsidP="00E647CD">
            <w:pPr>
              <w:rPr>
                <w:ins w:id="46" w:author="Brandon Spooner" w:date="2020-04-23T23:24:00Z"/>
              </w:rPr>
            </w:pPr>
            <w:ins w:id="47" w:author="Brandon Spooner" w:date="2020-04-23T23:24:00Z">
              <w:r>
                <w:t xml:space="preserve">Service Level Agreement: </w:t>
              </w:r>
              <w:r>
                <w:fldChar w:fldCharType="begin"/>
              </w:r>
              <w:r>
                <w:instrText xml:space="preserve"> HYPERLINK "https://www.kony.com/service-level-agreement/" </w:instrText>
              </w:r>
              <w:r>
                <w:fldChar w:fldCharType="separate"/>
              </w:r>
              <w:r>
                <w:rPr>
                  <w:rStyle w:val="Hyperlink"/>
                </w:rPr>
                <w:t>https://www.kony.com/service-level-agreement/</w:t>
              </w:r>
              <w:r>
                <w:rPr>
                  <w:rStyle w:val="Hyperlink"/>
                </w:rPr>
                <w:fldChar w:fldCharType="end"/>
              </w:r>
            </w:ins>
          </w:p>
          <w:p w14:paraId="4E6D9B23" w14:textId="77777777" w:rsidR="00E647CD" w:rsidRDefault="00E647CD" w:rsidP="00E647CD">
            <w:pPr>
              <w:rPr>
                <w:ins w:id="48" w:author="Brandon Spooner" w:date="2020-04-23T23:24:00Z"/>
              </w:rPr>
            </w:pPr>
            <w:ins w:id="49" w:author="Brandon Spooner" w:date="2020-04-23T23:24:00Z">
              <w:r>
                <w:t>RTO: &lt;4hrs</w:t>
              </w:r>
            </w:ins>
          </w:p>
          <w:p w14:paraId="3A95F697" w14:textId="3E431E51" w:rsidR="00E647CD" w:rsidRPr="00844AE1" w:rsidRDefault="00E647CD" w:rsidP="00844AE1">
            <w:pPr>
              <w:rPr>
                <w:rPrChange w:id="50" w:author="Brandon Spooner" w:date="2020-04-23T23:24:00Z">
                  <w:rPr>
                    <w:sz w:val="20"/>
                    <w:szCs w:val="20"/>
                  </w:rPr>
                </w:rPrChange>
              </w:rPr>
              <w:pPrChange w:id="51" w:author="Brandon Spooner" w:date="2020-04-23T23:24:00Z">
                <w:pPr>
                  <w:spacing w:after="0" w:line="240" w:lineRule="auto"/>
                </w:pPr>
              </w:pPrChange>
            </w:pPr>
            <w:ins w:id="52" w:author="Brandon Spooner" w:date="2020-04-23T23:24:00Z">
              <w:r>
                <w:t>RPO: 5min</w:t>
              </w:r>
            </w:ins>
          </w:p>
        </w:tc>
      </w:tr>
      <w:tr w:rsidR="00E32F46" w:rsidRPr="00B15FCD" w14:paraId="3F5A8B27"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7C9F8987" w14:textId="563C0876" w:rsidR="00E32F46" w:rsidRPr="00E94817" w:rsidRDefault="008C51C5" w:rsidP="00176AD3">
            <w:pPr>
              <w:spacing w:after="0" w:line="240" w:lineRule="auto"/>
              <w:rPr>
                <w:sz w:val="20"/>
                <w:szCs w:val="20"/>
              </w:rPr>
            </w:pPr>
            <w:r>
              <w:rPr>
                <w:sz w:val="20"/>
                <w:szCs w:val="20"/>
              </w:rPr>
              <w:t>Do you</w:t>
            </w:r>
            <w:r w:rsidR="00F8702F" w:rsidRPr="00F8702F">
              <w:rPr>
                <w:sz w:val="20"/>
                <w:szCs w:val="20"/>
              </w:rPr>
              <w:t xml:space="preserve"> provide regular service management reports (e.g., </w:t>
            </w:r>
            <w:r w:rsidR="00176AD3">
              <w:rPr>
                <w:sz w:val="20"/>
                <w:szCs w:val="20"/>
              </w:rPr>
              <w:t>uptime, response time, etc.</w:t>
            </w:r>
            <w:r w:rsidR="00F8702F" w:rsidRPr="00F8702F">
              <w:rPr>
                <w:sz w:val="20"/>
                <w:szCs w:val="20"/>
              </w:rPr>
              <w:t>)? If so, state the frequency of such reporting.</w:t>
            </w:r>
          </w:p>
        </w:tc>
        <w:tc>
          <w:tcPr>
            <w:tcW w:w="5432" w:type="dxa"/>
          </w:tcPr>
          <w:p w14:paraId="47D8553A" w14:textId="4608C968" w:rsidR="00587F77" w:rsidRDefault="00587F77" w:rsidP="00587F77">
            <w:pPr>
              <w:rPr>
                <w:ins w:id="53" w:author="Brandon Spooner" w:date="2020-04-23T23:25:00Z"/>
              </w:rPr>
            </w:pPr>
            <w:ins w:id="54" w:author="Brandon Spooner" w:date="2020-04-23T23:25:00Z">
              <w:r>
                <w:t xml:space="preserve">Temenos has implemented a Cloud Operations Change management procedure that: </w:t>
              </w:r>
            </w:ins>
          </w:p>
          <w:p w14:paraId="514A6B9C" w14:textId="5A2377B1" w:rsidR="00587F77" w:rsidRDefault="00587F77" w:rsidP="00587F77">
            <w:pPr>
              <w:rPr>
                <w:ins w:id="55" w:author="Brandon Spooner" w:date="2020-04-23T23:25:00Z"/>
              </w:rPr>
            </w:pPr>
            <w:ins w:id="56" w:author="Brandon Spooner" w:date="2020-04-23T23:25:00Z">
              <w:r>
                <w:t>- details the Standard and Emergency Change Management processes showing key activities against the relevant functions/roles</w:t>
              </w:r>
            </w:ins>
          </w:p>
          <w:p w14:paraId="2F0F1BD6" w14:textId="77777777" w:rsidR="00587F77" w:rsidRDefault="00587F77" w:rsidP="00587F77">
            <w:pPr>
              <w:rPr>
                <w:ins w:id="57" w:author="Brandon Spooner" w:date="2020-04-23T23:25:00Z"/>
              </w:rPr>
            </w:pPr>
            <w:ins w:id="58" w:author="Brandon Spooner" w:date="2020-04-23T23:25:00Z">
              <w:r>
                <w:t>- provides guidelines on handling escalation, notifications and Plans used during Change Management.</w:t>
              </w:r>
            </w:ins>
          </w:p>
          <w:p w14:paraId="71ABA440" w14:textId="77777777" w:rsidR="00587F77" w:rsidRDefault="00587F77" w:rsidP="00587F77">
            <w:pPr>
              <w:rPr>
                <w:ins w:id="59" w:author="Brandon Spooner" w:date="2020-04-23T23:25:00Z"/>
              </w:rPr>
            </w:pPr>
            <w:ins w:id="60" w:author="Brandon Spooner" w:date="2020-04-23T23:25:00Z">
              <w:r>
                <w:t>- detailed the process governance controls defined to ensure the process is implemented accurately and in full.  Includes required process metrics, reports and meetings.  </w:t>
              </w:r>
            </w:ins>
          </w:p>
          <w:p w14:paraId="0F6C0DD0" w14:textId="0AC53082" w:rsidR="00E32F46" w:rsidRPr="00587F77" w:rsidRDefault="00587F77" w:rsidP="00587F77">
            <w:pPr>
              <w:rPr>
                <w:rPrChange w:id="61" w:author="Brandon Spooner" w:date="2020-04-23T23:25:00Z">
                  <w:rPr>
                    <w:sz w:val="20"/>
                    <w:szCs w:val="20"/>
                  </w:rPr>
                </w:rPrChange>
              </w:rPr>
              <w:pPrChange w:id="62" w:author="Brandon Spooner" w:date="2020-04-23T23:25:00Z">
                <w:pPr>
                  <w:spacing w:after="0" w:line="240" w:lineRule="auto"/>
                </w:pPr>
              </w:pPrChange>
            </w:pPr>
            <w:ins w:id="63" w:author="Brandon Spooner" w:date="2020-04-23T23:25:00Z">
              <w:r>
                <w:t xml:space="preserve">All changes are scheduled taking into consideration client requirements and change windows agreed within SLA. Change initiator and client is </w:t>
              </w:r>
              <w:proofErr w:type="gramStart"/>
              <w:r>
                <w:t>informed</w:t>
              </w:r>
              <w:proofErr w:type="gramEnd"/>
              <w:r>
                <w:t xml:space="preserve"> and change window agreed. An agreed and established change and release windows improves the planning and throughput of changes and releases. Client approval is required as major releases may </w:t>
              </w:r>
              <w:r>
                <w:lastRenderedPageBreak/>
                <w:t>need to be scheduled with the business and stakeholders at a predetermined time.</w:t>
              </w:r>
            </w:ins>
          </w:p>
        </w:tc>
      </w:tr>
      <w:tr w:rsidR="00E32F46" w:rsidRPr="00B15FCD" w14:paraId="6AB220EB"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F991F8D" w14:textId="4A75C532" w:rsidR="00E32F46" w:rsidRPr="00E94817" w:rsidRDefault="00F8702F" w:rsidP="00AD68BE">
            <w:pPr>
              <w:spacing w:after="0" w:line="240" w:lineRule="auto"/>
              <w:rPr>
                <w:sz w:val="20"/>
                <w:szCs w:val="20"/>
              </w:rPr>
            </w:pPr>
            <w:r w:rsidRPr="00F8702F">
              <w:rPr>
                <w:sz w:val="20"/>
                <w:szCs w:val="20"/>
              </w:rPr>
              <w:lastRenderedPageBreak/>
              <w:t>Describe penalties associated with SLA non-compliance.</w:t>
            </w:r>
          </w:p>
        </w:tc>
        <w:tc>
          <w:tcPr>
            <w:tcW w:w="5432" w:type="dxa"/>
          </w:tcPr>
          <w:p w14:paraId="005C2989" w14:textId="4B9130FF" w:rsidR="00E32F46" w:rsidRPr="002D70B4" w:rsidRDefault="002D70B4" w:rsidP="002D70B4">
            <w:pPr>
              <w:rPr>
                <w:rPrChange w:id="64" w:author="Brandon Spooner" w:date="2020-04-23T23:25:00Z">
                  <w:rPr>
                    <w:sz w:val="20"/>
                    <w:szCs w:val="20"/>
                  </w:rPr>
                </w:rPrChange>
              </w:rPr>
              <w:pPrChange w:id="65" w:author="Brandon Spooner" w:date="2020-04-23T23:25:00Z">
                <w:pPr>
                  <w:spacing w:after="0" w:line="240" w:lineRule="auto"/>
                </w:pPr>
              </w:pPrChange>
            </w:pPr>
            <w:ins w:id="66" w:author="Brandon Spooner" w:date="2020-04-23T23:25:00Z">
              <w:r>
                <w:t xml:space="preserve">Yes, please see our available at https://www.kony.com/service-level-agreement and the Cloud provider has SLA and corresponding for the services they provide as follows: AWS - </w:t>
              </w:r>
              <w:r>
                <w:fldChar w:fldCharType="begin"/>
              </w:r>
              <w:r>
                <w:instrText xml:space="preserve"> HYPERLINK "https://aws.amazon.com/legal/service-level-agreements/" </w:instrText>
              </w:r>
              <w:r>
                <w:fldChar w:fldCharType="separate"/>
              </w:r>
              <w:r>
                <w:rPr>
                  <w:rStyle w:val="Hyperlink"/>
                </w:rPr>
                <w:t>https://aws.amazon.com/legal/service-level-agreements/</w:t>
              </w:r>
              <w:r>
                <w:rPr>
                  <w:rStyle w:val="Hyperlink"/>
                </w:rPr>
                <w:fldChar w:fldCharType="end"/>
              </w:r>
              <w:r>
                <w:t xml:space="preserve"> ; Azure - </w:t>
              </w:r>
              <w:r>
                <w:fldChar w:fldCharType="begin"/>
              </w:r>
              <w:r>
                <w:instrText xml:space="preserve"> HYPERLINK "https://azure.microsoft.com/en-us/support/legal/sla/" </w:instrText>
              </w:r>
              <w:r>
                <w:fldChar w:fldCharType="separate"/>
              </w:r>
              <w:r>
                <w:rPr>
                  <w:rStyle w:val="Hyperlink"/>
                </w:rPr>
                <w:t>https://azure.microsoft.com/en-us/support/legal/sla/</w:t>
              </w:r>
              <w:r>
                <w:rPr>
                  <w:rStyle w:val="Hyperlink"/>
                </w:rPr>
                <w:fldChar w:fldCharType="end"/>
              </w:r>
              <w:r>
                <w:t xml:space="preserve">. </w:t>
              </w:r>
            </w:ins>
          </w:p>
        </w:tc>
      </w:tr>
      <w:tr w:rsidR="00176AD3" w:rsidRPr="00B15FCD" w14:paraId="015EC9F7"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5EFFA0C7" w14:textId="25632B9C" w:rsidR="00176AD3" w:rsidRPr="00F8702F" w:rsidRDefault="00176AD3" w:rsidP="00AD68BE">
            <w:pPr>
              <w:spacing w:after="0" w:line="240" w:lineRule="auto"/>
              <w:rPr>
                <w:sz w:val="20"/>
                <w:szCs w:val="20"/>
              </w:rPr>
            </w:pPr>
            <w:r>
              <w:rPr>
                <w:sz w:val="20"/>
                <w:szCs w:val="20"/>
              </w:rPr>
              <w:t xml:space="preserve">What </w:t>
            </w:r>
            <w:proofErr w:type="gramStart"/>
            <w:r>
              <w:rPr>
                <w:sz w:val="20"/>
                <w:szCs w:val="20"/>
              </w:rPr>
              <w:t>are</w:t>
            </w:r>
            <w:proofErr w:type="gramEnd"/>
            <w:r>
              <w:rPr>
                <w:sz w:val="20"/>
                <w:szCs w:val="20"/>
              </w:rPr>
              <w:t xml:space="preserve"> your uptime/availability statistics?</w:t>
            </w:r>
          </w:p>
        </w:tc>
        <w:tc>
          <w:tcPr>
            <w:tcW w:w="5432" w:type="dxa"/>
          </w:tcPr>
          <w:p w14:paraId="0FC7DC65" w14:textId="474B3827" w:rsidR="00176AD3" w:rsidRPr="00066D6F" w:rsidRDefault="00066D6F" w:rsidP="00066D6F">
            <w:pPr>
              <w:rPr>
                <w:rPrChange w:id="67" w:author="Brandon Spooner" w:date="2020-04-23T23:25:00Z">
                  <w:rPr>
                    <w:sz w:val="20"/>
                    <w:szCs w:val="20"/>
                  </w:rPr>
                </w:rPrChange>
              </w:rPr>
              <w:pPrChange w:id="68" w:author="Brandon Spooner" w:date="2020-04-23T23:25:00Z">
                <w:pPr>
                  <w:spacing w:after="0" w:line="240" w:lineRule="auto"/>
                </w:pPr>
              </w:pPrChange>
            </w:pPr>
            <w:ins w:id="69" w:author="Brandon Spooner" w:date="2020-04-23T23:25:00Z">
              <w:r>
                <w:t>Temenos Infinity service-level-agreement is outlined in each of our clients' contract and can be found at https://www.kony.com/service-level-agreement website.</w:t>
              </w:r>
            </w:ins>
          </w:p>
        </w:tc>
      </w:tr>
    </w:tbl>
    <w:p w14:paraId="7A6CA11D" w14:textId="3C0327D9" w:rsidR="00B41A20" w:rsidRDefault="00B41A20" w:rsidP="00E32F46">
      <w:pPr>
        <w:pStyle w:val="BodyCopy"/>
      </w:pPr>
    </w:p>
    <w:p w14:paraId="393F85EB" w14:textId="372AD515" w:rsidR="00E32F46" w:rsidRDefault="00E32F46" w:rsidP="001B59AB">
      <w:pPr>
        <w:pStyle w:val="Heading2"/>
      </w:pPr>
      <w:bookmarkStart w:id="70" w:name="_Toc20397806"/>
      <w:bookmarkStart w:id="71" w:name="_Toc21698905"/>
      <w:r>
        <w:t>Third Party</w:t>
      </w:r>
      <w:bookmarkEnd w:id="70"/>
      <w:bookmarkEnd w:id="71"/>
    </w:p>
    <w:tbl>
      <w:tblPr>
        <w:tblStyle w:val="Corporate"/>
        <w:tblW w:w="10110" w:type="dxa"/>
        <w:tblLook w:val="0420" w:firstRow="1" w:lastRow="0" w:firstColumn="0" w:lastColumn="0" w:noHBand="0" w:noVBand="1"/>
      </w:tblPr>
      <w:tblGrid>
        <w:gridCol w:w="4678"/>
        <w:gridCol w:w="5432"/>
      </w:tblGrid>
      <w:tr w:rsidR="00E32F46" w:rsidRPr="00B15FCD" w14:paraId="0930CBEB"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550165E1" w14:textId="77777777" w:rsidR="00E32F46" w:rsidRPr="00E94817" w:rsidRDefault="00E32F46" w:rsidP="00AD68BE">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31AE5CF4" w14:textId="77777777" w:rsidR="00E32F46" w:rsidRPr="00E94817" w:rsidRDefault="00E32F46" w:rsidP="00AD68BE">
            <w:pPr>
              <w:spacing w:after="0" w:line="240" w:lineRule="auto"/>
              <w:rPr>
                <w:b w:val="0"/>
                <w:sz w:val="20"/>
                <w:szCs w:val="20"/>
              </w:rPr>
            </w:pPr>
            <w:r>
              <w:rPr>
                <w:sz w:val="20"/>
                <w:szCs w:val="20"/>
              </w:rPr>
              <w:t>Answer</w:t>
            </w:r>
          </w:p>
        </w:tc>
      </w:tr>
      <w:tr w:rsidR="00E32F46" w:rsidRPr="00B15FCD" w14:paraId="660A5769"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300BB097" w14:textId="0AB4AD39" w:rsidR="00E32F46" w:rsidRPr="001D4982" w:rsidRDefault="008C51C5" w:rsidP="008C51C5">
            <w:pPr>
              <w:spacing w:after="0" w:line="240" w:lineRule="auto"/>
              <w:rPr>
                <w:color w:val="111111" w:themeColor="text1"/>
                <w:sz w:val="20"/>
                <w:szCs w:val="20"/>
              </w:rPr>
            </w:pPr>
            <w:r w:rsidRPr="001D4982">
              <w:rPr>
                <w:color w:val="111111" w:themeColor="text1"/>
                <w:sz w:val="20"/>
                <w:szCs w:val="20"/>
              </w:rPr>
              <w:t>Do you</w:t>
            </w:r>
            <w:r w:rsidR="00B41A20" w:rsidRPr="001D4982">
              <w:rPr>
                <w:color w:val="111111" w:themeColor="text1"/>
                <w:sz w:val="20"/>
                <w:szCs w:val="20"/>
              </w:rPr>
              <w:t xml:space="preserve"> use a third party</w:t>
            </w:r>
            <w:r w:rsidR="00371234" w:rsidRPr="001D4982">
              <w:rPr>
                <w:color w:val="111111" w:themeColor="text1"/>
                <w:sz w:val="20"/>
                <w:szCs w:val="20"/>
              </w:rPr>
              <w:t>/sub-contractors</w:t>
            </w:r>
            <w:r w:rsidR="00B41A20" w:rsidRPr="001D4982">
              <w:rPr>
                <w:color w:val="111111" w:themeColor="text1"/>
                <w:sz w:val="20"/>
              </w:rPr>
              <w:t xml:space="preserve"> </w:t>
            </w:r>
            <w:r w:rsidR="00B41A20" w:rsidRPr="001D4982">
              <w:rPr>
                <w:color w:val="111111" w:themeColor="text1"/>
                <w:sz w:val="20"/>
                <w:szCs w:val="20"/>
              </w:rPr>
              <w:t xml:space="preserve">to provide the required services? If so, explain the services to be provided by the third party, the type of relationship </w:t>
            </w:r>
            <w:r w:rsidRPr="001D4982">
              <w:rPr>
                <w:color w:val="111111" w:themeColor="text1"/>
                <w:sz w:val="20"/>
                <w:szCs w:val="20"/>
              </w:rPr>
              <w:t>held with</w:t>
            </w:r>
            <w:r w:rsidR="00B41A20" w:rsidRPr="001D4982">
              <w:rPr>
                <w:color w:val="111111" w:themeColor="text1"/>
                <w:sz w:val="20"/>
                <w:szCs w:val="20"/>
              </w:rPr>
              <w:t xml:space="preserve"> the third party, where the third party is located and if at any time </w:t>
            </w:r>
            <w:r w:rsidRPr="001D4982">
              <w:rPr>
                <w:color w:val="111111" w:themeColor="text1"/>
                <w:sz w:val="20"/>
                <w:szCs w:val="20"/>
              </w:rPr>
              <w:t>the third party</w:t>
            </w:r>
            <w:r w:rsidR="00B41A20" w:rsidRPr="001D4982">
              <w:rPr>
                <w:color w:val="111111" w:themeColor="text1"/>
                <w:sz w:val="20"/>
                <w:szCs w:val="20"/>
              </w:rPr>
              <w:t xml:space="preserve"> would store </w:t>
            </w:r>
            <w:r w:rsidR="008A47E6" w:rsidRPr="001D4982">
              <w:rPr>
                <w:color w:val="111111" w:themeColor="text1"/>
                <w:sz w:val="20"/>
                <w:szCs w:val="20"/>
              </w:rPr>
              <w:t xml:space="preserve">or process </w:t>
            </w:r>
            <w:r w:rsidR="00B41A20" w:rsidRPr="001D4982">
              <w:rPr>
                <w:color w:val="111111" w:themeColor="text1"/>
                <w:sz w:val="20"/>
                <w:szCs w:val="20"/>
              </w:rPr>
              <w:t>CWBFG data.</w:t>
            </w:r>
          </w:p>
        </w:tc>
        <w:tc>
          <w:tcPr>
            <w:tcW w:w="5432" w:type="dxa"/>
          </w:tcPr>
          <w:p w14:paraId="4B826FDD" w14:textId="1FDDD003" w:rsidR="00E32F46" w:rsidRPr="00DC6F0F" w:rsidRDefault="00DC6F0F" w:rsidP="00DC6F0F">
            <w:pPr>
              <w:rPr>
                <w:rPrChange w:id="72" w:author="Brandon Spooner" w:date="2020-04-23T23:26:00Z">
                  <w:rPr>
                    <w:sz w:val="20"/>
                    <w:szCs w:val="20"/>
                  </w:rPr>
                </w:rPrChange>
              </w:rPr>
              <w:pPrChange w:id="73" w:author="Brandon Spooner" w:date="2020-04-23T23:26:00Z">
                <w:pPr>
                  <w:spacing w:after="0" w:line="240" w:lineRule="auto"/>
                </w:pPr>
              </w:pPrChange>
            </w:pPr>
            <w:ins w:id="74" w:author="Brandon Spooner" w:date="2020-04-23T23:26:00Z">
              <w:r>
                <w:t xml:space="preserve">Yes. Temenos uses Azure and AWS hosting provider services to serve or applications. Hosting providers are located is distributed regions. Hosting providers do not currently store or process </w:t>
              </w:r>
            </w:ins>
            <w:r w:rsidR="00975E60">
              <w:t>customer</w:t>
            </w:r>
            <w:ins w:id="75" w:author="Brandon Spooner" w:date="2020-04-23T23:26:00Z">
              <w:r>
                <w:t xml:space="preserve"> data except for application hosting purposes.</w:t>
              </w:r>
            </w:ins>
          </w:p>
        </w:tc>
      </w:tr>
      <w:tr w:rsidR="00E32F46" w:rsidRPr="00B15FCD" w14:paraId="6755147A"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35C84717" w14:textId="4A7F6B15" w:rsidR="00E32F46" w:rsidRPr="001D4982" w:rsidRDefault="00820777" w:rsidP="00F466FC">
            <w:pPr>
              <w:spacing w:after="0" w:line="240" w:lineRule="auto"/>
              <w:rPr>
                <w:color w:val="111111" w:themeColor="text1"/>
                <w:sz w:val="20"/>
                <w:szCs w:val="20"/>
              </w:rPr>
            </w:pPr>
            <w:r w:rsidRPr="001D4982">
              <w:rPr>
                <w:color w:val="111111" w:themeColor="text1"/>
                <w:sz w:val="20"/>
                <w:szCs w:val="20"/>
              </w:rPr>
              <w:t>Do you</w:t>
            </w:r>
            <w:r w:rsidR="00B41A20" w:rsidRPr="001D4982">
              <w:rPr>
                <w:color w:val="111111" w:themeColor="text1"/>
                <w:sz w:val="20"/>
                <w:szCs w:val="20"/>
              </w:rPr>
              <w:t xml:space="preserve"> monitor service continuity with upstream providers</w:t>
            </w:r>
            <w:r w:rsidR="00F466FC" w:rsidRPr="001D4982">
              <w:rPr>
                <w:color w:val="111111" w:themeColor="text1"/>
                <w:sz w:val="20"/>
                <w:szCs w:val="20"/>
              </w:rPr>
              <w:t xml:space="preserve"> and are you able to proactively identify issues with these providers that could impact the quality of service provided by you?  </w:t>
            </w:r>
          </w:p>
        </w:tc>
        <w:tc>
          <w:tcPr>
            <w:tcW w:w="5432" w:type="dxa"/>
          </w:tcPr>
          <w:p w14:paraId="5F5BFF11" w14:textId="40D72851" w:rsidR="00E32F46" w:rsidRPr="006E1D05" w:rsidRDefault="006E1D05" w:rsidP="006E1D05">
            <w:pPr>
              <w:rPr>
                <w:rPrChange w:id="76" w:author="Brandon Spooner" w:date="2020-04-23T23:26:00Z">
                  <w:rPr>
                    <w:sz w:val="20"/>
                    <w:szCs w:val="20"/>
                  </w:rPr>
                </w:rPrChange>
              </w:rPr>
              <w:pPrChange w:id="77" w:author="Brandon Spooner" w:date="2020-04-23T23:26:00Z">
                <w:pPr>
                  <w:spacing w:after="0" w:line="240" w:lineRule="auto"/>
                </w:pPr>
              </w:pPrChange>
            </w:pPr>
            <w:ins w:id="78" w:author="Brandon Spooner" w:date="2020-04-23T23:26:00Z">
              <w:r>
                <w:t xml:space="preserve">Yes. Temenos monitors our service providers availability and status at all times to continuously provide high </w:t>
              </w:r>
            </w:ins>
            <w:r w:rsidR="00975E60">
              <w:t>availability</w:t>
            </w:r>
            <w:ins w:id="79" w:author="Brandon Spooner" w:date="2020-04-23T23:26:00Z">
              <w:r>
                <w:t xml:space="preserve"> applications to our customers.</w:t>
              </w:r>
            </w:ins>
          </w:p>
        </w:tc>
      </w:tr>
      <w:tr w:rsidR="00AF62CC" w:rsidRPr="00B15FCD" w14:paraId="3185840F" w14:textId="77777777" w:rsidTr="00AD68BE">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506619BB" w14:textId="77777777" w:rsidR="00AF62CC" w:rsidRPr="001D4982" w:rsidRDefault="00AF62CC" w:rsidP="00F466FC">
            <w:pPr>
              <w:spacing w:after="0" w:line="240" w:lineRule="auto"/>
              <w:rPr>
                <w:color w:val="111111" w:themeColor="text1"/>
                <w:sz w:val="20"/>
                <w:szCs w:val="20"/>
              </w:rPr>
            </w:pPr>
            <w:r w:rsidRPr="001D4982">
              <w:rPr>
                <w:color w:val="111111" w:themeColor="text1"/>
                <w:sz w:val="20"/>
                <w:szCs w:val="20"/>
              </w:rPr>
              <w:t>If &lt;vendor&gt;s data or systems are being hosted by a third-party vendor, do agreements and contracts with subcontractors and outsourcing service providers include security and confidentiality requirements?</w:t>
            </w:r>
          </w:p>
        </w:tc>
        <w:tc>
          <w:tcPr>
            <w:tcW w:w="5432" w:type="dxa"/>
          </w:tcPr>
          <w:p w14:paraId="77F5F359" w14:textId="0909CF04" w:rsidR="00AF62CC" w:rsidRPr="00BA4B30" w:rsidRDefault="00BA4B30" w:rsidP="00BA4B30">
            <w:pPr>
              <w:rPr>
                <w:rPrChange w:id="80" w:author="Brandon Spooner" w:date="2020-04-23T23:26:00Z">
                  <w:rPr>
                    <w:sz w:val="20"/>
                    <w:szCs w:val="20"/>
                  </w:rPr>
                </w:rPrChange>
              </w:rPr>
              <w:pPrChange w:id="81" w:author="Brandon Spooner" w:date="2020-04-23T23:26:00Z">
                <w:pPr>
                  <w:spacing w:after="0" w:line="240" w:lineRule="auto"/>
                </w:pPr>
              </w:pPrChange>
            </w:pPr>
            <w:ins w:id="82" w:author="Brandon Spooner" w:date="2020-04-23T23:26:00Z">
              <w:r>
                <w:t>Yes, Temenos engages hosting providers and 3rd party vendors with appropriate agreements that specifically detail security and confidentiality requirements and due diligence.</w:t>
              </w:r>
            </w:ins>
          </w:p>
        </w:tc>
      </w:tr>
      <w:tr w:rsidR="00CD5982" w:rsidRPr="00B15FCD" w14:paraId="01B33C3B" w14:textId="77777777" w:rsidTr="00AD68BE">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6A280E7C" w14:textId="77777777" w:rsidR="00CD5982" w:rsidRPr="001D4982" w:rsidRDefault="00CD5982" w:rsidP="00F466FC">
            <w:pPr>
              <w:spacing w:after="0" w:line="240" w:lineRule="auto"/>
              <w:rPr>
                <w:color w:val="111111" w:themeColor="text1"/>
                <w:sz w:val="20"/>
                <w:szCs w:val="20"/>
              </w:rPr>
            </w:pPr>
            <w:r w:rsidRPr="001D4982">
              <w:rPr>
                <w:color w:val="111111" w:themeColor="text1"/>
                <w:sz w:val="20"/>
                <w:szCs w:val="20"/>
              </w:rPr>
              <w:t>If data or systems are being hosted by a third-party, what controls are in place to prevent theft of data?</w:t>
            </w:r>
          </w:p>
        </w:tc>
        <w:tc>
          <w:tcPr>
            <w:tcW w:w="5432" w:type="dxa"/>
          </w:tcPr>
          <w:p w14:paraId="1DC09F7D" w14:textId="4BB2C138" w:rsidR="00CD5982" w:rsidRPr="0049548B" w:rsidRDefault="0049548B" w:rsidP="0049548B">
            <w:pPr>
              <w:rPr>
                <w:rPrChange w:id="83" w:author="Brandon Spooner" w:date="2020-04-23T23:27:00Z">
                  <w:rPr>
                    <w:sz w:val="20"/>
                    <w:szCs w:val="20"/>
                  </w:rPr>
                </w:rPrChange>
              </w:rPr>
              <w:pPrChange w:id="84" w:author="Brandon Spooner" w:date="2020-04-23T23:27:00Z">
                <w:pPr>
                  <w:spacing w:after="0" w:line="240" w:lineRule="auto"/>
                </w:pPr>
              </w:pPrChange>
            </w:pPr>
            <w:ins w:id="85" w:author="Brandon Spooner" w:date="2020-04-23T23:27:00Z">
              <w:r>
                <w:t>Access controls and encryption are in place to ensure data is not directly accessible by Temenos or our hosting provider, but only accessible our customers. Underlying infrastructure is accessible to our hosting provider, however, but data is secured.</w:t>
              </w:r>
            </w:ins>
          </w:p>
        </w:tc>
      </w:tr>
    </w:tbl>
    <w:p w14:paraId="175CD02D" w14:textId="78C6930A" w:rsidR="00E32F46" w:rsidRDefault="00E32F46" w:rsidP="00E32F46">
      <w:pPr>
        <w:pStyle w:val="BodyCopy"/>
      </w:pPr>
    </w:p>
    <w:p w14:paraId="7503DD8B" w14:textId="77777777" w:rsidR="00C2382E" w:rsidRDefault="00C2382E" w:rsidP="00E32F46">
      <w:pPr>
        <w:pStyle w:val="BodyCopy"/>
      </w:pPr>
    </w:p>
    <w:p w14:paraId="65DDFA6C" w14:textId="55B44A26" w:rsidR="00E32F46" w:rsidRDefault="00793A4A" w:rsidP="001B59AB">
      <w:pPr>
        <w:pStyle w:val="Heading2"/>
      </w:pPr>
      <w:bookmarkStart w:id="86" w:name="_Toc20397807"/>
      <w:bookmarkStart w:id="87" w:name="_Toc21698906"/>
      <w:r>
        <w:t>D</w:t>
      </w:r>
      <w:r w:rsidR="00581E5A" w:rsidRPr="00581E5A">
        <w:t xml:space="preserve">isaster </w:t>
      </w:r>
      <w:r>
        <w:t>R</w:t>
      </w:r>
      <w:r w:rsidRPr="00581E5A">
        <w:t xml:space="preserve">ecovery </w:t>
      </w:r>
      <w:r w:rsidR="00581E5A" w:rsidRPr="00581E5A">
        <w:t xml:space="preserve">/ </w:t>
      </w:r>
      <w:r>
        <w:t>C</w:t>
      </w:r>
      <w:r w:rsidRPr="00581E5A">
        <w:t>ontinuity</w:t>
      </w:r>
      <w:bookmarkEnd w:id="86"/>
      <w:bookmarkEnd w:id="87"/>
    </w:p>
    <w:tbl>
      <w:tblPr>
        <w:tblStyle w:val="Corporate"/>
        <w:tblW w:w="10110" w:type="dxa"/>
        <w:tblLook w:val="0420" w:firstRow="1" w:lastRow="0" w:firstColumn="0" w:lastColumn="0" w:noHBand="0" w:noVBand="1"/>
      </w:tblPr>
      <w:tblGrid>
        <w:gridCol w:w="4678"/>
        <w:gridCol w:w="5432"/>
      </w:tblGrid>
      <w:tr w:rsidR="00E32F46" w:rsidRPr="00B15FCD" w14:paraId="272E02B2"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281D8A72" w14:textId="77777777" w:rsidR="00E32F46" w:rsidRPr="00E94817" w:rsidRDefault="00E32F46" w:rsidP="00AD68BE">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1054FB01" w14:textId="77777777" w:rsidR="00E32F46" w:rsidRPr="00E94817" w:rsidRDefault="00E32F46" w:rsidP="00AD68BE">
            <w:pPr>
              <w:spacing w:after="0" w:line="240" w:lineRule="auto"/>
              <w:rPr>
                <w:b w:val="0"/>
                <w:sz w:val="20"/>
                <w:szCs w:val="20"/>
              </w:rPr>
            </w:pPr>
            <w:r>
              <w:rPr>
                <w:sz w:val="20"/>
                <w:szCs w:val="20"/>
              </w:rPr>
              <w:t>Answer</w:t>
            </w:r>
          </w:p>
        </w:tc>
      </w:tr>
      <w:tr w:rsidR="00E32F46" w:rsidRPr="00B15FCD" w14:paraId="5FBEAF2C"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2B2A3C62" w14:textId="5FE92D4B" w:rsidR="00E32F46" w:rsidRPr="00E94817" w:rsidRDefault="007956F4" w:rsidP="007956F4">
            <w:pPr>
              <w:spacing w:after="0" w:line="240" w:lineRule="auto"/>
              <w:rPr>
                <w:sz w:val="20"/>
                <w:szCs w:val="20"/>
              </w:rPr>
            </w:pPr>
            <w:r w:rsidRPr="007956F4">
              <w:rPr>
                <w:sz w:val="20"/>
                <w:szCs w:val="20"/>
              </w:rPr>
              <w:t>Please provide a summary of your proposed business continuity procedure in the event of major</w:t>
            </w:r>
            <w:r w:rsidR="00E35252">
              <w:rPr>
                <w:sz w:val="20"/>
                <w:szCs w:val="20"/>
              </w:rPr>
              <w:t xml:space="preserve"> t</w:t>
            </w:r>
            <w:r w:rsidRPr="007956F4">
              <w:rPr>
                <w:sz w:val="20"/>
                <w:szCs w:val="20"/>
              </w:rPr>
              <w:t>echnical and/or operational disruptions. This will include yo</w:t>
            </w:r>
            <w:r>
              <w:rPr>
                <w:sz w:val="20"/>
                <w:szCs w:val="20"/>
              </w:rPr>
              <w:t>ur disaster recovery processes.</w:t>
            </w:r>
          </w:p>
        </w:tc>
        <w:tc>
          <w:tcPr>
            <w:tcW w:w="5432" w:type="dxa"/>
          </w:tcPr>
          <w:p w14:paraId="0E5B4DA7" w14:textId="681CFC6C" w:rsidR="00E32F46" w:rsidRPr="00AB24A8" w:rsidRDefault="00AB24A8" w:rsidP="00AB24A8">
            <w:pPr>
              <w:rPr>
                <w:rPrChange w:id="88" w:author="Brandon Spooner" w:date="2020-04-23T23:27:00Z">
                  <w:rPr>
                    <w:sz w:val="20"/>
                    <w:szCs w:val="20"/>
                  </w:rPr>
                </w:rPrChange>
              </w:rPr>
              <w:pPrChange w:id="89" w:author="Brandon Spooner" w:date="2020-04-23T23:27:00Z">
                <w:pPr>
                  <w:spacing w:after="0" w:line="240" w:lineRule="auto"/>
                </w:pPr>
              </w:pPrChange>
            </w:pPr>
            <w:ins w:id="90" w:author="Brandon Spooner" w:date="2020-04-23T23:27:00Z">
              <w:r>
                <w:t>See attached BCP/DR documentation.</w:t>
              </w:r>
            </w:ins>
          </w:p>
        </w:tc>
      </w:tr>
      <w:tr w:rsidR="00E32F46" w:rsidRPr="00B15FCD" w14:paraId="658E0893"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31530AF8" w14:textId="1C26F431" w:rsidR="00E32F46" w:rsidRPr="00E94817" w:rsidRDefault="008C51C5" w:rsidP="00E35252">
            <w:pPr>
              <w:spacing w:after="0" w:line="240" w:lineRule="auto"/>
              <w:rPr>
                <w:sz w:val="20"/>
                <w:szCs w:val="20"/>
              </w:rPr>
            </w:pPr>
            <w:r>
              <w:rPr>
                <w:sz w:val="20"/>
                <w:szCs w:val="20"/>
              </w:rPr>
              <w:lastRenderedPageBreak/>
              <w:t>How does your</w:t>
            </w:r>
            <w:r w:rsidR="007956F4" w:rsidRPr="007956F4">
              <w:rPr>
                <w:sz w:val="20"/>
                <w:szCs w:val="20"/>
              </w:rPr>
              <w:t xml:space="preserve"> </w:t>
            </w:r>
            <w:r>
              <w:rPr>
                <w:sz w:val="20"/>
                <w:szCs w:val="20"/>
              </w:rPr>
              <w:t>Disaster Recovery (</w:t>
            </w:r>
            <w:r w:rsidR="007956F4" w:rsidRPr="007956F4">
              <w:rPr>
                <w:sz w:val="20"/>
                <w:szCs w:val="20"/>
              </w:rPr>
              <w:t>DR</w:t>
            </w:r>
            <w:r>
              <w:rPr>
                <w:sz w:val="20"/>
                <w:szCs w:val="20"/>
              </w:rPr>
              <w:t>)</w:t>
            </w:r>
            <w:r w:rsidR="007956F4" w:rsidRPr="007956F4">
              <w:rPr>
                <w:sz w:val="20"/>
                <w:szCs w:val="20"/>
              </w:rPr>
              <w:t xml:space="preserve"> plan address critical service failure, </w:t>
            </w:r>
            <w:r w:rsidR="00E35252">
              <w:rPr>
                <w:sz w:val="20"/>
                <w:szCs w:val="20"/>
              </w:rPr>
              <w:t>p</w:t>
            </w:r>
            <w:r w:rsidR="00E35252" w:rsidRPr="007956F4">
              <w:rPr>
                <w:sz w:val="20"/>
                <w:szCs w:val="20"/>
              </w:rPr>
              <w:t xml:space="preserve">hysical </w:t>
            </w:r>
            <w:r w:rsidR="007956F4" w:rsidRPr="007956F4">
              <w:rPr>
                <w:sz w:val="20"/>
                <w:szCs w:val="20"/>
              </w:rPr>
              <w:t xml:space="preserve">disasters and </w:t>
            </w:r>
            <w:r w:rsidR="00E35252">
              <w:rPr>
                <w:sz w:val="20"/>
                <w:szCs w:val="20"/>
              </w:rPr>
              <w:t>d</w:t>
            </w:r>
            <w:r w:rsidR="007956F4" w:rsidRPr="007956F4">
              <w:rPr>
                <w:sz w:val="20"/>
                <w:szCs w:val="20"/>
              </w:rPr>
              <w:t>enial</w:t>
            </w:r>
            <w:r w:rsidR="00E35252">
              <w:rPr>
                <w:sz w:val="20"/>
                <w:szCs w:val="20"/>
              </w:rPr>
              <w:t>-</w:t>
            </w:r>
            <w:r w:rsidR="00E35252" w:rsidRPr="007956F4">
              <w:rPr>
                <w:sz w:val="20"/>
                <w:szCs w:val="20"/>
              </w:rPr>
              <w:t>of</w:t>
            </w:r>
            <w:r w:rsidR="00E35252">
              <w:rPr>
                <w:sz w:val="20"/>
                <w:szCs w:val="20"/>
              </w:rPr>
              <w:t>-</w:t>
            </w:r>
            <w:r w:rsidR="007956F4" w:rsidRPr="007956F4">
              <w:rPr>
                <w:sz w:val="20"/>
                <w:szCs w:val="20"/>
              </w:rPr>
              <w:t>service</w:t>
            </w:r>
            <w:r w:rsidR="00E35252">
              <w:rPr>
                <w:sz w:val="20"/>
                <w:szCs w:val="20"/>
              </w:rPr>
              <w:t xml:space="preserve"> (DoS)</w:t>
            </w:r>
            <w:r w:rsidR="007956F4" w:rsidRPr="007956F4">
              <w:rPr>
                <w:sz w:val="20"/>
                <w:szCs w:val="20"/>
              </w:rPr>
              <w:t xml:space="preserve"> attack?</w:t>
            </w:r>
          </w:p>
        </w:tc>
        <w:tc>
          <w:tcPr>
            <w:tcW w:w="5432" w:type="dxa"/>
          </w:tcPr>
          <w:p w14:paraId="59D899B8" w14:textId="129C1CD5" w:rsidR="00E32F46" w:rsidRPr="00E073A6" w:rsidRDefault="003635D8" w:rsidP="00E073A6">
            <w:pPr>
              <w:rPr>
                <w:rPrChange w:id="91" w:author="Brandon Spooner" w:date="2020-04-23T23:29:00Z">
                  <w:rPr>
                    <w:sz w:val="20"/>
                    <w:szCs w:val="20"/>
                  </w:rPr>
                </w:rPrChange>
              </w:rPr>
              <w:pPrChange w:id="92" w:author="Brandon Spooner" w:date="2020-04-23T23:29:00Z">
                <w:pPr>
                  <w:spacing w:after="0" w:line="240" w:lineRule="auto"/>
                </w:pPr>
              </w:pPrChange>
            </w:pPr>
            <w:ins w:id="93" w:author="Brandon Spooner" w:date="2020-04-23T23:29:00Z">
              <w:r>
                <w:t>Yes, see attached documentation.</w:t>
              </w:r>
            </w:ins>
          </w:p>
        </w:tc>
      </w:tr>
      <w:tr w:rsidR="00E32F46" w:rsidRPr="00B15FCD" w14:paraId="09EDCEAD"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14EBDC5A" w14:textId="103F6145" w:rsidR="00E32F46" w:rsidRPr="00E94817" w:rsidRDefault="00E03891" w:rsidP="00AD68BE">
            <w:pPr>
              <w:spacing w:after="0" w:line="240" w:lineRule="auto"/>
              <w:rPr>
                <w:sz w:val="20"/>
                <w:szCs w:val="20"/>
              </w:rPr>
            </w:pPr>
            <w:r w:rsidRPr="001D4982">
              <w:rPr>
                <w:color w:val="111111" w:themeColor="text1"/>
                <w:sz w:val="20"/>
                <w:szCs w:val="20"/>
              </w:rPr>
              <w:t>Does &lt;vendor&gt; have a business continuity and disaster recovery plan in place? Does &lt;vendor&gt; ensure any service providers providing services to CWB also have business continuity and disaster recovery plans? Please attach copies of &lt;vendor&gt; and service provider’s plans.</w:t>
            </w:r>
          </w:p>
        </w:tc>
        <w:tc>
          <w:tcPr>
            <w:tcW w:w="5432" w:type="dxa"/>
          </w:tcPr>
          <w:p w14:paraId="37712038" w14:textId="1A82D8C3" w:rsidR="00E32F46" w:rsidRPr="009F3791" w:rsidRDefault="009F3791" w:rsidP="009F3791">
            <w:pPr>
              <w:rPr>
                <w:rPrChange w:id="94" w:author="Brandon Spooner" w:date="2020-04-23T23:31:00Z">
                  <w:rPr>
                    <w:sz w:val="20"/>
                    <w:szCs w:val="20"/>
                  </w:rPr>
                </w:rPrChange>
              </w:rPr>
              <w:pPrChange w:id="95" w:author="Brandon Spooner" w:date="2020-04-23T23:31:00Z">
                <w:pPr>
                  <w:spacing w:after="0" w:line="240" w:lineRule="auto"/>
                </w:pPr>
              </w:pPrChange>
            </w:pPr>
            <w:ins w:id="96" w:author="Brandon Spooner" w:date="2020-04-23T23:31:00Z">
              <w:r>
                <w:t>See attached BCP/DR documentation.</w:t>
              </w:r>
            </w:ins>
          </w:p>
        </w:tc>
      </w:tr>
      <w:tr w:rsidR="00E32F46" w:rsidRPr="00B15FCD" w14:paraId="076F708D"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031E7D85" w14:textId="5ED1B03E" w:rsidR="00E32F46" w:rsidRPr="00E94817" w:rsidRDefault="007956F4" w:rsidP="008C51C5">
            <w:pPr>
              <w:spacing w:after="0" w:line="240" w:lineRule="auto"/>
              <w:rPr>
                <w:sz w:val="20"/>
                <w:szCs w:val="20"/>
              </w:rPr>
            </w:pPr>
            <w:r w:rsidRPr="007956F4">
              <w:rPr>
                <w:sz w:val="20"/>
                <w:szCs w:val="20"/>
              </w:rPr>
              <w:t xml:space="preserve">What service level guarantee does </w:t>
            </w:r>
            <w:r w:rsidR="008C51C5">
              <w:rPr>
                <w:sz w:val="20"/>
                <w:szCs w:val="20"/>
              </w:rPr>
              <w:t xml:space="preserve">you </w:t>
            </w:r>
            <w:r w:rsidRPr="007956F4">
              <w:rPr>
                <w:sz w:val="20"/>
                <w:szCs w:val="20"/>
              </w:rPr>
              <w:t>offer under recovery conditions</w:t>
            </w:r>
            <w:r w:rsidR="008C51C5">
              <w:rPr>
                <w:sz w:val="20"/>
                <w:szCs w:val="20"/>
              </w:rPr>
              <w:t>?</w:t>
            </w:r>
          </w:p>
        </w:tc>
        <w:tc>
          <w:tcPr>
            <w:tcW w:w="5432" w:type="dxa"/>
          </w:tcPr>
          <w:p w14:paraId="43C21369" w14:textId="59770248" w:rsidR="00E32F46" w:rsidRPr="00936C68" w:rsidRDefault="00936C68" w:rsidP="00936C68">
            <w:pPr>
              <w:rPr>
                <w:rPrChange w:id="97" w:author="Brandon Spooner" w:date="2020-04-23T23:32:00Z">
                  <w:rPr>
                    <w:sz w:val="20"/>
                    <w:szCs w:val="20"/>
                  </w:rPr>
                </w:rPrChange>
              </w:rPr>
              <w:pPrChange w:id="98" w:author="Brandon Spooner" w:date="2020-04-23T23:32:00Z">
                <w:pPr>
                  <w:spacing w:after="0" w:line="240" w:lineRule="auto"/>
                </w:pPr>
              </w:pPrChange>
            </w:pPr>
            <w:ins w:id="99" w:author="Brandon Spooner" w:date="2020-04-23T23:32:00Z">
              <w:r>
                <w:t xml:space="preserve">Temenos solutions are deployed in a highly available configuration across </w:t>
              </w:r>
            </w:ins>
            <w:r w:rsidR="005A6D54">
              <w:t>multiple</w:t>
            </w:r>
            <w:ins w:id="100" w:author="Brandon Spooner" w:date="2020-04-23T23:32:00Z">
              <w:r>
                <w:t xml:space="preserve"> datacenters to withstand component or datacenter failure.  Component failure is detected by monitoring tools, alerts are dispatched to our Cloud Services team who begin recovery of the failed component.  A disaster recovery exercise of a datacenter failure scenario (worst case) is tested on an annual basis.</w:t>
              </w:r>
            </w:ins>
          </w:p>
        </w:tc>
      </w:tr>
    </w:tbl>
    <w:p w14:paraId="593D8DB0" w14:textId="026FA4D3" w:rsidR="00E32F46" w:rsidRPr="00581E5A" w:rsidRDefault="00581E5A" w:rsidP="001B59AB">
      <w:pPr>
        <w:pStyle w:val="Heading2"/>
      </w:pPr>
      <w:bookmarkStart w:id="101" w:name="_Toc20397808"/>
      <w:bookmarkStart w:id="102" w:name="_Toc21698907"/>
      <w:r w:rsidRPr="00581E5A">
        <w:t>Multi-tenancy (identify if a third party is involved)</w:t>
      </w:r>
      <w:bookmarkEnd w:id="101"/>
      <w:bookmarkEnd w:id="102"/>
    </w:p>
    <w:tbl>
      <w:tblPr>
        <w:tblStyle w:val="Corporate"/>
        <w:tblW w:w="10110" w:type="dxa"/>
        <w:tblLook w:val="0420" w:firstRow="1" w:lastRow="0" w:firstColumn="0" w:lastColumn="0" w:noHBand="0" w:noVBand="1"/>
      </w:tblPr>
      <w:tblGrid>
        <w:gridCol w:w="4678"/>
        <w:gridCol w:w="5432"/>
      </w:tblGrid>
      <w:tr w:rsidR="00581E5A" w:rsidRPr="00B15FCD" w14:paraId="0F369E1E"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03A8874D" w14:textId="77777777" w:rsidR="00581E5A" w:rsidRPr="00E94817" w:rsidRDefault="00581E5A" w:rsidP="00AD68BE">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735B436D" w14:textId="77777777" w:rsidR="00581E5A" w:rsidRPr="00E94817" w:rsidRDefault="00581E5A" w:rsidP="00AD68BE">
            <w:pPr>
              <w:spacing w:after="0" w:line="240" w:lineRule="auto"/>
              <w:rPr>
                <w:b w:val="0"/>
                <w:sz w:val="20"/>
                <w:szCs w:val="20"/>
              </w:rPr>
            </w:pPr>
            <w:r>
              <w:rPr>
                <w:sz w:val="20"/>
                <w:szCs w:val="20"/>
              </w:rPr>
              <w:t>Answer</w:t>
            </w:r>
          </w:p>
        </w:tc>
      </w:tr>
      <w:tr w:rsidR="00581E5A" w:rsidRPr="00B15FCD" w14:paraId="4A0EC5C1"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3D5C9F91" w14:textId="557E57CD" w:rsidR="00581E5A" w:rsidRPr="00E94817" w:rsidRDefault="00886051" w:rsidP="00886051">
            <w:pPr>
              <w:spacing w:after="0" w:line="240" w:lineRule="auto"/>
              <w:rPr>
                <w:sz w:val="20"/>
                <w:szCs w:val="20"/>
              </w:rPr>
            </w:pPr>
            <w:r w:rsidRPr="00886051">
              <w:rPr>
                <w:sz w:val="20"/>
                <w:szCs w:val="20"/>
              </w:rPr>
              <w:t>Where is this service hosted?</w:t>
            </w:r>
          </w:p>
        </w:tc>
        <w:tc>
          <w:tcPr>
            <w:tcW w:w="5432" w:type="dxa"/>
          </w:tcPr>
          <w:p w14:paraId="25626022" w14:textId="37181087" w:rsidR="00581E5A" w:rsidRPr="00013A54" w:rsidRDefault="00013A54" w:rsidP="00013A54">
            <w:pPr>
              <w:rPr>
                <w:rPrChange w:id="103" w:author="Brandon Spooner" w:date="2020-04-23T23:32:00Z">
                  <w:rPr>
                    <w:sz w:val="20"/>
                    <w:szCs w:val="20"/>
                  </w:rPr>
                </w:rPrChange>
              </w:rPr>
              <w:pPrChange w:id="104" w:author="Brandon Spooner" w:date="2020-04-23T23:32:00Z">
                <w:pPr>
                  <w:spacing w:after="0" w:line="240" w:lineRule="auto"/>
                </w:pPr>
              </w:pPrChange>
            </w:pPr>
            <w:ins w:id="105" w:author="Brandon Spooner" w:date="2020-04-23T23:32:00Z">
              <w:r>
                <w:t>Depending on the customer requirement either AWS or Azure Public cloud.</w:t>
              </w:r>
            </w:ins>
          </w:p>
        </w:tc>
      </w:tr>
      <w:tr w:rsidR="00581E5A" w:rsidRPr="00B15FCD" w14:paraId="43949CE6"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33C548F1" w14:textId="2D63327C" w:rsidR="00581E5A" w:rsidRPr="00E94817" w:rsidRDefault="00886051" w:rsidP="00F466FC">
            <w:pPr>
              <w:spacing w:after="0" w:line="240" w:lineRule="auto"/>
              <w:rPr>
                <w:sz w:val="20"/>
                <w:szCs w:val="20"/>
              </w:rPr>
            </w:pPr>
            <w:r w:rsidRPr="00886051">
              <w:rPr>
                <w:sz w:val="20"/>
                <w:szCs w:val="20"/>
              </w:rPr>
              <w:t xml:space="preserve">Is CWBFG’s environment set up on dedicated hardware, or </w:t>
            </w:r>
            <w:r w:rsidR="00F466FC">
              <w:rPr>
                <w:sz w:val="20"/>
                <w:szCs w:val="20"/>
              </w:rPr>
              <w:t>do you host a multi-tenant architecture</w:t>
            </w:r>
            <w:r w:rsidRPr="00886051">
              <w:rPr>
                <w:sz w:val="20"/>
                <w:szCs w:val="20"/>
              </w:rPr>
              <w:t xml:space="preserve">? </w:t>
            </w:r>
          </w:p>
        </w:tc>
        <w:tc>
          <w:tcPr>
            <w:tcW w:w="5432" w:type="dxa"/>
          </w:tcPr>
          <w:p w14:paraId="328C187F" w14:textId="3E977A0B" w:rsidR="00581E5A" w:rsidRPr="00A17CCA" w:rsidRDefault="00A17CCA" w:rsidP="00A17CCA">
            <w:pPr>
              <w:rPr>
                <w:rPrChange w:id="106" w:author="Brandon Spooner" w:date="2020-04-23T23:32:00Z">
                  <w:rPr>
                    <w:sz w:val="20"/>
                    <w:szCs w:val="20"/>
                  </w:rPr>
                </w:rPrChange>
              </w:rPr>
              <w:pPrChange w:id="107" w:author="Brandon Spooner" w:date="2020-04-23T23:32:00Z">
                <w:pPr>
                  <w:spacing w:after="0" w:line="240" w:lineRule="auto"/>
                </w:pPr>
              </w:pPrChange>
            </w:pPr>
            <w:ins w:id="108" w:author="Brandon Spooner" w:date="2020-04-23T23:32:00Z">
              <w:r>
                <w:t>Customer environments are single tenant.</w:t>
              </w:r>
            </w:ins>
          </w:p>
        </w:tc>
      </w:tr>
      <w:tr w:rsidR="00581E5A" w:rsidRPr="00B15FCD" w14:paraId="620DC564"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3753F873" w14:textId="217A064D" w:rsidR="00581E5A" w:rsidRPr="00E94817" w:rsidRDefault="00DE7F0C" w:rsidP="00176AD3">
            <w:pPr>
              <w:spacing w:after="0" w:line="240" w:lineRule="auto"/>
              <w:rPr>
                <w:sz w:val="20"/>
                <w:szCs w:val="20"/>
              </w:rPr>
            </w:pPr>
            <w:r w:rsidRPr="001D4982">
              <w:rPr>
                <w:color w:val="111111" w:themeColor="text1"/>
                <w:sz w:val="20"/>
                <w:szCs w:val="20"/>
              </w:rPr>
              <w:t>Is or can CWB data be logically and/or physically segregated from other clients’ data?</w:t>
            </w:r>
          </w:p>
        </w:tc>
        <w:tc>
          <w:tcPr>
            <w:tcW w:w="5432" w:type="dxa"/>
          </w:tcPr>
          <w:p w14:paraId="2B6F25E6" w14:textId="35B4D6D4" w:rsidR="00581E5A" w:rsidRPr="003C0A46" w:rsidRDefault="003C0A46" w:rsidP="003C0A46">
            <w:pPr>
              <w:rPr>
                <w:rPrChange w:id="109" w:author="Brandon Spooner" w:date="2020-04-23T23:32:00Z">
                  <w:rPr>
                    <w:sz w:val="20"/>
                    <w:szCs w:val="20"/>
                  </w:rPr>
                </w:rPrChange>
              </w:rPr>
              <w:pPrChange w:id="110" w:author="Brandon Spooner" w:date="2020-04-23T23:32:00Z">
                <w:pPr>
                  <w:spacing w:after="0" w:line="240" w:lineRule="auto"/>
                </w:pPr>
              </w:pPrChange>
            </w:pPr>
            <w:ins w:id="111" w:author="Brandon Spooner" w:date="2020-04-23T23:32:00Z">
              <w:r>
                <w:t xml:space="preserve">Yes. Customer environments are </w:t>
              </w:r>
              <w:proofErr w:type="gramStart"/>
              <w:r>
                <w:t>single-tenant</w:t>
              </w:r>
              <w:proofErr w:type="gramEnd"/>
              <w:r>
                <w:t>.</w:t>
              </w:r>
            </w:ins>
          </w:p>
        </w:tc>
      </w:tr>
    </w:tbl>
    <w:p w14:paraId="37084CEA" w14:textId="77777777" w:rsidR="00581E5A" w:rsidRDefault="00581E5A" w:rsidP="00581E5A"/>
    <w:p w14:paraId="2C47B982" w14:textId="53BD6221" w:rsidR="00744DE3" w:rsidRDefault="00744DE3" w:rsidP="001B59AB">
      <w:pPr>
        <w:pStyle w:val="Heading2"/>
      </w:pPr>
      <w:bookmarkStart w:id="112" w:name="_Toc20397809"/>
      <w:bookmarkStart w:id="113" w:name="_Toc21698908"/>
      <w:r>
        <w:t>Scalability</w:t>
      </w:r>
      <w:bookmarkEnd w:id="112"/>
      <w:bookmarkEnd w:id="113"/>
    </w:p>
    <w:tbl>
      <w:tblPr>
        <w:tblStyle w:val="Corporate"/>
        <w:tblW w:w="10110" w:type="dxa"/>
        <w:tblLook w:val="0420" w:firstRow="1" w:lastRow="0" w:firstColumn="0" w:lastColumn="0" w:noHBand="0" w:noVBand="1"/>
      </w:tblPr>
      <w:tblGrid>
        <w:gridCol w:w="4678"/>
        <w:gridCol w:w="5432"/>
      </w:tblGrid>
      <w:tr w:rsidR="00732DD5" w:rsidRPr="00B15FCD" w14:paraId="51D5FC7C"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65142496" w14:textId="77777777" w:rsidR="00732DD5" w:rsidRPr="00E94817" w:rsidRDefault="00732DD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50CC89F9" w14:textId="77777777" w:rsidR="00732DD5" w:rsidRPr="00E94817" w:rsidRDefault="00732DD5" w:rsidP="003F7623">
            <w:pPr>
              <w:spacing w:after="0" w:line="240" w:lineRule="auto"/>
              <w:rPr>
                <w:b w:val="0"/>
                <w:sz w:val="20"/>
                <w:szCs w:val="20"/>
              </w:rPr>
            </w:pPr>
            <w:r>
              <w:rPr>
                <w:sz w:val="20"/>
                <w:szCs w:val="20"/>
              </w:rPr>
              <w:t>Answer</w:t>
            </w:r>
          </w:p>
        </w:tc>
      </w:tr>
      <w:tr w:rsidR="00732DD5" w:rsidRPr="00B15FCD" w14:paraId="22696BC6"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305B9E87" w14:textId="4B9D7AF1" w:rsidR="007956F4" w:rsidRPr="007956F4" w:rsidRDefault="007956F4" w:rsidP="007956F4">
            <w:pPr>
              <w:spacing w:after="0" w:line="240" w:lineRule="auto"/>
              <w:rPr>
                <w:sz w:val="20"/>
                <w:szCs w:val="20"/>
              </w:rPr>
            </w:pPr>
            <w:r w:rsidRPr="007956F4">
              <w:rPr>
                <w:sz w:val="20"/>
                <w:szCs w:val="20"/>
              </w:rPr>
              <w:t>Is your solution dynamically scalable on demand</w:t>
            </w:r>
            <w:r w:rsidR="00793A4A">
              <w:rPr>
                <w:sz w:val="20"/>
                <w:szCs w:val="20"/>
              </w:rPr>
              <w:t>?</w:t>
            </w:r>
            <w:r w:rsidRPr="007956F4">
              <w:rPr>
                <w:sz w:val="20"/>
                <w:szCs w:val="20"/>
              </w:rPr>
              <w:t xml:space="preserve"> If not, how much advance notice would you need to deal with an expected spike? Do you already have the infrastructure in place to support this?</w:t>
            </w:r>
          </w:p>
          <w:p w14:paraId="1943F186" w14:textId="0D159384" w:rsidR="00732DD5" w:rsidRPr="00E94817" w:rsidRDefault="00732DD5" w:rsidP="007956F4">
            <w:pPr>
              <w:spacing w:after="0" w:line="240" w:lineRule="auto"/>
              <w:rPr>
                <w:sz w:val="20"/>
                <w:szCs w:val="20"/>
              </w:rPr>
            </w:pPr>
          </w:p>
        </w:tc>
        <w:tc>
          <w:tcPr>
            <w:tcW w:w="5432" w:type="dxa"/>
          </w:tcPr>
          <w:p w14:paraId="5E95584D" w14:textId="6FAA598F" w:rsidR="00732DD5" w:rsidRPr="00F646AC" w:rsidRDefault="00F646AC" w:rsidP="00F646AC">
            <w:pPr>
              <w:rPr>
                <w:rPrChange w:id="114" w:author="Brandon Spooner" w:date="2020-04-23T23:33:00Z">
                  <w:rPr>
                    <w:sz w:val="20"/>
                    <w:szCs w:val="20"/>
                  </w:rPr>
                </w:rPrChange>
              </w:rPr>
              <w:pPrChange w:id="115" w:author="Brandon Spooner" w:date="2020-04-23T23:33:00Z">
                <w:pPr>
                  <w:spacing w:after="0" w:line="240" w:lineRule="auto"/>
                </w:pPr>
              </w:pPrChange>
            </w:pPr>
            <w:ins w:id="116" w:author="Brandon Spooner" w:date="2020-04-23T23:33:00Z">
              <w:r>
                <w:t xml:space="preserve">Yes. Temenos cloud environments </w:t>
              </w:r>
              <w:proofErr w:type="spellStart"/>
              <w:r>
                <w:t>autoscale</w:t>
              </w:r>
              <w:proofErr w:type="spellEnd"/>
              <w:r>
                <w:t xml:space="preserve"> to meet demands for </w:t>
              </w:r>
            </w:ins>
            <w:r w:rsidR="005A6D54">
              <w:t>availability</w:t>
            </w:r>
            <w:ins w:id="117" w:author="Brandon Spooner" w:date="2020-04-23T23:33:00Z">
              <w:r>
                <w:t>.</w:t>
              </w:r>
            </w:ins>
          </w:p>
        </w:tc>
      </w:tr>
      <w:tr w:rsidR="00732DD5" w:rsidRPr="00B15FCD" w14:paraId="7CE541D9"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43B83F53" w14:textId="73823AED" w:rsidR="007956F4" w:rsidRPr="007956F4" w:rsidRDefault="00793A4A" w:rsidP="007956F4">
            <w:pPr>
              <w:spacing w:after="0" w:line="240" w:lineRule="auto"/>
              <w:rPr>
                <w:sz w:val="20"/>
                <w:szCs w:val="20"/>
              </w:rPr>
            </w:pPr>
            <w:r>
              <w:rPr>
                <w:sz w:val="20"/>
                <w:szCs w:val="20"/>
              </w:rPr>
              <w:t>How is scalability achieved?  Do you scale up or scale out?  Have you identified any upper limits of scalability (e.g. maximum transactions/sec, maximum number of users, maximum storage capacity, etc.)?</w:t>
            </w:r>
          </w:p>
          <w:p w14:paraId="415850B0" w14:textId="77777777" w:rsidR="00732DD5" w:rsidRPr="00E94817" w:rsidRDefault="00732DD5" w:rsidP="003F7623">
            <w:pPr>
              <w:spacing w:after="0" w:line="240" w:lineRule="auto"/>
              <w:rPr>
                <w:sz w:val="20"/>
                <w:szCs w:val="20"/>
              </w:rPr>
            </w:pPr>
          </w:p>
        </w:tc>
        <w:tc>
          <w:tcPr>
            <w:tcW w:w="5432" w:type="dxa"/>
          </w:tcPr>
          <w:p w14:paraId="741C4DE5" w14:textId="521F7A67" w:rsidR="00732DD5" w:rsidRPr="00D101AB" w:rsidRDefault="00D101AB" w:rsidP="00D101AB">
            <w:pPr>
              <w:rPr>
                <w:rPrChange w:id="118" w:author="Brandon Spooner" w:date="2020-04-23T23:33:00Z">
                  <w:rPr>
                    <w:sz w:val="20"/>
                    <w:szCs w:val="20"/>
                  </w:rPr>
                </w:rPrChange>
              </w:rPr>
              <w:pPrChange w:id="119" w:author="Brandon Spooner" w:date="2020-04-23T23:33:00Z">
                <w:pPr>
                  <w:spacing w:after="0" w:line="240" w:lineRule="auto"/>
                </w:pPr>
              </w:pPrChange>
            </w:pPr>
            <w:ins w:id="120" w:author="Brandon Spooner" w:date="2020-04-23T23:33:00Z">
              <w:r>
                <w:t>Temenos Cloud (on Azure for example) is scalable vertically and horizontally (</w:t>
              </w:r>
              <w:proofErr w:type="spellStart"/>
              <w:r>
                <w:t>autoscales</w:t>
              </w:r>
              <w:proofErr w:type="spellEnd"/>
              <w:r>
                <w:t xml:space="preserve"> up and down) and is capable of scaling to meet demand. </w:t>
              </w:r>
            </w:ins>
          </w:p>
        </w:tc>
      </w:tr>
      <w:tr w:rsidR="00732DD5" w:rsidRPr="00B15FCD" w14:paraId="6C532A38"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21C252F" w14:textId="64D561BC" w:rsidR="00732DD5" w:rsidRPr="00E94817" w:rsidRDefault="007956F4" w:rsidP="003F7623">
            <w:pPr>
              <w:spacing w:after="0" w:line="240" w:lineRule="auto"/>
              <w:rPr>
                <w:sz w:val="20"/>
                <w:szCs w:val="20"/>
              </w:rPr>
            </w:pPr>
            <w:r w:rsidRPr="007956F4">
              <w:rPr>
                <w:sz w:val="20"/>
                <w:szCs w:val="20"/>
              </w:rPr>
              <w:t>What computing resources are needed to provide system service to users inside the enterprise? Outside the enterprise and using enterprise computing assets? Outside the enterprise and using their own assets?</w:t>
            </w:r>
          </w:p>
        </w:tc>
        <w:tc>
          <w:tcPr>
            <w:tcW w:w="5432" w:type="dxa"/>
          </w:tcPr>
          <w:p w14:paraId="0CCB3F97" w14:textId="63768395" w:rsidR="00732DD5" w:rsidRPr="001F51DE" w:rsidRDefault="001F51DE" w:rsidP="001F51DE">
            <w:pPr>
              <w:rPr>
                <w:rPrChange w:id="121" w:author="Brandon Spooner" w:date="2020-04-23T23:33:00Z">
                  <w:rPr>
                    <w:sz w:val="20"/>
                    <w:szCs w:val="20"/>
                  </w:rPr>
                </w:rPrChange>
              </w:rPr>
              <w:pPrChange w:id="122" w:author="Brandon Spooner" w:date="2020-04-23T23:33:00Z">
                <w:pPr>
                  <w:spacing w:after="0" w:line="240" w:lineRule="auto"/>
                </w:pPr>
              </w:pPrChange>
            </w:pPr>
            <w:ins w:id="123" w:author="Brandon Spooner" w:date="2020-04-23T23:33:00Z">
              <w:r>
                <w:t xml:space="preserve">Temenos SaaS is cloud native solution and is typically hosted on AWS, Azure or Google Cloud platform. </w:t>
              </w:r>
            </w:ins>
          </w:p>
        </w:tc>
      </w:tr>
    </w:tbl>
    <w:p w14:paraId="2574AC22" w14:textId="77777777" w:rsidR="00732DD5" w:rsidRPr="00732DD5" w:rsidRDefault="00732DD5" w:rsidP="00732DD5"/>
    <w:p w14:paraId="7E520260" w14:textId="4B79B9A7" w:rsidR="00744DE3" w:rsidRDefault="00744DE3" w:rsidP="001B59AB">
      <w:pPr>
        <w:pStyle w:val="Heading2"/>
      </w:pPr>
      <w:bookmarkStart w:id="124" w:name="_Toc20397810"/>
      <w:bookmarkStart w:id="125" w:name="_Toc21698909"/>
      <w:r>
        <w:t>Compliance</w:t>
      </w:r>
      <w:bookmarkEnd w:id="124"/>
      <w:bookmarkEnd w:id="125"/>
    </w:p>
    <w:tbl>
      <w:tblPr>
        <w:tblStyle w:val="Corporate"/>
        <w:tblW w:w="10110" w:type="dxa"/>
        <w:tblLook w:val="0420" w:firstRow="1" w:lastRow="0" w:firstColumn="0" w:lastColumn="0" w:noHBand="0" w:noVBand="1"/>
      </w:tblPr>
      <w:tblGrid>
        <w:gridCol w:w="4678"/>
        <w:gridCol w:w="5432"/>
      </w:tblGrid>
      <w:tr w:rsidR="00732DD5" w:rsidRPr="00B15FCD" w14:paraId="24971612"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3F0F267B" w14:textId="77777777" w:rsidR="00732DD5" w:rsidRPr="00E94817" w:rsidRDefault="00732DD5" w:rsidP="003F7623">
            <w:pPr>
              <w:spacing w:after="0" w:line="240" w:lineRule="auto"/>
              <w:rPr>
                <w:b w:val="0"/>
                <w:sz w:val="20"/>
                <w:szCs w:val="20"/>
              </w:rPr>
            </w:pPr>
            <w:r>
              <w:rPr>
                <w:sz w:val="20"/>
                <w:szCs w:val="20"/>
              </w:rPr>
              <w:lastRenderedPageBreak/>
              <w:t>Questions</w:t>
            </w:r>
            <w:r w:rsidRPr="00E94817">
              <w:rPr>
                <w:sz w:val="20"/>
                <w:szCs w:val="20"/>
              </w:rPr>
              <w:t xml:space="preserve"> </w:t>
            </w:r>
          </w:p>
        </w:tc>
        <w:tc>
          <w:tcPr>
            <w:tcW w:w="5432" w:type="dxa"/>
          </w:tcPr>
          <w:p w14:paraId="43440C42" w14:textId="77777777" w:rsidR="00732DD5" w:rsidRPr="00E94817" w:rsidRDefault="00732DD5" w:rsidP="003F7623">
            <w:pPr>
              <w:spacing w:after="0" w:line="240" w:lineRule="auto"/>
              <w:rPr>
                <w:b w:val="0"/>
                <w:sz w:val="20"/>
                <w:szCs w:val="20"/>
              </w:rPr>
            </w:pPr>
            <w:r>
              <w:rPr>
                <w:sz w:val="20"/>
                <w:szCs w:val="20"/>
              </w:rPr>
              <w:t>Answer</w:t>
            </w:r>
          </w:p>
        </w:tc>
      </w:tr>
      <w:tr w:rsidR="00732DD5" w:rsidRPr="00B15FCD" w14:paraId="07A75A8C"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53367F10" w14:textId="04EF2C18" w:rsidR="00732DD5" w:rsidRPr="00E94817" w:rsidRDefault="00DE7F0C" w:rsidP="003F7623">
            <w:pPr>
              <w:spacing w:after="0" w:line="240" w:lineRule="auto"/>
              <w:rPr>
                <w:sz w:val="20"/>
                <w:szCs w:val="20"/>
              </w:rPr>
            </w:pPr>
            <w:r w:rsidRPr="001D4982">
              <w:rPr>
                <w:color w:val="111111" w:themeColor="text1"/>
                <w:sz w:val="20"/>
                <w:szCs w:val="20"/>
              </w:rPr>
              <w:t xml:space="preserve">Does &lt;vendor&gt; use the services of other third-party service provider to host applications, systems or data related to CWB?, If yes, please provide results of a third-party external Information Security assessment conducted within the past 2 years (SSAE 16 Type 2, </w:t>
            </w:r>
            <w:r w:rsidR="00886051" w:rsidRPr="001D4982">
              <w:rPr>
                <w:color w:val="111111" w:themeColor="text1"/>
                <w:sz w:val="20"/>
              </w:rPr>
              <w:t xml:space="preserve">SOC 2 </w:t>
            </w:r>
            <w:r w:rsidRPr="001D4982">
              <w:rPr>
                <w:color w:val="111111" w:themeColor="text1"/>
                <w:sz w:val="20"/>
                <w:szCs w:val="20"/>
              </w:rPr>
              <w:t>Type1</w:t>
            </w:r>
            <w:r w:rsidR="00886051" w:rsidRPr="001D4982">
              <w:rPr>
                <w:color w:val="111111" w:themeColor="text1"/>
                <w:sz w:val="20"/>
              </w:rPr>
              <w:t xml:space="preserve"> and </w:t>
            </w:r>
            <w:r w:rsidRPr="001D4982">
              <w:rPr>
                <w:color w:val="111111" w:themeColor="text1"/>
                <w:sz w:val="20"/>
                <w:szCs w:val="20"/>
              </w:rPr>
              <w:t>2, penetration test, vulnerability assessment</w:t>
            </w:r>
            <w:r w:rsidR="00886051" w:rsidRPr="001D4982">
              <w:rPr>
                <w:color w:val="111111" w:themeColor="text1"/>
                <w:sz w:val="20"/>
              </w:rPr>
              <w:t>,</w:t>
            </w:r>
            <w:r w:rsidR="00886051" w:rsidRPr="001D4982">
              <w:rPr>
                <w:color w:val="111111" w:themeColor="text1"/>
                <w:sz w:val="22"/>
              </w:rPr>
              <w:t xml:space="preserve"> </w:t>
            </w:r>
            <w:r w:rsidR="00886051" w:rsidRPr="001D4982">
              <w:rPr>
                <w:color w:val="111111" w:themeColor="text1"/>
                <w:sz w:val="20"/>
              </w:rPr>
              <w:t>CSA Star Attestation, ISO 27001:2013, ISO 27018:2014, etc</w:t>
            </w:r>
            <w:r w:rsidRPr="001D4982">
              <w:rPr>
                <w:color w:val="111111" w:themeColor="text1"/>
                <w:sz w:val="20"/>
                <w:szCs w:val="20"/>
              </w:rPr>
              <w:t>.</w:t>
            </w:r>
          </w:p>
        </w:tc>
        <w:tc>
          <w:tcPr>
            <w:tcW w:w="5432" w:type="dxa"/>
          </w:tcPr>
          <w:p w14:paraId="6CB57070" w14:textId="249B39EE" w:rsidR="00732DD5" w:rsidRPr="00EA20F0" w:rsidRDefault="00EA20F0" w:rsidP="00EA20F0">
            <w:pPr>
              <w:rPr>
                <w:rPrChange w:id="126" w:author="Brandon Spooner" w:date="2020-04-23T23:33:00Z">
                  <w:rPr>
                    <w:sz w:val="20"/>
                    <w:szCs w:val="20"/>
                  </w:rPr>
                </w:rPrChange>
              </w:rPr>
              <w:pPrChange w:id="127" w:author="Brandon Spooner" w:date="2020-04-23T23:33:00Z">
                <w:pPr>
                  <w:spacing w:after="0" w:line="240" w:lineRule="auto"/>
                </w:pPr>
              </w:pPrChange>
            </w:pPr>
            <w:ins w:id="128" w:author="Brandon Spooner" w:date="2020-04-23T23:33:00Z">
              <w:r>
                <w:t xml:space="preserve">Yes, </w:t>
              </w:r>
              <w:proofErr w:type="gramStart"/>
              <w:r>
                <w:t>Please</w:t>
              </w:r>
              <w:proofErr w:type="gramEnd"/>
              <w:r>
                <w:t xml:space="preserve"> see the attached third-party external Information Security assessment certifications.</w:t>
              </w:r>
            </w:ins>
          </w:p>
        </w:tc>
      </w:tr>
    </w:tbl>
    <w:p w14:paraId="2B32106B" w14:textId="72FE275D" w:rsidR="00744DE3" w:rsidRDefault="00744DE3" w:rsidP="001B59AB">
      <w:pPr>
        <w:pStyle w:val="Heading2"/>
      </w:pPr>
      <w:bookmarkStart w:id="129" w:name="_Toc20397811"/>
      <w:bookmarkStart w:id="130" w:name="_Toc21698910"/>
      <w:r>
        <w:t>Maintenance and Support</w:t>
      </w:r>
      <w:bookmarkEnd w:id="129"/>
      <w:bookmarkEnd w:id="130"/>
    </w:p>
    <w:tbl>
      <w:tblPr>
        <w:tblStyle w:val="Corporate"/>
        <w:tblW w:w="10110" w:type="dxa"/>
        <w:tblLook w:val="0420" w:firstRow="1" w:lastRow="0" w:firstColumn="0" w:lastColumn="0" w:noHBand="0" w:noVBand="1"/>
      </w:tblPr>
      <w:tblGrid>
        <w:gridCol w:w="4678"/>
        <w:gridCol w:w="5432"/>
      </w:tblGrid>
      <w:tr w:rsidR="00732DD5" w:rsidRPr="00B15FCD" w14:paraId="2CB49B62"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1F417C40" w14:textId="77777777" w:rsidR="00732DD5" w:rsidRPr="00E94817" w:rsidRDefault="00732DD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2E4874C6" w14:textId="77777777" w:rsidR="00732DD5" w:rsidRPr="00E94817" w:rsidRDefault="00732DD5" w:rsidP="003F7623">
            <w:pPr>
              <w:spacing w:after="0" w:line="240" w:lineRule="auto"/>
              <w:rPr>
                <w:b w:val="0"/>
                <w:sz w:val="20"/>
                <w:szCs w:val="20"/>
              </w:rPr>
            </w:pPr>
            <w:r>
              <w:rPr>
                <w:sz w:val="20"/>
                <w:szCs w:val="20"/>
              </w:rPr>
              <w:t>Answer</w:t>
            </w:r>
          </w:p>
        </w:tc>
      </w:tr>
      <w:tr w:rsidR="00732DD5" w:rsidRPr="00B15FCD" w14:paraId="0A794D85"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27B9D512" w14:textId="7FDDCFB1" w:rsidR="00732DD5" w:rsidRPr="00E94817" w:rsidRDefault="00D14641" w:rsidP="00D14641">
            <w:pPr>
              <w:spacing w:after="0" w:line="240" w:lineRule="auto"/>
              <w:rPr>
                <w:sz w:val="20"/>
                <w:szCs w:val="20"/>
              </w:rPr>
            </w:pPr>
            <w:r w:rsidRPr="00D14641">
              <w:rPr>
                <w:sz w:val="20"/>
                <w:szCs w:val="20"/>
              </w:rPr>
              <w:t>How are changes and enhancements incorporated and cascaded?</w:t>
            </w:r>
            <w:r w:rsidR="000E5D57">
              <w:rPr>
                <w:sz w:val="20"/>
                <w:szCs w:val="20"/>
              </w:rPr>
              <w:t xml:space="preserve"> </w:t>
            </w:r>
            <w:r w:rsidR="008A47E6">
              <w:rPr>
                <w:sz w:val="20"/>
                <w:szCs w:val="20"/>
              </w:rPr>
              <w:t>Can you please elaborate on Change management policy/process</w:t>
            </w:r>
            <w:r w:rsidR="000E5D57">
              <w:rPr>
                <w:sz w:val="20"/>
                <w:szCs w:val="20"/>
              </w:rPr>
              <w:t xml:space="preserve">          </w:t>
            </w:r>
          </w:p>
        </w:tc>
        <w:tc>
          <w:tcPr>
            <w:tcW w:w="5432" w:type="dxa"/>
          </w:tcPr>
          <w:p w14:paraId="118C8156" w14:textId="77777777" w:rsidR="00A15694" w:rsidRDefault="00A15694" w:rsidP="00A15694">
            <w:pPr>
              <w:rPr>
                <w:ins w:id="131" w:author="Brandon Spooner" w:date="2020-04-23T23:34:00Z"/>
              </w:rPr>
            </w:pPr>
            <w:ins w:id="132" w:author="Brandon Spooner" w:date="2020-04-23T23:34:00Z">
              <w:r>
                <w:t xml:space="preserve">Temenos has implemented an Operation Change management procedure that: </w:t>
              </w:r>
            </w:ins>
          </w:p>
          <w:p w14:paraId="564A75F7" w14:textId="3A379AB8" w:rsidR="00A15694" w:rsidRDefault="00A15694" w:rsidP="00A15694">
            <w:pPr>
              <w:rPr>
                <w:ins w:id="133" w:author="Brandon Spooner" w:date="2020-04-23T23:34:00Z"/>
              </w:rPr>
            </w:pPr>
            <w:ins w:id="134" w:author="Brandon Spooner" w:date="2020-04-23T23:34:00Z">
              <w:r>
                <w:t>- details the Standard and Emergency Change Management processes showing key activities against the relevant functions/roles</w:t>
              </w:r>
            </w:ins>
          </w:p>
          <w:p w14:paraId="019C67A4" w14:textId="77777777" w:rsidR="00A15694" w:rsidRDefault="00A15694" w:rsidP="00A15694">
            <w:pPr>
              <w:rPr>
                <w:ins w:id="135" w:author="Brandon Spooner" w:date="2020-04-23T23:34:00Z"/>
              </w:rPr>
            </w:pPr>
            <w:ins w:id="136" w:author="Brandon Spooner" w:date="2020-04-23T23:34:00Z">
              <w:r>
                <w:t>- provides guidelines on handling escalation, notifications and Plans used during Change Management.</w:t>
              </w:r>
            </w:ins>
          </w:p>
          <w:p w14:paraId="6840A90F" w14:textId="77777777" w:rsidR="00A15694" w:rsidRDefault="00A15694" w:rsidP="00A15694">
            <w:pPr>
              <w:rPr>
                <w:ins w:id="137" w:author="Brandon Spooner" w:date="2020-04-23T23:34:00Z"/>
              </w:rPr>
            </w:pPr>
            <w:ins w:id="138" w:author="Brandon Spooner" w:date="2020-04-23T23:34:00Z">
              <w:r>
                <w:t>- detailed the process governance controls defined to ensure the process is implemented accurately and in full.  Includes required process metrics, reports and meetings.  </w:t>
              </w:r>
            </w:ins>
          </w:p>
          <w:p w14:paraId="1F2FDE8B" w14:textId="13733422" w:rsidR="00732DD5" w:rsidRPr="00A15694" w:rsidRDefault="00A15694" w:rsidP="00A15694">
            <w:pPr>
              <w:rPr>
                <w:rPrChange w:id="139" w:author="Brandon Spooner" w:date="2020-04-23T23:34:00Z">
                  <w:rPr>
                    <w:sz w:val="20"/>
                    <w:szCs w:val="20"/>
                  </w:rPr>
                </w:rPrChange>
              </w:rPr>
              <w:pPrChange w:id="140" w:author="Brandon Spooner" w:date="2020-04-23T23:34:00Z">
                <w:pPr>
                  <w:spacing w:after="0" w:line="240" w:lineRule="auto"/>
                </w:pPr>
              </w:pPrChange>
            </w:pPr>
            <w:ins w:id="141" w:author="Brandon Spooner" w:date="2020-04-23T23:34:00Z">
              <w:r>
                <w:t xml:space="preserve">All changes are scheduled taking into consideration client requirements and change windows agreed within SLA. Change initiator and client is </w:t>
              </w:r>
              <w:proofErr w:type="gramStart"/>
              <w:r>
                <w:t>informed</w:t>
              </w:r>
              <w:proofErr w:type="gramEnd"/>
              <w:r>
                <w:t xml:space="preserve"> and change window agreed. An agreed and established change and release windows improves the planning and throughput of changes and releases. Client approval is required as major releases may need to be scheduled with the business and stakeholders at a pre-determined time.</w:t>
              </w:r>
            </w:ins>
          </w:p>
        </w:tc>
      </w:tr>
      <w:tr w:rsidR="00732DD5" w:rsidRPr="00B15FCD" w14:paraId="33308ED4"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6A9FA4AE" w14:textId="7251E001" w:rsidR="00732DD5" w:rsidRPr="00E94817" w:rsidRDefault="00D14641" w:rsidP="00D14641">
            <w:pPr>
              <w:spacing w:after="0" w:line="240" w:lineRule="auto"/>
              <w:rPr>
                <w:sz w:val="20"/>
                <w:szCs w:val="20"/>
              </w:rPr>
            </w:pPr>
            <w:r w:rsidRPr="00D14641">
              <w:rPr>
                <w:sz w:val="20"/>
                <w:szCs w:val="20"/>
              </w:rPr>
              <w:t xml:space="preserve">What are the provider’s customer support hours? </w:t>
            </w:r>
          </w:p>
        </w:tc>
        <w:tc>
          <w:tcPr>
            <w:tcW w:w="5432" w:type="dxa"/>
          </w:tcPr>
          <w:p w14:paraId="097D9E5A" w14:textId="16387F46" w:rsidR="00732DD5" w:rsidRPr="0046141B" w:rsidRDefault="0046141B" w:rsidP="0046141B">
            <w:pPr>
              <w:rPr>
                <w:rPrChange w:id="142" w:author="Brandon Spooner" w:date="2020-04-23T23:34:00Z">
                  <w:rPr>
                    <w:sz w:val="20"/>
                    <w:szCs w:val="20"/>
                  </w:rPr>
                </w:rPrChange>
              </w:rPr>
              <w:pPrChange w:id="143" w:author="Brandon Spooner" w:date="2020-04-23T23:34:00Z">
                <w:pPr>
                  <w:spacing w:after="0" w:line="240" w:lineRule="auto"/>
                </w:pPr>
              </w:pPrChange>
            </w:pPr>
            <w:ins w:id="144" w:author="Brandon Spooner" w:date="2020-04-23T23:34:00Z">
              <w:r>
                <w:t xml:space="preserve">The support centers operate 8am-5pm (locally) phone support and 24/7 phone support for critical issues.  Globally Product Analysis and Customer </w:t>
              </w:r>
              <w:proofErr w:type="gramStart"/>
              <w:r>
                <w:t>Support  (</w:t>
              </w:r>
              <w:proofErr w:type="gramEnd"/>
              <w:r>
                <w:t>PACS) offers phone support 8am-5pm IST as well as off-hour, weekend and holiday support 24X7 for critical issues.</w:t>
              </w:r>
            </w:ins>
          </w:p>
        </w:tc>
      </w:tr>
      <w:tr w:rsidR="00732DD5" w:rsidRPr="00B15FCD" w14:paraId="1C7FE368"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69582A75" w14:textId="4FF09D43" w:rsidR="00732DD5" w:rsidRPr="00E94817" w:rsidRDefault="00D14641" w:rsidP="003F7623">
            <w:pPr>
              <w:spacing w:after="0" w:line="240" w:lineRule="auto"/>
              <w:rPr>
                <w:sz w:val="20"/>
                <w:szCs w:val="20"/>
              </w:rPr>
            </w:pPr>
            <w:r w:rsidRPr="00D14641">
              <w:rPr>
                <w:sz w:val="20"/>
                <w:szCs w:val="20"/>
              </w:rPr>
              <w:t>What's the average changes/upgrades per month?</w:t>
            </w:r>
          </w:p>
        </w:tc>
        <w:tc>
          <w:tcPr>
            <w:tcW w:w="5432" w:type="dxa"/>
          </w:tcPr>
          <w:p w14:paraId="7661AEE8" w14:textId="7045325C" w:rsidR="00732DD5" w:rsidRPr="00E94817" w:rsidRDefault="009E0993" w:rsidP="003F7623">
            <w:pPr>
              <w:spacing w:after="0" w:line="240" w:lineRule="auto"/>
              <w:rPr>
                <w:sz w:val="20"/>
                <w:szCs w:val="20"/>
              </w:rPr>
            </w:pPr>
            <w:ins w:id="145" w:author="Brandon Spooner" w:date="2020-04-23T23:34:00Z">
              <w:r w:rsidRPr="009E0993">
                <w:rPr>
                  <w:sz w:val="20"/>
                  <w:szCs w:val="20"/>
                </w:rPr>
                <w:t xml:space="preserve">Temenos Infinity releases a new major version of its software about every 12-18 months and follows a ‘Service Pack’, ‘Fix Pack’, and ‘Hot Fix’ approach to providing software updates, maintenance and support. A ‘Hot Fix’ is created in response to a specific customer support request where a product update is required to resolve the issue. The goal of a hot fix is to release a fix as quickly as possible for a specific customer. The details of hot fixes are not published publicly because they are customer specific at first. Hot Fixes are bundled together in a later Fix Pack and then published publicly for any customer to consume. Fix Packs are released about every 6 weeks, but that schedule may vary depending on how many fixes are pending and the complexity of testing, packaging and releasing the Fix Pack. In </w:t>
              </w:r>
              <w:r w:rsidRPr="009E0993">
                <w:rPr>
                  <w:sz w:val="20"/>
                  <w:szCs w:val="20"/>
                </w:rPr>
                <w:lastRenderedPageBreak/>
                <w:t>some cases, small feature additions or enhancements will be included in a Fix Pack. A ‘Service Pack’ adds new functionality to a major version with the goal of complete backward compatibility. A Service Pack are released about every 3-4 months and will also include all Fix Packs since the previous Service Pack.</w:t>
              </w:r>
            </w:ins>
          </w:p>
        </w:tc>
      </w:tr>
      <w:tr w:rsidR="00D14641" w:rsidRPr="00B15FCD" w14:paraId="40412EF3"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1B0598D0" w14:textId="5824D82A" w:rsidR="00D14641" w:rsidRPr="00D14641" w:rsidRDefault="00D14641" w:rsidP="00D14641">
            <w:pPr>
              <w:spacing w:after="0" w:line="240" w:lineRule="auto"/>
              <w:rPr>
                <w:sz w:val="20"/>
                <w:szCs w:val="20"/>
              </w:rPr>
            </w:pPr>
            <w:r w:rsidRPr="00D14641">
              <w:rPr>
                <w:sz w:val="20"/>
                <w:szCs w:val="20"/>
              </w:rPr>
              <w:lastRenderedPageBreak/>
              <w:t>Please describe any health and performance monitoring capability of the system/</w:t>
            </w:r>
            <w:r w:rsidR="008F538E" w:rsidRPr="00D14641">
              <w:rPr>
                <w:sz w:val="20"/>
                <w:szCs w:val="20"/>
              </w:rPr>
              <w:t>service</w:t>
            </w:r>
            <w:r w:rsidRPr="00D14641">
              <w:rPr>
                <w:sz w:val="20"/>
                <w:szCs w:val="20"/>
              </w:rPr>
              <w:t>.</w:t>
            </w:r>
          </w:p>
        </w:tc>
        <w:tc>
          <w:tcPr>
            <w:tcW w:w="5432" w:type="dxa"/>
          </w:tcPr>
          <w:p w14:paraId="40C4280C" w14:textId="52BBA27D" w:rsidR="00D14641" w:rsidRPr="00A716E6" w:rsidRDefault="00A716E6" w:rsidP="00A716E6">
            <w:pPr>
              <w:rPr>
                <w:rPrChange w:id="146" w:author="Brandon Spooner" w:date="2020-04-23T23:35:00Z">
                  <w:rPr>
                    <w:sz w:val="20"/>
                    <w:szCs w:val="20"/>
                  </w:rPr>
                </w:rPrChange>
              </w:rPr>
              <w:pPrChange w:id="147" w:author="Brandon Spooner" w:date="2020-04-23T23:35:00Z">
                <w:pPr>
                  <w:spacing w:after="0" w:line="240" w:lineRule="auto"/>
                </w:pPr>
              </w:pPrChange>
            </w:pPr>
            <w:ins w:id="148" w:author="Brandon Spooner" w:date="2020-04-23T23:35:00Z">
              <w:r>
                <w:t>The service is monitored by both internal and external monitoring tools covering system metrics and availability and performance monitoring tools.  Alerts are sent to the Cloud Services team who take the appropriate action to recover the service.</w:t>
              </w:r>
            </w:ins>
          </w:p>
        </w:tc>
      </w:tr>
      <w:tr w:rsidR="00D14641" w:rsidRPr="00B15FCD" w14:paraId="1BCC0FB0"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99E037F" w14:textId="31A3976A" w:rsidR="00D14641" w:rsidRPr="00D14641" w:rsidRDefault="00D14641" w:rsidP="00D14641">
            <w:pPr>
              <w:spacing w:after="0" w:line="240" w:lineRule="auto"/>
              <w:rPr>
                <w:sz w:val="20"/>
                <w:szCs w:val="20"/>
              </w:rPr>
            </w:pPr>
            <w:r w:rsidRPr="00D14641">
              <w:rPr>
                <w:sz w:val="20"/>
                <w:szCs w:val="20"/>
              </w:rPr>
              <w:t>Does the system integrate with ServiceNow?</w:t>
            </w:r>
            <w:r>
              <w:rPr>
                <w:sz w:val="20"/>
                <w:szCs w:val="20"/>
              </w:rPr>
              <w:t xml:space="preserve"> </w:t>
            </w:r>
            <w:r w:rsidRPr="00D14641">
              <w:rPr>
                <w:sz w:val="20"/>
                <w:szCs w:val="20"/>
              </w:rPr>
              <w:t>Please describe the level of integration with ServiceNow</w:t>
            </w:r>
            <w:r>
              <w:rPr>
                <w:sz w:val="20"/>
                <w:szCs w:val="20"/>
              </w:rPr>
              <w:t>.</w:t>
            </w:r>
          </w:p>
        </w:tc>
        <w:tc>
          <w:tcPr>
            <w:tcW w:w="5432" w:type="dxa"/>
          </w:tcPr>
          <w:p w14:paraId="25B78183" w14:textId="77777777" w:rsidR="0094137B" w:rsidRDefault="0094137B" w:rsidP="0094137B">
            <w:pPr>
              <w:rPr>
                <w:ins w:id="149" w:author="Brandon Spooner" w:date="2020-04-23T23:35:00Z"/>
              </w:rPr>
            </w:pPr>
            <w:ins w:id="150" w:author="Brandon Spooner" w:date="2020-04-23T23:35:00Z">
              <w:r>
                <w:t>Temenos uses Temenos Quantum Fabric to connect to ServiceNow a rich array of integration choices using open standards (e.g. REST, SOAP, etc.), custom APIs, and packaged integration adapters templates to proprietary backends. Temenos Infinity can either integrate directly with backend systems or connect via an existing middleware or API management layer if one exists.</w:t>
              </w:r>
            </w:ins>
          </w:p>
          <w:p w14:paraId="0BF050F1" w14:textId="77777777" w:rsidR="0094137B" w:rsidRDefault="0094137B" w:rsidP="0094137B">
            <w:pPr>
              <w:rPr>
                <w:ins w:id="151" w:author="Brandon Spooner" w:date="2020-04-23T23:35:00Z"/>
              </w:rPr>
            </w:pPr>
            <w:ins w:id="152" w:author="Brandon Spooner" w:date="2020-04-23T23:35:00Z">
              <w:r>
                <w:t>Temenos Quantum provides the ability for developers to use Integration Services to discover backend data, select data elements, reduce or transform the response, add caching rules, and add pre/post processor business logic. These services are then reusable, support versioning, and can be individually published. In addition to Integration Services, Temenos Quantum also provides Orchestration Services to combine services and Object Services that allows the ability to manage a virtual app data model and map the methods of that data model to integration services for further transformation, mapping and business logic.</w:t>
              </w:r>
            </w:ins>
          </w:p>
          <w:p w14:paraId="1D5DD291" w14:textId="77777777" w:rsidR="0094137B" w:rsidRDefault="0094137B" w:rsidP="0094137B">
            <w:pPr>
              <w:rPr>
                <w:ins w:id="153" w:author="Brandon Spooner" w:date="2020-04-23T23:35:00Z"/>
              </w:rPr>
            </w:pPr>
            <w:ins w:id="154" w:author="Brandon Spooner" w:date="2020-04-23T23:35:00Z">
              <w:r>
                <w:t xml:space="preserve">Supporting these standard services are additional capabilities: </w:t>
              </w:r>
            </w:ins>
          </w:p>
          <w:p w14:paraId="3363D42D" w14:textId="65B85956" w:rsidR="0094137B" w:rsidRDefault="0094137B" w:rsidP="0094137B">
            <w:pPr>
              <w:numPr>
                <w:ilvl w:val="0"/>
                <w:numId w:val="29"/>
              </w:numPr>
              <w:spacing w:after="0" w:line="240" w:lineRule="auto"/>
              <w:rPr>
                <w:ins w:id="155" w:author="Brandon Spooner" w:date="2020-04-23T23:35:00Z"/>
              </w:rPr>
            </w:pPr>
            <w:ins w:id="156" w:author="Brandon Spooner" w:date="2020-04-23T23:35:00Z">
              <w:r>
                <w:t xml:space="preserve">Integration adapters and templates: Very robust on-premises integration capabilities are provided in Temenos Quantum via integration adapters and templates. This provides for API mediation through numerous built-in connectors (15), add-on connectors from </w:t>
              </w:r>
            </w:ins>
            <w:r w:rsidR="00911265">
              <w:t>Temenos</w:t>
            </w:r>
            <w:ins w:id="157" w:author="Brandon Spooner" w:date="2020-04-23T23:35:00Z">
              <w:r>
                <w:t xml:space="preserve"> Marketplace (30 more), and OEM connectors from </w:t>
              </w:r>
              <w:proofErr w:type="spellStart"/>
              <w:r>
                <w:t>Mulesoft</w:t>
              </w:r>
              <w:proofErr w:type="spellEnd"/>
              <w:r>
                <w:t xml:space="preserve"> (160 more). This allows access to any external system needed through a combination of standard protocols (e.g. REST, SOAP, etc.), standard Database adapters (SQL, DB2, etc.) and a library of LOB integration adapters (e.g. Banking cores, SAP, Oracle, Dynamics etc.).This is provided through a combination of in-house built adapters as well as </w:t>
              </w:r>
              <w:proofErr w:type="spellStart"/>
              <w:r>
                <w:t>OEM'd</w:t>
              </w:r>
              <w:proofErr w:type="spellEnd"/>
              <w:r>
                <w:t xml:space="preserve"> adapters from a strategic partnership with </w:t>
              </w:r>
              <w:proofErr w:type="spellStart"/>
              <w:r>
                <w:t>Mulesoft</w:t>
              </w:r>
              <w:proofErr w:type="spellEnd"/>
              <w:r>
                <w:t>.</w:t>
              </w:r>
            </w:ins>
          </w:p>
          <w:p w14:paraId="17CF917A" w14:textId="77777777" w:rsidR="0094137B" w:rsidRDefault="0094137B" w:rsidP="0094137B">
            <w:pPr>
              <w:numPr>
                <w:ilvl w:val="0"/>
                <w:numId w:val="29"/>
              </w:numPr>
              <w:spacing w:after="0" w:line="240" w:lineRule="auto"/>
              <w:rPr>
                <w:ins w:id="158" w:author="Brandon Spooner" w:date="2020-04-23T23:35:00Z"/>
              </w:rPr>
            </w:pPr>
            <w:ins w:id="159" w:author="Brandon Spooner" w:date="2020-04-23T23:35:00Z">
              <w:r>
                <w:t xml:space="preserve">API Development: Temenos Quantum provides orchestration services specifically designed for this use case. It allows a backend developer to build new mashup APIs that can invoke a series of other APIs sequentially, concurrently, in a loop, or any combination of those. Custom logic can be inserted before and after every step in the workflow giving complete control to the developer as to how the API behaves in various scenarios. Orchestration services can be used to create sophisticated backend workflows with decision points and a combination of sequential and parallel paths. </w:t>
              </w:r>
            </w:ins>
          </w:p>
          <w:p w14:paraId="110CA19B" w14:textId="77777777" w:rsidR="0094137B" w:rsidRDefault="0094137B" w:rsidP="0094137B">
            <w:pPr>
              <w:numPr>
                <w:ilvl w:val="0"/>
                <w:numId w:val="29"/>
              </w:numPr>
              <w:spacing w:after="0" w:line="240" w:lineRule="auto"/>
              <w:rPr>
                <w:ins w:id="160" w:author="Brandon Spooner" w:date="2020-04-23T23:35:00Z"/>
              </w:rPr>
            </w:pPr>
            <w:ins w:id="161" w:author="Brandon Spooner" w:date="2020-04-23T23:35:00Z">
              <w:r>
                <w:t xml:space="preserve">API Management: Temenos Quantum includes support for full API lifecycle management from planning, design, </w:t>
              </w:r>
              <w:r>
                <w:lastRenderedPageBreak/>
                <w:t>implementation, and publication to operation, consumption, maintenance and retirement of APIs. This includes the addition of a newly redesigned and separate API Developer Portal capability where customers can create one or more API Developer Portals with full control over the styling and content of the portal similar to a Wiki. The portal has user management and provides real-time API documentation that automatically stays in sync with the selected runtime to ensure the docs are not out-of-date. This is standardized on the Open API spec and provides full Open API Spec (Swagger) file generation and download for maximum interoperability with external clients. The portal also includes SDKs, sample code and the ability to test APIs right in the portal.</w:t>
              </w:r>
            </w:ins>
          </w:p>
          <w:p w14:paraId="0DF8C5E1" w14:textId="77777777" w:rsidR="00D14641" w:rsidRPr="00E94817" w:rsidRDefault="00D14641" w:rsidP="003F7623">
            <w:pPr>
              <w:spacing w:after="0" w:line="240" w:lineRule="auto"/>
              <w:rPr>
                <w:sz w:val="20"/>
                <w:szCs w:val="20"/>
              </w:rPr>
            </w:pPr>
          </w:p>
        </w:tc>
      </w:tr>
      <w:tr w:rsidR="00D14641" w:rsidRPr="00B15FCD" w14:paraId="30017687"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3D24A778" w14:textId="21DAF595" w:rsidR="00D14641" w:rsidRPr="00D14641" w:rsidRDefault="00D14641" w:rsidP="00D14641">
            <w:pPr>
              <w:spacing w:after="0" w:line="240" w:lineRule="auto"/>
              <w:rPr>
                <w:sz w:val="20"/>
                <w:szCs w:val="20"/>
              </w:rPr>
            </w:pPr>
            <w:r w:rsidRPr="00D14641">
              <w:rPr>
                <w:sz w:val="20"/>
                <w:szCs w:val="20"/>
              </w:rPr>
              <w:lastRenderedPageBreak/>
              <w:t>Do you inform customers in real time about your platform status?</w:t>
            </w:r>
          </w:p>
        </w:tc>
        <w:tc>
          <w:tcPr>
            <w:tcW w:w="5432" w:type="dxa"/>
          </w:tcPr>
          <w:p w14:paraId="42396C6D" w14:textId="03B957AA" w:rsidR="00D14641" w:rsidRPr="00B3118F" w:rsidRDefault="00B3118F" w:rsidP="00B3118F">
            <w:pPr>
              <w:rPr>
                <w:rPrChange w:id="162" w:author="Brandon Spooner" w:date="2020-04-23T23:35:00Z">
                  <w:rPr>
                    <w:sz w:val="20"/>
                    <w:szCs w:val="20"/>
                  </w:rPr>
                </w:rPrChange>
              </w:rPr>
              <w:pPrChange w:id="163" w:author="Brandon Spooner" w:date="2020-04-23T23:35:00Z">
                <w:pPr>
                  <w:spacing w:after="0" w:line="240" w:lineRule="auto"/>
                </w:pPr>
              </w:pPrChange>
            </w:pPr>
            <w:ins w:id="164" w:author="Brandon Spooner" w:date="2020-04-23T23:35:00Z">
              <w:r>
                <w:t xml:space="preserve">Yes, please see </w:t>
              </w:r>
              <w:r>
                <w:fldChar w:fldCharType="begin"/>
              </w:r>
              <w:r>
                <w:instrText xml:space="preserve"> HYPERLINK "https://www.kony.com/status/" </w:instrText>
              </w:r>
              <w:r>
                <w:fldChar w:fldCharType="separate"/>
              </w:r>
              <w:r>
                <w:rPr>
                  <w:rStyle w:val="Hyperlink"/>
                </w:rPr>
                <w:t>https://www.kony.com/status/</w:t>
              </w:r>
              <w:r>
                <w:rPr>
                  <w:rStyle w:val="Hyperlink"/>
                </w:rPr>
                <w:fldChar w:fldCharType="end"/>
              </w:r>
            </w:ins>
          </w:p>
        </w:tc>
      </w:tr>
      <w:tr w:rsidR="00D14641" w:rsidRPr="00B15FCD" w14:paraId="4168CC5F"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25394356" w14:textId="35EB9CBA" w:rsidR="00D14641" w:rsidRPr="00D14641" w:rsidRDefault="00D14641" w:rsidP="00D14641">
            <w:pPr>
              <w:spacing w:after="0" w:line="240" w:lineRule="auto"/>
              <w:rPr>
                <w:sz w:val="20"/>
                <w:szCs w:val="20"/>
              </w:rPr>
            </w:pPr>
            <w:r w:rsidRPr="00D14641">
              <w:rPr>
                <w:sz w:val="20"/>
                <w:szCs w:val="20"/>
              </w:rPr>
              <w:t xml:space="preserve">Do you </w:t>
            </w:r>
            <w:r w:rsidR="001A4429">
              <w:rPr>
                <w:sz w:val="20"/>
                <w:szCs w:val="20"/>
              </w:rPr>
              <w:t>collect usage and performance metrics</w:t>
            </w:r>
            <w:r w:rsidRPr="00D14641">
              <w:rPr>
                <w:sz w:val="20"/>
                <w:szCs w:val="20"/>
              </w:rPr>
              <w:t xml:space="preserve"> on client </w:t>
            </w:r>
            <w:r w:rsidR="001A4429" w:rsidRPr="00D14641">
              <w:rPr>
                <w:sz w:val="20"/>
                <w:szCs w:val="20"/>
              </w:rPr>
              <w:t>applications</w:t>
            </w:r>
            <w:r w:rsidR="001A4429">
              <w:rPr>
                <w:sz w:val="20"/>
                <w:szCs w:val="20"/>
              </w:rPr>
              <w:t>?</w:t>
            </w:r>
          </w:p>
        </w:tc>
        <w:tc>
          <w:tcPr>
            <w:tcW w:w="5432" w:type="dxa"/>
          </w:tcPr>
          <w:p w14:paraId="22A070C3" w14:textId="77777777" w:rsidR="0018587C" w:rsidRDefault="0018587C" w:rsidP="0018587C">
            <w:pPr>
              <w:rPr>
                <w:ins w:id="165" w:author="Brandon Spooner" w:date="2020-04-23T23:36:00Z"/>
              </w:rPr>
            </w:pPr>
            <w:ins w:id="166" w:author="Brandon Spooner" w:date="2020-04-23T23:36:00Z">
              <w:r>
                <w:t>Performance is very important to our continued success, and we collect a variety of metrics across all of our business units to measure this success. A few indicators are retention rates, Net Promoter Scores, and customer satisfaction reports. We have weekly calls with our clients, score their satisfaction, monitor internally, and send out customer surveys annually to increase customer satisfaction and retention.</w:t>
              </w:r>
            </w:ins>
          </w:p>
          <w:p w14:paraId="0012AC34" w14:textId="77777777" w:rsidR="0018587C" w:rsidRDefault="0018587C" w:rsidP="0018587C">
            <w:pPr>
              <w:rPr>
                <w:ins w:id="167" w:author="Brandon Spooner" w:date="2020-04-23T23:36:00Z"/>
              </w:rPr>
            </w:pPr>
            <w:ins w:id="168" w:author="Brandon Spooner" w:date="2020-04-23T23:36:00Z">
              <w:r>
                <w:t>Additionally, we recently launched the Temenos Value Benchmark (TVB) which</w:t>
              </w:r>
              <w:r>
                <w:rPr>
                  <w:color w:val="000000"/>
                  <w:sz w:val="20"/>
                  <w:szCs w:val="20"/>
                </w:rPr>
                <w:t xml:space="preserve"> is a strategic, survey-based program that can bring significant </w:t>
              </w:r>
              <w:r>
                <w:rPr>
                  <w:color w:val="212121"/>
                  <w:sz w:val="20"/>
                  <w:szCs w:val="20"/>
                </w:rPr>
                <w:t>value</w:t>
              </w:r>
              <w:r>
                <w:rPr>
                  <w:color w:val="000000"/>
                  <w:sz w:val="20"/>
                  <w:szCs w:val="20"/>
                </w:rPr>
                <w:t> to our engagements with customers and prospects, and the banking industry at large. The program assesses business performance and the </w:t>
              </w:r>
              <w:r>
                <w:rPr>
                  <w:color w:val="212121"/>
                  <w:sz w:val="20"/>
                  <w:szCs w:val="20"/>
                </w:rPr>
                <w:t>value</w:t>
              </w:r>
              <w:r>
                <w:rPr>
                  <w:color w:val="000000"/>
                  <w:sz w:val="20"/>
                  <w:szCs w:val="20"/>
                </w:rPr>
                <w:t> creation enabled by financial institutions’ IT investments. The data is gathered through in-depth, on-site workshops with our customers, conducted by our own ex-strategy consultants.</w:t>
              </w:r>
            </w:ins>
          </w:p>
          <w:p w14:paraId="676505AE" w14:textId="77777777" w:rsidR="0018587C" w:rsidRDefault="0018587C" w:rsidP="0018587C">
            <w:pPr>
              <w:rPr>
                <w:ins w:id="169" w:author="Brandon Spooner" w:date="2020-04-23T23:36:00Z"/>
              </w:rPr>
            </w:pPr>
            <w:ins w:id="170" w:author="Brandon Spooner" w:date="2020-04-23T23:36:00Z">
              <w:r>
                <w:rPr>
                  <w:color w:val="000000"/>
                  <w:sz w:val="20"/>
                  <w:szCs w:val="20"/>
                </w:rPr>
                <w:t>The most recent wave of results revealed that customers who undertake an end-to-end digital transformation and run Temenos software are more efficient (with cost-income ratios of </w:t>
              </w:r>
              <w:r>
                <w:rPr>
                  <w:b/>
                  <w:bCs/>
                  <w:color w:val="17375E"/>
                </w:rPr>
                <w:t>25.2%</w:t>
              </w:r>
              <w:r>
                <w:rPr>
                  <w:color w:val="000000"/>
                  <w:sz w:val="20"/>
                  <w:szCs w:val="20"/>
                </w:rPr>
                <w:t>, 2x better than the industry average) more profitable (with returns on equity of </w:t>
              </w:r>
              <w:r>
                <w:rPr>
                  <w:b/>
                  <w:bCs/>
                  <w:color w:val="17375E"/>
                </w:rPr>
                <w:t>25.0%</w:t>
              </w:r>
              <w:r>
                <w:rPr>
                  <w:color w:val="000000"/>
                  <w:sz w:val="20"/>
                  <w:szCs w:val="20"/>
                </w:rPr>
                <w:t>, 2X better than the industry average) and more innovative (these clients also invest over </w:t>
              </w:r>
              <w:r>
                <w:rPr>
                  <w:b/>
                  <w:bCs/>
                  <w:color w:val="17375E"/>
                </w:rPr>
                <w:t>53%</w:t>
              </w:r>
              <w:r>
                <w:rPr>
                  <w:color w:val="000000"/>
                  <w:sz w:val="20"/>
                  <w:szCs w:val="20"/>
                </w:rPr>
                <w:t> of their IT budget on growth and innovation versus maintenance, which is 2.5X the industry average). This important and unique program provides quantifiable business insights into how our world-class software helps banks with their digital transformation journeys.</w:t>
              </w:r>
            </w:ins>
          </w:p>
          <w:p w14:paraId="20D90A31" w14:textId="196B3E33" w:rsidR="00D14641" w:rsidRPr="0018587C" w:rsidRDefault="0018587C" w:rsidP="0018587C">
            <w:pPr>
              <w:rPr>
                <w:rPrChange w:id="171" w:author="Brandon Spooner" w:date="2020-04-23T23:36:00Z">
                  <w:rPr>
                    <w:sz w:val="20"/>
                    <w:szCs w:val="20"/>
                  </w:rPr>
                </w:rPrChange>
              </w:rPr>
              <w:pPrChange w:id="172" w:author="Brandon Spooner" w:date="2020-04-23T23:36:00Z">
                <w:pPr>
                  <w:spacing w:after="0" w:line="240" w:lineRule="auto"/>
                </w:pPr>
              </w:pPrChange>
            </w:pPr>
            <w:ins w:id="173" w:author="Brandon Spooner" w:date="2020-04-23T23:36:00Z">
              <w:r w:rsidRPr="00911265">
                <w:rPr>
                  <w:color w:val="000000"/>
                  <w:sz w:val="20"/>
                  <w:szCs w:val="20"/>
                </w:rPr>
                <w:t>By offering this free-of-charge and confidential benchmarking report to clients, Temenos is well positioned as a true partner/advisor to foster a long-term trusted relationship. Overall it helps to create a broader group of happy, referenceable clients.</w:t>
              </w:r>
            </w:ins>
          </w:p>
        </w:tc>
      </w:tr>
    </w:tbl>
    <w:p w14:paraId="091AFDCD" w14:textId="77777777" w:rsidR="00744DE3" w:rsidRDefault="00744DE3" w:rsidP="001B59AB">
      <w:pPr>
        <w:pStyle w:val="Heading2"/>
      </w:pPr>
      <w:bookmarkStart w:id="174" w:name="_Toc20397812"/>
      <w:bookmarkStart w:id="175" w:name="_Toc21698911"/>
      <w:r>
        <w:lastRenderedPageBreak/>
        <w:t>Termination</w:t>
      </w:r>
      <w:bookmarkEnd w:id="174"/>
      <w:bookmarkEnd w:id="175"/>
    </w:p>
    <w:tbl>
      <w:tblPr>
        <w:tblStyle w:val="Corporate"/>
        <w:tblW w:w="10110" w:type="dxa"/>
        <w:tblLook w:val="0420" w:firstRow="1" w:lastRow="0" w:firstColumn="0" w:lastColumn="0" w:noHBand="0" w:noVBand="1"/>
      </w:tblPr>
      <w:tblGrid>
        <w:gridCol w:w="4678"/>
        <w:gridCol w:w="5432"/>
      </w:tblGrid>
      <w:tr w:rsidR="00732DD5" w:rsidRPr="00B15FCD" w14:paraId="7FC0969C"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73AE917B" w14:textId="77777777" w:rsidR="00732DD5" w:rsidRPr="00E94817" w:rsidRDefault="00732DD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0B0FFF44" w14:textId="77777777" w:rsidR="00732DD5" w:rsidRPr="00E94817" w:rsidRDefault="00732DD5" w:rsidP="003F7623">
            <w:pPr>
              <w:spacing w:after="0" w:line="240" w:lineRule="auto"/>
              <w:rPr>
                <w:b w:val="0"/>
                <w:sz w:val="20"/>
                <w:szCs w:val="20"/>
              </w:rPr>
            </w:pPr>
            <w:r>
              <w:rPr>
                <w:sz w:val="20"/>
                <w:szCs w:val="20"/>
              </w:rPr>
              <w:t>Answer</w:t>
            </w:r>
          </w:p>
        </w:tc>
      </w:tr>
      <w:tr w:rsidR="00732DD5" w:rsidRPr="00B15FCD" w14:paraId="78DE5944"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34FF6396" w14:textId="77777777" w:rsidR="00B41A20" w:rsidRPr="00B41A20" w:rsidRDefault="00B41A20" w:rsidP="00B41A20">
            <w:pPr>
              <w:spacing w:after="0" w:line="240" w:lineRule="auto"/>
              <w:rPr>
                <w:sz w:val="20"/>
                <w:szCs w:val="20"/>
              </w:rPr>
            </w:pPr>
            <w:r w:rsidRPr="00B41A20">
              <w:rPr>
                <w:sz w:val="20"/>
                <w:szCs w:val="20"/>
              </w:rPr>
              <w:t>Describe the process to terminate the service.</w:t>
            </w:r>
          </w:p>
          <w:p w14:paraId="1A5EE6BF" w14:textId="1CDDCC51" w:rsidR="00732DD5" w:rsidRPr="00E94817" w:rsidRDefault="00B41A20" w:rsidP="00B41A20">
            <w:pPr>
              <w:spacing w:after="0" w:line="240" w:lineRule="auto"/>
              <w:rPr>
                <w:sz w:val="20"/>
                <w:szCs w:val="20"/>
              </w:rPr>
            </w:pPr>
            <w:r w:rsidRPr="00B41A20">
              <w:rPr>
                <w:sz w:val="20"/>
                <w:szCs w:val="20"/>
              </w:rPr>
              <w:t>Is there a right of termination for material breach of applicable privacy and security obligations?</w:t>
            </w:r>
          </w:p>
        </w:tc>
        <w:tc>
          <w:tcPr>
            <w:tcW w:w="5432" w:type="dxa"/>
          </w:tcPr>
          <w:p w14:paraId="70712A2E" w14:textId="77777777" w:rsidR="00EF1670" w:rsidRDefault="00EF1670" w:rsidP="00EF1670">
            <w:pPr>
              <w:rPr>
                <w:ins w:id="176" w:author="Brandon Spooner" w:date="2020-04-23T23:37:00Z"/>
              </w:rPr>
            </w:pPr>
            <w:ins w:id="177" w:author="Brandon Spooner" w:date="2020-04-23T23:37:00Z">
              <w:r>
                <w:t>Below is sample language around termination. Please refer to the signed contract between parties for specific details.</w:t>
              </w:r>
            </w:ins>
          </w:p>
          <w:p w14:paraId="406C21D2" w14:textId="77777777" w:rsidR="00EF1670" w:rsidRDefault="00EF1670" w:rsidP="00EF1670">
            <w:pPr>
              <w:rPr>
                <w:ins w:id="178" w:author="Brandon Spooner" w:date="2020-04-23T23:37:00Z"/>
              </w:rPr>
            </w:pPr>
          </w:p>
          <w:p w14:paraId="0F5A398D" w14:textId="77777777" w:rsidR="00EF1670" w:rsidRDefault="00EF1670" w:rsidP="00EF1670">
            <w:pPr>
              <w:rPr>
                <w:ins w:id="179" w:author="Brandon Spooner" w:date="2020-04-23T23:37:00Z"/>
              </w:rPr>
            </w:pPr>
            <w:ins w:id="180" w:author="Brandon Spooner" w:date="2020-04-23T23:37:00Z">
              <w:r>
                <w:t>Term; Termination:</w:t>
              </w:r>
            </w:ins>
          </w:p>
          <w:p w14:paraId="135E9BE9" w14:textId="77777777" w:rsidR="00EF1670" w:rsidRDefault="00EF1670" w:rsidP="00EF1670">
            <w:pPr>
              <w:rPr>
                <w:ins w:id="181" w:author="Brandon Spooner" w:date="2020-04-23T23:37:00Z"/>
              </w:rPr>
            </w:pPr>
            <w:ins w:id="182" w:author="Brandon Spooner" w:date="2020-04-23T23:37:00Z">
              <w:r>
                <w:t>10.1 This Agreement and license rights granted hereunder has the Term specified in the applicable Order.</w:t>
              </w:r>
            </w:ins>
          </w:p>
          <w:p w14:paraId="2F8FEA46" w14:textId="77777777" w:rsidR="00EF1670" w:rsidRDefault="00EF1670" w:rsidP="00EF1670">
            <w:pPr>
              <w:rPr>
                <w:ins w:id="183" w:author="Brandon Spooner" w:date="2020-04-23T23:37:00Z"/>
              </w:rPr>
            </w:pPr>
            <w:ins w:id="184" w:author="Brandon Spooner" w:date="2020-04-23T23:37:00Z">
              <w:r>
                <w:t xml:space="preserve">10.2 </w:t>
              </w:r>
              <w:r>
                <w:rPr>
                  <w:u w:val="single"/>
                </w:rPr>
                <w:t xml:space="preserve">Termination for Material Breach: </w:t>
              </w:r>
              <w:r>
                <w:t>Either party may terminate this Agreement if the other party materially breaches the terms hereof and fails to cure such breach within 30 days after receipt of written notice describing the nature of the breach in reasonable detail. Temenos may suspend the provision of Services under this Agreement if Customer fails to pay any undisputed fees when due and fails to cure such breach within thirty (30) days after receipt of written notice to Customer describing the failure and stating that services will be suspended if payment on undisputed amounts is not made within ten (10) days.</w:t>
              </w:r>
            </w:ins>
          </w:p>
          <w:p w14:paraId="3F1B54D9" w14:textId="77777777" w:rsidR="00EF1670" w:rsidRDefault="00EF1670" w:rsidP="00EF1670">
            <w:pPr>
              <w:rPr>
                <w:ins w:id="185" w:author="Brandon Spooner" w:date="2020-04-23T23:37:00Z"/>
              </w:rPr>
            </w:pPr>
            <w:ins w:id="186" w:author="Brandon Spooner" w:date="2020-04-23T23:37:00Z">
              <w:r>
                <w:t xml:space="preserve">10.3 </w:t>
              </w:r>
              <w:r>
                <w:rPr>
                  <w:u w:val="single"/>
                </w:rPr>
                <w:t>Effect of Expiration or Termination:</w:t>
              </w:r>
              <w:r>
                <w:t xml:space="preserve"> Upon termination or expiration of this Agreement, Temenos shall provide transition services for a period not to exceed twelve (12) months, for the orderly wind-down of the Agreement and sufficient for Customer to efficiently and seamlessly transition to another provider or alternative product. Such transition services shall include, as requested by Customer, the continued provision of the Platform Services and Support Services, at Temenos' then-current time and materials rates. The terms of this Agreement shall be deemed to remain in effect during any period in which Temenos is providing transition services. The rights and obligations of the parties contained in Sections 5, 6, 7, 8, 9 and 11 will survive the termination of this Agreement or of any individual license granted hereunder.</w:t>
              </w:r>
            </w:ins>
          </w:p>
          <w:p w14:paraId="45C6DB78" w14:textId="77777777" w:rsidR="00732DD5" w:rsidRPr="00E94817" w:rsidRDefault="00732DD5" w:rsidP="003F7623">
            <w:pPr>
              <w:spacing w:after="0" w:line="240" w:lineRule="auto"/>
              <w:rPr>
                <w:sz w:val="20"/>
                <w:szCs w:val="20"/>
              </w:rPr>
            </w:pPr>
          </w:p>
        </w:tc>
      </w:tr>
      <w:tr w:rsidR="00732DD5" w:rsidRPr="00B15FCD" w14:paraId="01111B6E"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05137B45" w14:textId="774472A1" w:rsidR="00732DD5" w:rsidRPr="00E94817" w:rsidRDefault="00B41A20" w:rsidP="00FB50D9">
            <w:pPr>
              <w:spacing w:after="0" w:line="240" w:lineRule="auto"/>
              <w:rPr>
                <w:sz w:val="20"/>
                <w:szCs w:val="20"/>
              </w:rPr>
            </w:pPr>
            <w:r w:rsidRPr="00B41A20">
              <w:rPr>
                <w:sz w:val="20"/>
                <w:szCs w:val="20"/>
              </w:rPr>
              <w:t>What happens to CWBFG data at service termination?</w:t>
            </w:r>
          </w:p>
        </w:tc>
        <w:tc>
          <w:tcPr>
            <w:tcW w:w="5432" w:type="dxa"/>
          </w:tcPr>
          <w:p w14:paraId="576CB964" w14:textId="6CF6253D" w:rsidR="00732DD5" w:rsidRPr="00BC2C42" w:rsidRDefault="00BC2C42" w:rsidP="00BC2C42">
            <w:pPr>
              <w:rPr>
                <w:rPrChange w:id="187" w:author="Brandon Spooner" w:date="2020-04-23T23:38:00Z">
                  <w:rPr>
                    <w:sz w:val="20"/>
                    <w:szCs w:val="20"/>
                  </w:rPr>
                </w:rPrChange>
              </w:rPr>
              <w:pPrChange w:id="188" w:author="Brandon Spooner" w:date="2020-04-23T23:38:00Z">
                <w:pPr>
                  <w:spacing w:after="0" w:line="240" w:lineRule="auto"/>
                </w:pPr>
              </w:pPrChange>
            </w:pPr>
            <w:ins w:id="189" w:author="Brandon Spooner" w:date="2020-04-23T23:38:00Z">
              <w:r>
                <w:t xml:space="preserve">Temenos will make Client Data available to the Client no later than sixty (60) days after the effective expiration or termination of Client’s use of a Cloud Service. The Client Data will be made available in a secure manner an </w:t>
              </w:r>
              <w:proofErr w:type="gramStart"/>
              <w:r>
                <w:t>in text</w:t>
              </w:r>
              <w:proofErr w:type="gramEnd"/>
              <w:r>
                <w:t xml:space="preserve"> format along with attachments in their native format.</w:t>
              </w:r>
            </w:ins>
          </w:p>
        </w:tc>
      </w:tr>
      <w:tr w:rsidR="00732DD5" w:rsidRPr="00B15FCD" w14:paraId="305D12F1"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856063C" w14:textId="79BB58DC" w:rsidR="00732DD5" w:rsidRPr="00E94817" w:rsidRDefault="00B41A20" w:rsidP="00FB50D9">
            <w:pPr>
              <w:spacing w:after="0" w:line="240" w:lineRule="auto"/>
              <w:rPr>
                <w:sz w:val="20"/>
                <w:szCs w:val="20"/>
              </w:rPr>
            </w:pPr>
            <w:r w:rsidRPr="00B41A20">
              <w:rPr>
                <w:sz w:val="20"/>
                <w:szCs w:val="20"/>
              </w:rPr>
              <w:t>Can CWBFG data and the service be moved / transferred to another provider at any time?</w:t>
            </w:r>
          </w:p>
        </w:tc>
        <w:tc>
          <w:tcPr>
            <w:tcW w:w="5432" w:type="dxa"/>
          </w:tcPr>
          <w:p w14:paraId="6739D2E9" w14:textId="11F0947D" w:rsidR="00732DD5" w:rsidRPr="00B87F4F" w:rsidRDefault="00B87F4F" w:rsidP="00B87F4F">
            <w:pPr>
              <w:rPr>
                <w:rPrChange w:id="190" w:author="Brandon Spooner" w:date="2020-04-23T23:38:00Z">
                  <w:rPr>
                    <w:sz w:val="20"/>
                    <w:szCs w:val="20"/>
                  </w:rPr>
                </w:rPrChange>
              </w:rPr>
              <w:pPrChange w:id="191" w:author="Brandon Spooner" w:date="2020-04-23T23:38:00Z">
                <w:pPr>
                  <w:spacing w:after="0" w:line="240" w:lineRule="auto"/>
                </w:pPr>
              </w:pPrChange>
            </w:pPr>
            <w:ins w:id="192" w:author="Brandon Spooner" w:date="2020-04-23T23:38:00Z">
              <w:r>
                <w:t xml:space="preserve">Temenos does not retain customer data except that required by the Identity services to access the application. CWBFG will still have full control over </w:t>
              </w:r>
              <w:proofErr w:type="spellStart"/>
              <w:proofErr w:type="gramStart"/>
              <w:r>
                <w:t>it's</w:t>
              </w:r>
              <w:proofErr w:type="spellEnd"/>
              <w:proofErr w:type="gramEnd"/>
              <w:r>
                <w:t xml:space="preserve"> own data.</w:t>
              </w:r>
            </w:ins>
          </w:p>
        </w:tc>
      </w:tr>
      <w:tr w:rsidR="00732DD5" w:rsidRPr="00B15FCD" w14:paraId="76E33D1B"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7DAC850F" w14:textId="17AFD17B" w:rsidR="00732DD5" w:rsidRPr="00E94817" w:rsidRDefault="00B41A20" w:rsidP="00FB50D9">
            <w:pPr>
              <w:spacing w:after="0" w:line="240" w:lineRule="auto"/>
              <w:rPr>
                <w:sz w:val="20"/>
                <w:szCs w:val="20"/>
              </w:rPr>
            </w:pPr>
            <w:r w:rsidRPr="00B41A20">
              <w:rPr>
                <w:sz w:val="20"/>
                <w:szCs w:val="20"/>
              </w:rPr>
              <w:t>Are export utilities available and easy to use?</w:t>
            </w:r>
          </w:p>
        </w:tc>
        <w:tc>
          <w:tcPr>
            <w:tcW w:w="5432" w:type="dxa"/>
          </w:tcPr>
          <w:p w14:paraId="5E7984A9" w14:textId="76A1BC8F" w:rsidR="00732DD5" w:rsidRPr="006E3E3E" w:rsidRDefault="006E3E3E" w:rsidP="006E3E3E">
            <w:pPr>
              <w:rPr>
                <w:rPrChange w:id="193" w:author="Brandon Spooner" w:date="2020-04-23T23:38:00Z">
                  <w:rPr>
                    <w:sz w:val="20"/>
                    <w:szCs w:val="20"/>
                  </w:rPr>
                </w:rPrChange>
              </w:rPr>
              <w:pPrChange w:id="194" w:author="Brandon Spooner" w:date="2020-04-23T23:38:00Z">
                <w:pPr>
                  <w:spacing w:after="0" w:line="240" w:lineRule="auto"/>
                </w:pPr>
              </w:pPrChange>
            </w:pPr>
            <w:ins w:id="195" w:author="Brandon Spooner" w:date="2020-04-23T23:38:00Z">
              <w:r>
                <w:t xml:space="preserve">Temenos will make Client Data available to the Client no later than sixty (60) days after the effective expiration or termination of Client’s use of a Cloud Service. The Client Data will be made available in a secure manner an </w:t>
              </w:r>
              <w:proofErr w:type="gramStart"/>
              <w:r>
                <w:t>in text</w:t>
              </w:r>
              <w:proofErr w:type="gramEnd"/>
              <w:r>
                <w:t xml:space="preserve"> format along with attachments in their native format. </w:t>
              </w:r>
            </w:ins>
          </w:p>
        </w:tc>
      </w:tr>
      <w:tr w:rsidR="00B41A20" w:rsidRPr="00B15FCD" w14:paraId="487E674E"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61431E06" w14:textId="5E76365D" w:rsidR="00B41A20" w:rsidRPr="00B41A20" w:rsidRDefault="00B41A20" w:rsidP="00FB50D9">
            <w:pPr>
              <w:spacing w:after="0" w:line="240" w:lineRule="auto"/>
              <w:rPr>
                <w:sz w:val="20"/>
                <w:szCs w:val="20"/>
              </w:rPr>
            </w:pPr>
            <w:r w:rsidRPr="00B41A20">
              <w:rPr>
                <w:sz w:val="20"/>
                <w:szCs w:val="20"/>
              </w:rPr>
              <w:lastRenderedPageBreak/>
              <w:t xml:space="preserve">Will CWBFG data be permanently erased from the solution, including any backup storage, when this data is </w:t>
            </w:r>
            <w:proofErr w:type="gramStart"/>
            <w:r w:rsidRPr="00B41A20">
              <w:rPr>
                <w:sz w:val="20"/>
                <w:szCs w:val="20"/>
              </w:rPr>
              <w:t>deleted</w:t>
            </w:r>
            <w:proofErr w:type="gramEnd"/>
            <w:r w:rsidRPr="00B41A20">
              <w:rPr>
                <w:sz w:val="20"/>
                <w:szCs w:val="20"/>
              </w:rPr>
              <w:t xml:space="preserve"> or the service ended?</w:t>
            </w:r>
          </w:p>
        </w:tc>
        <w:tc>
          <w:tcPr>
            <w:tcW w:w="5432" w:type="dxa"/>
          </w:tcPr>
          <w:p w14:paraId="66E3B407" w14:textId="3D28BA28" w:rsidR="00B41A20" w:rsidRPr="008A2050" w:rsidRDefault="008A2050" w:rsidP="008A2050">
            <w:pPr>
              <w:rPr>
                <w:rPrChange w:id="196" w:author="Brandon Spooner" w:date="2020-04-23T23:39:00Z">
                  <w:rPr>
                    <w:sz w:val="20"/>
                    <w:szCs w:val="20"/>
                  </w:rPr>
                </w:rPrChange>
              </w:rPr>
              <w:pPrChange w:id="197" w:author="Brandon Spooner" w:date="2020-04-23T23:39:00Z">
                <w:pPr>
                  <w:spacing w:after="0" w:line="240" w:lineRule="auto"/>
                </w:pPr>
              </w:pPrChange>
            </w:pPr>
            <w:ins w:id="198" w:author="Brandon Spooner" w:date="2020-04-23T23:39:00Z">
              <w:r>
                <w:t>Any data Temenos may have at termination is permanently deleted.</w:t>
              </w:r>
            </w:ins>
          </w:p>
        </w:tc>
      </w:tr>
      <w:tr w:rsidR="00B41A20" w:rsidRPr="00B15FCD" w14:paraId="3EBF9755"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3B2C1E85" w14:textId="1811CA92" w:rsidR="00B41A20" w:rsidRPr="00B41A20" w:rsidRDefault="00FB50D9" w:rsidP="00FB50D9">
            <w:pPr>
              <w:spacing w:after="0" w:line="240" w:lineRule="auto"/>
              <w:rPr>
                <w:sz w:val="20"/>
                <w:szCs w:val="20"/>
              </w:rPr>
            </w:pPr>
            <w:r w:rsidRPr="00B41A20">
              <w:rPr>
                <w:sz w:val="20"/>
                <w:szCs w:val="20"/>
              </w:rPr>
              <w:t>Please specify any fees that may be incurred at the end of the service.</w:t>
            </w:r>
          </w:p>
        </w:tc>
        <w:tc>
          <w:tcPr>
            <w:tcW w:w="5432" w:type="dxa"/>
          </w:tcPr>
          <w:p w14:paraId="269BB6C6" w14:textId="0D8F5EB8" w:rsidR="00B41A20" w:rsidRPr="001357F1" w:rsidRDefault="001357F1" w:rsidP="001357F1">
            <w:pPr>
              <w:rPr>
                <w:rPrChange w:id="199" w:author="Brandon Spooner" w:date="2020-04-23T23:39:00Z">
                  <w:rPr>
                    <w:sz w:val="20"/>
                    <w:szCs w:val="20"/>
                  </w:rPr>
                </w:rPrChange>
              </w:rPr>
              <w:pPrChange w:id="200" w:author="Brandon Spooner" w:date="2020-04-23T23:39:00Z">
                <w:pPr>
                  <w:spacing w:after="0" w:line="240" w:lineRule="auto"/>
                </w:pPr>
              </w:pPrChange>
            </w:pPr>
            <w:ins w:id="201" w:author="Brandon Spooner" w:date="2020-04-23T23:39:00Z">
              <w:r>
                <w:t>Any fees incurred will be as defined in the SOW or other legal contracts.</w:t>
              </w:r>
            </w:ins>
          </w:p>
        </w:tc>
      </w:tr>
      <w:tr w:rsidR="00D024BD" w:rsidRPr="00B15FCD" w14:paraId="7E5AE650"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43E02EE0" w14:textId="1B6522C4" w:rsidR="00D024BD" w:rsidRPr="00B41A20" w:rsidRDefault="00D024BD" w:rsidP="00D024BD">
            <w:pPr>
              <w:spacing w:after="0" w:line="240" w:lineRule="auto"/>
              <w:rPr>
                <w:sz w:val="20"/>
                <w:szCs w:val="20"/>
              </w:rPr>
            </w:pPr>
            <w:r w:rsidRPr="00B41A20">
              <w:rPr>
                <w:sz w:val="20"/>
                <w:szCs w:val="20"/>
              </w:rPr>
              <w:t>Does CWBFG have the right to terminate if the provider introduces material modifications to service terms?</w:t>
            </w:r>
          </w:p>
        </w:tc>
        <w:tc>
          <w:tcPr>
            <w:tcW w:w="5432" w:type="dxa"/>
          </w:tcPr>
          <w:p w14:paraId="02FBC864" w14:textId="77777777" w:rsidR="00D024BD" w:rsidRDefault="00D024BD" w:rsidP="00D024BD">
            <w:pPr>
              <w:rPr>
                <w:ins w:id="202" w:author="Brandon Spooner" w:date="2020-04-23T23:40:00Z"/>
              </w:rPr>
            </w:pPr>
            <w:ins w:id="203" w:author="Brandon Spooner" w:date="2020-04-23T23:40:00Z">
              <w:r>
                <w:t>Below is sample language around termination. Please refer to the signed contract between parties for specific details.</w:t>
              </w:r>
            </w:ins>
          </w:p>
          <w:p w14:paraId="104366DE" w14:textId="77777777" w:rsidR="00D024BD" w:rsidRDefault="00D024BD" w:rsidP="00D024BD">
            <w:pPr>
              <w:rPr>
                <w:ins w:id="204" w:author="Brandon Spooner" w:date="2020-04-23T23:40:00Z"/>
              </w:rPr>
            </w:pPr>
          </w:p>
          <w:p w14:paraId="04CE1185" w14:textId="77777777" w:rsidR="00D024BD" w:rsidRDefault="00D024BD" w:rsidP="00D024BD">
            <w:pPr>
              <w:rPr>
                <w:ins w:id="205" w:author="Brandon Spooner" w:date="2020-04-23T23:40:00Z"/>
              </w:rPr>
            </w:pPr>
            <w:ins w:id="206" w:author="Brandon Spooner" w:date="2020-04-23T23:40:00Z">
              <w:r>
                <w:t>Term; Termination:</w:t>
              </w:r>
            </w:ins>
          </w:p>
          <w:p w14:paraId="7082CEA4" w14:textId="77777777" w:rsidR="00D024BD" w:rsidRDefault="00D024BD" w:rsidP="00D024BD">
            <w:pPr>
              <w:rPr>
                <w:ins w:id="207" w:author="Brandon Spooner" w:date="2020-04-23T23:40:00Z"/>
              </w:rPr>
            </w:pPr>
            <w:ins w:id="208" w:author="Brandon Spooner" w:date="2020-04-23T23:40:00Z">
              <w:r>
                <w:t>10.1 This Agreement and license rights granted hereunder has the Term specified in the applicable Order.</w:t>
              </w:r>
            </w:ins>
          </w:p>
          <w:p w14:paraId="653E53AD" w14:textId="77777777" w:rsidR="00D024BD" w:rsidRDefault="00D024BD" w:rsidP="00D024BD">
            <w:pPr>
              <w:rPr>
                <w:ins w:id="209" w:author="Brandon Spooner" w:date="2020-04-23T23:40:00Z"/>
              </w:rPr>
            </w:pPr>
            <w:ins w:id="210" w:author="Brandon Spooner" w:date="2020-04-23T23:40:00Z">
              <w:r>
                <w:t xml:space="preserve">10.2 </w:t>
              </w:r>
              <w:r>
                <w:rPr>
                  <w:u w:val="single"/>
                </w:rPr>
                <w:t xml:space="preserve">Termination for Material Breach: </w:t>
              </w:r>
              <w:r>
                <w:t>Either party may terminate this Agreement if the other party materially breaches the terms hereof and fails to cure such breach within 30 days after receipt of written notice describing the nature of the breach in reasonable detail. Temenos may suspend the provision of Services under this Agreement if Customer fails to pay any undisputed fees when due and fails to cure such breach within thirty (30) days after receipt of written notice to Customer describing the failure and stating that services will be suspended if payment on undisputed amounts is not made within ten (10) days.</w:t>
              </w:r>
            </w:ins>
          </w:p>
          <w:p w14:paraId="231CF57B" w14:textId="77777777" w:rsidR="00D024BD" w:rsidRDefault="00D024BD" w:rsidP="00D024BD">
            <w:pPr>
              <w:rPr>
                <w:ins w:id="211" w:author="Brandon Spooner" w:date="2020-04-23T23:40:00Z"/>
              </w:rPr>
            </w:pPr>
            <w:ins w:id="212" w:author="Brandon Spooner" w:date="2020-04-23T23:40:00Z">
              <w:r>
                <w:t xml:space="preserve">10.3 </w:t>
              </w:r>
              <w:r>
                <w:rPr>
                  <w:u w:val="single"/>
                </w:rPr>
                <w:t>Effect of Expiration or Termination:</w:t>
              </w:r>
              <w:r>
                <w:t xml:space="preserve"> Upon termination or expiration of this Agreement, Temenos shall provide transition services for a period not to exceed twelve (12) months, for the orderly wind-down of the Agreement and sufficient for Customer to efficiently and seamlessly transition to another provider or alternative product. Such transition services shall include, as requested by Customer, the continued provision of the Platform Services and Support Services, at Temenos' then-current time and materials rates. The terms of this Agreement shall be deemed to remain in effect during any period in which Temenos is providing transition services. The rights and obligations of the parties contained in Sections 5, 6, 7, 8, 9 and 11 will survive the termination of this Agreement or of any individual license granted hereunder.</w:t>
              </w:r>
            </w:ins>
          </w:p>
          <w:p w14:paraId="0A7324E4" w14:textId="5D6EE95F" w:rsidR="00D024BD" w:rsidRPr="00E94817" w:rsidRDefault="00D024BD" w:rsidP="00D024BD">
            <w:pPr>
              <w:spacing w:after="0" w:line="240" w:lineRule="auto"/>
              <w:rPr>
                <w:sz w:val="20"/>
                <w:szCs w:val="20"/>
              </w:rPr>
            </w:pPr>
            <w:del w:id="213" w:author="Brandon Spooner" w:date="2020-04-23T23:40:00Z">
              <w:r w:rsidDel="004B7EAF">
                <w:rPr>
                  <w:sz w:val="20"/>
                  <w:szCs w:val="20"/>
                </w:rPr>
                <w:delText xml:space="preserve">   </w:delText>
              </w:r>
            </w:del>
          </w:p>
        </w:tc>
      </w:tr>
    </w:tbl>
    <w:p w14:paraId="7CA89452" w14:textId="75070B09" w:rsidR="00A016A0" w:rsidRPr="0057258B" w:rsidRDefault="00A016A0" w:rsidP="0057258B">
      <w:pPr>
        <w:pStyle w:val="Heading1"/>
      </w:pPr>
      <w:bookmarkStart w:id="214" w:name="_Toc20397813"/>
      <w:bookmarkStart w:id="215" w:name="_Toc21698912"/>
      <w:r w:rsidRPr="0057258B">
        <w:lastRenderedPageBreak/>
        <w:t xml:space="preserve">Technology </w:t>
      </w:r>
      <w:r w:rsidR="00732DD5" w:rsidRPr="0057258B">
        <w:t>Questions</w:t>
      </w:r>
      <w:bookmarkEnd w:id="214"/>
      <w:bookmarkEnd w:id="215"/>
    </w:p>
    <w:p w14:paraId="735386B4" w14:textId="1EB0E29B" w:rsidR="00137EE9" w:rsidRPr="0057258B" w:rsidRDefault="00137EE9" w:rsidP="001B59AB">
      <w:pPr>
        <w:pStyle w:val="Heading2"/>
      </w:pPr>
      <w:bookmarkStart w:id="216" w:name="_Toc20397814"/>
      <w:bookmarkStart w:id="217" w:name="_Toc21698913"/>
      <w:r w:rsidRPr="0057258B">
        <w:t>Application</w:t>
      </w:r>
      <w:bookmarkEnd w:id="216"/>
      <w:bookmarkEnd w:id="217"/>
    </w:p>
    <w:p w14:paraId="2FBAC9CE" w14:textId="20DB2EA5" w:rsidR="006F039C" w:rsidRPr="0057258B" w:rsidRDefault="006F039C" w:rsidP="001B59AB">
      <w:pPr>
        <w:pStyle w:val="Heading3"/>
      </w:pPr>
      <w:bookmarkStart w:id="218" w:name="_Toc20397815"/>
      <w:bookmarkStart w:id="219" w:name="_Toc21698914"/>
      <w:r w:rsidRPr="0057258B">
        <w:t>User Experience</w:t>
      </w:r>
      <w:bookmarkEnd w:id="218"/>
      <w:bookmarkEnd w:id="219"/>
    </w:p>
    <w:tbl>
      <w:tblPr>
        <w:tblStyle w:val="Corporate"/>
        <w:tblW w:w="10110" w:type="dxa"/>
        <w:tblLook w:val="0420" w:firstRow="1" w:lastRow="0" w:firstColumn="0" w:lastColumn="0" w:noHBand="0" w:noVBand="1"/>
      </w:tblPr>
      <w:tblGrid>
        <w:gridCol w:w="4678"/>
        <w:gridCol w:w="5432"/>
      </w:tblGrid>
      <w:tr w:rsidR="006F039C" w:rsidRPr="00B15FCD" w14:paraId="3DD8D13B"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725586F5" w14:textId="77777777" w:rsidR="006F039C" w:rsidRPr="00E94817" w:rsidRDefault="006F039C" w:rsidP="00137EE9">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56275445" w14:textId="77777777" w:rsidR="006F039C" w:rsidRPr="00E94817" w:rsidRDefault="006F039C" w:rsidP="00137EE9">
            <w:pPr>
              <w:spacing w:after="0" w:line="240" w:lineRule="auto"/>
              <w:rPr>
                <w:b w:val="0"/>
                <w:sz w:val="20"/>
                <w:szCs w:val="20"/>
              </w:rPr>
            </w:pPr>
            <w:r>
              <w:rPr>
                <w:sz w:val="20"/>
                <w:szCs w:val="20"/>
              </w:rPr>
              <w:t>Answer</w:t>
            </w:r>
          </w:p>
        </w:tc>
      </w:tr>
      <w:tr w:rsidR="006F039C" w:rsidRPr="00B15FCD" w14:paraId="32A470C7"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41DF8911" w14:textId="3D59FF69" w:rsidR="006F039C" w:rsidRPr="00E94817" w:rsidRDefault="00952E6D" w:rsidP="00952E6D">
            <w:pPr>
              <w:spacing w:after="0" w:line="240" w:lineRule="auto"/>
              <w:rPr>
                <w:sz w:val="20"/>
                <w:szCs w:val="20"/>
              </w:rPr>
            </w:pPr>
            <w:r w:rsidRPr="00952E6D">
              <w:rPr>
                <w:sz w:val="20"/>
                <w:szCs w:val="20"/>
              </w:rPr>
              <w:t>How is this application launched from the user device?</w:t>
            </w:r>
          </w:p>
        </w:tc>
        <w:tc>
          <w:tcPr>
            <w:tcW w:w="5432" w:type="dxa"/>
          </w:tcPr>
          <w:p w14:paraId="379A39B4" w14:textId="3E8A809D" w:rsidR="006F039C" w:rsidRPr="005F36A0" w:rsidRDefault="005F36A0" w:rsidP="005F36A0">
            <w:pPr>
              <w:rPr>
                <w:rPrChange w:id="220" w:author="Brandon Spooner" w:date="2020-04-23T23:41:00Z">
                  <w:rPr>
                    <w:sz w:val="20"/>
                    <w:szCs w:val="20"/>
                  </w:rPr>
                </w:rPrChange>
              </w:rPr>
              <w:pPrChange w:id="221" w:author="Brandon Spooner" w:date="2020-04-23T23:41:00Z">
                <w:pPr>
                  <w:spacing w:after="0" w:line="240" w:lineRule="auto"/>
                </w:pPr>
              </w:pPrChange>
            </w:pPr>
            <w:ins w:id="222" w:author="Brandon Spooner" w:date="2020-04-23T23:41:00Z">
              <w:r>
                <w:t>When the user clicks the application binary on the device, it will launch the application.</w:t>
              </w:r>
            </w:ins>
          </w:p>
        </w:tc>
      </w:tr>
      <w:tr w:rsidR="006F039C" w:rsidRPr="00B15FCD" w14:paraId="6224ED49"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69875995" w14:textId="4EDC499A" w:rsidR="006F039C" w:rsidRPr="00E94817" w:rsidRDefault="00952E6D" w:rsidP="00952E6D">
            <w:pPr>
              <w:spacing w:after="0" w:line="240" w:lineRule="auto"/>
              <w:rPr>
                <w:sz w:val="20"/>
                <w:szCs w:val="20"/>
              </w:rPr>
            </w:pPr>
            <w:r w:rsidRPr="00952E6D">
              <w:rPr>
                <w:sz w:val="20"/>
                <w:szCs w:val="20"/>
              </w:rPr>
              <w:t>Are functions other than presentation performed on the user device?</w:t>
            </w:r>
          </w:p>
        </w:tc>
        <w:tc>
          <w:tcPr>
            <w:tcW w:w="5432" w:type="dxa"/>
          </w:tcPr>
          <w:p w14:paraId="08849A6D" w14:textId="519EB37B" w:rsidR="006F039C" w:rsidRPr="00E94817" w:rsidRDefault="005308ED" w:rsidP="00137EE9">
            <w:pPr>
              <w:spacing w:after="0" w:line="240" w:lineRule="auto"/>
              <w:rPr>
                <w:sz w:val="20"/>
                <w:szCs w:val="20"/>
              </w:rPr>
            </w:pPr>
            <w:ins w:id="223" w:author="Brandon Spooner" w:date="2020-04-23T23:41:00Z">
              <w:r>
                <w:rPr>
                  <w:sz w:val="20"/>
                  <w:szCs w:val="20"/>
                </w:rPr>
                <w:t>No.</w:t>
              </w:r>
            </w:ins>
          </w:p>
        </w:tc>
      </w:tr>
      <w:tr w:rsidR="006F039C" w:rsidRPr="00B15FCD" w14:paraId="1ADC55AA"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3DAFF15F" w14:textId="08C79F36" w:rsidR="006F039C" w:rsidRPr="00E94817" w:rsidRDefault="00952E6D" w:rsidP="00952E6D">
            <w:pPr>
              <w:spacing w:after="0" w:line="240" w:lineRule="auto"/>
              <w:rPr>
                <w:sz w:val="20"/>
                <w:szCs w:val="20"/>
              </w:rPr>
            </w:pPr>
            <w:r w:rsidRPr="00952E6D">
              <w:rPr>
                <w:sz w:val="20"/>
                <w:szCs w:val="20"/>
              </w:rPr>
              <w:t>Does this application collect user data?</w:t>
            </w:r>
          </w:p>
        </w:tc>
        <w:tc>
          <w:tcPr>
            <w:tcW w:w="5432" w:type="dxa"/>
          </w:tcPr>
          <w:p w14:paraId="21CB99E9" w14:textId="47FF8A02" w:rsidR="006F039C" w:rsidRPr="006946B4" w:rsidRDefault="006946B4" w:rsidP="006946B4">
            <w:pPr>
              <w:rPr>
                <w:rPrChange w:id="224" w:author="Brandon Spooner" w:date="2020-04-23T23:41:00Z">
                  <w:rPr>
                    <w:sz w:val="20"/>
                    <w:szCs w:val="20"/>
                  </w:rPr>
                </w:rPrChange>
              </w:rPr>
              <w:pPrChange w:id="225" w:author="Brandon Spooner" w:date="2020-04-23T23:41:00Z">
                <w:pPr>
                  <w:spacing w:after="0" w:line="240" w:lineRule="auto"/>
                </w:pPr>
              </w:pPrChange>
            </w:pPr>
            <w:ins w:id="226" w:author="Brandon Spooner" w:date="2020-04-23T23:41:00Z">
              <w:r>
                <w:t>No, applications don't collect user specific data. Only user interaction and behavioural analytics are captured.</w:t>
              </w:r>
            </w:ins>
          </w:p>
        </w:tc>
      </w:tr>
      <w:tr w:rsidR="006F039C" w:rsidRPr="00B15FCD" w14:paraId="6B63E0AE"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11CF2251" w14:textId="657E5A5E" w:rsidR="006F039C" w:rsidRPr="00E94817" w:rsidRDefault="00952E6D" w:rsidP="00137EE9">
            <w:pPr>
              <w:spacing w:after="0" w:line="240" w:lineRule="auto"/>
              <w:rPr>
                <w:sz w:val="20"/>
                <w:szCs w:val="20"/>
              </w:rPr>
            </w:pPr>
            <w:r w:rsidRPr="00952E6D">
              <w:rPr>
                <w:sz w:val="20"/>
                <w:szCs w:val="20"/>
              </w:rPr>
              <w:t>Does this application need access to user geolocation? If so, please describe how this information is used.</w:t>
            </w:r>
          </w:p>
        </w:tc>
        <w:tc>
          <w:tcPr>
            <w:tcW w:w="5432" w:type="dxa"/>
          </w:tcPr>
          <w:p w14:paraId="526442CF" w14:textId="5B5BB647" w:rsidR="006F039C" w:rsidRPr="00EC467D" w:rsidRDefault="00EC467D" w:rsidP="00EC467D">
            <w:pPr>
              <w:rPr>
                <w:rPrChange w:id="227" w:author="Brandon Spooner" w:date="2020-04-23T23:41:00Z">
                  <w:rPr>
                    <w:sz w:val="20"/>
                    <w:szCs w:val="20"/>
                  </w:rPr>
                </w:rPrChange>
              </w:rPr>
              <w:pPrChange w:id="228" w:author="Brandon Spooner" w:date="2020-04-23T23:41:00Z">
                <w:pPr>
                  <w:spacing w:after="0" w:line="240" w:lineRule="auto"/>
                </w:pPr>
              </w:pPrChange>
            </w:pPr>
            <w:ins w:id="229" w:author="Brandon Spooner" w:date="2020-04-23T23:41:00Z">
              <w:r>
                <w:t xml:space="preserve">Yes, user geolocation access is requested through proper privacy requests for each channel. Geolocation is used for showing nearby ATM, branches, CWB related facilities, </w:t>
              </w:r>
              <w:proofErr w:type="spellStart"/>
              <w:r>
                <w:t>cardless</w:t>
              </w:r>
              <w:proofErr w:type="spellEnd"/>
              <w:r>
                <w:t xml:space="preserve"> cash withdrawal, card usage and application usage analytics.</w:t>
              </w:r>
            </w:ins>
          </w:p>
        </w:tc>
      </w:tr>
    </w:tbl>
    <w:p w14:paraId="23C626AC" w14:textId="77777777" w:rsidR="006F039C" w:rsidRPr="006F039C" w:rsidRDefault="006F039C" w:rsidP="006F039C"/>
    <w:p w14:paraId="40DB8B12" w14:textId="459C7DCF" w:rsidR="00744DE3" w:rsidRDefault="00744DE3" w:rsidP="001B59AB">
      <w:pPr>
        <w:pStyle w:val="Heading3"/>
      </w:pPr>
      <w:bookmarkStart w:id="230" w:name="_Toc20397816"/>
      <w:bookmarkStart w:id="231" w:name="_Toc21698915"/>
      <w:r>
        <w:t>Application Security</w:t>
      </w:r>
      <w:bookmarkEnd w:id="230"/>
      <w:bookmarkEnd w:id="231"/>
    </w:p>
    <w:tbl>
      <w:tblPr>
        <w:tblStyle w:val="Corporate"/>
        <w:tblW w:w="10110" w:type="dxa"/>
        <w:tblLook w:val="0420" w:firstRow="1" w:lastRow="0" w:firstColumn="0" w:lastColumn="0" w:noHBand="0" w:noVBand="1"/>
      </w:tblPr>
      <w:tblGrid>
        <w:gridCol w:w="4678"/>
        <w:gridCol w:w="5432"/>
      </w:tblGrid>
      <w:tr w:rsidR="002D0775" w:rsidRPr="00B15FCD" w14:paraId="7002833F"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0360F2EE" w14:textId="77777777" w:rsidR="002D0775" w:rsidRPr="00E94817" w:rsidRDefault="002D077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39543F05" w14:textId="77777777" w:rsidR="002D0775" w:rsidRPr="00E94817" w:rsidRDefault="002D0775" w:rsidP="003F7623">
            <w:pPr>
              <w:spacing w:after="0" w:line="240" w:lineRule="auto"/>
              <w:rPr>
                <w:b w:val="0"/>
                <w:sz w:val="20"/>
                <w:szCs w:val="20"/>
              </w:rPr>
            </w:pPr>
            <w:r>
              <w:rPr>
                <w:sz w:val="20"/>
                <w:szCs w:val="20"/>
              </w:rPr>
              <w:t>Answer</w:t>
            </w:r>
          </w:p>
        </w:tc>
      </w:tr>
      <w:tr w:rsidR="002D0775" w:rsidRPr="00B15FCD" w14:paraId="38563C78"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2B71FF53" w14:textId="53CF4D1E" w:rsidR="002D0775" w:rsidRPr="00E94817" w:rsidRDefault="003F7623" w:rsidP="003F7623">
            <w:pPr>
              <w:spacing w:after="0" w:line="240" w:lineRule="auto"/>
              <w:rPr>
                <w:sz w:val="20"/>
                <w:szCs w:val="20"/>
              </w:rPr>
            </w:pPr>
            <w:r w:rsidRPr="003F7623">
              <w:rPr>
                <w:sz w:val="20"/>
                <w:szCs w:val="20"/>
              </w:rPr>
              <w:t>What standards does the provider follow for application development? Do these include rigorous testing and acceptance protocols?</w:t>
            </w:r>
          </w:p>
        </w:tc>
        <w:tc>
          <w:tcPr>
            <w:tcW w:w="5432" w:type="dxa"/>
          </w:tcPr>
          <w:p w14:paraId="4F5CDB4F" w14:textId="34A6221F" w:rsidR="002D0775" w:rsidRPr="00C8069C" w:rsidRDefault="00C8069C" w:rsidP="00C8069C">
            <w:pPr>
              <w:rPr>
                <w:rPrChange w:id="232" w:author="Brandon Spooner" w:date="2020-04-23T23:41:00Z">
                  <w:rPr>
                    <w:sz w:val="20"/>
                    <w:szCs w:val="20"/>
                  </w:rPr>
                </w:rPrChange>
              </w:rPr>
              <w:pPrChange w:id="233" w:author="Brandon Spooner" w:date="2020-04-23T23:41:00Z">
                <w:pPr>
                  <w:spacing w:after="0" w:line="240" w:lineRule="auto"/>
                </w:pPr>
              </w:pPrChange>
            </w:pPr>
            <w:ins w:id="234" w:author="Brandon Spooner" w:date="2020-04-23T23:41:00Z">
              <w:r>
                <w:t>Security guidelines based on OWASP secure coding practices are defined and followed by development teams and adherence to these standards is monitored.</w:t>
              </w:r>
              <w:r>
                <w:br/>
                <w:t>Development work undergoes thorough security testing which includes Secure Design reviews, Source Code reviews and Penetration testing. The testing is based on industry best practices covering OWASP Top 10 and SANS 25.</w:t>
              </w:r>
              <w:r>
                <w:br/>
                <w:t>The testing is done using combination of manual and automated tooling methods.</w:t>
              </w:r>
            </w:ins>
          </w:p>
        </w:tc>
      </w:tr>
      <w:tr w:rsidR="002D0775" w:rsidRPr="00B15FCD" w14:paraId="210570FC"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5F5A881B" w14:textId="60F7BC71" w:rsidR="002D0775" w:rsidRPr="00E94817" w:rsidRDefault="003F7623" w:rsidP="003F7623">
            <w:pPr>
              <w:spacing w:after="0" w:line="240" w:lineRule="auto"/>
              <w:rPr>
                <w:sz w:val="20"/>
                <w:szCs w:val="20"/>
              </w:rPr>
            </w:pPr>
            <w:r w:rsidRPr="003F7623">
              <w:rPr>
                <w:sz w:val="20"/>
                <w:szCs w:val="20"/>
              </w:rPr>
              <w:t>What application security measures are used in the production environment (e.g., application-level firewall, database logging / auditing, etc.)?</w:t>
            </w:r>
          </w:p>
        </w:tc>
        <w:tc>
          <w:tcPr>
            <w:tcW w:w="5432" w:type="dxa"/>
          </w:tcPr>
          <w:p w14:paraId="2F245CB6" w14:textId="1FD909F8" w:rsidR="002D0775" w:rsidRPr="00F5436D" w:rsidRDefault="00F5436D" w:rsidP="00F5436D">
            <w:pPr>
              <w:rPr>
                <w:rPrChange w:id="235" w:author="Brandon Spooner" w:date="2020-04-23T23:42:00Z">
                  <w:rPr>
                    <w:sz w:val="20"/>
                    <w:szCs w:val="20"/>
                  </w:rPr>
                </w:rPrChange>
              </w:rPr>
              <w:pPrChange w:id="236" w:author="Brandon Spooner" w:date="2020-04-23T23:42:00Z">
                <w:pPr>
                  <w:spacing w:after="0" w:line="240" w:lineRule="auto"/>
                </w:pPr>
              </w:pPrChange>
            </w:pPr>
            <w:ins w:id="237" w:author="Brandon Spooner" w:date="2020-04-23T23:42:00Z">
              <w:r>
                <w:t xml:space="preserve">PCI DSS requirement controls and controls detailed in the AICPA SSAE 18 standards are in place. </w:t>
              </w:r>
            </w:ins>
          </w:p>
        </w:tc>
      </w:tr>
      <w:tr w:rsidR="002D0775" w:rsidRPr="00B15FCD" w14:paraId="043E9665"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68CC363B" w14:textId="51A3D511" w:rsidR="002D0775" w:rsidRPr="00E94817" w:rsidRDefault="003F7623" w:rsidP="003F7623">
            <w:pPr>
              <w:spacing w:after="0" w:line="240" w:lineRule="auto"/>
              <w:rPr>
                <w:sz w:val="20"/>
                <w:szCs w:val="20"/>
              </w:rPr>
            </w:pPr>
            <w:r w:rsidRPr="003F7623">
              <w:rPr>
                <w:sz w:val="20"/>
                <w:szCs w:val="20"/>
              </w:rPr>
              <w:t>Are the information classification tags editable?</w:t>
            </w:r>
          </w:p>
        </w:tc>
        <w:tc>
          <w:tcPr>
            <w:tcW w:w="5432" w:type="dxa"/>
          </w:tcPr>
          <w:p w14:paraId="7D496898" w14:textId="586A4AB5" w:rsidR="002D0775" w:rsidRPr="007C5145" w:rsidRDefault="007C5145" w:rsidP="007C5145">
            <w:pPr>
              <w:rPr>
                <w:rPrChange w:id="238" w:author="Brandon Spooner" w:date="2020-04-23T23:49:00Z">
                  <w:rPr>
                    <w:sz w:val="20"/>
                    <w:szCs w:val="20"/>
                  </w:rPr>
                </w:rPrChange>
              </w:rPr>
              <w:pPrChange w:id="239" w:author="Brandon Spooner" w:date="2020-04-23T23:49:00Z">
                <w:pPr>
                  <w:spacing w:after="0" w:line="240" w:lineRule="auto"/>
                </w:pPr>
              </w:pPrChange>
            </w:pPr>
            <w:ins w:id="240" w:author="Brandon Spooner" w:date="2020-04-23T23:49:00Z">
              <w:r>
                <w:t>No, Temenos has an Information Classification Policy in place which is reviewed annually and approved by Security and Privacy Committee</w:t>
              </w:r>
            </w:ins>
          </w:p>
        </w:tc>
      </w:tr>
      <w:tr w:rsidR="002D0775" w:rsidRPr="00B15FCD" w14:paraId="442F8BB7"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701C47E0" w14:textId="3F050C68" w:rsidR="002D0775" w:rsidRPr="00E94817" w:rsidRDefault="003F7623" w:rsidP="003F7623">
            <w:pPr>
              <w:spacing w:after="0" w:line="240" w:lineRule="auto"/>
              <w:rPr>
                <w:sz w:val="20"/>
                <w:szCs w:val="20"/>
              </w:rPr>
            </w:pPr>
            <w:r w:rsidRPr="003F7623">
              <w:rPr>
                <w:sz w:val="20"/>
                <w:szCs w:val="20"/>
              </w:rPr>
              <w:t>Are session timeouts available and customizable?</w:t>
            </w:r>
          </w:p>
        </w:tc>
        <w:tc>
          <w:tcPr>
            <w:tcW w:w="5432" w:type="dxa"/>
          </w:tcPr>
          <w:p w14:paraId="07FE5C82" w14:textId="1686E82A" w:rsidR="002D0775" w:rsidRPr="00E94817" w:rsidRDefault="00B51DC0" w:rsidP="003F7623">
            <w:pPr>
              <w:spacing w:after="0" w:line="240" w:lineRule="auto"/>
              <w:rPr>
                <w:sz w:val="20"/>
                <w:szCs w:val="20"/>
              </w:rPr>
            </w:pPr>
            <w:ins w:id="241" w:author="Brandon Spooner" w:date="2020-04-23T23:49:00Z">
              <w:r>
                <w:rPr>
                  <w:sz w:val="20"/>
                  <w:szCs w:val="20"/>
                </w:rPr>
                <w:t>Yes</w:t>
              </w:r>
            </w:ins>
          </w:p>
        </w:tc>
      </w:tr>
      <w:tr w:rsidR="003F7623" w:rsidRPr="00B15FCD" w14:paraId="39D43F3E"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F636CAB" w14:textId="5DAA6C42" w:rsidR="003F7623" w:rsidRPr="003F7623" w:rsidRDefault="003F7623" w:rsidP="003F7623">
            <w:pPr>
              <w:spacing w:after="0" w:line="240" w:lineRule="auto"/>
              <w:rPr>
                <w:sz w:val="20"/>
                <w:szCs w:val="20"/>
              </w:rPr>
            </w:pPr>
            <w:r w:rsidRPr="003F7623">
              <w:rPr>
                <w:sz w:val="20"/>
                <w:szCs w:val="20"/>
              </w:rPr>
              <w:t>How is data integrity assured? What controls exist over internal processing?</w:t>
            </w:r>
          </w:p>
        </w:tc>
        <w:tc>
          <w:tcPr>
            <w:tcW w:w="5432" w:type="dxa"/>
          </w:tcPr>
          <w:p w14:paraId="744C9A9C" w14:textId="00C0F23A" w:rsidR="003F7623" w:rsidRPr="00CC53FF" w:rsidRDefault="00CC53FF" w:rsidP="00CC53FF">
            <w:pPr>
              <w:rPr>
                <w:rPrChange w:id="242" w:author="Brandon Spooner" w:date="2020-04-23T23:49:00Z">
                  <w:rPr>
                    <w:sz w:val="20"/>
                    <w:szCs w:val="20"/>
                  </w:rPr>
                </w:rPrChange>
              </w:rPr>
              <w:pPrChange w:id="243" w:author="Brandon Spooner" w:date="2020-04-23T23:49:00Z">
                <w:pPr>
                  <w:spacing w:after="0" w:line="240" w:lineRule="auto"/>
                </w:pPr>
              </w:pPrChange>
            </w:pPr>
            <w:ins w:id="244" w:author="Brandon Spooner" w:date="2020-04-23T23:49:00Z">
              <w:r>
                <w:t xml:space="preserve">Data integrity routines are periodically implemented to prevent manual or systematic processing errors </w:t>
              </w:r>
              <w:proofErr w:type="gramStart"/>
              <w:r>
                <w:t>and  </w:t>
              </w:r>
              <w:proofErr w:type="spellStart"/>
              <w:r>
                <w:t>orruption</w:t>
              </w:r>
              <w:proofErr w:type="spellEnd"/>
              <w:proofErr w:type="gramEnd"/>
              <w:r>
                <w:t xml:space="preserve"> of data. Regular Backups routines are in-place to restore the data for any event of unexpected corruption.</w:t>
              </w:r>
            </w:ins>
          </w:p>
        </w:tc>
      </w:tr>
      <w:tr w:rsidR="00F203B0" w:rsidRPr="00B15FCD" w14:paraId="662694E3"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1E11730D" w14:textId="1C6F3211" w:rsidR="00F203B0" w:rsidRPr="003F7623" w:rsidRDefault="005C260A" w:rsidP="003F7623">
            <w:pPr>
              <w:spacing w:after="0" w:line="240" w:lineRule="auto"/>
              <w:rPr>
                <w:sz w:val="20"/>
                <w:szCs w:val="20"/>
              </w:rPr>
            </w:pPr>
            <w:r>
              <w:rPr>
                <w:sz w:val="20"/>
                <w:szCs w:val="20"/>
              </w:rPr>
              <w:lastRenderedPageBreak/>
              <w:t>Outline your approach for all verification techniques utilized: dynamic vulnerability scanning, malicious code analysis, manual code review, manual penetration testing, security architecture review, static analysis, threat modeling.</w:t>
            </w:r>
          </w:p>
        </w:tc>
        <w:tc>
          <w:tcPr>
            <w:tcW w:w="5432" w:type="dxa"/>
          </w:tcPr>
          <w:p w14:paraId="1E7769E7" w14:textId="0ADF2F9D" w:rsidR="00F203B0" w:rsidRPr="00E33E07" w:rsidRDefault="00E33E07" w:rsidP="00E33E07">
            <w:pPr>
              <w:rPr>
                <w:rPrChange w:id="245" w:author="Brandon Spooner" w:date="2020-04-23T23:50:00Z">
                  <w:rPr>
                    <w:sz w:val="20"/>
                    <w:szCs w:val="20"/>
                  </w:rPr>
                </w:rPrChange>
              </w:rPr>
              <w:pPrChange w:id="246" w:author="Brandon Spooner" w:date="2020-04-23T23:50:00Z">
                <w:pPr>
                  <w:spacing w:after="0" w:line="240" w:lineRule="auto"/>
                </w:pPr>
              </w:pPrChange>
            </w:pPr>
            <w:ins w:id="247" w:author="Brandon Spooner" w:date="2020-04-23T23:50:00Z">
              <w:r>
                <w:t xml:space="preserve">Temenos undertake security testing of all applications, enhancements and interfaces as part of a secure development lifecycle.  This includes application security and verification testing provided by OWASP. </w:t>
              </w:r>
              <w:r>
                <w:br/>
                <w:t>Temenos applications, products or enhancement are subject to Temenos Product Assurance team security testing and approval. A combination of manual, dynamic application security testing, and penetration testing is used to identify security vulnerabilities, with high focus on external facing interfaces and APIs. Secure Code Review is performed at product build or verification stage of the SDLC for the purpose of detecting vulnerable or malicious codes.</w:t>
              </w:r>
            </w:ins>
          </w:p>
        </w:tc>
      </w:tr>
      <w:tr w:rsidR="005C260A" w:rsidRPr="00B15FCD" w14:paraId="1998845C"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52266893" w14:textId="6E92A689" w:rsidR="005C260A" w:rsidRPr="001D4982" w:rsidRDefault="005C260A" w:rsidP="003F7623">
            <w:pPr>
              <w:spacing w:after="0" w:line="240" w:lineRule="auto"/>
              <w:rPr>
                <w:color w:val="111111" w:themeColor="text1"/>
                <w:sz w:val="20"/>
                <w:szCs w:val="20"/>
              </w:rPr>
            </w:pPr>
            <w:r w:rsidRPr="001D4982">
              <w:rPr>
                <w:color w:val="111111" w:themeColor="text1"/>
                <w:sz w:val="20"/>
                <w:szCs w:val="20"/>
              </w:rPr>
              <w:t>How are OWASP Top 10 vulnerabilities addressed and tested in your solution?</w:t>
            </w:r>
          </w:p>
        </w:tc>
        <w:tc>
          <w:tcPr>
            <w:tcW w:w="5432" w:type="dxa"/>
          </w:tcPr>
          <w:p w14:paraId="2686B9F4" w14:textId="7C4ABEC5" w:rsidR="005C260A" w:rsidRPr="000E7CD5" w:rsidRDefault="000E7CD5" w:rsidP="000E7CD5">
            <w:pPr>
              <w:rPr>
                <w:rPrChange w:id="248" w:author="Brandon Spooner" w:date="2020-04-23T23:50:00Z">
                  <w:rPr>
                    <w:sz w:val="20"/>
                    <w:szCs w:val="20"/>
                  </w:rPr>
                </w:rPrChange>
              </w:rPr>
              <w:pPrChange w:id="249" w:author="Brandon Spooner" w:date="2020-04-23T23:50:00Z">
                <w:pPr>
                  <w:spacing w:after="0" w:line="240" w:lineRule="auto"/>
                </w:pPr>
              </w:pPrChange>
            </w:pPr>
            <w:ins w:id="250" w:author="Brandon Spooner" w:date="2020-04-23T23:50:00Z">
              <w:r>
                <w:t>Security guidelines based on OWASP secure coding practices are defined and followed by development teams and adherence to these standards is monitored.</w:t>
              </w:r>
              <w:r>
                <w:br/>
                <w:t>Development work undergoes thorough security testing which includes Secure Design reviews, Source Code reviews and Penetration testing. The testing is based on industry best practices covering OWASP Top 10 and SANS 25.</w:t>
              </w:r>
              <w:r>
                <w:br/>
                <w:t>The testing is done using combination of manual and automated tooling methods.</w:t>
              </w:r>
            </w:ins>
          </w:p>
        </w:tc>
      </w:tr>
      <w:tr w:rsidR="007A073E" w:rsidRPr="00B15FCD" w14:paraId="40A77BD2" w14:textId="77777777" w:rsidTr="003F7623">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709C218A" w14:textId="77777777" w:rsidR="007A073E" w:rsidRPr="001D4982" w:rsidRDefault="007A073E" w:rsidP="003F7623">
            <w:pPr>
              <w:spacing w:after="0" w:line="240" w:lineRule="auto"/>
              <w:rPr>
                <w:color w:val="111111" w:themeColor="text1"/>
                <w:sz w:val="20"/>
                <w:szCs w:val="20"/>
              </w:rPr>
            </w:pPr>
            <w:r w:rsidRPr="001D4982">
              <w:rPr>
                <w:color w:val="111111" w:themeColor="text1"/>
                <w:sz w:val="20"/>
                <w:szCs w:val="20"/>
              </w:rPr>
              <w:t>Does &lt;vendor&gt; have a vulnerability management program in place? If yes, will the services provided to CWB be managed under that program?</w:t>
            </w:r>
          </w:p>
        </w:tc>
        <w:tc>
          <w:tcPr>
            <w:tcW w:w="5432" w:type="dxa"/>
          </w:tcPr>
          <w:p w14:paraId="30BF9442" w14:textId="18C4B26E" w:rsidR="007A073E" w:rsidRPr="00717961" w:rsidRDefault="00717961" w:rsidP="00717961">
            <w:pPr>
              <w:rPr>
                <w:rPrChange w:id="251" w:author="Brandon Spooner" w:date="2020-04-23T23:50:00Z">
                  <w:rPr>
                    <w:sz w:val="20"/>
                    <w:szCs w:val="20"/>
                  </w:rPr>
                </w:rPrChange>
              </w:rPr>
              <w:pPrChange w:id="252" w:author="Brandon Spooner" w:date="2020-04-23T23:50:00Z">
                <w:pPr>
                  <w:spacing w:after="0" w:line="240" w:lineRule="auto"/>
                </w:pPr>
              </w:pPrChange>
            </w:pPr>
            <w:ins w:id="253" w:author="Brandon Spooner" w:date="2020-04-23T23:50:00Z">
              <w:r>
                <w:t>Temenos has a VMP in place. CWB services will be managed under that program.</w:t>
              </w:r>
            </w:ins>
          </w:p>
        </w:tc>
      </w:tr>
    </w:tbl>
    <w:p w14:paraId="27C5C2BE" w14:textId="77777777" w:rsidR="00137EE9" w:rsidRDefault="00137EE9" w:rsidP="001B59AB">
      <w:pPr>
        <w:pStyle w:val="Heading3"/>
      </w:pPr>
      <w:bookmarkStart w:id="254" w:name="_Toc20397817"/>
      <w:bookmarkStart w:id="255" w:name="_Toc21698916"/>
      <w:r>
        <w:t>Mobility</w:t>
      </w:r>
      <w:bookmarkEnd w:id="254"/>
      <w:bookmarkEnd w:id="255"/>
    </w:p>
    <w:tbl>
      <w:tblPr>
        <w:tblStyle w:val="Corporate"/>
        <w:tblW w:w="10110" w:type="dxa"/>
        <w:tblLook w:val="0420" w:firstRow="1" w:lastRow="0" w:firstColumn="0" w:lastColumn="0" w:noHBand="0" w:noVBand="1"/>
      </w:tblPr>
      <w:tblGrid>
        <w:gridCol w:w="4678"/>
        <w:gridCol w:w="5432"/>
      </w:tblGrid>
      <w:tr w:rsidR="00137EE9" w:rsidRPr="00B15FCD" w14:paraId="067D26C9"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68CCA9A5" w14:textId="77777777" w:rsidR="00137EE9" w:rsidRPr="00E94817" w:rsidRDefault="00137EE9" w:rsidP="00137EE9">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0E9508BE" w14:textId="77777777" w:rsidR="00137EE9" w:rsidRPr="00E94817" w:rsidRDefault="00137EE9" w:rsidP="00137EE9">
            <w:pPr>
              <w:spacing w:after="0" w:line="240" w:lineRule="auto"/>
              <w:rPr>
                <w:b w:val="0"/>
                <w:sz w:val="20"/>
                <w:szCs w:val="20"/>
              </w:rPr>
            </w:pPr>
            <w:r>
              <w:rPr>
                <w:sz w:val="20"/>
                <w:szCs w:val="20"/>
              </w:rPr>
              <w:t>Answer</w:t>
            </w:r>
          </w:p>
        </w:tc>
      </w:tr>
      <w:tr w:rsidR="00137EE9" w:rsidRPr="00B15FCD" w14:paraId="38DF1393"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A45A49F" w14:textId="0DA4899E" w:rsidR="00137EE9" w:rsidRPr="00E94817" w:rsidRDefault="00137EE9" w:rsidP="00137EE9">
            <w:pPr>
              <w:rPr>
                <w:sz w:val="20"/>
                <w:szCs w:val="20"/>
              </w:rPr>
            </w:pPr>
            <w:r w:rsidRPr="00412A16">
              <w:rPr>
                <w:sz w:val="20"/>
                <w:szCs w:val="18"/>
              </w:rPr>
              <w:t xml:space="preserve">Please detail the devices that integrate with your solution. Include mobile devices, tablets, and </w:t>
            </w:r>
            <w:r w:rsidR="00517AC6" w:rsidRPr="00412A16">
              <w:rPr>
                <w:sz w:val="20"/>
                <w:szCs w:val="18"/>
              </w:rPr>
              <w:t>Internet of Things (</w:t>
            </w:r>
            <w:r w:rsidRPr="00412A16">
              <w:rPr>
                <w:sz w:val="20"/>
                <w:szCs w:val="18"/>
              </w:rPr>
              <w:t>IoT</w:t>
            </w:r>
            <w:r w:rsidR="00517AC6" w:rsidRPr="00412A16">
              <w:rPr>
                <w:sz w:val="20"/>
                <w:szCs w:val="18"/>
              </w:rPr>
              <w:t>)</w:t>
            </w:r>
            <w:r w:rsidRPr="00412A16">
              <w:rPr>
                <w:sz w:val="20"/>
                <w:szCs w:val="18"/>
              </w:rPr>
              <w:t>/connected devices.</w:t>
            </w:r>
          </w:p>
        </w:tc>
        <w:tc>
          <w:tcPr>
            <w:tcW w:w="5432" w:type="dxa"/>
          </w:tcPr>
          <w:p w14:paraId="2CC912B2" w14:textId="3CFD8427" w:rsidR="00137EE9" w:rsidRPr="00043881" w:rsidRDefault="00043881" w:rsidP="00043881">
            <w:pPr>
              <w:rPr>
                <w:rPrChange w:id="256" w:author="Brandon Spooner" w:date="2020-04-23T23:50:00Z">
                  <w:rPr>
                    <w:sz w:val="20"/>
                    <w:szCs w:val="20"/>
                  </w:rPr>
                </w:rPrChange>
              </w:rPr>
              <w:pPrChange w:id="257" w:author="Brandon Spooner" w:date="2020-04-23T23:50:00Z">
                <w:pPr>
                  <w:spacing w:after="0" w:line="240" w:lineRule="auto"/>
                </w:pPr>
              </w:pPrChange>
            </w:pPr>
            <w:ins w:id="258" w:author="Brandon Spooner" w:date="2020-04-23T23:50:00Z">
              <w:r>
                <w:t xml:space="preserve">Temenos Infinity solution supports iOS mobile and tablet devices with OS version 8+, and Google Android devices with OS version 4.2+ and tablets with OS version 4.4+. Apple Watch OS minimum version Watch OS2.0. Internet Explorer - 11+ (Only on Windows 7 SP1 and Windows 8.1 update), Microsoft Edge - Version 25 and later, Mozilla </w:t>
              </w:r>
              <w:proofErr w:type="spellStart"/>
              <w:r>
                <w:t>FireFox</w:t>
              </w:r>
              <w:proofErr w:type="spellEnd"/>
              <w:r>
                <w:t xml:space="preserve"> - Version 38 and later, Safari - 6.x and greater (on Mac OS), Chrome - Version 30 and later, Opera - Version 15 and later.</w:t>
              </w:r>
            </w:ins>
          </w:p>
        </w:tc>
      </w:tr>
    </w:tbl>
    <w:p w14:paraId="7394FBEF" w14:textId="2CFA1400" w:rsidR="00137EE9" w:rsidRDefault="00137EE9" w:rsidP="001B59AB">
      <w:pPr>
        <w:pStyle w:val="Heading3"/>
      </w:pPr>
      <w:bookmarkStart w:id="259" w:name="_Toc20397818"/>
      <w:bookmarkStart w:id="260" w:name="_Toc21698917"/>
      <w:r>
        <w:t>Application Programming Interfaces (APIs)</w:t>
      </w:r>
      <w:r w:rsidR="00517AC6">
        <w:t xml:space="preserve"> / Software Development Kits (SDKs)</w:t>
      </w:r>
      <w:bookmarkEnd w:id="259"/>
      <w:bookmarkEnd w:id="260"/>
    </w:p>
    <w:tbl>
      <w:tblPr>
        <w:tblStyle w:val="Corporate"/>
        <w:tblW w:w="10110" w:type="dxa"/>
        <w:tblLook w:val="0420" w:firstRow="1" w:lastRow="0" w:firstColumn="0" w:lastColumn="0" w:noHBand="0" w:noVBand="1"/>
        <w:tblPrChange w:id="261" w:author="Brandon Spooner" w:date="2020-04-23T23:52:00Z">
          <w:tblPr>
            <w:tblStyle w:val="Corporate"/>
            <w:tblW w:w="10110" w:type="dxa"/>
            <w:tblLook w:val="0420" w:firstRow="1" w:lastRow="0" w:firstColumn="0" w:lastColumn="0" w:noHBand="0" w:noVBand="1"/>
          </w:tblPr>
        </w:tblPrChange>
      </w:tblPr>
      <w:tblGrid>
        <w:gridCol w:w="1367"/>
        <w:gridCol w:w="9204"/>
        <w:tblGridChange w:id="262">
          <w:tblGrid>
            <w:gridCol w:w="1919"/>
            <w:gridCol w:w="8191"/>
          </w:tblGrid>
        </w:tblGridChange>
      </w:tblGrid>
      <w:tr w:rsidR="00137EE9" w:rsidRPr="00B15FCD" w14:paraId="7537E30D" w14:textId="77777777" w:rsidTr="00144FA7">
        <w:trPr>
          <w:cnfStyle w:val="100000000000" w:firstRow="1" w:lastRow="0" w:firstColumn="0" w:lastColumn="0" w:oddVBand="0" w:evenVBand="0" w:oddHBand="0" w:evenHBand="0" w:firstRowFirstColumn="0" w:firstRowLastColumn="0" w:lastRowFirstColumn="0" w:lastRowLastColumn="0"/>
          <w:trHeight w:val="52"/>
          <w:trPrChange w:id="263" w:author="Brandon Spooner" w:date="2020-04-23T23:52:00Z">
            <w:trPr>
              <w:trHeight w:val="52"/>
            </w:trPr>
          </w:trPrChange>
        </w:trPr>
        <w:tc>
          <w:tcPr>
            <w:tcW w:w="3420" w:type="dxa"/>
            <w:tcPrChange w:id="264" w:author="Brandon Spooner" w:date="2020-04-23T23:52:00Z">
              <w:tcPr>
                <w:tcW w:w="4678" w:type="dxa"/>
              </w:tcPr>
            </w:tcPrChange>
          </w:tcPr>
          <w:p w14:paraId="35920187" w14:textId="77777777" w:rsidR="00137EE9" w:rsidRPr="00E94817" w:rsidRDefault="00137EE9" w:rsidP="00137EE9">
            <w:pPr>
              <w:spacing w:after="0" w:line="240" w:lineRule="auto"/>
              <w:cnfStyle w:val="100000000000" w:firstRow="1" w:lastRow="0" w:firstColumn="0" w:lastColumn="0" w:oddVBand="0" w:evenVBand="0" w:oddHBand="0" w:evenHBand="0" w:firstRowFirstColumn="0" w:firstRowLastColumn="0" w:lastRowFirstColumn="0" w:lastRowLastColumn="0"/>
              <w:rPr>
                <w:b w:val="0"/>
                <w:sz w:val="20"/>
                <w:szCs w:val="20"/>
              </w:rPr>
            </w:pPr>
            <w:r>
              <w:rPr>
                <w:sz w:val="20"/>
                <w:szCs w:val="20"/>
              </w:rPr>
              <w:t>Questions</w:t>
            </w:r>
            <w:r w:rsidRPr="00E94817">
              <w:rPr>
                <w:sz w:val="20"/>
                <w:szCs w:val="20"/>
              </w:rPr>
              <w:t xml:space="preserve"> </w:t>
            </w:r>
          </w:p>
        </w:tc>
        <w:tc>
          <w:tcPr>
            <w:tcW w:w="6690" w:type="dxa"/>
            <w:tcPrChange w:id="265" w:author="Brandon Spooner" w:date="2020-04-23T23:52:00Z">
              <w:tcPr>
                <w:tcW w:w="5432" w:type="dxa"/>
              </w:tcPr>
            </w:tcPrChange>
          </w:tcPr>
          <w:p w14:paraId="3D515BB4" w14:textId="77777777" w:rsidR="00137EE9" w:rsidRPr="00E94817" w:rsidRDefault="00137EE9" w:rsidP="00137EE9">
            <w:pPr>
              <w:spacing w:after="0" w:line="240" w:lineRule="auto"/>
              <w:cnfStyle w:val="100000000000" w:firstRow="1" w:lastRow="0" w:firstColumn="0" w:lastColumn="0" w:oddVBand="0" w:evenVBand="0" w:oddHBand="0" w:evenHBand="0" w:firstRowFirstColumn="0" w:firstRowLastColumn="0" w:lastRowFirstColumn="0" w:lastRowLastColumn="0"/>
              <w:rPr>
                <w:b w:val="0"/>
                <w:sz w:val="20"/>
                <w:szCs w:val="20"/>
              </w:rPr>
            </w:pPr>
            <w:r>
              <w:rPr>
                <w:sz w:val="20"/>
                <w:szCs w:val="20"/>
              </w:rPr>
              <w:t>Answer</w:t>
            </w:r>
          </w:p>
        </w:tc>
      </w:tr>
      <w:tr w:rsidR="00137EE9" w:rsidRPr="00B15FCD" w14:paraId="27EE10EE" w14:textId="77777777" w:rsidTr="00144FA7">
        <w:trPr>
          <w:cnfStyle w:val="000000100000" w:firstRow="0" w:lastRow="0" w:firstColumn="0" w:lastColumn="0" w:oddVBand="0" w:evenVBand="0" w:oddHBand="1" w:evenHBand="0" w:firstRowFirstColumn="0" w:firstRowLastColumn="0" w:lastRowFirstColumn="0" w:lastRowLastColumn="0"/>
          <w:trHeight w:val="52"/>
          <w:trPrChange w:id="266" w:author="Brandon Spooner" w:date="2020-04-23T23:52:00Z">
            <w:trPr>
              <w:trHeight w:val="52"/>
            </w:trPr>
          </w:trPrChange>
        </w:trPr>
        <w:tc>
          <w:tcPr>
            <w:tcW w:w="3420" w:type="dxa"/>
            <w:tcPrChange w:id="267" w:author="Brandon Spooner" w:date="2020-04-23T23:52:00Z">
              <w:tcPr>
                <w:tcW w:w="4678" w:type="dxa"/>
              </w:tcPr>
            </w:tcPrChange>
          </w:tcPr>
          <w:p w14:paraId="7C0E61AE" w14:textId="00C7F2B6" w:rsidR="00137EE9" w:rsidRPr="00517AC6" w:rsidRDefault="00463EF7" w:rsidP="00517AC6">
            <w:pPr>
              <w:cnfStyle w:val="000000100000" w:firstRow="0" w:lastRow="0" w:firstColumn="0" w:lastColumn="0" w:oddVBand="0" w:evenVBand="0" w:oddHBand="1" w:evenHBand="0" w:firstRowFirstColumn="0" w:firstRowLastColumn="0" w:lastRowFirstColumn="0" w:lastRowLastColumn="0"/>
              <w:rPr>
                <w:sz w:val="20"/>
                <w:szCs w:val="20"/>
              </w:rPr>
            </w:pPr>
            <w:r>
              <w:rPr>
                <w:sz w:val="20"/>
                <w:szCs w:val="18"/>
              </w:rPr>
              <w:t>Are all of your capabilities exposed via APIs?</w:t>
            </w:r>
            <w:r w:rsidR="00B8520B">
              <w:rPr>
                <w:sz w:val="20"/>
                <w:szCs w:val="18"/>
              </w:rPr>
              <w:t xml:space="preserve"> List the API protocols supported.</w:t>
            </w:r>
          </w:p>
        </w:tc>
        <w:tc>
          <w:tcPr>
            <w:tcW w:w="6690" w:type="dxa"/>
            <w:tcPrChange w:id="268" w:author="Brandon Spooner" w:date="2020-04-23T23:52:00Z">
              <w:tcPr>
                <w:tcW w:w="5432" w:type="dxa"/>
              </w:tcPr>
            </w:tcPrChange>
          </w:tcPr>
          <w:p w14:paraId="4B496E69" w14:textId="77777777" w:rsidR="008C4603" w:rsidRDefault="008C4603" w:rsidP="008C4603">
            <w:pPr>
              <w:cnfStyle w:val="000000100000" w:firstRow="0" w:lastRow="0" w:firstColumn="0" w:lastColumn="0" w:oddVBand="0" w:evenVBand="0" w:oddHBand="1" w:evenHBand="0" w:firstRowFirstColumn="0" w:firstRowLastColumn="0" w:lastRowFirstColumn="0" w:lastRowLastColumn="0"/>
              <w:rPr>
                <w:ins w:id="269" w:author="Brandon Spooner" w:date="2020-04-23T23:51:00Z"/>
              </w:rPr>
            </w:pPr>
            <w:ins w:id="270" w:author="Brandon Spooner" w:date="2020-04-23T23:51:00Z">
              <w:r>
                <w:t>Yes, all Temenos Infinity services are available as JSON APIs. Supported protocols are HTTPS.</w:t>
              </w:r>
            </w:ins>
          </w:p>
          <w:p w14:paraId="4EC64912" w14:textId="03FAED30" w:rsidR="00137EE9" w:rsidRPr="008C4603" w:rsidRDefault="008C4603" w:rsidP="008C4603">
            <w:pPr>
              <w:cnfStyle w:val="000000100000" w:firstRow="0" w:lastRow="0" w:firstColumn="0" w:lastColumn="0" w:oddVBand="0" w:evenVBand="0" w:oddHBand="1" w:evenHBand="0" w:firstRowFirstColumn="0" w:firstRowLastColumn="0" w:lastRowFirstColumn="0" w:lastRowLastColumn="0"/>
              <w:rPr>
                <w:rPrChange w:id="271" w:author="Brandon Spooner" w:date="2020-04-23T23:51:00Z">
                  <w:rPr>
                    <w:sz w:val="20"/>
                    <w:szCs w:val="20"/>
                  </w:rPr>
                </w:rPrChange>
              </w:rPr>
              <w:pPrChange w:id="272" w:author="Brandon Spooner" w:date="2020-04-23T23:51:00Z">
                <w:pPr>
                  <w:spacing w:after="0" w:line="240" w:lineRule="auto"/>
                  <w:cnfStyle w:val="000000100000" w:firstRow="0" w:lastRow="0" w:firstColumn="0" w:lastColumn="0" w:oddVBand="0" w:evenVBand="0" w:oddHBand="1" w:evenHBand="0" w:firstRowFirstColumn="0" w:firstRowLastColumn="0" w:lastRowFirstColumn="0" w:lastRowLastColumn="0"/>
                </w:pPr>
              </w:pPrChange>
            </w:pPr>
            <w:ins w:id="273" w:author="Brandon Spooner" w:date="2020-04-23T23:51:00Z">
              <w:r>
                <w:t>Please provide documentation available for API Interfaces. Registration APIs (client and server side), Authentication APIs (client and server side), Account Update APIs (client and server side) Administrative APIs, Querying APIs.</w:t>
              </w:r>
            </w:ins>
          </w:p>
        </w:tc>
      </w:tr>
      <w:tr w:rsidR="00463EF7" w:rsidRPr="00B15FCD" w14:paraId="23701200" w14:textId="77777777" w:rsidTr="00144FA7">
        <w:trPr>
          <w:cnfStyle w:val="000000010000" w:firstRow="0" w:lastRow="0" w:firstColumn="0" w:lastColumn="0" w:oddVBand="0" w:evenVBand="0" w:oddHBand="0" w:evenHBand="1" w:firstRowFirstColumn="0" w:firstRowLastColumn="0" w:lastRowFirstColumn="0" w:lastRowLastColumn="0"/>
          <w:trHeight w:val="52"/>
          <w:trPrChange w:id="274" w:author="Brandon Spooner" w:date="2020-04-23T23:52:00Z">
            <w:trPr>
              <w:trHeight w:val="52"/>
            </w:trPr>
          </w:trPrChange>
        </w:trPr>
        <w:tc>
          <w:tcPr>
            <w:tcW w:w="3420" w:type="dxa"/>
            <w:tcPrChange w:id="275" w:author="Brandon Spooner" w:date="2020-04-23T23:52:00Z">
              <w:tcPr>
                <w:tcW w:w="4678" w:type="dxa"/>
              </w:tcPr>
            </w:tcPrChange>
          </w:tcPr>
          <w:p w14:paraId="22ED51A7" w14:textId="4F354D81" w:rsidR="00463EF7" w:rsidRPr="00463EF7" w:rsidDel="00517AC6" w:rsidRDefault="00463EF7" w:rsidP="00463EF7">
            <w:pPr>
              <w:cnfStyle w:val="000000010000" w:firstRow="0" w:lastRow="0" w:firstColumn="0" w:lastColumn="0" w:oddVBand="0" w:evenVBand="0" w:oddHBand="0" w:evenHBand="1" w:firstRowFirstColumn="0" w:firstRowLastColumn="0" w:lastRowFirstColumn="0" w:lastRowLastColumn="0"/>
              <w:rPr>
                <w:sz w:val="20"/>
                <w:szCs w:val="18"/>
              </w:rPr>
            </w:pPr>
            <w:r w:rsidRPr="005D5DAC">
              <w:rPr>
                <w:sz w:val="20"/>
                <w:szCs w:val="18"/>
              </w:rPr>
              <w:lastRenderedPageBreak/>
              <w:t>Please provide documentation available for API Interfaces. Registration APIs (client and server side), Authentication APIs (client and server side), Account Update APIs (client and server side) Administrative APIs, Querying APIs.</w:t>
            </w:r>
          </w:p>
        </w:tc>
        <w:tc>
          <w:tcPr>
            <w:tcW w:w="6690" w:type="dxa"/>
            <w:tcPrChange w:id="276" w:author="Brandon Spooner" w:date="2020-04-23T23:52:00Z">
              <w:tcPr>
                <w:tcW w:w="5432" w:type="dxa"/>
              </w:tcPr>
            </w:tcPrChange>
          </w:tcPr>
          <w:p w14:paraId="056233F6" w14:textId="5E6EBD38" w:rsidR="00463EF7" w:rsidRPr="00144FA7" w:rsidRDefault="00144FA7" w:rsidP="00144FA7">
            <w:pPr>
              <w:cnfStyle w:val="000000010000" w:firstRow="0" w:lastRow="0" w:firstColumn="0" w:lastColumn="0" w:oddVBand="0" w:evenVBand="0" w:oddHBand="0" w:evenHBand="1" w:firstRowFirstColumn="0" w:firstRowLastColumn="0" w:lastRowFirstColumn="0" w:lastRowLastColumn="0"/>
              <w:rPr>
                <w:rPrChange w:id="277" w:author="Brandon Spooner" w:date="2020-04-23T23:52:00Z">
                  <w:rPr>
                    <w:sz w:val="20"/>
                    <w:szCs w:val="20"/>
                  </w:rPr>
                </w:rPrChange>
              </w:rPr>
              <w:pPrChange w:id="278" w:author="Brandon Spooner" w:date="2020-04-23T23:52:00Z">
                <w:pPr>
                  <w:spacing w:after="0" w:line="240" w:lineRule="auto"/>
                  <w:cnfStyle w:val="000000010000" w:firstRow="0" w:lastRow="0" w:firstColumn="0" w:lastColumn="0" w:oddVBand="0" w:evenVBand="0" w:oddHBand="0" w:evenHBand="1" w:firstRowFirstColumn="0" w:firstRowLastColumn="0" w:lastRowFirstColumn="0" w:lastRowLastColumn="0"/>
                </w:pPr>
              </w:pPrChange>
            </w:pPr>
            <w:ins w:id="279" w:author="Brandon Spooner" w:date="2020-04-23T23:52:00Z">
              <w:r>
                <w:t xml:space="preserve">Please see the documentation link - </w:t>
              </w:r>
              <w:r>
                <w:fldChar w:fldCharType="begin"/>
              </w:r>
              <w:r>
                <w:instrText xml:space="preserve"> HYPERLINK "https://konydocs.atlassian.net/wiki/spaces/ARBD/pages/1081435865/Integration+Services+in+Retail+Banking" </w:instrText>
              </w:r>
              <w:r>
                <w:fldChar w:fldCharType="separate"/>
              </w:r>
              <w:r>
                <w:rPr>
                  <w:rStyle w:val="Hyperlink"/>
                </w:rPr>
                <w:t>https://konydocs.atlassian.net/wiki/spaces/ARBD/pages/1081435865/Integration+Services+in+Retail+Banking</w:t>
              </w:r>
              <w:r>
                <w:rPr>
                  <w:rStyle w:val="Hyperlink"/>
                </w:rPr>
                <w:fldChar w:fldCharType="end"/>
              </w:r>
              <w:r>
                <w:t xml:space="preserve"> for the API interfaces.</w:t>
              </w:r>
            </w:ins>
          </w:p>
        </w:tc>
      </w:tr>
      <w:tr w:rsidR="00463EF7" w:rsidRPr="00B15FCD" w14:paraId="2E1E9CB7" w14:textId="77777777" w:rsidTr="00144FA7">
        <w:trPr>
          <w:cnfStyle w:val="000000100000" w:firstRow="0" w:lastRow="0" w:firstColumn="0" w:lastColumn="0" w:oddVBand="0" w:evenVBand="0" w:oddHBand="1" w:evenHBand="0" w:firstRowFirstColumn="0" w:firstRowLastColumn="0" w:lastRowFirstColumn="0" w:lastRowLastColumn="0"/>
          <w:trHeight w:val="52"/>
          <w:trPrChange w:id="280" w:author="Brandon Spooner" w:date="2020-04-23T23:52:00Z">
            <w:trPr>
              <w:trHeight w:val="52"/>
            </w:trPr>
          </w:trPrChange>
        </w:trPr>
        <w:tc>
          <w:tcPr>
            <w:tcW w:w="3420" w:type="dxa"/>
            <w:tcPrChange w:id="281" w:author="Brandon Spooner" w:date="2020-04-23T23:52:00Z">
              <w:tcPr>
                <w:tcW w:w="4678" w:type="dxa"/>
              </w:tcPr>
            </w:tcPrChange>
          </w:tcPr>
          <w:p w14:paraId="7D2B2AEE" w14:textId="56353CAD" w:rsidR="00463EF7" w:rsidRPr="00412A16" w:rsidDel="00517AC6" w:rsidRDefault="00463EF7" w:rsidP="00463EF7">
            <w:pPr>
              <w:cnfStyle w:val="000000100000" w:firstRow="0" w:lastRow="0" w:firstColumn="0" w:lastColumn="0" w:oddVBand="0" w:evenVBand="0" w:oddHBand="1" w:evenHBand="0" w:firstRowFirstColumn="0" w:firstRowLastColumn="0" w:lastRowFirstColumn="0" w:lastRowLastColumn="0"/>
              <w:rPr>
                <w:sz w:val="20"/>
                <w:szCs w:val="18"/>
              </w:rPr>
            </w:pPr>
            <w:r w:rsidRPr="00412A16">
              <w:rPr>
                <w:sz w:val="20"/>
                <w:szCs w:val="18"/>
              </w:rPr>
              <w:t xml:space="preserve">Please provide documentation available for SDKs and the programming languages supported.  </w:t>
            </w:r>
          </w:p>
        </w:tc>
        <w:tc>
          <w:tcPr>
            <w:tcW w:w="6690" w:type="dxa"/>
            <w:tcPrChange w:id="282" w:author="Brandon Spooner" w:date="2020-04-23T23:52:00Z">
              <w:tcPr>
                <w:tcW w:w="5432" w:type="dxa"/>
              </w:tcPr>
            </w:tcPrChange>
          </w:tcPr>
          <w:p w14:paraId="11E1490E" w14:textId="77777777" w:rsidR="002A003B" w:rsidRDefault="002A003B" w:rsidP="002A003B">
            <w:pPr>
              <w:cnfStyle w:val="000000100000" w:firstRow="0" w:lastRow="0" w:firstColumn="0" w:lastColumn="0" w:oddVBand="0" w:evenVBand="0" w:oddHBand="1" w:evenHBand="0" w:firstRowFirstColumn="0" w:firstRowLastColumn="0" w:lastRowFirstColumn="0" w:lastRowLastColumn="0"/>
              <w:rPr>
                <w:ins w:id="283" w:author="Brandon Spooner" w:date="2020-04-23T23:52:00Z"/>
              </w:rPr>
            </w:pPr>
            <w:ins w:id="284" w:author="Brandon Spooner" w:date="2020-04-23T23:52:00Z">
              <w:r>
                <w:t xml:space="preserve">Yes, Temenos provides different client SDKs to connect applications to Quantum Fabric services. The SDKs are available for Native iOS, Native Android, .NET, Cordova (PhoneGap), JavaScript, and the SDK built into the Quantum Visualizer IDE. Each can be built or modified, only require knowledge in </w:t>
              </w:r>
              <w:proofErr w:type="spellStart"/>
              <w:r>
                <w:t>Javascript</w:t>
              </w:r>
              <w:proofErr w:type="spellEnd"/>
              <w:r>
                <w:t xml:space="preserve"> for front end development and Java for backend custom processor logic, and there is additional training available. To start, please see this site:</w:t>
              </w:r>
              <w:r>
                <w:rPr>
                  <w:color w:val="484848"/>
                  <w:sz w:val="21"/>
                  <w:szCs w:val="21"/>
                  <w:shd w:val="clear" w:color="auto" w:fill="FFFFFF"/>
                </w:rPr>
                <w:t xml:space="preserve"> </w:t>
              </w:r>
              <w:r>
                <w:fldChar w:fldCharType="begin"/>
              </w:r>
              <w:r>
                <w:instrText xml:space="preserve"> HYPERLINK "https://docs.kony.com/konylibrary/konyfabric/kony_fabric_user_guide/Default.htm" \l "MobileFabric_SDKs.htm?Highlight=sdk" </w:instrText>
              </w:r>
              <w:r>
                <w:fldChar w:fldCharType="separate"/>
              </w:r>
              <w:r>
                <w:rPr>
                  <w:rStyle w:val="Hyperlink"/>
                </w:rPr>
                <w:t>https://docs.kony.com/konylibrary/konyfabric/kony_fabric_user_guide/Default.htm#MobileFabric_SDKs.htm?Highlight=sdk</w:t>
              </w:r>
              <w:r>
                <w:rPr>
                  <w:rStyle w:val="Hyperlink"/>
                </w:rPr>
                <w:fldChar w:fldCharType="end"/>
              </w:r>
            </w:ins>
          </w:p>
          <w:p w14:paraId="7C1AE05F" w14:textId="77777777" w:rsidR="00463EF7" w:rsidRPr="00E94817" w:rsidRDefault="00463EF7" w:rsidP="00463EF7">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bl>
    <w:p w14:paraId="0BC4735D" w14:textId="5E7A9F72" w:rsidR="00137EE9" w:rsidRDefault="00137EE9" w:rsidP="002D0775"/>
    <w:p w14:paraId="2A7CFBDE" w14:textId="58BF9368" w:rsidR="00137EE9" w:rsidRPr="00850745" w:rsidRDefault="00137EE9" w:rsidP="001B59AB">
      <w:pPr>
        <w:pStyle w:val="Heading2"/>
      </w:pPr>
      <w:bookmarkStart w:id="285" w:name="_Toc20397819"/>
      <w:bookmarkStart w:id="286" w:name="_Toc21698918"/>
      <w:r w:rsidRPr="0057258B">
        <w:t>Security</w:t>
      </w:r>
      <w:r w:rsidR="0057258B">
        <w:t xml:space="preserve"> Architecture</w:t>
      </w:r>
      <w:bookmarkEnd w:id="285"/>
      <w:bookmarkEnd w:id="286"/>
    </w:p>
    <w:p w14:paraId="41731412" w14:textId="56BF1844" w:rsidR="00744DE3" w:rsidRDefault="00744DE3" w:rsidP="001B59AB">
      <w:pPr>
        <w:pStyle w:val="Heading3"/>
      </w:pPr>
      <w:bookmarkStart w:id="287" w:name="_Toc20397820"/>
      <w:bookmarkStart w:id="288" w:name="_Toc21698919"/>
      <w:r>
        <w:t>Authentication</w:t>
      </w:r>
      <w:bookmarkEnd w:id="287"/>
      <w:bookmarkEnd w:id="288"/>
    </w:p>
    <w:tbl>
      <w:tblPr>
        <w:tblStyle w:val="Corporate"/>
        <w:tblW w:w="10110" w:type="dxa"/>
        <w:tblLook w:val="0420" w:firstRow="1" w:lastRow="0" w:firstColumn="0" w:lastColumn="0" w:noHBand="0" w:noVBand="1"/>
      </w:tblPr>
      <w:tblGrid>
        <w:gridCol w:w="2409"/>
        <w:gridCol w:w="7701"/>
      </w:tblGrid>
      <w:tr w:rsidR="002D0775" w:rsidRPr="00B15FCD" w14:paraId="103B41F6"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210DFD78" w14:textId="77777777" w:rsidR="002D0775" w:rsidRPr="00E94817" w:rsidRDefault="002D077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30C1A748" w14:textId="77777777" w:rsidR="002D0775" w:rsidRPr="00E94817" w:rsidRDefault="002D0775" w:rsidP="003F7623">
            <w:pPr>
              <w:spacing w:after="0" w:line="240" w:lineRule="auto"/>
              <w:rPr>
                <w:b w:val="0"/>
                <w:sz w:val="20"/>
                <w:szCs w:val="20"/>
              </w:rPr>
            </w:pPr>
            <w:r>
              <w:rPr>
                <w:sz w:val="20"/>
                <w:szCs w:val="20"/>
              </w:rPr>
              <w:t>Answer</w:t>
            </w:r>
          </w:p>
        </w:tc>
      </w:tr>
      <w:tr w:rsidR="002D0775" w:rsidRPr="00B15FCD" w14:paraId="082D5447"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39603AE" w14:textId="2AC043A3" w:rsidR="002D0775" w:rsidRPr="00E94817" w:rsidRDefault="003F7623" w:rsidP="003F7623">
            <w:pPr>
              <w:spacing w:after="0" w:line="240" w:lineRule="auto"/>
              <w:rPr>
                <w:sz w:val="20"/>
                <w:szCs w:val="20"/>
              </w:rPr>
            </w:pPr>
            <w:r w:rsidRPr="003F7623">
              <w:rPr>
                <w:sz w:val="20"/>
                <w:szCs w:val="20"/>
              </w:rPr>
              <w:t>Provide documentation for SSO Capabilities and supported protocols</w:t>
            </w:r>
            <w:r w:rsidR="00495DAE">
              <w:rPr>
                <w:sz w:val="20"/>
                <w:szCs w:val="20"/>
              </w:rPr>
              <w:t>.</w:t>
            </w:r>
            <w:r w:rsidR="00BD6272" w:rsidRPr="003F7623">
              <w:rPr>
                <w:sz w:val="20"/>
                <w:szCs w:val="20"/>
              </w:rPr>
              <w:t xml:space="preserve"> Do you support Active Director</w:t>
            </w:r>
            <w:r w:rsidR="00BD6272">
              <w:rPr>
                <w:sz w:val="20"/>
                <w:szCs w:val="20"/>
              </w:rPr>
              <w:t>y</w:t>
            </w:r>
            <w:r w:rsidR="00BD6272" w:rsidRPr="003F7623">
              <w:rPr>
                <w:sz w:val="20"/>
                <w:szCs w:val="20"/>
              </w:rPr>
              <w:t xml:space="preserve"> integration natively?</w:t>
            </w:r>
          </w:p>
        </w:tc>
        <w:tc>
          <w:tcPr>
            <w:tcW w:w="5432" w:type="dxa"/>
          </w:tcPr>
          <w:p w14:paraId="2D17E15C" w14:textId="30A251F9" w:rsidR="002D0775" w:rsidRPr="00591D1F" w:rsidRDefault="00591D1F" w:rsidP="00591D1F">
            <w:pPr>
              <w:rPr>
                <w:rPrChange w:id="289" w:author="Brandon Spooner" w:date="2020-04-23T23:52:00Z">
                  <w:rPr>
                    <w:sz w:val="20"/>
                    <w:szCs w:val="20"/>
                  </w:rPr>
                </w:rPrChange>
              </w:rPr>
              <w:pPrChange w:id="290" w:author="Brandon Spooner" w:date="2020-04-23T23:52:00Z">
                <w:pPr>
                  <w:spacing w:after="0" w:line="240" w:lineRule="auto"/>
                </w:pPr>
              </w:pPrChange>
            </w:pPr>
            <w:ins w:id="291" w:author="Brandon Spooner" w:date="2020-04-23T23:52:00Z">
              <w:r>
                <w:fldChar w:fldCharType="begin"/>
              </w:r>
              <w:r>
                <w:instrText xml:space="preserve"> HYPERLINK "https://docs.kony.com/konylibrary/konyfabric/kony_fabric_user_guide/Content/Identity2_MS_AD.htm" </w:instrText>
              </w:r>
              <w:r>
                <w:fldChar w:fldCharType="separate"/>
              </w:r>
              <w:r>
                <w:rPr>
                  <w:rStyle w:val="Hyperlink"/>
                </w:rPr>
                <w:t>https://docs.kony.com/konylibrary/konyfabric/kony_fabric_user_guide/Content/Identity2_MS_AD.htm</w:t>
              </w:r>
              <w:r>
                <w:rPr>
                  <w:rStyle w:val="Hyperlink"/>
                </w:rPr>
                <w:fldChar w:fldCharType="end"/>
              </w:r>
            </w:ins>
          </w:p>
        </w:tc>
      </w:tr>
      <w:tr w:rsidR="003F7623" w:rsidRPr="00B15FCD" w14:paraId="17D311E4"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16FF306F" w14:textId="394D6026" w:rsidR="003F7623" w:rsidRPr="003F7623" w:rsidRDefault="003F7623" w:rsidP="003F7623">
            <w:pPr>
              <w:spacing w:after="0" w:line="240" w:lineRule="auto"/>
              <w:rPr>
                <w:sz w:val="20"/>
                <w:szCs w:val="20"/>
              </w:rPr>
            </w:pPr>
            <w:r w:rsidRPr="003F7623">
              <w:rPr>
                <w:sz w:val="20"/>
                <w:szCs w:val="20"/>
              </w:rPr>
              <w:t>Can the solution be compliant with corporate policies on accounts, passwords, etc.?</w:t>
            </w:r>
          </w:p>
        </w:tc>
        <w:tc>
          <w:tcPr>
            <w:tcW w:w="5432" w:type="dxa"/>
          </w:tcPr>
          <w:p w14:paraId="56F1DDB3" w14:textId="3C9F3BA7" w:rsidR="003F7623" w:rsidRPr="00296C3C" w:rsidRDefault="00296C3C" w:rsidP="00296C3C">
            <w:pPr>
              <w:rPr>
                <w:rPrChange w:id="292" w:author="Brandon Spooner" w:date="2020-04-23T23:53:00Z">
                  <w:rPr>
                    <w:sz w:val="20"/>
                    <w:szCs w:val="20"/>
                  </w:rPr>
                </w:rPrChange>
              </w:rPr>
              <w:pPrChange w:id="293" w:author="Brandon Spooner" w:date="2020-04-23T23:53:00Z">
                <w:pPr>
                  <w:spacing w:after="0" w:line="240" w:lineRule="auto"/>
                </w:pPr>
              </w:pPrChange>
            </w:pPr>
            <w:ins w:id="294" w:author="Brandon Spooner" w:date="2020-04-23T23:53:00Z">
              <w:r>
                <w:t>Yes, if an SSO solution is used, corporate policies on account attributes and passwords can be applied.</w:t>
              </w:r>
            </w:ins>
          </w:p>
        </w:tc>
      </w:tr>
      <w:tr w:rsidR="00B76D54" w:rsidRPr="00B15FCD" w14:paraId="3A47FC89" w14:textId="77777777" w:rsidTr="003F7623">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74460AF1" w14:textId="77777777" w:rsidR="00B76D54" w:rsidRPr="003F7623" w:rsidRDefault="004E33EF" w:rsidP="003F7623">
            <w:pPr>
              <w:spacing w:after="0" w:line="240" w:lineRule="auto"/>
              <w:rPr>
                <w:sz w:val="20"/>
                <w:szCs w:val="20"/>
              </w:rPr>
            </w:pPr>
            <w:r w:rsidRPr="001D4982">
              <w:rPr>
                <w:color w:val="111111" w:themeColor="text1"/>
                <w:sz w:val="20"/>
              </w:rPr>
              <w:t>Will &lt;vendor&gt;’s application support encryption for authentication?</w:t>
            </w:r>
            <w:r w:rsidR="008A47E6" w:rsidRPr="001D4982">
              <w:rPr>
                <w:color w:val="111111" w:themeColor="text1"/>
                <w:sz w:val="20"/>
              </w:rPr>
              <w:t xml:space="preserve"> </w:t>
            </w:r>
            <w:r w:rsidR="008A47E6" w:rsidRPr="008A47E6">
              <w:rPr>
                <w:sz w:val="20"/>
              </w:rPr>
              <w:t xml:space="preserve">How </w:t>
            </w:r>
            <w:r w:rsidR="008A47E6" w:rsidRPr="008A47E6">
              <w:rPr>
                <w:sz w:val="20"/>
              </w:rPr>
              <w:lastRenderedPageBreak/>
              <w:t>system to system authentication works? Ex. App. server to database server (password or certificate). What is password or certificate rotation policy</w:t>
            </w:r>
          </w:p>
        </w:tc>
        <w:tc>
          <w:tcPr>
            <w:tcW w:w="5432" w:type="dxa"/>
          </w:tcPr>
          <w:p w14:paraId="6D64C528" w14:textId="77777777" w:rsidR="009A1865" w:rsidRDefault="009A1865" w:rsidP="009A1865">
            <w:pPr>
              <w:rPr>
                <w:ins w:id="295" w:author="Brandon Spooner" w:date="2020-04-23T23:53:00Z"/>
              </w:rPr>
            </w:pPr>
            <w:ins w:id="296" w:author="Brandon Spooner" w:date="2020-04-23T23:53:00Z">
              <w:r>
                <w:lastRenderedPageBreak/>
                <w:t xml:space="preserve">The Temenos DBX solution provides a wide range of authentication options including username / passwords, 6-digit numeric PIN, as well as fingerprint authentication and </w:t>
              </w:r>
              <w:proofErr w:type="spellStart"/>
              <w:r>
                <w:t>TouchID</w:t>
              </w:r>
              <w:proofErr w:type="spellEnd"/>
              <w:r>
                <w:t xml:space="preserve"> on supported iOS and Android devices, etc. In addition, the solution also supports other forms of biometric authentication </w:t>
              </w:r>
              <w:r>
                <w:lastRenderedPageBreak/>
                <w:t xml:space="preserve">such as face-based and voice-based login. This is done in partnership with vendors such as Gemalto and </w:t>
              </w:r>
              <w:proofErr w:type="spellStart"/>
              <w:r>
                <w:t>Daon</w:t>
              </w:r>
              <w:proofErr w:type="spellEnd"/>
              <w:r>
                <w:t xml:space="preserve">, but our authentication component is designed in a way that can be extended to integrate with other biometric login vendors as well. User Identity and multi-factor can be easily integrated with 3rd Party solutions such as </w:t>
              </w:r>
              <w:proofErr w:type="spellStart"/>
              <w:r>
                <w:t>Okta</w:t>
              </w:r>
              <w:proofErr w:type="spellEnd"/>
              <w:r>
                <w:t xml:space="preserve"> and RSA.</w:t>
              </w:r>
            </w:ins>
          </w:p>
          <w:p w14:paraId="4DEC7595" w14:textId="77777777" w:rsidR="009A1865" w:rsidRDefault="009A1865" w:rsidP="009A1865">
            <w:pPr>
              <w:rPr>
                <w:ins w:id="297" w:author="Brandon Spooner" w:date="2020-04-23T23:53:00Z"/>
              </w:rPr>
            </w:pPr>
            <w:ins w:id="298" w:author="Brandon Spooner" w:date="2020-04-23T23:53:00Z">
              <w:r>
                <w:t>If required, banks can also allow customers to register their device using a one-time-password, as well as be able to reset / change passwords from the online / mobile banking channels themselves.</w:t>
              </w:r>
            </w:ins>
          </w:p>
          <w:p w14:paraId="0367BE42" w14:textId="77777777" w:rsidR="009A1865" w:rsidRDefault="009A1865" w:rsidP="009A1865">
            <w:pPr>
              <w:rPr>
                <w:ins w:id="299" w:author="Brandon Spooner" w:date="2020-04-23T23:53:00Z"/>
              </w:rPr>
            </w:pPr>
            <w:ins w:id="300" w:author="Brandon Spooner" w:date="2020-04-23T23:53:00Z">
              <w:r>
                <w:t xml:space="preserve">Temenos powers the world's largest, </w:t>
              </w:r>
              <w:proofErr w:type="gramStart"/>
              <w:r>
                <w:t>highly-regulated</w:t>
              </w:r>
              <w:proofErr w:type="gramEnd"/>
              <w:r>
                <w:t xml:space="preserve"> organizations, as a result security is a top priority, and the Temenos Quantum as outlined below contains many authentication security features to ensure your applications are protected.  </w:t>
              </w:r>
            </w:ins>
          </w:p>
          <w:p w14:paraId="3DFA9762" w14:textId="77777777" w:rsidR="009A1865" w:rsidRDefault="009A1865" w:rsidP="009A1865">
            <w:pPr>
              <w:rPr>
                <w:ins w:id="301" w:author="Brandon Spooner" w:date="2020-04-23T23:53:00Z"/>
              </w:rPr>
            </w:pPr>
            <w:ins w:id="302" w:author="Brandon Spooner" w:date="2020-04-23T23:53:00Z">
              <w:r>
                <w:t>Authentication &amp; Access Control</w:t>
              </w:r>
            </w:ins>
          </w:p>
          <w:p w14:paraId="518E674A" w14:textId="77777777" w:rsidR="009A1865" w:rsidRDefault="009A1865" w:rsidP="009A1865">
            <w:pPr>
              <w:rPr>
                <w:ins w:id="303" w:author="Brandon Spooner" w:date="2020-04-23T23:53:00Z"/>
              </w:rPr>
            </w:pPr>
            <w:ins w:id="304" w:author="Brandon Spooner" w:date="2020-04-23T23:53:00Z">
              <w:r>
                <w:t>Temenos Fabric provides several identity connectors out of the box to enable businesses to utilize their existing investment in the security infrastructure. Temenos Fabric provides:</w:t>
              </w:r>
            </w:ins>
          </w:p>
          <w:p w14:paraId="5F1D4FCF" w14:textId="77777777" w:rsidR="009A1865" w:rsidRDefault="009A1865" w:rsidP="009A1865">
            <w:pPr>
              <w:numPr>
                <w:ilvl w:val="0"/>
                <w:numId w:val="31"/>
              </w:numPr>
              <w:spacing w:after="0" w:line="240" w:lineRule="auto"/>
              <w:rPr>
                <w:ins w:id="305" w:author="Brandon Spooner" w:date="2020-04-23T23:53:00Z"/>
              </w:rPr>
            </w:pPr>
            <w:ins w:id="306" w:author="Brandon Spooner" w:date="2020-04-23T23:53:00Z">
              <w:r>
                <w:t xml:space="preserve">Multi-factor authentication with </w:t>
              </w:r>
              <w:proofErr w:type="gramStart"/>
              <w:r>
                <w:t>single-sign</w:t>
              </w:r>
              <w:proofErr w:type="gramEnd"/>
              <w:r>
                <w:t xml:space="preserve"> on (SSO) support</w:t>
              </w:r>
            </w:ins>
          </w:p>
          <w:p w14:paraId="028B8E72" w14:textId="77777777" w:rsidR="009A1865" w:rsidRDefault="009A1865" w:rsidP="009A1865">
            <w:pPr>
              <w:numPr>
                <w:ilvl w:val="0"/>
                <w:numId w:val="31"/>
              </w:numPr>
              <w:spacing w:after="0" w:line="240" w:lineRule="auto"/>
              <w:rPr>
                <w:ins w:id="307" w:author="Brandon Spooner" w:date="2020-04-23T23:53:00Z"/>
              </w:rPr>
            </w:pPr>
            <w:ins w:id="308" w:author="Brandon Spooner" w:date="2020-04-23T23:53:00Z">
              <w:r>
                <w:t>OAuth compliant</w:t>
              </w:r>
            </w:ins>
          </w:p>
          <w:p w14:paraId="3EE46183" w14:textId="77777777" w:rsidR="009A1865" w:rsidRDefault="009A1865" w:rsidP="009A1865">
            <w:pPr>
              <w:numPr>
                <w:ilvl w:val="0"/>
                <w:numId w:val="31"/>
              </w:numPr>
              <w:spacing w:after="0" w:line="240" w:lineRule="auto"/>
              <w:rPr>
                <w:ins w:id="309" w:author="Brandon Spooner" w:date="2020-04-23T23:53:00Z"/>
              </w:rPr>
            </w:pPr>
            <w:ins w:id="310" w:author="Brandon Spooner" w:date="2020-04-23T23:53:00Z">
              <w:r>
                <w:t>Integration with third-party SSO vendors such as SiteMinder</w:t>
              </w:r>
            </w:ins>
          </w:p>
          <w:p w14:paraId="5A7DBDFA" w14:textId="77777777" w:rsidR="009A1865" w:rsidRDefault="009A1865" w:rsidP="009A1865">
            <w:pPr>
              <w:numPr>
                <w:ilvl w:val="0"/>
                <w:numId w:val="31"/>
              </w:numPr>
              <w:spacing w:after="0" w:line="240" w:lineRule="auto"/>
              <w:rPr>
                <w:ins w:id="311" w:author="Brandon Spooner" w:date="2020-04-23T23:53:00Z"/>
              </w:rPr>
            </w:pPr>
            <w:ins w:id="312" w:author="Brandon Spooner" w:date="2020-04-23T23:53:00Z">
              <w:r>
                <w:t>Ability to use unique Device ID at app/service registration time to generate unique key (one-time password)</w:t>
              </w:r>
            </w:ins>
          </w:p>
          <w:p w14:paraId="24EDF311" w14:textId="77777777" w:rsidR="009A1865" w:rsidRDefault="009A1865" w:rsidP="009A1865">
            <w:pPr>
              <w:numPr>
                <w:ilvl w:val="0"/>
                <w:numId w:val="31"/>
              </w:numPr>
              <w:spacing w:after="0" w:line="240" w:lineRule="auto"/>
              <w:rPr>
                <w:ins w:id="313" w:author="Brandon Spooner" w:date="2020-04-23T23:53:00Z"/>
              </w:rPr>
            </w:pPr>
            <w:ins w:id="314" w:author="Brandon Spooner" w:date="2020-04-23T23:53:00Z">
              <w:r>
                <w:t>User credentials such as username and password/PIN</w:t>
              </w:r>
            </w:ins>
          </w:p>
          <w:p w14:paraId="5792A572" w14:textId="051940D7" w:rsidR="009A1865" w:rsidRDefault="009A1865" w:rsidP="009A1865">
            <w:pPr>
              <w:numPr>
                <w:ilvl w:val="0"/>
                <w:numId w:val="31"/>
              </w:numPr>
              <w:spacing w:after="0" w:line="240" w:lineRule="auto"/>
            </w:pPr>
            <w:ins w:id="315" w:author="Brandon Spooner" w:date="2020-04-23T23:53:00Z">
              <w:r>
                <w:t>Biometric capabilities (e.g. fingerprint, facial recognition)</w:t>
              </w:r>
            </w:ins>
          </w:p>
          <w:p w14:paraId="34D91A33" w14:textId="77777777" w:rsidR="00200650" w:rsidRDefault="00200650" w:rsidP="00200650">
            <w:pPr>
              <w:spacing w:after="0" w:line="240" w:lineRule="auto"/>
              <w:ind w:left="360"/>
              <w:rPr>
                <w:ins w:id="316" w:author="Brandon Spooner" w:date="2020-04-23T23:53:00Z"/>
              </w:rPr>
            </w:pPr>
          </w:p>
          <w:p w14:paraId="2FE1F130" w14:textId="77777777" w:rsidR="009A1865" w:rsidRDefault="009A1865" w:rsidP="009A1865">
            <w:pPr>
              <w:rPr>
                <w:ins w:id="317" w:author="Brandon Spooner" w:date="2020-04-23T23:53:00Z"/>
              </w:rPr>
            </w:pPr>
            <w:ins w:id="318" w:author="Brandon Spooner" w:date="2020-04-23T23:53:00Z">
              <w:r>
                <w:t xml:space="preserve">Temenos Fabric’s Identity Manager component is responsible for managing the login process for authenticating and authorizing data access.  The login process and flow </w:t>
              </w:r>
              <w:proofErr w:type="gramStart"/>
              <w:r>
                <w:t>is</w:t>
              </w:r>
              <w:proofErr w:type="gramEnd"/>
              <w:r>
                <w:t xml:space="preserve"> outlined here: 1.    The derived credential, typically a PKI certificate, is retrieved from the device </w:t>
              </w:r>
              <w:proofErr w:type="spellStart"/>
              <w:r>
                <w:t>keystore</w:t>
              </w:r>
              <w:proofErr w:type="spellEnd"/>
              <w:r>
                <w:t>, and included in a secure web service request to Temenos Fabric, which invokes one of the Temenos Fabric Identity services. 2.    The credential is then passed to one or more identity systems of record, which validate it and return any necessary tokens, keys, cookies, etc. that are needed to access secure back-end systems. 3.    Those tokens are stored in the Temenos Fabric secure token cache, a FIPS 140-2 compliant encrypted database, and associated with the user. 4.    The Temenos Token Manager then creates a Temenos ID Token, which is sent back to the user’s device where it is stored.</w:t>
              </w:r>
            </w:ins>
          </w:p>
          <w:p w14:paraId="09EE9210" w14:textId="77777777" w:rsidR="009A1865" w:rsidRDefault="009A1865" w:rsidP="009A1865">
            <w:pPr>
              <w:rPr>
                <w:ins w:id="319" w:author="Brandon Spooner" w:date="2020-04-23T23:53:00Z"/>
              </w:rPr>
            </w:pPr>
            <w:ins w:id="320" w:author="Brandon Spooner" w:date="2020-04-23T23:53:00Z">
              <w:r>
                <w:t>1.    A mobile application requests to execute an Integration service. When executing any Temenos Fabric Integration service (which are used to exchange data with secure back-end systems), the mobile device must provide a valid Temenos ID Token to the Auth Gateway. 2.    The Auth Gateway invokes the Token Manager and, if the token is valid, exchanges the token for the target system credential. 3.    The Temenos Integration Service executes and exchanges data with the secure back-end system, using the credential provided by the Token Manager. 4.    The data is then returned to the application running on the mobile device. Transport Security</w:t>
              </w:r>
            </w:ins>
          </w:p>
          <w:p w14:paraId="20661833" w14:textId="77777777" w:rsidR="009A1865" w:rsidRDefault="009A1865" w:rsidP="009A1865">
            <w:pPr>
              <w:rPr>
                <w:ins w:id="321" w:author="Brandon Spooner" w:date="2020-04-23T23:53:00Z"/>
              </w:rPr>
            </w:pPr>
            <w:ins w:id="322" w:author="Brandon Spooner" w:date="2020-04-23T23:53:00Z">
              <w:r>
                <w:t xml:space="preserve">Temenos Fabric by default operates as a passthrough architecture and stores no data.  All data is kept and maintained in CU's existing enterprise systems.  All data in transit between the mobile applications and Temenos Fabric is encrypted using the latest TLS/SSL security.  CU provides their certificates and keys and Temenos uses its own master key for encrypting </w:t>
              </w:r>
              <w:proofErr w:type="spellStart"/>
              <w:r>
                <w:t>CU's’s</w:t>
              </w:r>
              <w:proofErr w:type="spellEnd"/>
              <w:r>
                <w:t xml:space="preserve"> public key for additional protection.  All data in transit between Temenos Fabric and CU's systems of record is also encrypted using standard connections techniques depending upon the connection type (e.g. TLS/SSL for web services), and VPNs may also be employed if desired for an added layer of transport security. OWASP Mobile Top 10</w:t>
              </w:r>
            </w:ins>
          </w:p>
          <w:p w14:paraId="07BB32B3" w14:textId="77777777" w:rsidR="009A1865" w:rsidRDefault="009A1865" w:rsidP="009A1865">
            <w:pPr>
              <w:rPr>
                <w:ins w:id="323" w:author="Brandon Spooner" w:date="2020-04-23T23:53:00Z"/>
              </w:rPr>
            </w:pPr>
            <w:ins w:id="324" w:author="Brandon Spooner" w:date="2020-04-23T23:53:00Z">
              <w:r>
                <w:t xml:space="preserve">Inherently built into Temenos Fabric are features that address the OWASP Mobile Top 10 vulnerabilities.  The OWASP Mobile Top Ten represents an industry consensus about what the most </w:t>
              </w:r>
              <w:r>
                <w:lastRenderedPageBreak/>
                <w:t>critical mobile application security flaws are.   Temenos Fabric addresses the following OWASP Top 10 vulnerabilities:</w:t>
              </w:r>
            </w:ins>
          </w:p>
          <w:p w14:paraId="3394AC29" w14:textId="77777777" w:rsidR="009A1865" w:rsidRDefault="009A1865" w:rsidP="009A1865">
            <w:pPr>
              <w:rPr>
                <w:ins w:id="325" w:author="Brandon Spooner" w:date="2020-04-23T23:53:00Z"/>
              </w:rPr>
            </w:pPr>
            <w:ins w:id="326" w:author="Brandon Spooner" w:date="2020-04-23T23:53:00Z">
              <w:r>
                <w:t>1.    Weak Server-Side Controls How is it addressed: This is addressed through secure configuration and coding practices in our software development lifecycle (SDLC) that directly benefit Temenos web services and APIs. 2.    Insufficient Transport Layer Protection How is it addressed: Addressed through secure configuration of the server and coding of the mobile application.  Strong industry standard cipher strengths and key lengths are used, while vulnerable protocols are disabled.  In addition, Temenos provides the ability to use certificate pinning and mutual authentication (2-way SSL) to prevent man-in-the-middle (MITM) attacks.  In addition, Temenos’s data encryption APIs supports both symmetric and asymmetric encryption.  These can be used as an added layer of protection.  In a scenario where another serious vulnerability is discovered in the SSL protocol that might allow information disclosure, the data would still be protected with its own encryption.</w:t>
              </w:r>
            </w:ins>
          </w:p>
          <w:p w14:paraId="699D5E09" w14:textId="77777777" w:rsidR="009A1865" w:rsidRDefault="009A1865" w:rsidP="009A1865">
            <w:pPr>
              <w:rPr>
                <w:ins w:id="327" w:author="Brandon Spooner" w:date="2020-04-23T23:53:00Z"/>
              </w:rPr>
            </w:pPr>
            <w:ins w:id="328" w:author="Brandon Spooner" w:date="2020-04-23T23:53:00Z">
              <w:r>
                <w:t>3.    Poor Authorization and Authentication How is it addressed: Temenos Fabric’s Identity Manager manages authentication and authorization.  JSON Web Token (JWT) is used between the mobile application and Temenos Fabric. In addition, Temenos Fabric authentication supports OAuth2, SiteMinder, Active Directory, and more. Authorization validation is performed for each business transaction while authentication controls are provided to meet the requirements of Temenos’s customers.</w:t>
              </w:r>
            </w:ins>
          </w:p>
          <w:p w14:paraId="552D6180" w14:textId="77777777" w:rsidR="009A1865" w:rsidRDefault="009A1865" w:rsidP="009A1865">
            <w:pPr>
              <w:rPr>
                <w:ins w:id="329" w:author="Brandon Spooner" w:date="2020-04-23T23:53:00Z"/>
              </w:rPr>
            </w:pPr>
            <w:ins w:id="330" w:author="Brandon Spooner" w:date="2020-04-23T23:53:00Z">
              <w:r>
                <w:t>4.    Improper Session Handling How is it addressed:  Temenos Fabric utilizes JSON Web Token (JWT) protocol for authentication, an open standard (RFC 7519) that defines a compact and self-contained way for securely transmitting information between parties as a JSON object.  This information can be verified and trusted because it is digitally signed.  JWTs can be signed using a secret (with HMAC algorithm) or a public/ private key pair using RSA.  Tokens are securely created and transmitted over secure channels using industry standards.  By leveraging claims by including a nonce (</w:t>
              </w:r>
              <w:proofErr w:type="spellStart"/>
              <w:r>
                <w:t>jti</w:t>
              </w:r>
              <w:proofErr w:type="spellEnd"/>
              <w:r>
                <w:t xml:space="preserve"> claim), expiration time (exp claim), and creation time (</w:t>
              </w:r>
              <w:proofErr w:type="spellStart"/>
              <w:r>
                <w:t>iat</w:t>
              </w:r>
              <w:proofErr w:type="spellEnd"/>
              <w:r>
                <w:t xml:space="preserve"> claim) we prevent replay attacks. These are well defined in the JWT Spec.</w:t>
              </w:r>
            </w:ins>
          </w:p>
          <w:p w14:paraId="49024A5C" w14:textId="77777777" w:rsidR="009A1865" w:rsidRDefault="009A1865" w:rsidP="009A1865">
            <w:pPr>
              <w:rPr>
                <w:ins w:id="331" w:author="Brandon Spooner" w:date="2020-04-23T23:53:00Z"/>
              </w:rPr>
            </w:pPr>
            <w:ins w:id="332" w:author="Brandon Spooner" w:date="2020-04-23T23:53:00Z">
              <w:r>
                <w:t>5.    Insecure Data Storage How is it addressed: Temenos provides secure methods for storing and transmitting data, including white box cryptography as an additional layer of encryption beyond any default encryption mechanisms provided by the operating system.  Furthermore, Temenos provides out-of-the-box encryption to protect source code and other resources.</w:t>
              </w:r>
            </w:ins>
          </w:p>
          <w:p w14:paraId="77EB839C" w14:textId="77777777" w:rsidR="009A1865" w:rsidRDefault="009A1865" w:rsidP="009A1865">
            <w:pPr>
              <w:rPr>
                <w:ins w:id="333" w:author="Brandon Spooner" w:date="2020-04-23T23:53:00Z"/>
              </w:rPr>
            </w:pPr>
            <w:ins w:id="334" w:author="Brandon Spooner" w:date="2020-04-23T23:53:00Z">
              <w:r>
                <w:t>6.    Unintended Data Leakage   How is it addressed: Temenos provides APIs to address unintended data leakage by providing the means to prevent: screen captures, application backgrounding, application data backups, copy/pasting, keyboard press caching, URL caching, logging, HTML5 data storage, browser cookie objects, 3rd party analytic data, etc.</w:t>
              </w:r>
            </w:ins>
          </w:p>
          <w:p w14:paraId="2124EFDC" w14:textId="77777777" w:rsidR="009A1865" w:rsidRDefault="009A1865" w:rsidP="009A1865">
            <w:pPr>
              <w:rPr>
                <w:ins w:id="335" w:author="Brandon Spooner" w:date="2020-04-23T23:53:00Z"/>
              </w:rPr>
            </w:pPr>
            <w:ins w:id="336" w:author="Brandon Spooner" w:date="2020-04-23T23:53:00Z">
              <w:r>
                <w:t>7.    Broken Cryptography How is it addressed: Temenos provides powerful secure cryptography capability beyond the native operating system’s capabilities.  Temenos encryption and decryption uses a secure process known as white box cryptography to perform encryption and decryption while keeping keys safe.  Strong algorithms are used for encryption and decryption; insecure and deprecated algorithms are not used.</w:t>
              </w:r>
            </w:ins>
          </w:p>
          <w:p w14:paraId="21128BE3" w14:textId="77777777" w:rsidR="009A1865" w:rsidRDefault="009A1865" w:rsidP="009A1865">
            <w:pPr>
              <w:rPr>
                <w:ins w:id="337" w:author="Brandon Spooner" w:date="2020-04-23T23:53:00Z"/>
              </w:rPr>
            </w:pPr>
            <w:ins w:id="338" w:author="Brandon Spooner" w:date="2020-04-23T23:53:00Z">
              <w:r>
                <w:t xml:space="preserve">8.    Client-Side Injection How is it addressed: A combination of security mechanisms prevent client-side injection attacks via communication channels between the client and server, in addition to preventing injection attacks via binary injection and modification. A variety of API options are provided to disable </w:t>
              </w:r>
              <w:proofErr w:type="spellStart"/>
              <w:r>
                <w:t>WebViews</w:t>
              </w:r>
              <w:proofErr w:type="spellEnd"/>
              <w:r>
                <w:t xml:space="preserve"> to prevent cross-site scripting, parameterized queries to prevent SQL injection, parsing libraries that are resilient to parsing attacks, and the ability to properly perform input validation in the client application to prevent a wide array of input validation based attacks.</w:t>
              </w:r>
            </w:ins>
          </w:p>
          <w:p w14:paraId="5F8D4972" w14:textId="77777777" w:rsidR="009A1865" w:rsidRDefault="009A1865" w:rsidP="009A1865">
            <w:pPr>
              <w:rPr>
                <w:ins w:id="339" w:author="Brandon Spooner" w:date="2020-04-23T23:53:00Z"/>
              </w:rPr>
            </w:pPr>
            <w:ins w:id="340" w:author="Brandon Spooner" w:date="2020-04-23T23:53:00Z">
              <w:r>
                <w:lastRenderedPageBreak/>
                <w:t>9.    Security Decisions Via Untrusted Inputs How is it addressed: Input validation is performed on both the client and server.  If inter-process communication (IPC) calls must be used then they are required to undergo stringent input validation, require user interaction for sensitive actions, and are whitelisted to the applications necessary.</w:t>
              </w:r>
            </w:ins>
          </w:p>
          <w:p w14:paraId="4A478D47" w14:textId="77777777" w:rsidR="009A1865" w:rsidRDefault="009A1865" w:rsidP="009A1865">
            <w:pPr>
              <w:rPr>
                <w:ins w:id="341" w:author="Brandon Spooner" w:date="2020-04-23T23:53:00Z"/>
              </w:rPr>
            </w:pPr>
            <w:ins w:id="342" w:author="Brandon Spooner" w:date="2020-04-23T23:53:00Z">
              <w:r>
                <w:t xml:space="preserve">10.    Lack of Binary Protections How is it addressed: Binary protections slow down and can prevent an adversary from: </w:t>
              </w:r>
            </w:ins>
          </w:p>
          <w:p w14:paraId="3603C817" w14:textId="77777777" w:rsidR="009A1865" w:rsidRDefault="009A1865" w:rsidP="009A1865">
            <w:pPr>
              <w:numPr>
                <w:ilvl w:val="0"/>
                <w:numId w:val="31"/>
              </w:numPr>
              <w:spacing w:after="0" w:line="240" w:lineRule="auto"/>
              <w:rPr>
                <w:ins w:id="343" w:author="Brandon Spooner" w:date="2020-04-23T23:53:00Z"/>
              </w:rPr>
            </w:pPr>
            <w:ins w:id="344" w:author="Brandon Spooner" w:date="2020-04-23T23:53:00Z">
              <w:r>
                <w:t xml:space="preserve">Analyzing exposed interfaces and reverse engineering code within the mobile app </w:t>
              </w:r>
            </w:ins>
          </w:p>
          <w:p w14:paraId="4A1FF864" w14:textId="77777777" w:rsidR="009A1865" w:rsidRDefault="009A1865" w:rsidP="009A1865">
            <w:pPr>
              <w:numPr>
                <w:ilvl w:val="0"/>
                <w:numId w:val="31"/>
              </w:numPr>
              <w:spacing w:after="0" w:line="240" w:lineRule="auto"/>
              <w:rPr>
                <w:ins w:id="345" w:author="Brandon Spooner" w:date="2020-04-23T23:53:00Z"/>
              </w:rPr>
            </w:pPr>
            <w:ins w:id="346" w:author="Brandon Spooner" w:date="2020-04-23T23:53:00Z">
              <w:r>
                <w:t xml:space="preserve">Modifying the underlying code or behavior to disable or add additional functionality </w:t>
              </w:r>
            </w:ins>
          </w:p>
          <w:p w14:paraId="4788EC98" w14:textId="77777777" w:rsidR="009A1865" w:rsidRDefault="009A1865" w:rsidP="009A1865">
            <w:pPr>
              <w:rPr>
                <w:ins w:id="347" w:author="Brandon Spooner" w:date="2020-04-23T23:53:00Z"/>
              </w:rPr>
            </w:pPr>
          </w:p>
          <w:p w14:paraId="6AE95C02" w14:textId="77777777" w:rsidR="009A1865" w:rsidRDefault="009A1865" w:rsidP="009A1865">
            <w:pPr>
              <w:rPr>
                <w:ins w:id="348" w:author="Brandon Spooner" w:date="2020-04-23T23:53:00Z"/>
              </w:rPr>
            </w:pPr>
            <w:ins w:id="349" w:author="Brandon Spooner" w:date="2020-04-23T23:53:00Z">
              <w:r>
                <w:t xml:space="preserve">Static Protection    Code </w:t>
              </w:r>
              <w:proofErr w:type="gramStart"/>
              <w:r>
                <w:t>obfuscation</w:t>
              </w:r>
              <w:proofErr w:type="gramEnd"/>
              <w:r>
                <w:t xml:space="preserve">    Control flow obfuscation    Call hiding    Symbol stripping    Anti-tampering Dynamic    Code obfuscation    Code injection prevention    Hook prevention    Debugger prevention    Root &amp; jailbreak detection Application Protection</w:t>
              </w:r>
            </w:ins>
          </w:p>
          <w:p w14:paraId="157B9BEF" w14:textId="77777777" w:rsidR="009A1865" w:rsidRDefault="009A1865" w:rsidP="009A1865">
            <w:pPr>
              <w:rPr>
                <w:ins w:id="350" w:author="Brandon Spooner" w:date="2020-04-23T23:53:00Z"/>
              </w:rPr>
            </w:pPr>
            <w:ins w:id="351" w:author="Brandon Spooner" w:date="2020-04-23T23:53:00Z">
              <w:r>
                <w:t>Temenos employs security and protection technology built into the Visualizer tool for enabling several methods to help make all application binaries more difficult to break into.  Mobile applications if not properly protected can expose potential security vulnerabilities that malicious parties may look to exploit:</w:t>
              </w:r>
            </w:ins>
          </w:p>
          <w:p w14:paraId="4219E62F" w14:textId="77777777" w:rsidR="009A1865" w:rsidRDefault="009A1865" w:rsidP="009A1865">
            <w:pPr>
              <w:numPr>
                <w:ilvl w:val="0"/>
                <w:numId w:val="31"/>
              </w:numPr>
              <w:spacing w:after="0" w:line="240" w:lineRule="auto"/>
              <w:rPr>
                <w:ins w:id="352" w:author="Brandon Spooner" w:date="2020-04-23T23:53:00Z"/>
              </w:rPr>
            </w:pPr>
            <w:ins w:id="353" w:author="Brandon Spooner" w:date="2020-04-23T23:53:00Z">
              <w:r>
                <w:t>Compromise (disable, circumvent) of security controls e.g. authentication, license management, rooting, jailbreaking</w:t>
              </w:r>
            </w:ins>
          </w:p>
          <w:p w14:paraId="76A0620D" w14:textId="77777777" w:rsidR="009A1865" w:rsidRDefault="009A1865" w:rsidP="009A1865">
            <w:pPr>
              <w:numPr>
                <w:ilvl w:val="0"/>
                <w:numId w:val="31"/>
              </w:numPr>
              <w:spacing w:after="0" w:line="240" w:lineRule="auto"/>
              <w:rPr>
                <w:ins w:id="354" w:author="Brandon Spooner" w:date="2020-04-23T23:53:00Z"/>
              </w:rPr>
            </w:pPr>
            <w:ins w:id="355" w:author="Brandon Spooner" w:date="2020-04-23T23:53:00Z">
              <w:r>
                <w:t>Exposure of sensitive application information, e.g. keys, certificates, credentials, metadata</w:t>
              </w:r>
            </w:ins>
          </w:p>
          <w:p w14:paraId="01DE89C8" w14:textId="77777777" w:rsidR="009A1865" w:rsidRDefault="009A1865" w:rsidP="009A1865">
            <w:pPr>
              <w:numPr>
                <w:ilvl w:val="0"/>
                <w:numId w:val="31"/>
              </w:numPr>
              <w:spacing w:after="0" w:line="240" w:lineRule="auto"/>
              <w:rPr>
                <w:ins w:id="356" w:author="Brandon Spooner" w:date="2020-04-23T23:53:00Z"/>
              </w:rPr>
            </w:pPr>
            <w:ins w:id="357" w:author="Brandon Spooner" w:date="2020-04-23T23:53:00Z">
              <w:r>
                <w:t>Tampering with critical business logic, control flow, and program operations</w:t>
              </w:r>
            </w:ins>
          </w:p>
          <w:p w14:paraId="51587746" w14:textId="77777777" w:rsidR="009A1865" w:rsidRDefault="009A1865" w:rsidP="009A1865">
            <w:pPr>
              <w:numPr>
                <w:ilvl w:val="0"/>
                <w:numId w:val="31"/>
              </w:numPr>
              <w:spacing w:after="0" w:line="240" w:lineRule="auto"/>
              <w:rPr>
                <w:ins w:id="358" w:author="Brandon Spooner" w:date="2020-04-23T23:53:00Z"/>
              </w:rPr>
            </w:pPr>
            <w:ins w:id="359" w:author="Brandon Spooner" w:date="2020-04-23T23:53:00Z">
              <w:r>
                <w:t>Insertion of malware or exploits in the application and repackaging it</w:t>
              </w:r>
            </w:ins>
          </w:p>
          <w:p w14:paraId="49E4AC6C" w14:textId="77777777" w:rsidR="009A1865" w:rsidRDefault="009A1865" w:rsidP="009A1865">
            <w:pPr>
              <w:numPr>
                <w:ilvl w:val="0"/>
                <w:numId w:val="31"/>
              </w:numPr>
              <w:spacing w:after="0" w:line="240" w:lineRule="auto"/>
              <w:rPr>
                <w:ins w:id="360" w:author="Brandon Spooner" w:date="2020-04-23T23:53:00Z"/>
              </w:rPr>
            </w:pPr>
            <w:ins w:id="361" w:author="Brandon Spooner" w:date="2020-04-23T23:53:00Z">
              <w:r>
                <w:t>Exposure of application internals (logic, vulnerabilities) via reverse-engineering</w:t>
              </w:r>
            </w:ins>
          </w:p>
          <w:p w14:paraId="64B77C9B" w14:textId="77777777" w:rsidR="009A1865" w:rsidRDefault="009A1865" w:rsidP="009A1865">
            <w:pPr>
              <w:numPr>
                <w:ilvl w:val="0"/>
                <w:numId w:val="31"/>
              </w:numPr>
              <w:spacing w:after="0" w:line="240" w:lineRule="auto"/>
              <w:rPr>
                <w:ins w:id="362" w:author="Brandon Spooner" w:date="2020-04-23T23:53:00Z"/>
              </w:rPr>
            </w:pPr>
            <w:ins w:id="363" w:author="Brandon Spooner" w:date="2020-04-23T23:53:00Z">
              <w:r>
                <w:t>IP theft (e.g. proprietary algorithms) via reverse-engineering</w:t>
              </w:r>
            </w:ins>
          </w:p>
          <w:p w14:paraId="6E342A2F" w14:textId="77777777" w:rsidR="009A1865" w:rsidRDefault="009A1865" w:rsidP="009A1865">
            <w:pPr>
              <w:numPr>
                <w:ilvl w:val="0"/>
                <w:numId w:val="31"/>
              </w:numPr>
              <w:spacing w:after="0" w:line="240" w:lineRule="auto"/>
              <w:rPr>
                <w:ins w:id="364" w:author="Brandon Spooner" w:date="2020-04-23T23:53:00Z"/>
              </w:rPr>
            </w:pPr>
            <w:ins w:id="365" w:author="Brandon Spooner" w:date="2020-04-23T23:53:00Z">
              <w:r>
                <w:t>Piracy and unauthorized distribution</w:t>
              </w:r>
            </w:ins>
          </w:p>
          <w:p w14:paraId="62435225" w14:textId="77777777" w:rsidR="009A1865" w:rsidRDefault="009A1865" w:rsidP="009A1865">
            <w:pPr>
              <w:rPr>
                <w:ins w:id="366" w:author="Brandon Spooner" w:date="2020-04-23T23:53:00Z"/>
              </w:rPr>
            </w:pPr>
          </w:p>
          <w:p w14:paraId="4BB3460F" w14:textId="77777777" w:rsidR="009A1865" w:rsidRDefault="009A1865" w:rsidP="009A1865">
            <w:pPr>
              <w:rPr>
                <w:ins w:id="367" w:author="Brandon Spooner" w:date="2020-04-23T23:53:00Z"/>
              </w:rPr>
            </w:pPr>
            <w:ins w:id="368" w:author="Brandon Spooner" w:date="2020-04-23T23:53:00Z">
              <w:r>
                <w:t>With Temenos Visualizer, these vulnerabilities are alleviated by enabling Protected Mode when building an application.  By simply checking a box in Temenos Visualizer, both active and passive security protections are automatically built into the application binary to help protect against these attacks.   If one were to develop an application natively and wanted to include these security capabilities, many times a significant additional investment in third-party security products would be required and there would be additional development effort to incorporate these products into the build process.  Temenos includes these capabilities in the platform at no additional cost. Features provided at a high-level include:</w:t>
              </w:r>
            </w:ins>
          </w:p>
          <w:p w14:paraId="37938784" w14:textId="77777777" w:rsidR="009A1865" w:rsidRDefault="009A1865" w:rsidP="009A1865">
            <w:pPr>
              <w:numPr>
                <w:ilvl w:val="0"/>
                <w:numId w:val="31"/>
              </w:numPr>
              <w:spacing w:after="0" w:line="240" w:lineRule="auto"/>
              <w:rPr>
                <w:ins w:id="369" w:author="Brandon Spooner" w:date="2020-04-23T23:53:00Z"/>
              </w:rPr>
            </w:pPr>
            <w:ins w:id="370" w:author="Brandon Spooner" w:date="2020-04-23T23:53:00Z">
              <w:r>
                <w:t>JavaScript code obfuscation</w:t>
              </w:r>
            </w:ins>
          </w:p>
          <w:p w14:paraId="31C2932B" w14:textId="77777777" w:rsidR="009A1865" w:rsidRDefault="009A1865" w:rsidP="009A1865">
            <w:pPr>
              <w:numPr>
                <w:ilvl w:val="0"/>
                <w:numId w:val="31"/>
              </w:numPr>
              <w:spacing w:after="0" w:line="240" w:lineRule="auto"/>
              <w:rPr>
                <w:ins w:id="371" w:author="Brandon Spooner" w:date="2020-04-23T23:53:00Z"/>
              </w:rPr>
            </w:pPr>
            <w:ins w:id="372" w:author="Brandon Spooner" w:date="2020-04-23T23:53:00Z">
              <w:r>
                <w:t>Control flow obfuscation</w:t>
              </w:r>
            </w:ins>
          </w:p>
          <w:p w14:paraId="1094A5A7" w14:textId="77777777" w:rsidR="009A1865" w:rsidRDefault="009A1865" w:rsidP="009A1865">
            <w:pPr>
              <w:numPr>
                <w:ilvl w:val="0"/>
                <w:numId w:val="31"/>
              </w:numPr>
              <w:spacing w:after="0" w:line="240" w:lineRule="auto"/>
              <w:rPr>
                <w:ins w:id="373" w:author="Brandon Spooner" w:date="2020-04-23T23:53:00Z"/>
              </w:rPr>
            </w:pPr>
            <w:ins w:id="374" w:author="Brandon Spooner" w:date="2020-04-23T23:53:00Z">
              <w:r>
                <w:t>White box cryptography</w:t>
              </w:r>
            </w:ins>
          </w:p>
          <w:p w14:paraId="31A3A0A8" w14:textId="77777777" w:rsidR="009A1865" w:rsidRDefault="009A1865" w:rsidP="009A1865">
            <w:pPr>
              <w:numPr>
                <w:ilvl w:val="0"/>
                <w:numId w:val="31"/>
              </w:numPr>
              <w:spacing w:after="0" w:line="240" w:lineRule="auto"/>
              <w:rPr>
                <w:ins w:id="375" w:author="Brandon Spooner" w:date="2020-04-23T23:53:00Z"/>
              </w:rPr>
            </w:pPr>
            <w:ins w:id="376" w:author="Brandon Spooner" w:date="2020-04-23T23:53:00Z">
              <w:r>
                <w:t>Checksum verification</w:t>
              </w:r>
            </w:ins>
          </w:p>
          <w:p w14:paraId="6D570E37" w14:textId="77777777" w:rsidR="009A1865" w:rsidRDefault="009A1865" w:rsidP="009A1865">
            <w:pPr>
              <w:numPr>
                <w:ilvl w:val="0"/>
                <w:numId w:val="31"/>
              </w:numPr>
              <w:spacing w:after="0" w:line="240" w:lineRule="auto"/>
              <w:rPr>
                <w:ins w:id="377" w:author="Brandon Spooner" w:date="2020-04-23T23:53:00Z"/>
              </w:rPr>
            </w:pPr>
            <w:ins w:id="378" w:author="Brandon Spooner" w:date="2020-04-23T23:53:00Z">
              <w:r>
                <w:t>Resource verification</w:t>
              </w:r>
            </w:ins>
          </w:p>
          <w:p w14:paraId="3FC9553B" w14:textId="77777777" w:rsidR="009A1865" w:rsidRDefault="009A1865" w:rsidP="009A1865">
            <w:pPr>
              <w:numPr>
                <w:ilvl w:val="0"/>
                <w:numId w:val="31"/>
              </w:numPr>
              <w:spacing w:after="0" w:line="240" w:lineRule="auto"/>
              <w:rPr>
                <w:ins w:id="379" w:author="Brandon Spooner" w:date="2020-04-23T23:53:00Z"/>
              </w:rPr>
            </w:pPr>
            <w:ins w:id="380" w:author="Brandon Spooner" w:date="2020-04-23T23:53:00Z">
              <w:r>
                <w:t>Jailbreak/root detection</w:t>
              </w:r>
            </w:ins>
          </w:p>
          <w:p w14:paraId="29D79F03" w14:textId="77777777" w:rsidR="009A1865" w:rsidRDefault="009A1865" w:rsidP="009A1865">
            <w:pPr>
              <w:numPr>
                <w:ilvl w:val="0"/>
                <w:numId w:val="31"/>
              </w:numPr>
              <w:spacing w:after="0" w:line="240" w:lineRule="auto"/>
              <w:rPr>
                <w:ins w:id="381" w:author="Brandon Spooner" w:date="2020-04-23T23:53:00Z"/>
              </w:rPr>
            </w:pPr>
            <w:proofErr w:type="spellStart"/>
            <w:ins w:id="382" w:author="Brandon Spooner" w:date="2020-04-23T23:53:00Z">
              <w:r>
                <w:t>Swizzling</w:t>
              </w:r>
              <w:proofErr w:type="spellEnd"/>
              <w:r>
                <w:t xml:space="preserve"> and hook detection</w:t>
              </w:r>
            </w:ins>
          </w:p>
          <w:p w14:paraId="4FFC031E" w14:textId="77777777" w:rsidR="009A1865" w:rsidRDefault="009A1865" w:rsidP="009A1865">
            <w:pPr>
              <w:numPr>
                <w:ilvl w:val="0"/>
                <w:numId w:val="31"/>
              </w:numPr>
              <w:spacing w:after="0" w:line="240" w:lineRule="auto"/>
              <w:rPr>
                <w:ins w:id="383" w:author="Brandon Spooner" w:date="2020-04-23T23:53:00Z"/>
              </w:rPr>
            </w:pPr>
            <w:ins w:id="384" w:author="Brandon Spooner" w:date="2020-04-23T23:53:00Z">
              <w:r>
                <w:t>Self-repair</w:t>
              </w:r>
            </w:ins>
          </w:p>
          <w:p w14:paraId="12106540" w14:textId="77777777" w:rsidR="009A1865" w:rsidRDefault="009A1865" w:rsidP="009A1865">
            <w:pPr>
              <w:rPr>
                <w:ins w:id="385" w:author="Brandon Spooner" w:date="2020-04-23T23:53:00Z"/>
              </w:rPr>
            </w:pPr>
          </w:p>
          <w:p w14:paraId="1A090971" w14:textId="77777777" w:rsidR="009A1865" w:rsidRDefault="009A1865" w:rsidP="009A1865">
            <w:pPr>
              <w:rPr>
                <w:ins w:id="386" w:author="Brandon Spooner" w:date="2020-04-23T23:53:00Z"/>
              </w:rPr>
            </w:pPr>
            <w:ins w:id="387" w:author="Brandon Spooner" w:date="2020-04-23T23:53:00Z">
              <w:r>
                <w:t xml:space="preserve">Enabling Protected Mode in Temenos Visualizer Temenos also employs security in its own internal SDLC of the Temenos </w:t>
              </w:r>
              <w:proofErr w:type="spellStart"/>
              <w:r>
                <w:t>AppPlatform</w:t>
              </w:r>
              <w:proofErr w:type="spellEnd"/>
              <w:r>
                <w:t xml:space="preserve">.  Temenos employs the use of HP Fortify and other measures to validate the product code and to help make the product as secure as possible. Temenos follows industry standard practices during the design, development, testing and deployment of our platform and </w:t>
              </w:r>
              <w:r>
                <w:lastRenderedPageBreak/>
                <w:t>applications to ensure compliance with customer and industry standards. Some of the measures we follow are as follows:</w:t>
              </w:r>
            </w:ins>
          </w:p>
          <w:p w14:paraId="67BBE893" w14:textId="77777777" w:rsidR="009A1865" w:rsidRDefault="009A1865" w:rsidP="009A1865">
            <w:pPr>
              <w:numPr>
                <w:ilvl w:val="0"/>
                <w:numId w:val="31"/>
              </w:numPr>
              <w:spacing w:after="0" w:line="240" w:lineRule="auto"/>
              <w:rPr>
                <w:ins w:id="388" w:author="Brandon Spooner" w:date="2020-04-23T23:53:00Z"/>
              </w:rPr>
            </w:pPr>
            <w:ins w:id="389" w:author="Brandon Spooner" w:date="2020-04-23T23:53:00Z">
              <w:r>
                <w:t>Security requirements are taken into consideration during the software design phase.</w:t>
              </w:r>
            </w:ins>
          </w:p>
          <w:p w14:paraId="2ED635E8" w14:textId="77777777" w:rsidR="009A1865" w:rsidRDefault="009A1865" w:rsidP="009A1865">
            <w:pPr>
              <w:numPr>
                <w:ilvl w:val="0"/>
                <w:numId w:val="31"/>
              </w:numPr>
              <w:spacing w:after="0" w:line="240" w:lineRule="auto"/>
              <w:rPr>
                <w:ins w:id="390" w:author="Brandon Spooner" w:date="2020-04-23T23:53:00Z"/>
              </w:rPr>
            </w:pPr>
            <w:ins w:id="391" w:author="Brandon Spooner" w:date="2020-04-23T23:53:00Z">
              <w:r>
                <w:t>Well-known vulnerabilities such as OWASP Top 10 are considered during design, development, and deployment.</w:t>
              </w:r>
            </w:ins>
          </w:p>
          <w:p w14:paraId="6ADECB56" w14:textId="77777777" w:rsidR="009A1865" w:rsidRDefault="009A1865" w:rsidP="009A1865">
            <w:pPr>
              <w:numPr>
                <w:ilvl w:val="0"/>
                <w:numId w:val="31"/>
              </w:numPr>
              <w:spacing w:after="0" w:line="240" w:lineRule="auto"/>
              <w:rPr>
                <w:ins w:id="392" w:author="Brandon Spooner" w:date="2020-04-23T23:53:00Z"/>
              </w:rPr>
            </w:pPr>
            <w:ins w:id="393" w:author="Brandon Spooner" w:date="2020-04-23T23:53:00Z">
              <w:r>
                <w:t>The code is reviewed regularly, both manually and using automated static code analysis tools such as Fortify and Veracode during development and release cycles.</w:t>
              </w:r>
            </w:ins>
          </w:p>
          <w:p w14:paraId="002B9C14" w14:textId="77777777" w:rsidR="009A1865" w:rsidRDefault="009A1865" w:rsidP="009A1865">
            <w:pPr>
              <w:numPr>
                <w:ilvl w:val="0"/>
                <w:numId w:val="31"/>
              </w:numPr>
              <w:spacing w:after="0" w:line="240" w:lineRule="auto"/>
              <w:rPr>
                <w:ins w:id="394" w:author="Brandon Spooner" w:date="2020-04-23T23:53:00Z"/>
              </w:rPr>
            </w:pPr>
            <w:ins w:id="395" w:author="Brandon Spooner" w:date="2020-04-23T23:53:00Z">
              <w:r>
                <w:t>Applications are designed so that all sensitive information is encrypted using industry standard SSL during access and transmission.</w:t>
              </w:r>
            </w:ins>
          </w:p>
          <w:p w14:paraId="240F6C3B" w14:textId="77777777" w:rsidR="009A1865" w:rsidRDefault="009A1865" w:rsidP="009A1865">
            <w:pPr>
              <w:numPr>
                <w:ilvl w:val="0"/>
                <w:numId w:val="31"/>
              </w:numPr>
              <w:spacing w:after="0" w:line="240" w:lineRule="auto"/>
              <w:rPr>
                <w:ins w:id="396" w:author="Brandon Spooner" w:date="2020-04-23T23:53:00Z"/>
              </w:rPr>
            </w:pPr>
            <w:ins w:id="397" w:author="Brandon Spooner" w:date="2020-04-23T23:53:00Z">
              <w:r>
                <w:t>A dedicated Temenos staff that regularly monitors security bulletins from organizations such as SANS, CERT, and NIST and implement appropriate updates.</w:t>
              </w:r>
            </w:ins>
          </w:p>
          <w:p w14:paraId="7EB7D96A" w14:textId="77777777" w:rsidR="009A1865" w:rsidRDefault="009A1865" w:rsidP="009A1865">
            <w:pPr>
              <w:numPr>
                <w:ilvl w:val="0"/>
                <w:numId w:val="31"/>
              </w:numPr>
              <w:spacing w:after="0" w:line="240" w:lineRule="auto"/>
              <w:rPr>
                <w:ins w:id="398" w:author="Brandon Spooner" w:date="2020-04-23T23:53:00Z"/>
              </w:rPr>
            </w:pPr>
            <w:ins w:id="399" w:author="Brandon Spooner" w:date="2020-04-23T23:53:00Z">
              <w:r>
                <w:t>A formal change control process is followed for development, enhancements and deployments as per PCI and other guidelines.</w:t>
              </w:r>
            </w:ins>
          </w:p>
          <w:p w14:paraId="6E1CB8C2" w14:textId="77777777" w:rsidR="009A1865" w:rsidRDefault="009A1865" w:rsidP="009A1865">
            <w:pPr>
              <w:numPr>
                <w:ilvl w:val="0"/>
                <w:numId w:val="31"/>
              </w:numPr>
              <w:spacing w:after="0" w:line="240" w:lineRule="auto"/>
              <w:rPr>
                <w:ins w:id="400" w:author="Brandon Spooner" w:date="2020-04-23T23:53:00Z"/>
              </w:rPr>
            </w:pPr>
            <w:ins w:id="401" w:author="Brandon Spooner" w:date="2020-04-23T23:53:00Z">
              <w:r>
                <w:t>Software test plans include coverage of security aspects as well. Systems are tested rigorously before deployment to production environments.</w:t>
              </w:r>
            </w:ins>
          </w:p>
          <w:p w14:paraId="5EE8D10D" w14:textId="77777777" w:rsidR="009A1865" w:rsidRDefault="009A1865" w:rsidP="009A1865">
            <w:pPr>
              <w:numPr>
                <w:ilvl w:val="0"/>
                <w:numId w:val="31"/>
              </w:numPr>
              <w:spacing w:after="0" w:line="240" w:lineRule="auto"/>
              <w:rPr>
                <w:ins w:id="402" w:author="Brandon Spooner" w:date="2020-04-23T23:53:00Z"/>
              </w:rPr>
            </w:pPr>
            <w:ins w:id="403" w:author="Brandon Spooner" w:date="2020-04-23T23:53:00Z">
              <w:r>
                <w:t>All systems in production and staging environments are hardened following industry standard guidelines. Environments are equipped with redundant fire- walls and intrusion detection and prevention systems.</w:t>
              </w:r>
            </w:ins>
          </w:p>
          <w:p w14:paraId="24A8D330" w14:textId="77777777" w:rsidR="009A1865" w:rsidRDefault="009A1865" w:rsidP="009A1865">
            <w:pPr>
              <w:numPr>
                <w:ilvl w:val="0"/>
                <w:numId w:val="31"/>
              </w:numPr>
              <w:spacing w:after="0" w:line="240" w:lineRule="auto"/>
              <w:rPr>
                <w:ins w:id="404" w:author="Brandon Spooner" w:date="2020-04-23T23:53:00Z"/>
              </w:rPr>
            </w:pPr>
            <w:ins w:id="405" w:author="Brandon Spooner" w:date="2020-04-23T23:53:00Z">
              <w:r>
                <w:t>Regular internal and external automated vulnerability scans are implemented. Annual “Ethical Hack” penetration tests are also conducted in the production environments.</w:t>
              </w:r>
            </w:ins>
          </w:p>
          <w:p w14:paraId="7BBAAEC0" w14:textId="77777777" w:rsidR="009A1865" w:rsidRDefault="009A1865" w:rsidP="009A1865">
            <w:pPr>
              <w:numPr>
                <w:ilvl w:val="0"/>
                <w:numId w:val="31"/>
              </w:numPr>
              <w:spacing w:after="0" w:line="240" w:lineRule="auto"/>
              <w:rPr>
                <w:ins w:id="406" w:author="Brandon Spooner" w:date="2020-04-23T23:53:00Z"/>
              </w:rPr>
            </w:pPr>
            <w:ins w:id="407" w:author="Brandon Spooner" w:date="2020-04-23T23:53:00Z">
              <w:r>
                <w:t>Temenos implements a comprehensive Information Security Policy with a well- defined incident management process.</w:t>
              </w:r>
            </w:ins>
          </w:p>
          <w:p w14:paraId="43CF058B" w14:textId="77777777" w:rsidR="009A1865" w:rsidRDefault="009A1865" w:rsidP="009A1865">
            <w:pPr>
              <w:numPr>
                <w:ilvl w:val="0"/>
                <w:numId w:val="31"/>
              </w:numPr>
              <w:spacing w:after="0" w:line="240" w:lineRule="auto"/>
              <w:rPr>
                <w:ins w:id="408" w:author="Brandon Spooner" w:date="2020-04-23T23:53:00Z"/>
              </w:rPr>
            </w:pPr>
            <w:ins w:id="409" w:author="Brandon Spooner" w:date="2020-04-23T23:53:00Z">
              <w:r>
                <w:t>Temenos has been audited by an approved QSA, and maintains PCI, HIPAA, SOC 2, and ISO 27001 certifications and compliances.</w:t>
              </w:r>
            </w:ins>
          </w:p>
          <w:p w14:paraId="781480D5" w14:textId="77777777" w:rsidR="009A1865" w:rsidRDefault="009A1865" w:rsidP="009A1865">
            <w:pPr>
              <w:rPr>
                <w:ins w:id="410" w:author="Brandon Spooner" w:date="2020-04-23T23:53:00Z"/>
              </w:rPr>
            </w:pPr>
          </w:p>
          <w:p w14:paraId="459F5554" w14:textId="77777777" w:rsidR="009A1865" w:rsidRDefault="009A1865" w:rsidP="009A1865">
            <w:pPr>
              <w:rPr>
                <w:ins w:id="411" w:author="Brandon Spooner" w:date="2020-04-23T23:53:00Z"/>
              </w:rPr>
            </w:pPr>
            <w:ins w:id="412" w:author="Brandon Spooner" w:date="2020-04-23T23:53:00Z">
              <w:r>
                <w:t>Temenos also employs third-party security evaluators to conduct audits and reviews to validate Temenos’s best practices, testimony from one such party is indicated below. Additional Features</w:t>
              </w:r>
            </w:ins>
          </w:p>
          <w:p w14:paraId="0C994B5D" w14:textId="77777777" w:rsidR="009A1865" w:rsidRDefault="009A1865" w:rsidP="009A1865">
            <w:pPr>
              <w:rPr>
                <w:ins w:id="413" w:author="Brandon Spooner" w:date="2020-04-23T23:53:00Z"/>
              </w:rPr>
            </w:pPr>
            <w:ins w:id="414" w:author="Brandon Spooner" w:date="2020-04-23T23:53:00Z">
              <w:r>
                <w:t xml:space="preserve">Encryption APIs Temenos Visualizer Enterprise provides cross-channel libraries for industry standard asymmetric and symmetric encryption algorithms in addition to hashing.  Using a combination of the PKI and symmetric cipher approach Temenos provides an advanced security approach to protect the data between the device client and Temenos Fabric.  The communication channel may be secure or insecure in this case. </w:t>
              </w:r>
            </w:ins>
          </w:p>
          <w:p w14:paraId="6FECEC13" w14:textId="77777777" w:rsidR="009A1865" w:rsidRDefault="009A1865" w:rsidP="009A1865">
            <w:pPr>
              <w:numPr>
                <w:ilvl w:val="0"/>
                <w:numId w:val="31"/>
              </w:numPr>
              <w:spacing w:after="0" w:line="240" w:lineRule="auto"/>
              <w:rPr>
                <w:ins w:id="415" w:author="Brandon Spooner" w:date="2020-04-23T23:53:00Z"/>
              </w:rPr>
            </w:pPr>
            <w:ins w:id="416" w:author="Brandon Spooner" w:date="2020-04-23T23:53:00Z">
              <w:r>
                <w:t>Large amounts of data encryption with AES/3DES/RSA</w:t>
              </w:r>
            </w:ins>
          </w:p>
          <w:p w14:paraId="6F298511" w14:textId="77777777" w:rsidR="009A1865" w:rsidRDefault="009A1865" w:rsidP="009A1865">
            <w:pPr>
              <w:numPr>
                <w:ilvl w:val="0"/>
                <w:numId w:val="31"/>
              </w:numPr>
              <w:spacing w:after="0" w:line="240" w:lineRule="auto"/>
              <w:rPr>
                <w:ins w:id="417" w:author="Brandon Spooner" w:date="2020-04-23T23:53:00Z"/>
              </w:rPr>
            </w:pPr>
            <w:ins w:id="418" w:author="Brandon Spooner" w:date="2020-04-23T23:53:00Z">
              <w:r>
                <w:t xml:space="preserve">Ability to encrypt app data using the RSA Public Key packaged with the app </w:t>
              </w:r>
            </w:ins>
          </w:p>
          <w:p w14:paraId="26E2DA3C" w14:textId="77777777" w:rsidR="009A1865" w:rsidRDefault="009A1865" w:rsidP="009A1865">
            <w:pPr>
              <w:numPr>
                <w:ilvl w:val="0"/>
                <w:numId w:val="31"/>
              </w:numPr>
              <w:spacing w:after="0" w:line="240" w:lineRule="auto"/>
              <w:rPr>
                <w:ins w:id="419" w:author="Brandon Spooner" w:date="2020-04-23T23:53:00Z"/>
              </w:rPr>
            </w:pPr>
            <w:ins w:id="420" w:author="Brandon Spooner" w:date="2020-04-23T23:53:00Z">
              <w:r>
                <w:t>Access to all native SDK crypto functionality</w:t>
              </w:r>
            </w:ins>
          </w:p>
          <w:p w14:paraId="67DAE96A" w14:textId="77777777" w:rsidR="009A1865" w:rsidRDefault="009A1865" w:rsidP="009A1865">
            <w:pPr>
              <w:rPr>
                <w:ins w:id="421" w:author="Brandon Spooner" w:date="2020-04-23T23:53:00Z"/>
              </w:rPr>
            </w:pPr>
          </w:p>
          <w:p w14:paraId="54397B7F" w14:textId="77777777" w:rsidR="009A1865" w:rsidRDefault="009A1865" w:rsidP="009A1865">
            <w:pPr>
              <w:rPr>
                <w:ins w:id="422" w:author="Brandon Spooner" w:date="2020-04-23T23:53:00Z"/>
              </w:rPr>
            </w:pPr>
            <w:ins w:id="423" w:author="Brandon Spooner" w:date="2020-04-23T23:53:00Z">
              <w:r>
                <w:t>Local Database Encryption For applications requiring offline access, Temenos employs a FIPS 140-2 Level 1 encryption library that encrypts the entire SQLite database of data when saving local data for offline application use.  This encryption helps to prevent malicious parties from getting at the local data to potentially exploit. Industry Certifications</w:t>
              </w:r>
            </w:ins>
          </w:p>
          <w:p w14:paraId="3C4397DF" w14:textId="77777777" w:rsidR="009A1865" w:rsidRDefault="009A1865" w:rsidP="009A1865">
            <w:pPr>
              <w:rPr>
                <w:ins w:id="424" w:author="Brandon Spooner" w:date="2020-04-23T23:53:00Z"/>
              </w:rPr>
            </w:pPr>
            <w:ins w:id="425" w:author="Brandon Spooner" w:date="2020-04-23T23:53:00Z">
              <w:r>
                <w:t>Temenos provides secure solutions for customers in very security-conscious industries like healthcare and financial services.  Temenos maintains several industry-standard certifications to provide validation to our customers and the industry to that our platform and cloud meet industry security requirements and that our company employs and follows security best practices. Temenos maintains the following security certifications and renews them on an annual basis. Temenos is HIPAA compliant Temenos is ISO 27001:2013 certified Temenos is SOC 2 Type 2 compliant Temenos is PCI-DSS certified</w:t>
              </w:r>
            </w:ins>
          </w:p>
          <w:p w14:paraId="3E1EAFB8" w14:textId="77777777" w:rsidR="00B76D54" w:rsidRPr="00E94817" w:rsidRDefault="00B76D54" w:rsidP="003F7623">
            <w:pPr>
              <w:spacing w:after="0" w:line="240" w:lineRule="auto"/>
              <w:rPr>
                <w:sz w:val="20"/>
                <w:szCs w:val="20"/>
              </w:rPr>
            </w:pPr>
          </w:p>
        </w:tc>
      </w:tr>
    </w:tbl>
    <w:p w14:paraId="4F277360" w14:textId="156FE4E0" w:rsidR="002C4192" w:rsidRDefault="002C4192" w:rsidP="001B59AB">
      <w:pPr>
        <w:pStyle w:val="Heading3"/>
      </w:pPr>
      <w:bookmarkStart w:id="426" w:name="_Toc20397821"/>
      <w:bookmarkStart w:id="427" w:name="_Toc21698920"/>
      <w:r>
        <w:lastRenderedPageBreak/>
        <w:t>Access Management</w:t>
      </w:r>
      <w:bookmarkEnd w:id="426"/>
      <w:bookmarkEnd w:id="427"/>
    </w:p>
    <w:tbl>
      <w:tblPr>
        <w:tblStyle w:val="Corporate"/>
        <w:tblW w:w="10110" w:type="dxa"/>
        <w:tblLook w:val="0420" w:firstRow="1" w:lastRow="0" w:firstColumn="0" w:lastColumn="0" w:noHBand="0" w:noVBand="1"/>
      </w:tblPr>
      <w:tblGrid>
        <w:gridCol w:w="4678"/>
        <w:gridCol w:w="5432"/>
      </w:tblGrid>
      <w:tr w:rsidR="002C4192" w:rsidRPr="00B15FCD" w14:paraId="34BE429E"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794FCFD3" w14:textId="77777777" w:rsidR="002C4192" w:rsidRPr="00E94817" w:rsidRDefault="002C4192" w:rsidP="00137EE9">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05E4C74B" w14:textId="77777777" w:rsidR="002C4192" w:rsidRPr="00E94817" w:rsidRDefault="002C4192" w:rsidP="00137EE9">
            <w:pPr>
              <w:spacing w:after="0" w:line="240" w:lineRule="auto"/>
              <w:rPr>
                <w:b w:val="0"/>
                <w:sz w:val="20"/>
                <w:szCs w:val="20"/>
              </w:rPr>
            </w:pPr>
            <w:r>
              <w:rPr>
                <w:sz w:val="20"/>
                <w:szCs w:val="20"/>
              </w:rPr>
              <w:t>Answer</w:t>
            </w:r>
          </w:p>
        </w:tc>
      </w:tr>
      <w:tr w:rsidR="002C4192" w:rsidRPr="00B15FCD" w14:paraId="1174C0E0"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20E6DFC" w14:textId="7DD79B44" w:rsidR="002C4192" w:rsidRPr="00E94817" w:rsidRDefault="002C4192" w:rsidP="002C4192">
            <w:pPr>
              <w:spacing w:after="0" w:line="240" w:lineRule="auto"/>
              <w:rPr>
                <w:sz w:val="20"/>
                <w:szCs w:val="20"/>
              </w:rPr>
            </w:pPr>
            <w:r w:rsidRPr="002C4192">
              <w:rPr>
                <w:sz w:val="20"/>
                <w:szCs w:val="20"/>
              </w:rPr>
              <w:t>Can users outside the native CWBFG delivery environment access the applications and data?</w:t>
            </w:r>
          </w:p>
        </w:tc>
        <w:tc>
          <w:tcPr>
            <w:tcW w:w="5432" w:type="dxa"/>
          </w:tcPr>
          <w:p w14:paraId="7E9E1411" w14:textId="4E54EADD" w:rsidR="002C4192" w:rsidRPr="009D1F91" w:rsidRDefault="009D1F91" w:rsidP="009D1F91">
            <w:pPr>
              <w:rPr>
                <w:rPrChange w:id="428" w:author="Brandon Spooner" w:date="2020-04-23T23:53:00Z">
                  <w:rPr>
                    <w:sz w:val="20"/>
                    <w:szCs w:val="20"/>
                  </w:rPr>
                </w:rPrChange>
              </w:rPr>
              <w:pPrChange w:id="429" w:author="Brandon Spooner" w:date="2020-04-23T23:53:00Z">
                <w:pPr>
                  <w:spacing w:after="0" w:line="240" w:lineRule="auto"/>
                </w:pPr>
              </w:pPrChange>
            </w:pPr>
            <w:ins w:id="430" w:author="Brandon Spooner" w:date="2020-04-23T23:53:00Z">
              <w:r>
                <w:t>No.</w:t>
              </w:r>
            </w:ins>
          </w:p>
        </w:tc>
      </w:tr>
      <w:tr w:rsidR="00830B05" w:rsidRPr="00E94817" w14:paraId="2421E06C"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6AAD3CD9" w14:textId="3188AAE4" w:rsidR="00830B05" w:rsidRPr="00E94817" w:rsidRDefault="00E119AA" w:rsidP="00830B05">
            <w:pPr>
              <w:spacing w:after="0" w:line="240" w:lineRule="auto"/>
              <w:rPr>
                <w:sz w:val="20"/>
                <w:szCs w:val="20"/>
              </w:rPr>
            </w:pPr>
            <w:r w:rsidRPr="001D4982">
              <w:rPr>
                <w:color w:val="111111" w:themeColor="text1"/>
                <w:sz w:val="20"/>
                <w:szCs w:val="20"/>
              </w:rPr>
              <w:t>Will &lt;vendor&gt;’s application support role-based privileged access?  (I.e. regular vs. super-user access and anything in between, in order to support provisioning who can see what information and who can perform modifications?)</w:t>
            </w:r>
          </w:p>
        </w:tc>
        <w:tc>
          <w:tcPr>
            <w:tcW w:w="5432" w:type="dxa"/>
          </w:tcPr>
          <w:p w14:paraId="13043996" w14:textId="29550262" w:rsidR="00830B05" w:rsidRPr="007329D6" w:rsidRDefault="007329D6" w:rsidP="007329D6">
            <w:pPr>
              <w:rPr>
                <w:rPrChange w:id="431" w:author="Brandon Spooner" w:date="2020-04-23T23:53:00Z">
                  <w:rPr>
                    <w:sz w:val="20"/>
                    <w:szCs w:val="20"/>
                  </w:rPr>
                </w:rPrChange>
              </w:rPr>
              <w:pPrChange w:id="432" w:author="Brandon Spooner" w:date="2020-04-23T23:53:00Z">
                <w:pPr>
                  <w:spacing w:after="0" w:line="240" w:lineRule="auto"/>
                </w:pPr>
              </w:pPrChange>
            </w:pPr>
            <w:ins w:id="433" w:author="Brandon Spooner" w:date="2020-04-23T23:53:00Z">
              <w:r>
                <w:t>Yes. RBAC access controls are applicable.</w:t>
              </w:r>
            </w:ins>
          </w:p>
        </w:tc>
      </w:tr>
      <w:tr w:rsidR="002C4192" w:rsidRPr="00B15FCD" w14:paraId="3E36A1D9"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4717FCC2" w14:textId="05521490" w:rsidR="002C4192" w:rsidRPr="00E94817" w:rsidRDefault="002C4192" w:rsidP="002C4192">
            <w:pPr>
              <w:spacing w:after="0" w:line="240" w:lineRule="auto"/>
              <w:rPr>
                <w:sz w:val="20"/>
                <w:szCs w:val="20"/>
              </w:rPr>
            </w:pPr>
            <w:r w:rsidRPr="002C4192">
              <w:rPr>
                <w:sz w:val="20"/>
                <w:szCs w:val="20"/>
              </w:rPr>
              <w:t>Does your solution provide granular security access controls over individual data fields so that we can control which fields other systems, websites, mobile sites, and external parties can view, read, modify, and delete?</w:t>
            </w:r>
          </w:p>
        </w:tc>
        <w:tc>
          <w:tcPr>
            <w:tcW w:w="5432" w:type="dxa"/>
          </w:tcPr>
          <w:p w14:paraId="7E487ED5" w14:textId="2DF9D8BF" w:rsidR="002C4192" w:rsidRPr="00526EA6" w:rsidRDefault="00526EA6" w:rsidP="00526EA6">
            <w:pPr>
              <w:rPr>
                <w:rPrChange w:id="434" w:author="Brandon Spooner" w:date="2020-04-23T23:54:00Z">
                  <w:rPr>
                    <w:sz w:val="20"/>
                    <w:szCs w:val="20"/>
                  </w:rPr>
                </w:rPrChange>
              </w:rPr>
              <w:pPrChange w:id="435" w:author="Brandon Spooner" w:date="2020-04-23T23:54:00Z">
                <w:pPr>
                  <w:spacing w:after="0" w:line="240" w:lineRule="auto"/>
                </w:pPr>
              </w:pPrChange>
            </w:pPr>
            <w:ins w:id="436" w:author="Brandon Spooner" w:date="2020-04-23T23:54:00Z">
              <w:r>
                <w:t>Yes.</w:t>
              </w:r>
            </w:ins>
          </w:p>
        </w:tc>
      </w:tr>
      <w:tr w:rsidR="002B16DF" w:rsidRPr="00B15FCD" w14:paraId="4BFAFFF1" w14:textId="77777777" w:rsidTr="00137EE9">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572420DE" w14:textId="77777777" w:rsidR="002B16DF" w:rsidRPr="002C4192" w:rsidRDefault="002B16DF" w:rsidP="00187B71">
            <w:pPr>
              <w:spacing w:after="0" w:line="240" w:lineRule="auto"/>
              <w:rPr>
                <w:sz w:val="20"/>
                <w:szCs w:val="20"/>
              </w:rPr>
            </w:pPr>
            <w:r w:rsidRPr="001D4982">
              <w:rPr>
                <w:color w:val="111111" w:themeColor="text1"/>
                <w:sz w:val="20"/>
                <w:szCs w:val="20"/>
              </w:rPr>
              <w:t>Will &lt;vendor&gt;’s application use service accounts that support a least-privileged model?</w:t>
            </w:r>
          </w:p>
        </w:tc>
        <w:tc>
          <w:tcPr>
            <w:tcW w:w="5432" w:type="dxa"/>
          </w:tcPr>
          <w:p w14:paraId="200DC994" w14:textId="6FAF828A" w:rsidR="002B16DF" w:rsidRPr="004A0B6F" w:rsidRDefault="004A0B6F" w:rsidP="004A0B6F">
            <w:pPr>
              <w:rPr>
                <w:rPrChange w:id="437" w:author="Brandon Spooner" w:date="2020-04-23T23:54:00Z">
                  <w:rPr>
                    <w:sz w:val="20"/>
                    <w:szCs w:val="20"/>
                  </w:rPr>
                </w:rPrChange>
              </w:rPr>
              <w:pPrChange w:id="438" w:author="Brandon Spooner" w:date="2020-04-23T23:54:00Z">
                <w:pPr>
                  <w:spacing w:after="0" w:line="240" w:lineRule="auto"/>
                </w:pPr>
              </w:pPrChange>
            </w:pPr>
            <w:ins w:id="439" w:author="Brandon Spooner" w:date="2020-04-23T23:54:00Z">
              <w:r>
                <w:t>Any accounts associated with the application follow the least-privilege access controls.</w:t>
              </w:r>
            </w:ins>
          </w:p>
        </w:tc>
      </w:tr>
    </w:tbl>
    <w:p w14:paraId="00AC103D" w14:textId="1A9A5173" w:rsidR="002C4192" w:rsidRDefault="002C4192" w:rsidP="002C4192"/>
    <w:p w14:paraId="76D5CAE8" w14:textId="342B49E1" w:rsidR="00AD68BE" w:rsidRDefault="00AD68BE" w:rsidP="001B59AB">
      <w:pPr>
        <w:pStyle w:val="Heading3"/>
      </w:pPr>
      <w:bookmarkStart w:id="440" w:name="_Toc20397822"/>
      <w:bookmarkStart w:id="441" w:name="_Toc21698921"/>
      <w:r>
        <w:t xml:space="preserve">Data </w:t>
      </w:r>
      <w:r w:rsidR="002C4192">
        <w:t>Protection</w:t>
      </w:r>
      <w:bookmarkEnd w:id="440"/>
      <w:bookmarkEnd w:id="441"/>
      <w:r>
        <w:t xml:space="preserve"> </w:t>
      </w:r>
    </w:p>
    <w:tbl>
      <w:tblPr>
        <w:tblStyle w:val="Corporate"/>
        <w:tblW w:w="10110" w:type="dxa"/>
        <w:tblLook w:val="0420" w:firstRow="1" w:lastRow="0" w:firstColumn="0" w:lastColumn="0" w:noHBand="0" w:noVBand="1"/>
      </w:tblPr>
      <w:tblGrid>
        <w:gridCol w:w="1124"/>
        <w:gridCol w:w="9902"/>
      </w:tblGrid>
      <w:tr w:rsidR="002D0775" w:rsidRPr="00B15FCD" w14:paraId="5916618C"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69B21B3D" w14:textId="77777777" w:rsidR="002D0775" w:rsidRPr="00E94817" w:rsidRDefault="002D077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70CBE4D3" w14:textId="77777777" w:rsidR="002D0775" w:rsidRPr="00E94817" w:rsidRDefault="002D0775" w:rsidP="003F7623">
            <w:pPr>
              <w:spacing w:after="0" w:line="240" w:lineRule="auto"/>
              <w:rPr>
                <w:b w:val="0"/>
                <w:sz w:val="20"/>
                <w:szCs w:val="20"/>
              </w:rPr>
            </w:pPr>
            <w:r>
              <w:rPr>
                <w:sz w:val="20"/>
                <w:szCs w:val="20"/>
              </w:rPr>
              <w:t>Answer</w:t>
            </w:r>
          </w:p>
        </w:tc>
      </w:tr>
      <w:tr w:rsidR="002D0775" w:rsidRPr="00B15FCD" w14:paraId="3C63CBF4"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399BDA41" w14:textId="1CEF0516" w:rsidR="002D0775" w:rsidRPr="00E94817" w:rsidRDefault="002C4192" w:rsidP="002C4192">
            <w:pPr>
              <w:spacing w:after="0" w:line="240" w:lineRule="auto"/>
              <w:rPr>
                <w:sz w:val="20"/>
                <w:szCs w:val="20"/>
              </w:rPr>
            </w:pPr>
            <w:r w:rsidRPr="002C4192">
              <w:rPr>
                <w:sz w:val="20"/>
                <w:szCs w:val="20"/>
              </w:rPr>
              <w:t>What are your data leak prevention (DLP) capabilities?</w:t>
            </w:r>
            <w:r w:rsidR="00B8520B">
              <w:rPr>
                <w:sz w:val="20"/>
                <w:szCs w:val="20"/>
              </w:rPr>
              <w:t xml:space="preserve"> </w:t>
            </w:r>
            <w:r w:rsidR="00B8520B" w:rsidRPr="002C4192">
              <w:rPr>
                <w:sz w:val="20"/>
                <w:szCs w:val="20"/>
              </w:rPr>
              <w:t>How is data integrity assured?</w:t>
            </w:r>
          </w:p>
        </w:tc>
        <w:tc>
          <w:tcPr>
            <w:tcW w:w="5432" w:type="dxa"/>
          </w:tcPr>
          <w:p w14:paraId="72DA83C0" w14:textId="77777777" w:rsidR="0048050A" w:rsidRDefault="0048050A" w:rsidP="0048050A">
            <w:pPr>
              <w:rPr>
                <w:ins w:id="442" w:author="Brandon Spooner" w:date="2020-04-23T23:54:00Z"/>
              </w:rPr>
            </w:pPr>
            <w:ins w:id="443" w:author="Brandon Spooner" w:date="2020-04-23T23:54:00Z">
              <w:r>
                <w:fldChar w:fldCharType="begin"/>
              </w:r>
              <w:r>
                <w:instrText xml:space="preserve"> HYPERLINK "https://docs.kony.com/konylibrary/konyfabric/kony_fabric_user_guide/Content/KonyStudio/HTTP_Message_Body_Integrity_Viz.htm" </w:instrText>
              </w:r>
              <w:r>
                <w:fldChar w:fldCharType="separate"/>
              </w:r>
              <w:r>
                <w:rPr>
                  <w:rStyle w:val="Hyperlink"/>
                </w:rPr>
                <w:t>https://docs.kony.com/konylibrary/konyfabric/kony_fabric_user_guide/Content/KonyStudio/HTTP_Message_Body_Integrity_Viz.htm</w:t>
              </w:r>
              <w:r>
                <w:rPr>
                  <w:rStyle w:val="Hyperlink"/>
                </w:rPr>
                <w:fldChar w:fldCharType="end"/>
              </w:r>
            </w:ins>
          </w:p>
          <w:p w14:paraId="2B10BE5D" w14:textId="77777777" w:rsidR="002D0775" w:rsidRPr="00E94817" w:rsidRDefault="002D0775" w:rsidP="003F7623">
            <w:pPr>
              <w:spacing w:after="0" w:line="240" w:lineRule="auto"/>
              <w:rPr>
                <w:sz w:val="20"/>
                <w:szCs w:val="20"/>
              </w:rPr>
            </w:pPr>
          </w:p>
        </w:tc>
      </w:tr>
      <w:tr w:rsidR="002D0775" w:rsidRPr="00B15FCD" w14:paraId="7971470A"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1590F73F" w14:textId="1F9B4C3A" w:rsidR="002D0775" w:rsidRPr="001D4982" w:rsidRDefault="009165F0" w:rsidP="00495DAE">
            <w:pPr>
              <w:spacing w:after="0" w:line="240" w:lineRule="auto"/>
              <w:rPr>
                <w:color w:val="111111" w:themeColor="text1"/>
                <w:sz w:val="20"/>
                <w:szCs w:val="20"/>
              </w:rPr>
            </w:pPr>
            <w:r w:rsidRPr="001D4982">
              <w:rPr>
                <w:color w:val="111111" w:themeColor="text1"/>
                <w:sz w:val="20"/>
                <w:szCs w:val="20"/>
              </w:rPr>
              <w:t>Will &lt;vendor&gt;’s application support encryption on the interfaces that pull or transmit data to CWB systems? Does &lt;vendor&gt; confirm that only TLS v.1.2 is used?</w:t>
            </w:r>
          </w:p>
        </w:tc>
        <w:tc>
          <w:tcPr>
            <w:tcW w:w="5432" w:type="dxa"/>
          </w:tcPr>
          <w:p w14:paraId="4C098EB7" w14:textId="77777777" w:rsidR="00917732" w:rsidRDefault="00917732" w:rsidP="00917732">
            <w:pPr>
              <w:rPr>
                <w:ins w:id="444" w:author="Brandon Spooner" w:date="2020-04-23T23:54:00Z"/>
              </w:rPr>
            </w:pPr>
            <w:ins w:id="445" w:author="Brandon Spooner" w:date="2020-04-23T23:54:00Z">
              <w:r>
                <w:t>Yes. a minimum TLS v1.2 is used.</w:t>
              </w:r>
            </w:ins>
          </w:p>
          <w:p w14:paraId="7569DDDC" w14:textId="77777777" w:rsidR="002D0775" w:rsidRPr="00E94817" w:rsidRDefault="002D0775" w:rsidP="003F7623">
            <w:pPr>
              <w:spacing w:after="0" w:line="240" w:lineRule="auto"/>
              <w:rPr>
                <w:sz w:val="20"/>
                <w:szCs w:val="20"/>
              </w:rPr>
            </w:pPr>
          </w:p>
        </w:tc>
      </w:tr>
      <w:tr w:rsidR="002C4192" w:rsidRPr="00B15FCD" w14:paraId="411BD361"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1372DC79" w14:textId="68F70BAA" w:rsidR="002C4192" w:rsidRPr="001D4982" w:rsidRDefault="002C4192" w:rsidP="002C4192">
            <w:pPr>
              <w:spacing w:after="0" w:line="240" w:lineRule="auto"/>
              <w:rPr>
                <w:color w:val="111111" w:themeColor="text1"/>
                <w:sz w:val="20"/>
                <w:szCs w:val="20"/>
              </w:rPr>
            </w:pPr>
            <w:r w:rsidRPr="001D4982">
              <w:rPr>
                <w:color w:val="111111" w:themeColor="text1"/>
                <w:sz w:val="20"/>
                <w:szCs w:val="20"/>
              </w:rPr>
              <w:lastRenderedPageBreak/>
              <w:t>Do you support service encryption with customer's key?</w:t>
            </w:r>
          </w:p>
        </w:tc>
        <w:tc>
          <w:tcPr>
            <w:tcW w:w="5432" w:type="dxa"/>
          </w:tcPr>
          <w:p w14:paraId="3232DFBE" w14:textId="77777777" w:rsidR="000E5AA2" w:rsidRDefault="000E5AA2" w:rsidP="000E5AA2">
            <w:pPr>
              <w:rPr>
                <w:ins w:id="446" w:author="Brandon Spooner" w:date="2020-04-23T23:54:00Z"/>
              </w:rPr>
            </w:pPr>
            <w:ins w:id="447" w:author="Brandon Spooner" w:date="2020-04-23T23:54:00Z">
              <w:r>
                <w:t xml:space="preserve">Yes. </w:t>
              </w:r>
              <w:r>
                <w:fldChar w:fldCharType="begin"/>
              </w:r>
              <w:r>
                <w:instrText xml:space="preserve"> HYPERLINK "https://docs.kony.com/konylibrary/visualizer/visualizer_user_guide/Content/ApplicationSecurity.htm" </w:instrText>
              </w:r>
              <w:r>
                <w:fldChar w:fldCharType="separate"/>
              </w:r>
              <w:r>
                <w:rPr>
                  <w:rStyle w:val="Hyperlink"/>
                </w:rPr>
                <w:t>https://docs.kony.com/konylibrary/visualizer/visualizer_user_guide/Content/ApplicationSecurity.htm</w:t>
              </w:r>
              <w:r>
                <w:rPr>
                  <w:rStyle w:val="Hyperlink"/>
                </w:rPr>
                <w:fldChar w:fldCharType="end"/>
              </w:r>
            </w:ins>
          </w:p>
          <w:p w14:paraId="3880D298" w14:textId="77777777" w:rsidR="002C4192" w:rsidRPr="00E94817" w:rsidRDefault="002C4192" w:rsidP="003F7623">
            <w:pPr>
              <w:spacing w:after="0" w:line="240" w:lineRule="auto"/>
              <w:rPr>
                <w:sz w:val="20"/>
                <w:szCs w:val="20"/>
              </w:rPr>
            </w:pPr>
          </w:p>
        </w:tc>
      </w:tr>
      <w:tr w:rsidR="00495DAE" w:rsidRPr="00B15FCD" w14:paraId="3C76132E"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7506B491" w14:textId="236C3B11" w:rsidR="00495DAE" w:rsidRPr="001D4982" w:rsidRDefault="00495DAE" w:rsidP="002C4192">
            <w:pPr>
              <w:spacing w:after="0" w:line="240" w:lineRule="auto"/>
              <w:rPr>
                <w:color w:val="111111" w:themeColor="text1"/>
                <w:sz w:val="20"/>
                <w:szCs w:val="20"/>
              </w:rPr>
            </w:pPr>
            <w:r w:rsidRPr="001D4982">
              <w:rPr>
                <w:color w:val="111111" w:themeColor="text1"/>
                <w:sz w:val="20"/>
                <w:szCs w:val="20"/>
              </w:rPr>
              <w:t xml:space="preserve">Is there </w:t>
            </w:r>
            <w:r w:rsidR="00B8520B" w:rsidRPr="001D4982">
              <w:rPr>
                <w:color w:val="111111" w:themeColor="text1"/>
                <w:sz w:val="20"/>
                <w:szCs w:val="20"/>
              </w:rPr>
              <w:t xml:space="preserve">any </w:t>
            </w:r>
            <w:r w:rsidRPr="001D4982">
              <w:rPr>
                <w:color w:val="111111" w:themeColor="text1"/>
                <w:sz w:val="20"/>
                <w:szCs w:val="20"/>
              </w:rPr>
              <w:t>unsecured data in transit or at rest along the process chain?</w:t>
            </w:r>
          </w:p>
        </w:tc>
        <w:tc>
          <w:tcPr>
            <w:tcW w:w="5432" w:type="dxa"/>
          </w:tcPr>
          <w:p w14:paraId="1D4A0A33" w14:textId="54A21A8D" w:rsidR="00495DAE" w:rsidRPr="001039D6" w:rsidRDefault="001039D6" w:rsidP="001039D6">
            <w:pPr>
              <w:rPr>
                <w:rPrChange w:id="448" w:author="Brandon Spooner" w:date="2020-04-23T23:55:00Z">
                  <w:rPr>
                    <w:sz w:val="20"/>
                    <w:szCs w:val="20"/>
                  </w:rPr>
                </w:rPrChange>
              </w:rPr>
              <w:pPrChange w:id="449" w:author="Brandon Spooner" w:date="2020-04-23T23:55:00Z">
                <w:pPr>
                  <w:spacing w:after="0" w:line="240" w:lineRule="auto"/>
                </w:pPr>
              </w:pPrChange>
            </w:pPr>
            <w:ins w:id="450" w:author="Brandon Spooner" w:date="2020-04-23T23:55:00Z">
              <w:r>
                <w:t>No. Data is encrypted in-transit and at-rest</w:t>
              </w:r>
            </w:ins>
          </w:p>
        </w:tc>
      </w:tr>
      <w:tr w:rsidR="00C06E59" w:rsidRPr="00B15FCD" w14:paraId="330DC8F5" w14:textId="77777777" w:rsidTr="003F7623">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7868FA0C" w14:textId="77777777" w:rsidR="00C06E59" w:rsidRPr="001D4982" w:rsidRDefault="00C06E59" w:rsidP="002C4192">
            <w:pPr>
              <w:spacing w:after="0" w:line="240" w:lineRule="auto"/>
              <w:rPr>
                <w:color w:val="111111" w:themeColor="text1"/>
                <w:sz w:val="20"/>
                <w:szCs w:val="20"/>
              </w:rPr>
            </w:pPr>
            <w:r w:rsidRPr="001D4982">
              <w:rPr>
                <w:color w:val="111111" w:themeColor="text1"/>
                <w:sz w:val="20"/>
                <w:szCs w:val="20"/>
              </w:rPr>
              <w:t>What type of CWB data will reside on &lt;vendor&gt;’s or its service providers’ network?</w:t>
            </w:r>
          </w:p>
        </w:tc>
        <w:tc>
          <w:tcPr>
            <w:tcW w:w="5432" w:type="dxa"/>
          </w:tcPr>
          <w:p w14:paraId="6E4DA05C" w14:textId="205A6248" w:rsidR="00C06E59" w:rsidRPr="00002B21" w:rsidRDefault="00002B21" w:rsidP="00002B21">
            <w:pPr>
              <w:rPr>
                <w:rPrChange w:id="451" w:author="Brandon Spooner" w:date="2020-04-23T23:55:00Z">
                  <w:rPr>
                    <w:sz w:val="20"/>
                    <w:szCs w:val="20"/>
                  </w:rPr>
                </w:rPrChange>
              </w:rPr>
              <w:pPrChange w:id="452" w:author="Brandon Spooner" w:date="2020-04-23T23:55:00Z">
                <w:pPr>
                  <w:spacing w:after="0" w:line="240" w:lineRule="auto"/>
                </w:pPr>
              </w:pPrChange>
            </w:pPr>
            <w:ins w:id="453" w:author="Brandon Spooner" w:date="2020-04-23T23:55:00Z">
              <w:r>
                <w:t>CWB customer data resides and remains in CWB's core banking system</w:t>
              </w:r>
            </w:ins>
            <w:r w:rsidR="002D6655">
              <w:t xml:space="preserve"> (T24)</w:t>
            </w:r>
            <w:ins w:id="454" w:author="Brandon Spooner" w:date="2020-04-23T23:55:00Z">
              <w:r>
                <w:t>. Temenos Infinity uses a Fabric back end that integrates with</w:t>
              </w:r>
            </w:ins>
            <w:r w:rsidR="002D6655">
              <w:t xml:space="preserve"> T24</w:t>
            </w:r>
            <w:ins w:id="455" w:author="Brandon Spooner" w:date="2020-04-23T23:55:00Z">
              <w:r>
                <w:t>, exchanges member data, populates data structures in memory within an Object Services layer, and then delivers the data to front-end visualization displays, e.g. online or via a mobile phone app. Within this flow of information, Temenos Infinity does not save customer data in a Temenos Infinity-specific database unless that is a specific requirement. Another way of interpreting this is to consider Temenos Infinity as a 'pass thru' of member data rather than as an engine to 'save' it.</w:t>
              </w:r>
            </w:ins>
          </w:p>
        </w:tc>
      </w:tr>
    </w:tbl>
    <w:p w14:paraId="557120DE" w14:textId="2F9DF754" w:rsidR="00DB62D6" w:rsidRDefault="00DB62D6" w:rsidP="00DB62D6">
      <w:pPr>
        <w:pStyle w:val="Body"/>
      </w:pPr>
    </w:p>
    <w:p w14:paraId="0C468489" w14:textId="77777777" w:rsidR="00DB62D6" w:rsidRDefault="00DB62D6" w:rsidP="001B59AB">
      <w:pPr>
        <w:pStyle w:val="Heading3"/>
      </w:pPr>
      <w:bookmarkStart w:id="456" w:name="_Toc20397823"/>
      <w:bookmarkStart w:id="457" w:name="_Toc21698922"/>
      <w:r>
        <w:t>Availability</w:t>
      </w:r>
      <w:bookmarkEnd w:id="456"/>
      <w:bookmarkEnd w:id="457"/>
    </w:p>
    <w:tbl>
      <w:tblPr>
        <w:tblStyle w:val="Corporate"/>
        <w:tblW w:w="10110" w:type="dxa"/>
        <w:tblLook w:val="0420" w:firstRow="1" w:lastRow="0" w:firstColumn="0" w:lastColumn="0" w:noHBand="0" w:noVBand="1"/>
      </w:tblPr>
      <w:tblGrid>
        <w:gridCol w:w="4678"/>
        <w:gridCol w:w="5432"/>
      </w:tblGrid>
      <w:tr w:rsidR="00DB62D6" w:rsidRPr="00B15FCD" w14:paraId="1D8BC56C"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0857329F" w14:textId="77777777" w:rsidR="00DB62D6" w:rsidRPr="00E94817" w:rsidRDefault="00DB62D6" w:rsidP="00FB225B">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143DAFBE" w14:textId="77777777" w:rsidR="00DB62D6" w:rsidRPr="00E94817" w:rsidRDefault="00DB62D6" w:rsidP="00FB225B">
            <w:pPr>
              <w:spacing w:after="0" w:line="240" w:lineRule="auto"/>
              <w:rPr>
                <w:b w:val="0"/>
                <w:sz w:val="20"/>
                <w:szCs w:val="20"/>
              </w:rPr>
            </w:pPr>
            <w:r>
              <w:rPr>
                <w:sz w:val="20"/>
                <w:szCs w:val="20"/>
              </w:rPr>
              <w:t>Answer</w:t>
            </w:r>
          </w:p>
        </w:tc>
      </w:tr>
      <w:tr w:rsidR="00DB62D6" w:rsidRPr="00B15FCD" w14:paraId="7290B91E"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162178F5" w14:textId="77777777" w:rsidR="00DB62D6" w:rsidRPr="00E94817" w:rsidRDefault="00DB62D6" w:rsidP="00FB225B">
            <w:pPr>
              <w:spacing w:after="0" w:line="240" w:lineRule="auto"/>
              <w:rPr>
                <w:sz w:val="20"/>
                <w:szCs w:val="20"/>
              </w:rPr>
            </w:pPr>
            <w:r w:rsidRPr="00E1483D">
              <w:rPr>
                <w:sz w:val="20"/>
                <w:szCs w:val="20"/>
              </w:rPr>
              <w:t>Does the Multi-tenancy affect</w:t>
            </w:r>
            <w:r>
              <w:rPr>
                <w:sz w:val="20"/>
                <w:szCs w:val="20"/>
              </w:rPr>
              <w:t xml:space="preserve"> performance at any given time?</w:t>
            </w:r>
          </w:p>
        </w:tc>
        <w:tc>
          <w:tcPr>
            <w:tcW w:w="5432" w:type="dxa"/>
          </w:tcPr>
          <w:p w14:paraId="1D2A15BD" w14:textId="1D7439B5" w:rsidR="00DB62D6" w:rsidRPr="00FB5C9D" w:rsidRDefault="00FB5C9D" w:rsidP="00FB5C9D">
            <w:pPr>
              <w:rPr>
                <w:rPrChange w:id="458" w:author="Brandon Spooner" w:date="2020-04-23T23:55:00Z">
                  <w:rPr>
                    <w:sz w:val="20"/>
                    <w:szCs w:val="20"/>
                  </w:rPr>
                </w:rPrChange>
              </w:rPr>
              <w:pPrChange w:id="459" w:author="Brandon Spooner" w:date="2020-04-23T23:55:00Z">
                <w:pPr>
                  <w:spacing w:after="0" w:line="240" w:lineRule="auto"/>
                </w:pPr>
              </w:pPrChange>
            </w:pPr>
            <w:ins w:id="460" w:author="Brandon Spooner" w:date="2020-04-23T23:55:00Z">
              <w:r>
                <w:t xml:space="preserve">N/A. Customer environments are single tenant. Only the infrastructure is </w:t>
              </w:r>
              <w:proofErr w:type="spellStart"/>
              <w:r>
                <w:t>mult</w:t>
              </w:r>
              <w:proofErr w:type="spellEnd"/>
              <w:r>
                <w:t>-</w:t>
              </w:r>
              <w:proofErr w:type="gramStart"/>
              <w:r>
                <w:t>tenant</w:t>
              </w:r>
              <w:proofErr w:type="gramEnd"/>
              <w:r>
                <w:t xml:space="preserve"> and this does not affect performance.</w:t>
              </w:r>
            </w:ins>
          </w:p>
        </w:tc>
      </w:tr>
      <w:tr w:rsidR="00DB62D6" w:rsidRPr="00B15FCD" w14:paraId="0DA49E7A"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2CE2939D" w14:textId="77777777" w:rsidR="00DB62D6" w:rsidRPr="00E94817" w:rsidRDefault="00DB62D6" w:rsidP="00FB225B">
            <w:pPr>
              <w:spacing w:after="0" w:line="240" w:lineRule="auto"/>
              <w:rPr>
                <w:sz w:val="20"/>
                <w:szCs w:val="20"/>
              </w:rPr>
            </w:pPr>
            <w:r w:rsidRPr="00E1483D">
              <w:rPr>
                <w:sz w:val="20"/>
                <w:szCs w:val="20"/>
              </w:rPr>
              <w:t>If data is stored abroad, does any regulations prevent data from being accessed by Government or other authorities</w:t>
            </w:r>
          </w:p>
        </w:tc>
        <w:tc>
          <w:tcPr>
            <w:tcW w:w="5432" w:type="dxa"/>
          </w:tcPr>
          <w:p w14:paraId="0B45BE5D" w14:textId="045B2CA6" w:rsidR="00DB62D6" w:rsidRPr="005C5EA0" w:rsidRDefault="005C5EA0" w:rsidP="005C5EA0">
            <w:pPr>
              <w:rPr>
                <w:rPrChange w:id="461" w:author="Brandon Spooner" w:date="2020-04-23T23:55:00Z">
                  <w:rPr>
                    <w:sz w:val="20"/>
                    <w:szCs w:val="20"/>
                  </w:rPr>
                </w:rPrChange>
              </w:rPr>
              <w:pPrChange w:id="462" w:author="Brandon Spooner" w:date="2020-04-23T23:55:00Z">
                <w:pPr>
                  <w:spacing w:after="0" w:line="240" w:lineRule="auto"/>
                </w:pPr>
              </w:pPrChange>
            </w:pPr>
            <w:ins w:id="463" w:author="Brandon Spooner" w:date="2020-04-23T23:55:00Z">
              <w:r>
                <w:t>Data is not stored, but the application can be served from the region the customer requests.</w:t>
              </w:r>
            </w:ins>
          </w:p>
        </w:tc>
      </w:tr>
    </w:tbl>
    <w:p w14:paraId="5A261540" w14:textId="77777777" w:rsidR="00DB62D6" w:rsidRDefault="00DB62D6" w:rsidP="00DB62D6">
      <w:pPr>
        <w:pStyle w:val="Body"/>
        <w:ind w:left="0"/>
      </w:pPr>
    </w:p>
    <w:p w14:paraId="32E32942" w14:textId="77777777" w:rsidR="008A47E6" w:rsidRDefault="008A47E6" w:rsidP="00DB62D6">
      <w:pPr>
        <w:pStyle w:val="Body"/>
        <w:ind w:left="0"/>
      </w:pPr>
    </w:p>
    <w:p w14:paraId="4FB2A30A" w14:textId="77777777" w:rsidR="008A47E6" w:rsidRDefault="008A47E6" w:rsidP="00DB62D6">
      <w:pPr>
        <w:pStyle w:val="Body"/>
        <w:ind w:left="0"/>
      </w:pPr>
    </w:p>
    <w:p w14:paraId="2908D744" w14:textId="7C3697F9" w:rsidR="00137EE9" w:rsidRDefault="00137EE9" w:rsidP="001B59AB">
      <w:pPr>
        <w:pStyle w:val="Heading2"/>
      </w:pPr>
      <w:bookmarkStart w:id="464" w:name="_Toc20397824"/>
      <w:bookmarkStart w:id="465" w:name="_Toc21698923"/>
      <w:r>
        <w:t>Security Operations</w:t>
      </w:r>
      <w:bookmarkEnd w:id="464"/>
      <w:bookmarkEnd w:id="465"/>
    </w:p>
    <w:p w14:paraId="19C32B4D" w14:textId="6804AD9C" w:rsidR="000F1D39" w:rsidRDefault="000F1D39" w:rsidP="001B59AB">
      <w:pPr>
        <w:pStyle w:val="Heading3"/>
      </w:pPr>
      <w:bookmarkStart w:id="466" w:name="_Toc20397825"/>
      <w:bookmarkStart w:id="467" w:name="_Toc21698924"/>
      <w:r>
        <w:t>Security Monitoring</w:t>
      </w:r>
      <w:bookmarkEnd w:id="466"/>
      <w:bookmarkEnd w:id="467"/>
    </w:p>
    <w:tbl>
      <w:tblPr>
        <w:tblStyle w:val="Corporate"/>
        <w:tblW w:w="10110" w:type="dxa"/>
        <w:tblLook w:val="0420" w:firstRow="1" w:lastRow="0" w:firstColumn="0" w:lastColumn="0" w:noHBand="0" w:noVBand="1"/>
      </w:tblPr>
      <w:tblGrid>
        <w:gridCol w:w="1866"/>
        <w:gridCol w:w="8958"/>
      </w:tblGrid>
      <w:tr w:rsidR="00137EE9" w:rsidRPr="00B15FCD" w14:paraId="7F2C7D4D"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53371F2C" w14:textId="77777777" w:rsidR="00137EE9" w:rsidRPr="00E94817" w:rsidRDefault="00137EE9" w:rsidP="00137EE9">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04B3C22A" w14:textId="77777777" w:rsidR="00137EE9" w:rsidRPr="00E94817" w:rsidRDefault="00137EE9" w:rsidP="00137EE9">
            <w:pPr>
              <w:spacing w:after="0" w:line="240" w:lineRule="auto"/>
              <w:rPr>
                <w:b w:val="0"/>
                <w:sz w:val="20"/>
                <w:szCs w:val="20"/>
              </w:rPr>
            </w:pPr>
            <w:r>
              <w:rPr>
                <w:sz w:val="20"/>
                <w:szCs w:val="20"/>
              </w:rPr>
              <w:t>Answer</w:t>
            </w:r>
          </w:p>
        </w:tc>
      </w:tr>
      <w:tr w:rsidR="00137EE9" w:rsidRPr="00B15FCD" w14:paraId="2C847383"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68CFEE14" w14:textId="77777777" w:rsidR="00137EE9" w:rsidRPr="00E94817" w:rsidRDefault="00137EE9" w:rsidP="00137EE9">
            <w:pPr>
              <w:spacing w:after="0" w:line="240" w:lineRule="auto"/>
              <w:rPr>
                <w:sz w:val="20"/>
                <w:szCs w:val="20"/>
              </w:rPr>
            </w:pPr>
            <w:r w:rsidRPr="00E1483D">
              <w:rPr>
                <w:sz w:val="20"/>
                <w:szCs w:val="20"/>
              </w:rPr>
              <w:t xml:space="preserve">Provide documentation on patching/update </w:t>
            </w:r>
            <w:r>
              <w:rPr>
                <w:sz w:val="20"/>
                <w:szCs w:val="20"/>
              </w:rPr>
              <w:t>process of application/software.</w:t>
            </w:r>
          </w:p>
        </w:tc>
        <w:tc>
          <w:tcPr>
            <w:tcW w:w="5432" w:type="dxa"/>
          </w:tcPr>
          <w:p w14:paraId="24665B11" w14:textId="77777777" w:rsidR="00D96447" w:rsidRDefault="00D96447" w:rsidP="00D96447">
            <w:pPr>
              <w:rPr>
                <w:ins w:id="468" w:author="Brandon Spooner" w:date="2020-04-23T23:55:00Z"/>
              </w:rPr>
            </w:pPr>
            <w:ins w:id="469" w:author="Brandon Spooner" w:date="2020-04-23T23:55:00Z">
              <w:r>
                <w:rPr>
                  <w:b/>
                  <w:bCs/>
                </w:rPr>
                <w:t>Platform Updates</w:t>
              </w:r>
              <w:r>
                <w:t xml:space="preserve"> Temenos Infinity releases a major version of the platform once per year, with two to three minor release updates each year. Patches and </w:t>
              </w:r>
              <w:proofErr w:type="gramStart"/>
              <w:r>
                <w:t>hot-fixes</w:t>
              </w:r>
              <w:proofErr w:type="gramEnd"/>
              <w:r>
                <w:t xml:space="preserve"> are released as required and on an interim schedule as determined by Temenos Infinity's Support and Engineering departments. </w:t>
              </w:r>
              <w:r>
                <w:rPr>
                  <w:b/>
                  <w:bCs/>
                </w:rPr>
                <w:t>Retail Banking Updates</w:t>
              </w:r>
              <w:r>
                <w:t xml:space="preserve"> In case of the Retail Banking solution, Temenos Infinity has a strong and dedicated R&amp;D team to build new features and enhancements for the product. As a part of the Temenos Infinity product management process, the new features or capabilities that are to be introduced are </w:t>
              </w:r>
              <w:r>
                <w:lastRenderedPageBreak/>
                <w:t xml:space="preserve">studied and prioritized for development on the roadmap, and releases are done once every four months. </w:t>
              </w:r>
              <w:r>
                <w:rPr>
                  <w:b/>
                  <w:bCs/>
                </w:rPr>
                <w:t>Update Notification Process</w:t>
              </w:r>
              <w:r>
                <w:t xml:space="preserve"> Public pre-announcements of releases begin up to a few weeks prior to general availability (GA). However, selected customers are invited to participate in pre-public, pre-GA beta releases. Customers can also express an interest in being on the beta invitation list. Notifications are delivered via customer mailing lists, general marketing announcements, and through the Temenos Infinity Developer portal. Any member of the customer's team can register for notifications via the Developer Portal. Additionally, an Account General Manager and Customer Success Manager are assigned to the customer and facilitate communications around new releases. Clients can choose to upgrade or remain with the existing versions. But, in order to take advantage of the new features and continue innovating, Temenos Infinity recommends its clients to upgrade to newer versions as soon as possible. Also, on an ongoing basis, Temenos Infinity presents the roadmap to strategic customers at Customer Advisory Board meetings to gather feedback and identify priorities.</w:t>
              </w:r>
            </w:ins>
          </w:p>
          <w:p w14:paraId="05C07338" w14:textId="77777777" w:rsidR="00D96447" w:rsidRDefault="00D96447" w:rsidP="00D96447">
            <w:pPr>
              <w:rPr>
                <w:ins w:id="470" w:author="Brandon Spooner" w:date="2020-04-23T23:55:00Z"/>
              </w:rPr>
            </w:pPr>
          </w:p>
          <w:p w14:paraId="0BED5FE4" w14:textId="6C5B56CD" w:rsidR="00137EE9" w:rsidRPr="00D96447" w:rsidRDefault="00D96447" w:rsidP="00D96447">
            <w:pPr>
              <w:rPr>
                <w:rPrChange w:id="471" w:author="Brandon Spooner" w:date="2020-04-23T23:55:00Z">
                  <w:rPr>
                    <w:sz w:val="20"/>
                    <w:szCs w:val="20"/>
                  </w:rPr>
                </w:rPrChange>
              </w:rPr>
              <w:pPrChange w:id="472" w:author="Brandon Spooner" w:date="2020-04-23T23:55:00Z">
                <w:pPr>
                  <w:spacing w:after="0" w:line="240" w:lineRule="auto"/>
                </w:pPr>
              </w:pPrChange>
            </w:pPr>
            <w:ins w:id="473" w:author="Brandon Spooner" w:date="2020-04-23T23:55:00Z">
              <w:r>
                <w:rPr>
                  <w:b/>
                  <w:bCs/>
                </w:rPr>
                <w:t>Patch Management</w:t>
              </w:r>
              <w:r>
                <w:t xml:space="preserve"> Temenos has approved Vulnerability &amp; Patch management policy. Temenos has centralized solution to handle patch updates and change controls respectively. Monthly Patches and version upgrades are implemented in workstations through the Microsoft SCCM server</w:t>
              </w:r>
            </w:ins>
          </w:p>
        </w:tc>
      </w:tr>
      <w:tr w:rsidR="00137EE9" w:rsidRPr="00B15FCD" w14:paraId="1D823366"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70503F94" w14:textId="77777777" w:rsidR="00137EE9" w:rsidRPr="00E94817" w:rsidRDefault="00137EE9" w:rsidP="00137EE9">
            <w:pPr>
              <w:spacing w:after="0" w:line="240" w:lineRule="auto"/>
              <w:rPr>
                <w:sz w:val="20"/>
                <w:szCs w:val="20"/>
              </w:rPr>
            </w:pPr>
            <w:r w:rsidRPr="00E1483D">
              <w:rPr>
                <w:sz w:val="20"/>
                <w:szCs w:val="20"/>
              </w:rPr>
              <w:lastRenderedPageBreak/>
              <w:t>Please describe your key/certificate management process/practice.</w:t>
            </w:r>
          </w:p>
        </w:tc>
        <w:tc>
          <w:tcPr>
            <w:tcW w:w="5432" w:type="dxa"/>
          </w:tcPr>
          <w:p w14:paraId="7AFF02D0" w14:textId="6BA8CD62" w:rsidR="00E87131" w:rsidRDefault="00E87131" w:rsidP="00E87131">
            <w:pPr>
              <w:rPr>
                <w:ins w:id="474" w:author="Brandon Spooner" w:date="2020-04-23T23:55:00Z"/>
              </w:rPr>
            </w:pPr>
            <w:ins w:id="475" w:author="Brandon Spooner" w:date="2020-04-23T23:55:00Z">
              <w:r>
                <w:rPr>
                  <w:color w:val="000000"/>
                  <w:szCs w:val="18"/>
                </w:rPr>
                <w:t xml:space="preserve">For the </w:t>
              </w:r>
              <w:r>
                <w:rPr>
                  <w:b/>
                  <w:bCs/>
                  <w:color w:val="000000"/>
                  <w:szCs w:val="18"/>
                </w:rPr>
                <w:t>Amazon relational database service (RDS)</w:t>
              </w:r>
              <w:r>
                <w:rPr>
                  <w:color w:val="000000"/>
                  <w:szCs w:val="18"/>
                </w:rPr>
                <w:t xml:space="preserve"> instances we manage in the </w:t>
              </w:r>
            </w:ins>
            <w:r w:rsidR="00104326">
              <w:rPr>
                <w:color w:val="000000"/>
                <w:szCs w:val="18"/>
              </w:rPr>
              <w:t xml:space="preserve">Temenos </w:t>
            </w:r>
            <w:ins w:id="476" w:author="Brandon Spooner" w:date="2020-04-23T23:55:00Z">
              <w:r>
                <w:rPr>
                  <w:color w:val="000000"/>
                  <w:szCs w:val="18"/>
                </w:rPr>
                <w:t xml:space="preserve">Cloud that are </w:t>
              </w:r>
              <w:r>
                <w:rPr>
                  <w:b/>
                  <w:bCs/>
                  <w:color w:val="000000"/>
                  <w:szCs w:val="18"/>
                </w:rPr>
                <w:t>encrypted at rest</w:t>
              </w:r>
              <w:r>
                <w:rPr>
                  <w:color w:val="000000"/>
                  <w:szCs w:val="18"/>
                </w:rPr>
                <w:t xml:space="preserve">, we make use of </w:t>
              </w:r>
              <w:r>
                <w:rPr>
                  <w:b/>
                  <w:bCs/>
                  <w:color w:val="000000"/>
                  <w:szCs w:val="18"/>
                </w:rPr>
                <w:t>AWS Key Management Service (KMS)</w:t>
              </w:r>
              <w:r>
                <w:rPr>
                  <w:color w:val="000000"/>
                  <w:szCs w:val="18"/>
                </w:rPr>
                <w:t xml:space="preserve"> to create, manage and automatically rotate master keys. These </w:t>
              </w:r>
              <w:r>
                <w:rPr>
                  <w:b/>
                  <w:bCs/>
                  <w:color w:val="000000"/>
                  <w:szCs w:val="18"/>
                </w:rPr>
                <w:t>master keys will be distinct for each customer</w:t>
              </w:r>
              <w:r>
                <w:rPr>
                  <w:color w:val="000000"/>
                  <w:szCs w:val="18"/>
                </w:rPr>
                <w:t xml:space="preserve"> and for every region within each account. These </w:t>
              </w:r>
              <w:r>
                <w:rPr>
                  <w:b/>
                  <w:bCs/>
                  <w:color w:val="000000"/>
                  <w:szCs w:val="18"/>
                </w:rPr>
                <w:t>master keys are used to secure the data encryption keys</w:t>
              </w:r>
              <w:r>
                <w:rPr>
                  <w:color w:val="000000"/>
                  <w:szCs w:val="18"/>
                </w:rPr>
                <w:t xml:space="preserve">. Customers who purchase an </w:t>
              </w:r>
              <w:r>
                <w:rPr>
                  <w:b/>
                  <w:bCs/>
                  <w:color w:val="000000"/>
                  <w:szCs w:val="18"/>
                </w:rPr>
                <w:t xml:space="preserve">RDS from </w:t>
              </w:r>
            </w:ins>
            <w:r w:rsidR="00104326">
              <w:rPr>
                <w:b/>
                <w:bCs/>
                <w:color w:val="000000"/>
                <w:szCs w:val="18"/>
              </w:rPr>
              <w:t>Temenos</w:t>
            </w:r>
            <w:ins w:id="477" w:author="Brandon Spooner" w:date="2020-04-23T23:55:00Z">
              <w:r>
                <w:rPr>
                  <w:b/>
                  <w:bCs/>
                  <w:color w:val="000000"/>
                  <w:szCs w:val="18"/>
                </w:rPr>
                <w:t xml:space="preserve"> can opt into </w:t>
              </w:r>
            </w:ins>
            <w:r w:rsidR="00104326">
              <w:rPr>
                <w:b/>
                <w:bCs/>
                <w:color w:val="000000"/>
                <w:szCs w:val="18"/>
              </w:rPr>
              <w:t>Temenos</w:t>
            </w:r>
            <w:ins w:id="478" w:author="Brandon Spooner" w:date="2020-04-23T23:55:00Z">
              <w:r>
                <w:rPr>
                  <w:b/>
                  <w:bCs/>
                  <w:color w:val="000000"/>
                  <w:szCs w:val="18"/>
                </w:rPr>
                <w:t xml:space="preserve"> enabling encryption at rest</w:t>
              </w:r>
              <w:r>
                <w:rPr>
                  <w:color w:val="000000"/>
                  <w:szCs w:val="18"/>
                </w:rPr>
                <w:t xml:space="preserve"> as an additional layer of security. </w:t>
              </w:r>
            </w:ins>
            <w:r w:rsidR="00104326">
              <w:rPr>
                <w:b/>
                <w:color w:val="000000"/>
                <w:szCs w:val="18"/>
              </w:rPr>
              <w:t>Temenos</w:t>
            </w:r>
            <w:ins w:id="479" w:author="Brandon Spooner" w:date="2020-04-23T23:55:00Z">
              <w:r>
                <w:rPr>
                  <w:b/>
                  <w:bCs/>
                  <w:color w:val="000000"/>
                  <w:szCs w:val="18"/>
                </w:rPr>
                <w:t xml:space="preserve"> will manage those master keys using AWS KMS</w:t>
              </w:r>
              <w:r>
                <w:rPr>
                  <w:color w:val="000000"/>
                  <w:szCs w:val="18"/>
                </w:rPr>
                <w:t>, which would be isolated to an AWS account that would be used exclusively for a single customer.</w:t>
              </w:r>
            </w:ins>
          </w:p>
          <w:p w14:paraId="241BD954" w14:textId="46DB439C" w:rsidR="00E87131" w:rsidRDefault="00E87131" w:rsidP="00E87131">
            <w:pPr>
              <w:rPr>
                <w:ins w:id="480" w:author="Brandon Spooner" w:date="2020-04-23T23:55:00Z"/>
              </w:rPr>
            </w:pPr>
            <w:ins w:id="481" w:author="Brandon Spooner" w:date="2020-04-23T23:55:00Z">
              <w:r>
                <w:rPr>
                  <w:color w:val="000000"/>
                  <w:szCs w:val="18"/>
                </w:rPr>
                <w:t xml:space="preserve">Whether we are managing an RDS instance for a customer or they are hosting it themselves or using a third-party database service, </w:t>
              </w:r>
              <w:r>
                <w:rPr>
                  <w:b/>
                  <w:bCs/>
                  <w:color w:val="000000"/>
                  <w:szCs w:val="18"/>
                </w:rPr>
                <w:t>customers are also advised to encrypt any sensitive data within their application layer to meet their specific security, compliance, and regulatory requirements</w:t>
              </w:r>
              <w:r>
                <w:rPr>
                  <w:color w:val="000000"/>
                  <w:szCs w:val="18"/>
                </w:rPr>
                <w:t xml:space="preserve"> by integrating with encryption and key management or key vault solutions of their choosing. For example, customers could make use of AWS KMS themselves and use the AWS KMS API or SDK to create &amp; rotate master keys as well as encrypt and decrypt data. Whether the customer is using the </w:t>
              </w:r>
            </w:ins>
            <w:r w:rsidR="00104326">
              <w:rPr>
                <w:color w:val="000000"/>
                <w:szCs w:val="18"/>
              </w:rPr>
              <w:t>Temenos</w:t>
            </w:r>
            <w:ins w:id="482" w:author="Brandon Spooner" w:date="2020-04-23T23:55:00Z">
              <w:r>
                <w:rPr>
                  <w:color w:val="000000"/>
                  <w:szCs w:val="18"/>
                </w:rPr>
                <w:t xml:space="preserve"> Cloud </w:t>
              </w:r>
            </w:ins>
            <w:r w:rsidR="00104326">
              <w:rPr>
                <w:color w:val="000000"/>
                <w:szCs w:val="18"/>
              </w:rPr>
              <w:t>or</w:t>
            </w:r>
            <w:ins w:id="483" w:author="Brandon Spooner" w:date="2020-04-23T23:55:00Z">
              <w:r>
                <w:rPr>
                  <w:color w:val="000000"/>
                  <w:szCs w:val="18"/>
                </w:rPr>
                <w:t xml:space="preserve"> on-premises, the solution would be similar.</w:t>
              </w:r>
            </w:ins>
          </w:p>
          <w:p w14:paraId="5B6D376B" w14:textId="6EF009A2" w:rsidR="00E87131" w:rsidRDefault="00E87131" w:rsidP="00E87131">
            <w:pPr>
              <w:rPr>
                <w:ins w:id="484" w:author="Brandon Spooner" w:date="2020-04-23T23:55:00Z"/>
              </w:rPr>
            </w:pPr>
            <w:ins w:id="485" w:author="Brandon Spooner" w:date="2020-04-23T23:55:00Z">
              <w:r>
                <w:rPr>
                  <w:b/>
                  <w:bCs/>
                  <w:color w:val="000000"/>
                  <w:szCs w:val="18"/>
                </w:rPr>
                <w:t xml:space="preserve">Customers may use any solution that would allow them to perform application-layer encryption </w:t>
              </w:r>
              <w:r>
                <w:rPr>
                  <w:b/>
                  <w:bCs/>
                  <w:i/>
                  <w:iCs/>
                  <w:color w:val="000000"/>
                  <w:szCs w:val="18"/>
                </w:rPr>
                <w:t>before</w:t>
              </w:r>
              <w:r>
                <w:rPr>
                  <w:b/>
                  <w:bCs/>
                  <w:color w:val="000000"/>
                  <w:szCs w:val="18"/>
                </w:rPr>
                <w:t xml:space="preserve"> writing to a database </w:t>
              </w:r>
              <w:r>
                <w:rPr>
                  <w:color w:val="000000"/>
                  <w:szCs w:val="18"/>
                </w:rPr>
                <w:t xml:space="preserve">(regardless of whether that database is </w:t>
              </w:r>
            </w:ins>
            <w:r w:rsidR="00663A2D">
              <w:rPr>
                <w:color w:val="000000"/>
                <w:szCs w:val="18"/>
              </w:rPr>
              <w:t>Temenos</w:t>
            </w:r>
            <w:ins w:id="486" w:author="Brandon Spooner" w:date="2020-04-23T23:55:00Z">
              <w:r>
                <w:rPr>
                  <w:color w:val="000000"/>
                  <w:szCs w:val="18"/>
                </w:rPr>
                <w:t xml:space="preserve">-managed or hosted outside of </w:t>
              </w:r>
            </w:ins>
            <w:r w:rsidR="00663A2D">
              <w:rPr>
                <w:color w:val="000000"/>
                <w:szCs w:val="18"/>
              </w:rPr>
              <w:t>Temenos</w:t>
            </w:r>
            <w:ins w:id="487" w:author="Brandon Spooner" w:date="2020-04-23T23:55:00Z">
              <w:r>
                <w:rPr>
                  <w:color w:val="000000"/>
                  <w:szCs w:val="18"/>
                </w:rPr>
                <w:t xml:space="preserve"> Cloud) and that would allow them to </w:t>
              </w:r>
              <w:r>
                <w:rPr>
                  <w:b/>
                  <w:bCs/>
                  <w:color w:val="000000"/>
                  <w:szCs w:val="18"/>
                </w:rPr>
                <w:t xml:space="preserve">manage the keys </w:t>
              </w:r>
              <w:r>
                <w:rPr>
                  <w:b/>
                  <w:bCs/>
                  <w:i/>
                  <w:iCs/>
                  <w:color w:val="000000"/>
                  <w:szCs w:val="18"/>
                </w:rPr>
                <w:t>outside</w:t>
              </w:r>
              <w:r>
                <w:rPr>
                  <w:b/>
                  <w:bCs/>
                  <w:color w:val="000000"/>
                  <w:szCs w:val="18"/>
                </w:rPr>
                <w:t xml:space="preserve"> of </w:t>
              </w:r>
            </w:ins>
            <w:r w:rsidR="00663A2D">
              <w:rPr>
                <w:b/>
                <w:bCs/>
                <w:color w:val="000000"/>
                <w:szCs w:val="18"/>
              </w:rPr>
              <w:t>Temenos</w:t>
            </w:r>
            <w:ins w:id="488" w:author="Brandon Spooner" w:date="2020-04-23T23:55:00Z">
              <w:r>
                <w:rPr>
                  <w:b/>
                  <w:bCs/>
                  <w:color w:val="000000"/>
                  <w:szCs w:val="18"/>
                </w:rPr>
                <w:t xml:space="preserve"> Cloud</w:t>
              </w:r>
              <w:r>
                <w:rPr>
                  <w:color w:val="000000"/>
                  <w:szCs w:val="18"/>
                </w:rPr>
                <w:t xml:space="preserve">. </w:t>
              </w:r>
            </w:ins>
            <w:r w:rsidR="00663A2D">
              <w:rPr>
                <w:color w:val="000000"/>
                <w:szCs w:val="18"/>
              </w:rPr>
              <w:t>Temenos</w:t>
            </w:r>
            <w:ins w:id="489" w:author="Brandon Spooner" w:date="2020-04-23T23:55:00Z">
              <w:r>
                <w:rPr>
                  <w:color w:val="000000"/>
                  <w:szCs w:val="18"/>
                </w:rPr>
                <w:t xml:space="preserve"> would </w:t>
              </w:r>
              <w:r>
                <w:rPr>
                  <w:i/>
                  <w:iCs/>
                  <w:color w:val="000000"/>
                  <w:szCs w:val="18"/>
                </w:rPr>
                <w:t>not</w:t>
              </w:r>
              <w:r>
                <w:rPr>
                  <w:color w:val="000000"/>
                  <w:szCs w:val="18"/>
                </w:rPr>
                <w:t xml:space="preserve"> install / manage any additional software or hardware security module in </w:t>
              </w:r>
            </w:ins>
            <w:r w:rsidR="00663A2D">
              <w:rPr>
                <w:color w:val="000000"/>
                <w:szCs w:val="18"/>
              </w:rPr>
              <w:t>Temenos</w:t>
            </w:r>
            <w:ins w:id="490" w:author="Brandon Spooner" w:date="2020-04-23T23:55:00Z">
              <w:r>
                <w:rPr>
                  <w:color w:val="000000"/>
                  <w:szCs w:val="18"/>
                </w:rPr>
                <w:t xml:space="preserve"> Cloud and would </w:t>
              </w:r>
              <w:r>
                <w:rPr>
                  <w:i/>
                  <w:iCs/>
                  <w:color w:val="000000"/>
                  <w:szCs w:val="18"/>
                </w:rPr>
                <w:t>not</w:t>
              </w:r>
              <w:r>
                <w:rPr>
                  <w:color w:val="000000"/>
                  <w:szCs w:val="18"/>
                </w:rPr>
                <w:t xml:space="preserve"> be providing key management controls to customers. Whenever </w:t>
              </w:r>
            </w:ins>
            <w:r w:rsidR="00663A2D">
              <w:rPr>
                <w:color w:val="000000"/>
                <w:szCs w:val="18"/>
              </w:rPr>
              <w:t>Temenos</w:t>
            </w:r>
            <w:ins w:id="491" w:author="Brandon Spooner" w:date="2020-04-23T23:55:00Z">
              <w:r>
                <w:rPr>
                  <w:color w:val="000000"/>
                  <w:szCs w:val="18"/>
                </w:rPr>
                <w:t xml:space="preserve"> hosts and manages a database for a customer and it is encrypted at rest as an additional layer of security (including automated backups, read replicas, and snapshots), </w:t>
              </w:r>
              <w:r>
                <w:rPr>
                  <w:i/>
                  <w:iCs/>
                  <w:color w:val="000000"/>
                  <w:szCs w:val="18"/>
                </w:rPr>
                <w:t>only</w:t>
              </w:r>
              <w:r>
                <w:rPr>
                  <w:color w:val="000000"/>
                  <w:szCs w:val="18"/>
                </w:rPr>
                <w:t xml:space="preserve"> </w:t>
              </w:r>
            </w:ins>
            <w:r w:rsidR="00663A2D">
              <w:rPr>
                <w:color w:val="000000"/>
                <w:szCs w:val="18"/>
              </w:rPr>
              <w:t>Temenos</w:t>
            </w:r>
            <w:ins w:id="492" w:author="Brandon Spooner" w:date="2020-04-23T23:55:00Z">
              <w:r>
                <w:rPr>
                  <w:color w:val="000000"/>
                  <w:szCs w:val="18"/>
                </w:rPr>
                <w:t xml:space="preserve"> manages the keys used to encrypt the data at rest. </w:t>
              </w:r>
              <w:r>
                <w:rPr>
                  <w:b/>
                  <w:bCs/>
                  <w:color w:val="000000"/>
                  <w:szCs w:val="18"/>
                </w:rPr>
                <w:t xml:space="preserve">Customers who require additional security beyond encryption at rest for the data that would be stored in a </w:t>
              </w:r>
            </w:ins>
            <w:r w:rsidR="00663A2D">
              <w:rPr>
                <w:b/>
                <w:bCs/>
                <w:color w:val="000000"/>
                <w:szCs w:val="18"/>
              </w:rPr>
              <w:t>Temenos</w:t>
            </w:r>
            <w:ins w:id="493" w:author="Brandon Spooner" w:date="2020-04-23T23:55:00Z">
              <w:r>
                <w:rPr>
                  <w:b/>
                  <w:bCs/>
                  <w:color w:val="000000"/>
                  <w:szCs w:val="18"/>
                </w:rPr>
                <w:t>-managed database would be responsible for encrypting the data within their application layer</w:t>
              </w:r>
              <w:r>
                <w:rPr>
                  <w:color w:val="000000"/>
                  <w:szCs w:val="18"/>
                </w:rPr>
                <w:t>.</w:t>
              </w:r>
            </w:ins>
          </w:p>
          <w:p w14:paraId="07F3DDCA" w14:textId="6317E734" w:rsidR="00E87131" w:rsidRDefault="00663A2D" w:rsidP="00E87131">
            <w:pPr>
              <w:rPr>
                <w:ins w:id="494" w:author="Brandon Spooner" w:date="2020-04-23T23:55:00Z"/>
              </w:rPr>
            </w:pPr>
            <w:r>
              <w:rPr>
                <w:color w:val="000000"/>
                <w:szCs w:val="18"/>
              </w:rPr>
              <w:t>Temenos</w:t>
            </w:r>
            <w:ins w:id="495" w:author="Brandon Spooner" w:date="2020-04-23T23:55:00Z">
              <w:r w:rsidR="00E87131">
                <w:rPr>
                  <w:color w:val="000000"/>
                  <w:szCs w:val="18"/>
                </w:rPr>
                <w:t xml:space="preserve"> does not currently provide key management as part of </w:t>
              </w:r>
            </w:ins>
            <w:r w:rsidR="00503326">
              <w:rPr>
                <w:color w:val="000000"/>
                <w:szCs w:val="18"/>
              </w:rPr>
              <w:t>Temenos</w:t>
            </w:r>
            <w:ins w:id="496" w:author="Brandon Spooner" w:date="2020-04-23T23:55:00Z">
              <w:r w:rsidR="00E87131">
                <w:rPr>
                  <w:color w:val="000000"/>
                  <w:szCs w:val="18"/>
                </w:rPr>
                <w:t xml:space="preserve"> Cloud. </w:t>
              </w:r>
              <w:r w:rsidR="00E87131">
                <w:rPr>
                  <w:b/>
                  <w:bCs/>
                  <w:color w:val="000000"/>
                  <w:szCs w:val="18"/>
                </w:rPr>
                <w:t xml:space="preserve">For </w:t>
              </w:r>
            </w:ins>
            <w:r w:rsidR="00503326">
              <w:rPr>
                <w:b/>
                <w:bCs/>
                <w:color w:val="000000"/>
                <w:szCs w:val="18"/>
              </w:rPr>
              <w:t>Temenos</w:t>
            </w:r>
            <w:ins w:id="497" w:author="Brandon Spooner" w:date="2020-04-23T23:55:00Z">
              <w:r w:rsidR="00E87131">
                <w:rPr>
                  <w:b/>
                  <w:bCs/>
                  <w:color w:val="000000"/>
                  <w:szCs w:val="18"/>
                </w:rPr>
                <w:t xml:space="preserve">-managed databases that are fully encrypted at rest, </w:t>
              </w:r>
            </w:ins>
            <w:r w:rsidR="00503326">
              <w:rPr>
                <w:b/>
                <w:bCs/>
                <w:color w:val="000000"/>
                <w:szCs w:val="18"/>
              </w:rPr>
              <w:t>Temenos</w:t>
            </w:r>
            <w:ins w:id="498" w:author="Brandon Spooner" w:date="2020-04-23T23:55:00Z">
              <w:r w:rsidR="00E87131">
                <w:rPr>
                  <w:b/>
                  <w:bCs/>
                  <w:color w:val="000000"/>
                  <w:szCs w:val="18"/>
                </w:rPr>
                <w:t xml:space="preserve"> would be in control of those keys </w:t>
              </w:r>
              <w:r w:rsidR="00E87131">
                <w:rPr>
                  <w:color w:val="000000"/>
                  <w:szCs w:val="18"/>
                </w:rPr>
                <w:t xml:space="preserve">and would be responsible for periodic rotations. For </w:t>
              </w:r>
              <w:r w:rsidR="00E87131">
                <w:rPr>
                  <w:b/>
                  <w:bCs/>
                  <w:color w:val="000000"/>
                  <w:szCs w:val="18"/>
                </w:rPr>
                <w:t xml:space="preserve">customers who require full ownership of key management for </w:t>
              </w:r>
            </w:ins>
            <w:r w:rsidR="00503326">
              <w:rPr>
                <w:b/>
                <w:bCs/>
                <w:color w:val="000000"/>
                <w:szCs w:val="18"/>
              </w:rPr>
              <w:t>Temenos</w:t>
            </w:r>
            <w:ins w:id="499" w:author="Brandon Spooner" w:date="2020-04-23T23:55:00Z">
              <w:r w:rsidR="00E87131">
                <w:rPr>
                  <w:b/>
                  <w:bCs/>
                  <w:color w:val="000000"/>
                  <w:szCs w:val="18"/>
                </w:rPr>
                <w:t xml:space="preserve">-managed databases, we would expect that they implement application encryption (on a subset of fields or all fields in their application) before writing any data to a </w:t>
              </w:r>
            </w:ins>
            <w:r w:rsidR="00503326">
              <w:rPr>
                <w:b/>
                <w:bCs/>
                <w:color w:val="000000"/>
                <w:szCs w:val="18"/>
              </w:rPr>
              <w:t>Temenos</w:t>
            </w:r>
            <w:ins w:id="500" w:author="Brandon Spooner" w:date="2020-04-23T23:55:00Z">
              <w:r w:rsidR="00E87131">
                <w:rPr>
                  <w:b/>
                  <w:bCs/>
                  <w:color w:val="000000"/>
                  <w:szCs w:val="18"/>
                </w:rPr>
                <w:t>-managed database and use an external solution that supports the creation and rotation of those encryption keys</w:t>
              </w:r>
            </w:ins>
            <w:r w:rsidR="00503326">
              <w:rPr>
                <w:b/>
                <w:bCs/>
                <w:color w:val="000000"/>
                <w:szCs w:val="18"/>
              </w:rPr>
              <w:t>. Temenos</w:t>
            </w:r>
            <w:ins w:id="501" w:author="Brandon Spooner" w:date="2020-04-23T23:55:00Z">
              <w:r w:rsidR="00E87131">
                <w:rPr>
                  <w:color w:val="000000"/>
                  <w:szCs w:val="18"/>
                </w:rPr>
                <w:t xml:space="preserve"> could still fully encrypt </w:t>
              </w:r>
              <w:proofErr w:type="gramStart"/>
              <w:r w:rsidR="00E87131">
                <w:rPr>
                  <w:color w:val="000000"/>
                  <w:szCs w:val="18"/>
                </w:rPr>
                <w:t>those database</w:t>
              </w:r>
              <w:proofErr w:type="gramEnd"/>
              <w:r w:rsidR="00E87131">
                <w:rPr>
                  <w:color w:val="000000"/>
                  <w:szCs w:val="18"/>
                </w:rPr>
                <w:t xml:space="preserve"> at rest as an additional layer of security.</w:t>
              </w:r>
            </w:ins>
          </w:p>
          <w:p w14:paraId="51A40C8C" w14:textId="109B3A84" w:rsidR="00137EE9" w:rsidRPr="00E87131" w:rsidRDefault="00E87131" w:rsidP="00E87131">
            <w:pPr>
              <w:rPr>
                <w:rPrChange w:id="502" w:author="Brandon Spooner" w:date="2020-04-23T23:55:00Z">
                  <w:rPr>
                    <w:sz w:val="20"/>
                    <w:szCs w:val="20"/>
                  </w:rPr>
                </w:rPrChange>
              </w:rPr>
              <w:pPrChange w:id="503" w:author="Brandon Spooner" w:date="2020-04-23T23:55:00Z">
                <w:pPr>
                  <w:spacing w:after="0" w:line="240" w:lineRule="auto"/>
                </w:pPr>
              </w:pPrChange>
            </w:pPr>
            <w:ins w:id="504" w:author="Brandon Spooner" w:date="2020-04-23T23:55:00Z">
              <w:r>
                <w:rPr>
                  <w:b/>
                  <w:bCs/>
                  <w:color w:val="000000"/>
                  <w:szCs w:val="18"/>
                </w:rPr>
                <w:t>For Fabric Storage Objects, customers are be expected to implement encryption within the application</w:t>
              </w:r>
              <w:r>
                <w:rPr>
                  <w:color w:val="000000"/>
                  <w:szCs w:val="18"/>
                </w:rPr>
                <w:t xml:space="preserve"> before writing to the underlying Fabric Storage Objects MySQL DB. </w:t>
              </w:r>
            </w:ins>
            <w:r w:rsidR="00E82721">
              <w:rPr>
                <w:color w:val="000000"/>
                <w:szCs w:val="18"/>
              </w:rPr>
              <w:t xml:space="preserve">Temenos </w:t>
            </w:r>
            <w:ins w:id="505" w:author="Brandon Spooner" w:date="2020-04-23T23:55:00Z">
              <w:r>
                <w:rPr>
                  <w:color w:val="000000"/>
                  <w:szCs w:val="18"/>
                </w:rPr>
                <w:t>will still be able to encrypt the MySQL DB at rest for</w:t>
              </w:r>
            </w:ins>
            <w:r w:rsidR="00E82721">
              <w:rPr>
                <w:color w:val="000000"/>
                <w:szCs w:val="18"/>
              </w:rPr>
              <w:t xml:space="preserve"> Temenos</w:t>
            </w:r>
            <w:ins w:id="506" w:author="Brandon Spooner" w:date="2020-04-23T23:55:00Z">
              <w:r>
                <w:rPr>
                  <w:color w:val="000000"/>
                  <w:szCs w:val="18"/>
                </w:rPr>
                <w:t xml:space="preserve"> Server (this is our default configuration for Enhanced Security add-on, PCI-DSS add-on, and Retail Banking SKU </w:t>
              </w:r>
              <w:r>
                <w:rPr>
                  <w:color w:val="000000"/>
                  <w:szCs w:val="18"/>
                </w:rPr>
                <w:lastRenderedPageBreak/>
                <w:t xml:space="preserve">purchases). </w:t>
              </w:r>
              <w:r>
                <w:rPr>
                  <w:b/>
                  <w:bCs/>
                  <w:color w:val="000000"/>
                  <w:szCs w:val="18"/>
                </w:rPr>
                <w:t>Customers are also responsible for ensuring that any sensitive data is either filtered out of their application logs or masked</w:t>
              </w:r>
              <w:r>
                <w:rPr>
                  <w:color w:val="000000"/>
                  <w:szCs w:val="18"/>
                </w:rPr>
                <w:t xml:space="preserve"> (customers can leverage </w:t>
              </w:r>
            </w:ins>
            <w:r w:rsidR="00503326">
              <w:rPr>
                <w:color w:val="000000"/>
                <w:szCs w:val="18"/>
              </w:rPr>
              <w:t>Temenos</w:t>
            </w:r>
            <w:ins w:id="507" w:author="Brandon Spooner" w:date="2020-04-23T23:55:00Z">
              <w:r>
                <w:rPr>
                  <w:color w:val="000000"/>
                  <w:szCs w:val="18"/>
                </w:rPr>
                <w:t xml:space="preserve"> pre- and post-processor to do so most easily).</w:t>
              </w:r>
            </w:ins>
          </w:p>
        </w:tc>
      </w:tr>
      <w:tr w:rsidR="00137EE9" w:rsidRPr="00B15FCD" w14:paraId="1E084E66"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26FA900C" w14:textId="77777777" w:rsidR="00137EE9" w:rsidRPr="00E94817" w:rsidRDefault="00137EE9" w:rsidP="00137EE9">
            <w:pPr>
              <w:spacing w:after="0" w:line="240" w:lineRule="auto"/>
              <w:rPr>
                <w:sz w:val="20"/>
                <w:szCs w:val="20"/>
              </w:rPr>
            </w:pPr>
            <w:r w:rsidRPr="00E1483D">
              <w:rPr>
                <w:sz w:val="20"/>
                <w:szCs w:val="20"/>
              </w:rPr>
              <w:lastRenderedPageBreak/>
              <w:t>How do you handle advanced persistent distributed attacks?</w:t>
            </w:r>
          </w:p>
        </w:tc>
        <w:tc>
          <w:tcPr>
            <w:tcW w:w="5432" w:type="dxa"/>
          </w:tcPr>
          <w:p w14:paraId="7574D47A" w14:textId="480676DD" w:rsidR="00137EE9" w:rsidRPr="00DE2C36" w:rsidRDefault="00DE2C36" w:rsidP="00DE2C36">
            <w:pPr>
              <w:rPr>
                <w:rPrChange w:id="508" w:author="Brandon Spooner" w:date="2020-04-23T23:56:00Z">
                  <w:rPr>
                    <w:sz w:val="20"/>
                    <w:szCs w:val="20"/>
                  </w:rPr>
                </w:rPrChange>
              </w:rPr>
              <w:pPrChange w:id="509" w:author="Brandon Spooner" w:date="2020-04-23T23:56:00Z">
                <w:pPr>
                  <w:spacing w:after="0" w:line="240" w:lineRule="auto"/>
                </w:pPr>
              </w:pPrChange>
            </w:pPr>
            <w:ins w:id="510" w:author="Brandon Spooner" w:date="2020-04-23T23:56:00Z">
              <w:r>
                <w:t>WAF alerts are scrutinized by the Security Operations Center to detail a remediation path. CDN and WAF solutions along with botnet technology at the edge of the cloud environment work in concert to alert and mitigate attacks.</w:t>
              </w:r>
            </w:ins>
          </w:p>
        </w:tc>
      </w:tr>
      <w:tr w:rsidR="00137EE9" w:rsidRPr="00B15FCD" w14:paraId="15053F4A"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3FB45F1E" w14:textId="77777777" w:rsidR="00137EE9" w:rsidRPr="00E94817" w:rsidRDefault="00137EE9" w:rsidP="00137EE9">
            <w:pPr>
              <w:spacing w:after="0" w:line="240" w:lineRule="auto"/>
              <w:rPr>
                <w:sz w:val="20"/>
                <w:szCs w:val="20"/>
              </w:rPr>
            </w:pPr>
            <w:r w:rsidRPr="00E1483D">
              <w:rPr>
                <w:sz w:val="20"/>
                <w:szCs w:val="20"/>
              </w:rPr>
              <w:t>How do you handle denial-of-service attacks?</w:t>
            </w:r>
          </w:p>
        </w:tc>
        <w:tc>
          <w:tcPr>
            <w:tcW w:w="5432" w:type="dxa"/>
          </w:tcPr>
          <w:p w14:paraId="05B1E75B" w14:textId="1FB3E325" w:rsidR="00137EE9" w:rsidRPr="00CF357B" w:rsidRDefault="00CF357B" w:rsidP="00CF357B">
            <w:pPr>
              <w:rPr>
                <w:rPrChange w:id="511" w:author="Brandon Spooner" w:date="2020-04-23T23:56:00Z">
                  <w:rPr>
                    <w:sz w:val="20"/>
                    <w:szCs w:val="20"/>
                  </w:rPr>
                </w:rPrChange>
              </w:rPr>
              <w:pPrChange w:id="512" w:author="Brandon Spooner" w:date="2020-04-23T23:56:00Z">
                <w:pPr>
                  <w:spacing w:after="0" w:line="240" w:lineRule="auto"/>
                </w:pPr>
              </w:pPrChange>
            </w:pPr>
            <w:ins w:id="513" w:author="Brandon Spooner" w:date="2020-04-23T23:56:00Z">
              <w:r>
                <w:t xml:space="preserve">DDoS attacks are mitigated by Elastic Load-Balancing, Application </w:t>
              </w:r>
              <w:proofErr w:type="spellStart"/>
              <w:r>
                <w:t>Gateway+WAF</w:t>
              </w:r>
              <w:proofErr w:type="spellEnd"/>
              <w:r>
                <w:t xml:space="preserve"> and HIDS solutions in place.</w:t>
              </w:r>
            </w:ins>
          </w:p>
        </w:tc>
      </w:tr>
      <w:tr w:rsidR="00137EE9" w:rsidRPr="00B15FCD" w14:paraId="67742531"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559BA53" w14:textId="77777777" w:rsidR="00137EE9" w:rsidRPr="00E1483D" w:rsidRDefault="00137EE9" w:rsidP="00137EE9">
            <w:pPr>
              <w:spacing w:after="0" w:line="240" w:lineRule="auto"/>
              <w:rPr>
                <w:sz w:val="20"/>
                <w:szCs w:val="20"/>
              </w:rPr>
            </w:pPr>
            <w:r w:rsidRPr="00E1483D">
              <w:rPr>
                <w:sz w:val="20"/>
                <w:szCs w:val="20"/>
              </w:rPr>
              <w:t>Describe how service alerts work such as outages</w:t>
            </w:r>
            <w:r>
              <w:rPr>
                <w:sz w:val="20"/>
                <w:szCs w:val="20"/>
              </w:rPr>
              <w:t>.</w:t>
            </w:r>
          </w:p>
        </w:tc>
        <w:tc>
          <w:tcPr>
            <w:tcW w:w="5432" w:type="dxa"/>
          </w:tcPr>
          <w:p w14:paraId="13C0B565" w14:textId="77777777" w:rsidR="000029F6" w:rsidRDefault="000029F6" w:rsidP="000029F6">
            <w:pPr>
              <w:rPr>
                <w:ins w:id="514" w:author="Brandon Spooner" w:date="2020-04-23T23:56:00Z"/>
              </w:rPr>
            </w:pPr>
            <w:ins w:id="515" w:author="Brandon Spooner" w:date="2020-04-23T23:56:00Z">
              <w:r>
                <w:t>Temenos Infinity Fabric provides out-of-the-box monitoring that will inform account members when any of the configured thresholds indicates there has been a degradation in service responses.</w:t>
              </w:r>
            </w:ins>
          </w:p>
          <w:p w14:paraId="62FB9B23" w14:textId="77777777" w:rsidR="000029F6" w:rsidRDefault="000029F6" w:rsidP="000029F6">
            <w:pPr>
              <w:rPr>
                <w:ins w:id="516" w:author="Brandon Spooner" w:date="2020-04-23T23:56:00Z"/>
              </w:rPr>
            </w:pPr>
            <w:ins w:id="517" w:author="Brandon Spooner" w:date="2020-04-23T23:56:00Z">
              <w:r>
                <w:t>﻿﻿</w:t>
              </w:r>
              <w:r>
                <w:rPr>
                  <w:noProof/>
                </w:rPr>
                <w:drawing>
                  <wp:inline distT="0" distB="0" distL="0" distR="0" wp14:anchorId="627B89CC" wp14:editId="38624362">
                    <wp:extent cx="5614988" cy="2957512"/>
                    <wp:effectExtent l="0" t="0" r="0" b="0"/>
                    <wp:docPr id="100064" name="Picture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22"/>
                            <a:stretch>
                              <a:fillRect/>
                            </a:stretch>
                          </pic:blipFill>
                          <pic:spPr>
                            <a:xfrm>
                              <a:off x="0" y="0"/>
                              <a:ext cx="5614988" cy="2957512"/>
                            </a:xfrm>
                            <a:prstGeom prst="rect">
                              <a:avLst/>
                            </a:prstGeom>
                          </pic:spPr>
                        </pic:pic>
                      </a:graphicData>
                    </a:graphic>
                  </wp:inline>
                </w:drawing>
              </w:r>
            </w:ins>
          </w:p>
          <w:p w14:paraId="697B7770" w14:textId="77777777" w:rsidR="000029F6" w:rsidRDefault="000029F6" w:rsidP="000029F6">
            <w:pPr>
              <w:rPr>
                <w:ins w:id="518" w:author="Brandon Spooner" w:date="2020-04-23T23:56:00Z"/>
              </w:rPr>
            </w:pPr>
            <w:ins w:id="519" w:author="Brandon Spooner" w:date="2020-04-23T23:56:00Z">
              <w:r>
                <w:t>Thresholds can be globally configured for percentage or count of errors during request processing, as well as for response times. Then the global threshold configurations can be overridden for specific services in case that exceptions to the rule need to be made.</w:t>
              </w:r>
            </w:ins>
          </w:p>
          <w:p w14:paraId="40A1E8D7" w14:textId="77777777" w:rsidR="000029F6" w:rsidRDefault="000029F6" w:rsidP="000029F6">
            <w:pPr>
              <w:rPr>
                <w:ins w:id="520" w:author="Brandon Spooner" w:date="2020-04-23T23:56:00Z"/>
              </w:rPr>
            </w:pPr>
            <w:ins w:id="521" w:author="Brandon Spooner" w:date="2020-04-23T23:56:00Z">
              <w:r>
                <w:t>﻿﻿</w:t>
              </w:r>
              <w:r>
                <w:rPr>
                  <w:noProof/>
                </w:rPr>
                <w:drawing>
                  <wp:inline distT="0" distB="0" distL="0" distR="0" wp14:anchorId="2CBFCC23" wp14:editId="550723C5">
                    <wp:extent cx="4157662" cy="1857375"/>
                    <wp:effectExtent l="0" t="0" r="0" b="0"/>
                    <wp:docPr id="100066" name="Picture 10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23"/>
                            <a:stretch>
                              <a:fillRect/>
                            </a:stretch>
                          </pic:blipFill>
                          <pic:spPr>
                            <a:xfrm>
                              <a:off x="0" y="0"/>
                              <a:ext cx="4157662" cy="1857375"/>
                            </a:xfrm>
                            <a:prstGeom prst="rect">
                              <a:avLst/>
                            </a:prstGeom>
                          </pic:spPr>
                        </pic:pic>
                      </a:graphicData>
                    </a:graphic>
                  </wp:inline>
                </w:drawing>
              </w:r>
            </w:ins>
          </w:p>
          <w:p w14:paraId="1E6E6230" w14:textId="77777777" w:rsidR="000029F6" w:rsidRDefault="000029F6" w:rsidP="000029F6">
            <w:pPr>
              <w:rPr>
                <w:ins w:id="522" w:author="Brandon Spooner" w:date="2020-04-23T23:56:00Z"/>
              </w:rPr>
            </w:pPr>
            <w:ins w:id="523" w:author="Brandon Spooner" w:date="2020-04-23T23:56:00Z">
              <w:r>
                <w:t>You can then configure email notifications to be sent when any of these thresholds is reached to:</w:t>
              </w:r>
            </w:ins>
          </w:p>
          <w:p w14:paraId="0BB99C5D" w14:textId="77777777" w:rsidR="000029F6" w:rsidRDefault="000029F6" w:rsidP="000029F6">
            <w:pPr>
              <w:numPr>
                <w:ilvl w:val="0"/>
                <w:numId w:val="31"/>
              </w:numPr>
              <w:spacing w:after="0" w:line="240" w:lineRule="auto"/>
              <w:rPr>
                <w:ins w:id="524" w:author="Brandon Spooner" w:date="2020-04-23T23:56:00Z"/>
              </w:rPr>
            </w:pPr>
            <w:ins w:id="525" w:author="Brandon Spooner" w:date="2020-04-23T23:56:00Z">
              <w:r>
                <w:t>All account users</w:t>
              </w:r>
            </w:ins>
          </w:p>
          <w:p w14:paraId="6AB055DA" w14:textId="77777777" w:rsidR="000029F6" w:rsidRDefault="000029F6" w:rsidP="000029F6">
            <w:pPr>
              <w:numPr>
                <w:ilvl w:val="0"/>
                <w:numId w:val="31"/>
              </w:numPr>
              <w:spacing w:after="0" w:line="240" w:lineRule="auto"/>
              <w:rPr>
                <w:ins w:id="526" w:author="Brandon Spooner" w:date="2020-04-23T23:56:00Z"/>
              </w:rPr>
            </w:pPr>
            <w:ins w:id="527" w:author="Brandon Spooner" w:date="2020-04-23T23:56:00Z">
              <w:r>
                <w:lastRenderedPageBreak/>
                <w:t>Admins</w:t>
              </w:r>
            </w:ins>
          </w:p>
          <w:p w14:paraId="09DA83A2" w14:textId="77777777" w:rsidR="000029F6" w:rsidRDefault="000029F6" w:rsidP="000029F6">
            <w:pPr>
              <w:numPr>
                <w:ilvl w:val="0"/>
                <w:numId w:val="31"/>
              </w:numPr>
              <w:spacing w:after="0" w:line="240" w:lineRule="auto"/>
              <w:rPr>
                <w:ins w:id="528" w:author="Brandon Spooner" w:date="2020-04-23T23:56:00Z"/>
              </w:rPr>
            </w:pPr>
            <w:ins w:id="529" w:author="Brandon Spooner" w:date="2020-04-23T23:56:00Z">
              <w:r>
                <w:t>Users with full access to the particular environment affected.</w:t>
              </w:r>
            </w:ins>
          </w:p>
          <w:p w14:paraId="1EF8A5DC" w14:textId="77777777" w:rsidR="000029F6" w:rsidRDefault="000029F6" w:rsidP="000029F6">
            <w:pPr>
              <w:numPr>
                <w:ilvl w:val="0"/>
                <w:numId w:val="31"/>
              </w:numPr>
              <w:spacing w:after="0" w:line="240" w:lineRule="auto"/>
              <w:rPr>
                <w:ins w:id="530" w:author="Brandon Spooner" w:date="2020-04-23T23:56:00Z"/>
              </w:rPr>
            </w:pPr>
            <w:ins w:id="531" w:author="Brandon Spooner" w:date="2020-04-23T23:56:00Z">
              <w:r>
                <w:t>Custom comma-separated list of users.</w:t>
              </w:r>
            </w:ins>
          </w:p>
          <w:p w14:paraId="43FFB1C1" w14:textId="77777777" w:rsidR="000029F6" w:rsidRDefault="000029F6" w:rsidP="000029F6">
            <w:pPr>
              <w:rPr>
                <w:ins w:id="532" w:author="Brandon Spooner" w:date="2020-04-23T23:56:00Z"/>
              </w:rPr>
            </w:pPr>
            <w:ins w:id="533" w:author="Brandon Spooner" w:date="2020-04-23T23:56:00Z">
              <w:r>
                <w:t>﻿﻿</w:t>
              </w:r>
              <w:r>
                <w:rPr>
                  <w:noProof/>
                </w:rPr>
                <w:drawing>
                  <wp:inline distT="0" distB="0" distL="0" distR="0" wp14:anchorId="0DF41A3B" wp14:editId="689EFEDB">
                    <wp:extent cx="4593431" cy="3028950"/>
                    <wp:effectExtent l="0" t="0" r="0" b="0"/>
                    <wp:docPr id="100068" name="Picture 10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24"/>
                            <a:stretch>
                              <a:fillRect/>
                            </a:stretch>
                          </pic:blipFill>
                          <pic:spPr>
                            <a:xfrm>
                              <a:off x="0" y="0"/>
                              <a:ext cx="4593431" cy="3028950"/>
                            </a:xfrm>
                            <a:prstGeom prst="rect">
                              <a:avLst/>
                            </a:prstGeom>
                          </pic:spPr>
                        </pic:pic>
                      </a:graphicData>
                    </a:graphic>
                  </wp:inline>
                </w:drawing>
              </w:r>
            </w:ins>
          </w:p>
          <w:p w14:paraId="435301DE" w14:textId="77777777" w:rsidR="000029F6" w:rsidRDefault="000029F6" w:rsidP="000029F6">
            <w:pPr>
              <w:rPr>
                <w:ins w:id="534" w:author="Brandon Spooner" w:date="2020-04-23T23:56:00Z"/>
              </w:rPr>
            </w:pPr>
            <w:ins w:id="535" w:author="Brandon Spooner" w:date="2020-04-23T23:56:00Z">
              <w:r>
                <w:t xml:space="preserve">Read more about how monitoring works at: </w:t>
              </w:r>
              <w:r>
                <w:fldChar w:fldCharType="begin"/>
              </w:r>
              <w:r>
                <w:instrText xml:space="preserve"> HYPERLINK "https://basecamp.kony.com/s/article-detail/a046A00000DNdHFQA1/configure-alerts-on-performance-kpis-with-fabric-services-monitor" </w:instrText>
              </w:r>
              <w:r>
                <w:fldChar w:fldCharType="separate"/>
              </w:r>
              <w:r>
                <w:rPr>
                  <w:rStyle w:val="Hyperlink"/>
                </w:rPr>
                <w:t>https://basecamp.kony.com/s/article-detail/a046A00000DNdHFQA1/configure-alerts-on-performance-kpis-with-fabric-services-monitor</w:t>
              </w:r>
              <w:r>
                <w:rPr>
                  <w:rStyle w:val="Hyperlink"/>
                </w:rPr>
                <w:fldChar w:fldCharType="end"/>
              </w:r>
            </w:ins>
          </w:p>
          <w:p w14:paraId="5E4DBDB8" w14:textId="77777777" w:rsidR="00137EE9" w:rsidRPr="00E94817" w:rsidRDefault="00137EE9" w:rsidP="00137EE9">
            <w:pPr>
              <w:spacing w:after="0" w:line="240" w:lineRule="auto"/>
              <w:rPr>
                <w:sz w:val="20"/>
                <w:szCs w:val="20"/>
              </w:rPr>
            </w:pPr>
          </w:p>
        </w:tc>
      </w:tr>
    </w:tbl>
    <w:p w14:paraId="6DC3B179" w14:textId="0E11DD62" w:rsidR="00137EE9" w:rsidRDefault="00137EE9" w:rsidP="00137EE9"/>
    <w:p w14:paraId="077C65A6" w14:textId="77777777" w:rsidR="00137EE9" w:rsidRDefault="00137EE9" w:rsidP="001B59AB">
      <w:pPr>
        <w:pStyle w:val="Heading3"/>
      </w:pPr>
      <w:bookmarkStart w:id="536" w:name="_Toc20397826"/>
      <w:bookmarkStart w:id="537" w:name="_Toc21698925"/>
      <w:r>
        <w:t>Incident Management</w:t>
      </w:r>
      <w:bookmarkEnd w:id="536"/>
      <w:bookmarkEnd w:id="537"/>
    </w:p>
    <w:tbl>
      <w:tblPr>
        <w:tblStyle w:val="Corporate"/>
        <w:tblW w:w="10110" w:type="dxa"/>
        <w:tblLook w:val="0420" w:firstRow="1" w:lastRow="0" w:firstColumn="0" w:lastColumn="0" w:noHBand="0" w:noVBand="1"/>
      </w:tblPr>
      <w:tblGrid>
        <w:gridCol w:w="4667"/>
        <w:gridCol w:w="5420"/>
        <w:gridCol w:w="23"/>
      </w:tblGrid>
      <w:tr w:rsidR="00137EE9" w:rsidRPr="00B15FCD" w14:paraId="1A62A5A7"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4A5439FE" w14:textId="77777777" w:rsidR="00137EE9" w:rsidRPr="00E94817" w:rsidRDefault="00137EE9" w:rsidP="00137EE9">
            <w:pPr>
              <w:spacing w:after="0" w:line="240" w:lineRule="auto"/>
              <w:rPr>
                <w:b w:val="0"/>
                <w:sz w:val="20"/>
                <w:szCs w:val="20"/>
              </w:rPr>
            </w:pPr>
            <w:r>
              <w:rPr>
                <w:sz w:val="20"/>
                <w:szCs w:val="20"/>
              </w:rPr>
              <w:t>Questions</w:t>
            </w:r>
            <w:r w:rsidRPr="00E94817">
              <w:rPr>
                <w:sz w:val="20"/>
                <w:szCs w:val="20"/>
              </w:rPr>
              <w:t xml:space="preserve"> </w:t>
            </w:r>
          </w:p>
        </w:tc>
        <w:tc>
          <w:tcPr>
            <w:tcW w:w="5432" w:type="dxa"/>
            <w:gridSpan w:val="2"/>
          </w:tcPr>
          <w:p w14:paraId="1C4190F4" w14:textId="77777777" w:rsidR="00137EE9" w:rsidRPr="00E94817" w:rsidRDefault="00137EE9" w:rsidP="00137EE9">
            <w:pPr>
              <w:spacing w:after="0" w:line="240" w:lineRule="auto"/>
              <w:rPr>
                <w:b w:val="0"/>
                <w:sz w:val="20"/>
                <w:szCs w:val="20"/>
              </w:rPr>
            </w:pPr>
            <w:r>
              <w:rPr>
                <w:sz w:val="20"/>
                <w:szCs w:val="20"/>
              </w:rPr>
              <w:t>Answer</w:t>
            </w:r>
          </w:p>
        </w:tc>
      </w:tr>
      <w:tr w:rsidR="00137EE9" w:rsidRPr="00B15FCD" w14:paraId="5E4CDFA2"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5579B64F" w14:textId="77777777" w:rsidR="00137EE9" w:rsidRPr="00E94817" w:rsidRDefault="00137EE9" w:rsidP="00137EE9">
            <w:pPr>
              <w:spacing w:after="0" w:line="240" w:lineRule="auto"/>
              <w:rPr>
                <w:sz w:val="20"/>
                <w:szCs w:val="20"/>
              </w:rPr>
            </w:pPr>
            <w:r w:rsidRPr="00E1483D">
              <w:rPr>
                <w:sz w:val="20"/>
                <w:szCs w:val="20"/>
              </w:rPr>
              <w:t>Is there an established incident response process in place?</w:t>
            </w:r>
          </w:p>
        </w:tc>
        <w:tc>
          <w:tcPr>
            <w:tcW w:w="5432" w:type="dxa"/>
            <w:gridSpan w:val="2"/>
          </w:tcPr>
          <w:p w14:paraId="3953C8D8" w14:textId="61C3A45F" w:rsidR="00137EE9" w:rsidRPr="00BC45E7" w:rsidRDefault="00BC45E7" w:rsidP="00BC45E7">
            <w:pPr>
              <w:rPr>
                <w:rPrChange w:id="538" w:author="Brandon Spooner" w:date="2020-04-23T23:58:00Z">
                  <w:rPr>
                    <w:sz w:val="20"/>
                    <w:szCs w:val="20"/>
                  </w:rPr>
                </w:rPrChange>
              </w:rPr>
              <w:pPrChange w:id="539" w:author="Brandon Spooner" w:date="2020-04-23T23:58:00Z">
                <w:pPr>
                  <w:spacing w:after="0" w:line="240" w:lineRule="auto"/>
                </w:pPr>
              </w:pPrChange>
            </w:pPr>
            <w:ins w:id="540" w:author="Brandon Spooner" w:date="2020-04-23T23:58:00Z">
              <w:r>
                <w:t xml:space="preserve">Temenos Information Security Group (ISG) handles security incidents and security incident response plan </w:t>
              </w:r>
              <w:proofErr w:type="gramStart"/>
              <w:r>
                <w:t>is</w:t>
              </w:r>
              <w:proofErr w:type="gramEnd"/>
              <w:r>
                <w:t xml:space="preserve"> available</w:t>
              </w:r>
            </w:ins>
          </w:p>
        </w:tc>
      </w:tr>
      <w:tr w:rsidR="00137EE9" w:rsidRPr="00B15FCD" w14:paraId="690FA5DF"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274244E3" w14:textId="1A058336" w:rsidR="00137EE9" w:rsidRPr="00E94817" w:rsidRDefault="00C81192" w:rsidP="00137EE9">
            <w:pPr>
              <w:spacing w:after="0" w:line="240" w:lineRule="auto"/>
              <w:rPr>
                <w:sz w:val="20"/>
                <w:szCs w:val="20"/>
              </w:rPr>
            </w:pPr>
            <w:r w:rsidRPr="001D4982">
              <w:rPr>
                <w:color w:val="111111" w:themeColor="text1"/>
                <w:sz w:val="20"/>
                <w:szCs w:val="20"/>
              </w:rPr>
              <w:t>Does &lt;vendor&gt; have an incident management policy and process in place? Does the incident management process extend to services provided by &lt;vendor&gt;’s service providers? Please attach a copy of the incident management documents.</w:t>
            </w:r>
          </w:p>
        </w:tc>
        <w:tc>
          <w:tcPr>
            <w:tcW w:w="5432" w:type="dxa"/>
            <w:gridSpan w:val="2"/>
          </w:tcPr>
          <w:p w14:paraId="34598352" w14:textId="0B9A48FB" w:rsidR="00137EE9" w:rsidRPr="00662E66" w:rsidRDefault="00662E66" w:rsidP="00662E66">
            <w:pPr>
              <w:rPr>
                <w:rPrChange w:id="541" w:author="Brandon Spooner" w:date="2020-04-23T23:58:00Z">
                  <w:rPr>
                    <w:sz w:val="20"/>
                    <w:szCs w:val="20"/>
                  </w:rPr>
                </w:rPrChange>
              </w:rPr>
              <w:pPrChange w:id="542" w:author="Brandon Spooner" w:date="2020-04-23T23:58:00Z">
                <w:pPr>
                  <w:spacing w:after="0" w:line="240" w:lineRule="auto"/>
                </w:pPr>
              </w:pPrChange>
            </w:pPr>
            <w:ins w:id="543" w:author="Brandon Spooner" w:date="2020-04-23T23:58:00Z">
              <w:r>
                <w:t>See attached.</w:t>
              </w:r>
            </w:ins>
          </w:p>
        </w:tc>
      </w:tr>
      <w:tr w:rsidR="00137EE9" w:rsidRPr="00B15FCD" w14:paraId="4AD969EE"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0E55E93" w14:textId="1BCEE5A1" w:rsidR="00137EE9" w:rsidRPr="00E94817" w:rsidRDefault="00137EE9" w:rsidP="00137EE9">
            <w:pPr>
              <w:spacing w:after="0" w:line="240" w:lineRule="auto"/>
              <w:rPr>
                <w:sz w:val="20"/>
                <w:szCs w:val="20"/>
              </w:rPr>
            </w:pPr>
            <w:r w:rsidRPr="00E1483D">
              <w:rPr>
                <w:sz w:val="20"/>
                <w:szCs w:val="20"/>
              </w:rPr>
              <w:t>Provided reports for any past security incidents if applicable</w:t>
            </w:r>
            <w:r w:rsidR="00540F82">
              <w:rPr>
                <w:sz w:val="20"/>
                <w:szCs w:val="20"/>
              </w:rPr>
              <w:t>.</w:t>
            </w:r>
          </w:p>
        </w:tc>
        <w:tc>
          <w:tcPr>
            <w:tcW w:w="5432" w:type="dxa"/>
            <w:gridSpan w:val="2"/>
          </w:tcPr>
          <w:p w14:paraId="7A69E093" w14:textId="49950637" w:rsidR="00137EE9" w:rsidRPr="00432952" w:rsidRDefault="00432952" w:rsidP="00432952">
            <w:pPr>
              <w:rPr>
                <w:rPrChange w:id="544" w:author="Brandon Spooner" w:date="2020-04-23T23:58:00Z">
                  <w:rPr>
                    <w:sz w:val="20"/>
                    <w:szCs w:val="20"/>
                  </w:rPr>
                </w:rPrChange>
              </w:rPr>
              <w:pPrChange w:id="545" w:author="Brandon Spooner" w:date="2020-04-23T23:58:00Z">
                <w:pPr>
                  <w:spacing w:after="0" w:line="240" w:lineRule="auto"/>
                </w:pPr>
              </w:pPrChange>
            </w:pPr>
            <w:ins w:id="546" w:author="Brandon Spooner" w:date="2020-04-23T23:58:00Z">
              <w:r>
                <w:t>N/A</w:t>
              </w:r>
            </w:ins>
          </w:p>
        </w:tc>
      </w:tr>
      <w:tr w:rsidR="008A47E6" w:rsidRPr="00B15FCD" w14:paraId="7F2FD86E" w14:textId="77777777" w:rsidTr="00137EE9">
        <w:trPr>
          <w:gridAfter w:val="1"/>
          <w:cnfStyle w:val="000000010000" w:firstRow="0" w:lastRow="0" w:firstColumn="0" w:lastColumn="0" w:oddVBand="0" w:evenVBand="0" w:oddHBand="0" w:evenHBand="1" w:firstRowFirstColumn="0" w:firstRowLastColumn="0" w:lastRowFirstColumn="0" w:lastRowLastColumn="0"/>
          <w:wAfter w:w="23" w:type="dxa"/>
          <w:trHeight w:val="52"/>
        </w:trPr>
        <w:tc>
          <w:tcPr>
            <w:tcW w:w="4678" w:type="dxa"/>
          </w:tcPr>
          <w:p w14:paraId="250CEDA5" w14:textId="77777777" w:rsidR="008A47E6" w:rsidRPr="00E1483D" w:rsidRDefault="008A47E6" w:rsidP="00137EE9">
            <w:pPr>
              <w:spacing w:after="0" w:line="240" w:lineRule="auto"/>
              <w:rPr>
                <w:sz w:val="20"/>
                <w:szCs w:val="20"/>
              </w:rPr>
            </w:pPr>
            <w:r>
              <w:t>What are your SLAs on data breach notification?</w:t>
            </w:r>
          </w:p>
        </w:tc>
        <w:tc>
          <w:tcPr>
            <w:tcW w:w="5432" w:type="dxa"/>
          </w:tcPr>
          <w:p w14:paraId="430FE556" w14:textId="77777777" w:rsidR="00DC2543" w:rsidRDefault="00DC2543" w:rsidP="00DC2543">
            <w:pPr>
              <w:rPr>
                <w:ins w:id="547" w:author="Brandon Spooner" w:date="2020-04-23T23:58:00Z"/>
              </w:rPr>
            </w:pPr>
            <w:ins w:id="548" w:author="Brandon Spooner" w:date="2020-04-23T23:58:00Z">
              <w:r>
                <w:t>Temenos</w:t>
              </w:r>
              <w:r>
                <w:rPr>
                  <w:szCs w:val="18"/>
                </w:rPr>
                <w:t xml:space="preserve"> Incident response is an organized approach to addressing and managing the aftermath of a security breach or cyberattack, also known as an IT incident, computer incident, or security incident. The goal is to handle the situation in a way that limits damage and reduces recovery time and costs. </w:t>
              </w:r>
              <w:r>
                <w:t>I</w:t>
              </w:r>
              <w:r>
                <w:rPr>
                  <w:szCs w:val="18"/>
                </w:rPr>
                <w:t xml:space="preserve">ncident response activities are conducted by the Temenos’s security incident response team (SIRT), a group that has been previously selected to include information security and general IT staff as well as C-suite level members. The team also includes </w:t>
              </w:r>
              <w:r>
                <w:rPr>
                  <w:szCs w:val="18"/>
                </w:rPr>
                <w:lastRenderedPageBreak/>
                <w:t>representatives from the legal, human resources and public relations departments. The CSIRT response complies with the Temenos’s incident response plan (IRP), a set of written instructions that outline the organization's response to a cyberattack.</w:t>
              </w:r>
            </w:ins>
          </w:p>
          <w:p w14:paraId="53DDEF6E" w14:textId="77777777" w:rsidR="00DC2543" w:rsidRDefault="00DC2543" w:rsidP="00DC2543">
            <w:pPr>
              <w:rPr>
                <w:ins w:id="549" w:author="Brandon Spooner" w:date="2020-04-23T23:58:00Z"/>
              </w:rPr>
            </w:pPr>
            <w:ins w:id="550" w:author="Brandon Spooner" w:date="2020-04-23T23:58:00Z">
              <w:r>
                <w:rPr>
                  <w:szCs w:val="18"/>
                </w:rPr>
                <w:t>Temenos’s IRP typically includes procedures for detecting, responding to and limiting the effects of a data security breach. Our incident response plans include instructions on how to respond to potential attack scenarios, including data breaches, denial of service/distributed denial of service attacks, network intrusions, virus, worms or malware outbreaks or insider threats.</w:t>
              </w:r>
            </w:ins>
          </w:p>
          <w:p w14:paraId="04372AFA" w14:textId="77777777" w:rsidR="00DC2543" w:rsidRDefault="00DC2543" w:rsidP="00DC2543">
            <w:pPr>
              <w:rPr>
                <w:ins w:id="551" w:author="Brandon Spooner" w:date="2020-04-23T23:58:00Z"/>
              </w:rPr>
            </w:pPr>
            <w:ins w:id="552" w:author="Brandon Spooner" w:date="2020-04-23T23:58:00Z">
              <w:r>
                <w:t>T</w:t>
              </w:r>
              <w:r>
                <w:rPr>
                  <w:szCs w:val="18"/>
                </w:rPr>
                <w:t>here are six key phases of an incident response plan:</w:t>
              </w:r>
            </w:ins>
          </w:p>
          <w:p w14:paraId="53786E65" w14:textId="77777777" w:rsidR="00DC2543" w:rsidRDefault="00DC2543" w:rsidP="00DC2543">
            <w:pPr>
              <w:rPr>
                <w:ins w:id="553" w:author="Brandon Spooner" w:date="2020-04-23T23:58:00Z"/>
              </w:rPr>
            </w:pPr>
            <w:ins w:id="554" w:author="Brandon Spooner" w:date="2020-04-23T23:58:00Z">
              <w:r>
                <w:rPr>
                  <w:szCs w:val="18"/>
                </w:rPr>
                <w:t>Preparation: Preparing users and IT staff to handle potential incidents should they should arise</w:t>
              </w:r>
            </w:ins>
          </w:p>
          <w:p w14:paraId="4E2FEDA9" w14:textId="77777777" w:rsidR="00DC2543" w:rsidRDefault="00DC2543" w:rsidP="00DC2543">
            <w:pPr>
              <w:rPr>
                <w:ins w:id="555" w:author="Brandon Spooner" w:date="2020-04-23T23:58:00Z"/>
              </w:rPr>
            </w:pPr>
            <w:ins w:id="556" w:author="Brandon Spooner" w:date="2020-04-23T23:58:00Z">
              <w:r>
                <w:rPr>
                  <w:szCs w:val="18"/>
                </w:rPr>
                <w:t>Identification: Determining whether an event is indeed a security incident</w:t>
              </w:r>
            </w:ins>
          </w:p>
          <w:p w14:paraId="1FBD457D" w14:textId="77777777" w:rsidR="00DC2543" w:rsidRDefault="00DC2543" w:rsidP="00DC2543">
            <w:pPr>
              <w:rPr>
                <w:ins w:id="557" w:author="Brandon Spooner" w:date="2020-04-23T23:58:00Z"/>
              </w:rPr>
            </w:pPr>
            <w:ins w:id="558" w:author="Brandon Spooner" w:date="2020-04-23T23:58:00Z">
              <w:r>
                <w:rPr>
                  <w:szCs w:val="18"/>
                </w:rPr>
                <w:t>Containment: Limiting the damage of the incident and isolating affected systems to prevent further damage</w:t>
              </w:r>
            </w:ins>
          </w:p>
          <w:p w14:paraId="3B1F7EC3" w14:textId="77777777" w:rsidR="00DC2543" w:rsidRDefault="00DC2543" w:rsidP="00DC2543">
            <w:pPr>
              <w:rPr>
                <w:ins w:id="559" w:author="Brandon Spooner" w:date="2020-04-23T23:58:00Z"/>
              </w:rPr>
            </w:pPr>
            <w:ins w:id="560" w:author="Brandon Spooner" w:date="2020-04-23T23:58:00Z">
              <w:r>
                <w:rPr>
                  <w:szCs w:val="18"/>
                </w:rPr>
                <w:t>Eradication: Finding the root cause of the incident, removing affected systems from the production environment</w:t>
              </w:r>
            </w:ins>
          </w:p>
          <w:p w14:paraId="424EDB14" w14:textId="77777777" w:rsidR="00DC2543" w:rsidRDefault="00DC2543" w:rsidP="00DC2543">
            <w:pPr>
              <w:rPr>
                <w:ins w:id="561" w:author="Brandon Spooner" w:date="2020-04-23T23:58:00Z"/>
              </w:rPr>
            </w:pPr>
            <w:ins w:id="562" w:author="Brandon Spooner" w:date="2020-04-23T23:58:00Z">
              <w:r>
                <w:rPr>
                  <w:szCs w:val="18"/>
                </w:rPr>
                <w:t>Recovery: Permitting affected systems back into the production environment while ensuring that no threat remains</w:t>
              </w:r>
            </w:ins>
          </w:p>
          <w:p w14:paraId="663758BE" w14:textId="77777777" w:rsidR="00DC2543" w:rsidRDefault="00DC2543" w:rsidP="00DC2543">
            <w:pPr>
              <w:rPr>
                <w:ins w:id="563" w:author="Brandon Spooner" w:date="2020-04-23T23:58:00Z"/>
              </w:rPr>
            </w:pPr>
            <w:ins w:id="564" w:author="Brandon Spooner" w:date="2020-04-23T23:58:00Z">
              <w:r>
                <w:rPr>
                  <w:szCs w:val="18"/>
                </w:rPr>
                <w:t>Lessons learned: Completing incident documentation, performing analysis to learn from the incident and potentially how to improve future response efforts</w:t>
              </w:r>
            </w:ins>
          </w:p>
          <w:p w14:paraId="7C05A24A" w14:textId="140AD918" w:rsidR="008A47E6" w:rsidRPr="00DC2543" w:rsidRDefault="00DC2543" w:rsidP="00DC2543">
            <w:pPr>
              <w:rPr>
                <w:rPrChange w:id="565" w:author="Brandon Spooner" w:date="2020-04-23T23:58:00Z">
                  <w:rPr>
                    <w:sz w:val="20"/>
                    <w:szCs w:val="20"/>
                  </w:rPr>
                </w:rPrChange>
              </w:rPr>
              <w:pPrChange w:id="566" w:author="Brandon Spooner" w:date="2020-04-23T23:58:00Z">
                <w:pPr>
                  <w:spacing w:after="0" w:line="240" w:lineRule="auto"/>
                </w:pPr>
              </w:pPrChange>
            </w:pPr>
            <w:ins w:id="567" w:author="Brandon Spooner" w:date="2020-04-23T23:58:00Z">
              <w:r>
                <w:rPr>
                  <w:szCs w:val="18"/>
                </w:rPr>
                <w:t>The plan would identify and describe the roles and responsibilities of the incident response team members who are responsible for testing the plan and putting it into action. The plan would also specify the tools, technologies and physical resources that must be in place to recover breached information.</w:t>
              </w:r>
            </w:ins>
          </w:p>
        </w:tc>
      </w:tr>
    </w:tbl>
    <w:p w14:paraId="1D8911C6" w14:textId="48ADB225" w:rsidR="00137EE9" w:rsidRDefault="00137EE9" w:rsidP="002D0775"/>
    <w:p w14:paraId="4439F8AB" w14:textId="77777777" w:rsidR="0057258B" w:rsidRDefault="0057258B" w:rsidP="001B59AB">
      <w:pPr>
        <w:pStyle w:val="Heading3"/>
      </w:pPr>
      <w:bookmarkStart w:id="568" w:name="_Toc20397827"/>
      <w:bookmarkStart w:id="569" w:name="_Toc21698926"/>
      <w:r>
        <w:t>Audit Trails and Logs</w:t>
      </w:r>
      <w:bookmarkEnd w:id="568"/>
      <w:bookmarkEnd w:id="569"/>
    </w:p>
    <w:tbl>
      <w:tblPr>
        <w:tblStyle w:val="Corporate"/>
        <w:tblW w:w="10110" w:type="dxa"/>
        <w:tblLook w:val="0420" w:firstRow="1" w:lastRow="0" w:firstColumn="0" w:lastColumn="0" w:noHBand="0" w:noVBand="1"/>
      </w:tblPr>
      <w:tblGrid>
        <w:gridCol w:w="4668"/>
        <w:gridCol w:w="5419"/>
        <w:gridCol w:w="23"/>
      </w:tblGrid>
      <w:tr w:rsidR="0057258B" w:rsidRPr="00B15FCD" w14:paraId="33852364"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68" w:type="dxa"/>
          </w:tcPr>
          <w:p w14:paraId="7F0586CB" w14:textId="77777777" w:rsidR="0057258B" w:rsidRPr="00E94817" w:rsidRDefault="0057258B" w:rsidP="0057258B">
            <w:pPr>
              <w:spacing w:after="0" w:line="240" w:lineRule="auto"/>
              <w:rPr>
                <w:b w:val="0"/>
                <w:sz w:val="20"/>
                <w:szCs w:val="20"/>
              </w:rPr>
            </w:pPr>
            <w:r>
              <w:rPr>
                <w:sz w:val="20"/>
                <w:szCs w:val="20"/>
              </w:rPr>
              <w:t>Questions</w:t>
            </w:r>
            <w:r w:rsidRPr="00E94817">
              <w:rPr>
                <w:sz w:val="20"/>
                <w:szCs w:val="20"/>
              </w:rPr>
              <w:t xml:space="preserve"> </w:t>
            </w:r>
          </w:p>
        </w:tc>
        <w:tc>
          <w:tcPr>
            <w:tcW w:w="5442" w:type="dxa"/>
            <w:gridSpan w:val="2"/>
          </w:tcPr>
          <w:p w14:paraId="12110F50" w14:textId="77777777" w:rsidR="0057258B" w:rsidRPr="00E94817" w:rsidRDefault="0057258B" w:rsidP="0057258B">
            <w:pPr>
              <w:spacing w:after="0" w:line="240" w:lineRule="auto"/>
              <w:rPr>
                <w:b w:val="0"/>
                <w:sz w:val="20"/>
                <w:szCs w:val="20"/>
              </w:rPr>
            </w:pPr>
            <w:r>
              <w:rPr>
                <w:sz w:val="20"/>
                <w:szCs w:val="20"/>
              </w:rPr>
              <w:t>Answer</w:t>
            </w:r>
          </w:p>
        </w:tc>
      </w:tr>
      <w:tr w:rsidR="00F92674" w:rsidRPr="00B15FCD" w14:paraId="2314C1F9" w14:textId="77777777" w:rsidTr="001D4982">
        <w:trPr>
          <w:gridAfter w:val="1"/>
          <w:cnfStyle w:val="000000100000" w:firstRow="0" w:lastRow="0" w:firstColumn="0" w:lastColumn="0" w:oddVBand="0" w:evenVBand="0" w:oddHBand="1" w:evenHBand="0" w:firstRowFirstColumn="0" w:firstRowLastColumn="0" w:lastRowFirstColumn="0" w:lastRowLastColumn="0"/>
          <w:wAfter w:w="23" w:type="dxa"/>
          <w:trHeight w:val="52"/>
        </w:trPr>
        <w:tc>
          <w:tcPr>
            <w:tcW w:w="4668" w:type="dxa"/>
          </w:tcPr>
          <w:p w14:paraId="698EF55C" w14:textId="77777777" w:rsidR="00F92674" w:rsidRPr="001D4982" w:rsidRDefault="00F92674" w:rsidP="00540F82">
            <w:pPr>
              <w:spacing w:after="0" w:line="240" w:lineRule="auto"/>
              <w:rPr>
                <w:color w:val="111111" w:themeColor="text1"/>
                <w:sz w:val="20"/>
                <w:szCs w:val="20"/>
              </w:rPr>
            </w:pPr>
            <w:r w:rsidRPr="001D4982">
              <w:rPr>
                <w:color w:val="111111" w:themeColor="text1"/>
                <w:sz w:val="20"/>
                <w:szCs w:val="20"/>
              </w:rPr>
              <w:t>Does &lt;vendor&gt; have a logging and monitoring standard and policy?</w:t>
            </w:r>
          </w:p>
        </w:tc>
        <w:tc>
          <w:tcPr>
            <w:tcW w:w="5419" w:type="dxa"/>
          </w:tcPr>
          <w:p w14:paraId="2C67BEF0" w14:textId="274E7B41" w:rsidR="00F92674" w:rsidRPr="00514D24" w:rsidRDefault="00514D24" w:rsidP="00514D24">
            <w:pPr>
              <w:rPr>
                <w:rPrChange w:id="570" w:author="Brandon Spooner" w:date="2020-04-23T23:58:00Z">
                  <w:rPr>
                    <w:sz w:val="20"/>
                    <w:szCs w:val="20"/>
                  </w:rPr>
                </w:rPrChange>
              </w:rPr>
              <w:pPrChange w:id="571" w:author="Brandon Spooner" w:date="2020-04-23T23:58:00Z">
                <w:pPr>
                  <w:spacing w:after="0" w:line="240" w:lineRule="auto"/>
                </w:pPr>
              </w:pPrChange>
            </w:pPr>
            <w:ins w:id="572" w:author="Brandon Spooner" w:date="2020-04-23T23:58:00Z">
              <w:r>
                <w:t xml:space="preserve">yes, Temenos has policy and processes documented for logging and monitoring in the </w:t>
              </w:r>
            </w:ins>
            <w:r w:rsidR="00E77D52">
              <w:t>production</w:t>
            </w:r>
            <w:ins w:id="573" w:author="Brandon Spooner" w:date="2020-04-23T23:58:00Z">
              <w:r>
                <w:t xml:space="preserve"> </w:t>
              </w:r>
            </w:ins>
            <w:r w:rsidR="00E77D52">
              <w:t>environments</w:t>
            </w:r>
            <w:ins w:id="574" w:author="Brandon Spooner" w:date="2020-04-23T23:58:00Z">
              <w:r>
                <w:t>.</w:t>
              </w:r>
            </w:ins>
          </w:p>
        </w:tc>
      </w:tr>
      <w:tr w:rsidR="0057258B" w:rsidRPr="00B15FCD" w14:paraId="17B01CE5"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68" w:type="dxa"/>
          </w:tcPr>
          <w:p w14:paraId="15AB7711" w14:textId="60D14D98" w:rsidR="0057258B" w:rsidRPr="001D4982" w:rsidRDefault="0057258B" w:rsidP="00540F82">
            <w:pPr>
              <w:spacing w:after="0" w:line="240" w:lineRule="auto"/>
              <w:rPr>
                <w:color w:val="111111" w:themeColor="text1"/>
                <w:sz w:val="20"/>
                <w:szCs w:val="20"/>
              </w:rPr>
            </w:pPr>
            <w:r w:rsidRPr="001D4982">
              <w:rPr>
                <w:color w:val="111111" w:themeColor="text1"/>
                <w:sz w:val="20"/>
                <w:szCs w:val="20"/>
              </w:rPr>
              <w:t xml:space="preserve">Does the service integrate with </w:t>
            </w:r>
            <w:r w:rsidR="00E119AA" w:rsidRPr="001D4982">
              <w:rPr>
                <w:color w:val="111111" w:themeColor="text1"/>
                <w:sz w:val="20"/>
                <w:szCs w:val="20"/>
              </w:rPr>
              <w:t xml:space="preserve">Security information and event management </w:t>
            </w:r>
            <w:r w:rsidR="00540F82" w:rsidRPr="001D4982">
              <w:rPr>
                <w:color w:val="111111" w:themeColor="text1"/>
                <w:sz w:val="20"/>
              </w:rPr>
              <w:t xml:space="preserve">logging </w:t>
            </w:r>
            <w:r w:rsidRPr="001D4982">
              <w:rPr>
                <w:color w:val="111111" w:themeColor="text1"/>
                <w:sz w:val="20"/>
              </w:rPr>
              <w:t xml:space="preserve">solutions </w:t>
            </w:r>
            <w:r w:rsidR="00E119AA" w:rsidRPr="001D4982">
              <w:rPr>
                <w:color w:val="111111" w:themeColor="text1"/>
                <w:sz w:val="20"/>
                <w:szCs w:val="20"/>
              </w:rPr>
              <w:t>(SIEM)? (e.g.</w:t>
            </w:r>
            <w:r w:rsidRPr="001D4982">
              <w:rPr>
                <w:color w:val="111111" w:themeColor="text1"/>
                <w:sz w:val="20"/>
                <w:szCs w:val="20"/>
              </w:rPr>
              <w:t xml:space="preserve"> Fortinet, Elastic </w:t>
            </w:r>
            <w:r w:rsidR="00540F82" w:rsidRPr="001D4982">
              <w:rPr>
                <w:color w:val="111111" w:themeColor="text1"/>
                <w:sz w:val="20"/>
                <w:szCs w:val="20"/>
              </w:rPr>
              <w:t>Stack</w:t>
            </w:r>
            <w:r w:rsidRPr="001D4982">
              <w:rPr>
                <w:color w:val="111111" w:themeColor="text1"/>
                <w:sz w:val="20"/>
                <w:szCs w:val="20"/>
              </w:rPr>
              <w:t xml:space="preserve">, </w:t>
            </w:r>
            <w:r w:rsidR="00C52FB4" w:rsidRPr="001D4982">
              <w:rPr>
                <w:color w:val="111111" w:themeColor="text1"/>
                <w:sz w:val="20"/>
                <w:szCs w:val="20"/>
              </w:rPr>
              <w:t xml:space="preserve">and </w:t>
            </w:r>
            <w:r w:rsidRPr="001D4982">
              <w:rPr>
                <w:color w:val="111111" w:themeColor="text1"/>
                <w:sz w:val="20"/>
                <w:szCs w:val="20"/>
              </w:rPr>
              <w:t>Logarithm</w:t>
            </w:r>
            <w:r w:rsidR="00E119AA" w:rsidRPr="001D4982">
              <w:rPr>
                <w:color w:val="111111" w:themeColor="text1"/>
                <w:sz w:val="20"/>
                <w:szCs w:val="20"/>
              </w:rPr>
              <w:t>)</w:t>
            </w:r>
          </w:p>
        </w:tc>
        <w:tc>
          <w:tcPr>
            <w:tcW w:w="5442" w:type="dxa"/>
            <w:gridSpan w:val="2"/>
          </w:tcPr>
          <w:p w14:paraId="6E038271" w14:textId="2772764B" w:rsidR="0057258B" w:rsidRPr="000C2C36" w:rsidRDefault="000C2C36" w:rsidP="000C2C36">
            <w:pPr>
              <w:rPr>
                <w:rPrChange w:id="575" w:author="Brandon Spooner" w:date="2020-04-23T23:59:00Z">
                  <w:rPr>
                    <w:sz w:val="20"/>
                    <w:szCs w:val="20"/>
                  </w:rPr>
                </w:rPrChange>
              </w:rPr>
              <w:pPrChange w:id="576" w:author="Brandon Spooner" w:date="2020-04-23T23:59:00Z">
                <w:pPr>
                  <w:spacing w:after="0" w:line="240" w:lineRule="auto"/>
                </w:pPr>
              </w:pPrChange>
            </w:pPr>
            <w:ins w:id="577" w:author="Brandon Spooner" w:date="2020-04-23T23:58:00Z">
              <w:r>
                <w:fldChar w:fldCharType="begin"/>
              </w:r>
              <w:r>
                <w:instrText xml:space="preserve"> HYPERLINK "https://basecamp.temenos.com/s/article-detail/a046A00000ChIUiQAN/integrate-splunk-with-kony-fabric" </w:instrText>
              </w:r>
              <w:r>
                <w:fldChar w:fldCharType="separate"/>
              </w:r>
              <w:r>
                <w:rPr>
                  <w:rStyle w:val="Hyperlink"/>
                </w:rPr>
                <w:t>https://basecamp.temenos.com/s/article-detail/a046A00000ChIUiQAN/integrate-splunk-with-kony-fabric</w:t>
              </w:r>
              <w:r>
                <w:rPr>
                  <w:rStyle w:val="Hyperlink"/>
                </w:rPr>
                <w:fldChar w:fldCharType="end"/>
              </w:r>
            </w:ins>
          </w:p>
        </w:tc>
      </w:tr>
      <w:tr w:rsidR="0057258B" w:rsidRPr="00B15FCD" w14:paraId="35C8F432"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68" w:type="dxa"/>
          </w:tcPr>
          <w:p w14:paraId="5A5129C6" w14:textId="77777777" w:rsidR="0057258B" w:rsidRPr="00E94817" w:rsidRDefault="0057258B" w:rsidP="0057258B">
            <w:pPr>
              <w:spacing w:after="0" w:line="240" w:lineRule="auto"/>
              <w:rPr>
                <w:sz w:val="20"/>
                <w:szCs w:val="20"/>
              </w:rPr>
            </w:pPr>
            <w:r w:rsidRPr="00E1483D">
              <w:rPr>
                <w:sz w:val="20"/>
                <w:szCs w:val="20"/>
              </w:rPr>
              <w:lastRenderedPageBreak/>
              <w:t>Does your infrastructure integrate customer profiles with their web activity?</w:t>
            </w:r>
          </w:p>
        </w:tc>
        <w:tc>
          <w:tcPr>
            <w:tcW w:w="5442" w:type="dxa"/>
            <w:gridSpan w:val="2"/>
          </w:tcPr>
          <w:p w14:paraId="4E33B8D1" w14:textId="77777777" w:rsidR="00CB68D1" w:rsidRDefault="00CB68D1" w:rsidP="00CB68D1">
            <w:pPr>
              <w:rPr>
                <w:ins w:id="578" w:author="Brandon Spooner" w:date="2020-04-23T23:59:00Z"/>
              </w:rPr>
            </w:pPr>
            <w:ins w:id="579" w:author="Brandon Spooner" w:date="2020-04-23T23:59:00Z">
              <w:r>
                <w:t>The Activity History tab in Temenos Spotlight displays the list of banking activities carried out by the customer on the web and native applications. The activity history is recorded in sessions.</w:t>
              </w:r>
            </w:ins>
          </w:p>
          <w:p w14:paraId="31461ABB" w14:textId="77777777" w:rsidR="00CB68D1" w:rsidRDefault="00CB68D1" w:rsidP="00CB68D1">
            <w:pPr>
              <w:rPr>
                <w:ins w:id="580" w:author="Brandon Spooner" w:date="2020-04-23T23:59:00Z"/>
              </w:rPr>
            </w:pPr>
            <w:ins w:id="581" w:author="Brandon Spooner" w:date="2020-04-23T23:59:00Z">
              <w:r>
                <w:t>The activity history list is represented as rows with the following details:</w:t>
              </w:r>
            </w:ins>
          </w:p>
          <w:p w14:paraId="697C5032" w14:textId="77777777" w:rsidR="00CB68D1" w:rsidRDefault="00CB68D1" w:rsidP="00CB68D1">
            <w:pPr>
              <w:numPr>
                <w:ilvl w:val="0"/>
                <w:numId w:val="31"/>
              </w:numPr>
              <w:spacing w:after="0" w:line="240" w:lineRule="auto"/>
              <w:rPr>
                <w:ins w:id="582" w:author="Brandon Spooner" w:date="2020-04-23T23:59:00Z"/>
              </w:rPr>
            </w:pPr>
            <w:ins w:id="583" w:author="Brandon Spooner" w:date="2020-04-23T23:59:00Z">
              <w:r>
                <w:t>Session details: Includes Start Date, Time, Duration, and the number of activities carried out in the session.</w:t>
              </w:r>
            </w:ins>
          </w:p>
          <w:p w14:paraId="611D8D51" w14:textId="77777777" w:rsidR="00CB68D1" w:rsidRDefault="00CB68D1" w:rsidP="00CB68D1">
            <w:pPr>
              <w:numPr>
                <w:ilvl w:val="0"/>
                <w:numId w:val="31"/>
              </w:numPr>
              <w:spacing w:after="0" w:line="240" w:lineRule="auto"/>
              <w:rPr>
                <w:ins w:id="584" w:author="Brandon Spooner" w:date="2020-04-23T23:59:00Z"/>
              </w:rPr>
            </w:pPr>
            <w:ins w:id="585" w:author="Brandon Spooner" w:date="2020-04-23T23:59:00Z">
              <w:r>
                <w:t>Device/Browser details</w:t>
              </w:r>
            </w:ins>
          </w:p>
          <w:p w14:paraId="45C33FA1" w14:textId="77777777" w:rsidR="00CB68D1" w:rsidRDefault="00CB68D1" w:rsidP="00CB68D1">
            <w:pPr>
              <w:numPr>
                <w:ilvl w:val="0"/>
                <w:numId w:val="31"/>
              </w:numPr>
              <w:spacing w:after="0" w:line="240" w:lineRule="auto"/>
              <w:rPr>
                <w:ins w:id="586" w:author="Brandon Spooner" w:date="2020-04-23T23:59:00Z"/>
              </w:rPr>
            </w:pPr>
            <w:ins w:id="587" w:author="Brandon Spooner" w:date="2020-04-23T23:59:00Z">
              <w:r>
                <w:t>Channel (web/mobile)</w:t>
              </w:r>
            </w:ins>
          </w:p>
          <w:p w14:paraId="6E6CF035" w14:textId="77777777" w:rsidR="00CB68D1" w:rsidRDefault="00CB68D1" w:rsidP="00CB68D1">
            <w:pPr>
              <w:numPr>
                <w:ilvl w:val="0"/>
                <w:numId w:val="31"/>
              </w:numPr>
              <w:spacing w:after="0" w:line="240" w:lineRule="auto"/>
              <w:rPr>
                <w:ins w:id="588" w:author="Brandon Spooner" w:date="2020-04-23T23:59:00Z"/>
              </w:rPr>
            </w:pPr>
            <w:ins w:id="589" w:author="Brandon Spooner" w:date="2020-04-23T23:59:00Z">
              <w:r>
                <w:t>OS</w:t>
              </w:r>
            </w:ins>
          </w:p>
          <w:p w14:paraId="64481098" w14:textId="77777777" w:rsidR="00CB68D1" w:rsidRDefault="00CB68D1" w:rsidP="00CB68D1">
            <w:pPr>
              <w:numPr>
                <w:ilvl w:val="0"/>
                <w:numId w:val="31"/>
              </w:numPr>
              <w:spacing w:after="0" w:line="240" w:lineRule="auto"/>
              <w:rPr>
                <w:ins w:id="590" w:author="Brandon Spooner" w:date="2020-04-23T23:59:00Z"/>
              </w:rPr>
            </w:pPr>
            <w:ins w:id="591" w:author="Brandon Spooner" w:date="2020-04-23T23:59:00Z">
              <w:r>
                <w:t>IP Address</w:t>
              </w:r>
            </w:ins>
          </w:p>
          <w:p w14:paraId="3BB1946D" w14:textId="77777777" w:rsidR="00CB68D1" w:rsidRDefault="00CB68D1" w:rsidP="00CB68D1">
            <w:pPr>
              <w:rPr>
                <w:ins w:id="592" w:author="Brandon Spooner" w:date="2020-04-23T23:59:00Z"/>
              </w:rPr>
            </w:pPr>
            <w:ins w:id="593" w:author="Brandon Spooner" w:date="2020-04-23T23:59:00Z">
              <w:r>
                <w:rPr>
                  <w:color w:val="333333"/>
                </w:rPr>
                <w:t>Selecting the required session from the list provides more details about the session and activities carried out in that session.</w:t>
              </w:r>
            </w:ins>
          </w:p>
          <w:p w14:paraId="2697E115" w14:textId="77777777" w:rsidR="00CB68D1" w:rsidRDefault="00CB68D1" w:rsidP="00CB68D1">
            <w:pPr>
              <w:rPr>
                <w:ins w:id="594" w:author="Brandon Spooner" w:date="2020-04-23T23:59:00Z"/>
              </w:rPr>
            </w:pPr>
            <w:ins w:id="595" w:author="Brandon Spooner" w:date="2020-04-23T23:59:00Z">
              <w:r>
                <w:t>The Session Details screen displays an additional detail, which is, the Device ID of the device on which the session started. The activities carried out in the session are represented as rows with the following details:</w:t>
              </w:r>
            </w:ins>
          </w:p>
          <w:p w14:paraId="2BA2A10C" w14:textId="77777777" w:rsidR="00CB68D1" w:rsidRDefault="00CB68D1" w:rsidP="00CB68D1">
            <w:pPr>
              <w:numPr>
                <w:ilvl w:val="0"/>
                <w:numId w:val="31"/>
              </w:numPr>
              <w:spacing w:after="0" w:line="240" w:lineRule="auto"/>
              <w:rPr>
                <w:ins w:id="596" w:author="Brandon Spooner" w:date="2020-04-23T23:59:00Z"/>
              </w:rPr>
            </w:pPr>
            <w:ins w:id="597" w:author="Brandon Spooner" w:date="2020-04-23T23:59:00Z">
              <w:r>
                <w:t>Date and Time</w:t>
              </w:r>
            </w:ins>
          </w:p>
          <w:p w14:paraId="1909089A" w14:textId="77777777" w:rsidR="00CB68D1" w:rsidRDefault="00CB68D1" w:rsidP="00CB68D1">
            <w:pPr>
              <w:numPr>
                <w:ilvl w:val="0"/>
                <w:numId w:val="31"/>
              </w:numPr>
              <w:spacing w:after="0" w:line="240" w:lineRule="auto"/>
              <w:rPr>
                <w:ins w:id="598" w:author="Brandon Spooner" w:date="2020-04-23T23:59:00Z"/>
              </w:rPr>
            </w:pPr>
            <w:ins w:id="599" w:author="Brandon Spooner" w:date="2020-04-23T23:59:00Z">
              <w:r>
                <w:t>Name of the module in which the activity was carried out.</w:t>
              </w:r>
            </w:ins>
          </w:p>
          <w:p w14:paraId="0A9BBB1D" w14:textId="77777777" w:rsidR="00CB68D1" w:rsidRDefault="00CB68D1" w:rsidP="00CB68D1">
            <w:pPr>
              <w:numPr>
                <w:ilvl w:val="0"/>
                <w:numId w:val="31"/>
              </w:numPr>
              <w:spacing w:after="0" w:line="240" w:lineRule="auto"/>
              <w:rPr>
                <w:ins w:id="600" w:author="Brandon Spooner" w:date="2020-04-23T23:59:00Z"/>
              </w:rPr>
            </w:pPr>
            <w:ins w:id="601" w:author="Brandon Spooner" w:date="2020-04-23T23:59:00Z">
              <w:r>
                <w:t>Activity Type</w:t>
              </w:r>
            </w:ins>
          </w:p>
          <w:p w14:paraId="76BC6DB0" w14:textId="5CFDE83A" w:rsidR="0057258B" w:rsidRPr="00CB68D1" w:rsidRDefault="00CB68D1" w:rsidP="0057258B">
            <w:pPr>
              <w:numPr>
                <w:ilvl w:val="0"/>
                <w:numId w:val="31"/>
              </w:numPr>
              <w:spacing w:after="0" w:line="240" w:lineRule="auto"/>
              <w:rPr>
                <w:rPrChange w:id="602" w:author="Brandon Spooner" w:date="2020-04-23T23:59:00Z">
                  <w:rPr>
                    <w:sz w:val="20"/>
                    <w:szCs w:val="20"/>
                  </w:rPr>
                </w:rPrChange>
              </w:rPr>
              <w:pPrChange w:id="603" w:author="Brandon Spooner" w:date="2020-04-23T23:59:00Z">
                <w:pPr>
                  <w:spacing w:after="0" w:line="240" w:lineRule="auto"/>
                </w:pPr>
              </w:pPrChange>
            </w:pPr>
            <w:ins w:id="604" w:author="Brandon Spooner" w:date="2020-04-23T23:59:00Z">
              <w:r>
                <w:t>Description of the activity</w:t>
              </w:r>
            </w:ins>
          </w:p>
        </w:tc>
      </w:tr>
      <w:tr w:rsidR="0057258B" w:rsidRPr="00B15FCD" w14:paraId="26EFB7ED"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68" w:type="dxa"/>
          </w:tcPr>
          <w:p w14:paraId="42CB5CE3" w14:textId="2A8AD139" w:rsidR="0057258B" w:rsidRPr="00E1483D" w:rsidRDefault="0057258B" w:rsidP="00540F82">
            <w:pPr>
              <w:spacing w:after="0" w:line="240" w:lineRule="auto"/>
              <w:rPr>
                <w:sz w:val="20"/>
                <w:szCs w:val="20"/>
              </w:rPr>
            </w:pPr>
            <w:r w:rsidRPr="00E1483D">
              <w:rPr>
                <w:sz w:val="20"/>
                <w:szCs w:val="20"/>
              </w:rPr>
              <w:t>Identify available audit log</w:t>
            </w:r>
            <w:r w:rsidR="00540F82">
              <w:rPr>
                <w:sz w:val="20"/>
                <w:szCs w:val="20"/>
              </w:rPr>
              <w:t xml:space="preserve"> events.  </w:t>
            </w:r>
          </w:p>
        </w:tc>
        <w:tc>
          <w:tcPr>
            <w:tcW w:w="5442" w:type="dxa"/>
            <w:gridSpan w:val="2"/>
          </w:tcPr>
          <w:p w14:paraId="70A4602A" w14:textId="77777777" w:rsidR="00C547F3" w:rsidRDefault="00C547F3" w:rsidP="00C547F3">
            <w:pPr>
              <w:rPr>
                <w:ins w:id="605" w:author="Brandon Spooner" w:date="2020-04-23T23:59:00Z"/>
              </w:rPr>
            </w:pPr>
            <w:ins w:id="606" w:author="Brandon Spooner" w:date="2020-04-23T23:59:00Z">
              <w:r>
                <w:t>Informational logging within the Temenos Cloud infrastructure is pushed into a centralized logging repository. Event monitoring and reporting for certain security alerts and security compliance reporting are configured and executed against the logging repository.  In accordance with Temenos Information Security requirements, Temenos has established a formal policy and supporting procedures concerning Log management. Temenos shall make sure that Logs are enabled on all systems, applications, databases, Anti-virus, network devices, file activity and whenever available or deemed necessary. Logging shall include:</w:t>
              </w:r>
            </w:ins>
          </w:p>
          <w:p w14:paraId="6D0A0F82" w14:textId="77777777" w:rsidR="00C547F3" w:rsidRDefault="00C547F3" w:rsidP="00C547F3">
            <w:pPr>
              <w:numPr>
                <w:ilvl w:val="0"/>
                <w:numId w:val="31"/>
              </w:numPr>
              <w:spacing w:after="0" w:line="240" w:lineRule="auto"/>
              <w:rPr>
                <w:ins w:id="607" w:author="Brandon Spooner" w:date="2020-04-23T23:59:00Z"/>
              </w:rPr>
            </w:pPr>
            <w:ins w:id="608" w:author="Brandon Spooner" w:date="2020-04-23T23:59:00Z">
              <w:r>
                <w:t>All individual accesses</w:t>
              </w:r>
            </w:ins>
          </w:p>
          <w:p w14:paraId="3601EFEE" w14:textId="77777777" w:rsidR="00C547F3" w:rsidRDefault="00C547F3" w:rsidP="00C547F3">
            <w:pPr>
              <w:numPr>
                <w:ilvl w:val="0"/>
                <w:numId w:val="31"/>
              </w:numPr>
              <w:spacing w:after="0" w:line="240" w:lineRule="auto"/>
              <w:rPr>
                <w:ins w:id="609" w:author="Brandon Spooner" w:date="2020-04-23T23:59:00Z"/>
              </w:rPr>
            </w:pPr>
            <w:ins w:id="610" w:author="Brandon Spooner" w:date="2020-04-23T23:59:00Z">
              <w:r>
                <w:t>All actions taken by any individual with root or administrative privileges</w:t>
              </w:r>
            </w:ins>
          </w:p>
          <w:p w14:paraId="035E4120" w14:textId="77777777" w:rsidR="00C547F3" w:rsidRDefault="00C547F3" w:rsidP="00C547F3">
            <w:pPr>
              <w:numPr>
                <w:ilvl w:val="0"/>
                <w:numId w:val="31"/>
              </w:numPr>
              <w:spacing w:after="0" w:line="240" w:lineRule="auto"/>
              <w:rPr>
                <w:ins w:id="611" w:author="Brandon Spooner" w:date="2020-04-23T23:59:00Z"/>
              </w:rPr>
            </w:pPr>
            <w:ins w:id="612" w:author="Brandon Spooner" w:date="2020-04-23T23:59:00Z">
              <w:r>
                <w:t>Access to all audit trails</w:t>
              </w:r>
            </w:ins>
          </w:p>
          <w:p w14:paraId="51F51CED" w14:textId="77777777" w:rsidR="00C547F3" w:rsidRDefault="00C547F3" w:rsidP="00C547F3">
            <w:pPr>
              <w:numPr>
                <w:ilvl w:val="0"/>
                <w:numId w:val="31"/>
              </w:numPr>
              <w:spacing w:after="0" w:line="240" w:lineRule="auto"/>
              <w:rPr>
                <w:ins w:id="613" w:author="Brandon Spooner" w:date="2020-04-23T23:59:00Z"/>
              </w:rPr>
            </w:pPr>
            <w:ins w:id="614" w:author="Brandon Spooner" w:date="2020-04-23T23:59:00Z">
              <w:r>
                <w:t>Use of identification and authentication mechanisms</w:t>
              </w:r>
            </w:ins>
          </w:p>
          <w:p w14:paraId="436381B2" w14:textId="77777777" w:rsidR="00C547F3" w:rsidRDefault="00C547F3" w:rsidP="00C547F3">
            <w:pPr>
              <w:numPr>
                <w:ilvl w:val="0"/>
                <w:numId w:val="31"/>
              </w:numPr>
              <w:spacing w:after="0" w:line="240" w:lineRule="auto"/>
              <w:rPr>
                <w:ins w:id="615" w:author="Brandon Spooner" w:date="2020-04-23T23:59:00Z"/>
              </w:rPr>
            </w:pPr>
            <w:ins w:id="616" w:author="Brandon Spooner" w:date="2020-04-23T23:59:00Z">
              <w:r>
                <w:t>Initialization of the audit logs</w:t>
              </w:r>
            </w:ins>
          </w:p>
          <w:p w14:paraId="5B735C15" w14:textId="77777777" w:rsidR="00C547F3" w:rsidRDefault="00C547F3" w:rsidP="00C547F3">
            <w:pPr>
              <w:numPr>
                <w:ilvl w:val="0"/>
                <w:numId w:val="31"/>
              </w:numPr>
              <w:spacing w:after="0" w:line="240" w:lineRule="auto"/>
              <w:rPr>
                <w:ins w:id="617" w:author="Brandon Spooner" w:date="2020-04-23T23:59:00Z"/>
              </w:rPr>
            </w:pPr>
            <w:ins w:id="618" w:author="Brandon Spooner" w:date="2020-04-23T23:59:00Z">
              <w:r>
                <w:t>Creation and deletion of system-level objects</w:t>
              </w:r>
            </w:ins>
          </w:p>
          <w:p w14:paraId="73A08A56" w14:textId="77777777" w:rsidR="00C547F3" w:rsidRDefault="00C547F3" w:rsidP="00C547F3">
            <w:pPr>
              <w:numPr>
                <w:ilvl w:val="0"/>
                <w:numId w:val="31"/>
              </w:numPr>
              <w:spacing w:after="0" w:line="240" w:lineRule="auto"/>
              <w:rPr>
                <w:ins w:id="619" w:author="Brandon Spooner" w:date="2020-04-23T23:59:00Z"/>
              </w:rPr>
            </w:pPr>
            <w:ins w:id="620" w:author="Brandon Spooner" w:date="2020-04-23T23:59:00Z">
              <w:r>
                <w:t>User identification</w:t>
              </w:r>
            </w:ins>
          </w:p>
          <w:p w14:paraId="70E7F6FB" w14:textId="77777777" w:rsidR="00C547F3" w:rsidRDefault="00C547F3" w:rsidP="00C547F3">
            <w:pPr>
              <w:numPr>
                <w:ilvl w:val="0"/>
                <w:numId w:val="31"/>
              </w:numPr>
              <w:spacing w:after="0" w:line="240" w:lineRule="auto"/>
              <w:rPr>
                <w:ins w:id="621" w:author="Brandon Spooner" w:date="2020-04-23T23:59:00Z"/>
              </w:rPr>
            </w:pPr>
            <w:ins w:id="622" w:author="Brandon Spooner" w:date="2020-04-23T23:59:00Z">
              <w:r>
                <w:t>Date and time</w:t>
              </w:r>
            </w:ins>
          </w:p>
          <w:p w14:paraId="0DFAF133" w14:textId="77777777" w:rsidR="00C547F3" w:rsidRDefault="00C547F3" w:rsidP="00C547F3">
            <w:pPr>
              <w:numPr>
                <w:ilvl w:val="0"/>
                <w:numId w:val="31"/>
              </w:numPr>
              <w:spacing w:after="0" w:line="240" w:lineRule="auto"/>
              <w:rPr>
                <w:ins w:id="623" w:author="Brandon Spooner" w:date="2020-04-23T23:59:00Z"/>
              </w:rPr>
            </w:pPr>
            <w:ins w:id="624" w:author="Brandon Spooner" w:date="2020-04-23T23:59:00Z">
              <w:r>
                <w:t>Success or failure indication</w:t>
              </w:r>
            </w:ins>
          </w:p>
          <w:p w14:paraId="6F03E84C" w14:textId="77777777" w:rsidR="00C547F3" w:rsidRDefault="00C547F3" w:rsidP="00C547F3">
            <w:pPr>
              <w:numPr>
                <w:ilvl w:val="0"/>
                <w:numId w:val="31"/>
              </w:numPr>
              <w:spacing w:after="0" w:line="240" w:lineRule="auto"/>
              <w:rPr>
                <w:ins w:id="625" w:author="Brandon Spooner" w:date="2020-04-23T23:59:00Z"/>
              </w:rPr>
            </w:pPr>
            <w:ins w:id="626" w:author="Brandon Spooner" w:date="2020-04-23T23:59:00Z">
              <w:r>
                <w:t>Type of event</w:t>
              </w:r>
            </w:ins>
          </w:p>
          <w:p w14:paraId="03F3A359" w14:textId="77777777" w:rsidR="00C547F3" w:rsidRDefault="00C547F3" w:rsidP="00C547F3">
            <w:pPr>
              <w:numPr>
                <w:ilvl w:val="0"/>
                <w:numId w:val="31"/>
              </w:numPr>
              <w:spacing w:after="0" w:line="240" w:lineRule="auto"/>
              <w:rPr>
                <w:ins w:id="627" w:author="Brandon Spooner" w:date="2020-04-23T23:59:00Z"/>
              </w:rPr>
            </w:pPr>
            <w:ins w:id="628" w:author="Brandon Spooner" w:date="2020-04-23T23:59:00Z">
              <w:r>
                <w:t>Source of event</w:t>
              </w:r>
            </w:ins>
          </w:p>
          <w:p w14:paraId="34CE4B00" w14:textId="77777777" w:rsidR="00C547F3" w:rsidRDefault="00C547F3" w:rsidP="00C547F3">
            <w:pPr>
              <w:numPr>
                <w:ilvl w:val="0"/>
                <w:numId w:val="31"/>
              </w:numPr>
              <w:spacing w:after="0" w:line="240" w:lineRule="auto"/>
              <w:rPr>
                <w:ins w:id="629" w:author="Brandon Spooner" w:date="2020-04-23T23:59:00Z"/>
              </w:rPr>
            </w:pPr>
            <w:ins w:id="630" w:author="Brandon Spooner" w:date="2020-04-23T23:59:00Z">
              <w:r>
                <w:t>Identity or name of affected data, system component, or resource.</w:t>
              </w:r>
            </w:ins>
          </w:p>
          <w:p w14:paraId="69200548" w14:textId="77777777" w:rsidR="00C547F3" w:rsidRDefault="00C547F3" w:rsidP="00C547F3">
            <w:pPr>
              <w:numPr>
                <w:ilvl w:val="0"/>
                <w:numId w:val="31"/>
              </w:numPr>
              <w:spacing w:after="0" w:line="240" w:lineRule="auto"/>
              <w:rPr>
                <w:ins w:id="631" w:author="Brandon Spooner" w:date="2020-04-23T23:59:00Z"/>
              </w:rPr>
            </w:pPr>
            <w:ins w:id="632" w:author="Brandon Spooner" w:date="2020-04-23T23:59:00Z">
              <w:r>
                <w:t>Logs shall be retained for:</w:t>
              </w:r>
            </w:ins>
          </w:p>
          <w:p w14:paraId="0C778389" w14:textId="77777777" w:rsidR="00C547F3" w:rsidRDefault="00C547F3" w:rsidP="00C547F3">
            <w:pPr>
              <w:numPr>
                <w:ilvl w:val="1"/>
                <w:numId w:val="31"/>
              </w:numPr>
              <w:spacing w:after="0" w:line="240" w:lineRule="auto"/>
              <w:rPr>
                <w:ins w:id="633" w:author="Brandon Spooner" w:date="2020-04-23T23:59:00Z"/>
              </w:rPr>
            </w:pPr>
            <w:ins w:id="634" w:author="Brandon Spooner" w:date="2020-04-23T23:59:00Z">
              <w:r>
                <w:t>Minimum period of one year for production environment or as per client contractual requirement (whichever is greater)</w:t>
              </w:r>
            </w:ins>
          </w:p>
          <w:p w14:paraId="5FFDD338" w14:textId="77777777" w:rsidR="00C547F3" w:rsidRDefault="00C547F3" w:rsidP="00C547F3">
            <w:pPr>
              <w:numPr>
                <w:ilvl w:val="1"/>
                <w:numId w:val="31"/>
              </w:numPr>
              <w:spacing w:after="0" w:line="240" w:lineRule="auto"/>
              <w:rPr>
                <w:ins w:id="635" w:author="Brandon Spooner" w:date="2020-04-23T23:59:00Z"/>
              </w:rPr>
            </w:pPr>
            <w:ins w:id="636" w:author="Brandon Spooner" w:date="2020-04-23T23:59:00Z">
              <w:r>
                <w:t>Minimum period for six months for development environment or as per client contractual requirement (whichever is greater)</w:t>
              </w:r>
            </w:ins>
          </w:p>
          <w:p w14:paraId="279CEAE1" w14:textId="77777777" w:rsidR="00C547F3" w:rsidRDefault="00C547F3" w:rsidP="00C547F3">
            <w:pPr>
              <w:numPr>
                <w:ilvl w:val="1"/>
                <w:numId w:val="31"/>
              </w:numPr>
              <w:spacing w:after="0" w:line="240" w:lineRule="auto"/>
              <w:rPr>
                <w:ins w:id="637" w:author="Brandon Spooner" w:date="2020-04-23T23:59:00Z"/>
              </w:rPr>
            </w:pPr>
            <w:ins w:id="638" w:author="Brandon Spooner" w:date="2020-04-23T23:59:00Z">
              <w:r>
                <w:t xml:space="preserve">Kept online at least for three </w:t>
              </w:r>
              <w:proofErr w:type="gramStart"/>
              <w:r>
                <w:t>month</w:t>
              </w:r>
              <w:proofErr w:type="gramEnd"/>
            </w:ins>
          </w:p>
          <w:p w14:paraId="49EB83EB" w14:textId="77777777" w:rsidR="00C547F3" w:rsidRDefault="00C547F3" w:rsidP="00C547F3">
            <w:pPr>
              <w:numPr>
                <w:ilvl w:val="0"/>
                <w:numId w:val="31"/>
              </w:numPr>
              <w:spacing w:after="0" w:line="240" w:lineRule="auto"/>
              <w:rPr>
                <w:ins w:id="639" w:author="Brandon Spooner" w:date="2020-04-23T23:59:00Z"/>
              </w:rPr>
            </w:pPr>
            <w:ins w:id="640" w:author="Brandon Spooner" w:date="2020-04-23T23:59:00Z">
              <w:r>
                <w:t>Audit trails shall be secured and viewing limited to authorized users only with job related needs</w:t>
              </w:r>
            </w:ins>
          </w:p>
          <w:p w14:paraId="6B30A177" w14:textId="77777777" w:rsidR="00C547F3" w:rsidRDefault="00C547F3" w:rsidP="00C547F3">
            <w:pPr>
              <w:numPr>
                <w:ilvl w:val="0"/>
                <w:numId w:val="31"/>
              </w:numPr>
              <w:spacing w:after="0" w:line="240" w:lineRule="auto"/>
              <w:rPr>
                <w:ins w:id="641" w:author="Brandon Spooner" w:date="2020-04-23T23:59:00Z"/>
              </w:rPr>
            </w:pPr>
            <w:ins w:id="642" w:author="Brandon Spooner" w:date="2020-04-23T23:59:00Z">
              <w:r>
                <w:t>Protected against unauthorized modification</w:t>
              </w:r>
            </w:ins>
          </w:p>
          <w:p w14:paraId="43AF3CEE" w14:textId="77777777" w:rsidR="00C547F3" w:rsidRDefault="00C547F3" w:rsidP="00C547F3">
            <w:pPr>
              <w:numPr>
                <w:ilvl w:val="0"/>
                <w:numId w:val="31"/>
              </w:numPr>
              <w:spacing w:after="0" w:line="240" w:lineRule="auto"/>
              <w:rPr>
                <w:ins w:id="643" w:author="Brandon Spooner" w:date="2020-04-23T23:59:00Z"/>
              </w:rPr>
            </w:pPr>
            <w:ins w:id="644" w:author="Brandon Spooner" w:date="2020-04-23T23:59:00Z">
              <w:r>
                <w:lastRenderedPageBreak/>
                <w:t>Promptly backed up to a centralized log server or media that is difficult to alter</w:t>
              </w:r>
            </w:ins>
          </w:p>
          <w:p w14:paraId="34C1431D" w14:textId="77777777" w:rsidR="00C547F3" w:rsidRDefault="00C547F3" w:rsidP="00C547F3">
            <w:pPr>
              <w:numPr>
                <w:ilvl w:val="0"/>
                <w:numId w:val="31"/>
              </w:numPr>
              <w:spacing w:after="0" w:line="240" w:lineRule="auto"/>
              <w:rPr>
                <w:ins w:id="645" w:author="Brandon Spooner" w:date="2020-04-23T23:59:00Z"/>
              </w:rPr>
            </w:pPr>
            <w:ins w:id="646" w:author="Brandon Spooner" w:date="2020-04-23T23:59:00Z">
              <w:r>
                <w:t>Audit logs for external facing technologies shall be stored on internal LAN.</w:t>
              </w:r>
            </w:ins>
          </w:p>
          <w:p w14:paraId="0EB73EC5" w14:textId="2477F1D6" w:rsidR="0057258B" w:rsidRPr="00C547F3" w:rsidRDefault="00C547F3" w:rsidP="00C547F3">
            <w:pPr>
              <w:rPr>
                <w:rPrChange w:id="647" w:author="Brandon Spooner" w:date="2020-04-23T23:59:00Z">
                  <w:rPr>
                    <w:sz w:val="20"/>
                    <w:szCs w:val="20"/>
                  </w:rPr>
                </w:rPrChange>
              </w:rPr>
              <w:pPrChange w:id="648" w:author="Brandon Spooner" w:date="2020-04-23T23:59:00Z">
                <w:pPr>
                  <w:spacing w:after="0" w:line="240" w:lineRule="auto"/>
                </w:pPr>
              </w:pPrChange>
            </w:pPr>
            <w:ins w:id="649" w:author="Brandon Spooner" w:date="2020-04-23T23:59:00Z">
              <w:r>
                <w:t>Where possible, log files shall be daily examined for access control discrepancies, breaches, and policy violations. Data custodians or device managers are responsible for developing appropriate processes for monitoring and analyzing their logs. Also, individuals shall not be assigned to be the sole reviewers of their own user activity. System activity review cycles shall include review of audit logs minimally every 30 days and may include daily exception reporting.</w:t>
              </w:r>
            </w:ins>
          </w:p>
        </w:tc>
      </w:tr>
      <w:tr w:rsidR="00540F82" w:rsidRPr="00B15FCD" w14:paraId="094BD90B"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68" w:type="dxa"/>
          </w:tcPr>
          <w:p w14:paraId="5D15A692" w14:textId="3177B0DA" w:rsidR="00540F82" w:rsidRPr="00E1483D" w:rsidRDefault="00540F82" w:rsidP="00540F82">
            <w:pPr>
              <w:spacing w:after="0" w:line="240" w:lineRule="auto"/>
              <w:rPr>
                <w:sz w:val="20"/>
                <w:szCs w:val="20"/>
              </w:rPr>
            </w:pPr>
            <w:r>
              <w:rPr>
                <w:sz w:val="20"/>
                <w:szCs w:val="20"/>
              </w:rPr>
              <w:lastRenderedPageBreak/>
              <w:t>Who</w:t>
            </w:r>
            <w:r w:rsidRPr="00E1483D">
              <w:rPr>
                <w:sz w:val="20"/>
                <w:szCs w:val="20"/>
              </w:rPr>
              <w:t xml:space="preserve"> can read, delete and modify the audit logs? </w:t>
            </w:r>
          </w:p>
        </w:tc>
        <w:tc>
          <w:tcPr>
            <w:tcW w:w="5442" w:type="dxa"/>
            <w:gridSpan w:val="2"/>
          </w:tcPr>
          <w:p w14:paraId="22A40476" w14:textId="2013B366" w:rsidR="00540F82" w:rsidRPr="000E47FB" w:rsidRDefault="000E47FB" w:rsidP="000E47FB">
            <w:pPr>
              <w:rPr>
                <w:rPrChange w:id="650" w:author="Brandon Spooner" w:date="2020-04-24T00:00:00Z">
                  <w:rPr>
                    <w:sz w:val="20"/>
                    <w:szCs w:val="20"/>
                  </w:rPr>
                </w:rPrChange>
              </w:rPr>
              <w:pPrChange w:id="651" w:author="Brandon Spooner" w:date="2020-04-24T00:00:00Z">
                <w:pPr>
                  <w:spacing w:after="0" w:line="240" w:lineRule="auto"/>
                </w:pPr>
              </w:pPrChange>
            </w:pPr>
            <w:ins w:id="652" w:author="Brandon Spooner" w:date="2020-04-24T00:00:00Z">
              <w:r>
                <w:t>Admins who have access to Temenos Quantum Fabric instance of Canadian Western Bank have access to read and download audit logs. To delete audit logs, a service ticket must be filed with proper authorization from the Canadian Western Bank stakeholders identified in the contracts. There is no provision to modify audit logs.</w:t>
              </w:r>
            </w:ins>
          </w:p>
        </w:tc>
      </w:tr>
      <w:tr w:rsidR="0057258B" w:rsidRPr="00B15FCD" w14:paraId="26DBCB8E"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68" w:type="dxa"/>
          </w:tcPr>
          <w:p w14:paraId="556FC6F4" w14:textId="03E1C4FD" w:rsidR="0057258B" w:rsidRPr="00E1483D" w:rsidRDefault="00540F82" w:rsidP="00540F82">
            <w:pPr>
              <w:spacing w:after="0" w:line="240" w:lineRule="auto"/>
              <w:rPr>
                <w:sz w:val="20"/>
                <w:szCs w:val="20"/>
              </w:rPr>
            </w:pPr>
            <w:r>
              <w:rPr>
                <w:sz w:val="20"/>
                <w:szCs w:val="20"/>
              </w:rPr>
              <w:t xml:space="preserve">Can sensitive data (such as the </w:t>
            </w:r>
            <w:proofErr w:type="spellStart"/>
            <w:r>
              <w:rPr>
                <w:sz w:val="20"/>
                <w:szCs w:val="20"/>
              </w:rPr>
              <w:t>user</w:t>
            </w:r>
            <w:r w:rsidR="00585A82">
              <w:rPr>
                <w:sz w:val="20"/>
                <w:szCs w:val="20"/>
              </w:rPr>
              <w:t>id</w:t>
            </w:r>
            <w:proofErr w:type="spellEnd"/>
            <w:r>
              <w:rPr>
                <w:sz w:val="20"/>
                <w:szCs w:val="20"/>
              </w:rPr>
              <w:t>) be</w:t>
            </w:r>
            <w:r w:rsidR="0057258B" w:rsidRPr="00E1483D">
              <w:rPr>
                <w:sz w:val="20"/>
                <w:szCs w:val="20"/>
              </w:rPr>
              <w:t xml:space="preserve"> obscured in the audit </w:t>
            </w:r>
            <w:r>
              <w:rPr>
                <w:sz w:val="20"/>
                <w:szCs w:val="20"/>
              </w:rPr>
              <w:t>logs</w:t>
            </w:r>
            <w:r w:rsidR="0057258B" w:rsidRPr="00E1483D">
              <w:rPr>
                <w:sz w:val="20"/>
                <w:szCs w:val="20"/>
              </w:rPr>
              <w:t>?</w:t>
            </w:r>
          </w:p>
        </w:tc>
        <w:tc>
          <w:tcPr>
            <w:tcW w:w="5442" w:type="dxa"/>
            <w:gridSpan w:val="2"/>
          </w:tcPr>
          <w:p w14:paraId="3C305FE6" w14:textId="6D238039" w:rsidR="0057258B" w:rsidRPr="00CB3B04" w:rsidRDefault="00CB3B04" w:rsidP="00CB3B04">
            <w:pPr>
              <w:rPr>
                <w:rPrChange w:id="653" w:author="Brandon Spooner" w:date="2020-04-24T00:00:00Z">
                  <w:rPr>
                    <w:sz w:val="20"/>
                    <w:szCs w:val="20"/>
                  </w:rPr>
                </w:rPrChange>
              </w:rPr>
              <w:pPrChange w:id="654" w:author="Brandon Spooner" w:date="2020-04-24T00:00:00Z">
                <w:pPr>
                  <w:spacing w:after="0" w:line="240" w:lineRule="auto"/>
                </w:pPr>
              </w:pPrChange>
            </w:pPr>
            <w:ins w:id="655" w:author="Brandon Spooner" w:date="2020-04-24T00:00:00Z">
              <w:r>
                <w:t>Yes, sensitive data is obfuscated from logs</w:t>
              </w:r>
            </w:ins>
          </w:p>
        </w:tc>
      </w:tr>
    </w:tbl>
    <w:p w14:paraId="4A981C05" w14:textId="77777777" w:rsidR="0057258B" w:rsidRPr="002D0775" w:rsidRDefault="0057258B" w:rsidP="002D0775"/>
    <w:p w14:paraId="3F214465" w14:textId="21BB9A59" w:rsidR="00137EE9" w:rsidRPr="00044DC6" w:rsidRDefault="00850745" w:rsidP="001B59AB">
      <w:pPr>
        <w:pStyle w:val="Heading2"/>
      </w:pPr>
      <w:bookmarkStart w:id="656" w:name="_Toc20397828"/>
      <w:bookmarkStart w:id="657" w:name="_Toc21698927"/>
      <w:r w:rsidRPr="00044DC6">
        <w:t>Data and Information Management</w:t>
      </w:r>
      <w:bookmarkEnd w:id="656"/>
      <w:bookmarkEnd w:id="657"/>
    </w:p>
    <w:p w14:paraId="02D6145B" w14:textId="101F63F8" w:rsidR="00744DE3" w:rsidRDefault="00A55A3B" w:rsidP="001B59AB">
      <w:pPr>
        <w:pStyle w:val="Heading3"/>
      </w:pPr>
      <w:bookmarkStart w:id="658" w:name="_Toc20397829"/>
      <w:bookmarkStart w:id="659" w:name="_Toc21698928"/>
      <w:r>
        <w:t>Information Classification</w:t>
      </w:r>
      <w:bookmarkEnd w:id="658"/>
      <w:bookmarkEnd w:id="659"/>
    </w:p>
    <w:tbl>
      <w:tblPr>
        <w:tblStyle w:val="Corporate"/>
        <w:tblW w:w="10110" w:type="dxa"/>
        <w:tblLook w:val="0420" w:firstRow="1" w:lastRow="0" w:firstColumn="0" w:lastColumn="0" w:noHBand="0" w:noVBand="1"/>
      </w:tblPr>
      <w:tblGrid>
        <w:gridCol w:w="4678"/>
        <w:gridCol w:w="5432"/>
      </w:tblGrid>
      <w:tr w:rsidR="002D0775" w:rsidRPr="00B15FCD" w14:paraId="0694A7F7"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7A7469D3" w14:textId="77777777" w:rsidR="002D0775" w:rsidRPr="00E94817" w:rsidRDefault="002D077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5F0CBBFC" w14:textId="77777777" w:rsidR="002D0775" w:rsidRPr="00E94817" w:rsidRDefault="002D0775" w:rsidP="003F7623">
            <w:pPr>
              <w:spacing w:after="0" w:line="240" w:lineRule="auto"/>
              <w:rPr>
                <w:b w:val="0"/>
                <w:sz w:val="20"/>
                <w:szCs w:val="20"/>
              </w:rPr>
            </w:pPr>
            <w:r>
              <w:rPr>
                <w:sz w:val="20"/>
                <w:szCs w:val="20"/>
              </w:rPr>
              <w:t>Answer</w:t>
            </w:r>
          </w:p>
        </w:tc>
      </w:tr>
      <w:tr w:rsidR="002D0775" w:rsidRPr="00B15FCD" w14:paraId="1C0D9C27"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FFC540C" w14:textId="13955BA8" w:rsidR="002D0775" w:rsidRPr="00E94817" w:rsidRDefault="00A55A3B" w:rsidP="00A55A3B">
            <w:pPr>
              <w:spacing w:after="0" w:line="240" w:lineRule="auto"/>
              <w:rPr>
                <w:sz w:val="20"/>
                <w:szCs w:val="20"/>
              </w:rPr>
            </w:pPr>
            <w:r w:rsidRPr="00A55A3B">
              <w:rPr>
                <w:sz w:val="20"/>
                <w:szCs w:val="20"/>
              </w:rPr>
              <w:t>Does the system support or have the capability to mark or classify information based on criticality or specific tags?</w:t>
            </w:r>
          </w:p>
        </w:tc>
        <w:tc>
          <w:tcPr>
            <w:tcW w:w="5432" w:type="dxa"/>
          </w:tcPr>
          <w:p w14:paraId="5E31155E" w14:textId="78B80B4E" w:rsidR="002D0775" w:rsidRPr="00FB1907" w:rsidRDefault="00FB1907" w:rsidP="00FB1907">
            <w:pPr>
              <w:rPr>
                <w:rPrChange w:id="660" w:author="Brandon Spooner" w:date="2020-04-24T00:00:00Z">
                  <w:rPr>
                    <w:sz w:val="20"/>
                    <w:szCs w:val="20"/>
                  </w:rPr>
                </w:rPrChange>
              </w:rPr>
              <w:pPrChange w:id="661" w:author="Brandon Spooner" w:date="2020-04-24T00:00:00Z">
                <w:pPr>
                  <w:spacing w:after="0" w:line="240" w:lineRule="auto"/>
                </w:pPr>
              </w:pPrChange>
            </w:pPr>
            <w:ins w:id="662" w:author="Brandon Spooner" w:date="2020-04-24T00:00:00Z">
              <w:r>
                <w:t>Yes.</w:t>
              </w:r>
            </w:ins>
          </w:p>
        </w:tc>
      </w:tr>
      <w:tr w:rsidR="002D0775" w:rsidRPr="00B15FCD" w14:paraId="43A866C1"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512C5850" w14:textId="03A0248C" w:rsidR="002D0775" w:rsidRPr="00E94817" w:rsidRDefault="00A55A3B" w:rsidP="00A55A3B">
            <w:pPr>
              <w:spacing w:after="0" w:line="240" w:lineRule="auto"/>
              <w:rPr>
                <w:sz w:val="20"/>
                <w:szCs w:val="20"/>
              </w:rPr>
            </w:pPr>
            <w:r w:rsidRPr="00A55A3B">
              <w:rPr>
                <w:sz w:val="20"/>
                <w:szCs w:val="20"/>
              </w:rPr>
              <w:t>Does it use any specific classification tag (i.e.: Confidential, private, etc.)</w:t>
            </w:r>
          </w:p>
        </w:tc>
        <w:tc>
          <w:tcPr>
            <w:tcW w:w="5432" w:type="dxa"/>
          </w:tcPr>
          <w:p w14:paraId="2D44CE3B" w14:textId="5D599AAC" w:rsidR="002D0775" w:rsidRPr="005B6B26" w:rsidRDefault="005B6B26" w:rsidP="005B6B26">
            <w:pPr>
              <w:rPr>
                <w:rPrChange w:id="663" w:author="Brandon Spooner" w:date="2020-04-24T00:00:00Z">
                  <w:rPr>
                    <w:sz w:val="20"/>
                    <w:szCs w:val="20"/>
                  </w:rPr>
                </w:rPrChange>
              </w:rPr>
              <w:pPrChange w:id="664" w:author="Brandon Spooner" w:date="2020-04-24T00:00:00Z">
                <w:pPr>
                  <w:spacing w:after="0" w:line="240" w:lineRule="auto"/>
                </w:pPr>
              </w:pPrChange>
            </w:pPr>
            <w:ins w:id="665" w:author="Brandon Spooner" w:date="2020-04-24T00:00:00Z">
              <w:r>
                <w:t>Confidential tag is enabled.</w:t>
              </w:r>
            </w:ins>
          </w:p>
        </w:tc>
      </w:tr>
      <w:tr w:rsidR="002D0775" w:rsidRPr="00B15FCD" w14:paraId="017897F9"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2E7AD23B" w14:textId="733C797E" w:rsidR="002D0775" w:rsidRPr="00E94817" w:rsidRDefault="00A55A3B" w:rsidP="003F7623">
            <w:pPr>
              <w:spacing w:after="0" w:line="240" w:lineRule="auto"/>
              <w:rPr>
                <w:sz w:val="20"/>
                <w:szCs w:val="20"/>
              </w:rPr>
            </w:pPr>
            <w:r w:rsidRPr="00A55A3B">
              <w:rPr>
                <w:sz w:val="20"/>
                <w:szCs w:val="20"/>
              </w:rPr>
              <w:t>Are the information classification tags editable?</w:t>
            </w:r>
          </w:p>
        </w:tc>
        <w:tc>
          <w:tcPr>
            <w:tcW w:w="5432" w:type="dxa"/>
          </w:tcPr>
          <w:p w14:paraId="38DFEC4A" w14:textId="6DA6B248" w:rsidR="002D0775" w:rsidRPr="001B2BDA" w:rsidRDefault="001B2BDA" w:rsidP="001B2BDA">
            <w:pPr>
              <w:rPr>
                <w:rPrChange w:id="666" w:author="Brandon Spooner" w:date="2020-04-24T00:00:00Z">
                  <w:rPr>
                    <w:sz w:val="20"/>
                    <w:szCs w:val="20"/>
                  </w:rPr>
                </w:rPrChange>
              </w:rPr>
              <w:pPrChange w:id="667" w:author="Brandon Spooner" w:date="2020-04-24T00:00:00Z">
                <w:pPr>
                  <w:spacing w:after="0" w:line="240" w:lineRule="auto"/>
                </w:pPr>
              </w:pPrChange>
            </w:pPr>
            <w:ins w:id="668" w:author="Brandon Spooner" w:date="2020-04-24T00:00:00Z">
              <w:r>
                <w:t>Configurable.</w:t>
              </w:r>
            </w:ins>
          </w:p>
        </w:tc>
      </w:tr>
    </w:tbl>
    <w:p w14:paraId="69D79417" w14:textId="5658D560" w:rsidR="00744DE3" w:rsidRDefault="00744DE3" w:rsidP="001B59AB">
      <w:pPr>
        <w:pStyle w:val="Heading3"/>
      </w:pPr>
      <w:bookmarkStart w:id="669" w:name="_Toc20397830"/>
      <w:bookmarkStart w:id="670" w:name="_Toc21698929"/>
      <w:r>
        <w:t>Data Ownership</w:t>
      </w:r>
      <w:bookmarkEnd w:id="669"/>
      <w:bookmarkEnd w:id="670"/>
    </w:p>
    <w:tbl>
      <w:tblPr>
        <w:tblStyle w:val="Corporate"/>
        <w:tblW w:w="10110" w:type="dxa"/>
        <w:tblLook w:val="0420" w:firstRow="1" w:lastRow="0" w:firstColumn="0" w:lastColumn="0" w:noHBand="0" w:noVBand="1"/>
      </w:tblPr>
      <w:tblGrid>
        <w:gridCol w:w="4678"/>
        <w:gridCol w:w="5432"/>
      </w:tblGrid>
      <w:tr w:rsidR="002D0775" w:rsidRPr="00B15FCD" w14:paraId="12AF27DD"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443C2E28" w14:textId="77777777" w:rsidR="002D0775" w:rsidRPr="00E94817" w:rsidRDefault="002D077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53C39EC7" w14:textId="77777777" w:rsidR="002D0775" w:rsidRPr="00E94817" w:rsidRDefault="002D0775" w:rsidP="003F7623">
            <w:pPr>
              <w:spacing w:after="0" w:line="240" w:lineRule="auto"/>
              <w:rPr>
                <w:b w:val="0"/>
                <w:sz w:val="20"/>
                <w:szCs w:val="20"/>
              </w:rPr>
            </w:pPr>
            <w:r>
              <w:rPr>
                <w:sz w:val="20"/>
                <w:szCs w:val="20"/>
              </w:rPr>
              <w:t>Answer</w:t>
            </w:r>
          </w:p>
        </w:tc>
      </w:tr>
      <w:tr w:rsidR="002D0775" w:rsidRPr="00B15FCD" w14:paraId="403C0111"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64990E84" w14:textId="0176591E" w:rsidR="002D0775" w:rsidRPr="00E94817" w:rsidRDefault="003F7623" w:rsidP="008B1EBA">
            <w:pPr>
              <w:spacing w:after="0" w:line="240" w:lineRule="auto"/>
              <w:rPr>
                <w:sz w:val="20"/>
                <w:szCs w:val="20"/>
              </w:rPr>
            </w:pPr>
            <w:r w:rsidRPr="003F7623">
              <w:rPr>
                <w:sz w:val="20"/>
                <w:szCs w:val="20"/>
              </w:rPr>
              <w:t xml:space="preserve">Does </w:t>
            </w:r>
            <w:r w:rsidR="008B1EBA">
              <w:rPr>
                <w:sz w:val="20"/>
                <w:szCs w:val="20"/>
              </w:rPr>
              <w:t>you</w:t>
            </w:r>
            <w:r w:rsidRPr="003F7623">
              <w:rPr>
                <w:sz w:val="20"/>
                <w:szCs w:val="20"/>
              </w:rPr>
              <w:t xml:space="preserve"> reserve rights to use, disclose or make public any CWBFG data?</w:t>
            </w:r>
          </w:p>
        </w:tc>
        <w:tc>
          <w:tcPr>
            <w:tcW w:w="5432" w:type="dxa"/>
          </w:tcPr>
          <w:p w14:paraId="5ECED7DC" w14:textId="7F7917AB" w:rsidR="002D0775" w:rsidRPr="00780164" w:rsidRDefault="00780164" w:rsidP="00780164">
            <w:pPr>
              <w:rPr>
                <w:rPrChange w:id="671" w:author="Brandon Spooner" w:date="2020-04-24T00:01:00Z">
                  <w:rPr>
                    <w:sz w:val="20"/>
                    <w:szCs w:val="20"/>
                  </w:rPr>
                </w:rPrChange>
              </w:rPr>
              <w:pPrChange w:id="672" w:author="Brandon Spooner" w:date="2020-04-24T00:01:00Z">
                <w:pPr>
                  <w:spacing w:after="0" w:line="240" w:lineRule="auto"/>
                </w:pPr>
              </w:pPrChange>
            </w:pPr>
            <w:ins w:id="673" w:author="Brandon Spooner" w:date="2020-04-24T00:01:00Z">
              <w:r>
                <w:t>No.</w:t>
              </w:r>
            </w:ins>
          </w:p>
        </w:tc>
      </w:tr>
      <w:tr w:rsidR="002D0775" w:rsidRPr="00B15FCD" w14:paraId="2ED31A5C"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5901C377" w14:textId="6C66E887" w:rsidR="002D0775" w:rsidRPr="00E94817" w:rsidRDefault="008B1EBA" w:rsidP="008B1EBA">
            <w:pPr>
              <w:spacing w:after="0" w:line="240" w:lineRule="auto"/>
              <w:rPr>
                <w:sz w:val="20"/>
                <w:szCs w:val="20"/>
              </w:rPr>
            </w:pPr>
            <w:r>
              <w:rPr>
                <w:sz w:val="20"/>
                <w:szCs w:val="20"/>
              </w:rPr>
              <w:t>Do you</w:t>
            </w:r>
            <w:r w:rsidR="003F7623" w:rsidRPr="003F7623">
              <w:rPr>
                <w:sz w:val="20"/>
                <w:szCs w:val="20"/>
              </w:rPr>
              <w:t xml:space="preserve"> retain rights to any CWBFG data even if data is removed from </w:t>
            </w:r>
            <w:r>
              <w:rPr>
                <w:sz w:val="20"/>
                <w:szCs w:val="20"/>
              </w:rPr>
              <w:t>your system or the agreement with CWBFG is terminated</w:t>
            </w:r>
            <w:r w:rsidR="003F7623" w:rsidRPr="003F7623">
              <w:rPr>
                <w:sz w:val="20"/>
                <w:szCs w:val="20"/>
              </w:rPr>
              <w:t>?</w:t>
            </w:r>
          </w:p>
        </w:tc>
        <w:tc>
          <w:tcPr>
            <w:tcW w:w="5432" w:type="dxa"/>
          </w:tcPr>
          <w:p w14:paraId="1B2F9DBA" w14:textId="77777777" w:rsidR="001B4C69" w:rsidRDefault="001B4C69" w:rsidP="001B4C69">
            <w:pPr>
              <w:rPr>
                <w:ins w:id="674" w:author="Brandon Spooner" w:date="2020-04-24T00:01:00Z"/>
              </w:rPr>
            </w:pPr>
            <w:ins w:id="675" w:author="Brandon Spooner" w:date="2020-04-24T00:01:00Z">
              <w:r>
                <w:t xml:space="preserve">Contract termination clause is part of Temenos Standard contract </w:t>
              </w:r>
            </w:ins>
          </w:p>
          <w:p w14:paraId="33B4815A" w14:textId="1C1120EB" w:rsidR="002D0775" w:rsidRPr="001B4C69" w:rsidRDefault="001B4C69" w:rsidP="001B4C69">
            <w:pPr>
              <w:rPr>
                <w:rPrChange w:id="676" w:author="Brandon Spooner" w:date="2020-04-24T00:01:00Z">
                  <w:rPr>
                    <w:sz w:val="20"/>
                    <w:szCs w:val="20"/>
                  </w:rPr>
                </w:rPrChange>
              </w:rPr>
              <w:pPrChange w:id="677" w:author="Brandon Spooner" w:date="2020-04-24T00:01:00Z">
                <w:pPr>
                  <w:spacing w:after="0" w:line="240" w:lineRule="auto"/>
                </w:pPr>
              </w:pPrChange>
            </w:pPr>
            <w:ins w:id="678" w:author="Brandon Spooner" w:date="2020-04-24T00:01:00Z">
              <w:r>
                <w:t xml:space="preserve">Temenos will make Client Data available to the Client no later than sixty (60) days after the effective expiration or termination of CWB's use of a Cloud Service. The CWB Data will be made available in a secure manner an </w:t>
              </w:r>
              <w:proofErr w:type="gramStart"/>
              <w:r>
                <w:t>in text</w:t>
              </w:r>
              <w:proofErr w:type="gramEnd"/>
              <w:r>
                <w:t xml:space="preserve"> format along with attachments in their native format. Post which, Temenos purges CWB data from the systems.</w:t>
              </w:r>
            </w:ins>
          </w:p>
        </w:tc>
      </w:tr>
    </w:tbl>
    <w:p w14:paraId="28FEAE20" w14:textId="77777777" w:rsidR="002D0775" w:rsidRPr="002D0775" w:rsidRDefault="002D0775" w:rsidP="002D0775"/>
    <w:p w14:paraId="0E591692" w14:textId="539D4950" w:rsidR="00744DE3" w:rsidRDefault="00744DE3" w:rsidP="001B59AB">
      <w:pPr>
        <w:pStyle w:val="Heading3"/>
      </w:pPr>
      <w:bookmarkStart w:id="679" w:name="_Toc20397831"/>
      <w:bookmarkStart w:id="680" w:name="_Toc21698930"/>
      <w:r>
        <w:lastRenderedPageBreak/>
        <w:t>Data Transmission</w:t>
      </w:r>
      <w:bookmarkEnd w:id="679"/>
      <w:bookmarkEnd w:id="680"/>
    </w:p>
    <w:tbl>
      <w:tblPr>
        <w:tblStyle w:val="Corporate"/>
        <w:tblW w:w="10110" w:type="dxa"/>
        <w:tblLook w:val="0420" w:firstRow="1" w:lastRow="0" w:firstColumn="0" w:lastColumn="0" w:noHBand="0" w:noVBand="1"/>
      </w:tblPr>
      <w:tblGrid>
        <w:gridCol w:w="4678"/>
        <w:gridCol w:w="5432"/>
      </w:tblGrid>
      <w:tr w:rsidR="002D0775" w:rsidRPr="00B15FCD" w14:paraId="1F8ADE91"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05FC0A30" w14:textId="77777777" w:rsidR="002D0775" w:rsidRPr="00E94817" w:rsidRDefault="002D077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311F79A8" w14:textId="77777777" w:rsidR="002D0775" w:rsidRPr="00E94817" w:rsidRDefault="002D0775" w:rsidP="003F7623">
            <w:pPr>
              <w:spacing w:after="0" w:line="240" w:lineRule="auto"/>
              <w:rPr>
                <w:b w:val="0"/>
                <w:sz w:val="20"/>
                <w:szCs w:val="20"/>
              </w:rPr>
            </w:pPr>
            <w:r>
              <w:rPr>
                <w:sz w:val="20"/>
                <w:szCs w:val="20"/>
              </w:rPr>
              <w:t>Answer</w:t>
            </w:r>
          </w:p>
        </w:tc>
      </w:tr>
      <w:tr w:rsidR="002D0775" w:rsidRPr="00B15FCD" w14:paraId="494822E2"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2D892247" w14:textId="011F2618" w:rsidR="002D0775" w:rsidRPr="00E94817" w:rsidRDefault="003F7623" w:rsidP="003F7623">
            <w:pPr>
              <w:spacing w:after="0" w:line="240" w:lineRule="auto"/>
              <w:rPr>
                <w:sz w:val="20"/>
                <w:szCs w:val="20"/>
              </w:rPr>
            </w:pPr>
            <w:r w:rsidRPr="003F7623">
              <w:rPr>
                <w:sz w:val="20"/>
                <w:szCs w:val="20"/>
              </w:rPr>
              <w:t>Does the service /solution support automated file transfers or web service calls?</w:t>
            </w:r>
          </w:p>
        </w:tc>
        <w:tc>
          <w:tcPr>
            <w:tcW w:w="5432" w:type="dxa"/>
          </w:tcPr>
          <w:p w14:paraId="00F4C577" w14:textId="23B655E7" w:rsidR="002D0775" w:rsidRPr="00525400" w:rsidRDefault="00525400" w:rsidP="00525400">
            <w:pPr>
              <w:rPr>
                <w:rPrChange w:id="681" w:author="Brandon Spooner" w:date="2020-04-24T00:01:00Z">
                  <w:rPr>
                    <w:sz w:val="20"/>
                    <w:szCs w:val="20"/>
                  </w:rPr>
                </w:rPrChange>
              </w:rPr>
              <w:pPrChange w:id="682" w:author="Brandon Spooner" w:date="2020-04-24T00:01:00Z">
                <w:pPr>
                  <w:spacing w:after="0" w:line="240" w:lineRule="auto"/>
                </w:pPr>
              </w:pPrChange>
            </w:pPr>
            <w:ins w:id="683" w:author="Brandon Spooner" w:date="2020-04-24T00:01:00Z">
              <w:r>
                <w:t>Yes, web services are used to connect and deliver data between customer facing applications and the line of business systems.</w:t>
              </w:r>
            </w:ins>
          </w:p>
        </w:tc>
      </w:tr>
      <w:tr w:rsidR="002D0775" w:rsidRPr="00B15FCD" w14:paraId="1A97C133"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6F6F2695" w14:textId="13E51386" w:rsidR="002D0775" w:rsidRPr="00E94817" w:rsidRDefault="003F7623" w:rsidP="003F7623">
            <w:pPr>
              <w:spacing w:after="0" w:line="240" w:lineRule="auto"/>
              <w:rPr>
                <w:sz w:val="20"/>
                <w:szCs w:val="20"/>
              </w:rPr>
            </w:pPr>
            <w:r w:rsidRPr="003F7623">
              <w:rPr>
                <w:sz w:val="20"/>
                <w:szCs w:val="20"/>
              </w:rPr>
              <w:t>In what format(s) can data be delivered to and from the cloud (REST, SOAP, SFTP, etc.)?</w:t>
            </w:r>
          </w:p>
        </w:tc>
        <w:tc>
          <w:tcPr>
            <w:tcW w:w="5432" w:type="dxa"/>
          </w:tcPr>
          <w:p w14:paraId="16281419" w14:textId="7C9F7E48" w:rsidR="002D0775" w:rsidRPr="00C64742" w:rsidRDefault="00C64742" w:rsidP="00C64742">
            <w:pPr>
              <w:rPr>
                <w:rPrChange w:id="684" w:author="Brandon Spooner" w:date="2020-04-24T00:01:00Z">
                  <w:rPr>
                    <w:sz w:val="20"/>
                    <w:szCs w:val="20"/>
                  </w:rPr>
                </w:rPrChange>
              </w:rPr>
              <w:pPrChange w:id="685" w:author="Brandon Spooner" w:date="2020-04-24T00:01:00Z">
                <w:pPr>
                  <w:spacing w:after="0" w:line="240" w:lineRule="auto"/>
                </w:pPr>
              </w:pPrChange>
            </w:pPr>
            <w:ins w:id="686" w:author="Brandon Spooner" w:date="2020-04-24T00:01:00Z">
              <w:r>
                <w:t>Temenos Quantum</w:t>
              </w:r>
              <w:r>
                <w:rPr>
                  <w:color w:val="212121"/>
                  <w:sz w:val="21"/>
                  <w:szCs w:val="21"/>
                  <w:shd w:val="clear" w:color="auto" w:fill="FFFFFF"/>
                </w:rPr>
                <w:t xml:space="preserve"> is designed in a generic way and built over industry accepted and open standards for data model, protocol, and security, so that it can be adapted to work and be used with most third</w:t>
              </w:r>
            </w:ins>
            <w:r w:rsidR="0044584D">
              <w:rPr>
                <w:color w:val="212121"/>
                <w:sz w:val="21"/>
                <w:szCs w:val="21"/>
                <w:shd w:val="clear" w:color="auto" w:fill="FFFFFF"/>
              </w:rPr>
              <w:t>-</w:t>
            </w:r>
            <w:ins w:id="687" w:author="Brandon Spooner" w:date="2020-04-24T00:01:00Z">
              <w:r>
                <w:rPr>
                  <w:color w:val="212121"/>
                  <w:sz w:val="21"/>
                  <w:szCs w:val="21"/>
                  <w:shd w:val="clear" w:color="auto" w:fill="FFFFFF"/>
                </w:rPr>
                <w:t xml:space="preserve">party vendors and technical offerings. </w:t>
              </w:r>
              <w:r>
                <w:rPr>
                  <w:color w:val="212121"/>
                </w:rPr>
                <w:t xml:space="preserve">Communication between the Temenos Quantum Fabric server and back-end sources is performed using HTTPS and the platform supports common data exchange standards. This includes SOAP, REST, XML, ODATA and OFX. </w:t>
              </w:r>
              <w:r>
                <w:t>Temenos Quantum</w:t>
              </w:r>
              <w:r>
                <w:rPr>
                  <w:color w:val="212121"/>
                </w:rPr>
                <w:t xml:space="preserve"> Fabric also offers out-of-the-box adapters for the following types of back-end systems of record: web services (REST/SOAP/JSON/XML), relational databases (Oracle, MySQL, SQL Server), API Proxy (</w:t>
              </w:r>
              <w:proofErr w:type="spellStart"/>
              <w:r>
                <w:rPr>
                  <w:color w:val="212121"/>
                </w:rPr>
                <w:t>Axway</w:t>
              </w:r>
              <w:proofErr w:type="spellEnd"/>
              <w:r>
                <w:rPr>
                  <w:color w:val="212121"/>
                </w:rPr>
                <w:t xml:space="preserve">, Apigee), Salesforce, </w:t>
              </w:r>
              <w:proofErr w:type="spellStart"/>
              <w:r>
                <w:rPr>
                  <w:color w:val="212121"/>
                </w:rPr>
                <w:t>Kony</w:t>
              </w:r>
              <w:proofErr w:type="spellEnd"/>
              <w:r>
                <w:rPr>
                  <w:color w:val="212121"/>
                </w:rPr>
                <w:t xml:space="preserve"> SAP Gateway, MuleSoft, AWS API Gateway, MongoDB, RAML, Swagger, and more. The communication between </w:t>
              </w:r>
              <w:r>
                <w:t>Temenos Quantum</w:t>
              </w:r>
              <w:r>
                <w:rPr>
                  <w:color w:val="212121"/>
                </w:rPr>
                <w:t xml:space="preserve"> Fabric and </w:t>
              </w:r>
              <w:r>
                <w:t>Temenos Quantum</w:t>
              </w:r>
              <w:r>
                <w:rPr>
                  <w:color w:val="212121"/>
                </w:rPr>
                <w:t xml:space="preserve"> Visualizer based front-end apps is HTTPS and JSON.</w:t>
              </w:r>
            </w:ins>
          </w:p>
        </w:tc>
      </w:tr>
      <w:tr w:rsidR="002D0775" w:rsidRPr="00B15FCD" w14:paraId="61F5012F"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4ADB8B42" w14:textId="036707B9" w:rsidR="002D0775" w:rsidRPr="00E94817" w:rsidRDefault="003F7623" w:rsidP="003F7623">
            <w:pPr>
              <w:spacing w:after="0" w:line="240" w:lineRule="auto"/>
              <w:rPr>
                <w:sz w:val="20"/>
                <w:szCs w:val="20"/>
              </w:rPr>
            </w:pPr>
            <w:r w:rsidRPr="003F7623">
              <w:rPr>
                <w:sz w:val="20"/>
                <w:szCs w:val="20"/>
              </w:rPr>
              <w:t>Are data transfers manual or automated?</w:t>
            </w:r>
          </w:p>
        </w:tc>
        <w:tc>
          <w:tcPr>
            <w:tcW w:w="5432" w:type="dxa"/>
          </w:tcPr>
          <w:p w14:paraId="637A32A0" w14:textId="4EF504DA" w:rsidR="002D0775" w:rsidRPr="00082C21" w:rsidRDefault="00082C21" w:rsidP="00082C21">
            <w:pPr>
              <w:rPr>
                <w:rPrChange w:id="688" w:author="Brandon Spooner" w:date="2020-04-24T00:01:00Z">
                  <w:rPr>
                    <w:sz w:val="20"/>
                    <w:szCs w:val="20"/>
                  </w:rPr>
                </w:rPrChange>
              </w:rPr>
              <w:pPrChange w:id="689" w:author="Brandon Spooner" w:date="2020-04-24T00:01:00Z">
                <w:pPr>
                  <w:spacing w:after="0" w:line="240" w:lineRule="auto"/>
                </w:pPr>
              </w:pPrChange>
            </w:pPr>
            <w:ins w:id="690" w:author="Brandon Spooner" w:date="2020-04-24T00:01:00Z">
              <w:r>
                <w:t>Temenos Quantum is capable of performing data transfers manually and automated.</w:t>
              </w:r>
            </w:ins>
          </w:p>
        </w:tc>
      </w:tr>
    </w:tbl>
    <w:p w14:paraId="0AC38BDA" w14:textId="1EC4635C" w:rsidR="00744DE3" w:rsidRDefault="00744DE3" w:rsidP="001B59AB">
      <w:pPr>
        <w:pStyle w:val="Heading3"/>
      </w:pPr>
      <w:bookmarkStart w:id="691" w:name="_Toc20397832"/>
      <w:bookmarkStart w:id="692" w:name="_Toc21698931"/>
      <w:r>
        <w:t>Data Integration</w:t>
      </w:r>
      <w:bookmarkEnd w:id="691"/>
      <w:bookmarkEnd w:id="692"/>
    </w:p>
    <w:tbl>
      <w:tblPr>
        <w:tblStyle w:val="Corporate"/>
        <w:tblW w:w="10110" w:type="dxa"/>
        <w:tblLook w:val="0420" w:firstRow="1" w:lastRow="0" w:firstColumn="0" w:lastColumn="0" w:noHBand="0" w:noVBand="1"/>
      </w:tblPr>
      <w:tblGrid>
        <w:gridCol w:w="4678"/>
        <w:gridCol w:w="5432"/>
      </w:tblGrid>
      <w:tr w:rsidR="002D0775" w:rsidRPr="00B15FCD" w14:paraId="2F4EE512"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5FA81AA6" w14:textId="77777777" w:rsidR="002D0775" w:rsidRPr="00E94817" w:rsidRDefault="002D077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4F1337C2" w14:textId="77777777" w:rsidR="002D0775" w:rsidRPr="00E94817" w:rsidRDefault="002D0775" w:rsidP="003F7623">
            <w:pPr>
              <w:spacing w:after="0" w:line="240" w:lineRule="auto"/>
              <w:rPr>
                <w:b w:val="0"/>
                <w:sz w:val="20"/>
                <w:szCs w:val="20"/>
              </w:rPr>
            </w:pPr>
            <w:r>
              <w:rPr>
                <w:sz w:val="20"/>
                <w:szCs w:val="20"/>
              </w:rPr>
              <w:t>Answer</w:t>
            </w:r>
          </w:p>
        </w:tc>
      </w:tr>
      <w:tr w:rsidR="002D0775" w:rsidRPr="00B15FCD" w14:paraId="7840A219"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00B6A3FB" w14:textId="751F9D10" w:rsidR="002D0775" w:rsidRPr="00E94817" w:rsidRDefault="003F7623" w:rsidP="003F7623">
            <w:pPr>
              <w:spacing w:after="0" w:line="240" w:lineRule="auto"/>
              <w:rPr>
                <w:sz w:val="20"/>
                <w:szCs w:val="20"/>
              </w:rPr>
            </w:pPr>
            <w:r w:rsidRPr="003F7623">
              <w:rPr>
                <w:sz w:val="20"/>
                <w:szCs w:val="20"/>
              </w:rPr>
              <w:t>What other applications and/or systems require integration with this system, either on premise or in the cloud? Please describe.</w:t>
            </w:r>
          </w:p>
        </w:tc>
        <w:tc>
          <w:tcPr>
            <w:tcW w:w="5432" w:type="dxa"/>
          </w:tcPr>
          <w:p w14:paraId="79BD8FC0" w14:textId="12DBCF20" w:rsidR="002D0775" w:rsidRPr="00F31C68" w:rsidRDefault="00F31C68" w:rsidP="00F31C68">
            <w:pPr>
              <w:rPr>
                <w:rPrChange w:id="693" w:author="Brandon Spooner" w:date="2020-04-24T00:02:00Z">
                  <w:rPr>
                    <w:sz w:val="20"/>
                    <w:szCs w:val="20"/>
                  </w:rPr>
                </w:rPrChange>
              </w:rPr>
              <w:pPrChange w:id="694" w:author="Brandon Spooner" w:date="2020-04-24T00:02:00Z">
                <w:pPr>
                  <w:spacing w:after="0" w:line="240" w:lineRule="auto"/>
                </w:pPr>
              </w:pPrChange>
            </w:pPr>
            <w:ins w:id="695" w:author="Brandon Spooner" w:date="2020-04-24T00:02:00Z">
              <w:r>
                <w:t xml:space="preserve">Features and processes required for KYC, Credit History, OFAC etc., are operated by third party vendors and partners which need to be integrated with the Temenos Infinity. These applications and the integrations are </w:t>
              </w:r>
            </w:ins>
            <w:r w:rsidR="0044584D">
              <w:t>dependent</w:t>
            </w:r>
            <w:ins w:id="696" w:author="Brandon Spooner" w:date="2020-04-24T00:02:00Z">
              <w:r>
                <w:t xml:space="preserve"> on CWB's requirements for their digital banking strategy. </w:t>
              </w:r>
            </w:ins>
          </w:p>
        </w:tc>
      </w:tr>
      <w:tr w:rsidR="002D0775" w:rsidRPr="00B15FCD" w14:paraId="097E7D8F"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62978D4B" w14:textId="618CB264" w:rsidR="002D0775" w:rsidRPr="00E94817" w:rsidRDefault="003F7623" w:rsidP="003F7623">
            <w:pPr>
              <w:spacing w:after="0" w:line="240" w:lineRule="auto"/>
              <w:rPr>
                <w:sz w:val="20"/>
                <w:szCs w:val="20"/>
              </w:rPr>
            </w:pPr>
            <w:r w:rsidRPr="003F7623">
              <w:rPr>
                <w:sz w:val="20"/>
                <w:szCs w:val="20"/>
              </w:rPr>
              <w:t>Describe the integration level and strategy with each. Please attach both a process flow, and detailed data flow diagram.</w:t>
            </w:r>
          </w:p>
        </w:tc>
        <w:tc>
          <w:tcPr>
            <w:tcW w:w="5432" w:type="dxa"/>
          </w:tcPr>
          <w:p w14:paraId="374DB380" w14:textId="77777777" w:rsidR="000C1E7D" w:rsidRDefault="000C1E7D" w:rsidP="000C1E7D">
            <w:pPr>
              <w:rPr>
                <w:ins w:id="697" w:author="Brandon Spooner" w:date="2020-04-24T00:02:00Z"/>
              </w:rPr>
            </w:pPr>
            <w:ins w:id="698" w:author="Brandon Spooner" w:date="2020-04-24T00:02:00Z">
              <w:r>
                <w:t xml:space="preserve">In today's digital world, the applications and middleware will both need to integrate to a multitude of 3rd-party software providers in order to digitize their processes, aggregate accounts and payments, add features, etc. This will become a major challenge for customers to not only version-manage releases of all the interdependent software, but to scale their solutions and manage the size of their binaries with all the embedded SDK’s. We don’t believe in vendor lock-in through the OEM strategy, but instead realize that we will need to work closely with the major vendors in order to provide well-managed scalable solutions with a common approach to security, analytics, dev ops, administration, etc. </w:t>
              </w:r>
            </w:ins>
          </w:p>
          <w:p w14:paraId="3AEC12DC" w14:textId="77777777" w:rsidR="000C1E7D" w:rsidRDefault="000C1E7D" w:rsidP="000C1E7D">
            <w:pPr>
              <w:rPr>
                <w:ins w:id="699" w:author="Brandon Spooner" w:date="2020-04-24T00:02:00Z"/>
              </w:rPr>
            </w:pPr>
            <w:ins w:id="700" w:author="Brandon Spooner" w:date="2020-04-24T00:02:00Z">
              <w:r>
                <w:t xml:space="preserve">For example, in the case of biometric login, we have partnered with leading vendors such as Gemalto to help design and test our biometric authentication module, but if a customer desires to use another vendor, they can certainly do so without having to rewrite the application feature. Infinity provides standard connectors for several existing </w:t>
              </w:r>
              <w:r>
                <w:lastRenderedPageBreak/>
                <w:t xml:space="preserve">banking providers as part of the Digital Banking solution and can provide this as a managed service. In addition, the Digital Banking Platform utilizes the </w:t>
              </w:r>
              <w:proofErr w:type="spellStart"/>
              <w:r>
                <w:t>Infinty</w:t>
              </w:r>
              <w:proofErr w:type="spellEnd"/>
              <w:r>
                <w:t xml:space="preserve"> Mobility Platform at its </w:t>
              </w:r>
              <w:proofErr w:type="gramStart"/>
              <w:r>
                <w:t>core, and</w:t>
              </w:r>
              <w:proofErr w:type="gramEnd"/>
              <w:r>
                <w:t xml:space="preserve"> employs a middleware that provides a common integration interface (REST) between the client applications (mobile/web) to the identity management systems and data systems of record they are interfacing to. This allows for the mobile and online banking applications to utilize the same data pathway and does not require two separate integrations to be defined when needing to connect both applications to a backend system. </w:t>
              </w:r>
            </w:ins>
          </w:p>
          <w:p w14:paraId="6B146BF5" w14:textId="192FC270" w:rsidR="002D0775" w:rsidRPr="000C1E7D" w:rsidRDefault="000C1E7D" w:rsidP="000C1E7D">
            <w:pPr>
              <w:rPr>
                <w:rPrChange w:id="701" w:author="Brandon Spooner" w:date="2020-04-24T00:02:00Z">
                  <w:rPr>
                    <w:sz w:val="20"/>
                    <w:szCs w:val="20"/>
                  </w:rPr>
                </w:rPrChange>
              </w:rPr>
              <w:pPrChange w:id="702" w:author="Brandon Spooner" w:date="2020-04-24T00:02:00Z">
                <w:pPr>
                  <w:spacing w:after="0" w:line="240" w:lineRule="auto"/>
                </w:pPr>
              </w:pPrChange>
            </w:pPr>
            <w:ins w:id="703" w:author="Brandon Spooner" w:date="2020-04-24T00:02:00Z">
              <w:r>
                <w:t xml:space="preserve">The middleware utilizes pre-built connectors that adhere to industry standards for identity (e.g. LDAP, Active Directory, SSO products and standards like </w:t>
              </w:r>
              <w:proofErr w:type="spellStart"/>
              <w:r>
                <w:t>Okta</w:t>
              </w:r>
              <w:proofErr w:type="spellEnd"/>
              <w:r>
                <w:t>, Ping, or other SAML/OAuth-based identity management products) and for data (e.g. web services, databases, ERP platforms). These connectors access the existing system of record according to its defined mechanism (e.g. API, database query, etc.), then an object layer is configured on top of the backend services and a mapping is configured between the data operations (get, create, update, delete) on an object (e.g. Account, Customer, etc.) to the corresponding system of record operation. Hence, Infinity is agnostic in many cases regarding service vendors for providing those functions to the application because many of the API interfaces to the backends adhere to an industry standard, and in the event something is proprietary to a backend provider but they do provide a programmatic way of accessing their system, Infinity's middleware also provides a Java interface for those unique situations.</w:t>
              </w:r>
            </w:ins>
          </w:p>
        </w:tc>
      </w:tr>
      <w:tr w:rsidR="002D0775" w:rsidRPr="00B15FCD" w14:paraId="542853B5"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54A38B9F" w14:textId="30CFC29E" w:rsidR="002D0775" w:rsidRPr="00E94817" w:rsidRDefault="003F7623" w:rsidP="003F7623">
            <w:pPr>
              <w:spacing w:after="0" w:line="240" w:lineRule="auto"/>
              <w:rPr>
                <w:sz w:val="20"/>
                <w:szCs w:val="20"/>
              </w:rPr>
            </w:pPr>
            <w:r w:rsidRPr="003F7623">
              <w:rPr>
                <w:sz w:val="20"/>
                <w:szCs w:val="20"/>
              </w:rPr>
              <w:lastRenderedPageBreak/>
              <w:t>Is a third-party involved in the integration process?</w:t>
            </w:r>
          </w:p>
        </w:tc>
        <w:tc>
          <w:tcPr>
            <w:tcW w:w="5432" w:type="dxa"/>
          </w:tcPr>
          <w:p w14:paraId="21304734" w14:textId="0C20F89B" w:rsidR="002D0775" w:rsidRPr="005A1E2B" w:rsidRDefault="005A1E2B" w:rsidP="005A1E2B">
            <w:pPr>
              <w:rPr>
                <w:rPrChange w:id="704" w:author="Brandon Spooner" w:date="2020-04-24T00:02:00Z">
                  <w:rPr>
                    <w:sz w:val="20"/>
                    <w:szCs w:val="20"/>
                  </w:rPr>
                </w:rPrChange>
              </w:rPr>
              <w:pPrChange w:id="705" w:author="Brandon Spooner" w:date="2020-04-24T00:02:00Z">
                <w:pPr>
                  <w:spacing w:after="0" w:line="240" w:lineRule="auto"/>
                </w:pPr>
              </w:pPrChange>
            </w:pPr>
            <w:ins w:id="706" w:author="Brandon Spooner" w:date="2020-04-24T00:02:00Z">
              <w:r>
                <w:t xml:space="preserve">Third Party Vendors (KYC, Credit History, OFAC) not included. TPV's may be procured through Temenos' preferred vendors. Third Party setup fees may apply depending on the vendor. Temenos will integrate to CWB's direct relationships if desired. </w:t>
              </w:r>
            </w:ins>
          </w:p>
        </w:tc>
      </w:tr>
    </w:tbl>
    <w:p w14:paraId="0AD8CF23" w14:textId="21DA76E0" w:rsidR="00744DE3" w:rsidRDefault="00744DE3" w:rsidP="001B59AB">
      <w:pPr>
        <w:pStyle w:val="Heading3"/>
      </w:pPr>
      <w:bookmarkStart w:id="707" w:name="_Toc20397833"/>
      <w:bookmarkStart w:id="708" w:name="_Toc21698932"/>
      <w:r>
        <w:t>Data Storage Backup</w:t>
      </w:r>
      <w:bookmarkEnd w:id="707"/>
      <w:bookmarkEnd w:id="708"/>
    </w:p>
    <w:tbl>
      <w:tblPr>
        <w:tblStyle w:val="Corporate"/>
        <w:tblW w:w="10110" w:type="dxa"/>
        <w:tblLook w:val="0420" w:firstRow="1" w:lastRow="0" w:firstColumn="0" w:lastColumn="0" w:noHBand="0" w:noVBand="1"/>
      </w:tblPr>
      <w:tblGrid>
        <w:gridCol w:w="4667"/>
        <w:gridCol w:w="5420"/>
        <w:gridCol w:w="23"/>
      </w:tblGrid>
      <w:tr w:rsidR="002D0775" w:rsidRPr="00B15FCD" w14:paraId="25B7F108"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4C09A88B" w14:textId="77777777" w:rsidR="002D0775" w:rsidRPr="00E94817" w:rsidRDefault="002D077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gridSpan w:val="2"/>
          </w:tcPr>
          <w:p w14:paraId="2993C9F8" w14:textId="77777777" w:rsidR="002D0775" w:rsidRPr="00E94817" w:rsidRDefault="002D0775" w:rsidP="003F7623">
            <w:pPr>
              <w:spacing w:after="0" w:line="240" w:lineRule="auto"/>
              <w:rPr>
                <w:b w:val="0"/>
                <w:sz w:val="20"/>
                <w:szCs w:val="20"/>
              </w:rPr>
            </w:pPr>
            <w:r>
              <w:rPr>
                <w:sz w:val="20"/>
                <w:szCs w:val="20"/>
              </w:rPr>
              <w:t>Answer</w:t>
            </w:r>
          </w:p>
        </w:tc>
      </w:tr>
      <w:tr w:rsidR="002D0775" w:rsidRPr="00B15FCD" w14:paraId="4EA52F96"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1CA693C1" w14:textId="38541B10" w:rsidR="002D0775" w:rsidRPr="00E94817" w:rsidRDefault="005D59E1" w:rsidP="00E1483D">
            <w:pPr>
              <w:spacing w:after="0" w:line="240" w:lineRule="auto"/>
              <w:rPr>
                <w:sz w:val="20"/>
                <w:szCs w:val="20"/>
              </w:rPr>
            </w:pPr>
            <w:r w:rsidRPr="001D4982">
              <w:rPr>
                <w:color w:val="111111" w:themeColor="text1"/>
                <w:sz w:val="20"/>
                <w:szCs w:val="20"/>
              </w:rPr>
              <w:t>Will confidential CWB data be stored outside of Canada? If yes, please indicate where data will be stored.</w:t>
            </w:r>
          </w:p>
        </w:tc>
        <w:tc>
          <w:tcPr>
            <w:tcW w:w="5432" w:type="dxa"/>
            <w:gridSpan w:val="2"/>
          </w:tcPr>
          <w:p w14:paraId="3D7F1068" w14:textId="5CBA0A69" w:rsidR="002D0775" w:rsidRPr="006B5093" w:rsidRDefault="006B5093" w:rsidP="006B5093">
            <w:pPr>
              <w:rPr>
                <w:rPrChange w:id="709" w:author="Brandon Spooner" w:date="2020-04-24T00:02:00Z">
                  <w:rPr>
                    <w:sz w:val="20"/>
                    <w:szCs w:val="20"/>
                  </w:rPr>
                </w:rPrChange>
              </w:rPr>
              <w:pPrChange w:id="710" w:author="Brandon Spooner" w:date="2020-04-24T00:02:00Z">
                <w:pPr>
                  <w:spacing w:after="0" w:line="240" w:lineRule="auto"/>
                </w:pPr>
              </w:pPrChange>
            </w:pPr>
            <w:ins w:id="711" w:author="Brandon Spooner" w:date="2020-04-24T00:02:00Z">
              <w:r>
                <w:t xml:space="preserve">All Temenos Infinity Fabric </w:t>
              </w:r>
              <w:proofErr w:type="gramStart"/>
              <w:r>
                <w:t>reporting</w:t>
              </w:r>
              <w:proofErr w:type="gramEnd"/>
              <w:r>
                <w:t xml:space="preserve"> and administrative databases reside in the US availability zones of Amazon AWS and Azure. Temenos Infinity Fabric operates as a pass-through architecture and by default stores no customer data. All other data resides in the customer's existing systems of record. </w:t>
              </w:r>
            </w:ins>
          </w:p>
        </w:tc>
      </w:tr>
      <w:tr w:rsidR="002D0775" w:rsidRPr="00B15FCD" w14:paraId="1B5DA651"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321F641C" w14:textId="406EAEFD" w:rsidR="002D0775" w:rsidRPr="00E94817" w:rsidRDefault="00E1483D" w:rsidP="00E1483D">
            <w:pPr>
              <w:spacing w:after="0" w:line="240" w:lineRule="auto"/>
              <w:rPr>
                <w:sz w:val="20"/>
                <w:szCs w:val="20"/>
              </w:rPr>
            </w:pPr>
            <w:r w:rsidRPr="002C4192">
              <w:rPr>
                <w:sz w:val="20"/>
                <w:szCs w:val="20"/>
              </w:rPr>
              <w:t>What is the frequency of CWBFG data back-ups?</w:t>
            </w:r>
          </w:p>
        </w:tc>
        <w:tc>
          <w:tcPr>
            <w:tcW w:w="5432" w:type="dxa"/>
            <w:gridSpan w:val="2"/>
          </w:tcPr>
          <w:p w14:paraId="79505F1C" w14:textId="7423D8DC" w:rsidR="002D0775" w:rsidRPr="0067010C" w:rsidRDefault="0067010C" w:rsidP="0067010C">
            <w:pPr>
              <w:rPr>
                <w:rPrChange w:id="712" w:author="Brandon Spooner" w:date="2020-04-24T00:02:00Z">
                  <w:rPr>
                    <w:sz w:val="20"/>
                    <w:szCs w:val="20"/>
                  </w:rPr>
                </w:rPrChange>
              </w:rPr>
              <w:pPrChange w:id="713" w:author="Brandon Spooner" w:date="2020-04-24T00:02:00Z">
                <w:pPr>
                  <w:spacing w:after="0" w:line="240" w:lineRule="auto"/>
                </w:pPr>
              </w:pPrChange>
            </w:pPr>
            <w:ins w:id="714" w:author="Brandon Spooner" w:date="2020-04-24T00:02:00Z">
              <w:r>
                <w:t>CWBFG maintains control over their customer data. DBX is not a system-of-record and Temenos does not store customer data in our environment.</w:t>
              </w:r>
            </w:ins>
          </w:p>
        </w:tc>
      </w:tr>
      <w:tr w:rsidR="002D0775" w:rsidRPr="00B15FCD" w14:paraId="5876A1A6"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72C22FB0" w14:textId="674F0A75" w:rsidR="002D0775" w:rsidRPr="00E94817" w:rsidRDefault="00E1483D" w:rsidP="00E1483D">
            <w:pPr>
              <w:spacing w:after="0" w:line="240" w:lineRule="auto"/>
              <w:rPr>
                <w:sz w:val="20"/>
                <w:szCs w:val="20"/>
              </w:rPr>
            </w:pPr>
            <w:r w:rsidRPr="002C4192">
              <w:rPr>
                <w:sz w:val="20"/>
                <w:szCs w:val="20"/>
              </w:rPr>
              <w:t>Are data back-ups stored on-site or off-site? If the data is stored off-site, does a sub-contractor store it? If so, list all relevant sub-contractors.</w:t>
            </w:r>
            <w:r w:rsidR="00C52FB4">
              <w:rPr>
                <w:sz w:val="20"/>
                <w:szCs w:val="20"/>
              </w:rPr>
              <w:t xml:space="preserve">     </w:t>
            </w:r>
          </w:p>
        </w:tc>
        <w:tc>
          <w:tcPr>
            <w:tcW w:w="5432" w:type="dxa"/>
            <w:gridSpan w:val="2"/>
          </w:tcPr>
          <w:p w14:paraId="1EAC70F8" w14:textId="2E36E71F" w:rsidR="002D0775" w:rsidRPr="00C5387B" w:rsidRDefault="00C5387B" w:rsidP="00C5387B">
            <w:pPr>
              <w:rPr>
                <w:rPrChange w:id="715" w:author="Brandon Spooner" w:date="2020-04-24T00:03:00Z">
                  <w:rPr>
                    <w:sz w:val="20"/>
                    <w:szCs w:val="20"/>
                  </w:rPr>
                </w:rPrChange>
              </w:rPr>
              <w:pPrChange w:id="716" w:author="Brandon Spooner" w:date="2020-04-24T00:03:00Z">
                <w:pPr>
                  <w:spacing w:after="0" w:line="240" w:lineRule="auto"/>
                </w:pPr>
              </w:pPrChange>
            </w:pPr>
            <w:ins w:id="717" w:author="Brandon Spooner" w:date="2020-04-24T00:02:00Z">
              <w:r>
                <w:t>Backups of the DBX database, not a customer data database, are maintained within the cloud hosting provider and not off-site.</w:t>
              </w:r>
            </w:ins>
          </w:p>
        </w:tc>
      </w:tr>
      <w:tr w:rsidR="008A47E6" w:rsidRPr="00B15FCD" w14:paraId="34B7465A" w14:textId="77777777" w:rsidTr="003F7623">
        <w:trPr>
          <w:gridAfter w:val="1"/>
          <w:cnfStyle w:val="000000010000" w:firstRow="0" w:lastRow="0" w:firstColumn="0" w:lastColumn="0" w:oddVBand="0" w:evenVBand="0" w:oddHBand="0" w:evenHBand="1" w:firstRowFirstColumn="0" w:firstRowLastColumn="0" w:lastRowFirstColumn="0" w:lastRowLastColumn="0"/>
          <w:wAfter w:w="23" w:type="dxa"/>
          <w:trHeight w:val="52"/>
        </w:trPr>
        <w:tc>
          <w:tcPr>
            <w:tcW w:w="4678" w:type="dxa"/>
          </w:tcPr>
          <w:p w14:paraId="5E511487" w14:textId="77777777" w:rsidR="008A47E6" w:rsidRPr="008A47E6" w:rsidRDefault="008A47E6" w:rsidP="008A47E6">
            <w:pPr>
              <w:spacing w:after="0" w:line="240" w:lineRule="auto"/>
              <w:rPr>
                <w:sz w:val="20"/>
                <w:szCs w:val="20"/>
              </w:rPr>
            </w:pPr>
            <w:r w:rsidRPr="008A47E6">
              <w:rPr>
                <w:sz w:val="20"/>
                <w:szCs w:val="20"/>
              </w:rPr>
              <w:lastRenderedPageBreak/>
              <w:t>Are sub-contractors subject to similar security controls? Is it reviewed and assured on a periodic basis?</w:t>
            </w:r>
          </w:p>
        </w:tc>
        <w:tc>
          <w:tcPr>
            <w:tcW w:w="5432" w:type="dxa"/>
          </w:tcPr>
          <w:p w14:paraId="678D59B4" w14:textId="5F7D9D6D" w:rsidR="008A47E6" w:rsidRPr="00A55332" w:rsidRDefault="00A55332" w:rsidP="00A55332">
            <w:pPr>
              <w:rPr>
                <w:rPrChange w:id="718" w:author="Brandon Spooner" w:date="2020-04-24T00:03:00Z">
                  <w:rPr>
                    <w:sz w:val="20"/>
                    <w:szCs w:val="20"/>
                  </w:rPr>
                </w:rPrChange>
              </w:rPr>
              <w:pPrChange w:id="719" w:author="Brandon Spooner" w:date="2020-04-24T00:03:00Z">
                <w:pPr>
                  <w:spacing w:after="0" w:line="240" w:lineRule="auto"/>
                </w:pPr>
              </w:pPrChange>
            </w:pPr>
            <w:ins w:id="720" w:author="Brandon Spooner" w:date="2020-04-24T00:03:00Z">
              <w:r>
                <w:t xml:space="preserve">Yes. Temenos has a </w:t>
              </w:r>
            </w:ins>
            <w:r w:rsidR="0044584D">
              <w:t>subcontractor</w:t>
            </w:r>
            <w:ins w:id="721" w:author="Brandon Spooner" w:date="2020-04-24T00:03:00Z">
              <w:r>
                <w:t>/vendor due diligence program that is updated annually.</w:t>
              </w:r>
            </w:ins>
          </w:p>
        </w:tc>
      </w:tr>
      <w:tr w:rsidR="002D0775" w:rsidRPr="00B15FCD" w14:paraId="2A5205CB"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5A24490D" w14:textId="12659C77" w:rsidR="002D0775" w:rsidRPr="00E94817" w:rsidRDefault="00E1483D" w:rsidP="003F7623">
            <w:pPr>
              <w:spacing w:after="0" w:line="240" w:lineRule="auto"/>
              <w:rPr>
                <w:sz w:val="20"/>
                <w:szCs w:val="20"/>
              </w:rPr>
            </w:pPr>
            <w:r w:rsidRPr="002C4192">
              <w:rPr>
                <w:sz w:val="20"/>
                <w:szCs w:val="20"/>
              </w:rPr>
              <w:t>Is there controlled access to the data and storage media? Please describe</w:t>
            </w:r>
            <w:r>
              <w:rPr>
                <w:sz w:val="20"/>
                <w:szCs w:val="20"/>
              </w:rPr>
              <w:t>.</w:t>
            </w:r>
          </w:p>
        </w:tc>
        <w:tc>
          <w:tcPr>
            <w:tcW w:w="5432" w:type="dxa"/>
            <w:gridSpan w:val="2"/>
          </w:tcPr>
          <w:p w14:paraId="3D135934" w14:textId="2A9AC616" w:rsidR="002D0775" w:rsidRPr="00E720D7" w:rsidRDefault="00E720D7" w:rsidP="00E720D7">
            <w:pPr>
              <w:rPr>
                <w:rPrChange w:id="722" w:author="Brandon Spooner" w:date="2020-04-24T00:03:00Z">
                  <w:rPr>
                    <w:sz w:val="20"/>
                    <w:szCs w:val="20"/>
                  </w:rPr>
                </w:rPrChange>
              </w:rPr>
              <w:pPrChange w:id="723" w:author="Brandon Spooner" w:date="2020-04-24T00:03:00Z">
                <w:pPr>
                  <w:spacing w:after="0" w:line="240" w:lineRule="auto"/>
                </w:pPr>
              </w:pPrChange>
            </w:pPr>
            <w:ins w:id="724" w:author="Brandon Spooner" w:date="2020-04-24T00:03:00Z">
              <w:r>
                <w:t>Role-based access controls are in place for all cloud hosted services and environments.</w:t>
              </w:r>
            </w:ins>
          </w:p>
        </w:tc>
      </w:tr>
      <w:tr w:rsidR="00E1483D" w:rsidRPr="00B15FCD" w14:paraId="2009D5B0"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6B4606AC" w14:textId="1A4121A1" w:rsidR="00E1483D" w:rsidRPr="002C4192" w:rsidRDefault="00E1483D" w:rsidP="00E1483D">
            <w:pPr>
              <w:spacing w:after="0" w:line="240" w:lineRule="auto"/>
              <w:rPr>
                <w:sz w:val="20"/>
                <w:szCs w:val="20"/>
              </w:rPr>
            </w:pPr>
            <w:r w:rsidRPr="002C4192">
              <w:rPr>
                <w:sz w:val="20"/>
                <w:szCs w:val="20"/>
              </w:rPr>
              <w:t>Will a local backup (i.e., at CWBFG) be made of data stored by the provider? If so, by whom, how often, where will it be stored and how / how often will it be tested?</w:t>
            </w:r>
          </w:p>
        </w:tc>
        <w:tc>
          <w:tcPr>
            <w:tcW w:w="5432" w:type="dxa"/>
            <w:gridSpan w:val="2"/>
          </w:tcPr>
          <w:p w14:paraId="787AF4AF" w14:textId="03E8017B" w:rsidR="00E1483D" w:rsidRPr="001E77C9" w:rsidRDefault="001E77C9" w:rsidP="001E77C9">
            <w:pPr>
              <w:rPr>
                <w:rPrChange w:id="725" w:author="Brandon Spooner" w:date="2020-04-24T00:03:00Z">
                  <w:rPr>
                    <w:sz w:val="20"/>
                    <w:szCs w:val="20"/>
                  </w:rPr>
                </w:rPrChange>
              </w:rPr>
              <w:pPrChange w:id="726" w:author="Brandon Spooner" w:date="2020-04-24T00:03:00Z">
                <w:pPr>
                  <w:spacing w:after="0" w:line="240" w:lineRule="auto"/>
                </w:pPr>
              </w:pPrChange>
            </w:pPr>
            <w:ins w:id="727" w:author="Brandon Spooner" w:date="2020-04-24T00:03:00Z">
              <w:r>
                <w:t>No.</w:t>
              </w:r>
            </w:ins>
          </w:p>
        </w:tc>
      </w:tr>
      <w:tr w:rsidR="00E1483D" w:rsidRPr="00B15FCD" w14:paraId="137DF2F4"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1FD081CC" w14:textId="0E34E0D5" w:rsidR="00E1483D" w:rsidRPr="002C4192" w:rsidRDefault="00E1483D" w:rsidP="008B1EBA">
            <w:pPr>
              <w:spacing w:after="0" w:line="240" w:lineRule="auto"/>
              <w:rPr>
                <w:sz w:val="20"/>
                <w:szCs w:val="20"/>
              </w:rPr>
            </w:pPr>
            <w:r w:rsidRPr="002C4192">
              <w:rPr>
                <w:sz w:val="20"/>
                <w:szCs w:val="20"/>
              </w:rPr>
              <w:t xml:space="preserve">What is the process to restore data </w:t>
            </w:r>
            <w:r w:rsidR="008B1EBA">
              <w:rPr>
                <w:sz w:val="20"/>
                <w:szCs w:val="20"/>
              </w:rPr>
              <w:t xml:space="preserve">from your </w:t>
            </w:r>
            <w:r w:rsidRPr="002C4192">
              <w:rPr>
                <w:sz w:val="20"/>
                <w:szCs w:val="20"/>
              </w:rPr>
              <w:t>back-up?</w:t>
            </w:r>
          </w:p>
        </w:tc>
        <w:tc>
          <w:tcPr>
            <w:tcW w:w="5432" w:type="dxa"/>
            <w:gridSpan w:val="2"/>
          </w:tcPr>
          <w:p w14:paraId="1D104042" w14:textId="348EA809" w:rsidR="00E1483D" w:rsidRPr="00542EC3" w:rsidRDefault="00542EC3" w:rsidP="00542EC3">
            <w:pPr>
              <w:rPr>
                <w:rPrChange w:id="728" w:author="Brandon Spooner" w:date="2020-04-24T00:03:00Z">
                  <w:rPr>
                    <w:sz w:val="20"/>
                    <w:szCs w:val="20"/>
                  </w:rPr>
                </w:rPrChange>
              </w:rPr>
              <w:pPrChange w:id="729" w:author="Brandon Spooner" w:date="2020-04-24T00:03:00Z">
                <w:pPr>
                  <w:spacing w:after="0" w:line="240" w:lineRule="auto"/>
                </w:pPr>
              </w:pPrChange>
            </w:pPr>
            <w:ins w:id="730" w:author="Brandon Spooner" w:date="2020-04-24T00:03:00Z">
              <w:r>
                <w:t>For the DBX database, the cloud hosting team maintains a process to restore in event of corruption. This process is performed in the management layer using native RDS tools.</w:t>
              </w:r>
            </w:ins>
          </w:p>
        </w:tc>
      </w:tr>
      <w:tr w:rsidR="00E1483D" w:rsidRPr="00B15FCD" w14:paraId="56E9CD77"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5596D40C" w14:textId="333B0799" w:rsidR="00E1483D" w:rsidRPr="002C4192" w:rsidRDefault="00E1483D" w:rsidP="00E1483D">
            <w:pPr>
              <w:spacing w:after="0" w:line="240" w:lineRule="auto"/>
              <w:rPr>
                <w:sz w:val="20"/>
                <w:szCs w:val="20"/>
              </w:rPr>
            </w:pPr>
            <w:r w:rsidRPr="002C4192">
              <w:rPr>
                <w:sz w:val="20"/>
                <w:szCs w:val="20"/>
              </w:rPr>
              <w:t xml:space="preserve">Can data be recovered for a specific </w:t>
            </w:r>
            <w:r w:rsidR="008B1EBA">
              <w:rPr>
                <w:sz w:val="20"/>
                <w:szCs w:val="20"/>
              </w:rPr>
              <w:t xml:space="preserve">CWBFG </w:t>
            </w:r>
            <w:r w:rsidRPr="002C4192">
              <w:rPr>
                <w:sz w:val="20"/>
                <w:szCs w:val="20"/>
              </w:rPr>
              <w:t>customer in case of failure or data loss?</w:t>
            </w:r>
          </w:p>
        </w:tc>
        <w:tc>
          <w:tcPr>
            <w:tcW w:w="5432" w:type="dxa"/>
            <w:gridSpan w:val="2"/>
          </w:tcPr>
          <w:p w14:paraId="1651B06C" w14:textId="30184C68" w:rsidR="00E1483D" w:rsidRPr="0046773B" w:rsidRDefault="0046773B" w:rsidP="0046773B">
            <w:pPr>
              <w:rPr>
                <w:rPrChange w:id="731" w:author="Brandon Spooner" w:date="2020-04-24T00:03:00Z">
                  <w:rPr>
                    <w:sz w:val="20"/>
                    <w:szCs w:val="20"/>
                  </w:rPr>
                </w:rPrChange>
              </w:rPr>
              <w:pPrChange w:id="732" w:author="Brandon Spooner" w:date="2020-04-24T00:03:00Z">
                <w:pPr>
                  <w:spacing w:after="0" w:line="240" w:lineRule="auto"/>
                </w:pPr>
              </w:pPrChange>
            </w:pPr>
            <w:ins w:id="733" w:author="Brandon Spooner" w:date="2020-04-24T00:03:00Z">
              <w:r>
                <w:t>Customer data is stored in the customers system of record and not in the DBX environment.</w:t>
              </w:r>
            </w:ins>
          </w:p>
        </w:tc>
      </w:tr>
      <w:tr w:rsidR="00044DC6" w:rsidRPr="00B15FCD" w14:paraId="78470FB4"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30CF6647" w14:textId="55410AFA" w:rsidR="00044DC6" w:rsidRPr="002C4192" w:rsidRDefault="00044DC6" w:rsidP="00E1483D">
            <w:pPr>
              <w:spacing w:after="0" w:line="240" w:lineRule="auto"/>
              <w:rPr>
                <w:sz w:val="20"/>
                <w:szCs w:val="20"/>
              </w:rPr>
            </w:pPr>
            <w:r w:rsidRPr="00044DC6">
              <w:rPr>
                <w:sz w:val="20"/>
                <w:szCs w:val="20"/>
              </w:rPr>
              <w:t>Please provide solution details around data replication, resilience, and availability of infrastructure.</w:t>
            </w:r>
          </w:p>
        </w:tc>
        <w:tc>
          <w:tcPr>
            <w:tcW w:w="5432" w:type="dxa"/>
            <w:gridSpan w:val="2"/>
          </w:tcPr>
          <w:p w14:paraId="4AFE92C5" w14:textId="77777777" w:rsidR="00283963" w:rsidRDefault="00283963" w:rsidP="00283963">
            <w:pPr>
              <w:jc w:val="both"/>
              <w:rPr>
                <w:ins w:id="734" w:author="Brandon Spooner" w:date="2020-04-24T00:04:00Z"/>
              </w:rPr>
            </w:pPr>
            <w:ins w:id="735" w:author="Brandon Spooner" w:date="2020-04-24T00:04:00Z">
              <w:r>
                <w:t>The DBX Platform is built for High Availability and can be deployed across multiple data centres irrespective of their physical location (or cloud zone).</w:t>
              </w:r>
            </w:ins>
          </w:p>
          <w:p w14:paraId="23517A0B" w14:textId="77777777" w:rsidR="00283963" w:rsidRDefault="00283963" w:rsidP="00283963">
            <w:pPr>
              <w:jc w:val="both"/>
              <w:rPr>
                <w:ins w:id="736" w:author="Brandon Spooner" w:date="2020-04-24T00:04:00Z"/>
              </w:rPr>
            </w:pPr>
            <w:ins w:id="737" w:author="Brandon Spooner" w:date="2020-04-24T00:04:00Z">
              <w:r>
                <w:t xml:space="preserve">For deployments int he DBX Cloud, high availability is achieved through a combination of the software deployment architecture and hardware. The application cluster is deployed behind a load balancer. At the network level, hardware availability is managed by implementing redundancy for the firewall and load balancers. Production sites typically require redundant active-active or active-passive configurations for these components. </w:t>
              </w:r>
            </w:ins>
          </w:p>
          <w:p w14:paraId="1F937D9F" w14:textId="0DD2A1CC" w:rsidR="00044DC6" w:rsidRPr="00283963" w:rsidRDefault="00283963" w:rsidP="00283963">
            <w:pPr>
              <w:jc w:val="both"/>
              <w:rPr>
                <w:rPrChange w:id="738" w:author="Brandon Spooner" w:date="2020-04-24T00:04:00Z">
                  <w:rPr>
                    <w:sz w:val="20"/>
                    <w:szCs w:val="20"/>
                  </w:rPr>
                </w:rPrChange>
              </w:rPr>
              <w:pPrChange w:id="739" w:author="Brandon Spooner" w:date="2020-04-24T00:04:00Z">
                <w:pPr>
                  <w:spacing w:after="0" w:line="240" w:lineRule="auto"/>
                </w:pPr>
              </w:pPrChange>
            </w:pPr>
            <w:ins w:id="740" w:author="Brandon Spooner" w:date="2020-04-24T00:04:00Z">
              <w:r>
                <w:t xml:space="preserve">For deployments outside the DBX Cloud, Temenos offers specialised services that can be engaged to work with CWB in order to design and size the necessary infrastructure to cope with the expected workloads and achieve high </w:t>
              </w:r>
            </w:ins>
            <w:r w:rsidR="00737308">
              <w:t>availability</w:t>
            </w:r>
            <w:ins w:id="741" w:author="Brandon Spooner" w:date="2020-04-24T00:04:00Z">
              <w:r>
                <w:t>.</w:t>
              </w:r>
            </w:ins>
          </w:p>
        </w:tc>
      </w:tr>
      <w:tr w:rsidR="00044DC6" w:rsidRPr="00B15FCD" w14:paraId="27E5DBC9"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3A6D661A" w14:textId="7C7EB894" w:rsidR="00044DC6" w:rsidRPr="00044DC6" w:rsidRDefault="00044DC6" w:rsidP="00E1483D">
            <w:pPr>
              <w:spacing w:after="0" w:line="240" w:lineRule="auto"/>
              <w:rPr>
                <w:sz w:val="20"/>
                <w:szCs w:val="20"/>
              </w:rPr>
            </w:pPr>
            <w:r w:rsidRPr="00044DC6">
              <w:rPr>
                <w:sz w:val="20"/>
                <w:szCs w:val="20"/>
              </w:rPr>
              <w:t>Does your infrastructure include a data pipeline to reconcile, transform, and conform data for data warehouse reporting?</w:t>
            </w:r>
          </w:p>
        </w:tc>
        <w:tc>
          <w:tcPr>
            <w:tcW w:w="5432" w:type="dxa"/>
            <w:gridSpan w:val="2"/>
          </w:tcPr>
          <w:p w14:paraId="11F2BA68" w14:textId="5720F33B" w:rsidR="00044DC6" w:rsidRPr="00E845CB" w:rsidRDefault="00E845CB" w:rsidP="00E845CB">
            <w:pPr>
              <w:rPr>
                <w:rPrChange w:id="742" w:author="Brandon Spooner" w:date="2020-04-24T00:04:00Z">
                  <w:rPr>
                    <w:sz w:val="20"/>
                    <w:szCs w:val="20"/>
                  </w:rPr>
                </w:rPrChange>
              </w:rPr>
              <w:pPrChange w:id="743" w:author="Brandon Spooner" w:date="2020-04-24T00:04:00Z">
                <w:pPr>
                  <w:spacing w:after="0" w:line="240" w:lineRule="auto"/>
                </w:pPr>
              </w:pPrChange>
            </w:pPr>
            <w:ins w:id="744" w:author="Brandon Spooner" w:date="2020-04-24T00:04:00Z">
              <w:r>
                <w:t>Yes, Temenos Infinity Fabric can provide the reporting and metrics data in multiple formats. Typically, most customers choose the metrics data to be delivered as a flat file of raw CSV data or via the in-built JMS messaging stream feature of Fabric. Additional options such as an AWS S3 bucket or a NoSQL DB are available as well. These options will be discussed during the design and implementation phase of the project.</w:t>
              </w:r>
            </w:ins>
          </w:p>
        </w:tc>
      </w:tr>
    </w:tbl>
    <w:p w14:paraId="16B028C7" w14:textId="35EEE672" w:rsidR="00850745" w:rsidRDefault="00850745" w:rsidP="00E35252">
      <w:pPr>
        <w:pStyle w:val="Body"/>
      </w:pPr>
    </w:p>
    <w:p w14:paraId="3A8F3A3F" w14:textId="6DA76179" w:rsidR="00744DE3" w:rsidRDefault="00744DE3" w:rsidP="001B59AB">
      <w:pPr>
        <w:pStyle w:val="Heading3"/>
      </w:pPr>
      <w:bookmarkStart w:id="745" w:name="_Toc20397834"/>
      <w:bookmarkStart w:id="746" w:name="_Toc21698933"/>
      <w:r>
        <w:t>Data Retention</w:t>
      </w:r>
      <w:bookmarkEnd w:id="745"/>
      <w:bookmarkEnd w:id="746"/>
    </w:p>
    <w:tbl>
      <w:tblPr>
        <w:tblStyle w:val="Corporate"/>
        <w:tblW w:w="10110" w:type="dxa"/>
        <w:tblLook w:val="0420" w:firstRow="1" w:lastRow="0" w:firstColumn="0" w:lastColumn="0" w:noHBand="0" w:noVBand="1"/>
      </w:tblPr>
      <w:tblGrid>
        <w:gridCol w:w="4667"/>
        <w:gridCol w:w="5420"/>
        <w:gridCol w:w="23"/>
      </w:tblGrid>
      <w:tr w:rsidR="002D0775" w:rsidRPr="00B15FCD" w14:paraId="6C3E60FF"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29E17AFF" w14:textId="77777777" w:rsidR="002D0775" w:rsidRPr="00E94817" w:rsidRDefault="002D077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gridSpan w:val="2"/>
          </w:tcPr>
          <w:p w14:paraId="4A384867" w14:textId="77777777" w:rsidR="002D0775" w:rsidRPr="00E94817" w:rsidRDefault="002D0775" w:rsidP="003F7623">
            <w:pPr>
              <w:spacing w:after="0" w:line="240" w:lineRule="auto"/>
              <w:rPr>
                <w:b w:val="0"/>
                <w:sz w:val="20"/>
                <w:szCs w:val="20"/>
              </w:rPr>
            </w:pPr>
            <w:r>
              <w:rPr>
                <w:sz w:val="20"/>
                <w:szCs w:val="20"/>
              </w:rPr>
              <w:t>Answer</w:t>
            </w:r>
          </w:p>
        </w:tc>
      </w:tr>
      <w:tr w:rsidR="00C76927" w:rsidRPr="00B15FCD" w14:paraId="0FA60E58" w14:textId="77777777" w:rsidTr="003F7623">
        <w:trPr>
          <w:gridAfter w:val="1"/>
          <w:cnfStyle w:val="000000100000" w:firstRow="0" w:lastRow="0" w:firstColumn="0" w:lastColumn="0" w:oddVBand="0" w:evenVBand="0" w:oddHBand="1" w:evenHBand="0" w:firstRowFirstColumn="0" w:firstRowLastColumn="0" w:lastRowFirstColumn="0" w:lastRowLastColumn="0"/>
          <w:wAfter w:w="23" w:type="dxa"/>
          <w:trHeight w:val="52"/>
        </w:trPr>
        <w:tc>
          <w:tcPr>
            <w:tcW w:w="4678" w:type="dxa"/>
          </w:tcPr>
          <w:p w14:paraId="7612BD1D" w14:textId="77777777" w:rsidR="00C76927" w:rsidRPr="001D4982" w:rsidRDefault="00C76927" w:rsidP="003F7623">
            <w:pPr>
              <w:spacing w:after="0" w:line="240" w:lineRule="auto"/>
              <w:rPr>
                <w:color w:val="111111" w:themeColor="text1"/>
                <w:sz w:val="20"/>
                <w:szCs w:val="20"/>
              </w:rPr>
            </w:pPr>
            <w:r w:rsidRPr="001D4982">
              <w:rPr>
                <w:color w:val="111111" w:themeColor="text1"/>
                <w:sz w:val="20"/>
                <w:szCs w:val="20"/>
              </w:rPr>
              <w:t>If the solution is hosted, does &lt;vendor&gt; have a data destruction policy?</w:t>
            </w:r>
          </w:p>
        </w:tc>
        <w:tc>
          <w:tcPr>
            <w:tcW w:w="5432" w:type="dxa"/>
          </w:tcPr>
          <w:p w14:paraId="47EDFA3F" w14:textId="6495D9F6" w:rsidR="00C76927" w:rsidRPr="0051090F" w:rsidRDefault="0051090F" w:rsidP="0051090F">
            <w:pPr>
              <w:rPr>
                <w:rPrChange w:id="747" w:author="Brandon Spooner" w:date="2020-04-24T00:04:00Z">
                  <w:rPr>
                    <w:sz w:val="20"/>
                    <w:szCs w:val="20"/>
                  </w:rPr>
                </w:rPrChange>
              </w:rPr>
              <w:pPrChange w:id="748" w:author="Brandon Spooner" w:date="2020-04-24T00:04:00Z">
                <w:pPr>
                  <w:spacing w:after="0" w:line="240" w:lineRule="auto"/>
                </w:pPr>
              </w:pPrChange>
            </w:pPr>
            <w:ins w:id="749" w:author="Brandon Spooner" w:date="2020-04-24T00:04:00Z">
              <w:r>
                <w:rPr>
                  <w:color w:val="333333"/>
                  <w:sz w:val="21"/>
                  <w:szCs w:val="21"/>
                  <w:shd w:val="clear" w:color="auto" w:fill="FFFFFF"/>
                </w:rPr>
                <w:t xml:space="preserve">Temenos has a </w:t>
              </w:r>
              <w:r>
                <w:rPr>
                  <w:color w:val="333333"/>
                  <w:sz w:val="21"/>
                  <w:szCs w:val="21"/>
                </w:rPr>
                <w:t>Data</w:t>
              </w:r>
              <w:r>
                <w:rPr>
                  <w:color w:val="333333"/>
                  <w:sz w:val="21"/>
                  <w:szCs w:val="21"/>
                  <w:shd w:val="clear" w:color="auto" w:fill="FFFFFF"/>
                </w:rPr>
                <w:t> </w:t>
              </w:r>
              <w:r>
                <w:rPr>
                  <w:color w:val="333333"/>
                  <w:sz w:val="21"/>
                  <w:szCs w:val="21"/>
                </w:rPr>
                <w:t>Destruction</w:t>
              </w:r>
              <w:r>
                <w:rPr>
                  <w:color w:val="333333"/>
                  <w:sz w:val="21"/>
                  <w:szCs w:val="21"/>
                  <w:shd w:val="clear" w:color="auto" w:fill="FFFFFF"/>
                </w:rPr>
                <w:t xml:space="preserve"> and Sanitization Guideline </w:t>
              </w:r>
              <w:proofErr w:type="gramStart"/>
              <w:r>
                <w:rPr>
                  <w:color w:val="333333"/>
                  <w:sz w:val="21"/>
                  <w:szCs w:val="21"/>
                  <w:shd w:val="clear" w:color="auto" w:fill="FFFFFF"/>
                </w:rPr>
                <w:t>which  is</w:t>
              </w:r>
              <w:proofErr w:type="gramEnd"/>
              <w:r>
                <w:rPr>
                  <w:color w:val="333333"/>
                  <w:sz w:val="21"/>
                  <w:szCs w:val="21"/>
                  <w:shd w:val="clear" w:color="auto" w:fill="FFFFFF"/>
                </w:rPr>
                <w:t xml:space="preserve"> reviewed annually and approved by Security and Privacy Committee.</w:t>
              </w:r>
            </w:ins>
          </w:p>
        </w:tc>
      </w:tr>
      <w:tr w:rsidR="002D0775" w:rsidRPr="00B15FCD" w14:paraId="6199E5C2"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301BFEB7" w14:textId="0D9F128D" w:rsidR="002D0775" w:rsidRPr="001D4982" w:rsidRDefault="007A073E" w:rsidP="003F7623">
            <w:pPr>
              <w:spacing w:after="0" w:line="240" w:lineRule="auto"/>
              <w:rPr>
                <w:color w:val="111111" w:themeColor="text1"/>
                <w:sz w:val="20"/>
                <w:szCs w:val="20"/>
              </w:rPr>
            </w:pPr>
            <w:r w:rsidRPr="001D4982">
              <w:rPr>
                <w:color w:val="111111" w:themeColor="text1"/>
                <w:sz w:val="20"/>
                <w:szCs w:val="20"/>
              </w:rPr>
              <w:lastRenderedPageBreak/>
              <w:t>How long will &lt;vendor&gt; retain CWB data? Please provide documentation related to record/data retention.</w:t>
            </w:r>
          </w:p>
        </w:tc>
        <w:tc>
          <w:tcPr>
            <w:tcW w:w="5432" w:type="dxa"/>
            <w:gridSpan w:val="2"/>
          </w:tcPr>
          <w:p w14:paraId="3D07717F" w14:textId="3BC2F7CB" w:rsidR="002D0775" w:rsidRPr="00C42A7A" w:rsidRDefault="00B348CC" w:rsidP="00C42A7A">
            <w:pPr>
              <w:rPr>
                <w:rPrChange w:id="750" w:author="Brandon Spooner" w:date="2020-04-24T00:04:00Z">
                  <w:rPr>
                    <w:sz w:val="20"/>
                    <w:szCs w:val="20"/>
                  </w:rPr>
                </w:rPrChange>
              </w:rPr>
              <w:pPrChange w:id="751" w:author="Brandon Spooner" w:date="2020-04-24T00:04:00Z">
                <w:pPr>
                  <w:spacing w:after="0" w:line="240" w:lineRule="auto"/>
                </w:pPr>
              </w:pPrChange>
            </w:pPr>
            <w:r>
              <w:rPr>
                <w:sz w:val="20"/>
                <w:szCs w:val="20"/>
              </w:rPr>
              <w:t xml:space="preserve"> </w:t>
            </w:r>
            <w:ins w:id="752" w:author="Brandon Spooner" w:date="2020-04-24T00:04:00Z">
              <w:r w:rsidR="00C42A7A">
                <w:t xml:space="preserve">The default configuration of the solution is to not store customer transactional data in the </w:t>
              </w:r>
            </w:ins>
            <w:r w:rsidR="00737308">
              <w:t>Temenos</w:t>
            </w:r>
            <w:ins w:id="753" w:author="Brandon Spooner" w:date="2020-04-24T00:04:00Z">
              <w:r w:rsidR="00C42A7A">
                <w:t xml:space="preserve"> cloud. The only data stored in the cloud is user credentials and preferences. If there is a special requirement around the retention of this data, this can be discussed with the cloud team, and a workable solution designed.</w:t>
              </w:r>
            </w:ins>
          </w:p>
        </w:tc>
      </w:tr>
      <w:tr w:rsidR="002D0775" w:rsidRPr="00B15FCD" w14:paraId="1B45AD8C"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68102E66" w14:textId="56EEF460" w:rsidR="002D0775" w:rsidRPr="00E94817" w:rsidRDefault="003F7623" w:rsidP="008B1EBA">
            <w:pPr>
              <w:spacing w:after="0" w:line="240" w:lineRule="auto"/>
              <w:rPr>
                <w:sz w:val="20"/>
                <w:szCs w:val="20"/>
              </w:rPr>
            </w:pPr>
            <w:r w:rsidRPr="003F7623">
              <w:rPr>
                <w:sz w:val="20"/>
                <w:szCs w:val="20"/>
              </w:rPr>
              <w:t xml:space="preserve">How often </w:t>
            </w:r>
            <w:r w:rsidR="008B1EBA">
              <w:rPr>
                <w:sz w:val="20"/>
                <w:szCs w:val="20"/>
              </w:rPr>
              <w:t>do you</w:t>
            </w:r>
            <w:r w:rsidRPr="003F7623">
              <w:rPr>
                <w:sz w:val="20"/>
                <w:szCs w:val="20"/>
              </w:rPr>
              <w:t xml:space="preserve"> delete data?</w:t>
            </w:r>
            <w:r w:rsidR="00B348CC">
              <w:rPr>
                <w:sz w:val="20"/>
                <w:szCs w:val="20"/>
              </w:rPr>
              <w:t xml:space="preserve">                     </w:t>
            </w:r>
          </w:p>
        </w:tc>
        <w:tc>
          <w:tcPr>
            <w:tcW w:w="5432" w:type="dxa"/>
            <w:gridSpan w:val="2"/>
          </w:tcPr>
          <w:p w14:paraId="7AD37432" w14:textId="77777777" w:rsidR="005D71C0" w:rsidRDefault="005D71C0" w:rsidP="005D71C0">
            <w:pPr>
              <w:rPr>
                <w:ins w:id="754" w:author="Brandon Spooner" w:date="2020-04-24T00:05:00Z"/>
              </w:rPr>
            </w:pPr>
            <w:ins w:id="755" w:author="Brandon Spooner" w:date="2020-04-24T00:05:00Z">
              <w:r>
                <w:t>By default, Temenos Infinity operates as a pass-through architecture and does not store any data. Customer's existing data systems should continue to be maintained and preserved according to their current IT policies and procedure. So, as advised by CWB data can be deleted.</w:t>
              </w:r>
            </w:ins>
          </w:p>
          <w:p w14:paraId="4FD0E09C" w14:textId="78744C0F" w:rsidR="002D0775" w:rsidRPr="005D71C0" w:rsidRDefault="005D71C0" w:rsidP="005D71C0">
            <w:pPr>
              <w:rPr>
                <w:rPrChange w:id="756" w:author="Brandon Spooner" w:date="2020-04-24T00:05:00Z">
                  <w:rPr>
                    <w:sz w:val="20"/>
                    <w:szCs w:val="20"/>
                  </w:rPr>
                </w:rPrChange>
              </w:rPr>
              <w:pPrChange w:id="757" w:author="Brandon Spooner" w:date="2020-04-24T00:05:00Z">
                <w:pPr>
                  <w:spacing w:after="0" w:line="240" w:lineRule="auto"/>
                </w:pPr>
              </w:pPrChange>
            </w:pPr>
            <w:ins w:id="758" w:author="Brandon Spooner" w:date="2020-04-24T00:05:00Z">
              <w:r>
                <w:t>Any data Temenos may have at termination is permanently deleted.</w:t>
              </w:r>
            </w:ins>
          </w:p>
        </w:tc>
      </w:tr>
      <w:tr w:rsidR="002D0775" w:rsidRPr="00B15FCD" w14:paraId="02F02BAA"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5B1F8469" w14:textId="26B6DCFA" w:rsidR="002D0775" w:rsidRPr="00E94817" w:rsidRDefault="003F7623" w:rsidP="003F7623">
            <w:pPr>
              <w:spacing w:after="0" w:line="240" w:lineRule="auto"/>
              <w:rPr>
                <w:sz w:val="20"/>
                <w:szCs w:val="20"/>
              </w:rPr>
            </w:pPr>
            <w:r w:rsidRPr="003F7623">
              <w:rPr>
                <w:sz w:val="20"/>
                <w:szCs w:val="20"/>
              </w:rPr>
              <w:t>Is verification provided that data has been securely deleted?</w:t>
            </w:r>
          </w:p>
        </w:tc>
        <w:tc>
          <w:tcPr>
            <w:tcW w:w="5432" w:type="dxa"/>
            <w:gridSpan w:val="2"/>
          </w:tcPr>
          <w:p w14:paraId="6327A4F5" w14:textId="3CF7E8BF" w:rsidR="002D0775" w:rsidRPr="000820E3" w:rsidRDefault="000820E3" w:rsidP="000820E3">
            <w:pPr>
              <w:rPr>
                <w:rPrChange w:id="759" w:author="Brandon Spooner" w:date="2020-04-24T00:05:00Z">
                  <w:rPr>
                    <w:sz w:val="20"/>
                    <w:szCs w:val="20"/>
                  </w:rPr>
                </w:rPrChange>
              </w:rPr>
              <w:pPrChange w:id="760" w:author="Brandon Spooner" w:date="2020-04-24T00:05:00Z">
                <w:pPr>
                  <w:spacing w:after="0" w:line="240" w:lineRule="auto"/>
                </w:pPr>
              </w:pPrChange>
            </w:pPr>
            <w:ins w:id="761" w:author="Brandon Spooner" w:date="2020-04-24T00:05:00Z">
              <w:r>
                <w:t>Yes, that can be arranged.</w:t>
              </w:r>
            </w:ins>
          </w:p>
        </w:tc>
      </w:tr>
      <w:tr w:rsidR="002D0775" w:rsidRPr="00B15FCD" w14:paraId="2BCF4D46"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52C7D85F" w14:textId="6B2B042F" w:rsidR="002D0775" w:rsidRPr="00E94817" w:rsidRDefault="003F7623" w:rsidP="008B1EBA">
            <w:pPr>
              <w:spacing w:after="0" w:line="240" w:lineRule="auto"/>
              <w:rPr>
                <w:sz w:val="20"/>
                <w:szCs w:val="20"/>
              </w:rPr>
            </w:pPr>
            <w:r w:rsidRPr="003F7623">
              <w:rPr>
                <w:sz w:val="20"/>
                <w:szCs w:val="20"/>
              </w:rPr>
              <w:t>What happens to CWBFG data</w:t>
            </w:r>
            <w:r w:rsidR="008B1EBA">
              <w:rPr>
                <w:sz w:val="20"/>
                <w:szCs w:val="20"/>
              </w:rPr>
              <w:t xml:space="preserve"> if our agreement is terminated?</w:t>
            </w:r>
          </w:p>
        </w:tc>
        <w:tc>
          <w:tcPr>
            <w:tcW w:w="5432" w:type="dxa"/>
            <w:gridSpan w:val="2"/>
          </w:tcPr>
          <w:p w14:paraId="57C49685" w14:textId="5D5AC29B" w:rsidR="002D0775" w:rsidRPr="00C93C48" w:rsidRDefault="00C93C48" w:rsidP="00C93C48">
            <w:pPr>
              <w:rPr>
                <w:rPrChange w:id="762" w:author="Brandon Spooner" w:date="2020-04-24T00:05:00Z">
                  <w:rPr>
                    <w:sz w:val="20"/>
                    <w:szCs w:val="20"/>
                  </w:rPr>
                </w:rPrChange>
              </w:rPr>
              <w:pPrChange w:id="763" w:author="Brandon Spooner" w:date="2020-04-24T00:05:00Z">
                <w:pPr>
                  <w:spacing w:after="0" w:line="240" w:lineRule="auto"/>
                </w:pPr>
              </w:pPrChange>
            </w:pPr>
            <w:ins w:id="764" w:author="Brandon Spooner" w:date="2020-04-24T00:05:00Z">
              <w:r>
                <w:t>Any data Temenos may have for CWBFG at termination is permanently deleted.</w:t>
              </w:r>
            </w:ins>
          </w:p>
        </w:tc>
      </w:tr>
    </w:tbl>
    <w:p w14:paraId="207C87C4" w14:textId="77777777" w:rsidR="002D0775" w:rsidRPr="002D0775" w:rsidRDefault="002D0775" w:rsidP="002D0775"/>
    <w:p w14:paraId="2A41656F" w14:textId="5A1C041A" w:rsidR="00744DE3" w:rsidRDefault="002C4192" w:rsidP="001B59AB">
      <w:pPr>
        <w:pStyle w:val="Heading3"/>
      </w:pPr>
      <w:bookmarkStart w:id="765" w:name="_Toc20397835"/>
      <w:bookmarkStart w:id="766" w:name="_Toc21698934"/>
      <w:r>
        <w:t>Information Sharing</w:t>
      </w:r>
      <w:bookmarkEnd w:id="765"/>
      <w:bookmarkEnd w:id="766"/>
    </w:p>
    <w:tbl>
      <w:tblPr>
        <w:tblStyle w:val="Corporate"/>
        <w:tblW w:w="10110" w:type="dxa"/>
        <w:tblLook w:val="0420" w:firstRow="1" w:lastRow="0" w:firstColumn="0" w:lastColumn="0" w:noHBand="0" w:noVBand="1"/>
      </w:tblPr>
      <w:tblGrid>
        <w:gridCol w:w="4678"/>
        <w:gridCol w:w="5432"/>
      </w:tblGrid>
      <w:tr w:rsidR="002D0775" w:rsidRPr="00B15FCD" w14:paraId="1FD87F0C" w14:textId="77777777" w:rsidTr="001D4982">
        <w:trPr>
          <w:cnfStyle w:val="100000000000" w:firstRow="1" w:lastRow="0" w:firstColumn="0" w:lastColumn="0" w:oddVBand="0" w:evenVBand="0" w:oddHBand="0" w:evenHBand="0" w:firstRowFirstColumn="0" w:firstRowLastColumn="0" w:lastRowFirstColumn="0" w:lastRowLastColumn="0"/>
          <w:trHeight w:val="52"/>
        </w:trPr>
        <w:tc>
          <w:tcPr>
            <w:tcW w:w="4678" w:type="dxa"/>
          </w:tcPr>
          <w:p w14:paraId="07B35B2A" w14:textId="77777777" w:rsidR="002D0775" w:rsidRPr="00E94817" w:rsidRDefault="002D0775" w:rsidP="003F7623">
            <w:pPr>
              <w:spacing w:after="0" w:line="240" w:lineRule="auto"/>
              <w:rPr>
                <w:b w:val="0"/>
                <w:sz w:val="20"/>
                <w:szCs w:val="20"/>
              </w:rPr>
            </w:pPr>
            <w:r>
              <w:rPr>
                <w:sz w:val="20"/>
                <w:szCs w:val="20"/>
              </w:rPr>
              <w:t>Questions</w:t>
            </w:r>
            <w:r w:rsidRPr="00E94817">
              <w:rPr>
                <w:sz w:val="20"/>
                <w:szCs w:val="20"/>
              </w:rPr>
              <w:t xml:space="preserve"> </w:t>
            </w:r>
          </w:p>
        </w:tc>
        <w:tc>
          <w:tcPr>
            <w:tcW w:w="5432" w:type="dxa"/>
          </w:tcPr>
          <w:p w14:paraId="06BD1B99" w14:textId="77777777" w:rsidR="002D0775" w:rsidRPr="00E94817" w:rsidRDefault="002D0775" w:rsidP="003F7623">
            <w:pPr>
              <w:spacing w:after="0" w:line="240" w:lineRule="auto"/>
              <w:rPr>
                <w:b w:val="0"/>
                <w:sz w:val="20"/>
                <w:szCs w:val="20"/>
              </w:rPr>
            </w:pPr>
            <w:r>
              <w:rPr>
                <w:sz w:val="20"/>
                <w:szCs w:val="20"/>
              </w:rPr>
              <w:t>Answer</w:t>
            </w:r>
          </w:p>
        </w:tc>
      </w:tr>
      <w:tr w:rsidR="002D0775" w:rsidRPr="00B15FCD" w14:paraId="30EECC73"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4F8EA741" w14:textId="6C4C778E" w:rsidR="002D0775" w:rsidRPr="00E94817" w:rsidRDefault="008B1EBA" w:rsidP="00A55A3B">
            <w:pPr>
              <w:spacing w:after="0" w:line="240" w:lineRule="auto"/>
              <w:rPr>
                <w:sz w:val="20"/>
                <w:szCs w:val="20"/>
              </w:rPr>
            </w:pPr>
            <w:r>
              <w:rPr>
                <w:sz w:val="20"/>
                <w:szCs w:val="20"/>
              </w:rPr>
              <w:t>Do you</w:t>
            </w:r>
            <w:r w:rsidR="00A55A3B" w:rsidRPr="00A55A3B">
              <w:rPr>
                <w:sz w:val="20"/>
                <w:szCs w:val="20"/>
              </w:rPr>
              <w:t xml:space="preserve"> reserve rights to use, disclose or make public any CWBFG data with any of i</w:t>
            </w:r>
            <w:r w:rsidR="00A55A3B">
              <w:rPr>
                <w:sz w:val="20"/>
                <w:szCs w:val="20"/>
              </w:rPr>
              <w:t>ts affiliates? Please describe.</w:t>
            </w:r>
          </w:p>
        </w:tc>
        <w:tc>
          <w:tcPr>
            <w:tcW w:w="5432" w:type="dxa"/>
          </w:tcPr>
          <w:p w14:paraId="2EB355C9" w14:textId="29ACB739" w:rsidR="002D0775" w:rsidRPr="002E7C2B" w:rsidRDefault="002E7C2B" w:rsidP="002E7C2B">
            <w:pPr>
              <w:rPr>
                <w:rPrChange w:id="767" w:author="Brandon Spooner" w:date="2020-04-24T00:05:00Z">
                  <w:rPr>
                    <w:sz w:val="20"/>
                    <w:szCs w:val="20"/>
                  </w:rPr>
                </w:rPrChange>
              </w:rPr>
              <w:pPrChange w:id="768" w:author="Brandon Spooner" w:date="2020-04-24T00:05:00Z">
                <w:pPr>
                  <w:spacing w:after="0" w:line="240" w:lineRule="auto"/>
                </w:pPr>
              </w:pPrChange>
            </w:pPr>
            <w:ins w:id="769" w:author="Brandon Spooner" w:date="2020-04-24T00:05:00Z">
              <w:r>
                <w:fldChar w:fldCharType="begin"/>
              </w:r>
              <w:r>
                <w:instrText xml:space="preserve"> HYPERLINK "https://www.temenos.com/legal-information/privacy-policy/" </w:instrText>
              </w:r>
              <w:r>
                <w:fldChar w:fldCharType="separate"/>
              </w:r>
              <w:r>
                <w:rPr>
                  <w:rStyle w:val="Hyperlink"/>
                </w:rPr>
                <w:t>https://www.temenos.com/legal-information/privacy-policy/</w:t>
              </w:r>
              <w:r>
                <w:rPr>
                  <w:rStyle w:val="Hyperlink"/>
                </w:rPr>
                <w:fldChar w:fldCharType="end"/>
              </w:r>
            </w:ins>
          </w:p>
        </w:tc>
      </w:tr>
      <w:tr w:rsidR="002D0775" w:rsidRPr="00B15FCD" w14:paraId="77034899" w14:textId="77777777" w:rsidTr="001D4982">
        <w:trPr>
          <w:cnfStyle w:val="000000010000" w:firstRow="0" w:lastRow="0" w:firstColumn="0" w:lastColumn="0" w:oddVBand="0" w:evenVBand="0" w:oddHBand="0" w:evenHBand="1" w:firstRowFirstColumn="0" w:firstRowLastColumn="0" w:lastRowFirstColumn="0" w:lastRowLastColumn="0"/>
          <w:trHeight w:val="52"/>
        </w:trPr>
        <w:tc>
          <w:tcPr>
            <w:tcW w:w="4678" w:type="dxa"/>
          </w:tcPr>
          <w:p w14:paraId="542615BE" w14:textId="501BBBFF" w:rsidR="002D0775" w:rsidRPr="00E94817" w:rsidRDefault="00A55A3B" w:rsidP="00A55A3B">
            <w:pPr>
              <w:spacing w:after="0" w:line="240" w:lineRule="auto"/>
              <w:rPr>
                <w:sz w:val="20"/>
                <w:szCs w:val="20"/>
              </w:rPr>
            </w:pPr>
            <w:r w:rsidRPr="00A55A3B">
              <w:rPr>
                <w:sz w:val="20"/>
                <w:szCs w:val="20"/>
              </w:rPr>
              <w:t>Do you offer a real-time, query able structured database for user profile data collected during the authentication process?</w:t>
            </w:r>
          </w:p>
        </w:tc>
        <w:tc>
          <w:tcPr>
            <w:tcW w:w="5432" w:type="dxa"/>
          </w:tcPr>
          <w:p w14:paraId="541CFC2E" w14:textId="0472E870" w:rsidR="002D0775" w:rsidRPr="006D11CD" w:rsidRDefault="006D11CD" w:rsidP="006D11CD">
            <w:pPr>
              <w:rPr>
                <w:rPrChange w:id="770" w:author="Brandon Spooner" w:date="2020-04-24T00:05:00Z">
                  <w:rPr>
                    <w:sz w:val="20"/>
                    <w:szCs w:val="20"/>
                  </w:rPr>
                </w:rPrChange>
              </w:rPr>
              <w:pPrChange w:id="771" w:author="Brandon Spooner" w:date="2020-04-24T00:05:00Z">
                <w:pPr>
                  <w:spacing w:after="0" w:line="240" w:lineRule="auto"/>
                </w:pPr>
              </w:pPrChange>
            </w:pPr>
            <w:ins w:id="772" w:author="Brandon Spooner" w:date="2020-04-24T00:05:00Z">
              <w:r>
                <w:t>Yes. It is available in the data store right away, however, for reporting &amp; analytics it is near real-time (up to 15 min. lag).</w:t>
              </w:r>
            </w:ins>
          </w:p>
        </w:tc>
      </w:tr>
      <w:tr w:rsidR="002D0775" w:rsidRPr="00B15FCD" w14:paraId="73F2B314" w14:textId="77777777" w:rsidTr="001D4982">
        <w:trPr>
          <w:cnfStyle w:val="000000100000" w:firstRow="0" w:lastRow="0" w:firstColumn="0" w:lastColumn="0" w:oddVBand="0" w:evenVBand="0" w:oddHBand="1" w:evenHBand="0" w:firstRowFirstColumn="0" w:firstRowLastColumn="0" w:lastRowFirstColumn="0" w:lastRowLastColumn="0"/>
          <w:trHeight w:val="52"/>
        </w:trPr>
        <w:tc>
          <w:tcPr>
            <w:tcW w:w="4678" w:type="dxa"/>
          </w:tcPr>
          <w:p w14:paraId="54051842" w14:textId="02A414B2" w:rsidR="002D0775" w:rsidRPr="00E94817" w:rsidRDefault="00A55A3B" w:rsidP="003F7623">
            <w:pPr>
              <w:spacing w:after="0" w:line="240" w:lineRule="auto"/>
              <w:rPr>
                <w:sz w:val="20"/>
                <w:szCs w:val="20"/>
              </w:rPr>
            </w:pPr>
            <w:r w:rsidRPr="00A55A3B">
              <w:rPr>
                <w:sz w:val="20"/>
                <w:szCs w:val="20"/>
              </w:rPr>
              <w:t xml:space="preserve">Does the provider reserve </w:t>
            </w:r>
            <w:proofErr w:type="gramStart"/>
            <w:r w:rsidRPr="00A55A3B">
              <w:rPr>
                <w:sz w:val="20"/>
                <w:szCs w:val="20"/>
              </w:rPr>
              <w:t>rights</w:t>
            </w:r>
            <w:proofErr w:type="gramEnd"/>
            <w:r w:rsidRPr="00A55A3B">
              <w:rPr>
                <w:sz w:val="20"/>
                <w:szCs w:val="20"/>
              </w:rPr>
              <w:t xml:space="preserve"> to use, disclose or make public any CWBFG data with any of its partners?</w:t>
            </w:r>
          </w:p>
        </w:tc>
        <w:tc>
          <w:tcPr>
            <w:tcW w:w="5432" w:type="dxa"/>
          </w:tcPr>
          <w:p w14:paraId="62806D6C" w14:textId="50E18C05" w:rsidR="002D0775" w:rsidRPr="002C70AB" w:rsidRDefault="002C70AB" w:rsidP="002C70AB">
            <w:pPr>
              <w:rPr>
                <w:rPrChange w:id="773" w:author="Brandon Spooner" w:date="2020-04-24T00:05:00Z">
                  <w:rPr>
                    <w:sz w:val="20"/>
                    <w:szCs w:val="20"/>
                  </w:rPr>
                </w:rPrChange>
              </w:rPr>
              <w:pPrChange w:id="774" w:author="Brandon Spooner" w:date="2020-04-24T00:05:00Z">
                <w:pPr>
                  <w:spacing w:after="0" w:line="240" w:lineRule="auto"/>
                </w:pPr>
              </w:pPrChange>
            </w:pPr>
            <w:ins w:id="775" w:author="Brandon Spooner" w:date="2020-04-24T00:05:00Z">
              <w:r>
                <w:fldChar w:fldCharType="begin"/>
              </w:r>
              <w:r>
                <w:instrText xml:space="preserve"> HYPERLINK "https://www.temenos.com/legal-information/privacy-policy/" </w:instrText>
              </w:r>
              <w:r>
                <w:fldChar w:fldCharType="separate"/>
              </w:r>
              <w:r>
                <w:rPr>
                  <w:rStyle w:val="Hyperlink"/>
                </w:rPr>
                <w:t>https://www.temenos.com/legal-information/privacy-policy/</w:t>
              </w:r>
              <w:r>
                <w:rPr>
                  <w:rStyle w:val="Hyperlink"/>
                </w:rPr>
                <w:fldChar w:fldCharType="end"/>
              </w:r>
            </w:ins>
          </w:p>
        </w:tc>
      </w:tr>
    </w:tbl>
    <w:p w14:paraId="0CE07884" w14:textId="77777777" w:rsidR="002D0775" w:rsidRPr="002D0775" w:rsidRDefault="002D0775" w:rsidP="002D0775"/>
    <w:p w14:paraId="41155851" w14:textId="5F5F9D3B" w:rsidR="00044DC6" w:rsidRPr="00044DC6" w:rsidRDefault="00044DC6" w:rsidP="00044DC6"/>
    <w:p w14:paraId="6D44010C" w14:textId="77777777" w:rsidR="00044DC6" w:rsidRPr="00044DC6" w:rsidRDefault="00044DC6" w:rsidP="00044DC6">
      <w:pPr>
        <w:sectPr w:rsidR="00044DC6" w:rsidRPr="00044DC6" w:rsidSect="00B51C88">
          <w:headerReference w:type="even" r:id="rId25"/>
          <w:headerReference w:type="default" r:id="rId26"/>
          <w:footerReference w:type="default" r:id="rId27"/>
          <w:headerReference w:type="first" r:id="rId28"/>
          <w:pgSz w:w="12240" w:h="15840"/>
          <w:pgMar w:top="1080" w:right="1080" w:bottom="1080" w:left="1080" w:header="720" w:footer="576" w:gutter="0"/>
          <w:cols w:space="432"/>
          <w:docGrid w:linePitch="360"/>
        </w:sectPr>
      </w:pPr>
    </w:p>
    <w:p w14:paraId="651BC1A8" w14:textId="77777777" w:rsidR="00BF5219" w:rsidRDefault="00B67569" w:rsidP="0057258B">
      <w:pPr>
        <w:pStyle w:val="Heading1"/>
      </w:pPr>
      <w:bookmarkStart w:id="776" w:name="_Toc20397836"/>
      <w:bookmarkStart w:id="777" w:name="_Toc21698935"/>
      <w:r>
        <w:lastRenderedPageBreak/>
        <w:t>Appendix A. Definitions</w:t>
      </w:r>
      <w:bookmarkEnd w:id="776"/>
      <w:bookmarkEnd w:id="777"/>
      <w:r>
        <w:t xml:space="preserve"> </w:t>
      </w:r>
    </w:p>
    <w:p w14:paraId="74E14895" w14:textId="77777777" w:rsidR="00B67569" w:rsidRDefault="00B67569" w:rsidP="001B59AB">
      <w:pPr>
        <w:pStyle w:val="Heading2"/>
        <w:numPr>
          <w:ilvl w:val="0"/>
          <w:numId w:val="0"/>
        </w:numPr>
        <w:ind w:left="432"/>
      </w:pPr>
      <w:bookmarkStart w:id="778" w:name="_Toc6295639"/>
      <w:bookmarkStart w:id="779" w:name="_Toc20397837"/>
      <w:bookmarkStart w:id="780" w:name="_Toc21698936"/>
      <w:r>
        <w:t>Cloud Service Models</w:t>
      </w:r>
      <w:bookmarkEnd w:id="778"/>
      <w:bookmarkEnd w:id="779"/>
      <w:bookmarkEnd w:id="780"/>
    </w:p>
    <w:p w14:paraId="01AA7451" w14:textId="1308631B" w:rsidR="00B67569" w:rsidRPr="00353B09" w:rsidRDefault="00B67569" w:rsidP="00B67569">
      <w:pPr>
        <w:pStyle w:val="Body"/>
        <w:rPr>
          <w:rFonts w:asciiTheme="minorHAnsi" w:hAnsiTheme="minorHAnsi" w:cstheme="minorHAnsi"/>
          <w:sz w:val="20"/>
          <w:lang w:eastAsia="en-CA"/>
        </w:rPr>
      </w:pPr>
      <w:r w:rsidRPr="00353B09">
        <w:rPr>
          <w:rFonts w:asciiTheme="minorHAnsi" w:hAnsiTheme="minorHAnsi" w:cstheme="minorHAnsi"/>
          <w:sz w:val="20"/>
          <w:lang w:eastAsia="en-CA"/>
        </w:rPr>
        <w:t xml:space="preserve">The Figure below illustrates how the three main different cloud service models compare to an </w:t>
      </w:r>
      <w:proofErr w:type="gramStart"/>
      <w:r w:rsidR="008F538E" w:rsidRPr="00353B09">
        <w:rPr>
          <w:rFonts w:asciiTheme="minorHAnsi" w:hAnsiTheme="minorHAnsi" w:cstheme="minorHAnsi"/>
          <w:sz w:val="20"/>
          <w:lang w:eastAsia="en-CA"/>
        </w:rPr>
        <w:t>on premise</w:t>
      </w:r>
      <w:proofErr w:type="gramEnd"/>
      <w:r w:rsidRPr="00353B09">
        <w:rPr>
          <w:rFonts w:asciiTheme="minorHAnsi" w:hAnsiTheme="minorHAnsi" w:cstheme="minorHAnsi"/>
          <w:sz w:val="20"/>
          <w:lang w:eastAsia="en-CA"/>
        </w:rPr>
        <w:t xml:space="preserve"> datacenter service.</w:t>
      </w:r>
    </w:p>
    <w:p w14:paraId="2821F193" w14:textId="77777777" w:rsidR="00B67569" w:rsidRPr="002F4E4E" w:rsidRDefault="001F3389" w:rsidP="00B67569">
      <w:pPr>
        <w:jc w:val="right"/>
      </w:pPr>
      <w:r>
        <w:rPr>
          <w:rFonts w:ascii="Calibri" w:hAnsi="Calibri" w:cs="Calibri"/>
          <w:noProof/>
        </w:rPr>
        <w:drawing>
          <wp:inline distT="0" distB="0" distL="0" distR="0" wp14:anchorId="393D610E" wp14:editId="02C128F6">
            <wp:extent cx="5819775" cy="3383619"/>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a:stretch/>
                  </pic:blipFill>
                  <pic:spPr bwMode="auto">
                    <a:xfrm>
                      <a:off x="0" y="0"/>
                      <a:ext cx="5825634" cy="3387025"/>
                    </a:xfrm>
                    <a:prstGeom prst="rect">
                      <a:avLst/>
                    </a:prstGeom>
                    <a:noFill/>
                    <a:ln>
                      <a:noFill/>
                    </a:ln>
                    <a:extLst>
                      <a:ext uri="{53640926-AAD7-44D8-BBD7-CCE9431645EC}">
                        <a14:shadowObscured xmlns:a14="http://schemas.microsoft.com/office/drawing/2010/main"/>
                      </a:ext>
                    </a:extLst>
                  </pic:spPr>
                </pic:pic>
              </a:graphicData>
            </a:graphic>
          </wp:inline>
        </w:drawing>
      </w:r>
    </w:p>
    <w:p w14:paraId="5777AA50" w14:textId="77777777" w:rsidR="00B67569" w:rsidRDefault="00B67569" w:rsidP="001B59AB">
      <w:pPr>
        <w:pStyle w:val="Heading3"/>
      </w:pPr>
      <w:bookmarkStart w:id="781" w:name="_Toc20397838"/>
      <w:bookmarkStart w:id="782" w:name="_Toc21698937"/>
      <w:r>
        <w:t xml:space="preserve">Infrastructure as a </w:t>
      </w:r>
      <w:r w:rsidRPr="00B67569">
        <w:t>Service</w:t>
      </w:r>
      <w:bookmarkEnd w:id="781"/>
      <w:bookmarkEnd w:id="782"/>
    </w:p>
    <w:p w14:paraId="24CDA291" w14:textId="3BFB42CB" w:rsidR="00B67569" w:rsidRDefault="00B67569" w:rsidP="00353B09">
      <w:pPr>
        <w:pStyle w:val="BodyCopy"/>
        <w:ind w:left="1440"/>
        <w:jc w:val="both"/>
      </w:pPr>
      <w:r>
        <w:t>In infrastructure as a service (IaaS) model, the cloud consumer (CWB Financial Group) can provision storage, networks, and other fundamental computing resources. CWB Financial Group does not manage or control the underlying cloud infrastructure but has control over operating systems, storage, and deployed applications; and possibly limited control of select networking components (e.g., host firewalls).</w:t>
      </w:r>
    </w:p>
    <w:p w14:paraId="7FE248E6" w14:textId="77777777" w:rsidR="00B67569" w:rsidRPr="002D2487" w:rsidRDefault="00B67569" w:rsidP="001B59AB">
      <w:pPr>
        <w:pStyle w:val="Heading3"/>
      </w:pPr>
      <w:bookmarkStart w:id="783" w:name="_Toc20397839"/>
      <w:bookmarkStart w:id="784" w:name="_Toc21698938"/>
      <w:r>
        <w:t>Platform as a Service</w:t>
      </w:r>
      <w:bookmarkEnd w:id="783"/>
      <w:bookmarkEnd w:id="784"/>
    </w:p>
    <w:p w14:paraId="2713908C" w14:textId="77777777" w:rsidR="00B67569" w:rsidRDefault="00B67569" w:rsidP="00353B09">
      <w:pPr>
        <w:pStyle w:val="BodyCopy"/>
        <w:ind w:left="1440"/>
        <w:jc w:val="both"/>
      </w:pPr>
      <w:r>
        <w:t xml:space="preserve">In platform as a service (PaaS) model, the cloud consumer (CWB Financial Group) deploys onto the cloud infrastructure consumer-created or acquired applications leveraging programming languages, libraries, services, and tools supported by the provider. CWB Financial Group does not manage or control the underlying cloud infrastructure including network, servers, operating systems, or storage, but </w:t>
      </w:r>
      <w:r w:rsidRPr="003D5535">
        <w:t>has control over the deployed applications</w:t>
      </w:r>
      <w:r>
        <w:t xml:space="preserve"> and possibly configuration settings for the application-hosting environment </w:t>
      </w:r>
    </w:p>
    <w:p w14:paraId="349D2167" w14:textId="77777777" w:rsidR="00B67569" w:rsidRPr="002D2487" w:rsidRDefault="00B67569" w:rsidP="001B59AB">
      <w:pPr>
        <w:pStyle w:val="Heading3"/>
      </w:pPr>
      <w:bookmarkStart w:id="785" w:name="_Toc20397840"/>
      <w:bookmarkStart w:id="786" w:name="_Toc21698939"/>
      <w:r>
        <w:t>Software as a Service</w:t>
      </w:r>
      <w:bookmarkEnd w:id="785"/>
      <w:bookmarkEnd w:id="786"/>
    </w:p>
    <w:p w14:paraId="0B173E65" w14:textId="77777777" w:rsidR="00B67569" w:rsidRPr="00353B09" w:rsidRDefault="00B67569" w:rsidP="00353B09">
      <w:pPr>
        <w:pStyle w:val="BodyCopy"/>
        <w:ind w:left="1440"/>
        <w:jc w:val="both"/>
      </w:pPr>
      <w:r w:rsidRPr="00AA6ED9">
        <w:t>In software as a service (SaaS</w:t>
      </w:r>
      <w:r>
        <w:t xml:space="preserve">) model, the cloud consumer (CWB Financial Group) will </w:t>
      </w:r>
      <w:r w:rsidRPr="00AA6ED9">
        <w:t>s</w:t>
      </w:r>
      <w:r>
        <w:t xml:space="preserve">imply rent an application from a cloud </w:t>
      </w:r>
      <w:r w:rsidRPr="00AA6ED9">
        <w:t>vendor</w:t>
      </w:r>
      <w:r>
        <w:t xml:space="preserve"> (e.g.: O365, ServiceNow, Workday, etc.). The applications are accessible from various client devices through a web browser or a program interface. CWB Financial Group does not manage or control the underlying cloud infrastructure including network, servers, operating systems, </w:t>
      </w:r>
      <w:r>
        <w:lastRenderedPageBreak/>
        <w:t>storage, or even individual application capabilities, with the possible exception of limited user specific application configuration settings.</w:t>
      </w:r>
    </w:p>
    <w:p w14:paraId="15C1513B" w14:textId="77777777" w:rsidR="00B67569" w:rsidRDefault="00B67569" w:rsidP="001B59AB">
      <w:pPr>
        <w:pStyle w:val="Heading2"/>
        <w:numPr>
          <w:ilvl w:val="0"/>
          <w:numId w:val="0"/>
        </w:numPr>
        <w:ind w:left="432"/>
      </w:pPr>
      <w:bookmarkStart w:id="787" w:name="_Toc20397841"/>
      <w:bookmarkStart w:id="788" w:name="_Toc21698940"/>
      <w:r>
        <w:t>Benefits and Trade-Offs and Cloud Service Models</w:t>
      </w:r>
      <w:bookmarkEnd w:id="787"/>
      <w:bookmarkEnd w:id="788"/>
    </w:p>
    <w:p w14:paraId="3456022D" w14:textId="77777777" w:rsidR="00B67569" w:rsidRPr="00B67569" w:rsidRDefault="00B67569" w:rsidP="00B67569"/>
    <w:tbl>
      <w:tblPr>
        <w:tblStyle w:val="LightList-Accent5"/>
        <w:tblW w:w="9072" w:type="dxa"/>
        <w:tblInd w:w="416"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18" w:space="0" w:color="FFFFFF" w:themeColor="background1"/>
          <w:insideV w:val="single" w:sz="18" w:space="0" w:color="FFFFFF" w:themeColor="background1"/>
        </w:tblBorders>
        <w:shd w:val="clear" w:color="auto" w:fill="EDEEEB"/>
        <w:tblLayout w:type="fixed"/>
        <w:tblLook w:val="0000" w:firstRow="0" w:lastRow="0" w:firstColumn="0" w:lastColumn="0" w:noHBand="0" w:noVBand="0"/>
      </w:tblPr>
      <w:tblGrid>
        <w:gridCol w:w="1417"/>
        <w:gridCol w:w="4251"/>
        <w:gridCol w:w="3404"/>
      </w:tblGrid>
      <w:tr w:rsidR="00B67569" w:rsidRPr="0081766B" w14:paraId="46F5B48C" w14:textId="77777777" w:rsidTr="00AD68BE">
        <w:trPr>
          <w:cnfStyle w:val="000000100000" w:firstRow="0" w:lastRow="0" w:firstColumn="0" w:lastColumn="0" w:oddVBand="0" w:evenVBand="0" w:oddHBand="1" w:evenHBand="0" w:firstRowFirstColumn="0" w:firstRowLastColumn="0" w:lastRowFirstColumn="0" w:lastRowLastColumn="0"/>
          <w:trHeight w:val="272"/>
        </w:trPr>
        <w:tc>
          <w:tcPr>
            <w:cnfStyle w:val="000010000000" w:firstRow="0" w:lastRow="0" w:firstColumn="0" w:lastColumn="0" w:oddVBand="1"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shd w:val="clear" w:color="auto" w:fill="808474"/>
          </w:tcPr>
          <w:p w14:paraId="629E4599" w14:textId="77777777" w:rsidR="00B67569" w:rsidRPr="00E04DE3" w:rsidRDefault="00B67569" w:rsidP="00AD68BE">
            <w:pPr>
              <w:pStyle w:val="NoSpacing"/>
              <w:rPr>
                <w:rFonts w:ascii="Arial" w:hAnsi="Arial" w:cs="Arial"/>
                <w:b/>
                <w:color w:val="FFFFFF" w:themeColor="background1"/>
                <w:sz w:val="18"/>
                <w:szCs w:val="18"/>
              </w:rPr>
            </w:pPr>
          </w:p>
        </w:tc>
        <w:tc>
          <w:tcPr>
            <w:tcW w:w="4251" w:type="dxa"/>
            <w:tcBorders>
              <w:top w:val="none" w:sz="0" w:space="0" w:color="auto"/>
              <w:bottom w:val="none" w:sz="0" w:space="0" w:color="auto"/>
            </w:tcBorders>
            <w:shd w:val="clear" w:color="auto" w:fill="808474"/>
          </w:tcPr>
          <w:p w14:paraId="6CE0E2D5" w14:textId="77777777" w:rsidR="00B67569" w:rsidRPr="00E04DE3" w:rsidRDefault="00B67569" w:rsidP="00AD68BE">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b/>
                <w:color w:val="FFFFFF" w:themeColor="background1"/>
                <w:sz w:val="18"/>
                <w:szCs w:val="18"/>
              </w:rPr>
            </w:pPr>
            <w:r>
              <w:rPr>
                <w:rFonts w:ascii="Arial" w:hAnsi="Arial" w:cs="Arial"/>
                <w:b/>
                <w:color w:val="FFFFFF" w:themeColor="background1"/>
                <w:sz w:val="18"/>
                <w:szCs w:val="18"/>
              </w:rPr>
              <w:t>Pros</w:t>
            </w:r>
          </w:p>
        </w:tc>
        <w:tc>
          <w:tcPr>
            <w:cnfStyle w:val="000010000000" w:firstRow="0" w:lastRow="0" w:firstColumn="0" w:lastColumn="0" w:oddVBand="1" w:evenVBand="0" w:oddHBand="0" w:evenHBand="0" w:firstRowFirstColumn="0" w:firstRowLastColumn="0" w:lastRowFirstColumn="0" w:lastRowLastColumn="0"/>
            <w:tcW w:w="3404" w:type="dxa"/>
            <w:tcBorders>
              <w:top w:val="none" w:sz="0" w:space="0" w:color="auto"/>
              <w:left w:val="none" w:sz="0" w:space="0" w:color="auto"/>
              <w:bottom w:val="none" w:sz="0" w:space="0" w:color="auto"/>
              <w:right w:val="none" w:sz="0" w:space="0" w:color="auto"/>
            </w:tcBorders>
            <w:shd w:val="clear" w:color="auto" w:fill="808474"/>
          </w:tcPr>
          <w:p w14:paraId="0A6B06EF" w14:textId="77777777" w:rsidR="00B67569" w:rsidRPr="00E04DE3" w:rsidRDefault="00B67569" w:rsidP="00AD68BE">
            <w:pPr>
              <w:pStyle w:val="NoSpacing"/>
              <w:rPr>
                <w:rFonts w:ascii="Arial" w:hAnsi="Arial" w:cs="Arial"/>
                <w:b/>
                <w:color w:val="FFFFFF" w:themeColor="background1"/>
                <w:sz w:val="18"/>
                <w:szCs w:val="18"/>
              </w:rPr>
            </w:pPr>
            <w:r>
              <w:rPr>
                <w:rFonts w:ascii="Arial" w:hAnsi="Arial" w:cs="Arial"/>
                <w:b/>
                <w:color w:val="FFFFFF" w:themeColor="background1"/>
                <w:sz w:val="18"/>
                <w:szCs w:val="18"/>
              </w:rPr>
              <w:t>Cons</w:t>
            </w:r>
          </w:p>
        </w:tc>
      </w:tr>
      <w:tr w:rsidR="00B67569" w:rsidRPr="0081766B" w14:paraId="17EB2FC3" w14:textId="77777777" w:rsidTr="00AD68BE">
        <w:trPr>
          <w:trHeight w:val="1584"/>
        </w:trPr>
        <w:tc>
          <w:tcPr>
            <w:cnfStyle w:val="000010000000" w:firstRow="0" w:lastRow="0" w:firstColumn="0" w:lastColumn="0" w:oddVBand="1" w:evenVBand="0" w:oddHBand="0" w:evenHBand="0" w:firstRowFirstColumn="0" w:firstRowLastColumn="0" w:lastRowFirstColumn="0" w:lastRowLastColumn="0"/>
            <w:tcW w:w="1417" w:type="dxa"/>
            <w:tcBorders>
              <w:left w:val="none" w:sz="0" w:space="0" w:color="auto"/>
              <w:right w:val="none" w:sz="0" w:space="0" w:color="auto"/>
            </w:tcBorders>
            <w:shd w:val="clear" w:color="auto" w:fill="EDEEEB"/>
          </w:tcPr>
          <w:p w14:paraId="5B1C41C3" w14:textId="77777777" w:rsidR="00B67569" w:rsidRPr="00B67569" w:rsidRDefault="00B67569" w:rsidP="00AD68BE">
            <w:pPr>
              <w:pStyle w:val="NoSpacing"/>
              <w:rPr>
                <w:rFonts w:asciiTheme="minorHAnsi" w:hAnsiTheme="minorHAnsi" w:cstheme="minorHAnsi"/>
                <w:b/>
                <w:sz w:val="20"/>
                <w:szCs w:val="18"/>
              </w:rPr>
            </w:pPr>
            <w:r w:rsidRPr="00B67569">
              <w:rPr>
                <w:rFonts w:asciiTheme="minorHAnsi" w:hAnsiTheme="minorHAnsi" w:cstheme="minorHAnsi"/>
                <w:b/>
                <w:sz w:val="20"/>
                <w:szCs w:val="18"/>
              </w:rPr>
              <w:t>SaaS</w:t>
            </w:r>
          </w:p>
        </w:tc>
        <w:tc>
          <w:tcPr>
            <w:tcW w:w="4251" w:type="dxa"/>
            <w:shd w:val="clear" w:color="auto" w:fill="EDEEEB"/>
          </w:tcPr>
          <w:p w14:paraId="6613CD0C" w14:textId="77777777" w:rsidR="00B67569" w:rsidRPr="00B67569" w:rsidRDefault="00B67569" w:rsidP="00850745">
            <w:pPr>
              <w:pStyle w:val="NoSpacing"/>
              <w:numPr>
                <w:ilvl w:val="0"/>
                <w:numId w:val="1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Quick implementation</w:t>
            </w:r>
          </w:p>
          <w:p w14:paraId="20AE4530" w14:textId="77777777" w:rsidR="00B67569" w:rsidRPr="00B67569" w:rsidRDefault="00B67569" w:rsidP="00850745">
            <w:pPr>
              <w:pStyle w:val="NoSpacing"/>
              <w:numPr>
                <w:ilvl w:val="0"/>
                <w:numId w:val="1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Zero planned upgrades</w:t>
            </w:r>
          </w:p>
          <w:p w14:paraId="58A117A1" w14:textId="77777777" w:rsidR="00B67569" w:rsidRPr="00B67569" w:rsidRDefault="00B67569" w:rsidP="00850745">
            <w:pPr>
              <w:pStyle w:val="NoSpacing"/>
              <w:numPr>
                <w:ilvl w:val="0"/>
                <w:numId w:val="1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Automatic patches and upgrades</w:t>
            </w:r>
          </w:p>
          <w:p w14:paraId="3714697C" w14:textId="77777777" w:rsidR="00B67569" w:rsidRPr="00B67569" w:rsidRDefault="00B67569" w:rsidP="00850745">
            <w:pPr>
              <w:pStyle w:val="NoSpacing"/>
              <w:numPr>
                <w:ilvl w:val="0"/>
                <w:numId w:val="1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Cloud service provider (CSP) responsible for availability and redundancy</w:t>
            </w:r>
          </w:p>
          <w:p w14:paraId="251F8667" w14:textId="77777777" w:rsidR="00B67569" w:rsidRPr="00B67569" w:rsidRDefault="00B67569" w:rsidP="00850745">
            <w:pPr>
              <w:pStyle w:val="NoSpacing"/>
              <w:numPr>
                <w:ilvl w:val="0"/>
                <w:numId w:val="1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CSP responsible for backup and retention</w:t>
            </w:r>
          </w:p>
          <w:p w14:paraId="4573D46A" w14:textId="77777777" w:rsidR="00B67569" w:rsidRPr="00B67569" w:rsidRDefault="00B67569" w:rsidP="00850745">
            <w:pPr>
              <w:pStyle w:val="NoSpacing"/>
              <w:numPr>
                <w:ilvl w:val="0"/>
                <w:numId w:val="15"/>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CSP responsible for overall security</w:t>
            </w:r>
          </w:p>
        </w:tc>
        <w:tc>
          <w:tcPr>
            <w:cnfStyle w:val="000010000000" w:firstRow="0" w:lastRow="0" w:firstColumn="0" w:lastColumn="0" w:oddVBand="1" w:evenVBand="0" w:oddHBand="0" w:evenHBand="0" w:firstRowFirstColumn="0" w:firstRowLastColumn="0" w:lastRowFirstColumn="0" w:lastRowLastColumn="0"/>
            <w:tcW w:w="3404" w:type="dxa"/>
            <w:tcBorders>
              <w:left w:val="none" w:sz="0" w:space="0" w:color="auto"/>
              <w:right w:val="none" w:sz="0" w:space="0" w:color="auto"/>
            </w:tcBorders>
            <w:shd w:val="clear" w:color="auto" w:fill="EDEEEB"/>
          </w:tcPr>
          <w:p w14:paraId="07A8CCCA" w14:textId="77777777" w:rsidR="00B67569" w:rsidRPr="00B67569" w:rsidRDefault="00B67569" w:rsidP="00850745">
            <w:pPr>
              <w:pStyle w:val="NoSpacing"/>
              <w:numPr>
                <w:ilvl w:val="0"/>
                <w:numId w:val="14"/>
              </w:numPr>
              <w:rPr>
                <w:rFonts w:asciiTheme="minorHAnsi" w:hAnsiTheme="minorHAnsi" w:cstheme="minorHAnsi"/>
                <w:sz w:val="20"/>
                <w:szCs w:val="18"/>
              </w:rPr>
            </w:pPr>
            <w:r w:rsidRPr="00B67569">
              <w:rPr>
                <w:rFonts w:asciiTheme="minorHAnsi" w:hAnsiTheme="minorHAnsi" w:cstheme="minorHAnsi"/>
                <w:sz w:val="20"/>
                <w:szCs w:val="18"/>
              </w:rPr>
              <w:t>Loss of control</w:t>
            </w:r>
          </w:p>
          <w:p w14:paraId="71C51288" w14:textId="77777777" w:rsidR="00B67569" w:rsidRPr="00B67569" w:rsidRDefault="00B67569" w:rsidP="00850745">
            <w:pPr>
              <w:pStyle w:val="NoSpacing"/>
              <w:numPr>
                <w:ilvl w:val="0"/>
                <w:numId w:val="14"/>
              </w:numPr>
              <w:rPr>
                <w:rFonts w:asciiTheme="minorHAnsi" w:hAnsiTheme="minorHAnsi" w:cstheme="minorHAnsi"/>
                <w:sz w:val="20"/>
                <w:szCs w:val="18"/>
              </w:rPr>
            </w:pPr>
            <w:r w:rsidRPr="00B67569">
              <w:rPr>
                <w:rFonts w:asciiTheme="minorHAnsi" w:hAnsiTheme="minorHAnsi" w:cstheme="minorHAnsi"/>
                <w:sz w:val="20"/>
                <w:szCs w:val="18"/>
              </w:rPr>
              <w:t>Vendor lock-in</w:t>
            </w:r>
          </w:p>
          <w:p w14:paraId="3064F19B" w14:textId="77777777" w:rsidR="00B67569" w:rsidRPr="00B67569" w:rsidRDefault="00B67569" w:rsidP="00850745">
            <w:pPr>
              <w:pStyle w:val="NoSpacing"/>
              <w:numPr>
                <w:ilvl w:val="0"/>
                <w:numId w:val="14"/>
              </w:numPr>
              <w:rPr>
                <w:rFonts w:asciiTheme="minorHAnsi" w:hAnsiTheme="minorHAnsi" w:cstheme="minorHAnsi"/>
                <w:sz w:val="20"/>
                <w:szCs w:val="18"/>
              </w:rPr>
            </w:pPr>
            <w:r w:rsidRPr="00B67569">
              <w:rPr>
                <w:rFonts w:asciiTheme="minorHAnsi" w:hAnsiTheme="minorHAnsi" w:cstheme="minorHAnsi"/>
                <w:sz w:val="20"/>
                <w:szCs w:val="18"/>
              </w:rPr>
              <w:t>No control over patching/upgrades</w:t>
            </w:r>
          </w:p>
          <w:p w14:paraId="2B958713" w14:textId="77777777" w:rsidR="00B67569" w:rsidRPr="00B67569" w:rsidRDefault="00B67569" w:rsidP="00850745">
            <w:pPr>
              <w:pStyle w:val="NoSpacing"/>
              <w:numPr>
                <w:ilvl w:val="0"/>
                <w:numId w:val="14"/>
              </w:numPr>
              <w:rPr>
                <w:rFonts w:asciiTheme="minorHAnsi" w:hAnsiTheme="minorHAnsi" w:cstheme="minorHAnsi"/>
                <w:sz w:val="20"/>
                <w:szCs w:val="18"/>
              </w:rPr>
            </w:pPr>
            <w:r w:rsidRPr="00B67569">
              <w:rPr>
                <w:rFonts w:asciiTheme="minorHAnsi" w:hAnsiTheme="minorHAnsi" w:cstheme="minorHAnsi"/>
                <w:sz w:val="20"/>
                <w:szCs w:val="18"/>
              </w:rPr>
              <w:t>Can be difficult to integrate with internal systems</w:t>
            </w:r>
          </w:p>
          <w:p w14:paraId="226BAD7C" w14:textId="77777777" w:rsidR="00B67569" w:rsidRPr="00B67569" w:rsidRDefault="00B67569" w:rsidP="00AD68BE">
            <w:pPr>
              <w:pStyle w:val="NoSpacing"/>
              <w:rPr>
                <w:rFonts w:asciiTheme="minorHAnsi" w:hAnsiTheme="minorHAnsi" w:cstheme="minorHAnsi"/>
                <w:sz w:val="20"/>
                <w:szCs w:val="18"/>
              </w:rPr>
            </w:pPr>
          </w:p>
        </w:tc>
      </w:tr>
      <w:tr w:rsidR="00B67569" w:rsidRPr="0081766B" w14:paraId="190ACBAE" w14:textId="77777777" w:rsidTr="00AD68BE">
        <w:trPr>
          <w:cnfStyle w:val="000000100000" w:firstRow="0" w:lastRow="0" w:firstColumn="0" w:lastColumn="0" w:oddVBand="0" w:evenVBand="0" w:oddHBand="1" w:evenHBand="0" w:firstRowFirstColumn="0" w:firstRowLastColumn="0" w:lastRowFirstColumn="0" w:lastRowLastColumn="0"/>
          <w:trHeight w:val="516"/>
        </w:trPr>
        <w:tc>
          <w:tcPr>
            <w:cnfStyle w:val="000010000000" w:firstRow="0" w:lastRow="0" w:firstColumn="0" w:lastColumn="0" w:oddVBand="1"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shd w:val="clear" w:color="auto" w:fill="EDEEEB"/>
          </w:tcPr>
          <w:p w14:paraId="34940AC8" w14:textId="77777777" w:rsidR="00B67569" w:rsidRPr="00B67569" w:rsidRDefault="00B67569" w:rsidP="00AD68BE">
            <w:pPr>
              <w:pStyle w:val="NoSpacing"/>
              <w:rPr>
                <w:rFonts w:asciiTheme="minorHAnsi" w:hAnsiTheme="minorHAnsi" w:cstheme="minorHAnsi"/>
                <w:b/>
                <w:sz w:val="20"/>
                <w:szCs w:val="18"/>
              </w:rPr>
            </w:pPr>
            <w:r w:rsidRPr="00B67569">
              <w:rPr>
                <w:rFonts w:asciiTheme="minorHAnsi" w:hAnsiTheme="minorHAnsi" w:cstheme="minorHAnsi"/>
                <w:b/>
                <w:sz w:val="20"/>
                <w:szCs w:val="18"/>
              </w:rPr>
              <w:t>PaaS</w:t>
            </w:r>
          </w:p>
        </w:tc>
        <w:tc>
          <w:tcPr>
            <w:tcW w:w="4251" w:type="dxa"/>
            <w:tcBorders>
              <w:top w:val="none" w:sz="0" w:space="0" w:color="auto"/>
              <w:bottom w:val="none" w:sz="0" w:space="0" w:color="auto"/>
            </w:tcBorders>
            <w:shd w:val="clear" w:color="auto" w:fill="EDEEEB"/>
          </w:tcPr>
          <w:p w14:paraId="2E6E6450" w14:textId="77777777" w:rsidR="00B67569" w:rsidRPr="00B67569" w:rsidRDefault="00B67569" w:rsidP="00850745">
            <w:pPr>
              <w:pStyle w:val="NoSpacing"/>
              <w:numPr>
                <w:ilvl w:val="0"/>
                <w:numId w:val="14"/>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Server-less Architecture</w:t>
            </w:r>
          </w:p>
          <w:p w14:paraId="5C0B19BE" w14:textId="77777777" w:rsidR="00B67569" w:rsidRPr="00B67569" w:rsidRDefault="00B67569" w:rsidP="00850745">
            <w:pPr>
              <w:pStyle w:val="NoSpacing"/>
              <w:numPr>
                <w:ilvl w:val="0"/>
                <w:numId w:val="14"/>
              </w:num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CSP responsible for security of the platform</w:t>
            </w:r>
          </w:p>
        </w:tc>
        <w:tc>
          <w:tcPr>
            <w:cnfStyle w:val="000010000000" w:firstRow="0" w:lastRow="0" w:firstColumn="0" w:lastColumn="0" w:oddVBand="1" w:evenVBand="0" w:oddHBand="0" w:evenHBand="0" w:firstRowFirstColumn="0" w:firstRowLastColumn="0" w:lastRowFirstColumn="0" w:lastRowLastColumn="0"/>
            <w:tcW w:w="3404" w:type="dxa"/>
            <w:tcBorders>
              <w:top w:val="none" w:sz="0" w:space="0" w:color="auto"/>
              <w:left w:val="none" w:sz="0" w:space="0" w:color="auto"/>
              <w:bottom w:val="none" w:sz="0" w:space="0" w:color="auto"/>
              <w:right w:val="none" w:sz="0" w:space="0" w:color="auto"/>
            </w:tcBorders>
            <w:shd w:val="clear" w:color="auto" w:fill="EDEEEB"/>
          </w:tcPr>
          <w:p w14:paraId="30E76F35" w14:textId="77777777" w:rsidR="00B67569" w:rsidRPr="00B67569" w:rsidRDefault="00B67569" w:rsidP="00850745">
            <w:pPr>
              <w:pStyle w:val="NoSpacing"/>
              <w:numPr>
                <w:ilvl w:val="0"/>
                <w:numId w:val="14"/>
              </w:numPr>
              <w:rPr>
                <w:rFonts w:asciiTheme="minorHAnsi" w:hAnsiTheme="minorHAnsi" w:cstheme="minorHAnsi"/>
                <w:sz w:val="20"/>
                <w:szCs w:val="18"/>
              </w:rPr>
            </w:pPr>
            <w:r w:rsidRPr="00B67569">
              <w:rPr>
                <w:rFonts w:asciiTheme="minorHAnsi" w:hAnsiTheme="minorHAnsi" w:cstheme="minorHAnsi"/>
                <w:sz w:val="20"/>
                <w:szCs w:val="18"/>
              </w:rPr>
              <w:t>Vendor lock-in</w:t>
            </w:r>
          </w:p>
          <w:p w14:paraId="39A20E49" w14:textId="77777777" w:rsidR="00B67569" w:rsidRPr="00B67569" w:rsidRDefault="00B67569" w:rsidP="00850745">
            <w:pPr>
              <w:pStyle w:val="NoSpacing"/>
              <w:numPr>
                <w:ilvl w:val="0"/>
                <w:numId w:val="14"/>
              </w:numPr>
              <w:rPr>
                <w:rFonts w:asciiTheme="minorHAnsi" w:hAnsiTheme="minorHAnsi" w:cstheme="minorHAnsi"/>
                <w:sz w:val="20"/>
                <w:szCs w:val="18"/>
              </w:rPr>
            </w:pPr>
            <w:r w:rsidRPr="00B67569">
              <w:rPr>
                <w:rFonts w:asciiTheme="minorHAnsi" w:hAnsiTheme="minorHAnsi" w:cstheme="minorHAnsi"/>
                <w:sz w:val="20"/>
                <w:szCs w:val="18"/>
              </w:rPr>
              <w:t>No control over patching/upgrades</w:t>
            </w:r>
          </w:p>
        </w:tc>
      </w:tr>
      <w:tr w:rsidR="00B67569" w:rsidRPr="0081766B" w14:paraId="42527159" w14:textId="77777777" w:rsidTr="00AD68BE">
        <w:trPr>
          <w:trHeight w:val="1233"/>
        </w:trPr>
        <w:tc>
          <w:tcPr>
            <w:cnfStyle w:val="000010000000" w:firstRow="0" w:lastRow="0" w:firstColumn="0" w:lastColumn="0" w:oddVBand="1" w:evenVBand="0" w:oddHBand="0" w:evenHBand="0" w:firstRowFirstColumn="0" w:firstRowLastColumn="0" w:lastRowFirstColumn="0" w:lastRowLastColumn="0"/>
            <w:tcW w:w="1417" w:type="dxa"/>
            <w:tcBorders>
              <w:left w:val="none" w:sz="0" w:space="0" w:color="auto"/>
              <w:bottom w:val="none" w:sz="0" w:space="0" w:color="auto"/>
              <w:right w:val="none" w:sz="0" w:space="0" w:color="auto"/>
            </w:tcBorders>
            <w:shd w:val="clear" w:color="auto" w:fill="EDEEEB"/>
          </w:tcPr>
          <w:p w14:paraId="4E349ECA" w14:textId="77777777" w:rsidR="00B67569" w:rsidRPr="00B67569" w:rsidRDefault="00B67569" w:rsidP="00AD68BE">
            <w:pPr>
              <w:pStyle w:val="NoSpacing"/>
              <w:rPr>
                <w:rFonts w:asciiTheme="minorHAnsi" w:hAnsiTheme="minorHAnsi" w:cstheme="minorHAnsi"/>
                <w:b/>
                <w:sz w:val="20"/>
                <w:szCs w:val="18"/>
              </w:rPr>
            </w:pPr>
            <w:r w:rsidRPr="00B67569">
              <w:rPr>
                <w:rFonts w:asciiTheme="minorHAnsi" w:hAnsiTheme="minorHAnsi" w:cstheme="minorHAnsi"/>
                <w:b/>
                <w:sz w:val="20"/>
                <w:szCs w:val="18"/>
              </w:rPr>
              <w:t>IaaS</w:t>
            </w:r>
          </w:p>
        </w:tc>
        <w:tc>
          <w:tcPr>
            <w:tcW w:w="4251" w:type="dxa"/>
            <w:shd w:val="clear" w:color="auto" w:fill="EDEEEB"/>
          </w:tcPr>
          <w:p w14:paraId="53BC7749" w14:textId="77777777" w:rsidR="00B67569" w:rsidRPr="00B67569" w:rsidRDefault="00B67569" w:rsidP="00850745">
            <w:pPr>
              <w:pStyle w:val="NoSpacing"/>
              <w:numPr>
                <w:ilvl w:val="0"/>
                <w:numId w:val="1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Flexibility for HA solutions</w:t>
            </w:r>
          </w:p>
          <w:p w14:paraId="00390570" w14:textId="77777777" w:rsidR="00B67569" w:rsidRPr="00B67569" w:rsidRDefault="00B67569" w:rsidP="00850745">
            <w:pPr>
              <w:pStyle w:val="NoSpacing"/>
              <w:numPr>
                <w:ilvl w:val="0"/>
                <w:numId w:val="1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Flexibility to reuse existing systems, processes and standards</w:t>
            </w:r>
          </w:p>
          <w:p w14:paraId="26924BF7" w14:textId="77777777" w:rsidR="00B67569" w:rsidRPr="00B67569" w:rsidRDefault="00B67569" w:rsidP="00850745">
            <w:pPr>
              <w:pStyle w:val="NoSpacing"/>
              <w:numPr>
                <w:ilvl w:val="0"/>
                <w:numId w:val="1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Custom Architecture</w:t>
            </w:r>
          </w:p>
          <w:p w14:paraId="55791800" w14:textId="77777777" w:rsidR="00B67569" w:rsidRPr="00B67569" w:rsidRDefault="00B67569" w:rsidP="00850745">
            <w:pPr>
              <w:pStyle w:val="NoSpacing"/>
              <w:numPr>
                <w:ilvl w:val="0"/>
                <w:numId w:val="14"/>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8"/>
              </w:rPr>
            </w:pPr>
            <w:r w:rsidRPr="00B67569">
              <w:rPr>
                <w:rFonts w:asciiTheme="minorHAnsi" w:hAnsiTheme="minorHAnsi" w:cstheme="minorHAnsi"/>
                <w:sz w:val="20"/>
                <w:szCs w:val="18"/>
              </w:rPr>
              <w:t>No-vendor lock-in</w:t>
            </w:r>
          </w:p>
        </w:tc>
        <w:tc>
          <w:tcPr>
            <w:cnfStyle w:val="000010000000" w:firstRow="0" w:lastRow="0" w:firstColumn="0" w:lastColumn="0" w:oddVBand="1" w:evenVBand="0" w:oddHBand="0" w:evenHBand="0" w:firstRowFirstColumn="0" w:firstRowLastColumn="0" w:lastRowFirstColumn="0" w:lastRowLastColumn="0"/>
            <w:tcW w:w="3404" w:type="dxa"/>
            <w:tcBorders>
              <w:left w:val="none" w:sz="0" w:space="0" w:color="auto"/>
              <w:bottom w:val="none" w:sz="0" w:space="0" w:color="auto"/>
              <w:right w:val="none" w:sz="0" w:space="0" w:color="auto"/>
            </w:tcBorders>
            <w:shd w:val="clear" w:color="auto" w:fill="EDEEEB"/>
          </w:tcPr>
          <w:p w14:paraId="219A94FD" w14:textId="77777777" w:rsidR="00B67569" w:rsidRPr="00B67569" w:rsidRDefault="00B67569" w:rsidP="00850745">
            <w:pPr>
              <w:pStyle w:val="NoSpacing"/>
              <w:numPr>
                <w:ilvl w:val="0"/>
                <w:numId w:val="14"/>
              </w:numPr>
              <w:rPr>
                <w:rFonts w:asciiTheme="minorHAnsi" w:hAnsiTheme="minorHAnsi" w:cstheme="minorHAnsi"/>
                <w:sz w:val="20"/>
                <w:szCs w:val="18"/>
              </w:rPr>
            </w:pPr>
            <w:r w:rsidRPr="00B67569">
              <w:rPr>
                <w:rFonts w:asciiTheme="minorHAnsi" w:hAnsiTheme="minorHAnsi" w:cstheme="minorHAnsi"/>
                <w:sz w:val="20"/>
                <w:szCs w:val="18"/>
              </w:rPr>
              <w:t>Cloud consumer Maintenance for entire stack</w:t>
            </w:r>
          </w:p>
        </w:tc>
      </w:tr>
    </w:tbl>
    <w:p w14:paraId="6FD32916" w14:textId="77777777" w:rsidR="00B67569" w:rsidRPr="00F1019B" w:rsidRDefault="00B67569" w:rsidP="00B67569">
      <w:pPr>
        <w:autoSpaceDE w:val="0"/>
        <w:autoSpaceDN w:val="0"/>
        <w:adjustRightInd w:val="0"/>
        <w:spacing w:after="0" w:line="240" w:lineRule="auto"/>
        <w:rPr>
          <w:rFonts w:ascii="Verdana" w:hAnsi="Verdana" w:cs="Verdana"/>
          <w:color w:val="FF0000"/>
          <w:sz w:val="19"/>
          <w:szCs w:val="19"/>
        </w:rPr>
      </w:pPr>
    </w:p>
    <w:p w14:paraId="12DC3552" w14:textId="77777777" w:rsidR="00B67569" w:rsidRPr="00F1019B" w:rsidRDefault="00B67569" w:rsidP="00B67569">
      <w:pPr>
        <w:autoSpaceDE w:val="0"/>
        <w:autoSpaceDN w:val="0"/>
        <w:adjustRightInd w:val="0"/>
        <w:spacing w:after="0" w:line="240" w:lineRule="auto"/>
        <w:ind w:left="1440"/>
        <w:rPr>
          <w:rFonts w:ascii="Verdana,Bold" w:hAnsi="Verdana,Bold" w:cs="Verdana,Bold"/>
          <w:bCs/>
          <w:color w:val="FF0000"/>
        </w:rPr>
      </w:pPr>
      <w:r w:rsidRPr="00F1019B">
        <w:rPr>
          <w:rFonts w:ascii="Verdana,Bold" w:hAnsi="Verdana,Bold" w:cs="Verdana,Bold"/>
          <w:bCs/>
          <w:color w:val="FF0000"/>
        </w:rPr>
        <w:t xml:space="preserve"> </w:t>
      </w:r>
    </w:p>
    <w:p w14:paraId="24F635E0" w14:textId="77777777" w:rsidR="00B67569" w:rsidRDefault="00B67569" w:rsidP="001B59AB">
      <w:pPr>
        <w:pStyle w:val="Heading2"/>
        <w:numPr>
          <w:ilvl w:val="0"/>
          <w:numId w:val="0"/>
        </w:numPr>
        <w:ind w:left="432"/>
      </w:pPr>
      <w:bookmarkStart w:id="789" w:name="_Toc6295640"/>
      <w:bookmarkStart w:id="790" w:name="_Toc20397842"/>
      <w:bookmarkStart w:id="791" w:name="_Toc21698941"/>
      <w:r>
        <w:t>Cloud Deployment Models</w:t>
      </w:r>
      <w:bookmarkEnd w:id="789"/>
      <w:bookmarkEnd w:id="790"/>
      <w:bookmarkEnd w:id="791"/>
    </w:p>
    <w:tbl>
      <w:tblPr>
        <w:tblStyle w:val="LightList-Accent5"/>
        <w:tblW w:w="9042" w:type="dxa"/>
        <w:tblInd w:w="416"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18" w:space="0" w:color="FFFFFF" w:themeColor="background1"/>
          <w:insideV w:val="single" w:sz="18" w:space="0" w:color="FFFFFF" w:themeColor="background1"/>
        </w:tblBorders>
        <w:shd w:val="clear" w:color="auto" w:fill="EDEEEB"/>
        <w:tblLayout w:type="fixed"/>
        <w:tblLook w:val="0000" w:firstRow="0" w:lastRow="0" w:firstColumn="0" w:lastColumn="0" w:noHBand="0" w:noVBand="0"/>
      </w:tblPr>
      <w:tblGrid>
        <w:gridCol w:w="1961"/>
        <w:gridCol w:w="7081"/>
      </w:tblGrid>
      <w:tr w:rsidR="00B67569" w:rsidRPr="0014531E" w14:paraId="004A7C39" w14:textId="77777777" w:rsidTr="00E32F46">
        <w:trPr>
          <w:cnfStyle w:val="000000100000" w:firstRow="0" w:lastRow="0" w:firstColumn="0" w:lastColumn="0" w:oddVBand="0" w:evenVBand="0" w:oddHBand="1" w:evenHBand="0" w:firstRowFirstColumn="0" w:firstRowLastColumn="0" w:lastRowFirstColumn="0" w:lastRowLastColumn="0"/>
          <w:trHeight w:val="370"/>
        </w:trPr>
        <w:tc>
          <w:tcPr>
            <w:cnfStyle w:val="000010000000" w:firstRow="0" w:lastRow="0" w:firstColumn="0" w:lastColumn="0" w:oddVBand="1" w:evenVBand="0" w:oddHBand="0" w:evenHBand="0" w:firstRowFirstColumn="0" w:firstRowLastColumn="0" w:lastRowFirstColumn="0" w:lastRowLastColumn="0"/>
            <w:tcW w:w="1961" w:type="dxa"/>
            <w:tcBorders>
              <w:top w:val="none" w:sz="0" w:space="0" w:color="auto"/>
              <w:left w:val="none" w:sz="0" w:space="0" w:color="auto"/>
              <w:bottom w:val="none" w:sz="0" w:space="0" w:color="auto"/>
              <w:right w:val="none" w:sz="0" w:space="0" w:color="auto"/>
            </w:tcBorders>
            <w:shd w:val="clear" w:color="auto" w:fill="808474"/>
          </w:tcPr>
          <w:p w14:paraId="147D96DD" w14:textId="77777777" w:rsidR="00B67569" w:rsidRPr="0014531E" w:rsidRDefault="00B67569" w:rsidP="00AD68BE">
            <w:pPr>
              <w:pStyle w:val="NoSpacing"/>
              <w:rPr>
                <w:rFonts w:ascii="Arial" w:hAnsi="Arial" w:cs="Arial"/>
                <w:b/>
                <w:color w:val="FFFFFF" w:themeColor="background1"/>
                <w:sz w:val="18"/>
                <w:szCs w:val="18"/>
              </w:rPr>
            </w:pPr>
            <w:r w:rsidRPr="0014531E">
              <w:rPr>
                <w:rFonts w:ascii="Arial" w:hAnsi="Arial" w:cs="Arial"/>
                <w:b/>
                <w:color w:val="FFFFFF" w:themeColor="background1"/>
                <w:sz w:val="18"/>
                <w:szCs w:val="18"/>
              </w:rPr>
              <w:t xml:space="preserve">Deployment Model </w:t>
            </w:r>
          </w:p>
        </w:tc>
        <w:tc>
          <w:tcPr>
            <w:tcW w:w="7081" w:type="dxa"/>
            <w:tcBorders>
              <w:top w:val="none" w:sz="0" w:space="0" w:color="auto"/>
              <w:bottom w:val="none" w:sz="0" w:space="0" w:color="auto"/>
              <w:right w:val="none" w:sz="0" w:space="0" w:color="auto"/>
            </w:tcBorders>
            <w:shd w:val="clear" w:color="auto" w:fill="808474"/>
          </w:tcPr>
          <w:p w14:paraId="31115083" w14:textId="77777777" w:rsidR="00B67569" w:rsidRPr="0014531E" w:rsidRDefault="00B67569" w:rsidP="00AD68BE">
            <w:pPr>
              <w:pStyle w:val="NoSpacing"/>
              <w:cnfStyle w:val="000000100000" w:firstRow="0" w:lastRow="0" w:firstColumn="0" w:lastColumn="0" w:oddVBand="0" w:evenVBand="0" w:oddHBand="1" w:evenHBand="0" w:firstRowFirstColumn="0" w:firstRowLastColumn="0" w:lastRowFirstColumn="0" w:lastRowLastColumn="0"/>
              <w:rPr>
                <w:rFonts w:ascii="Arial" w:hAnsi="Arial" w:cs="Arial"/>
                <w:b/>
                <w:color w:val="FFFFFF" w:themeColor="background1"/>
                <w:sz w:val="18"/>
                <w:szCs w:val="18"/>
              </w:rPr>
            </w:pPr>
            <w:r w:rsidRPr="0014531E">
              <w:rPr>
                <w:rFonts w:ascii="Arial" w:hAnsi="Arial" w:cs="Arial"/>
                <w:b/>
                <w:color w:val="FFFFFF" w:themeColor="background1"/>
                <w:sz w:val="18"/>
                <w:szCs w:val="18"/>
              </w:rPr>
              <w:t xml:space="preserve">Definition </w:t>
            </w:r>
          </w:p>
        </w:tc>
      </w:tr>
      <w:tr w:rsidR="00B67569" w:rsidRPr="0014531E" w14:paraId="0AB659FA" w14:textId="77777777" w:rsidTr="00E32F46">
        <w:trPr>
          <w:trHeight w:val="366"/>
        </w:trPr>
        <w:tc>
          <w:tcPr>
            <w:cnfStyle w:val="000010000000" w:firstRow="0" w:lastRow="0" w:firstColumn="0" w:lastColumn="0" w:oddVBand="1" w:evenVBand="0" w:oddHBand="0" w:evenHBand="0" w:firstRowFirstColumn="0" w:firstRowLastColumn="0" w:lastRowFirstColumn="0" w:lastRowLastColumn="0"/>
            <w:tcW w:w="1961" w:type="dxa"/>
            <w:tcBorders>
              <w:left w:val="none" w:sz="0" w:space="0" w:color="auto"/>
              <w:right w:val="none" w:sz="0" w:space="0" w:color="auto"/>
            </w:tcBorders>
            <w:shd w:val="clear" w:color="auto" w:fill="EDEEEB"/>
          </w:tcPr>
          <w:p w14:paraId="448C46E3" w14:textId="77777777" w:rsidR="00B67569" w:rsidRPr="00B67569" w:rsidRDefault="00B67569" w:rsidP="00AD68BE">
            <w:pPr>
              <w:pStyle w:val="NoSpacing"/>
              <w:rPr>
                <w:rFonts w:asciiTheme="minorHAnsi" w:hAnsiTheme="minorHAnsi" w:cstheme="minorHAnsi"/>
                <w:sz w:val="20"/>
                <w:szCs w:val="17"/>
              </w:rPr>
            </w:pPr>
            <w:r w:rsidRPr="00B67569">
              <w:rPr>
                <w:rFonts w:asciiTheme="minorHAnsi" w:hAnsiTheme="minorHAnsi" w:cstheme="minorHAnsi"/>
                <w:b/>
                <w:sz w:val="20"/>
                <w:szCs w:val="17"/>
              </w:rPr>
              <w:t xml:space="preserve">Public Cloud </w:t>
            </w:r>
          </w:p>
        </w:tc>
        <w:tc>
          <w:tcPr>
            <w:tcW w:w="7081" w:type="dxa"/>
            <w:shd w:val="clear" w:color="auto" w:fill="EDEEEB"/>
          </w:tcPr>
          <w:p w14:paraId="54884470" w14:textId="77777777" w:rsidR="00B67569" w:rsidRPr="00B67569" w:rsidRDefault="00B67569" w:rsidP="00E32F46">
            <w:pPr>
              <w:pStyle w:val="NoSpacing"/>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7"/>
              </w:rPr>
            </w:pPr>
            <w:r w:rsidRPr="00B67569">
              <w:rPr>
                <w:rFonts w:asciiTheme="minorHAnsi" w:hAnsiTheme="minorHAnsi" w:cstheme="minorHAnsi"/>
                <w:sz w:val="20"/>
                <w:szCs w:val="17"/>
              </w:rPr>
              <w:t>The cloud infrastructure is provisioned for open use by the public. It may be owned, managed, and operated by a business, academic, or government organization, or some combination of them. It exists on the premises of the cloud provider.</w:t>
            </w:r>
          </w:p>
        </w:tc>
      </w:tr>
      <w:tr w:rsidR="00B67569" w:rsidRPr="0014531E" w14:paraId="3C51CD91" w14:textId="77777777" w:rsidTr="00E32F46">
        <w:trPr>
          <w:cnfStyle w:val="000000100000" w:firstRow="0" w:lastRow="0" w:firstColumn="0" w:lastColumn="0" w:oddVBand="0" w:evenVBand="0" w:oddHBand="1" w:evenHBand="0" w:firstRowFirstColumn="0" w:firstRowLastColumn="0" w:lastRowFirstColumn="0" w:lastRowLastColumn="0"/>
          <w:trHeight w:val="366"/>
        </w:trPr>
        <w:tc>
          <w:tcPr>
            <w:cnfStyle w:val="000010000000" w:firstRow="0" w:lastRow="0" w:firstColumn="0" w:lastColumn="0" w:oddVBand="1" w:evenVBand="0" w:oddHBand="0" w:evenHBand="0" w:firstRowFirstColumn="0" w:firstRowLastColumn="0" w:lastRowFirstColumn="0" w:lastRowLastColumn="0"/>
            <w:tcW w:w="1961" w:type="dxa"/>
            <w:tcBorders>
              <w:top w:val="none" w:sz="0" w:space="0" w:color="auto"/>
              <w:left w:val="none" w:sz="0" w:space="0" w:color="auto"/>
              <w:bottom w:val="none" w:sz="0" w:space="0" w:color="auto"/>
              <w:right w:val="none" w:sz="0" w:space="0" w:color="auto"/>
            </w:tcBorders>
            <w:shd w:val="clear" w:color="auto" w:fill="EDEEEB"/>
          </w:tcPr>
          <w:p w14:paraId="10A684C5" w14:textId="77777777" w:rsidR="00B67569" w:rsidRPr="00B67569" w:rsidRDefault="00B67569" w:rsidP="00AD68BE">
            <w:pPr>
              <w:pStyle w:val="NoSpacing"/>
              <w:rPr>
                <w:rFonts w:asciiTheme="minorHAnsi" w:hAnsiTheme="minorHAnsi" w:cstheme="minorHAnsi"/>
                <w:sz w:val="20"/>
                <w:szCs w:val="17"/>
              </w:rPr>
            </w:pPr>
            <w:r w:rsidRPr="00B67569">
              <w:rPr>
                <w:rFonts w:asciiTheme="minorHAnsi" w:hAnsiTheme="minorHAnsi" w:cstheme="minorHAnsi"/>
                <w:b/>
                <w:sz w:val="20"/>
                <w:szCs w:val="17"/>
              </w:rPr>
              <w:t xml:space="preserve">Private Cloud </w:t>
            </w:r>
          </w:p>
        </w:tc>
        <w:tc>
          <w:tcPr>
            <w:tcW w:w="7081" w:type="dxa"/>
            <w:tcBorders>
              <w:top w:val="none" w:sz="0" w:space="0" w:color="auto"/>
              <w:bottom w:val="none" w:sz="0" w:space="0" w:color="auto"/>
              <w:right w:val="none" w:sz="0" w:space="0" w:color="auto"/>
            </w:tcBorders>
            <w:shd w:val="clear" w:color="auto" w:fill="EDEEEB"/>
          </w:tcPr>
          <w:p w14:paraId="5F402ED7" w14:textId="77777777" w:rsidR="00B67569" w:rsidRPr="00B67569" w:rsidRDefault="00B67569" w:rsidP="00E32F46">
            <w:pPr>
              <w:pStyle w:val="NoSpacing"/>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17"/>
              </w:rPr>
            </w:pPr>
            <w:r w:rsidRPr="00B67569">
              <w:rPr>
                <w:rFonts w:asciiTheme="minorHAnsi" w:hAnsiTheme="minorHAnsi" w:cstheme="minorHAnsi"/>
                <w:sz w:val="20"/>
                <w:szCs w:val="17"/>
              </w:rPr>
              <w:t>The cloud infrastructure is provisioned for exclusive use by a single organization comprising multiple consumers (e.g., business units). It may be owned, managed, and operated by the organization, a third party, or some combination of them, and it may exist on or off premises.</w:t>
            </w:r>
          </w:p>
        </w:tc>
      </w:tr>
      <w:tr w:rsidR="00B67569" w:rsidRPr="0014531E" w14:paraId="03CCB28A" w14:textId="77777777" w:rsidTr="00E32F46">
        <w:trPr>
          <w:trHeight w:val="366"/>
        </w:trPr>
        <w:tc>
          <w:tcPr>
            <w:cnfStyle w:val="000010000000" w:firstRow="0" w:lastRow="0" w:firstColumn="0" w:lastColumn="0" w:oddVBand="1" w:evenVBand="0" w:oddHBand="0" w:evenHBand="0" w:firstRowFirstColumn="0" w:firstRowLastColumn="0" w:lastRowFirstColumn="0" w:lastRowLastColumn="0"/>
            <w:tcW w:w="1961" w:type="dxa"/>
            <w:tcBorders>
              <w:left w:val="none" w:sz="0" w:space="0" w:color="auto"/>
              <w:right w:val="none" w:sz="0" w:space="0" w:color="auto"/>
            </w:tcBorders>
            <w:shd w:val="clear" w:color="auto" w:fill="EDEEEB"/>
          </w:tcPr>
          <w:p w14:paraId="2947F6E3" w14:textId="77777777" w:rsidR="00B67569" w:rsidRPr="00B67569" w:rsidRDefault="00B67569" w:rsidP="00AD68BE">
            <w:pPr>
              <w:pStyle w:val="NoSpacing"/>
              <w:rPr>
                <w:rFonts w:asciiTheme="minorHAnsi" w:hAnsiTheme="minorHAnsi" w:cstheme="minorHAnsi"/>
                <w:b/>
                <w:sz w:val="20"/>
                <w:szCs w:val="17"/>
              </w:rPr>
            </w:pPr>
            <w:r w:rsidRPr="00B67569">
              <w:rPr>
                <w:rFonts w:asciiTheme="minorHAnsi" w:hAnsiTheme="minorHAnsi" w:cstheme="minorHAnsi"/>
                <w:b/>
                <w:sz w:val="20"/>
                <w:szCs w:val="17"/>
              </w:rPr>
              <w:t xml:space="preserve">Hybrid Cloud </w:t>
            </w:r>
          </w:p>
        </w:tc>
        <w:tc>
          <w:tcPr>
            <w:tcW w:w="7081" w:type="dxa"/>
            <w:shd w:val="clear" w:color="auto" w:fill="EDEEEB"/>
          </w:tcPr>
          <w:p w14:paraId="48D739AE" w14:textId="77777777" w:rsidR="00B67569" w:rsidRPr="00B67569" w:rsidRDefault="00B67569" w:rsidP="00E32F46">
            <w:pPr>
              <w:pStyle w:val="NoSpacing"/>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17"/>
              </w:rPr>
            </w:pPr>
            <w:r w:rsidRPr="00B67569">
              <w:rPr>
                <w:rFonts w:asciiTheme="minorHAnsi" w:hAnsiTheme="minorHAnsi" w:cstheme="minorHAnsi"/>
                <w:sz w:val="20"/>
                <w:szCs w:val="17"/>
              </w:rPr>
              <w:t xml:space="preserve">The cloud infrastructure is a composition of two or more clouds (private, community, or public) that remain unique entities but are bound together by standardized or proprietary technology that enables data and application portability. </w:t>
            </w:r>
          </w:p>
        </w:tc>
      </w:tr>
      <w:tr w:rsidR="00B67569" w:rsidRPr="0014531E" w14:paraId="4A127A76" w14:textId="77777777" w:rsidTr="00E32F46">
        <w:trPr>
          <w:cnfStyle w:val="000000100000" w:firstRow="0" w:lastRow="0" w:firstColumn="0" w:lastColumn="0" w:oddVBand="0" w:evenVBand="0" w:oddHBand="1" w:evenHBand="0" w:firstRowFirstColumn="0" w:firstRowLastColumn="0" w:lastRowFirstColumn="0" w:lastRowLastColumn="0"/>
          <w:trHeight w:val="366"/>
        </w:trPr>
        <w:tc>
          <w:tcPr>
            <w:cnfStyle w:val="000010000000" w:firstRow="0" w:lastRow="0" w:firstColumn="0" w:lastColumn="0" w:oddVBand="1" w:evenVBand="0" w:oddHBand="0" w:evenHBand="0" w:firstRowFirstColumn="0" w:firstRowLastColumn="0" w:lastRowFirstColumn="0" w:lastRowLastColumn="0"/>
            <w:tcW w:w="1961" w:type="dxa"/>
            <w:tcBorders>
              <w:top w:val="none" w:sz="0" w:space="0" w:color="auto"/>
              <w:left w:val="none" w:sz="0" w:space="0" w:color="auto"/>
              <w:bottom w:val="none" w:sz="0" w:space="0" w:color="auto"/>
              <w:right w:val="none" w:sz="0" w:space="0" w:color="auto"/>
            </w:tcBorders>
            <w:shd w:val="clear" w:color="auto" w:fill="EDEEEB"/>
          </w:tcPr>
          <w:p w14:paraId="5EEA01F1" w14:textId="77777777" w:rsidR="00B67569" w:rsidRPr="00B67569" w:rsidRDefault="00B67569" w:rsidP="00AD68BE">
            <w:pPr>
              <w:pStyle w:val="NoSpacing"/>
              <w:rPr>
                <w:rFonts w:asciiTheme="minorHAnsi" w:hAnsiTheme="minorHAnsi" w:cstheme="minorHAnsi"/>
                <w:b/>
                <w:sz w:val="20"/>
                <w:szCs w:val="17"/>
              </w:rPr>
            </w:pPr>
            <w:r w:rsidRPr="00B67569">
              <w:rPr>
                <w:rFonts w:asciiTheme="minorHAnsi" w:hAnsiTheme="minorHAnsi" w:cstheme="minorHAnsi"/>
                <w:b/>
                <w:sz w:val="20"/>
                <w:szCs w:val="17"/>
              </w:rPr>
              <w:t>Community Cloud</w:t>
            </w:r>
          </w:p>
        </w:tc>
        <w:tc>
          <w:tcPr>
            <w:tcW w:w="7081" w:type="dxa"/>
            <w:tcBorders>
              <w:top w:val="none" w:sz="0" w:space="0" w:color="auto"/>
              <w:bottom w:val="none" w:sz="0" w:space="0" w:color="auto"/>
              <w:right w:val="none" w:sz="0" w:space="0" w:color="auto"/>
            </w:tcBorders>
            <w:shd w:val="clear" w:color="auto" w:fill="EDEEEB"/>
          </w:tcPr>
          <w:p w14:paraId="52596207" w14:textId="77777777" w:rsidR="00B67569" w:rsidRPr="00B67569" w:rsidRDefault="00E32F46" w:rsidP="00E32F46">
            <w:pPr>
              <w:pStyle w:val="NoSpacing"/>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17"/>
              </w:rPr>
            </w:pPr>
            <w:r w:rsidRPr="00B67569">
              <w:rPr>
                <w:rFonts w:asciiTheme="minorHAnsi" w:hAnsiTheme="minorHAnsi" w:cstheme="minorHAnsi"/>
                <w:sz w:val="20"/>
                <w:szCs w:val="17"/>
              </w:rPr>
              <w:t>A specific community of consumers from organizations that have shared concerns (e.g., mission, security requirements, policy, and compliance considerations) provisions the cloud infrastructure for exclusive use</w:t>
            </w:r>
            <w:r w:rsidR="00B67569" w:rsidRPr="00B67569">
              <w:rPr>
                <w:rFonts w:asciiTheme="minorHAnsi" w:hAnsiTheme="minorHAnsi" w:cstheme="minorHAnsi"/>
                <w:sz w:val="20"/>
                <w:szCs w:val="17"/>
              </w:rPr>
              <w:t>. It may be owned, managed, and operated by one or more of the organizations in the community, a third party, or some combination of them, and it may exist on or off premises</w:t>
            </w:r>
          </w:p>
        </w:tc>
      </w:tr>
    </w:tbl>
    <w:p w14:paraId="41F0EB7E" w14:textId="77777777" w:rsidR="00B67569" w:rsidRPr="00B67569" w:rsidRDefault="00B67569" w:rsidP="00B67569"/>
    <w:sectPr w:rsidR="00B67569" w:rsidRPr="00B67569" w:rsidSect="00B51C88">
      <w:pgSz w:w="12240" w:h="15840"/>
      <w:pgMar w:top="1080" w:right="1080" w:bottom="1080" w:left="1080" w:header="720" w:footer="576"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55C1CF" w14:textId="77777777" w:rsidR="00AE28F5" w:rsidRDefault="00AE28F5" w:rsidP="00F621C6">
      <w:pPr>
        <w:spacing w:after="0" w:line="240" w:lineRule="auto"/>
      </w:pPr>
      <w:r>
        <w:separator/>
      </w:r>
    </w:p>
    <w:p w14:paraId="56F8F9A4" w14:textId="77777777" w:rsidR="00AE28F5" w:rsidRDefault="00AE28F5"/>
    <w:p w14:paraId="288DE172" w14:textId="77777777" w:rsidR="00AE28F5" w:rsidRDefault="00AE28F5"/>
  </w:endnote>
  <w:endnote w:type="continuationSeparator" w:id="0">
    <w:p w14:paraId="58A5F14E" w14:textId="77777777" w:rsidR="00AE28F5" w:rsidRDefault="00AE28F5" w:rsidP="00F621C6">
      <w:pPr>
        <w:spacing w:after="0" w:line="240" w:lineRule="auto"/>
      </w:pPr>
      <w:r>
        <w:continuationSeparator/>
      </w:r>
    </w:p>
    <w:p w14:paraId="71272D0D" w14:textId="77777777" w:rsidR="00AE28F5" w:rsidRDefault="00AE28F5"/>
    <w:p w14:paraId="06F84543" w14:textId="77777777" w:rsidR="00AE28F5" w:rsidRDefault="00AE28F5"/>
  </w:endnote>
  <w:endnote w:type="continuationNotice" w:id="1">
    <w:p w14:paraId="0F34126E" w14:textId="77777777" w:rsidR="00AE28F5" w:rsidRDefault="00AE28F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Verdana,Bold">
    <w:altName w:val="Verdana"/>
    <w:panose1 w:val="020B0604020202020204"/>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AE061E" w14:textId="77777777" w:rsidR="00953A7E" w:rsidRDefault="00953A7E" w:rsidP="00EF3F25">
    <w:pPr>
      <w:jc w:val="right"/>
    </w:pPr>
    <w:r>
      <w:rPr>
        <w:noProof/>
      </w:rPr>
      <w:drawing>
        <wp:anchor distT="0" distB="0" distL="114300" distR="114300" simplePos="0" relativeHeight="251661824" behindDoc="0" locked="0" layoutInCell="1" allowOverlap="1" wp14:anchorId="423A310C" wp14:editId="4D7874EC">
          <wp:simplePos x="0" y="0"/>
          <wp:positionH relativeFrom="column">
            <wp:posOffset>5143500</wp:posOffset>
          </wp:positionH>
          <wp:positionV relativeFrom="paragraph">
            <wp:posOffset>-1267246</wp:posOffset>
          </wp:positionV>
          <wp:extent cx="1268430" cy="1427352"/>
          <wp:effectExtent l="0" t="0" r="8255" b="1905"/>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0" cy="142735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212A5A3A" wp14:editId="70D42A66">
          <wp:simplePos x="0" y="0"/>
          <wp:positionH relativeFrom="column">
            <wp:posOffset>5245100</wp:posOffset>
          </wp:positionH>
          <wp:positionV relativeFrom="paragraph">
            <wp:posOffset>-1378585</wp:posOffset>
          </wp:positionV>
          <wp:extent cx="1156335" cy="1517650"/>
          <wp:effectExtent l="0" t="0" r="5715" b="6350"/>
          <wp:wrapSquare wrapText="bothSides"/>
          <wp:docPr id="296" name="Picture 296"/>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487D38" w14:textId="77777777" w:rsidR="00953A7E" w:rsidRDefault="00953A7E" w:rsidP="00B13605">
    <w:pPr>
      <w:jc w:val="right"/>
    </w:pPr>
    <w:r>
      <w:rPr>
        <w:noProof/>
      </w:rPr>
      <w:drawing>
        <wp:inline distT="0" distB="0" distL="0" distR="0" wp14:anchorId="14D265AC" wp14:editId="66933706">
          <wp:extent cx="914400" cy="1310005"/>
          <wp:effectExtent l="0" t="0" r="0" b="0"/>
          <wp:docPr id="2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CF00F4" w14:textId="77777777" w:rsidR="00953A7E" w:rsidRDefault="00953A7E" w:rsidP="008771E9">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7132AD" w14:textId="35C224B8" w:rsidR="00953A7E" w:rsidRPr="00DC3980" w:rsidRDefault="00953A7E"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2BFAAD71" wp14:editId="4ADC845E">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0F785D6E" w14:textId="77777777" w:rsidR="00953A7E" w:rsidRDefault="00953A7E"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FAAD71" id="_x0000_t202" coordsize="21600,21600" o:spt="202" path="m,l,21600r21600,l21600,xe">
              <v:stroke joinstyle="miter"/>
              <v:path gradientshapeok="t" o:connecttype="rect"/>
            </v:shapetype>
            <v:shape id="_x0000_s1042"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" filled="f" stroked="f">
              <v:textbox inset="0,0,0,0">
                <w:txbxContent>
                  <w:p w14:paraId="0F785D6E" w14:textId="77777777" w:rsidR="00953A7E" w:rsidRDefault="00953A7E" w:rsidP="00793F43">
                    <w:pPr>
                      <w:jc w:val="right"/>
                    </w:pPr>
                  </w:p>
                </w:txbxContent>
              </v:textbox>
            </v:shape>
          </w:pict>
        </mc:Fallback>
      </mc:AlternateContent>
    </w:r>
    <w:r>
      <w:rPr>
        <w:b/>
        <w:color w:val="0097A9"/>
        <w:sz w:val="16"/>
        <w:szCs w:val="16"/>
      </w:rPr>
      <w:t xml:space="preserve">CWB Financial Group </w:t>
    </w:r>
    <w:sdt>
      <w:sdtPr>
        <w:rPr>
          <w:i/>
          <w:color w:val="009AA6"/>
          <w:sz w:val="16"/>
          <w:szCs w:val="16"/>
        </w:rPr>
        <w:alias w:val="Title"/>
        <w:tag w:val=""/>
        <w:id w:val="300508901"/>
        <w:placeholder>
          <w:docPart w:val="D58985F910FD40E4841EE16A762A7158"/>
        </w:placeholder>
        <w:dataBinding w:prefixMappings="xmlns:ns0='http://purl.org/dc/elements/1.1/' xmlns:ns1='http://schemas.openxmlformats.org/package/2006/metadata/core-properties' " w:xpath="/ns1:coreProperties[1]/ns0:title[1]" w:storeItemID="{6C3C8BC8-F283-45AE-878A-BAB7291924A1}"/>
        <w:text/>
      </w:sdtPr>
      <w:sdtEndPr/>
      <w:sdtContent>
        <w:r>
          <w:rPr>
            <w:i/>
            <w:color w:val="009AA6"/>
            <w:sz w:val="16"/>
            <w:szCs w:val="16"/>
          </w:rPr>
          <w:t>Cloud Assessment Template</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0017C8">
      <w:rPr>
        <w:b/>
        <w:noProof/>
        <w:color w:val="009AA6"/>
        <w:sz w:val="16"/>
        <w:szCs w:val="16"/>
      </w:rPr>
      <w:t>4</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7B7311" w14:textId="77777777" w:rsidR="00AE28F5" w:rsidRDefault="00AE28F5" w:rsidP="00F621C6">
      <w:pPr>
        <w:spacing w:after="0" w:line="240" w:lineRule="auto"/>
      </w:pPr>
      <w:r>
        <w:separator/>
      </w:r>
    </w:p>
    <w:p w14:paraId="6BFA127D" w14:textId="77777777" w:rsidR="00AE28F5" w:rsidRDefault="00AE28F5"/>
    <w:p w14:paraId="73A431E7" w14:textId="77777777" w:rsidR="00AE28F5" w:rsidRDefault="00AE28F5"/>
  </w:footnote>
  <w:footnote w:type="continuationSeparator" w:id="0">
    <w:p w14:paraId="082EA0BE" w14:textId="77777777" w:rsidR="00AE28F5" w:rsidRDefault="00AE28F5" w:rsidP="00F621C6">
      <w:pPr>
        <w:spacing w:after="0" w:line="240" w:lineRule="auto"/>
      </w:pPr>
      <w:r>
        <w:continuationSeparator/>
      </w:r>
    </w:p>
    <w:p w14:paraId="7FD9490D" w14:textId="77777777" w:rsidR="00AE28F5" w:rsidRDefault="00AE28F5"/>
    <w:p w14:paraId="4DD4621F" w14:textId="77777777" w:rsidR="00AE28F5" w:rsidRDefault="00AE28F5"/>
  </w:footnote>
  <w:footnote w:type="continuationNotice" w:id="1">
    <w:p w14:paraId="0EF950C7" w14:textId="77777777" w:rsidR="00AE28F5" w:rsidRDefault="00AE28F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74207B" w14:textId="77777777" w:rsidR="00953A7E" w:rsidRDefault="00FF1DC1">
    <w:pPr>
      <w:pStyle w:val="Header"/>
    </w:pPr>
    <w:r>
      <w:rPr>
        <w:noProof/>
      </w:rPr>
      <w:pict w14:anchorId="712B02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1033" type="#_x0000_t136" alt="" style="position:absolute;margin-left:0;margin-top:0;width:368.25pt;height:44.25pt;rotation:315;z-index:-251657216;mso-wrap-edited:f;mso-width-percent:0;mso-height-percent:0;mso-position-horizontal:center;mso-position-horizontal-relative:margin;mso-position-vertical:center;mso-position-vertical-relative:margin;mso-width-percent:0;mso-height-percent:0"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686970" w14:textId="77777777" w:rsidR="00953A7E" w:rsidRPr="00CA1329" w:rsidRDefault="00953A7E"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1A0FD199" wp14:editId="6BE8939A">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055203F9" w14:textId="77777777" w:rsidR="00953A7E" w:rsidRPr="00983AB8" w:rsidRDefault="00953A7E"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0FD199" id="_x0000_t202" coordsize="21600,21600" o:spt="202" path="m,l,21600r21600,l21600,xe">
              <v:stroke joinstyle="miter"/>
              <v:path gradientshapeok="t" o:connecttype="rect"/>
            </v:shapetype>
            <v:shape id="Text Box 2" o:spid="_x0000_s1027"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" fillcolor="#e3b623" stroked="f">
              <v:fill opacity="55512f"/>
              <v:textbox>
                <w:txbxContent>
                  <w:p w14:paraId="055203F9" w14:textId="77777777" w:rsidR="00953A7E" w:rsidRPr="00983AB8" w:rsidRDefault="00953A7E" w:rsidP="00CA1329">
                    <w:pPr>
                      <w:spacing w:before="240"/>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45952" behindDoc="0" locked="0" layoutInCell="1" allowOverlap="1" wp14:anchorId="54735D8D" wp14:editId="68D8C58F">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5E8BBE74" w14:textId="77777777" w:rsidR="00953A7E" w:rsidRPr="00983AB8" w:rsidRDefault="00953A7E"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735D8D" id="_x0000_s1028"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" fillcolor="#daaa00" stroked="f">
              <v:textbox>
                <w:txbxContent>
                  <w:p w14:paraId="5E8BBE74" w14:textId="77777777" w:rsidR="00953A7E" w:rsidRPr="00983AB8" w:rsidRDefault="00953A7E"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719680" behindDoc="0" locked="0" layoutInCell="1" allowOverlap="1" wp14:anchorId="5F1FE8E5" wp14:editId="6636933F">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1C6C5AA8" w14:textId="77777777" w:rsidR="00953A7E" w:rsidRPr="00983AB8" w:rsidRDefault="00953A7E"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1FE8E5" id="_x0000_s1029"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" fillcolor="#fdde00" stroked="f">
              <v:fill opacity="26214f"/>
              <v:textbox>
                <w:txbxContent>
                  <w:p w14:paraId="1C6C5AA8" w14:textId="77777777" w:rsidR="00953A7E" w:rsidRPr="00983AB8" w:rsidRDefault="00953A7E"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rPr>
      <mc:AlternateContent>
        <mc:Choice Requires="wps">
          <w:drawing>
            <wp:anchor distT="0" distB="0" distL="114300" distR="114300" simplePos="0" relativeHeight="251756544" behindDoc="0" locked="0" layoutInCell="1" allowOverlap="1" wp14:anchorId="56BBD3F8" wp14:editId="7EBFA323">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10AF4879" w14:textId="77777777" w:rsidR="00953A7E" w:rsidRPr="00CD62FB" w:rsidRDefault="00953A7E"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BBD3F8" id="_x0000_s1030"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" fillcolor="#fdde00" stroked="f">
              <v:textbox>
                <w:txbxContent>
                  <w:p w14:paraId="10AF4879" w14:textId="77777777" w:rsidR="00953A7E" w:rsidRPr="00CD62FB" w:rsidRDefault="00953A7E" w:rsidP="00CA1329">
                    <w:pPr>
                      <w:spacing w:before="240"/>
                      <w:rPr>
                        <w:rFonts w:ascii="Arial" w:hAnsi="Arial" w:cs="Arial"/>
                        <w:b/>
                        <w:color w:val="FDDE00"/>
                        <w:sz w:val="18"/>
                        <w:szCs w:val="18"/>
                      </w:rPr>
                    </w:pPr>
                  </w:p>
                </w:txbxContent>
              </v:textbox>
            </v:shape>
          </w:pict>
        </mc:Fallback>
      </mc:AlternateContent>
    </w:r>
    <w:r w:rsidR="00FF1DC1">
      <w:rPr>
        <w:noProof/>
      </w:rPr>
      <w:pict w14:anchorId="18E271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1032" type="#_x0000_t136" alt="" style="position:absolute;left:0;text-align:left;margin-left:0;margin-top:0;width:368.25pt;height:44.25pt;rotation:315;z-index:-251655168;mso-wrap-edited:f;mso-width-percent:0;mso-height-percent:0;mso-position-horizontal:center;mso-position-horizontal-relative:margin;mso-position-vertical:center;mso-position-vertical-relative:margin;mso-width-percent:0;mso-height-percent:0" o:allowincell="f" fillcolor="white [3212]" stroked="f">
          <v:fill opacity=".5"/>
          <v:textpath style="font-family:&quot;Calibri&quot;" string="Corporate Template V1.0"/>
          <w10:wrap anchorx="margin" anchory="margin"/>
        </v:shape>
      </w:pict>
    </w:r>
  </w:p>
  <w:p w14:paraId="19A1C3EF" w14:textId="77777777" w:rsidR="00953A7E" w:rsidRDefault="00953A7E"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EA0312" w14:textId="77777777" w:rsidR="00953A7E" w:rsidRDefault="00FF1DC1">
    <w:pPr>
      <w:pStyle w:val="Header"/>
    </w:pPr>
    <w:r>
      <w:rPr>
        <w:noProof/>
      </w:rPr>
      <w:pict w14:anchorId="166B88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1031" type="#_x0000_t136" alt="" style="position:absolute;margin-left:0;margin-top:0;width:368.25pt;height:44.25pt;rotation:315;z-index:-251659264;mso-wrap-edited:f;mso-width-percent:0;mso-height-percent:0;mso-position-horizontal:center;mso-position-horizontal-relative:margin;mso-position-vertical:center;mso-position-vertical-relative:margin;mso-width-percent:0;mso-height-percent:0" o:allowincell="f" fillcolor="white [3212]" stroked="f">
          <v:fill opacity=".5"/>
          <v:textpath style="font-family:&quot;Calibri&quot;" string="Corporate Template V1.0"/>
          <w10:wrap anchorx="margin" anchory="margin"/>
        </v:shape>
      </w:pict>
    </w:r>
    <w:r w:rsidR="00953A7E">
      <w:rPr>
        <w:noProof/>
      </w:rPr>
      <w:drawing>
        <wp:inline distT="0" distB="0" distL="0" distR="0" wp14:anchorId="365739E6" wp14:editId="4B54F1F0">
          <wp:extent cx="8679815" cy="812165"/>
          <wp:effectExtent l="0" t="0" r="0" b="0"/>
          <wp:docPr id="2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0D54EF" w14:textId="77777777" w:rsidR="00953A7E" w:rsidRDefault="00FF1DC1">
    <w:pPr>
      <w:pStyle w:val="Header"/>
    </w:pPr>
    <w:r>
      <w:rPr>
        <w:noProof/>
      </w:rPr>
      <w:pict w14:anchorId="38B2BC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1030" type="#_x0000_t136" alt="" style="position:absolute;margin-left:0;margin-top:0;width:368.25pt;height:44.25pt;rotation:315;z-index:-251644928;mso-wrap-edited:f;mso-width-percent:0;mso-height-percent:0;mso-position-horizontal:center;mso-position-horizontal-relative:margin;mso-position-vertical:center;mso-position-vertical-relative:margin;mso-width-percent:0;mso-height-percent:0"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FA42E9" w14:textId="77777777" w:rsidR="00953A7E" w:rsidRDefault="00FF1DC1">
    <w:pPr>
      <w:pStyle w:val="Header"/>
    </w:pPr>
    <w:r>
      <w:rPr>
        <w:noProof/>
      </w:rPr>
      <w:pict w14:anchorId="3BEB7E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1029" type="#_x0000_t136" alt="" style="position:absolute;margin-left:0;margin-top:0;width:368.25pt;height:44.25pt;rotation:315;z-index:-251642880;mso-wrap-edited:f;mso-width-percent:0;mso-height-percent:0;mso-position-horizontal:center;mso-position-horizontal-relative:margin;mso-position-vertical:center;mso-position-vertical-relative:margin;mso-width-percent:0;mso-height-percent:0"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CF567A" w14:textId="77777777" w:rsidR="00953A7E" w:rsidRDefault="00FF1DC1">
    <w:pPr>
      <w:pStyle w:val="Header"/>
    </w:pPr>
    <w:r>
      <w:rPr>
        <w:noProof/>
      </w:rPr>
      <w:pict w14:anchorId="545DB3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1028" type="#_x0000_t136" alt="" style="position:absolute;margin-left:0;margin-top:0;width:368.25pt;height:44.25pt;rotation:315;z-index:-251646976;mso-wrap-edited:f;mso-width-percent:0;mso-height-percent:0;mso-position-horizontal:center;mso-position-horizontal-relative:margin;mso-position-vertical:center;mso-position-vertical-relative:margin;mso-width-percent:0;mso-height-percent:0" o:allowincell="f" fillcolor="white [3212]" stroked="f">
          <v:fill opacity=".5"/>
          <v:textpath style="font-family:&quot;Calibri&quo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049E95" w14:textId="77777777" w:rsidR="00953A7E" w:rsidRDefault="00FF1DC1">
    <w:pPr>
      <w:pStyle w:val="Header"/>
    </w:pPr>
    <w:r>
      <w:rPr>
        <w:noProof/>
      </w:rPr>
      <w:pict w14:anchorId="29AACDF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1027" type="#_x0000_t136" alt="" style="position:absolute;margin-left:0;margin-top:0;width:368.25pt;height:44.25pt;rotation:315;z-index:-251638784;mso-wrap-edited:f;mso-width-percent:0;mso-height-percent:0;mso-position-horizontal:center;mso-position-horizontal-relative:margin;mso-position-vertical:center;mso-position-vertical-relative:margin;mso-width-percent:0;mso-height-percent:0" o:allowincell="f" fillcolor="white [3212]" stroked="f">
          <v:fill opacity=".5"/>
          <v:textpath style="font-family:&quot;Calibri&quo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A7B7D4" w14:textId="77777777" w:rsidR="00953A7E" w:rsidRDefault="00953A7E" w:rsidP="000114DA">
    <w:pPr>
      <w:pStyle w:val="Header"/>
      <w:rPr>
        <w:i/>
      </w:rPr>
    </w:pPr>
    <w:r w:rsidRPr="00F16E2A">
      <w:rPr>
        <w:i/>
        <w:noProof/>
      </w:rPr>
      <mc:AlternateContent>
        <mc:Choice Requires="wps">
          <w:drawing>
            <wp:anchor distT="0" distB="0" distL="114300" distR="114300" simplePos="0" relativeHeight="251760640" behindDoc="0" locked="0" layoutInCell="1" allowOverlap="1" wp14:anchorId="18AB76B0" wp14:editId="04F4F324">
              <wp:simplePos x="0" y="0"/>
              <wp:positionH relativeFrom="column">
                <wp:posOffset>6485890</wp:posOffset>
              </wp:positionH>
              <wp:positionV relativeFrom="paragraph">
                <wp:posOffset>-452755</wp:posOffset>
              </wp:positionV>
              <wp:extent cx="2867025" cy="457200"/>
              <wp:effectExtent l="0" t="0" r="952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452620EF" w14:textId="77777777" w:rsidR="00953A7E" w:rsidRPr="00983AB8" w:rsidRDefault="00953A7E" w:rsidP="00F16E2A">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AB76B0" id="_x0000_t202" coordsize="21600,21600" o:spt="202" path="m,l,21600r21600,l21600,xe">
              <v:stroke joinstyle="miter"/>
              <v:path gradientshapeok="t" o:connecttype="rect"/>
            </v:shapetype>
            <v:shape id="_x0000_s1037" type="#_x0000_t202" style="position:absolute;margin-left:510.7pt;margin-top:-35.6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" fillcolor="#fdde00" stroked="f">
              <v:fill opacity="26214f"/>
              <v:textbox>
                <w:txbxContent>
                  <w:p w14:paraId="452620EF" w14:textId="77777777" w:rsidR="00953A7E" w:rsidRPr="00983AB8" w:rsidRDefault="00953A7E" w:rsidP="00F16E2A">
                    <w:pPr>
                      <w:spacing w:before="240"/>
                      <w:ind w:left="1440" w:firstLine="720"/>
                      <w:rPr>
                        <w:rFonts w:ascii="Arial" w:hAnsi="Arial" w:cs="Arial"/>
                        <w:b/>
                        <w:color w:val="111111" w:themeColor="text1"/>
                        <w:sz w:val="18"/>
                        <w:szCs w:val="18"/>
                      </w:rPr>
                    </w:pPr>
                  </w:p>
                </w:txbxContent>
              </v:textbox>
            </v:shape>
          </w:pict>
        </mc:Fallback>
      </mc:AlternateContent>
    </w:r>
    <w:r w:rsidRPr="00F16E2A">
      <w:rPr>
        <w:i/>
        <w:noProof/>
      </w:rPr>
      <mc:AlternateContent>
        <mc:Choice Requires="wps">
          <w:drawing>
            <wp:anchor distT="0" distB="0" distL="114300" distR="114300" simplePos="0" relativeHeight="251758592" behindDoc="0" locked="0" layoutInCell="1" allowOverlap="1" wp14:anchorId="44205E35" wp14:editId="28CADE96">
              <wp:simplePos x="0" y="0"/>
              <wp:positionH relativeFrom="column">
                <wp:posOffset>-685800</wp:posOffset>
              </wp:positionH>
              <wp:positionV relativeFrom="paragraph">
                <wp:posOffset>-453390</wp:posOffset>
              </wp:positionV>
              <wp:extent cx="3810000" cy="457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03C4E2C6" w14:textId="77777777" w:rsidR="00953A7E" w:rsidRPr="00983AB8" w:rsidRDefault="00953A7E" w:rsidP="00F16E2A">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205E35" id="_x0000_s1038" type="#_x0000_t202" style="position:absolute;margin-left:-54pt;margin-top:-35.7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" fillcolor="#daaa00" stroked="f">
              <v:textbox>
                <w:txbxContent>
                  <w:p w14:paraId="03C4E2C6" w14:textId="77777777" w:rsidR="00953A7E" w:rsidRPr="00983AB8" w:rsidRDefault="00953A7E" w:rsidP="00F16E2A">
                    <w:pPr>
                      <w:spacing w:before="240"/>
                      <w:ind w:firstLine="1843"/>
                      <w:rPr>
                        <w:rFonts w:ascii="Arial" w:hAnsi="Arial" w:cs="Arial"/>
                        <w:b/>
                        <w:color w:val="FFFFFF" w:themeColor="background1"/>
                        <w:sz w:val="18"/>
                        <w:szCs w:val="18"/>
                      </w:rPr>
                    </w:pPr>
                  </w:p>
                </w:txbxContent>
              </v:textbox>
            </v:shape>
          </w:pict>
        </mc:Fallback>
      </mc:AlternateContent>
    </w:r>
    <w:r w:rsidRPr="00F16E2A">
      <w:rPr>
        <w:i/>
        <w:noProof/>
      </w:rPr>
      <mc:AlternateContent>
        <mc:Choice Requires="wps">
          <w:drawing>
            <wp:anchor distT="0" distB="0" distL="114300" distR="114300" simplePos="0" relativeHeight="251761664" behindDoc="0" locked="0" layoutInCell="1" allowOverlap="1" wp14:anchorId="09C9F756" wp14:editId="242265BA">
              <wp:simplePos x="0" y="0"/>
              <wp:positionH relativeFrom="column">
                <wp:posOffset>5086350</wp:posOffset>
              </wp:positionH>
              <wp:positionV relativeFrom="paragraph">
                <wp:posOffset>-452755</wp:posOffset>
              </wp:positionV>
              <wp:extent cx="1419225" cy="4572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3063CF77" w14:textId="77777777" w:rsidR="00953A7E" w:rsidRPr="00CD62FB" w:rsidRDefault="00953A7E" w:rsidP="00F16E2A">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C9F756" id="_x0000_s1039" type="#_x0000_t202" style="position:absolute;margin-left:400.5pt;margin-top:-35.65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" fillcolor="#fdde00" stroked="f">
              <v:textbox>
                <w:txbxContent>
                  <w:p w14:paraId="3063CF77" w14:textId="77777777" w:rsidR="00953A7E" w:rsidRPr="00CD62FB" w:rsidRDefault="00953A7E" w:rsidP="00F16E2A">
                    <w:pPr>
                      <w:spacing w:before="240"/>
                      <w:rPr>
                        <w:rFonts w:ascii="Arial" w:hAnsi="Arial" w:cs="Arial"/>
                        <w:b/>
                        <w:color w:val="FDDE00"/>
                        <w:sz w:val="18"/>
                        <w:szCs w:val="18"/>
                      </w:rPr>
                    </w:pPr>
                  </w:p>
                </w:txbxContent>
              </v:textbox>
            </v:shape>
          </w:pict>
        </mc:Fallback>
      </mc:AlternateContent>
    </w:r>
    <w:r w:rsidRPr="00F16E2A">
      <w:rPr>
        <w:i/>
        <w:noProof/>
      </w:rPr>
      <mc:AlternateContent>
        <mc:Choice Requires="wps">
          <w:drawing>
            <wp:anchor distT="0" distB="0" distL="114300" distR="114300" simplePos="0" relativeHeight="251759616" behindDoc="0" locked="0" layoutInCell="1" allowOverlap="1" wp14:anchorId="56A54EFC" wp14:editId="1ED3FF27">
              <wp:simplePos x="0" y="0"/>
              <wp:positionH relativeFrom="column">
                <wp:posOffset>3124200</wp:posOffset>
              </wp:positionH>
              <wp:positionV relativeFrom="paragraph">
                <wp:posOffset>-454660</wp:posOffset>
              </wp:positionV>
              <wp:extent cx="1990725" cy="4572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211ACCD4" w14:textId="77777777" w:rsidR="00953A7E" w:rsidRPr="00983AB8" w:rsidRDefault="00953A7E" w:rsidP="00F16E2A">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A54EFC" id="_x0000_s1040" type="#_x0000_t202" style="position:absolute;margin-left:246pt;margin-top:-35.8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" fillcolor="#e3b623" stroked="f">
              <v:fill opacity="55512f"/>
              <v:textbox>
                <w:txbxContent>
                  <w:p w14:paraId="211ACCD4" w14:textId="77777777" w:rsidR="00953A7E" w:rsidRPr="00983AB8" w:rsidRDefault="00953A7E" w:rsidP="00F16E2A">
                    <w:pPr>
                      <w:spacing w:before="240"/>
                      <w:rPr>
                        <w:rFonts w:ascii="Arial" w:hAnsi="Arial" w:cs="Arial"/>
                        <w:b/>
                        <w:color w:val="FFFFFF" w:themeColor="background1"/>
                        <w:sz w:val="18"/>
                        <w:szCs w:val="18"/>
                      </w:rPr>
                    </w:pPr>
                  </w:p>
                </w:txbxContent>
              </v:textbox>
            </v:shape>
          </w:pict>
        </mc:Fallback>
      </mc:AlternateContent>
    </w:r>
    <w:r w:rsidR="00FF1DC1">
      <w:rPr>
        <w:noProof/>
      </w:rPr>
      <w:pict w14:anchorId="45F03A5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1026" type="#_x0000_t136" alt="" style="position:absolute;margin-left:0;margin-top:0;width:368.25pt;height:44.25pt;rotation:315;z-index:-251636736;mso-wrap-edited:f;mso-width-percent:0;mso-height-percent:0;mso-position-horizontal:center;mso-position-horizontal-relative:margin;mso-position-vertical:center;mso-position-vertical-relative:margin;mso-width-percent:0;mso-height-percent:0" o:allowincell="f" fillcolor="white [3212]" stroked="f">
          <v:fill opacity=".5"/>
          <v:textpath style="font-family:&quot;Calibri&quot;" string="Corporate Template V1.0"/>
          <w10:wrap anchorx="margin" anchory="margin"/>
        </v:shape>
      </w:pict>
    </w:r>
  </w:p>
  <w:p w14:paraId="1D44264C" w14:textId="77777777" w:rsidR="00953A7E" w:rsidRPr="00552F21" w:rsidRDefault="00953A7E"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802EBE" w14:textId="77777777" w:rsidR="00953A7E" w:rsidRDefault="00FF1DC1">
    <w:pPr>
      <w:pStyle w:val="Header"/>
    </w:pPr>
    <w:r>
      <w:rPr>
        <w:noProof/>
      </w:rPr>
      <w:pict w14:anchorId="08CEEC7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1025" type="#_x0000_t136" alt="" style="position:absolute;margin-left:0;margin-top:0;width:368.25pt;height:44.25pt;rotation:315;z-index:-251640832;mso-wrap-edited:f;mso-width-percent:0;mso-height-percent:0;mso-position-horizontal:center;mso-position-horizontal-relative:margin;mso-position-vertical:center;mso-position-vertical-relative:margin;mso-width-percent:0;mso-height-percent:0"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DB051D4"/>
    <w:multiLevelType w:val="hybridMultilevel"/>
    <w:tmpl w:val="D916A65C"/>
    <w:lvl w:ilvl="0" w:tplc="A48C218E">
      <w:start w:val="1"/>
      <w:numFmt w:val="bullet"/>
      <w:lvlText w:val="•"/>
      <w:lvlJc w:val="left"/>
      <w:pPr>
        <w:tabs>
          <w:tab w:val="num" w:pos="360"/>
        </w:tabs>
        <w:ind w:left="360" w:hanging="360"/>
      </w:pPr>
      <w:rPr>
        <w:rFonts w:ascii="Arial" w:hAnsi="Arial" w:hint="default"/>
      </w:rPr>
    </w:lvl>
    <w:lvl w:ilvl="1" w:tplc="ADEE336E" w:tentative="1">
      <w:start w:val="1"/>
      <w:numFmt w:val="bullet"/>
      <w:lvlText w:val="•"/>
      <w:lvlJc w:val="left"/>
      <w:pPr>
        <w:tabs>
          <w:tab w:val="num" w:pos="1080"/>
        </w:tabs>
        <w:ind w:left="1080" w:hanging="360"/>
      </w:pPr>
      <w:rPr>
        <w:rFonts w:ascii="Arial" w:hAnsi="Arial" w:hint="default"/>
      </w:rPr>
    </w:lvl>
    <w:lvl w:ilvl="2" w:tplc="77D224DA" w:tentative="1">
      <w:start w:val="1"/>
      <w:numFmt w:val="bullet"/>
      <w:lvlText w:val="•"/>
      <w:lvlJc w:val="left"/>
      <w:pPr>
        <w:tabs>
          <w:tab w:val="num" w:pos="1800"/>
        </w:tabs>
        <w:ind w:left="1800" w:hanging="360"/>
      </w:pPr>
      <w:rPr>
        <w:rFonts w:ascii="Arial" w:hAnsi="Arial" w:hint="default"/>
      </w:rPr>
    </w:lvl>
    <w:lvl w:ilvl="3" w:tplc="36E09C1E" w:tentative="1">
      <w:start w:val="1"/>
      <w:numFmt w:val="bullet"/>
      <w:lvlText w:val="•"/>
      <w:lvlJc w:val="left"/>
      <w:pPr>
        <w:tabs>
          <w:tab w:val="num" w:pos="2520"/>
        </w:tabs>
        <w:ind w:left="2520" w:hanging="360"/>
      </w:pPr>
      <w:rPr>
        <w:rFonts w:ascii="Arial" w:hAnsi="Arial" w:hint="default"/>
      </w:rPr>
    </w:lvl>
    <w:lvl w:ilvl="4" w:tplc="9140B70A" w:tentative="1">
      <w:start w:val="1"/>
      <w:numFmt w:val="bullet"/>
      <w:lvlText w:val="•"/>
      <w:lvlJc w:val="left"/>
      <w:pPr>
        <w:tabs>
          <w:tab w:val="num" w:pos="3240"/>
        </w:tabs>
        <w:ind w:left="3240" w:hanging="360"/>
      </w:pPr>
      <w:rPr>
        <w:rFonts w:ascii="Arial" w:hAnsi="Arial" w:hint="default"/>
      </w:rPr>
    </w:lvl>
    <w:lvl w:ilvl="5" w:tplc="A3D8213E" w:tentative="1">
      <w:start w:val="1"/>
      <w:numFmt w:val="bullet"/>
      <w:lvlText w:val="•"/>
      <w:lvlJc w:val="left"/>
      <w:pPr>
        <w:tabs>
          <w:tab w:val="num" w:pos="3960"/>
        </w:tabs>
        <w:ind w:left="3960" w:hanging="360"/>
      </w:pPr>
      <w:rPr>
        <w:rFonts w:ascii="Arial" w:hAnsi="Arial" w:hint="default"/>
      </w:rPr>
    </w:lvl>
    <w:lvl w:ilvl="6" w:tplc="AD3A3EEE" w:tentative="1">
      <w:start w:val="1"/>
      <w:numFmt w:val="bullet"/>
      <w:lvlText w:val="•"/>
      <w:lvlJc w:val="left"/>
      <w:pPr>
        <w:tabs>
          <w:tab w:val="num" w:pos="4680"/>
        </w:tabs>
        <w:ind w:left="4680" w:hanging="360"/>
      </w:pPr>
      <w:rPr>
        <w:rFonts w:ascii="Arial" w:hAnsi="Arial" w:hint="default"/>
      </w:rPr>
    </w:lvl>
    <w:lvl w:ilvl="7" w:tplc="A1C6B5DA" w:tentative="1">
      <w:start w:val="1"/>
      <w:numFmt w:val="bullet"/>
      <w:lvlText w:val="•"/>
      <w:lvlJc w:val="left"/>
      <w:pPr>
        <w:tabs>
          <w:tab w:val="num" w:pos="5400"/>
        </w:tabs>
        <w:ind w:left="5400" w:hanging="360"/>
      </w:pPr>
      <w:rPr>
        <w:rFonts w:ascii="Arial" w:hAnsi="Arial" w:hint="default"/>
      </w:rPr>
    </w:lvl>
    <w:lvl w:ilvl="8" w:tplc="1C5EB23A" w:tentative="1">
      <w:start w:val="1"/>
      <w:numFmt w:val="bullet"/>
      <w:lvlText w:val="•"/>
      <w:lvlJc w:val="left"/>
      <w:pPr>
        <w:tabs>
          <w:tab w:val="num" w:pos="6120"/>
        </w:tabs>
        <w:ind w:left="6120" w:hanging="360"/>
      </w:pPr>
      <w:rPr>
        <w:rFonts w:ascii="Arial" w:hAnsi="Arial" w:hint="default"/>
      </w:rPr>
    </w:lvl>
  </w:abstractNum>
  <w:abstractNum w:abstractNumId="3" w15:restartNumberingAfterBreak="0">
    <w:nsid w:val="15E4112F"/>
    <w:multiLevelType w:val="hybridMultilevel"/>
    <w:tmpl w:val="D1842D0C"/>
    <w:lvl w:ilvl="0" w:tplc="A3AA340C">
      <w:start w:val="1"/>
      <w:numFmt w:val="bullet"/>
      <w:lvlText w:val="•"/>
      <w:lvlJc w:val="left"/>
      <w:pPr>
        <w:tabs>
          <w:tab w:val="num" w:pos="360"/>
        </w:tabs>
        <w:ind w:left="360" w:hanging="360"/>
      </w:pPr>
      <w:rPr>
        <w:rFonts w:ascii="Arial" w:hAnsi="Arial" w:hint="default"/>
      </w:rPr>
    </w:lvl>
    <w:lvl w:ilvl="1" w:tplc="0186C806" w:tentative="1">
      <w:start w:val="1"/>
      <w:numFmt w:val="bullet"/>
      <w:lvlText w:val="•"/>
      <w:lvlJc w:val="left"/>
      <w:pPr>
        <w:tabs>
          <w:tab w:val="num" w:pos="1080"/>
        </w:tabs>
        <w:ind w:left="1080" w:hanging="360"/>
      </w:pPr>
      <w:rPr>
        <w:rFonts w:ascii="Arial" w:hAnsi="Arial" w:hint="default"/>
      </w:rPr>
    </w:lvl>
    <w:lvl w:ilvl="2" w:tplc="0A747B92" w:tentative="1">
      <w:start w:val="1"/>
      <w:numFmt w:val="bullet"/>
      <w:lvlText w:val="•"/>
      <w:lvlJc w:val="left"/>
      <w:pPr>
        <w:tabs>
          <w:tab w:val="num" w:pos="1800"/>
        </w:tabs>
        <w:ind w:left="1800" w:hanging="360"/>
      </w:pPr>
      <w:rPr>
        <w:rFonts w:ascii="Arial" w:hAnsi="Arial" w:hint="default"/>
      </w:rPr>
    </w:lvl>
    <w:lvl w:ilvl="3" w:tplc="0CF465A4" w:tentative="1">
      <w:start w:val="1"/>
      <w:numFmt w:val="bullet"/>
      <w:lvlText w:val="•"/>
      <w:lvlJc w:val="left"/>
      <w:pPr>
        <w:tabs>
          <w:tab w:val="num" w:pos="2520"/>
        </w:tabs>
        <w:ind w:left="2520" w:hanging="360"/>
      </w:pPr>
      <w:rPr>
        <w:rFonts w:ascii="Arial" w:hAnsi="Arial" w:hint="default"/>
      </w:rPr>
    </w:lvl>
    <w:lvl w:ilvl="4" w:tplc="9C2609D2" w:tentative="1">
      <w:start w:val="1"/>
      <w:numFmt w:val="bullet"/>
      <w:lvlText w:val="•"/>
      <w:lvlJc w:val="left"/>
      <w:pPr>
        <w:tabs>
          <w:tab w:val="num" w:pos="3240"/>
        </w:tabs>
        <w:ind w:left="3240" w:hanging="360"/>
      </w:pPr>
      <w:rPr>
        <w:rFonts w:ascii="Arial" w:hAnsi="Arial" w:hint="default"/>
      </w:rPr>
    </w:lvl>
    <w:lvl w:ilvl="5" w:tplc="0A20DF7C" w:tentative="1">
      <w:start w:val="1"/>
      <w:numFmt w:val="bullet"/>
      <w:lvlText w:val="•"/>
      <w:lvlJc w:val="left"/>
      <w:pPr>
        <w:tabs>
          <w:tab w:val="num" w:pos="3960"/>
        </w:tabs>
        <w:ind w:left="3960" w:hanging="360"/>
      </w:pPr>
      <w:rPr>
        <w:rFonts w:ascii="Arial" w:hAnsi="Arial" w:hint="default"/>
      </w:rPr>
    </w:lvl>
    <w:lvl w:ilvl="6" w:tplc="5DC4B424" w:tentative="1">
      <w:start w:val="1"/>
      <w:numFmt w:val="bullet"/>
      <w:lvlText w:val="•"/>
      <w:lvlJc w:val="left"/>
      <w:pPr>
        <w:tabs>
          <w:tab w:val="num" w:pos="4680"/>
        </w:tabs>
        <w:ind w:left="4680" w:hanging="360"/>
      </w:pPr>
      <w:rPr>
        <w:rFonts w:ascii="Arial" w:hAnsi="Arial" w:hint="default"/>
      </w:rPr>
    </w:lvl>
    <w:lvl w:ilvl="7" w:tplc="35AC5A76" w:tentative="1">
      <w:start w:val="1"/>
      <w:numFmt w:val="bullet"/>
      <w:lvlText w:val="•"/>
      <w:lvlJc w:val="left"/>
      <w:pPr>
        <w:tabs>
          <w:tab w:val="num" w:pos="5400"/>
        </w:tabs>
        <w:ind w:left="5400" w:hanging="360"/>
      </w:pPr>
      <w:rPr>
        <w:rFonts w:ascii="Arial" w:hAnsi="Arial" w:hint="default"/>
      </w:rPr>
    </w:lvl>
    <w:lvl w:ilvl="8" w:tplc="F87667AC" w:tentative="1">
      <w:start w:val="1"/>
      <w:numFmt w:val="bullet"/>
      <w:lvlText w:val="•"/>
      <w:lvlJc w:val="left"/>
      <w:pPr>
        <w:tabs>
          <w:tab w:val="num" w:pos="6120"/>
        </w:tabs>
        <w:ind w:left="6120" w:hanging="360"/>
      </w:pPr>
      <w:rPr>
        <w:rFonts w:ascii="Arial" w:hAnsi="Arial" w:hint="default"/>
      </w:rPr>
    </w:lvl>
  </w:abstractNum>
  <w:abstractNum w:abstractNumId="4"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23407FC1"/>
    <w:multiLevelType w:val="hybridMultilevel"/>
    <w:tmpl w:val="B3F66C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8"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0"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1" w15:restartNumberingAfterBreak="0">
    <w:nsid w:val="3DAA735F"/>
    <w:multiLevelType w:val="multilevel"/>
    <w:tmpl w:val="B4105A26"/>
    <w:lvl w:ilvl="0">
      <w:start w:val="1"/>
      <w:numFmt w:val="decimal"/>
      <w:pStyle w:val="Heading1"/>
      <w:lvlText w:val="%1."/>
      <w:lvlJc w:val="left"/>
      <w:pPr>
        <w:ind w:left="360" w:hanging="360"/>
      </w:pPr>
    </w:lvl>
    <w:lvl w:ilvl="1">
      <w:start w:val="1"/>
      <w:numFmt w:val="decimal"/>
      <w:pStyle w:val="Heading2"/>
      <w:lvlText w:val="%1.%2."/>
      <w:lvlJc w:val="left"/>
      <w:pPr>
        <w:ind w:left="792" w:hanging="432"/>
      </w:pPr>
      <w:rPr>
        <w:b/>
        <w:sz w:val="36"/>
      </w:rPr>
    </w:lvl>
    <w:lvl w:ilvl="2">
      <w:start w:val="1"/>
      <w:numFmt w:val="decimal"/>
      <w:pStyle w:val="Heading3"/>
      <w:lvlText w:val="%1.%2.%3."/>
      <w:lvlJc w:val="left"/>
      <w:pPr>
        <w:ind w:left="4616" w:hanging="504"/>
      </w:pPr>
      <w:rPr>
        <w:sz w:val="3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14"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5"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16"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7" w15:restartNumberingAfterBreak="0">
    <w:nsid w:val="70704751"/>
    <w:multiLevelType w:val="hybridMultilevel"/>
    <w:tmpl w:val="76AC10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9A75205"/>
    <w:multiLevelType w:val="multilevel"/>
    <w:tmpl w:val="8550D932"/>
    <w:styleLink w:val="KonyBullets"/>
    <w:lvl w:ilvl="0">
      <w:numFmt w:val="bullet"/>
      <w:lvlText w:val="-"/>
      <w:lvlJc w:val="left"/>
      <w:pPr>
        <w:ind w:left="360" w:hanging="360"/>
      </w:pPr>
      <w:rPr>
        <w:rFonts w:ascii="Calibri" w:eastAsiaTheme="minorHAnsi" w:hAnsi="Calibri" w:cstheme="minorBidi" w:hint="default"/>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cs="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cs="Courier New" w:hint="default"/>
      </w:rPr>
    </w:lvl>
    <w:lvl w:ilvl="8">
      <w:start w:val="1"/>
      <w:numFmt w:val="bullet"/>
      <w:lvlText w:val=""/>
      <w:lvlJc w:val="left"/>
      <w:pPr>
        <w:ind w:left="5760" w:hanging="360"/>
      </w:pPr>
      <w:rPr>
        <w:rFonts w:ascii="Wingdings" w:hAnsi="Wingdings" w:hint="default"/>
      </w:rPr>
    </w:lvl>
  </w:abstractNum>
  <w:abstractNum w:abstractNumId="19" w15:restartNumberingAfterBreak="0">
    <w:nsid w:val="79A75206"/>
    <w:multiLevelType w:val="multilevel"/>
    <w:tmpl w:val="79A75206"/>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79A75211"/>
    <w:multiLevelType w:val="multilevel"/>
    <w:tmpl w:val="8550D932"/>
    <w:numStyleLink w:val="KonyBullets"/>
  </w:abstractNum>
  <w:num w:numId="1">
    <w:abstractNumId w:val="15"/>
  </w:num>
  <w:num w:numId="2">
    <w:abstractNumId w:val="0"/>
  </w:num>
  <w:num w:numId="3">
    <w:abstractNumId w:val="1"/>
  </w:num>
  <w:num w:numId="4">
    <w:abstractNumId w:val="4"/>
  </w:num>
  <w:num w:numId="5">
    <w:abstractNumId w:val="16"/>
  </w:num>
  <w:num w:numId="6">
    <w:abstractNumId w:val="10"/>
  </w:num>
  <w:num w:numId="7">
    <w:abstractNumId w:val="14"/>
  </w:num>
  <w:num w:numId="8">
    <w:abstractNumId w:val="9"/>
  </w:num>
  <w:num w:numId="9">
    <w:abstractNumId w:val="8"/>
  </w:num>
  <w:num w:numId="10">
    <w:abstractNumId w:val="13"/>
  </w:num>
  <w:num w:numId="11">
    <w:abstractNumId w:val="12"/>
  </w:num>
  <w:num w:numId="12">
    <w:abstractNumId w:val="5"/>
  </w:num>
  <w:num w:numId="13">
    <w:abstractNumId w:val="7"/>
  </w:num>
  <w:num w:numId="14">
    <w:abstractNumId w:val="3"/>
  </w:num>
  <w:num w:numId="15">
    <w:abstractNumId w:val="2"/>
  </w:num>
  <w:num w:numId="16">
    <w:abstractNumId w:val="11"/>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num>
  <w:num w:numId="25">
    <w:abstractNumId w:val="6"/>
  </w:num>
  <w:num w:numId="26">
    <w:abstractNumId w:val="17"/>
  </w:num>
  <w:num w:numId="27">
    <w:abstractNumId w:val="11"/>
  </w:num>
  <w:num w:numId="28">
    <w:abstractNumId w:val="11"/>
  </w:num>
  <w:num w:numId="29">
    <w:abstractNumId w:val="19"/>
  </w:num>
  <w:num w:numId="30">
    <w:abstractNumId w:val="18"/>
  </w:num>
  <w:num w:numId="31">
    <w:abstractNumId w:val="20"/>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randon Spooner">
    <w15:presenceInfo w15:providerId="AD" w15:userId="S::bsm@temenos.com::818d3bbc-fce0-4528-9cad-389c8e958b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mirrorMargins/>
  <w:activeWritingStyle w:appName="MSWord" w:lang="fr-FR" w:vendorID="64" w:dllVersion="6" w:nlCheck="1" w:checkStyle="0"/>
  <w:activeWritingStyle w:appName="MSWord" w:lang="en-US" w:vendorID="64" w:dllVersion="6" w:nlCheck="1" w:checkStyle="1"/>
  <w:activeWritingStyle w:appName="MSWord" w:lang="en-CA" w:vendorID="64" w:dllVersion="6" w:nlCheck="1" w:checkStyle="1"/>
  <w:activeWritingStyle w:appName="MSWord" w:lang="es-ES" w:vendorID="64" w:dllVersion="6" w:nlCheck="1" w:checkStyle="0"/>
  <w:activeWritingStyle w:appName="MSWord" w:lang="en-CA"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fr-FR" w:vendorID="64" w:dllVersion="4096" w:nlCheck="1" w:checkStyle="0"/>
  <w:proofState w:spelling="clean" w:grammar="clean"/>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revisionView w:markup="0"/>
  <w:defaultTabStop w:val="720"/>
  <w:drawingGridHorizontalSpacing w:val="110"/>
  <w:displayHorizontalDrawingGridEvery w:val="2"/>
  <w:displayVerticalDrawingGridEvery w:val="2"/>
  <w:characterSpacingControl w:val="doNotCompress"/>
  <w:hdrShapeDefaults>
    <o:shapedefaults v:ext="edit" spidmax="2058"/>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C88"/>
    <w:rsid w:val="000017C8"/>
    <w:rsid w:val="00001CE1"/>
    <w:rsid w:val="000029F6"/>
    <w:rsid w:val="00002B21"/>
    <w:rsid w:val="00004714"/>
    <w:rsid w:val="000058FC"/>
    <w:rsid w:val="000114DA"/>
    <w:rsid w:val="00013A54"/>
    <w:rsid w:val="000148E1"/>
    <w:rsid w:val="00014EF6"/>
    <w:rsid w:val="00015CEB"/>
    <w:rsid w:val="00016DCC"/>
    <w:rsid w:val="000232FD"/>
    <w:rsid w:val="0002681F"/>
    <w:rsid w:val="00034F1B"/>
    <w:rsid w:val="00035E64"/>
    <w:rsid w:val="00043881"/>
    <w:rsid w:val="00044B84"/>
    <w:rsid w:val="00044DC6"/>
    <w:rsid w:val="0005052A"/>
    <w:rsid w:val="00052192"/>
    <w:rsid w:val="00061432"/>
    <w:rsid w:val="00066D6F"/>
    <w:rsid w:val="00073D2C"/>
    <w:rsid w:val="00075261"/>
    <w:rsid w:val="000820E3"/>
    <w:rsid w:val="00082C21"/>
    <w:rsid w:val="00082E13"/>
    <w:rsid w:val="000855FA"/>
    <w:rsid w:val="00092B35"/>
    <w:rsid w:val="000963E9"/>
    <w:rsid w:val="00096D96"/>
    <w:rsid w:val="000A6EFC"/>
    <w:rsid w:val="000B5A4B"/>
    <w:rsid w:val="000B6DD0"/>
    <w:rsid w:val="000C1E7D"/>
    <w:rsid w:val="000C2C36"/>
    <w:rsid w:val="000C410E"/>
    <w:rsid w:val="000D3655"/>
    <w:rsid w:val="000E47FB"/>
    <w:rsid w:val="000E5AA2"/>
    <w:rsid w:val="000E5D57"/>
    <w:rsid w:val="000E5E51"/>
    <w:rsid w:val="000E7088"/>
    <w:rsid w:val="000E7CD5"/>
    <w:rsid w:val="000F1D39"/>
    <w:rsid w:val="000F4CF0"/>
    <w:rsid w:val="000F6BDA"/>
    <w:rsid w:val="00101692"/>
    <w:rsid w:val="00101AC2"/>
    <w:rsid w:val="00101D9A"/>
    <w:rsid w:val="001039D6"/>
    <w:rsid w:val="00104326"/>
    <w:rsid w:val="00106BB4"/>
    <w:rsid w:val="00115559"/>
    <w:rsid w:val="00120C6E"/>
    <w:rsid w:val="00121FC8"/>
    <w:rsid w:val="00122A24"/>
    <w:rsid w:val="0013486F"/>
    <w:rsid w:val="001357F1"/>
    <w:rsid w:val="00136DFD"/>
    <w:rsid w:val="00137EE9"/>
    <w:rsid w:val="00141FE4"/>
    <w:rsid w:val="00144FA7"/>
    <w:rsid w:val="00154143"/>
    <w:rsid w:val="001571C4"/>
    <w:rsid w:val="0016489C"/>
    <w:rsid w:val="00170CE0"/>
    <w:rsid w:val="00176AD3"/>
    <w:rsid w:val="00184B1D"/>
    <w:rsid w:val="0018587C"/>
    <w:rsid w:val="00187B71"/>
    <w:rsid w:val="00191A4E"/>
    <w:rsid w:val="00191DF0"/>
    <w:rsid w:val="001A4429"/>
    <w:rsid w:val="001B2BDA"/>
    <w:rsid w:val="001B3769"/>
    <w:rsid w:val="001B4C69"/>
    <w:rsid w:val="001B578E"/>
    <w:rsid w:val="001B59AB"/>
    <w:rsid w:val="001B62FC"/>
    <w:rsid w:val="001C08C4"/>
    <w:rsid w:val="001C53B4"/>
    <w:rsid w:val="001D4982"/>
    <w:rsid w:val="001D4FB6"/>
    <w:rsid w:val="001E4EB6"/>
    <w:rsid w:val="001E77C9"/>
    <w:rsid w:val="001F24EC"/>
    <w:rsid w:val="001F3389"/>
    <w:rsid w:val="001F3556"/>
    <w:rsid w:val="001F51DE"/>
    <w:rsid w:val="001F7379"/>
    <w:rsid w:val="001F7D75"/>
    <w:rsid w:val="00200650"/>
    <w:rsid w:val="00202ABB"/>
    <w:rsid w:val="00217584"/>
    <w:rsid w:val="002424C3"/>
    <w:rsid w:val="00245205"/>
    <w:rsid w:val="0024789A"/>
    <w:rsid w:val="00251940"/>
    <w:rsid w:val="00254BB2"/>
    <w:rsid w:val="00255500"/>
    <w:rsid w:val="00255FCA"/>
    <w:rsid w:val="00260DB0"/>
    <w:rsid w:val="002612DA"/>
    <w:rsid w:val="00261D43"/>
    <w:rsid w:val="00262366"/>
    <w:rsid w:val="00280B2C"/>
    <w:rsid w:val="00283963"/>
    <w:rsid w:val="0028786B"/>
    <w:rsid w:val="0029202D"/>
    <w:rsid w:val="00296C3C"/>
    <w:rsid w:val="002A003B"/>
    <w:rsid w:val="002B16DF"/>
    <w:rsid w:val="002B3895"/>
    <w:rsid w:val="002B7A18"/>
    <w:rsid w:val="002C207E"/>
    <w:rsid w:val="002C4192"/>
    <w:rsid w:val="002C64DF"/>
    <w:rsid w:val="002C70AB"/>
    <w:rsid w:val="002C777C"/>
    <w:rsid w:val="002D0775"/>
    <w:rsid w:val="002D1902"/>
    <w:rsid w:val="002D4574"/>
    <w:rsid w:val="002D6655"/>
    <w:rsid w:val="002D6F83"/>
    <w:rsid w:val="002D70B4"/>
    <w:rsid w:val="002E6CBA"/>
    <w:rsid w:val="002E7C2B"/>
    <w:rsid w:val="002F1580"/>
    <w:rsid w:val="002F5A13"/>
    <w:rsid w:val="00303D8B"/>
    <w:rsid w:val="0031018A"/>
    <w:rsid w:val="00325330"/>
    <w:rsid w:val="00325574"/>
    <w:rsid w:val="003279DE"/>
    <w:rsid w:val="00332739"/>
    <w:rsid w:val="00332E86"/>
    <w:rsid w:val="00337680"/>
    <w:rsid w:val="0034067C"/>
    <w:rsid w:val="00344E11"/>
    <w:rsid w:val="0034792B"/>
    <w:rsid w:val="003504C5"/>
    <w:rsid w:val="00353B09"/>
    <w:rsid w:val="00355CEC"/>
    <w:rsid w:val="00356554"/>
    <w:rsid w:val="003635D8"/>
    <w:rsid w:val="003643C6"/>
    <w:rsid w:val="00367F61"/>
    <w:rsid w:val="00371234"/>
    <w:rsid w:val="00372513"/>
    <w:rsid w:val="00381F05"/>
    <w:rsid w:val="00385B9D"/>
    <w:rsid w:val="00385EB1"/>
    <w:rsid w:val="00390862"/>
    <w:rsid w:val="003930DB"/>
    <w:rsid w:val="00396719"/>
    <w:rsid w:val="003A0D32"/>
    <w:rsid w:val="003A2111"/>
    <w:rsid w:val="003B7C74"/>
    <w:rsid w:val="003C0A46"/>
    <w:rsid w:val="003C59B5"/>
    <w:rsid w:val="003C6EAA"/>
    <w:rsid w:val="003D3085"/>
    <w:rsid w:val="003D5984"/>
    <w:rsid w:val="003E065A"/>
    <w:rsid w:val="003E5E8D"/>
    <w:rsid w:val="003F4A80"/>
    <w:rsid w:val="003F64B3"/>
    <w:rsid w:val="003F7623"/>
    <w:rsid w:val="003F7D77"/>
    <w:rsid w:val="004002A3"/>
    <w:rsid w:val="00404198"/>
    <w:rsid w:val="00405F99"/>
    <w:rsid w:val="00412A16"/>
    <w:rsid w:val="00412E07"/>
    <w:rsid w:val="00422FA7"/>
    <w:rsid w:val="00425642"/>
    <w:rsid w:val="004274F3"/>
    <w:rsid w:val="00430B98"/>
    <w:rsid w:val="00432952"/>
    <w:rsid w:val="00434783"/>
    <w:rsid w:val="004417DE"/>
    <w:rsid w:val="00443991"/>
    <w:rsid w:val="00444D55"/>
    <w:rsid w:val="0044584D"/>
    <w:rsid w:val="00450914"/>
    <w:rsid w:val="004519EC"/>
    <w:rsid w:val="0046141B"/>
    <w:rsid w:val="00461DE8"/>
    <w:rsid w:val="00463A27"/>
    <w:rsid w:val="00463EF7"/>
    <w:rsid w:val="0046773B"/>
    <w:rsid w:val="00474496"/>
    <w:rsid w:val="00477C41"/>
    <w:rsid w:val="0048050A"/>
    <w:rsid w:val="00480D28"/>
    <w:rsid w:val="004823A4"/>
    <w:rsid w:val="00482D34"/>
    <w:rsid w:val="004849E7"/>
    <w:rsid w:val="0049548B"/>
    <w:rsid w:val="00495DAE"/>
    <w:rsid w:val="00497DAE"/>
    <w:rsid w:val="004A0B6F"/>
    <w:rsid w:val="004B3B12"/>
    <w:rsid w:val="004C6296"/>
    <w:rsid w:val="004D1D9F"/>
    <w:rsid w:val="004D6CEE"/>
    <w:rsid w:val="004E2636"/>
    <w:rsid w:val="004E31B5"/>
    <w:rsid w:val="004E33AD"/>
    <w:rsid w:val="004E33EF"/>
    <w:rsid w:val="004E5EA8"/>
    <w:rsid w:val="004F081D"/>
    <w:rsid w:val="005004DE"/>
    <w:rsid w:val="00503326"/>
    <w:rsid w:val="0050763B"/>
    <w:rsid w:val="0051090F"/>
    <w:rsid w:val="00512272"/>
    <w:rsid w:val="00514D24"/>
    <w:rsid w:val="00515F21"/>
    <w:rsid w:val="005164DD"/>
    <w:rsid w:val="00517AC6"/>
    <w:rsid w:val="00521818"/>
    <w:rsid w:val="00525400"/>
    <w:rsid w:val="0052643B"/>
    <w:rsid w:val="00526EA6"/>
    <w:rsid w:val="005308ED"/>
    <w:rsid w:val="005320A8"/>
    <w:rsid w:val="00540F82"/>
    <w:rsid w:val="005429E6"/>
    <w:rsid w:val="00542EC3"/>
    <w:rsid w:val="00552F21"/>
    <w:rsid w:val="005624DD"/>
    <w:rsid w:val="00562855"/>
    <w:rsid w:val="00564D66"/>
    <w:rsid w:val="0057258B"/>
    <w:rsid w:val="005725A1"/>
    <w:rsid w:val="00575741"/>
    <w:rsid w:val="00576856"/>
    <w:rsid w:val="00581E5A"/>
    <w:rsid w:val="0058394B"/>
    <w:rsid w:val="00585913"/>
    <w:rsid w:val="00585A82"/>
    <w:rsid w:val="005867CA"/>
    <w:rsid w:val="00587F77"/>
    <w:rsid w:val="00591D1F"/>
    <w:rsid w:val="00591FCD"/>
    <w:rsid w:val="0059777B"/>
    <w:rsid w:val="005A1E2B"/>
    <w:rsid w:val="005A5438"/>
    <w:rsid w:val="005A6D54"/>
    <w:rsid w:val="005B0C03"/>
    <w:rsid w:val="005B17A1"/>
    <w:rsid w:val="005B6B26"/>
    <w:rsid w:val="005C0FC3"/>
    <w:rsid w:val="005C260A"/>
    <w:rsid w:val="005C5EA0"/>
    <w:rsid w:val="005D59E1"/>
    <w:rsid w:val="005D71C0"/>
    <w:rsid w:val="005E3F29"/>
    <w:rsid w:val="005E6831"/>
    <w:rsid w:val="005F2894"/>
    <w:rsid w:val="005F36A0"/>
    <w:rsid w:val="005F5049"/>
    <w:rsid w:val="00606C29"/>
    <w:rsid w:val="006102F2"/>
    <w:rsid w:val="00610BD0"/>
    <w:rsid w:val="00613088"/>
    <w:rsid w:val="00622441"/>
    <w:rsid w:val="00622981"/>
    <w:rsid w:val="0062449B"/>
    <w:rsid w:val="00635003"/>
    <w:rsid w:val="00637A37"/>
    <w:rsid w:val="00644DAF"/>
    <w:rsid w:val="0064646E"/>
    <w:rsid w:val="00646F14"/>
    <w:rsid w:val="00651D4D"/>
    <w:rsid w:val="00662E66"/>
    <w:rsid w:val="00663A2D"/>
    <w:rsid w:val="0067010C"/>
    <w:rsid w:val="00672FF2"/>
    <w:rsid w:val="00673089"/>
    <w:rsid w:val="0067401E"/>
    <w:rsid w:val="00677F11"/>
    <w:rsid w:val="0068758C"/>
    <w:rsid w:val="0069189D"/>
    <w:rsid w:val="00691F94"/>
    <w:rsid w:val="00694689"/>
    <w:rsid w:val="006946B4"/>
    <w:rsid w:val="0069555E"/>
    <w:rsid w:val="006974E6"/>
    <w:rsid w:val="006A09C9"/>
    <w:rsid w:val="006A22E9"/>
    <w:rsid w:val="006B1831"/>
    <w:rsid w:val="006B5093"/>
    <w:rsid w:val="006B556E"/>
    <w:rsid w:val="006D0919"/>
    <w:rsid w:val="006D1036"/>
    <w:rsid w:val="006D11CD"/>
    <w:rsid w:val="006D1FCC"/>
    <w:rsid w:val="006E1D05"/>
    <w:rsid w:val="006E3E3E"/>
    <w:rsid w:val="006F039C"/>
    <w:rsid w:val="006F6159"/>
    <w:rsid w:val="006F7B0A"/>
    <w:rsid w:val="00701017"/>
    <w:rsid w:val="00705ED7"/>
    <w:rsid w:val="00706723"/>
    <w:rsid w:val="007116BE"/>
    <w:rsid w:val="007172D6"/>
    <w:rsid w:val="00717961"/>
    <w:rsid w:val="0071798E"/>
    <w:rsid w:val="0072393E"/>
    <w:rsid w:val="007248C4"/>
    <w:rsid w:val="00730257"/>
    <w:rsid w:val="0073239F"/>
    <w:rsid w:val="007329D6"/>
    <w:rsid w:val="00732DD5"/>
    <w:rsid w:val="0073343B"/>
    <w:rsid w:val="00737308"/>
    <w:rsid w:val="00740142"/>
    <w:rsid w:val="007438D9"/>
    <w:rsid w:val="00744DE3"/>
    <w:rsid w:val="00757361"/>
    <w:rsid w:val="0076076F"/>
    <w:rsid w:val="00762A44"/>
    <w:rsid w:val="0076415A"/>
    <w:rsid w:val="0077558B"/>
    <w:rsid w:val="00780164"/>
    <w:rsid w:val="00780AA8"/>
    <w:rsid w:val="007845B8"/>
    <w:rsid w:val="007855DE"/>
    <w:rsid w:val="00793A4A"/>
    <w:rsid w:val="00793F43"/>
    <w:rsid w:val="007956F4"/>
    <w:rsid w:val="007970A8"/>
    <w:rsid w:val="007A073E"/>
    <w:rsid w:val="007A7857"/>
    <w:rsid w:val="007B248F"/>
    <w:rsid w:val="007B2816"/>
    <w:rsid w:val="007C5145"/>
    <w:rsid w:val="007D5FE9"/>
    <w:rsid w:val="007E4615"/>
    <w:rsid w:val="007E6ECF"/>
    <w:rsid w:val="007E785D"/>
    <w:rsid w:val="007F11B0"/>
    <w:rsid w:val="007F52AE"/>
    <w:rsid w:val="007F5607"/>
    <w:rsid w:val="00806EC9"/>
    <w:rsid w:val="008170E4"/>
    <w:rsid w:val="00820777"/>
    <w:rsid w:val="00830B05"/>
    <w:rsid w:val="00831AB4"/>
    <w:rsid w:val="00840EEE"/>
    <w:rsid w:val="0084117B"/>
    <w:rsid w:val="00844AE1"/>
    <w:rsid w:val="00850745"/>
    <w:rsid w:val="0085354D"/>
    <w:rsid w:val="00853A04"/>
    <w:rsid w:val="008638ED"/>
    <w:rsid w:val="00870665"/>
    <w:rsid w:val="0087578D"/>
    <w:rsid w:val="008771E9"/>
    <w:rsid w:val="00877E78"/>
    <w:rsid w:val="008820FA"/>
    <w:rsid w:val="00886051"/>
    <w:rsid w:val="00890266"/>
    <w:rsid w:val="00890FD8"/>
    <w:rsid w:val="00892E17"/>
    <w:rsid w:val="00893E24"/>
    <w:rsid w:val="008A2050"/>
    <w:rsid w:val="008A47E6"/>
    <w:rsid w:val="008B1EBA"/>
    <w:rsid w:val="008B57B1"/>
    <w:rsid w:val="008C1E85"/>
    <w:rsid w:val="008C2386"/>
    <w:rsid w:val="008C4603"/>
    <w:rsid w:val="008C51C5"/>
    <w:rsid w:val="008C73F0"/>
    <w:rsid w:val="008E6754"/>
    <w:rsid w:val="008E7E2B"/>
    <w:rsid w:val="008F2E68"/>
    <w:rsid w:val="008F538E"/>
    <w:rsid w:val="00911265"/>
    <w:rsid w:val="009135D7"/>
    <w:rsid w:val="009165F0"/>
    <w:rsid w:val="00917732"/>
    <w:rsid w:val="00923394"/>
    <w:rsid w:val="009239F9"/>
    <w:rsid w:val="0093046E"/>
    <w:rsid w:val="00932EF1"/>
    <w:rsid w:val="00936C68"/>
    <w:rsid w:val="00940508"/>
    <w:rsid w:val="0094137B"/>
    <w:rsid w:val="00944D2B"/>
    <w:rsid w:val="00945400"/>
    <w:rsid w:val="00946E1F"/>
    <w:rsid w:val="0095206A"/>
    <w:rsid w:val="00952E6D"/>
    <w:rsid w:val="00953A7E"/>
    <w:rsid w:val="00953CF7"/>
    <w:rsid w:val="0095503A"/>
    <w:rsid w:val="009653FE"/>
    <w:rsid w:val="00975759"/>
    <w:rsid w:val="00975E60"/>
    <w:rsid w:val="00977AFD"/>
    <w:rsid w:val="00981F09"/>
    <w:rsid w:val="00992CF0"/>
    <w:rsid w:val="009A148E"/>
    <w:rsid w:val="009A1865"/>
    <w:rsid w:val="009A237D"/>
    <w:rsid w:val="009A2AA2"/>
    <w:rsid w:val="009A4CE5"/>
    <w:rsid w:val="009B2879"/>
    <w:rsid w:val="009C3C8C"/>
    <w:rsid w:val="009D1F91"/>
    <w:rsid w:val="009E041D"/>
    <w:rsid w:val="009E0993"/>
    <w:rsid w:val="009E786C"/>
    <w:rsid w:val="009F01B8"/>
    <w:rsid w:val="009F3791"/>
    <w:rsid w:val="00A009F8"/>
    <w:rsid w:val="00A016A0"/>
    <w:rsid w:val="00A034F4"/>
    <w:rsid w:val="00A12D1F"/>
    <w:rsid w:val="00A15694"/>
    <w:rsid w:val="00A15BE6"/>
    <w:rsid w:val="00A17CCA"/>
    <w:rsid w:val="00A227FD"/>
    <w:rsid w:val="00A26FBB"/>
    <w:rsid w:val="00A3300F"/>
    <w:rsid w:val="00A368F7"/>
    <w:rsid w:val="00A42651"/>
    <w:rsid w:val="00A431E2"/>
    <w:rsid w:val="00A43B47"/>
    <w:rsid w:val="00A55332"/>
    <w:rsid w:val="00A55A3B"/>
    <w:rsid w:val="00A61AF5"/>
    <w:rsid w:val="00A62C80"/>
    <w:rsid w:val="00A70E06"/>
    <w:rsid w:val="00A716E6"/>
    <w:rsid w:val="00A76053"/>
    <w:rsid w:val="00A924BC"/>
    <w:rsid w:val="00A935F0"/>
    <w:rsid w:val="00A9494A"/>
    <w:rsid w:val="00AA6D61"/>
    <w:rsid w:val="00AA6EBB"/>
    <w:rsid w:val="00AB1CD0"/>
    <w:rsid w:val="00AB24A8"/>
    <w:rsid w:val="00AB26B6"/>
    <w:rsid w:val="00AB3408"/>
    <w:rsid w:val="00AC038B"/>
    <w:rsid w:val="00AC2034"/>
    <w:rsid w:val="00AC5C62"/>
    <w:rsid w:val="00AD588F"/>
    <w:rsid w:val="00AD68BE"/>
    <w:rsid w:val="00AE28F5"/>
    <w:rsid w:val="00AE62B2"/>
    <w:rsid w:val="00AF2DBB"/>
    <w:rsid w:val="00AF5483"/>
    <w:rsid w:val="00AF62CC"/>
    <w:rsid w:val="00B06091"/>
    <w:rsid w:val="00B13605"/>
    <w:rsid w:val="00B15FCD"/>
    <w:rsid w:val="00B204C9"/>
    <w:rsid w:val="00B21B26"/>
    <w:rsid w:val="00B23AE2"/>
    <w:rsid w:val="00B249AE"/>
    <w:rsid w:val="00B24BFC"/>
    <w:rsid w:val="00B3118F"/>
    <w:rsid w:val="00B348CC"/>
    <w:rsid w:val="00B34EDF"/>
    <w:rsid w:val="00B3594C"/>
    <w:rsid w:val="00B41A20"/>
    <w:rsid w:val="00B4273E"/>
    <w:rsid w:val="00B51C88"/>
    <w:rsid w:val="00B51D2A"/>
    <w:rsid w:val="00B51DC0"/>
    <w:rsid w:val="00B52A89"/>
    <w:rsid w:val="00B52B00"/>
    <w:rsid w:val="00B61C55"/>
    <w:rsid w:val="00B63A7B"/>
    <w:rsid w:val="00B67569"/>
    <w:rsid w:val="00B70316"/>
    <w:rsid w:val="00B76D54"/>
    <w:rsid w:val="00B83672"/>
    <w:rsid w:val="00B8493E"/>
    <w:rsid w:val="00B8520B"/>
    <w:rsid w:val="00B87F4F"/>
    <w:rsid w:val="00B919C4"/>
    <w:rsid w:val="00B933D7"/>
    <w:rsid w:val="00B9505B"/>
    <w:rsid w:val="00B97561"/>
    <w:rsid w:val="00BA0DF1"/>
    <w:rsid w:val="00BA3501"/>
    <w:rsid w:val="00BA4B30"/>
    <w:rsid w:val="00BB29D9"/>
    <w:rsid w:val="00BB5346"/>
    <w:rsid w:val="00BC0480"/>
    <w:rsid w:val="00BC2AD1"/>
    <w:rsid w:val="00BC2C42"/>
    <w:rsid w:val="00BC45E7"/>
    <w:rsid w:val="00BD2205"/>
    <w:rsid w:val="00BD365A"/>
    <w:rsid w:val="00BD50C5"/>
    <w:rsid w:val="00BD6272"/>
    <w:rsid w:val="00BF3B38"/>
    <w:rsid w:val="00BF4394"/>
    <w:rsid w:val="00BF5219"/>
    <w:rsid w:val="00C027EB"/>
    <w:rsid w:val="00C06E59"/>
    <w:rsid w:val="00C12356"/>
    <w:rsid w:val="00C22BF9"/>
    <w:rsid w:val="00C2382E"/>
    <w:rsid w:val="00C256FF"/>
    <w:rsid w:val="00C2672A"/>
    <w:rsid w:val="00C42A7A"/>
    <w:rsid w:val="00C51575"/>
    <w:rsid w:val="00C52FB4"/>
    <w:rsid w:val="00C5387B"/>
    <w:rsid w:val="00C547F3"/>
    <w:rsid w:val="00C60E68"/>
    <w:rsid w:val="00C64742"/>
    <w:rsid w:val="00C72E7B"/>
    <w:rsid w:val="00C757FB"/>
    <w:rsid w:val="00C76927"/>
    <w:rsid w:val="00C8069C"/>
    <w:rsid w:val="00C81192"/>
    <w:rsid w:val="00C93876"/>
    <w:rsid w:val="00C93C48"/>
    <w:rsid w:val="00C9562F"/>
    <w:rsid w:val="00CA0F65"/>
    <w:rsid w:val="00CA1329"/>
    <w:rsid w:val="00CA43B8"/>
    <w:rsid w:val="00CB3B04"/>
    <w:rsid w:val="00CB44E5"/>
    <w:rsid w:val="00CB54DF"/>
    <w:rsid w:val="00CB68D1"/>
    <w:rsid w:val="00CC27DF"/>
    <w:rsid w:val="00CC53FF"/>
    <w:rsid w:val="00CD23F7"/>
    <w:rsid w:val="00CD5982"/>
    <w:rsid w:val="00CE0CD5"/>
    <w:rsid w:val="00CE2B5E"/>
    <w:rsid w:val="00CE3705"/>
    <w:rsid w:val="00CF357B"/>
    <w:rsid w:val="00CF769C"/>
    <w:rsid w:val="00D024BD"/>
    <w:rsid w:val="00D101AB"/>
    <w:rsid w:val="00D103D5"/>
    <w:rsid w:val="00D13A8A"/>
    <w:rsid w:val="00D14641"/>
    <w:rsid w:val="00D16A81"/>
    <w:rsid w:val="00D21D56"/>
    <w:rsid w:val="00D27100"/>
    <w:rsid w:val="00D27920"/>
    <w:rsid w:val="00D35E11"/>
    <w:rsid w:val="00D458D2"/>
    <w:rsid w:val="00D4626D"/>
    <w:rsid w:val="00D4641D"/>
    <w:rsid w:val="00D52AE6"/>
    <w:rsid w:val="00D53FB3"/>
    <w:rsid w:val="00D550C2"/>
    <w:rsid w:val="00D570FA"/>
    <w:rsid w:val="00D57282"/>
    <w:rsid w:val="00D604CD"/>
    <w:rsid w:val="00D62B33"/>
    <w:rsid w:val="00D6315B"/>
    <w:rsid w:val="00D64739"/>
    <w:rsid w:val="00D66B54"/>
    <w:rsid w:val="00D67A83"/>
    <w:rsid w:val="00D712F4"/>
    <w:rsid w:val="00D737A5"/>
    <w:rsid w:val="00D83932"/>
    <w:rsid w:val="00D84526"/>
    <w:rsid w:val="00D918DA"/>
    <w:rsid w:val="00D93434"/>
    <w:rsid w:val="00D93749"/>
    <w:rsid w:val="00D96447"/>
    <w:rsid w:val="00DA0F8B"/>
    <w:rsid w:val="00DA15B5"/>
    <w:rsid w:val="00DA351B"/>
    <w:rsid w:val="00DB0A7A"/>
    <w:rsid w:val="00DB62D6"/>
    <w:rsid w:val="00DB6D75"/>
    <w:rsid w:val="00DB7A03"/>
    <w:rsid w:val="00DC23CC"/>
    <w:rsid w:val="00DC2543"/>
    <w:rsid w:val="00DC34A2"/>
    <w:rsid w:val="00DC3980"/>
    <w:rsid w:val="00DC6F0F"/>
    <w:rsid w:val="00DE1F5C"/>
    <w:rsid w:val="00DE2C36"/>
    <w:rsid w:val="00DE475C"/>
    <w:rsid w:val="00DE7F0C"/>
    <w:rsid w:val="00DF048D"/>
    <w:rsid w:val="00DF0698"/>
    <w:rsid w:val="00DF0C8C"/>
    <w:rsid w:val="00DF11E9"/>
    <w:rsid w:val="00DF2823"/>
    <w:rsid w:val="00E03891"/>
    <w:rsid w:val="00E05D84"/>
    <w:rsid w:val="00E073A6"/>
    <w:rsid w:val="00E119AA"/>
    <w:rsid w:val="00E14146"/>
    <w:rsid w:val="00E1483D"/>
    <w:rsid w:val="00E21DB5"/>
    <w:rsid w:val="00E268F8"/>
    <w:rsid w:val="00E26FC5"/>
    <w:rsid w:val="00E3157F"/>
    <w:rsid w:val="00E32F46"/>
    <w:rsid w:val="00E33E07"/>
    <w:rsid w:val="00E35252"/>
    <w:rsid w:val="00E504B0"/>
    <w:rsid w:val="00E510FE"/>
    <w:rsid w:val="00E5178D"/>
    <w:rsid w:val="00E647CD"/>
    <w:rsid w:val="00E720D7"/>
    <w:rsid w:val="00E72E00"/>
    <w:rsid w:val="00E74B48"/>
    <w:rsid w:val="00E77D52"/>
    <w:rsid w:val="00E81693"/>
    <w:rsid w:val="00E82721"/>
    <w:rsid w:val="00E845CB"/>
    <w:rsid w:val="00E85D58"/>
    <w:rsid w:val="00E87131"/>
    <w:rsid w:val="00E91ED5"/>
    <w:rsid w:val="00E94817"/>
    <w:rsid w:val="00E95005"/>
    <w:rsid w:val="00E974FA"/>
    <w:rsid w:val="00EA20F0"/>
    <w:rsid w:val="00EA328E"/>
    <w:rsid w:val="00EA7A8F"/>
    <w:rsid w:val="00EB57D9"/>
    <w:rsid w:val="00EC467D"/>
    <w:rsid w:val="00EC6A77"/>
    <w:rsid w:val="00EE4C5A"/>
    <w:rsid w:val="00EE5C09"/>
    <w:rsid w:val="00EE707B"/>
    <w:rsid w:val="00EE7BDD"/>
    <w:rsid w:val="00EF1670"/>
    <w:rsid w:val="00EF3F25"/>
    <w:rsid w:val="00F04C69"/>
    <w:rsid w:val="00F06020"/>
    <w:rsid w:val="00F16E2A"/>
    <w:rsid w:val="00F179A4"/>
    <w:rsid w:val="00F203B0"/>
    <w:rsid w:val="00F27B69"/>
    <w:rsid w:val="00F27D6B"/>
    <w:rsid w:val="00F31C68"/>
    <w:rsid w:val="00F33E67"/>
    <w:rsid w:val="00F42699"/>
    <w:rsid w:val="00F466FC"/>
    <w:rsid w:val="00F5436D"/>
    <w:rsid w:val="00F553D5"/>
    <w:rsid w:val="00F5639B"/>
    <w:rsid w:val="00F56959"/>
    <w:rsid w:val="00F621C6"/>
    <w:rsid w:val="00F628FC"/>
    <w:rsid w:val="00F646AC"/>
    <w:rsid w:val="00F71598"/>
    <w:rsid w:val="00F80C40"/>
    <w:rsid w:val="00F81697"/>
    <w:rsid w:val="00F85283"/>
    <w:rsid w:val="00F86F73"/>
    <w:rsid w:val="00F8702F"/>
    <w:rsid w:val="00F9208C"/>
    <w:rsid w:val="00F92674"/>
    <w:rsid w:val="00F9294E"/>
    <w:rsid w:val="00F96EF1"/>
    <w:rsid w:val="00FA611D"/>
    <w:rsid w:val="00FA689A"/>
    <w:rsid w:val="00FB07F0"/>
    <w:rsid w:val="00FB099C"/>
    <w:rsid w:val="00FB1179"/>
    <w:rsid w:val="00FB1907"/>
    <w:rsid w:val="00FB225B"/>
    <w:rsid w:val="00FB50D9"/>
    <w:rsid w:val="00FB5C9D"/>
    <w:rsid w:val="00FB673F"/>
    <w:rsid w:val="00FC10C1"/>
    <w:rsid w:val="00FC67D4"/>
    <w:rsid w:val="00FC7C4F"/>
    <w:rsid w:val="00FD06CF"/>
    <w:rsid w:val="00FE08AE"/>
    <w:rsid w:val="00FE5700"/>
    <w:rsid w:val="00FE7CA4"/>
    <w:rsid w:val="00FF02F4"/>
    <w:rsid w:val="00FF16D3"/>
    <w:rsid w:val="00FF1DC1"/>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699E796B"/>
  <w15:docId w15:val="{D445EFE7-7E2F-4339-968F-E22A25753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uiPriority="0"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30B05"/>
  </w:style>
  <w:style w:type="paragraph" w:styleId="Heading1">
    <w:name w:val="heading 1"/>
    <w:next w:val="Normal"/>
    <w:link w:val="Heading1Char"/>
    <w:qFormat/>
    <w:rsid w:val="0057258B"/>
    <w:pPr>
      <w:pageBreakBefore/>
      <w:numPr>
        <w:numId w:val="16"/>
      </w:numPr>
      <w:spacing w:after="240" w:line="440" w:lineRule="exact"/>
      <w:ind w:left="357" w:hanging="357"/>
      <w:outlineLvl w:val="0"/>
    </w:pPr>
    <w:rPr>
      <w:rFonts w:asciiTheme="majorHAnsi" w:hAnsiTheme="majorHAnsi" w:cstheme="majorHAnsi"/>
      <w:b/>
      <w:color w:val="937A46" w:themeColor="accent2"/>
      <w:spacing w:val="-5"/>
      <w:sz w:val="40"/>
      <w:szCs w:val="40"/>
    </w:rPr>
  </w:style>
  <w:style w:type="paragraph" w:styleId="Heading2">
    <w:name w:val="heading 2"/>
    <w:basedOn w:val="BodyText"/>
    <w:next w:val="Normal"/>
    <w:link w:val="Heading2Char"/>
    <w:qFormat/>
    <w:rsid w:val="001B59AB"/>
    <w:pPr>
      <w:numPr>
        <w:ilvl w:val="1"/>
        <w:numId w:val="16"/>
      </w:numPr>
      <w:spacing w:before="300" w:after="40" w:line="340" w:lineRule="exact"/>
      <w:ind w:hanging="792"/>
      <w:outlineLvl w:val="1"/>
    </w:pPr>
    <w:rPr>
      <w:rFonts w:asciiTheme="majorHAnsi" w:hAnsiTheme="majorHAnsi" w:cstheme="majorHAnsi"/>
      <w:b/>
      <w:color w:val="0097A9"/>
      <w:spacing w:val="-5"/>
      <w:sz w:val="36"/>
      <w:szCs w:val="32"/>
    </w:rPr>
  </w:style>
  <w:style w:type="paragraph" w:styleId="Heading3">
    <w:name w:val="heading 3"/>
    <w:basedOn w:val="Heading2"/>
    <w:next w:val="Normal"/>
    <w:link w:val="Heading3Char"/>
    <w:qFormat/>
    <w:rsid w:val="0057258B"/>
    <w:pPr>
      <w:numPr>
        <w:ilvl w:val="2"/>
      </w:numPr>
      <w:ind w:left="851" w:hanging="851"/>
      <w:outlineLvl w:val="2"/>
    </w:pPr>
    <w:rPr>
      <w:b w:val="0"/>
      <w:color w:val="937A46" w:themeColor="accent2"/>
      <w:sz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255FCA"/>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255FCA"/>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57258B"/>
    <w:pPr>
      <w:spacing w:after="0" w:line="600" w:lineRule="exact"/>
    </w:pPr>
    <w:rPr>
      <w:rFonts w:asciiTheme="majorHAnsi" w:hAnsiTheme="majorHAnsi" w:cstheme="majorHAnsi"/>
      <w:color w:val="808474" w:themeColor="accent6" w:themeShade="BF"/>
      <w:spacing w:val="-10"/>
      <w:kern w:val="64"/>
      <w:sz w:val="44"/>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rsid w:val="0057258B"/>
    <w:rPr>
      <w:rFonts w:asciiTheme="majorHAnsi" w:hAnsiTheme="majorHAnsi" w:cstheme="majorHAnsi"/>
      <w:b/>
      <w:color w:val="937A46" w:themeColor="accent2"/>
      <w:spacing w:val="-5"/>
      <w:sz w:val="40"/>
      <w:szCs w:val="40"/>
    </w:rPr>
  </w:style>
  <w:style w:type="paragraph" w:styleId="ListNumber">
    <w:name w:val="List Number"/>
    <w:basedOn w:val="Normal"/>
    <w:uiPriority w:val="99"/>
    <w:rsid w:val="00D27920"/>
    <w:pPr>
      <w:numPr>
        <w:numId w:val="6"/>
      </w:numPr>
      <w:spacing w:line="300" w:lineRule="exact"/>
    </w:pPr>
    <w:rPr>
      <w:sz w:val="20"/>
      <w:szCs w:val="20"/>
    </w:rPr>
  </w:style>
  <w:style w:type="character" w:customStyle="1" w:styleId="Heading2Char">
    <w:name w:val="Heading 2 Char"/>
    <w:basedOn w:val="DefaultParagraphFont"/>
    <w:link w:val="Heading2"/>
    <w:rsid w:val="001B59AB"/>
    <w:rPr>
      <w:rFonts w:asciiTheme="majorHAnsi" w:hAnsiTheme="majorHAnsi" w:cstheme="majorHAnsi"/>
      <w:b/>
      <w:color w:val="0097A9"/>
      <w:spacing w:val="-5"/>
      <w:sz w:val="36"/>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semiHidden/>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6"/>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rsid w:val="0057258B"/>
    <w:rPr>
      <w:rFonts w:asciiTheme="majorHAnsi" w:hAnsiTheme="majorHAnsi" w:cstheme="majorHAnsi"/>
      <w:color w:val="937A46" w:themeColor="accent2"/>
      <w:spacing w:val="-5"/>
      <w:sz w:val="32"/>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DB62D6"/>
    <w:pPr>
      <w:tabs>
        <w:tab w:val="left" w:pos="6120"/>
      </w:tabs>
      <w:spacing w:after="80"/>
      <w:ind w:left="216" w:right="5040"/>
    </w:pPr>
    <w:rPr>
      <w:noProof/>
      <w:color w:val="937A46" w:themeColor="accent2"/>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1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13"/>
      </w:numPr>
      <w:ind w:left="788" w:hanging="357"/>
    </w:pPr>
  </w:style>
  <w:style w:type="paragraph" w:customStyle="1" w:styleId="Bullets">
    <w:name w:val="Bullets"/>
    <w:basedOn w:val="ListBullet"/>
    <w:link w:val="BulletsChar"/>
    <w:qFormat/>
    <w:rsid w:val="000D3655"/>
    <w:pPr>
      <w:numPr>
        <w:numId w:val="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1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1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styleId="NoSpacing">
    <w:name w:val="No Spacing"/>
    <w:uiPriority w:val="1"/>
    <w:qFormat/>
    <w:rsid w:val="00B67569"/>
    <w:pPr>
      <w:spacing w:after="0" w:line="240" w:lineRule="auto"/>
    </w:pPr>
    <w:rPr>
      <w:rFonts w:ascii="Calibri" w:eastAsia="Calibri" w:hAnsi="Calibri" w:cs="Times New Roman"/>
      <w:lang w:val="en-US" w:eastAsia="en-US"/>
    </w:rPr>
  </w:style>
  <w:style w:type="table" w:styleId="LightList-Accent5">
    <w:name w:val="Light List Accent 5"/>
    <w:basedOn w:val="TableNormal"/>
    <w:uiPriority w:val="61"/>
    <w:rsid w:val="00B67569"/>
    <w:pPr>
      <w:spacing w:after="0" w:line="240" w:lineRule="auto"/>
    </w:pPr>
    <w:rPr>
      <w:rFonts w:eastAsiaTheme="minorHAns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tblBorders>
    </w:tblPr>
    <w:tcPr>
      <w:shd w:val="clear" w:color="auto" w:fill="auto"/>
    </w:tcPr>
    <w:tblStylePr w:type="firstRow">
      <w:pPr>
        <w:spacing w:before="0" w:after="0" w:line="240" w:lineRule="auto"/>
      </w:pPr>
      <w:rPr>
        <w:b/>
        <w:bCs/>
        <w:color w:val="FFFFFF" w:themeColor="background1"/>
      </w:rPr>
      <w:tblPr/>
      <w:tcPr>
        <w:shd w:val="clear" w:color="auto" w:fill="356195" w:themeFill="accent5"/>
      </w:tcPr>
    </w:tblStylePr>
    <w:tblStylePr w:type="lastRow">
      <w:pPr>
        <w:spacing w:before="0" w:after="0" w:line="240" w:lineRule="auto"/>
      </w:pPr>
      <w:rPr>
        <w:b/>
        <w:bCs/>
      </w:rPr>
      <w:tblPr/>
      <w:tcPr>
        <w:tcBorders>
          <w:top w:val="double" w:sz="6" w:space="0" w:color="356195" w:themeColor="accent5"/>
          <w:left w:val="single" w:sz="8" w:space="0" w:color="356195" w:themeColor="accent5"/>
          <w:bottom w:val="single" w:sz="8" w:space="0" w:color="356195" w:themeColor="accent5"/>
          <w:right w:val="single" w:sz="8" w:space="0" w:color="356195" w:themeColor="accent5"/>
        </w:tcBorders>
      </w:tcPr>
    </w:tblStylePr>
    <w:tblStylePr w:type="firstCol">
      <w:rPr>
        <w:b/>
        <w:bCs/>
      </w:rPr>
    </w:tblStylePr>
    <w:tblStylePr w:type="lastCol">
      <w:rPr>
        <w:b/>
        <w:bCs/>
      </w:rPr>
    </w:tblStylePr>
    <w:tblStylePr w:type="band1Vert">
      <w:tblPr/>
      <w:tcPr>
        <w:tcBorders>
          <w:top w:val="single" w:sz="8" w:space="0" w:color="356195" w:themeColor="accent5"/>
          <w:left w:val="single" w:sz="8" w:space="0" w:color="356195" w:themeColor="accent5"/>
          <w:bottom w:val="single" w:sz="8" w:space="0" w:color="356195" w:themeColor="accent5"/>
          <w:right w:val="single" w:sz="8" w:space="0" w:color="356195" w:themeColor="accent5"/>
        </w:tcBorders>
      </w:tcPr>
    </w:tblStylePr>
    <w:tblStylePr w:type="band1Horz">
      <w:tblPr/>
      <w:tcPr>
        <w:tcBorders>
          <w:top w:val="single" w:sz="8" w:space="0" w:color="356195" w:themeColor="accent5"/>
          <w:left w:val="single" w:sz="8" w:space="0" w:color="356195" w:themeColor="accent5"/>
          <w:bottom w:val="single" w:sz="8" w:space="0" w:color="356195" w:themeColor="accent5"/>
          <w:right w:val="single" w:sz="8" w:space="0" w:color="356195" w:themeColor="accent5"/>
        </w:tcBorders>
      </w:tcPr>
    </w:tblStylePr>
  </w:style>
  <w:style w:type="paragraph" w:customStyle="1" w:styleId="Body">
    <w:name w:val="Body"/>
    <w:basedOn w:val="Normal"/>
    <w:link w:val="BodyChar"/>
    <w:qFormat/>
    <w:rsid w:val="00B67569"/>
    <w:pPr>
      <w:ind w:left="1440"/>
      <w:jc w:val="both"/>
    </w:pPr>
    <w:rPr>
      <w:rFonts w:ascii="Arial" w:eastAsiaTheme="minorHAnsi" w:hAnsi="Arial" w:cs="Arial"/>
      <w:sz w:val="18"/>
      <w:szCs w:val="18"/>
      <w:lang w:val="en-US" w:eastAsia="en-US"/>
    </w:rPr>
  </w:style>
  <w:style w:type="character" w:customStyle="1" w:styleId="BodyChar">
    <w:name w:val="Body Char"/>
    <w:basedOn w:val="DefaultParagraphFont"/>
    <w:link w:val="Body"/>
    <w:rsid w:val="00B67569"/>
    <w:rPr>
      <w:rFonts w:ascii="Arial" w:eastAsiaTheme="minorHAnsi" w:hAnsi="Arial" w:cs="Arial"/>
      <w:sz w:val="18"/>
      <w:szCs w:val="18"/>
      <w:lang w:val="en-US" w:eastAsia="en-US"/>
    </w:rPr>
  </w:style>
  <w:style w:type="table" w:customStyle="1" w:styleId="LightList-Accent51">
    <w:name w:val="Light List - Accent 51"/>
    <w:basedOn w:val="TableNormal"/>
    <w:next w:val="LightList-Accent5"/>
    <w:uiPriority w:val="61"/>
    <w:rsid w:val="00A70E06"/>
    <w:pPr>
      <w:spacing w:after="0" w:line="240" w:lineRule="auto"/>
    </w:pPr>
    <w:rPr>
      <w:rFonts w:ascii="Calibri" w:eastAsia="Calibri" w:hAnsi="Calibri" w:cs="Times New Roman"/>
      <w:lang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character" w:styleId="CommentReference">
    <w:name w:val="annotation reference"/>
    <w:basedOn w:val="DefaultParagraphFont"/>
    <w:uiPriority w:val="99"/>
    <w:semiHidden/>
    <w:unhideWhenUsed/>
    <w:rsid w:val="00E35252"/>
    <w:rPr>
      <w:sz w:val="16"/>
      <w:szCs w:val="16"/>
    </w:rPr>
  </w:style>
  <w:style w:type="paragraph" w:styleId="CommentText">
    <w:name w:val="annotation text"/>
    <w:basedOn w:val="Normal"/>
    <w:link w:val="CommentTextChar"/>
    <w:uiPriority w:val="99"/>
    <w:semiHidden/>
    <w:unhideWhenUsed/>
    <w:rsid w:val="00E35252"/>
    <w:pPr>
      <w:spacing w:line="240" w:lineRule="auto"/>
    </w:pPr>
    <w:rPr>
      <w:sz w:val="20"/>
      <w:szCs w:val="20"/>
    </w:rPr>
  </w:style>
  <w:style w:type="character" w:customStyle="1" w:styleId="CommentTextChar">
    <w:name w:val="Comment Text Char"/>
    <w:basedOn w:val="DefaultParagraphFont"/>
    <w:link w:val="CommentText"/>
    <w:uiPriority w:val="99"/>
    <w:semiHidden/>
    <w:rsid w:val="00E35252"/>
    <w:rPr>
      <w:sz w:val="20"/>
      <w:szCs w:val="20"/>
    </w:rPr>
  </w:style>
  <w:style w:type="paragraph" w:styleId="CommentSubject">
    <w:name w:val="annotation subject"/>
    <w:basedOn w:val="CommentText"/>
    <w:next w:val="CommentText"/>
    <w:link w:val="CommentSubjectChar"/>
    <w:uiPriority w:val="99"/>
    <w:semiHidden/>
    <w:unhideWhenUsed/>
    <w:rsid w:val="00E35252"/>
    <w:rPr>
      <w:b/>
      <w:bCs/>
    </w:rPr>
  </w:style>
  <w:style w:type="character" w:customStyle="1" w:styleId="CommentSubjectChar">
    <w:name w:val="Comment Subject Char"/>
    <w:basedOn w:val="CommentTextChar"/>
    <w:link w:val="CommentSubject"/>
    <w:uiPriority w:val="99"/>
    <w:semiHidden/>
    <w:rsid w:val="00E35252"/>
    <w:rPr>
      <w:b/>
      <w:bCs/>
      <w:sz w:val="20"/>
      <w:szCs w:val="20"/>
    </w:rPr>
  </w:style>
  <w:style w:type="paragraph" w:styleId="Revision">
    <w:name w:val="Revision"/>
    <w:hidden/>
    <w:uiPriority w:val="99"/>
    <w:semiHidden/>
    <w:rsid w:val="00517AC6"/>
    <w:pPr>
      <w:spacing w:after="0" w:line="240" w:lineRule="auto"/>
    </w:pPr>
  </w:style>
  <w:style w:type="character" w:styleId="FollowedHyperlink">
    <w:name w:val="FollowedHyperlink"/>
    <w:basedOn w:val="DefaultParagraphFont"/>
    <w:uiPriority w:val="99"/>
    <w:semiHidden/>
    <w:unhideWhenUsed/>
    <w:rsid w:val="000017C8"/>
    <w:rPr>
      <w:color w:val="9BD3D0" w:themeColor="followedHyperlink"/>
      <w:u w:val="single"/>
    </w:rPr>
  </w:style>
  <w:style w:type="character" w:styleId="UnresolvedMention">
    <w:name w:val="Unresolved Mention"/>
    <w:basedOn w:val="DefaultParagraphFont"/>
    <w:uiPriority w:val="99"/>
    <w:semiHidden/>
    <w:unhideWhenUsed/>
    <w:rsid w:val="00191A4E"/>
    <w:rPr>
      <w:color w:val="605E5C"/>
      <w:shd w:val="clear" w:color="auto" w:fill="E1DFDD"/>
    </w:rPr>
  </w:style>
  <w:style w:type="numbering" w:customStyle="1" w:styleId="KonyBullets">
    <w:name w:val="Kony Bullets"/>
    <w:uiPriority w:val="99"/>
    <w:rsid w:val="009A1865"/>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669884">
      <w:bodyDiv w:val="1"/>
      <w:marLeft w:val="0"/>
      <w:marRight w:val="0"/>
      <w:marTop w:val="0"/>
      <w:marBottom w:val="0"/>
      <w:divBdr>
        <w:top w:val="none" w:sz="0" w:space="0" w:color="auto"/>
        <w:left w:val="none" w:sz="0" w:space="0" w:color="auto"/>
        <w:bottom w:val="none" w:sz="0" w:space="0" w:color="auto"/>
        <w:right w:val="none" w:sz="0" w:space="0" w:color="auto"/>
      </w:divBdr>
    </w:div>
    <w:div w:id="405372922">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67804437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634359836">
      <w:bodyDiv w:val="1"/>
      <w:marLeft w:val="0"/>
      <w:marRight w:val="0"/>
      <w:marTop w:val="0"/>
      <w:marBottom w:val="0"/>
      <w:divBdr>
        <w:top w:val="none" w:sz="0" w:space="0" w:color="auto"/>
        <w:left w:val="none" w:sz="0" w:space="0" w:color="auto"/>
        <w:bottom w:val="none" w:sz="0" w:space="0" w:color="auto"/>
        <w:right w:val="none" w:sz="0" w:space="0" w:color="auto"/>
      </w:divBdr>
    </w:div>
    <w:div w:id="1690180081">
      <w:bodyDiv w:val="1"/>
      <w:marLeft w:val="0"/>
      <w:marRight w:val="0"/>
      <w:marTop w:val="0"/>
      <w:marBottom w:val="0"/>
      <w:divBdr>
        <w:top w:val="none" w:sz="0" w:space="0" w:color="auto"/>
        <w:left w:val="none" w:sz="0" w:space="0" w:color="auto"/>
        <w:bottom w:val="none" w:sz="0" w:space="0" w:color="auto"/>
        <w:right w:val="none" w:sz="0" w:space="0" w:color="auto"/>
      </w:divBdr>
    </w:div>
    <w:div w:id="1721857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yperlink" Target="https://sp.cwb.local/departments/is/is/architecture/SitePages/IT%20Engagement%20Model.aspx" TargetMode="External"/><Relationship Id="rId17" Type="http://schemas.openxmlformats.org/officeDocument/2006/relationships/footer" Target="footer2.xml"/><Relationship Id="rId25" Type="http://schemas.openxmlformats.org/officeDocument/2006/relationships/header" Target="header7.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3.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png"/><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header" Target="header9.xml"/><Relationship Id="rId10" Type="http://schemas.openxmlformats.org/officeDocument/2006/relationships/footnotes" Target="footnotes.xml"/><Relationship Id="rId19" Type="http://schemas.openxmlformats.org/officeDocument/2006/relationships/header" Target="header5.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footer" Target="footer4.xml"/><Relationship Id="rId30" Type="http://schemas.openxmlformats.org/officeDocument/2006/relationships/fontTable" Target="fontTable.xml"/><Relationship Id="rId8" Type="http://schemas.openxmlformats.org/officeDocument/2006/relationships/settings" Target="settings.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58985F910FD40E4841EE16A762A7158"/>
        <w:category>
          <w:name w:val="General"/>
          <w:gallery w:val="placeholder"/>
        </w:category>
        <w:types>
          <w:type w:val="bbPlcHdr"/>
        </w:types>
        <w:behaviors>
          <w:behavior w:val="content"/>
        </w:behaviors>
        <w:guid w:val="{3FA5E400-EA69-4372-9595-40E62E8DED4B}"/>
      </w:docPartPr>
      <w:docPartBody>
        <w:p w:rsidR="00E9736D" w:rsidRDefault="00E9736D">
          <w:pPr>
            <w:pStyle w:val="D58985F910FD40E4841EE16A762A7158"/>
          </w:pPr>
          <w:r w:rsidRPr="00CA0FE7">
            <w:rPr>
              <w:rStyle w:val="PlaceholderText"/>
            </w:rPr>
            <w:t>[Title]</w:t>
          </w:r>
        </w:p>
      </w:docPartBody>
    </w:docPart>
    <w:docPart>
      <w:docPartPr>
        <w:name w:val="E83B94C2F37E468A812A3B3386F13449"/>
        <w:category>
          <w:name w:val="General"/>
          <w:gallery w:val="placeholder"/>
        </w:category>
        <w:types>
          <w:type w:val="bbPlcHdr"/>
        </w:types>
        <w:behaviors>
          <w:behavior w:val="content"/>
        </w:behaviors>
        <w:guid w:val="{6D4FCDC3-E707-48E4-AA95-6F3E2A49150A}"/>
      </w:docPartPr>
      <w:docPartBody>
        <w:p w:rsidR="0097159B" w:rsidRDefault="00BF3542" w:rsidP="00BF3542">
          <w:pPr>
            <w:pStyle w:val="E83B94C2F37E468A812A3B3386F13449"/>
          </w:pPr>
          <w:r w:rsidRPr="00924FDC">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Verdana,Bold">
    <w:altName w:val="Verdana"/>
    <w:panose1 w:val="020B0604020202020204"/>
    <w:charset w:val="00"/>
    <w:family w:val="auto"/>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36D"/>
    <w:rsid w:val="002D04F1"/>
    <w:rsid w:val="004361E8"/>
    <w:rsid w:val="00443558"/>
    <w:rsid w:val="00461EFB"/>
    <w:rsid w:val="00556BAD"/>
    <w:rsid w:val="00692F53"/>
    <w:rsid w:val="007D1BA5"/>
    <w:rsid w:val="0097159B"/>
    <w:rsid w:val="00BF3542"/>
    <w:rsid w:val="00C050FC"/>
    <w:rsid w:val="00C12A7E"/>
    <w:rsid w:val="00E973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BF3542"/>
    <w:rPr>
      <w:color w:val="808080"/>
    </w:rPr>
  </w:style>
  <w:style w:type="paragraph" w:customStyle="1" w:styleId="633AFEE3F4BD49C390C47EC64AA365EC">
    <w:name w:val="633AFEE3F4BD49C390C47EC64AA365EC"/>
  </w:style>
  <w:style w:type="paragraph" w:customStyle="1" w:styleId="E0B5FE7C0850470AA5D870AC68062C05">
    <w:name w:val="E0B5FE7C0850470AA5D870AC68062C05"/>
  </w:style>
  <w:style w:type="paragraph" w:customStyle="1" w:styleId="59828392211643C28F812C459E142E5E">
    <w:name w:val="59828392211643C28F812C459E142E5E"/>
  </w:style>
  <w:style w:type="paragraph" w:customStyle="1" w:styleId="A65CF1E99BDB4056A1CBAD421C027792">
    <w:name w:val="A65CF1E99BDB4056A1CBAD421C027792"/>
  </w:style>
  <w:style w:type="paragraph" w:customStyle="1" w:styleId="D58985F910FD40E4841EE16A762A7158">
    <w:name w:val="D58985F910FD40E4841EE16A762A7158"/>
  </w:style>
  <w:style w:type="paragraph" w:customStyle="1" w:styleId="59807B4F34944132B9F43A14D53CB5F5">
    <w:name w:val="59807B4F34944132B9F43A14D53CB5F5"/>
    <w:rsid w:val="00BF3542"/>
  </w:style>
  <w:style w:type="paragraph" w:customStyle="1" w:styleId="2034636D40824DE6874B4E1DD865659A">
    <w:name w:val="2034636D40824DE6874B4E1DD865659A"/>
    <w:rsid w:val="00BF3542"/>
  </w:style>
  <w:style w:type="paragraph" w:customStyle="1" w:styleId="1B6ECC72D0FD4A42BD333D3284BA579D">
    <w:name w:val="1B6ECC72D0FD4A42BD333D3284BA579D"/>
    <w:rsid w:val="00BF3542"/>
  </w:style>
  <w:style w:type="paragraph" w:customStyle="1" w:styleId="E83B94C2F37E468A812A3B3386F13449">
    <w:name w:val="E83B94C2F37E468A812A3B3386F13449"/>
    <w:rsid w:val="00BF35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2019-09-19T00:00:00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04653a278c57ed01c5d0ff54082cfac6">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df684b34901e9e296bc0697146f16bc5"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file>

<file path=customXml/itemProps2.xml><?xml version="1.0" encoding="utf-8"?>
<ds:datastoreItem xmlns:ds="http://schemas.openxmlformats.org/officeDocument/2006/customXml" ds:itemID="{8BA661AD-9CA7-4FD5-8115-F959433485EC}"/>
</file>

<file path=customXml/itemProps3.xml><?xml version="1.0" encoding="utf-8"?>
<ds:datastoreItem xmlns:ds="http://schemas.openxmlformats.org/officeDocument/2006/customXml" ds:itemID="{CFF7B54A-8FBB-9449-B5E9-B941E04AAF01}"/>
</file>

<file path=customXml/itemProps4.xml><?xml version="1.0" encoding="utf-8"?>
<ds:datastoreItem xmlns:ds="http://schemas.openxmlformats.org/officeDocument/2006/customXml" ds:itemID="{A6893F93-9121-4605-BE88-E177904CFA10}"/>
</file>

<file path=customXml/itemProps5.xml><?xml version="1.0" encoding="utf-8"?>
<ds:datastoreItem xmlns:ds="http://schemas.openxmlformats.org/officeDocument/2006/customXml" ds:itemID="{B71D0E0C-6E88-4FC7-A076-A8A3538CA622}"/>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35</Pages>
  <Words>12573</Words>
  <Characters>71668</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Cloud Assessment Template</vt:lpstr>
    </vt:vector>
  </TitlesOfParts>
  <Company>Canadian Western Bank</Company>
  <LinksUpToDate>false</LinksUpToDate>
  <CharactersWithSpaces>84073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Assessment Template</dc:title>
  <dc:creator>Jose Barril</dc:creator>
  <dc:description>Branch/Department</dc:description>
  <cp:lastModifiedBy>Brandon Spooner</cp:lastModifiedBy>
  <cp:revision>135</cp:revision>
  <cp:lastPrinted>2017-01-31T23:14:00Z</cp:lastPrinted>
  <dcterms:created xsi:type="dcterms:W3CDTF">2020-04-23T22:26:00Z</dcterms:created>
  <dcterms:modified xsi:type="dcterms:W3CDTF">2020-04-24T04:19:00Z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169000</vt:r8>
  </property>
  <property fmtid="{D5CDD505-2E9C-101B-9397-08002B2CF9AE}" pid="4" name="URL">
    <vt:lpwstr/>
  </property>
  <property fmtid="{D5CDD505-2E9C-101B-9397-08002B2CF9AE}" pid="5" name="MediaServiceImageTags">
    <vt:lpwstr/>
  </property>
</Properties>
</file>