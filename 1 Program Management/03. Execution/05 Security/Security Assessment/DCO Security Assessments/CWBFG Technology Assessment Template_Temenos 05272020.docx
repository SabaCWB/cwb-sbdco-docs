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er1.xml.rels" ContentType="application/vnd.openxmlformats-package.relationships+xml"/>
  <Override PartName="/word/numbering.xml" ContentType="application/vnd.openxmlformats-officedocument.wordprocessingml.numbering+xml"/>
  <Override PartName="/word/footer4.xml" ContentType="application/vnd.openxmlformats-officedocument.wordprocessingml.footer+xml"/>
  <Override PartName="/word/header4.xml" ContentType="application/vnd.openxmlformats-officedocument.wordprocessingml.header+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media/image1.jpeg" ContentType="image/jpeg"/>
  <Override PartName="/word/media/image2.jpeg" ContentType="image/jpeg"/>
  <Override PartName="/word/media/image3.png" ContentType="image/png"/>
  <Override PartName="/word/fontTable.xml" ContentType="application/vnd.openxmlformats-officedocument.wordprocessingml.fontTable+xml"/>
  <Override PartName="/word/footer3.xml" ContentType="application/vnd.openxmlformats-officedocument.wordprocessingml.footer+xml"/>
  <Override PartName="/_rels/.rels" ContentType="application/vnd.openxmlformats-package.relationships+xml"/>
  <Override PartName="/customXml/item1.xml" ContentType="application/xml"/>
  <Override PartName="/customXml/itemProps5.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_rels/item5.xml.rels" ContentType="application/vnd.openxmlformats-package.relationships+xml"/>
  <Override PartName="/customXml/_rels/item2.xml.rels" ContentType="application/vnd.openxmlformats-package.relationships+xml"/>
  <Override PartName="/customXml/_rels/item4.xml.rels" ContentType="application/vnd.openxmlformats-package.relationships+xml"/>
  <Override PartName="/customXml/_rels/item3.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Override PartName="/docMetadata/LabelInfo.xml" ContentType="application/vnd.ms-office.classificationlabels+xml"/>
</Types>
</file>

<file path=_rels/.rels><?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custom-properties" Target="docProps/custom.xml" /><Relationship Id="rId4" Type="http://schemas.openxmlformats.org/officeDocument/2006/relationships/officeDocument" Target="word/document.xml" /><Relationship Id="rId5" Type="http://schemas.microsoft.com/office/2020/02/relationships/classificationlabels" Target="docMetadata/LabelInfo.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Cover"/>
        <w:spacing w:before="2000" w:after="80"/>
        <w:contextualSpacing/>
        <w:rPr/>
      </w:pPr>
      <w:r>
        <w:rPr/>
        <w:t>Cloud Assessment Template</w:t>
      </w:r>
    </w:p>
    <w:p>
      <w:pPr>
        <w:pStyle w:val="SubtitleCover"/>
        <w:rPr/>
      </w:pPr>
      <w:r>
        <w:rPr/>
        <w:t xml:space="preserve">Gate 1 </w:t>
      </w:r>
    </w:p>
    <w:p>
      <w:pPr>
        <w:pStyle w:val="Normal"/>
        <w:spacing w:lineRule="auto" w:line="240" w:before="0" w:after="120"/>
        <w:ind w:left="567" w:hanging="0"/>
        <w:jc w:val="center"/>
        <w:rPr>
          <w:rFonts w:ascii="Verdana" w:hAnsi="Verdana" w:eastAsia="Calibri" w:cs="Arial"/>
          <w:b/>
          <w:b/>
          <w:i/>
          <w:i/>
          <w:color w:val="404040"/>
          <w:lang w:eastAsia="en-US"/>
        </w:rPr>
      </w:pPr>
      <w:r>
        <w:rPr>
          <w:rFonts w:eastAsia="Calibri" w:cs="Arial" w:ascii="Verdana" w:hAnsi="Verdana"/>
          <w:b/>
          <w:i/>
          <w:color w:val="666666"/>
          <w:lang w:eastAsia="en-US"/>
        </w:rPr>
        <w:br/>
      </w:r>
    </w:p>
    <w:p>
      <w:pPr>
        <w:pStyle w:val="Normal"/>
        <w:shd w:val="clear" w:color="auto" w:fill="D9E2F3"/>
        <w:spacing w:lineRule="auto" w:line="240" w:before="0" w:after="60"/>
        <w:jc w:val="both"/>
        <w:rPr>
          <w:rFonts w:ascii="Arial" w:hAnsi="Arial" w:eastAsia="Times New Roman" w:cs="Arial"/>
          <w:sz w:val="24"/>
          <w:szCs w:val="18"/>
          <w:lang w:val="en-US" w:eastAsia="en-US"/>
        </w:rPr>
      </w:pPr>
      <w:r>
        <w:rPr>
          <w:rFonts w:eastAsia="Times New Roman" w:cs="Arial" w:ascii="Arial" w:hAnsi="Arial"/>
          <w:sz w:val="24"/>
          <w:szCs w:val="18"/>
          <w:lang w:val="en-US" w:eastAsia="en-US"/>
        </w:rPr>
      </w:r>
    </w:p>
    <w:p>
      <w:pPr>
        <w:pStyle w:val="Normal"/>
        <w:spacing w:lineRule="auto" w:line="240" w:before="0" w:after="60"/>
        <w:ind w:left="900" w:hanging="0"/>
        <w:jc w:val="both"/>
        <w:rPr>
          <w:rFonts w:ascii="Arial" w:hAnsi="Arial" w:eastAsia="Times New Roman" w:cs="Arial"/>
          <w:sz w:val="18"/>
          <w:szCs w:val="18"/>
          <w:lang w:val="en-US" w:eastAsia="en-US"/>
        </w:rPr>
      </w:pPr>
      <w:r>
        <w:rPr>
          <w:rFonts w:eastAsia="Times New Roman" w:cs="Arial" w:ascii="Arial" w:hAnsi="Arial"/>
          <w:sz w:val="18"/>
          <w:szCs w:val="18"/>
          <w:lang w:val="en-US" w:eastAsia="en-US"/>
        </w:rPr>
      </w:r>
    </w:p>
    <w:tbl>
      <w:tblPr>
        <w:tblStyle w:val="LightList-Accent51"/>
        <w:tblW w:w="9558" w:type="dxa"/>
        <w:jc w:val="left"/>
        <w:tblInd w:w="0" w:type="dxa"/>
        <w:tblCellMar>
          <w:top w:w="0" w:type="dxa"/>
          <w:left w:w="108" w:type="dxa"/>
          <w:bottom w:w="0" w:type="dxa"/>
          <w:right w:w="108" w:type="dxa"/>
        </w:tblCellMar>
        <w:tblLook w:val="0000" w:noHBand="0" w:noVBand="0" w:firstColumn="0" w:lastRow="0" w:lastColumn="0" w:firstRow="0"/>
      </w:tblPr>
      <w:tblGrid>
        <w:gridCol w:w="2718"/>
        <w:gridCol w:w="6839"/>
      </w:tblGrid>
      <w:tr>
        <w:trPr>
          <w:trHeight w:val="359" w:hRule="atLeast"/>
          <w:cnfStyle w:val="000000100000" w:firstRow="0" w:lastRow="0" w:firstColumn="0" w:lastColumn="0" w:oddVBand="0" w:evenVBand="0" w:oddHBand="1" w:evenHBand="0" w:firstRowFirstColumn="0" w:firstRowLastColumn="0" w:lastRowFirstColumn="0" w:lastRowLastColumn="0"/>
        </w:trPr>
        <w:tc>
          <w:tcPr>
            <w:tcW w:w="2718" w:type="dxa"/>
            <w:cnfStyle w:val="000010000000" w:firstRow="0" w:lastRow="0" w:firstColumn="0" w:lastColumn="0" w:oddVBand="1" w:evenVBand="0" w:oddHBand="0" w:evenHBand="0" w:firstRowFirstColumn="0" w:firstRowLastColumn="0" w:lastRowFirstColumn="0" w:lastRowLastColumn="0"/>
            <w:tcBorders/>
          </w:tcPr>
          <w:p>
            <w:pPr>
              <w:pStyle w:val="Normal"/>
              <w:spacing w:lineRule="auto" w:line="240" w:before="0" w:after="0"/>
              <w:rPr>
                <w:rFonts w:ascii="Calibri" w:hAnsi="Calibri" w:cs="Calibri" w:asciiTheme="majorHAnsi" w:cstheme="majorHAnsi" w:hAnsiTheme="majorHAnsi"/>
                <w:b/>
                <w:b/>
                <w:color w:val="9E7C0C"/>
                <w:sz w:val="18"/>
                <w:szCs w:val="20"/>
                <w:lang w:val="en-US"/>
              </w:rPr>
            </w:pPr>
            <w:r>
              <w:rPr>
                <w:rFonts w:eastAsia="Calibri" w:cs="Calibri" w:cstheme="majorHAnsi"/>
                <w:b/>
                <w:color w:val="9E7C0C"/>
                <w:sz w:val="18"/>
                <w:szCs w:val="20"/>
                <w:lang w:val="en-US" w:eastAsia="en-US"/>
              </w:rPr>
              <w:t>TITLE:</w:t>
            </w:r>
          </w:p>
        </w:tc>
        <w:tc>
          <w:tcPr>
            <w:tcW w:w="6839" w:type="dxa"/>
            <w:tcBorders/>
          </w:tcPr>
          <w:p>
            <w:pPr>
              <w:pStyle w:val="Normal"/>
              <w:spacing w:lineRule="auto" w:line="240" w:before="0" w:after="0"/>
              <w:cnfStyle w:val="000000100000" w:firstRow="0" w:lastRow="0" w:firstColumn="0" w:lastColumn="0" w:oddVBand="0" w:evenVBand="0" w:oddHBand="1" w:evenHBand="0" w:firstRowFirstColumn="0" w:firstRowLastColumn="0" w:lastRowFirstColumn="0" w:lastRowLastColumn="0"/>
              <w:rPr>
                <w:rFonts w:ascii="Calibri" w:hAnsi="Calibri" w:cs="Calibri" w:asciiTheme="majorHAnsi" w:cstheme="majorHAnsi" w:hAnsiTheme="majorHAnsi"/>
                <w:sz w:val="18"/>
                <w:szCs w:val="20"/>
                <w:lang w:val="en-US"/>
              </w:rPr>
            </w:pPr>
            <w:r>
              <w:rPr>
                <w:rFonts w:eastAsia="Calibri" w:cs="Calibri" w:cstheme="majorHAnsi"/>
                <w:sz w:val="18"/>
                <w:szCs w:val="20"/>
                <w:lang w:val="en-US" w:eastAsia="en-US"/>
              </w:rPr>
              <w:t xml:space="preserve">Cloud Assessment Template </w:t>
            </w:r>
          </w:p>
        </w:tc>
      </w:tr>
      <w:tr>
        <w:trPr>
          <w:trHeight w:val="269" w:hRule="atLeast"/>
        </w:trPr>
        <w:tc>
          <w:tcPr>
            <w:tcW w:w="2718" w:type="dxa"/>
            <w:cnfStyle w:val="000010000000" w:firstRow="0" w:lastRow="0" w:firstColumn="0" w:lastColumn="0" w:oddVBand="1" w:evenVBand="0" w:oddHBand="0" w:evenHBand="0" w:firstRowFirstColumn="0" w:firstRowLastColumn="0" w:lastRowFirstColumn="0" w:lastRowLastColumn="0"/>
            <w:tcBorders/>
          </w:tcPr>
          <w:p>
            <w:pPr>
              <w:pStyle w:val="Normal"/>
              <w:spacing w:lineRule="auto" w:line="240" w:before="0" w:after="0"/>
              <w:rPr>
                <w:rFonts w:ascii="Calibri" w:hAnsi="Calibri" w:cs="Calibri" w:asciiTheme="majorHAnsi" w:cstheme="majorHAnsi" w:hAnsiTheme="majorHAnsi"/>
                <w:b/>
                <w:b/>
                <w:color w:val="9E7C0C"/>
                <w:sz w:val="18"/>
                <w:szCs w:val="20"/>
                <w:lang w:val="en-US"/>
              </w:rPr>
            </w:pPr>
            <w:r>
              <w:rPr>
                <w:rFonts w:eastAsia="Calibri" w:cs="Calibri" w:cstheme="majorHAnsi"/>
                <w:b/>
                <w:color w:val="9E7C0C"/>
                <w:sz w:val="18"/>
                <w:szCs w:val="20"/>
                <w:lang w:val="en-US" w:eastAsia="en-US"/>
              </w:rPr>
              <w:t>REVISION:</w:t>
            </w:r>
          </w:p>
        </w:tc>
        <w:tc>
          <w:tcPr>
            <w:tcW w:w="6839" w:type="dxa"/>
            <w:tcBorders>
              <w:top w:val="nil"/>
              <w:left w:val="nil"/>
              <w:bottom w:val="nil"/>
            </w:tcBorders>
          </w:tcPr>
          <w:p>
            <w:pPr>
              <w:pStyle w:val="Normal"/>
              <w:spacing w:lineRule="auto" w:line="240" w:before="0" w:after="0"/>
              <w:cnfStyle w:val="000000000000" w:firstRow="0" w:lastRow="0" w:firstColumn="0" w:lastColumn="0" w:oddVBand="0" w:evenVBand="0" w:oddHBand="0" w:evenHBand="0" w:firstRowFirstColumn="0" w:firstRowLastColumn="0" w:lastRowFirstColumn="0" w:lastRowLastColumn="0"/>
              <w:rPr>
                <w:rFonts w:ascii="Calibri" w:hAnsi="Calibri" w:cs="Calibri" w:asciiTheme="majorHAnsi" w:cstheme="majorHAnsi" w:hAnsiTheme="majorHAnsi"/>
                <w:sz w:val="18"/>
                <w:szCs w:val="20"/>
                <w:lang w:val="en-US"/>
              </w:rPr>
            </w:pPr>
            <w:r>
              <w:rPr>
                <w:rFonts w:eastAsia="Calibri" w:cs="Calibri" w:cstheme="majorHAnsi"/>
                <w:sz w:val="18"/>
                <w:szCs w:val="20"/>
                <w:lang w:val="en-US" w:eastAsia="en-US"/>
              </w:rPr>
              <w:t>V. 0.1</w:t>
            </w:r>
          </w:p>
        </w:tc>
      </w:tr>
      <w:tr>
        <w:trPr>
          <w:trHeight w:val="341" w:hRule="atLeast"/>
          <w:cnfStyle w:val="000000100000" w:firstRow="0" w:lastRow="0" w:firstColumn="0" w:lastColumn="0" w:oddVBand="0" w:evenVBand="0" w:oddHBand="1" w:evenHBand="0" w:firstRowFirstColumn="0" w:firstRowLastColumn="0" w:lastRowFirstColumn="0" w:lastRowLastColumn="0"/>
        </w:trPr>
        <w:tc>
          <w:tcPr>
            <w:tcW w:w="2718" w:type="dxa"/>
            <w:cnfStyle w:val="000010000000" w:firstRow="0" w:lastRow="0" w:firstColumn="0" w:lastColumn="0" w:oddVBand="1" w:evenVBand="0" w:oddHBand="0" w:evenHBand="0" w:firstRowFirstColumn="0" w:firstRowLastColumn="0" w:lastRowFirstColumn="0" w:lastRowLastColumn="0"/>
            <w:tcBorders/>
          </w:tcPr>
          <w:p>
            <w:pPr>
              <w:pStyle w:val="Normal"/>
              <w:spacing w:lineRule="auto" w:line="240" w:before="0" w:after="0"/>
              <w:rPr>
                <w:rFonts w:ascii="Calibri" w:hAnsi="Calibri" w:cs="Calibri" w:asciiTheme="majorHAnsi" w:cstheme="majorHAnsi" w:hAnsiTheme="majorHAnsi"/>
                <w:b/>
                <w:b/>
                <w:color w:val="9E7C0C"/>
                <w:sz w:val="18"/>
                <w:szCs w:val="20"/>
                <w:lang w:val="en-US"/>
              </w:rPr>
            </w:pPr>
            <w:r>
              <w:rPr>
                <w:rFonts w:eastAsia="Calibri" w:cs="Calibri" w:cstheme="majorHAnsi"/>
                <w:b/>
                <w:color w:val="9E7C0C"/>
                <w:sz w:val="18"/>
                <w:szCs w:val="20"/>
                <w:lang w:val="en-US" w:eastAsia="en-US"/>
              </w:rPr>
              <w:t>REVISION STATUS:</w:t>
            </w:r>
          </w:p>
        </w:tc>
        <w:tc>
          <w:tcPr>
            <w:tcW w:w="6839" w:type="dxa"/>
            <w:tcBorders/>
          </w:tcPr>
          <w:p>
            <w:pPr>
              <w:pStyle w:val="Normal"/>
              <w:spacing w:lineRule="auto" w:line="240" w:before="0" w:after="0"/>
              <w:cnfStyle w:val="000000100000" w:firstRow="0" w:lastRow="0" w:firstColumn="0" w:lastColumn="0" w:oddVBand="0" w:evenVBand="0" w:oddHBand="1" w:evenHBand="0" w:firstRowFirstColumn="0" w:firstRowLastColumn="0" w:lastRowFirstColumn="0" w:lastRowLastColumn="0"/>
              <w:rPr>
                <w:rFonts w:ascii="Calibri" w:hAnsi="Calibri" w:cs="Calibri" w:asciiTheme="majorHAnsi" w:cstheme="majorHAnsi" w:hAnsiTheme="majorHAnsi"/>
                <w:sz w:val="18"/>
                <w:szCs w:val="20"/>
                <w:lang w:val="en-US"/>
              </w:rPr>
            </w:pPr>
            <w:r>
              <w:rPr>
                <w:rFonts w:eastAsia="Calibri" w:cs="Calibri" w:cstheme="majorHAnsi"/>
                <w:sz w:val="18"/>
                <w:szCs w:val="20"/>
                <w:lang w:val="en-US" w:eastAsia="en-US"/>
              </w:rPr>
              <w:t xml:space="preserve">Pending review and approval </w:t>
            </w:r>
          </w:p>
        </w:tc>
      </w:tr>
      <w:tr>
        <w:trPr>
          <w:trHeight w:val="332" w:hRule="atLeast"/>
        </w:trPr>
        <w:tc>
          <w:tcPr>
            <w:tcW w:w="2718" w:type="dxa"/>
            <w:cnfStyle w:val="000010000000" w:firstRow="0" w:lastRow="0" w:firstColumn="0" w:lastColumn="0" w:oddVBand="1" w:evenVBand="0" w:oddHBand="0" w:evenHBand="0" w:firstRowFirstColumn="0" w:firstRowLastColumn="0" w:lastRowFirstColumn="0" w:lastRowLastColumn="0"/>
            <w:tcBorders/>
          </w:tcPr>
          <w:p>
            <w:pPr>
              <w:pStyle w:val="Normal"/>
              <w:spacing w:lineRule="auto" w:line="240" w:before="0" w:after="0"/>
              <w:rPr>
                <w:rFonts w:ascii="Calibri" w:hAnsi="Calibri" w:cs="Calibri" w:asciiTheme="majorHAnsi" w:cstheme="majorHAnsi" w:hAnsiTheme="majorHAnsi"/>
                <w:b/>
                <w:b/>
                <w:color w:val="9E7C0C"/>
                <w:sz w:val="18"/>
                <w:szCs w:val="20"/>
                <w:lang w:val="en-US"/>
              </w:rPr>
            </w:pPr>
            <w:r>
              <w:rPr>
                <w:rFonts w:eastAsia="Calibri" w:cs="Calibri" w:cstheme="majorHAnsi"/>
                <w:b/>
                <w:color w:val="9E7C0C"/>
                <w:sz w:val="18"/>
                <w:szCs w:val="20"/>
                <w:lang w:val="en-US" w:eastAsia="en-US"/>
              </w:rPr>
              <w:t>DATE OF ISSUE:</w:t>
            </w:r>
          </w:p>
        </w:tc>
        <w:tc>
          <w:tcPr>
            <w:tcW w:w="6839" w:type="dxa"/>
            <w:tcBorders>
              <w:top w:val="nil"/>
              <w:left w:val="nil"/>
              <w:bottom w:val="nil"/>
            </w:tcBorders>
          </w:tcPr>
          <w:p>
            <w:pPr>
              <w:pStyle w:val="Normal"/>
              <w:spacing w:lineRule="auto" w:line="240" w:before="0" w:after="0"/>
              <w:cnfStyle w:val="000000000000" w:firstRow="0" w:lastRow="0" w:firstColumn="0" w:lastColumn="0" w:oddVBand="0" w:evenVBand="0" w:oddHBand="0" w:evenHBand="0" w:firstRowFirstColumn="0" w:firstRowLastColumn="0" w:lastRowFirstColumn="0" w:lastRowLastColumn="0"/>
              <w:rPr>
                <w:rFonts w:ascii="Calibri" w:hAnsi="Calibri" w:cs="Calibri" w:asciiTheme="majorHAnsi" w:cstheme="majorHAnsi" w:hAnsiTheme="majorHAnsi"/>
                <w:sz w:val="18"/>
                <w:szCs w:val="20"/>
                <w:lang w:val="en-US"/>
              </w:rPr>
            </w:pPr>
            <w:r>
              <w:rPr>
                <w:rFonts w:eastAsia="Calibri" w:cs="Calibri" w:cstheme="majorHAnsi"/>
                <w:sz w:val="18"/>
                <w:szCs w:val="20"/>
                <w:lang w:eastAsia="en-US"/>
              </w:rPr>
              <w:t>09</w:t>
            </w:r>
            <w:sdt>
              <w:sdtPr>
                <w:date>
                  <w:dateFormat w:val="MM/dd/yyyy"/>
                  <w:lid w:val="en-CA"/>
                  <w:storeMappedDataAs w:val="dateTime"/>
                  <w:calendar w:val="gregorian"/>
                </w:date>
              </w:sdtPr>
              <w:sdtContent>
                <w:r>
                  <w:rPr>
                    <w:rFonts w:eastAsia="Calibri" w:cs="Calibri" w:cstheme="majorHAnsi"/>
                    <w:sz w:val="18"/>
                    <w:szCs w:val="20"/>
                    <w:lang w:eastAsia="en-US"/>
                  </w:rPr>
                </w:r>
                <w:r>
                  <w:rPr>
                    <w:rFonts w:eastAsia="Calibri" w:cs="Calibri" w:cstheme="majorHAnsi"/>
                    <w:sz w:val="18"/>
                    <w:szCs w:val="20"/>
                    <w:lang w:eastAsia="en-US"/>
                  </w:rPr>
                  <w:t>/19/2019</w:t>
                </w:r>
                <w:r>
                  <w:rPr>
                    <w:rFonts w:eastAsia="Calibri" w:cs="Calibri" w:cstheme="majorHAnsi"/>
                    <w:sz w:val="18"/>
                    <w:szCs w:val="20"/>
                    <w:lang w:eastAsia="en-US"/>
                  </w:rPr>
                </w:r>
              </w:sdtContent>
            </w:sdt>
          </w:p>
        </w:tc>
      </w:tr>
      <w:tr>
        <w:trPr>
          <w:trHeight w:val="332" w:hRule="atLeast"/>
          <w:cnfStyle w:val="000000100000" w:firstRow="0" w:lastRow="0" w:firstColumn="0" w:lastColumn="0" w:oddVBand="0" w:evenVBand="0" w:oddHBand="1" w:evenHBand="0" w:firstRowFirstColumn="0" w:firstRowLastColumn="0" w:lastRowFirstColumn="0" w:lastRowLastColumn="0"/>
        </w:trPr>
        <w:tc>
          <w:tcPr>
            <w:tcW w:w="2718" w:type="dxa"/>
            <w:cnfStyle w:val="000010000000" w:firstRow="0" w:lastRow="0" w:firstColumn="0" w:lastColumn="0" w:oddVBand="1" w:evenVBand="0" w:oddHBand="0" w:evenHBand="0" w:firstRowFirstColumn="0" w:firstRowLastColumn="0" w:lastRowFirstColumn="0" w:lastRowLastColumn="0"/>
            <w:tcBorders/>
          </w:tcPr>
          <w:p>
            <w:pPr>
              <w:pStyle w:val="Normal"/>
              <w:spacing w:lineRule="auto" w:line="240" w:before="0" w:after="0"/>
              <w:rPr>
                <w:rFonts w:ascii="Calibri" w:hAnsi="Calibri" w:cs="Calibri" w:asciiTheme="majorHAnsi" w:cstheme="majorHAnsi" w:hAnsiTheme="majorHAnsi"/>
                <w:b/>
                <w:b/>
                <w:color w:val="9E7C0C"/>
                <w:sz w:val="18"/>
                <w:szCs w:val="20"/>
                <w:lang w:val="en-US"/>
              </w:rPr>
            </w:pPr>
            <w:r>
              <w:rPr>
                <w:rFonts w:eastAsia="Calibri" w:cs="Calibri" w:cstheme="majorHAnsi"/>
                <w:b/>
                <w:color w:val="9E7C0C"/>
                <w:sz w:val="18"/>
                <w:szCs w:val="20"/>
                <w:lang w:val="en-US" w:eastAsia="en-US"/>
              </w:rPr>
              <w:t>DATE OF NEXT REVISION</w:t>
            </w:r>
          </w:p>
        </w:tc>
        <w:tc>
          <w:tcPr>
            <w:tcW w:w="6839" w:type="dxa"/>
            <w:tcBorders/>
          </w:tcPr>
          <w:p>
            <w:pPr>
              <w:pStyle w:val="Normal"/>
              <w:spacing w:lineRule="auto" w:line="240" w:before="0" w:after="0"/>
              <w:cnfStyle w:val="000000100000" w:firstRow="0" w:lastRow="0" w:firstColumn="0" w:lastColumn="0" w:oddVBand="0" w:evenVBand="0" w:oddHBand="1" w:evenHBand="0" w:firstRowFirstColumn="0" w:firstRowLastColumn="0" w:lastRowFirstColumn="0" w:lastRowLastColumn="0"/>
              <w:rPr>
                <w:rFonts w:ascii="Calibri" w:hAnsi="Calibri" w:cs="Calibri" w:asciiTheme="majorHAnsi" w:cstheme="majorHAnsi" w:hAnsiTheme="majorHAnsi"/>
                <w:sz w:val="18"/>
                <w:szCs w:val="20"/>
                <w:lang w:val="en-US"/>
              </w:rPr>
            </w:pPr>
            <w:r>
              <w:rPr>
                <w:rFonts w:eastAsia="Calibri" w:cs="Times New Roman"/>
                <w:color w:val="111111" w:themeColor="text1"/>
                <w:sz w:val="18"/>
                <w:szCs w:val="20"/>
                <w:lang w:eastAsia="en-US"/>
              </w:rPr>
              <w:t>Se</w:t>
            </w:r>
            <w:sdt>
              <w:sdtPr>
                <w:date>
                  <w:dateFormat w:val="MMMM d, yyyy"/>
                  <w:lid w:val="en-CA"/>
                  <w:storeMappedDataAs w:val="dateTime"/>
                  <w:calendar w:val="gregorian"/>
                </w:date>
              </w:sdtPr>
              <w:sdtContent>
                <w:r>
                  <w:rPr>
                    <w:rFonts w:eastAsia="Calibri" w:cs="Times New Roman"/>
                    <w:color w:val="111111" w:themeColor="text1"/>
                    <w:sz w:val="18"/>
                    <w:szCs w:val="20"/>
                    <w:lang w:eastAsia="en-US"/>
                  </w:rPr>
                </w:r>
                <w:r>
                  <w:rPr>
                    <w:rFonts w:eastAsia="Calibri" w:cs="Times New Roman"/>
                    <w:color w:val="111111" w:themeColor="text1"/>
                    <w:sz w:val="18"/>
                    <w:szCs w:val="20"/>
                    <w:lang w:eastAsia="en-US"/>
                  </w:rPr>
                  <w:t>ptember 19, 2022</w:t>
                </w:r>
                <w:r>
                  <w:rPr>
                    <w:rFonts w:eastAsia="Calibri" w:cs="Times New Roman"/>
                    <w:color w:val="111111" w:themeColor="text1"/>
                    <w:sz w:val="18"/>
                    <w:szCs w:val="20"/>
                    <w:lang w:eastAsia="en-US"/>
                  </w:rPr>
                </w:r>
              </w:sdtContent>
            </w:sdt>
          </w:p>
        </w:tc>
      </w:tr>
      <w:tr>
        <w:trPr>
          <w:trHeight w:val="332" w:hRule="atLeast"/>
        </w:trPr>
        <w:tc>
          <w:tcPr>
            <w:tcW w:w="2718" w:type="dxa"/>
            <w:cnfStyle w:val="000010000000" w:firstRow="0" w:lastRow="0" w:firstColumn="0" w:lastColumn="0" w:oddVBand="1" w:evenVBand="0" w:oddHBand="0" w:evenHBand="0" w:firstRowFirstColumn="0" w:firstRowLastColumn="0" w:lastRowFirstColumn="0" w:lastRowLastColumn="0"/>
            <w:tcBorders/>
          </w:tcPr>
          <w:p>
            <w:pPr>
              <w:pStyle w:val="Normal"/>
              <w:spacing w:lineRule="auto" w:line="240" w:before="0" w:after="0"/>
              <w:rPr>
                <w:rFonts w:ascii="Calibri" w:hAnsi="Calibri" w:cs="Calibri" w:asciiTheme="majorHAnsi" w:cstheme="majorHAnsi" w:hAnsiTheme="majorHAnsi"/>
                <w:b/>
                <w:b/>
                <w:color w:val="9E7C0C"/>
                <w:sz w:val="18"/>
                <w:szCs w:val="20"/>
                <w:lang w:val="en-US"/>
              </w:rPr>
            </w:pPr>
            <w:r>
              <w:rPr>
                <w:rFonts w:eastAsia="Calibri" w:cs="Calibri" w:cstheme="majorHAnsi"/>
                <w:b/>
                <w:color w:val="9E7C0C"/>
                <w:sz w:val="18"/>
                <w:szCs w:val="20"/>
                <w:lang w:val="en-US" w:eastAsia="en-US"/>
              </w:rPr>
              <w:t>OWNER:</w:t>
            </w:r>
          </w:p>
        </w:tc>
        <w:tc>
          <w:tcPr>
            <w:tcW w:w="6839" w:type="dxa"/>
            <w:tcBorders>
              <w:top w:val="nil"/>
              <w:left w:val="nil"/>
              <w:bottom w:val="nil"/>
            </w:tcBorders>
          </w:tcPr>
          <w:p>
            <w:pPr>
              <w:pStyle w:val="Normal"/>
              <w:spacing w:lineRule="auto" w:line="240" w:before="0" w:after="0"/>
              <w:cnfStyle w:val="000000000000" w:firstRow="0" w:lastRow="0" w:firstColumn="0" w:lastColumn="0" w:oddVBand="0" w:evenVBand="0" w:oddHBand="0" w:evenHBand="0" w:firstRowFirstColumn="0" w:firstRowLastColumn="0" w:lastRowFirstColumn="0" w:lastRowLastColumn="0"/>
              <w:rPr>
                <w:rFonts w:ascii="Calibri" w:hAnsi="Calibri" w:cs="Calibri" w:asciiTheme="majorHAnsi" w:cstheme="majorHAnsi" w:hAnsiTheme="majorHAnsi"/>
                <w:sz w:val="18"/>
                <w:szCs w:val="20"/>
                <w:lang w:val="en-US"/>
              </w:rPr>
            </w:pPr>
            <w:r>
              <w:rPr>
                <w:rFonts w:eastAsia="Calibri" w:cs="Calibri" w:cstheme="majorHAnsi"/>
                <w:sz w:val="18"/>
                <w:szCs w:val="20"/>
                <w:lang w:val="en-US" w:eastAsia="en-US"/>
              </w:rPr>
              <w:t>CISO</w:t>
            </w:r>
          </w:p>
        </w:tc>
      </w:tr>
      <w:tr>
        <w:trPr>
          <w:trHeight w:val="287" w:hRule="atLeast"/>
          <w:cnfStyle w:val="000000100000" w:firstRow="0" w:lastRow="0" w:firstColumn="0" w:lastColumn="0" w:oddVBand="0" w:evenVBand="0" w:oddHBand="1" w:evenHBand="0" w:firstRowFirstColumn="0" w:firstRowLastColumn="0" w:lastRowFirstColumn="0" w:lastRowLastColumn="0"/>
        </w:trPr>
        <w:tc>
          <w:tcPr>
            <w:tcW w:w="2718" w:type="dxa"/>
            <w:cnfStyle w:val="000010000000" w:firstRow="0" w:lastRow="0" w:firstColumn="0" w:lastColumn="0" w:oddVBand="1" w:evenVBand="0" w:oddHBand="0" w:evenHBand="0" w:firstRowFirstColumn="0" w:firstRowLastColumn="0" w:lastRowFirstColumn="0" w:lastRowLastColumn="0"/>
            <w:tcBorders/>
          </w:tcPr>
          <w:p>
            <w:pPr>
              <w:pStyle w:val="Normal"/>
              <w:spacing w:lineRule="auto" w:line="240" w:before="0" w:after="0"/>
              <w:rPr>
                <w:rFonts w:ascii="Calibri" w:hAnsi="Calibri" w:cs="Calibri" w:asciiTheme="majorHAnsi" w:cstheme="majorHAnsi" w:hAnsiTheme="majorHAnsi"/>
                <w:b/>
                <w:b/>
                <w:color w:val="9E7C0C"/>
                <w:sz w:val="18"/>
                <w:szCs w:val="20"/>
                <w:lang w:val="en-US"/>
              </w:rPr>
            </w:pPr>
            <w:r>
              <w:rPr>
                <w:rFonts w:eastAsia="Calibri" w:cs="Calibri" w:cstheme="majorHAnsi"/>
                <w:b/>
                <w:color w:val="9E7C0C"/>
                <w:sz w:val="18"/>
                <w:szCs w:val="20"/>
                <w:lang w:val="en-US" w:eastAsia="en-US"/>
              </w:rPr>
              <w:t>CUSTODIAN:</w:t>
            </w:r>
          </w:p>
        </w:tc>
        <w:tc>
          <w:tcPr>
            <w:tcW w:w="6839" w:type="dxa"/>
            <w:tcBorders/>
          </w:tcPr>
          <w:p>
            <w:pPr>
              <w:pStyle w:val="Normal"/>
              <w:spacing w:lineRule="auto" w:line="240" w:before="0" w:after="0"/>
              <w:cnfStyle w:val="000000100000" w:firstRow="0" w:lastRow="0" w:firstColumn="0" w:lastColumn="0" w:oddVBand="0" w:evenVBand="0" w:oddHBand="1" w:evenHBand="0" w:firstRowFirstColumn="0" w:firstRowLastColumn="0" w:lastRowFirstColumn="0" w:lastRowLastColumn="0"/>
              <w:rPr>
                <w:rFonts w:ascii="Calibri" w:hAnsi="Calibri" w:cs="Calibri" w:asciiTheme="majorHAnsi" w:cstheme="majorHAnsi" w:hAnsiTheme="majorHAnsi"/>
                <w:sz w:val="18"/>
                <w:szCs w:val="20"/>
                <w:lang w:val="en-US"/>
              </w:rPr>
            </w:pPr>
            <w:r>
              <w:rPr>
                <w:rFonts w:eastAsia="Calibri" w:cs="Calibri" w:cstheme="majorHAnsi"/>
                <w:sz w:val="18"/>
                <w:szCs w:val="20"/>
                <w:lang w:val="en-US" w:eastAsia="en-US"/>
              </w:rPr>
              <w:t>TRB</w:t>
            </w:r>
          </w:p>
        </w:tc>
      </w:tr>
      <w:tr>
        <w:trPr>
          <w:trHeight w:val="350" w:hRule="atLeast"/>
        </w:trPr>
        <w:tc>
          <w:tcPr>
            <w:tcW w:w="2718" w:type="dxa"/>
            <w:cnfStyle w:val="000010000000" w:firstRow="0" w:lastRow="0" w:firstColumn="0" w:lastColumn="0" w:oddVBand="1" w:evenVBand="0" w:oddHBand="0" w:evenHBand="0" w:firstRowFirstColumn="0" w:firstRowLastColumn="0" w:lastRowFirstColumn="0" w:lastRowLastColumn="0"/>
            <w:tcBorders/>
          </w:tcPr>
          <w:p>
            <w:pPr>
              <w:pStyle w:val="Normal"/>
              <w:spacing w:lineRule="auto" w:line="240" w:before="0" w:after="0"/>
              <w:rPr>
                <w:rFonts w:ascii="Calibri" w:hAnsi="Calibri" w:cs="Calibri" w:asciiTheme="majorHAnsi" w:cstheme="majorHAnsi" w:hAnsiTheme="majorHAnsi"/>
                <w:b/>
                <w:b/>
                <w:color w:val="9E7C0C"/>
                <w:sz w:val="18"/>
                <w:szCs w:val="20"/>
                <w:lang w:val="en-US"/>
              </w:rPr>
            </w:pPr>
            <w:r>
              <w:rPr>
                <w:rFonts w:eastAsia="Calibri" w:cs="Calibri" w:cstheme="majorHAnsi"/>
                <w:b/>
                <w:color w:val="9E7C0C"/>
                <w:sz w:val="18"/>
                <w:szCs w:val="20"/>
                <w:lang w:val="en-US" w:eastAsia="en-US"/>
              </w:rPr>
              <w:t>ORGANIZATION:</w:t>
            </w:r>
          </w:p>
        </w:tc>
        <w:tc>
          <w:tcPr>
            <w:tcW w:w="6839" w:type="dxa"/>
            <w:tcBorders>
              <w:top w:val="nil"/>
              <w:left w:val="nil"/>
              <w:bottom w:val="nil"/>
            </w:tcBorders>
          </w:tcPr>
          <w:p>
            <w:pPr>
              <w:pStyle w:val="Normal"/>
              <w:spacing w:lineRule="auto" w:line="240" w:before="0" w:after="0"/>
              <w:cnfStyle w:val="000000000000" w:firstRow="0" w:lastRow="0" w:firstColumn="0" w:lastColumn="0" w:oddVBand="0" w:evenVBand="0" w:oddHBand="0" w:evenHBand="0" w:firstRowFirstColumn="0" w:firstRowLastColumn="0" w:lastRowFirstColumn="0" w:lastRowLastColumn="0"/>
              <w:rPr>
                <w:rFonts w:ascii="Calibri" w:hAnsi="Calibri" w:cs="Calibri" w:asciiTheme="majorHAnsi" w:cstheme="majorHAnsi" w:hAnsiTheme="majorHAnsi"/>
                <w:sz w:val="18"/>
                <w:szCs w:val="20"/>
                <w:lang w:val="en-US"/>
              </w:rPr>
            </w:pPr>
            <w:r>
              <w:rPr>
                <w:rFonts w:eastAsia="Calibri" w:cs="Calibri" w:cstheme="majorHAnsi"/>
                <w:sz w:val="18"/>
                <w:szCs w:val="20"/>
                <w:lang w:val="en-US" w:eastAsia="en-US"/>
              </w:rPr>
              <w:t>Enterprise Architecture</w:t>
            </w:r>
          </w:p>
        </w:tc>
      </w:tr>
      <w:tr>
        <w:trPr>
          <w:trHeight w:val="287" w:hRule="atLeast"/>
          <w:cnfStyle w:val="000000100000" w:firstRow="0" w:lastRow="0" w:firstColumn="0" w:lastColumn="0" w:oddVBand="0" w:evenVBand="0" w:oddHBand="1" w:evenHBand="0" w:firstRowFirstColumn="0" w:firstRowLastColumn="0" w:lastRowFirstColumn="0" w:lastRowLastColumn="0"/>
        </w:trPr>
        <w:tc>
          <w:tcPr>
            <w:tcW w:w="2718" w:type="dxa"/>
            <w:cnfStyle w:val="000010000000" w:firstRow="0" w:lastRow="0" w:firstColumn="0" w:lastColumn="0" w:oddVBand="1" w:evenVBand="0" w:oddHBand="0" w:evenHBand="0" w:firstRowFirstColumn="0" w:firstRowLastColumn="0" w:lastRowFirstColumn="0" w:lastRowLastColumn="0"/>
            <w:tcBorders/>
          </w:tcPr>
          <w:p>
            <w:pPr>
              <w:pStyle w:val="Normal"/>
              <w:spacing w:lineRule="auto" w:line="240" w:before="0" w:after="0"/>
              <w:rPr>
                <w:rFonts w:ascii="Calibri" w:hAnsi="Calibri" w:cs="Calibri" w:asciiTheme="majorHAnsi" w:cstheme="majorHAnsi" w:hAnsiTheme="majorHAnsi"/>
                <w:b/>
                <w:b/>
                <w:color w:val="9E7C0C"/>
                <w:sz w:val="18"/>
                <w:szCs w:val="20"/>
                <w:lang w:val="en-US"/>
              </w:rPr>
            </w:pPr>
            <w:r>
              <w:rPr>
                <w:rFonts w:eastAsia="Calibri" w:cs="Calibri" w:cstheme="majorHAnsi"/>
                <w:b/>
                <w:color w:val="9E7C0C"/>
                <w:sz w:val="18"/>
                <w:szCs w:val="20"/>
                <w:lang w:val="en-US" w:eastAsia="en-US"/>
              </w:rPr>
              <w:t>RISK CLASSIFICATION:</w:t>
            </w:r>
          </w:p>
        </w:tc>
        <w:tc>
          <w:tcPr>
            <w:tcW w:w="6839" w:type="dxa"/>
            <w:tcBorders/>
          </w:tcPr>
          <w:p>
            <w:pPr>
              <w:pStyle w:val="Normal"/>
              <w:spacing w:lineRule="auto" w:line="240" w:before="0" w:after="0"/>
              <w:cnfStyle w:val="000000100000" w:firstRow="0" w:lastRow="0" w:firstColumn="0" w:lastColumn="0" w:oddVBand="0" w:evenVBand="0" w:oddHBand="1" w:evenHBand="0" w:firstRowFirstColumn="0" w:firstRowLastColumn="0" w:lastRowFirstColumn="0" w:lastRowLastColumn="0"/>
              <w:rPr>
                <w:rFonts w:ascii="Calibri" w:hAnsi="Calibri" w:cs="Calibri" w:asciiTheme="majorHAnsi" w:cstheme="majorHAnsi" w:hAnsiTheme="majorHAnsi"/>
                <w:sz w:val="18"/>
                <w:szCs w:val="20"/>
                <w:lang w:val="en-US"/>
              </w:rPr>
            </w:pPr>
            <w:r>
              <w:rPr>
                <w:rFonts w:eastAsia="Calibri" w:cs="Calibri" w:cstheme="majorHAnsi"/>
                <w:sz w:val="18"/>
                <w:szCs w:val="20"/>
                <w:lang w:val="en-US" w:eastAsia="en-US"/>
              </w:rPr>
              <w:t>Medium</w:t>
            </w:r>
          </w:p>
        </w:tc>
      </w:tr>
      <w:tr>
        <w:trPr>
          <w:trHeight w:val="296" w:hRule="atLeast"/>
        </w:trPr>
        <w:tc>
          <w:tcPr>
            <w:tcW w:w="2718" w:type="dxa"/>
            <w:cnfStyle w:val="000010000000" w:firstRow="0" w:lastRow="0" w:firstColumn="0" w:lastColumn="0" w:oddVBand="1" w:evenVBand="0" w:oddHBand="0" w:evenHBand="0" w:firstRowFirstColumn="0" w:firstRowLastColumn="0" w:lastRowFirstColumn="0" w:lastRowLastColumn="0"/>
            <w:tcBorders/>
          </w:tcPr>
          <w:p>
            <w:pPr>
              <w:pStyle w:val="Normal"/>
              <w:spacing w:lineRule="auto" w:line="240" w:before="0" w:after="0"/>
              <w:rPr>
                <w:rFonts w:ascii="Calibri" w:hAnsi="Calibri" w:cs="Calibri" w:asciiTheme="majorHAnsi" w:cstheme="majorHAnsi" w:hAnsiTheme="majorHAnsi"/>
                <w:b/>
                <w:b/>
                <w:color w:val="9E7C0C"/>
                <w:sz w:val="18"/>
                <w:szCs w:val="20"/>
                <w:lang w:val="en-US"/>
              </w:rPr>
            </w:pPr>
            <w:r>
              <w:rPr>
                <w:rFonts w:eastAsia="Calibri" w:cs="Calibri" w:cstheme="majorHAnsi"/>
                <w:b/>
                <w:color w:val="9E7C0C"/>
                <w:sz w:val="18"/>
                <w:szCs w:val="20"/>
                <w:lang w:val="en-US" w:eastAsia="en-US"/>
              </w:rPr>
              <w:t>RETENTION PERIOD:</w:t>
            </w:r>
          </w:p>
        </w:tc>
        <w:tc>
          <w:tcPr>
            <w:tcW w:w="6839" w:type="dxa"/>
            <w:tcBorders>
              <w:top w:val="nil"/>
              <w:left w:val="nil"/>
              <w:bottom w:val="nil"/>
            </w:tcBorders>
          </w:tcPr>
          <w:p>
            <w:pPr>
              <w:pStyle w:val="Normal"/>
              <w:spacing w:lineRule="auto" w:line="240" w:before="0" w:after="0"/>
              <w:cnfStyle w:val="000000000000" w:firstRow="0" w:lastRow="0" w:firstColumn="0" w:lastColumn="0" w:oddVBand="0" w:evenVBand="0" w:oddHBand="0" w:evenHBand="0" w:firstRowFirstColumn="0" w:firstRowLastColumn="0" w:lastRowFirstColumn="0" w:lastRowLastColumn="0"/>
              <w:rPr>
                <w:rFonts w:ascii="Calibri" w:hAnsi="Calibri" w:cs="Calibri" w:asciiTheme="majorHAnsi" w:cstheme="majorHAnsi" w:hAnsiTheme="majorHAnsi"/>
                <w:sz w:val="18"/>
                <w:szCs w:val="20"/>
                <w:lang w:val="en-US"/>
              </w:rPr>
            </w:pPr>
            <w:r>
              <w:rPr>
                <w:rFonts w:eastAsia="Calibri" w:cs="Calibri" w:cstheme="majorHAnsi"/>
                <w:sz w:val="18"/>
                <w:szCs w:val="20"/>
                <w:lang w:val="en-US" w:eastAsia="en-US"/>
              </w:rPr>
              <w:t>RETAIN FOR ONGOING USE</w:t>
            </w:r>
          </w:p>
        </w:tc>
      </w:tr>
      <w:tr>
        <w:trPr>
          <w:trHeight w:val="467" w:hRule="atLeast"/>
          <w:cnfStyle w:val="000000100000" w:firstRow="0" w:lastRow="0" w:firstColumn="0" w:lastColumn="0" w:oddVBand="0" w:evenVBand="0" w:oddHBand="1" w:evenHBand="0" w:firstRowFirstColumn="0" w:firstRowLastColumn="0" w:lastRowFirstColumn="0" w:lastRowLastColumn="0"/>
        </w:trPr>
        <w:tc>
          <w:tcPr>
            <w:tcW w:w="2718" w:type="dxa"/>
            <w:cnfStyle w:val="000010000000" w:firstRow="0" w:lastRow="0" w:firstColumn="0" w:lastColumn="0" w:oddVBand="1" w:evenVBand="0" w:oddHBand="0" w:evenHBand="0" w:firstRowFirstColumn="0" w:firstRowLastColumn="0" w:lastRowFirstColumn="0" w:lastRowLastColumn="0"/>
            <w:tcBorders/>
          </w:tcPr>
          <w:p>
            <w:pPr>
              <w:pStyle w:val="Normal"/>
              <w:spacing w:lineRule="auto" w:line="240" w:before="0" w:after="0"/>
              <w:rPr>
                <w:rFonts w:ascii="Calibri" w:hAnsi="Calibri" w:cs="Calibri" w:asciiTheme="majorHAnsi" w:cstheme="majorHAnsi" w:hAnsiTheme="majorHAnsi"/>
                <w:b/>
                <w:b/>
                <w:color w:val="9E7C0C"/>
                <w:sz w:val="18"/>
                <w:szCs w:val="20"/>
                <w:lang w:val="en-US"/>
              </w:rPr>
            </w:pPr>
            <w:r>
              <w:rPr>
                <w:rFonts w:eastAsia="Calibri" w:cs="Calibri" w:cstheme="majorHAnsi"/>
                <w:b/>
                <w:color w:val="9E7C0C"/>
                <w:sz w:val="18"/>
                <w:szCs w:val="20"/>
                <w:lang w:val="en-US" w:eastAsia="en-US"/>
              </w:rPr>
              <w:t>MASTER STORAGE LOCATION:</w:t>
            </w:r>
          </w:p>
        </w:tc>
        <w:tc>
          <w:tcPr>
            <w:tcW w:w="6839" w:type="dxa"/>
            <w:tcBorders/>
          </w:tcPr>
          <w:p>
            <w:pPr>
              <w:pStyle w:val="Normal"/>
              <w:spacing w:lineRule="auto" w:line="240" w:before="0" w:after="0"/>
              <w:cnfStyle w:val="000000100000" w:firstRow="0" w:lastRow="0" w:firstColumn="0" w:lastColumn="0" w:oddVBand="0" w:evenVBand="0" w:oddHBand="1" w:evenHBand="0" w:firstRowFirstColumn="0" w:firstRowLastColumn="0" w:lastRowFirstColumn="0" w:lastRowLastColumn="0"/>
              <w:rPr>
                <w:rFonts w:ascii="Calibri" w:hAnsi="Calibri" w:cs="Calibri" w:asciiTheme="majorHAnsi" w:cstheme="majorHAnsi" w:hAnsiTheme="majorHAnsi"/>
                <w:sz w:val="18"/>
                <w:szCs w:val="20"/>
                <w:lang w:val="en-US"/>
              </w:rPr>
            </w:pPr>
            <w:hyperlink r:id="rId2">
              <w:r>
                <w:rPr>
                  <w:rStyle w:val="InternetLink"/>
                  <w:rFonts w:eastAsia="Calibri" w:cs="Times New Roman"/>
                  <w:sz w:val="18"/>
                  <w:szCs w:val="20"/>
                  <w:lang w:val="en-US" w:eastAsia="en-US"/>
                </w:rPr>
                <w:t>http://sp.cwb.local/departments/is/is/architecture/SitePages/IT%20Engagement%20Model.aspx</w:t>
              </w:r>
            </w:hyperlink>
          </w:p>
        </w:tc>
      </w:tr>
    </w:tbl>
    <w:p>
      <w:pPr>
        <w:pStyle w:val="Normal"/>
        <w:tabs>
          <w:tab w:val="clear" w:pos="720"/>
          <w:tab w:val="left" w:pos="7309" w:leader="none"/>
        </w:tabs>
        <w:spacing w:lineRule="auto" w:line="240" w:before="0" w:after="0"/>
        <w:rPr>
          <w:rFonts w:ascii="Verdana" w:hAnsi="Verdana" w:eastAsia="Calibri" w:cs="Arial"/>
          <w:b/>
          <w:b/>
          <w:color w:val="009AA6"/>
          <w:sz w:val="24"/>
          <w:szCs w:val="24"/>
          <w:lang w:val="en-US" w:eastAsia="en-US"/>
        </w:rPr>
      </w:pPr>
      <w:r>
        <w:rPr>
          <w:rFonts w:eastAsia="Calibri" w:cs="Arial" w:ascii="Verdana" w:hAnsi="Verdana"/>
          <w:b/>
          <w:color w:val="009AA6"/>
          <w:sz w:val="24"/>
          <w:szCs w:val="24"/>
          <w:lang w:val="en-US" w:eastAsia="en-US"/>
        </w:rPr>
        <w:tab/>
      </w:r>
    </w:p>
    <w:p>
      <w:pPr>
        <w:pStyle w:val="Normal"/>
        <w:shd w:val="clear" w:color="auto" w:fill="D9E2F3"/>
        <w:spacing w:lineRule="auto" w:line="240" w:before="0" w:after="0"/>
        <w:rPr>
          <w:rFonts w:ascii="Verdana" w:hAnsi="Verdana" w:eastAsia="Calibri" w:cs="Arial"/>
          <w:b/>
          <w:b/>
          <w:color w:val="009AA6"/>
          <w:sz w:val="24"/>
          <w:szCs w:val="24"/>
          <w:lang w:val="en-US" w:eastAsia="en-US"/>
        </w:rPr>
      </w:pPr>
      <w:r>
        <w:rPr>
          <w:rFonts w:eastAsia="Calibri" w:cs="Arial" w:ascii="Verdana" w:hAnsi="Verdana"/>
          <w:b/>
          <w:color w:val="009AA6"/>
          <w:sz w:val="24"/>
          <w:szCs w:val="24"/>
          <w:lang w:val="en-US" w:eastAsia="en-US"/>
        </w:rPr>
      </w:r>
    </w:p>
    <w:p>
      <w:pPr>
        <w:sectPr>
          <w:headerReference w:type="default" r:id="rId3"/>
          <w:footerReference w:type="default" r:id="rId4"/>
          <w:type w:val="nextPage"/>
          <w:pgSz w:w="12240" w:h="15840"/>
          <w:pgMar w:left="1080" w:right="1080" w:header="450" w:top="1080" w:footer="720" w:bottom="1080" w:gutter="0"/>
          <w:pgNumType w:fmt="decimal"/>
          <w:formProt w:val="false"/>
          <w:textDirection w:val="lrTb"/>
          <w:docGrid w:type="default" w:linePitch="360" w:charSpace="4096"/>
        </w:sectPr>
        <w:pStyle w:val="Normal"/>
        <w:spacing w:lineRule="auto" w:line="240" w:before="0" w:after="0"/>
        <w:rPr>
          <w:rFonts w:ascii="Verdana" w:hAnsi="Verdana" w:eastAsia="Calibri" w:cs="Arial"/>
          <w:b/>
          <w:b/>
          <w:color w:val="009AA6"/>
          <w:sz w:val="24"/>
          <w:szCs w:val="24"/>
          <w:lang w:val="en-US" w:eastAsia="en-US"/>
        </w:rPr>
      </w:pPr>
      <w:r>
        <w:rPr>
          <w:rFonts w:eastAsia="Calibri" w:cs="Arial" w:ascii="Verdana" w:hAnsi="Verdana"/>
          <w:b/>
          <w:color w:val="009AA6"/>
          <w:sz w:val="24"/>
          <w:szCs w:val="24"/>
          <w:lang w:val="en-US" w:eastAsia="en-US"/>
        </w:rPr>
      </w:r>
    </w:p>
    <w:p>
      <w:pPr>
        <w:pStyle w:val="Heading1"/>
        <w:numPr>
          <w:ilvl w:val="0"/>
          <w:numId w:val="0"/>
        </w:numPr>
        <w:ind w:left="357" w:hanging="0"/>
        <w:rPr/>
      </w:pPr>
      <w:bookmarkStart w:id="0" w:name="_Toc20397799"/>
      <w:bookmarkStart w:id="1" w:name="_Toc21698898"/>
      <w:r>
        <w:rPr/>
        <w:t>Contents</w:t>
      </w:r>
      <w:bookmarkEnd w:id="0"/>
      <w:bookmarkEnd w:id="1"/>
    </w:p>
    <w:sdt>
      <w:sdtPr>
        <w:docPartObj>
          <w:docPartGallery w:val="Table of Contents"/>
          <w:docPartUnique w:val="true"/>
        </w:docPartObj>
      </w:sdtPr>
      <w:sdtContent>
        <w:p>
          <w:pPr>
            <w:pStyle w:val="Contents1"/>
            <w:rPr>
              <w:color w:val="auto"/>
              <w:lang w:val="en-CA" w:eastAsia="en-CA"/>
            </w:rPr>
          </w:pPr>
          <w:r>
            <w:fldChar w:fldCharType="begin"/>
          </w:r>
          <w:r>
            <w:rPr>
              <w:webHidden/>
              <w:rStyle w:val="IndexLink"/>
              <w:vanish w:val="false"/>
            </w:rPr>
            <w:instrText> TOC \z \o "1-3" \u \h</w:instrText>
          </w:r>
          <w:r>
            <w:rPr>
              <w:webHidden/>
              <w:rStyle w:val="IndexLink"/>
              <w:vanish w:val="false"/>
            </w:rPr>
            <w:fldChar w:fldCharType="separate"/>
          </w:r>
          <w:hyperlink w:anchor="_Toc20397799">
            <w:r>
              <w:rPr>
                <w:webHidden/>
              </w:rPr>
              <w:fldChar w:fldCharType="begin"/>
            </w:r>
            <w:r>
              <w:rPr>
                <w:webHidden/>
              </w:rPr>
              <w:instrText>PAGEREF _Toc20397799 \h</w:instrText>
            </w:r>
            <w:r>
              <w:rPr>
                <w:webHidden/>
              </w:rPr>
              <w:fldChar w:fldCharType="separate"/>
            </w:r>
            <w:r>
              <w:rPr>
                <w:webHidden/>
                <w:rStyle w:val="IndexLink"/>
                <w:vanish w:val="false"/>
              </w:rPr>
              <w:t>Contents</w:t>
              <w:tab/>
              <w:t>2</w:t>
            </w:r>
            <w:r>
              <w:rPr>
                <w:webHidden/>
              </w:rPr>
              <w:fldChar w:fldCharType="end"/>
            </w:r>
          </w:hyperlink>
        </w:p>
        <w:p>
          <w:pPr>
            <w:pStyle w:val="Contents1"/>
            <w:tabs>
              <w:tab w:val="left" w:pos="432" w:leader="none"/>
              <w:tab w:val="left" w:pos="6120" w:leader="none"/>
            </w:tabs>
            <w:rPr>
              <w:color w:val="auto"/>
              <w:lang w:val="en-CA" w:eastAsia="en-CA"/>
            </w:rPr>
          </w:pPr>
          <w:hyperlink w:anchor="_Toc20397800">
            <w:r>
              <w:rPr>
                <w:webHidden/>
                <w:rStyle w:val="IndexLink"/>
                <w:vanish w:val="false"/>
              </w:rPr>
              <w:t>1.</w:t>
            </w:r>
            <w:r>
              <w:rPr>
                <w:rStyle w:val="IndexLink"/>
                <w:color w:val="auto"/>
                <w:lang w:val="en-CA" w:eastAsia="en-CA"/>
              </w:rPr>
              <w:tab/>
            </w:r>
            <w:r>
              <w:rPr>
                <w:rStyle w:val="IndexLink"/>
              </w:rPr>
              <w:t>About this Document</w:t>
            </w:r>
            <w:r>
              <w:rPr>
                <w:webHidden/>
              </w:rPr>
              <w:fldChar w:fldCharType="begin"/>
            </w:r>
            <w:r>
              <w:rPr>
                <w:webHidden/>
              </w:rPr>
              <w:instrText>PAGEREF _Toc20397800 \h</w:instrText>
            </w:r>
            <w:r>
              <w:rPr>
                <w:webHidden/>
              </w:rPr>
              <w:fldChar w:fldCharType="separate"/>
            </w:r>
            <w:r>
              <w:rPr>
                <w:rStyle w:val="IndexLink"/>
                <w:vanish w:val="false"/>
              </w:rPr>
              <w:tab/>
              <w:t>5</w:t>
            </w:r>
            <w:r>
              <w:rPr>
                <w:webHidden/>
              </w:rPr>
              <w:fldChar w:fldCharType="end"/>
            </w:r>
          </w:hyperlink>
        </w:p>
        <w:p>
          <w:pPr>
            <w:pStyle w:val="Contents2"/>
            <w:tabs>
              <w:tab w:val="left" w:pos="880" w:leader="none"/>
              <w:tab w:val="left" w:pos="6120" w:leader="none"/>
            </w:tabs>
            <w:rPr>
              <w:b w:val="false"/>
              <w:b w:val="false"/>
              <w:color w:val="auto"/>
              <w:sz w:val="22"/>
              <w:lang w:val="en-CA" w:eastAsia="en-CA"/>
            </w:rPr>
          </w:pPr>
          <w:hyperlink w:anchor="_Toc20397801">
            <w:r>
              <w:rPr>
                <w:webHidden/>
                <w:rStyle w:val="IndexLink"/>
                <w:vanish w:val="false"/>
              </w:rPr>
              <w:t>1.1.</w:t>
            </w:r>
            <w:r>
              <w:rPr>
                <w:rStyle w:val="IndexLink"/>
                <w:b w:val="false"/>
                <w:color w:val="auto"/>
                <w:sz w:val="22"/>
                <w:lang w:val="en-CA" w:eastAsia="en-CA"/>
              </w:rPr>
              <w:tab/>
            </w:r>
            <w:r>
              <w:rPr>
                <w:rStyle w:val="IndexLink"/>
              </w:rPr>
              <w:t>Purpose</w:t>
            </w:r>
            <w:r>
              <w:rPr>
                <w:webHidden/>
              </w:rPr>
              <w:fldChar w:fldCharType="begin"/>
            </w:r>
            <w:r>
              <w:rPr>
                <w:webHidden/>
              </w:rPr>
              <w:instrText>PAGEREF _Toc20397801 \h</w:instrText>
            </w:r>
            <w:r>
              <w:rPr>
                <w:webHidden/>
              </w:rPr>
              <w:fldChar w:fldCharType="separate"/>
            </w:r>
            <w:r>
              <w:rPr>
                <w:rStyle w:val="IndexLink"/>
                <w:vanish w:val="false"/>
              </w:rPr>
              <w:tab/>
              <w:t>5</w:t>
            </w:r>
            <w:r>
              <w:rPr>
                <w:webHidden/>
              </w:rPr>
              <w:fldChar w:fldCharType="end"/>
            </w:r>
          </w:hyperlink>
        </w:p>
        <w:p>
          <w:pPr>
            <w:pStyle w:val="Contents2"/>
            <w:tabs>
              <w:tab w:val="left" w:pos="880" w:leader="none"/>
              <w:tab w:val="left" w:pos="6120" w:leader="none"/>
            </w:tabs>
            <w:rPr>
              <w:b w:val="false"/>
              <w:b w:val="false"/>
              <w:color w:val="auto"/>
              <w:sz w:val="22"/>
              <w:lang w:val="en-CA" w:eastAsia="en-CA"/>
            </w:rPr>
          </w:pPr>
          <w:hyperlink w:anchor="_Toc20397802">
            <w:r>
              <w:rPr>
                <w:webHidden/>
                <w:rStyle w:val="IndexLink"/>
                <w:vanish w:val="false"/>
              </w:rPr>
              <w:t>1.2.</w:t>
            </w:r>
            <w:r>
              <w:rPr>
                <w:rStyle w:val="IndexLink"/>
                <w:b w:val="false"/>
                <w:color w:val="auto"/>
                <w:sz w:val="22"/>
                <w:lang w:val="en-CA" w:eastAsia="en-CA"/>
              </w:rPr>
              <w:tab/>
            </w:r>
            <w:r>
              <w:rPr>
                <w:rStyle w:val="IndexLink"/>
              </w:rPr>
              <w:t>Objective</w:t>
            </w:r>
            <w:r>
              <w:rPr>
                <w:webHidden/>
              </w:rPr>
              <w:fldChar w:fldCharType="begin"/>
            </w:r>
            <w:r>
              <w:rPr>
                <w:webHidden/>
              </w:rPr>
              <w:instrText>PAGEREF _Toc20397802 \h</w:instrText>
            </w:r>
            <w:r>
              <w:rPr>
                <w:webHidden/>
              </w:rPr>
              <w:fldChar w:fldCharType="separate"/>
            </w:r>
            <w:r>
              <w:rPr>
                <w:rStyle w:val="IndexLink"/>
                <w:vanish w:val="false"/>
              </w:rPr>
              <w:tab/>
              <w:t>5</w:t>
            </w:r>
            <w:r>
              <w:rPr>
                <w:webHidden/>
              </w:rPr>
              <w:fldChar w:fldCharType="end"/>
            </w:r>
          </w:hyperlink>
        </w:p>
        <w:p>
          <w:pPr>
            <w:pStyle w:val="Contents1"/>
            <w:tabs>
              <w:tab w:val="left" w:pos="432" w:leader="none"/>
              <w:tab w:val="left" w:pos="6120" w:leader="none"/>
            </w:tabs>
            <w:rPr>
              <w:color w:val="auto"/>
              <w:lang w:val="en-CA" w:eastAsia="en-CA"/>
            </w:rPr>
          </w:pPr>
          <w:hyperlink w:anchor="_Toc20397803">
            <w:r>
              <w:rPr>
                <w:webHidden/>
                <w:rStyle w:val="IndexLink"/>
                <w:vanish w:val="false"/>
              </w:rPr>
              <w:t>2.</w:t>
            </w:r>
            <w:r>
              <w:rPr>
                <w:rStyle w:val="IndexLink"/>
                <w:color w:val="auto"/>
                <w:lang w:val="en-CA" w:eastAsia="en-CA"/>
              </w:rPr>
              <w:tab/>
            </w:r>
            <w:r>
              <w:rPr>
                <w:rStyle w:val="IndexLink"/>
              </w:rPr>
              <w:t>Business Questions</w:t>
            </w:r>
            <w:r>
              <w:rPr>
                <w:webHidden/>
              </w:rPr>
              <w:fldChar w:fldCharType="begin"/>
            </w:r>
            <w:r>
              <w:rPr>
                <w:webHidden/>
              </w:rPr>
              <w:instrText>PAGEREF _Toc20397803 \h</w:instrText>
            </w:r>
            <w:r>
              <w:rPr>
                <w:webHidden/>
              </w:rPr>
              <w:fldChar w:fldCharType="separate"/>
            </w:r>
            <w:r>
              <w:rPr>
                <w:rStyle w:val="IndexLink"/>
                <w:vanish w:val="false"/>
              </w:rPr>
              <w:tab/>
              <w:t>6</w:t>
            </w:r>
            <w:r>
              <w:rPr>
                <w:webHidden/>
              </w:rPr>
              <w:fldChar w:fldCharType="end"/>
            </w:r>
          </w:hyperlink>
        </w:p>
        <w:p>
          <w:pPr>
            <w:pStyle w:val="Contents2"/>
            <w:tabs>
              <w:tab w:val="left" w:pos="880" w:leader="none"/>
              <w:tab w:val="left" w:pos="6120" w:leader="none"/>
            </w:tabs>
            <w:rPr>
              <w:b w:val="false"/>
              <w:b w:val="false"/>
              <w:color w:val="auto"/>
              <w:sz w:val="22"/>
              <w:lang w:val="en-CA" w:eastAsia="en-CA"/>
            </w:rPr>
          </w:pPr>
          <w:hyperlink w:anchor="_Toc20397804">
            <w:r>
              <w:rPr>
                <w:webHidden/>
                <w:rStyle w:val="IndexLink"/>
                <w:vanish w:val="false"/>
              </w:rPr>
              <w:t>2.1.</w:t>
            </w:r>
            <w:r>
              <w:rPr>
                <w:rStyle w:val="IndexLink"/>
                <w:b w:val="false"/>
                <w:color w:val="auto"/>
                <w:sz w:val="22"/>
                <w:lang w:val="en-CA" w:eastAsia="en-CA"/>
              </w:rPr>
              <w:tab/>
            </w:r>
            <w:r>
              <w:rPr>
                <w:rStyle w:val="IndexLink"/>
              </w:rPr>
              <w:t>Service Provider</w:t>
            </w:r>
            <w:r>
              <w:rPr>
                <w:webHidden/>
              </w:rPr>
              <w:fldChar w:fldCharType="begin"/>
            </w:r>
            <w:r>
              <w:rPr>
                <w:webHidden/>
              </w:rPr>
              <w:instrText>PAGEREF _Toc20397804 \h</w:instrText>
            </w:r>
            <w:r>
              <w:rPr>
                <w:webHidden/>
              </w:rPr>
              <w:fldChar w:fldCharType="separate"/>
            </w:r>
            <w:r>
              <w:rPr>
                <w:rStyle w:val="IndexLink"/>
                <w:vanish w:val="false"/>
              </w:rPr>
              <w:tab/>
              <w:t>6</w:t>
            </w:r>
            <w:r>
              <w:rPr>
                <w:webHidden/>
              </w:rPr>
              <w:fldChar w:fldCharType="end"/>
            </w:r>
          </w:hyperlink>
        </w:p>
        <w:p>
          <w:pPr>
            <w:pStyle w:val="Contents2"/>
            <w:tabs>
              <w:tab w:val="left" w:pos="880" w:leader="none"/>
              <w:tab w:val="left" w:pos="6120" w:leader="none"/>
            </w:tabs>
            <w:rPr>
              <w:b w:val="false"/>
              <w:b w:val="false"/>
              <w:color w:val="auto"/>
              <w:sz w:val="22"/>
              <w:lang w:val="en-CA" w:eastAsia="en-CA"/>
            </w:rPr>
          </w:pPr>
          <w:hyperlink w:anchor="_Toc20397805">
            <w:r>
              <w:rPr>
                <w:webHidden/>
                <w:rStyle w:val="IndexLink"/>
                <w:vanish w:val="false"/>
              </w:rPr>
              <w:t>2.2.</w:t>
            </w:r>
            <w:r>
              <w:rPr>
                <w:rStyle w:val="IndexLink"/>
                <w:b w:val="false"/>
                <w:color w:val="auto"/>
                <w:sz w:val="22"/>
                <w:lang w:val="en-CA" w:eastAsia="en-CA"/>
              </w:rPr>
              <w:tab/>
            </w:r>
            <w:r>
              <w:rPr>
                <w:rStyle w:val="IndexLink"/>
              </w:rPr>
              <w:t>Service Level Agreement</w:t>
            </w:r>
            <w:r>
              <w:rPr>
                <w:webHidden/>
              </w:rPr>
              <w:fldChar w:fldCharType="begin"/>
            </w:r>
            <w:r>
              <w:rPr>
                <w:webHidden/>
              </w:rPr>
              <w:instrText>PAGEREF _Toc20397805 \h</w:instrText>
            </w:r>
            <w:r>
              <w:rPr>
                <w:webHidden/>
              </w:rPr>
              <w:fldChar w:fldCharType="separate"/>
            </w:r>
            <w:r>
              <w:rPr>
                <w:rStyle w:val="IndexLink"/>
                <w:vanish w:val="false"/>
              </w:rPr>
              <w:tab/>
              <w:t>6</w:t>
            </w:r>
            <w:r>
              <w:rPr>
                <w:webHidden/>
              </w:rPr>
              <w:fldChar w:fldCharType="end"/>
            </w:r>
          </w:hyperlink>
        </w:p>
        <w:p>
          <w:pPr>
            <w:pStyle w:val="Contents2"/>
            <w:tabs>
              <w:tab w:val="left" w:pos="880" w:leader="none"/>
              <w:tab w:val="left" w:pos="6120" w:leader="none"/>
            </w:tabs>
            <w:rPr>
              <w:b w:val="false"/>
              <w:b w:val="false"/>
              <w:color w:val="auto"/>
              <w:sz w:val="22"/>
              <w:lang w:val="en-CA" w:eastAsia="en-CA"/>
            </w:rPr>
          </w:pPr>
          <w:hyperlink w:anchor="_Toc20397806">
            <w:r>
              <w:rPr>
                <w:webHidden/>
                <w:rStyle w:val="IndexLink"/>
                <w:vanish w:val="false"/>
              </w:rPr>
              <w:t>2.3.</w:t>
            </w:r>
            <w:r>
              <w:rPr>
                <w:rStyle w:val="IndexLink"/>
                <w:b w:val="false"/>
                <w:color w:val="auto"/>
                <w:sz w:val="22"/>
                <w:lang w:val="en-CA" w:eastAsia="en-CA"/>
              </w:rPr>
              <w:tab/>
            </w:r>
            <w:r>
              <w:rPr>
                <w:rStyle w:val="IndexLink"/>
              </w:rPr>
              <w:t>Third Party</w:t>
            </w:r>
            <w:r>
              <w:rPr>
                <w:webHidden/>
              </w:rPr>
              <w:fldChar w:fldCharType="begin"/>
            </w:r>
            <w:r>
              <w:rPr>
                <w:webHidden/>
              </w:rPr>
              <w:instrText>PAGEREF _Toc20397806 \h</w:instrText>
            </w:r>
            <w:r>
              <w:rPr>
                <w:webHidden/>
              </w:rPr>
              <w:fldChar w:fldCharType="separate"/>
            </w:r>
            <w:r>
              <w:rPr>
                <w:rStyle w:val="IndexLink"/>
                <w:vanish w:val="false"/>
              </w:rPr>
              <w:tab/>
              <w:t>6</w:t>
            </w:r>
            <w:r>
              <w:rPr>
                <w:webHidden/>
              </w:rPr>
              <w:fldChar w:fldCharType="end"/>
            </w:r>
          </w:hyperlink>
        </w:p>
        <w:p>
          <w:pPr>
            <w:pStyle w:val="Contents2"/>
            <w:tabs>
              <w:tab w:val="left" w:pos="880" w:leader="none"/>
              <w:tab w:val="left" w:pos="6120" w:leader="none"/>
            </w:tabs>
            <w:rPr>
              <w:b w:val="false"/>
              <w:b w:val="false"/>
              <w:color w:val="auto"/>
              <w:sz w:val="22"/>
              <w:lang w:val="en-CA" w:eastAsia="en-CA"/>
            </w:rPr>
          </w:pPr>
          <w:hyperlink w:anchor="_Toc20397807">
            <w:r>
              <w:rPr>
                <w:webHidden/>
                <w:rStyle w:val="IndexLink"/>
                <w:vanish w:val="false"/>
              </w:rPr>
              <w:t>2.4.</w:t>
            </w:r>
            <w:r>
              <w:rPr>
                <w:rStyle w:val="IndexLink"/>
                <w:b w:val="false"/>
                <w:color w:val="auto"/>
                <w:sz w:val="22"/>
                <w:lang w:val="en-CA" w:eastAsia="en-CA"/>
              </w:rPr>
              <w:tab/>
            </w:r>
            <w:r>
              <w:rPr>
                <w:rStyle w:val="IndexLink"/>
              </w:rPr>
              <w:t>Disaster Recovery / Continuity</w:t>
            </w:r>
            <w:r>
              <w:rPr>
                <w:webHidden/>
              </w:rPr>
              <w:fldChar w:fldCharType="begin"/>
            </w:r>
            <w:r>
              <w:rPr>
                <w:webHidden/>
              </w:rPr>
              <w:instrText>PAGEREF _Toc20397807 \h</w:instrText>
            </w:r>
            <w:r>
              <w:rPr>
                <w:webHidden/>
              </w:rPr>
              <w:fldChar w:fldCharType="separate"/>
            </w:r>
            <w:r>
              <w:rPr>
                <w:rStyle w:val="IndexLink"/>
                <w:vanish w:val="false"/>
              </w:rPr>
              <w:tab/>
              <w:t>7</w:t>
            </w:r>
            <w:r>
              <w:rPr>
                <w:webHidden/>
              </w:rPr>
              <w:fldChar w:fldCharType="end"/>
            </w:r>
          </w:hyperlink>
        </w:p>
        <w:p>
          <w:pPr>
            <w:pStyle w:val="Contents2"/>
            <w:tabs>
              <w:tab w:val="left" w:pos="880" w:leader="none"/>
              <w:tab w:val="left" w:pos="6120" w:leader="none"/>
            </w:tabs>
            <w:rPr>
              <w:b w:val="false"/>
              <w:b w:val="false"/>
              <w:color w:val="auto"/>
              <w:sz w:val="22"/>
              <w:lang w:val="en-CA" w:eastAsia="en-CA"/>
            </w:rPr>
          </w:pPr>
          <w:hyperlink w:anchor="_Toc20397808">
            <w:r>
              <w:rPr>
                <w:webHidden/>
                <w:rStyle w:val="IndexLink"/>
                <w:vanish w:val="false"/>
              </w:rPr>
              <w:t>2.5.</w:t>
            </w:r>
            <w:r>
              <w:rPr>
                <w:rStyle w:val="IndexLink"/>
                <w:b w:val="false"/>
                <w:color w:val="auto"/>
                <w:sz w:val="22"/>
                <w:lang w:val="en-CA" w:eastAsia="en-CA"/>
              </w:rPr>
              <w:tab/>
            </w:r>
            <w:r>
              <w:rPr>
                <w:rStyle w:val="IndexLink"/>
              </w:rPr>
              <w:t>Multi-tenancy (identify if a third party is involved)</w:t>
            </w:r>
            <w:r>
              <w:rPr>
                <w:webHidden/>
              </w:rPr>
              <w:fldChar w:fldCharType="begin"/>
            </w:r>
            <w:r>
              <w:rPr>
                <w:webHidden/>
              </w:rPr>
              <w:instrText>PAGEREF _Toc20397808 \h</w:instrText>
            </w:r>
            <w:r>
              <w:rPr>
                <w:webHidden/>
              </w:rPr>
              <w:fldChar w:fldCharType="separate"/>
            </w:r>
            <w:r>
              <w:rPr>
                <w:rStyle w:val="IndexLink"/>
                <w:vanish w:val="false"/>
              </w:rPr>
              <w:tab/>
              <w:t>7</w:t>
            </w:r>
            <w:r>
              <w:rPr>
                <w:webHidden/>
              </w:rPr>
              <w:fldChar w:fldCharType="end"/>
            </w:r>
          </w:hyperlink>
        </w:p>
        <w:p>
          <w:pPr>
            <w:pStyle w:val="Contents2"/>
            <w:tabs>
              <w:tab w:val="left" w:pos="880" w:leader="none"/>
              <w:tab w:val="left" w:pos="6120" w:leader="none"/>
            </w:tabs>
            <w:rPr>
              <w:b w:val="false"/>
              <w:b w:val="false"/>
              <w:color w:val="auto"/>
              <w:sz w:val="22"/>
              <w:lang w:val="en-CA" w:eastAsia="en-CA"/>
            </w:rPr>
          </w:pPr>
          <w:hyperlink w:anchor="_Toc20397809">
            <w:r>
              <w:rPr>
                <w:webHidden/>
                <w:rStyle w:val="IndexLink"/>
                <w:vanish w:val="false"/>
              </w:rPr>
              <w:t>2.6.</w:t>
            </w:r>
            <w:r>
              <w:rPr>
                <w:rStyle w:val="IndexLink"/>
                <w:b w:val="false"/>
                <w:color w:val="auto"/>
                <w:sz w:val="22"/>
                <w:lang w:val="en-CA" w:eastAsia="en-CA"/>
              </w:rPr>
              <w:tab/>
            </w:r>
            <w:r>
              <w:rPr>
                <w:rStyle w:val="IndexLink"/>
              </w:rPr>
              <w:t>Scalability</w:t>
            </w:r>
            <w:r>
              <w:rPr>
                <w:webHidden/>
              </w:rPr>
              <w:fldChar w:fldCharType="begin"/>
            </w:r>
            <w:r>
              <w:rPr>
                <w:webHidden/>
              </w:rPr>
              <w:instrText>PAGEREF _Toc20397809 \h</w:instrText>
            </w:r>
            <w:r>
              <w:rPr>
                <w:webHidden/>
              </w:rPr>
              <w:fldChar w:fldCharType="separate"/>
            </w:r>
            <w:r>
              <w:rPr>
                <w:rStyle w:val="IndexLink"/>
                <w:vanish w:val="false"/>
              </w:rPr>
              <w:tab/>
              <w:t>7</w:t>
            </w:r>
            <w:r>
              <w:rPr>
                <w:webHidden/>
              </w:rPr>
              <w:fldChar w:fldCharType="end"/>
            </w:r>
          </w:hyperlink>
        </w:p>
        <w:p>
          <w:pPr>
            <w:pStyle w:val="Contents2"/>
            <w:tabs>
              <w:tab w:val="left" w:pos="880" w:leader="none"/>
              <w:tab w:val="left" w:pos="6120" w:leader="none"/>
            </w:tabs>
            <w:rPr>
              <w:b w:val="false"/>
              <w:b w:val="false"/>
              <w:color w:val="auto"/>
              <w:sz w:val="22"/>
              <w:lang w:val="en-CA" w:eastAsia="en-CA"/>
            </w:rPr>
          </w:pPr>
          <w:hyperlink w:anchor="_Toc20397810">
            <w:r>
              <w:rPr>
                <w:webHidden/>
                <w:rStyle w:val="IndexLink"/>
                <w:vanish w:val="false"/>
              </w:rPr>
              <w:t>2.7.</w:t>
            </w:r>
            <w:r>
              <w:rPr>
                <w:rStyle w:val="IndexLink"/>
                <w:b w:val="false"/>
                <w:color w:val="auto"/>
                <w:sz w:val="22"/>
                <w:lang w:val="en-CA" w:eastAsia="en-CA"/>
              </w:rPr>
              <w:tab/>
            </w:r>
            <w:r>
              <w:rPr>
                <w:rStyle w:val="IndexLink"/>
              </w:rPr>
              <w:t>Compliance</w:t>
            </w:r>
            <w:r>
              <w:rPr>
                <w:webHidden/>
              </w:rPr>
              <w:fldChar w:fldCharType="begin"/>
            </w:r>
            <w:r>
              <w:rPr>
                <w:webHidden/>
              </w:rPr>
              <w:instrText>PAGEREF _Toc20397810 \h</w:instrText>
            </w:r>
            <w:r>
              <w:rPr>
                <w:webHidden/>
              </w:rPr>
              <w:fldChar w:fldCharType="separate"/>
            </w:r>
            <w:r>
              <w:rPr>
                <w:rStyle w:val="IndexLink"/>
                <w:vanish w:val="false"/>
              </w:rPr>
              <w:tab/>
              <w:t>8</w:t>
            </w:r>
            <w:r>
              <w:rPr>
                <w:webHidden/>
              </w:rPr>
              <w:fldChar w:fldCharType="end"/>
            </w:r>
          </w:hyperlink>
        </w:p>
        <w:p>
          <w:pPr>
            <w:pStyle w:val="Contents2"/>
            <w:tabs>
              <w:tab w:val="left" w:pos="880" w:leader="none"/>
              <w:tab w:val="left" w:pos="6120" w:leader="none"/>
            </w:tabs>
            <w:rPr>
              <w:b w:val="false"/>
              <w:b w:val="false"/>
              <w:color w:val="auto"/>
              <w:sz w:val="22"/>
              <w:lang w:val="en-CA" w:eastAsia="en-CA"/>
            </w:rPr>
          </w:pPr>
          <w:hyperlink w:anchor="_Toc20397811">
            <w:r>
              <w:rPr>
                <w:webHidden/>
                <w:rStyle w:val="IndexLink"/>
                <w:vanish w:val="false"/>
              </w:rPr>
              <w:t>2.8.</w:t>
            </w:r>
            <w:r>
              <w:rPr>
                <w:rStyle w:val="IndexLink"/>
                <w:b w:val="false"/>
                <w:color w:val="auto"/>
                <w:sz w:val="22"/>
                <w:lang w:val="en-CA" w:eastAsia="en-CA"/>
              </w:rPr>
              <w:tab/>
            </w:r>
            <w:r>
              <w:rPr>
                <w:rStyle w:val="IndexLink"/>
              </w:rPr>
              <w:t>Maintenance and Support</w:t>
            </w:r>
            <w:r>
              <w:rPr>
                <w:webHidden/>
              </w:rPr>
              <w:fldChar w:fldCharType="begin"/>
            </w:r>
            <w:r>
              <w:rPr>
                <w:webHidden/>
              </w:rPr>
              <w:instrText>PAGEREF _Toc20397811 \h</w:instrText>
            </w:r>
            <w:r>
              <w:rPr>
                <w:webHidden/>
              </w:rPr>
              <w:fldChar w:fldCharType="separate"/>
            </w:r>
            <w:r>
              <w:rPr>
                <w:rStyle w:val="IndexLink"/>
                <w:vanish w:val="false"/>
              </w:rPr>
              <w:tab/>
              <w:t>8</w:t>
            </w:r>
            <w:r>
              <w:rPr>
                <w:webHidden/>
              </w:rPr>
              <w:fldChar w:fldCharType="end"/>
            </w:r>
          </w:hyperlink>
        </w:p>
        <w:p>
          <w:pPr>
            <w:pStyle w:val="Contents2"/>
            <w:tabs>
              <w:tab w:val="left" w:pos="880" w:leader="none"/>
              <w:tab w:val="left" w:pos="6120" w:leader="none"/>
            </w:tabs>
            <w:rPr>
              <w:b w:val="false"/>
              <w:b w:val="false"/>
              <w:color w:val="auto"/>
              <w:sz w:val="22"/>
              <w:lang w:val="en-CA" w:eastAsia="en-CA"/>
            </w:rPr>
          </w:pPr>
          <w:hyperlink w:anchor="_Toc20397812">
            <w:r>
              <w:rPr>
                <w:webHidden/>
                <w:rStyle w:val="IndexLink"/>
                <w:vanish w:val="false"/>
              </w:rPr>
              <w:t>2.9.</w:t>
            </w:r>
            <w:r>
              <w:rPr>
                <w:rStyle w:val="IndexLink"/>
                <w:b w:val="false"/>
                <w:color w:val="auto"/>
                <w:sz w:val="22"/>
                <w:lang w:val="en-CA" w:eastAsia="en-CA"/>
              </w:rPr>
              <w:tab/>
            </w:r>
            <w:r>
              <w:rPr>
                <w:rStyle w:val="IndexLink"/>
              </w:rPr>
              <w:t>Termination</w:t>
            </w:r>
            <w:r>
              <w:rPr>
                <w:webHidden/>
              </w:rPr>
              <w:fldChar w:fldCharType="begin"/>
            </w:r>
            <w:r>
              <w:rPr>
                <w:webHidden/>
              </w:rPr>
              <w:instrText>PAGEREF _Toc20397812 \h</w:instrText>
            </w:r>
            <w:r>
              <w:rPr>
                <w:webHidden/>
              </w:rPr>
              <w:fldChar w:fldCharType="separate"/>
            </w:r>
            <w:r>
              <w:rPr>
                <w:rStyle w:val="IndexLink"/>
                <w:vanish w:val="false"/>
              </w:rPr>
              <w:tab/>
              <w:t>8</w:t>
            </w:r>
            <w:r>
              <w:rPr>
                <w:webHidden/>
              </w:rPr>
              <w:fldChar w:fldCharType="end"/>
            </w:r>
          </w:hyperlink>
        </w:p>
        <w:p>
          <w:pPr>
            <w:pStyle w:val="Contents1"/>
            <w:tabs>
              <w:tab w:val="left" w:pos="432" w:leader="none"/>
              <w:tab w:val="left" w:pos="6120" w:leader="none"/>
            </w:tabs>
            <w:rPr>
              <w:color w:val="auto"/>
              <w:lang w:val="en-CA" w:eastAsia="en-CA"/>
            </w:rPr>
          </w:pPr>
          <w:hyperlink w:anchor="_Toc20397813">
            <w:r>
              <w:rPr>
                <w:webHidden/>
                <w:rStyle w:val="IndexLink"/>
                <w:vanish w:val="false"/>
              </w:rPr>
              <w:t>3.</w:t>
            </w:r>
            <w:r>
              <w:rPr>
                <w:rStyle w:val="IndexLink"/>
                <w:color w:val="auto"/>
                <w:lang w:val="en-CA" w:eastAsia="en-CA"/>
              </w:rPr>
              <w:tab/>
            </w:r>
            <w:r>
              <w:rPr>
                <w:rStyle w:val="IndexLink"/>
              </w:rPr>
              <w:t>Technology Questions</w:t>
            </w:r>
            <w:r>
              <w:rPr>
                <w:webHidden/>
              </w:rPr>
              <w:fldChar w:fldCharType="begin"/>
            </w:r>
            <w:r>
              <w:rPr>
                <w:webHidden/>
              </w:rPr>
              <w:instrText>PAGEREF _Toc20397813 \h</w:instrText>
            </w:r>
            <w:r>
              <w:rPr>
                <w:webHidden/>
              </w:rPr>
              <w:fldChar w:fldCharType="separate"/>
            </w:r>
            <w:r>
              <w:rPr>
                <w:rStyle w:val="IndexLink"/>
                <w:vanish w:val="false"/>
              </w:rPr>
              <w:tab/>
              <w:t>9</w:t>
            </w:r>
            <w:r>
              <w:rPr>
                <w:webHidden/>
              </w:rPr>
              <w:fldChar w:fldCharType="end"/>
            </w:r>
          </w:hyperlink>
        </w:p>
        <w:p>
          <w:pPr>
            <w:pStyle w:val="Contents2"/>
            <w:tabs>
              <w:tab w:val="left" w:pos="880" w:leader="none"/>
              <w:tab w:val="left" w:pos="6120" w:leader="none"/>
            </w:tabs>
            <w:rPr>
              <w:b w:val="false"/>
              <w:b w:val="false"/>
              <w:color w:val="auto"/>
              <w:sz w:val="22"/>
              <w:lang w:val="en-CA" w:eastAsia="en-CA"/>
            </w:rPr>
          </w:pPr>
          <w:hyperlink w:anchor="_Toc20397814">
            <w:r>
              <w:rPr>
                <w:webHidden/>
                <w:rStyle w:val="IndexLink"/>
                <w:vanish w:val="false"/>
              </w:rPr>
              <w:t>3.1.</w:t>
            </w:r>
            <w:r>
              <w:rPr>
                <w:rStyle w:val="IndexLink"/>
                <w:b w:val="false"/>
                <w:color w:val="auto"/>
                <w:sz w:val="22"/>
                <w:lang w:val="en-CA" w:eastAsia="en-CA"/>
              </w:rPr>
              <w:tab/>
            </w:r>
            <w:r>
              <w:rPr>
                <w:rStyle w:val="IndexLink"/>
              </w:rPr>
              <w:t>Application</w:t>
            </w:r>
            <w:r>
              <w:rPr>
                <w:webHidden/>
              </w:rPr>
              <w:fldChar w:fldCharType="begin"/>
            </w:r>
            <w:r>
              <w:rPr>
                <w:webHidden/>
              </w:rPr>
              <w:instrText>PAGEREF _Toc20397814 \h</w:instrText>
            </w:r>
            <w:r>
              <w:rPr>
                <w:webHidden/>
              </w:rPr>
              <w:fldChar w:fldCharType="separate"/>
            </w:r>
            <w:r>
              <w:rPr>
                <w:rStyle w:val="IndexLink"/>
                <w:vanish w:val="false"/>
              </w:rPr>
              <w:tab/>
              <w:t>9</w:t>
            </w:r>
            <w:r>
              <w:rPr>
                <w:webHidden/>
              </w:rPr>
              <w:fldChar w:fldCharType="end"/>
            </w:r>
          </w:hyperlink>
        </w:p>
        <w:p>
          <w:pPr>
            <w:pStyle w:val="Contents3"/>
            <w:tabs>
              <w:tab w:val="left" w:pos="880" w:leader="none"/>
              <w:tab w:val="left" w:pos="6120" w:leader="none"/>
            </w:tabs>
            <w:rPr>
              <w:color w:val="auto"/>
              <w:sz w:val="22"/>
              <w:lang w:val="en-CA" w:eastAsia="en-CA"/>
            </w:rPr>
          </w:pPr>
          <w:hyperlink w:anchor="_Toc20397815">
            <w:r>
              <w:rPr>
                <w:webHidden/>
                <w:rStyle w:val="IndexLink"/>
                <w:vanish w:val="false"/>
              </w:rPr>
              <w:t>3.1.1.</w:t>
            </w:r>
            <w:r>
              <w:rPr>
                <w:rStyle w:val="IndexLink"/>
                <w:color w:val="auto"/>
                <w:sz w:val="22"/>
                <w:lang w:val="en-CA" w:eastAsia="en-CA"/>
              </w:rPr>
              <w:tab/>
            </w:r>
            <w:r>
              <w:rPr>
                <w:rStyle w:val="IndexLink"/>
              </w:rPr>
              <w:t>User Experience</w:t>
            </w:r>
            <w:r>
              <w:rPr>
                <w:webHidden/>
              </w:rPr>
              <w:fldChar w:fldCharType="begin"/>
            </w:r>
            <w:r>
              <w:rPr>
                <w:webHidden/>
              </w:rPr>
              <w:instrText>PAGEREF _Toc20397815 \h</w:instrText>
            </w:r>
            <w:r>
              <w:rPr>
                <w:webHidden/>
              </w:rPr>
              <w:fldChar w:fldCharType="separate"/>
            </w:r>
            <w:r>
              <w:rPr>
                <w:rStyle w:val="IndexLink"/>
                <w:vanish w:val="false"/>
              </w:rPr>
              <w:tab/>
              <w:t>9</w:t>
            </w:r>
            <w:r>
              <w:rPr>
                <w:webHidden/>
              </w:rPr>
              <w:fldChar w:fldCharType="end"/>
            </w:r>
          </w:hyperlink>
        </w:p>
        <w:p>
          <w:pPr>
            <w:pStyle w:val="Contents3"/>
            <w:tabs>
              <w:tab w:val="left" w:pos="880" w:leader="none"/>
              <w:tab w:val="left" w:pos="6120" w:leader="none"/>
            </w:tabs>
            <w:rPr>
              <w:color w:val="auto"/>
              <w:sz w:val="22"/>
              <w:lang w:val="en-CA" w:eastAsia="en-CA"/>
            </w:rPr>
          </w:pPr>
          <w:hyperlink w:anchor="_Toc20397816">
            <w:r>
              <w:rPr>
                <w:webHidden/>
                <w:rStyle w:val="IndexLink"/>
                <w:vanish w:val="false"/>
              </w:rPr>
              <w:t>3.1.2.</w:t>
            </w:r>
            <w:r>
              <w:rPr>
                <w:rStyle w:val="IndexLink"/>
                <w:color w:val="auto"/>
                <w:sz w:val="22"/>
                <w:lang w:val="en-CA" w:eastAsia="en-CA"/>
              </w:rPr>
              <w:tab/>
            </w:r>
            <w:r>
              <w:rPr>
                <w:rStyle w:val="IndexLink"/>
              </w:rPr>
              <w:t>Application Security</w:t>
            </w:r>
            <w:r>
              <w:rPr>
                <w:webHidden/>
              </w:rPr>
              <w:fldChar w:fldCharType="begin"/>
            </w:r>
            <w:r>
              <w:rPr>
                <w:webHidden/>
              </w:rPr>
              <w:instrText>PAGEREF _Toc20397816 \h</w:instrText>
            </w:r>
            <w:r>
              <w:rPr>
                <w:webHidden/>
              </w:rPr>
              <w:fldChar w:fldCharType="separate"/>
            </w:r>
            <w:r>
              <w:rPr>
                <w:rStyle w:val="IndexLink"/>
                <w:vanish w:val="false"/>
              </w:rPr>
              <w:tab/>
              <w:t>9</w:t>
            </w:r>
            <w:r>
              <w:rPr>
                <w:webHidden/>
              </w:rPr>
              <w:fldChar w:fldCharType="end"/>
            </w:r>
          </w:hyperlink>
        </w:p>
        <w:p>
          <w:pPr>
            <w:pStyle w:val="Contents3"/>
            <w:tabs>
              <w:tab w:val="left" w:pos="880" w:leader="none"/>
              <w:tab w:val="left" w:pos="6120" w:leader="none"/>
            </w:tabs>
            <w:rPr>
              <w:color w:val="auto"/>
              <w:sz w:val="22"/>
              <w:lang w:val="en-CA" w:eastAsia="en-CA"/>
            </w:rPr>
          </w:pPr>
          <w:hyperlink w:anchor="_Toc20397817">
            <w:r>
              <w:rPr>
                <w:webHidden/>
                <w:rStyle w:val="IndexLink"/>
                <w:vanish w:val="false"/>
              </w:rPr>
              <w:t>3.1.3.</w:t>
            </w:r>
            <w:r>
              <w:rPr>
                <w:rStyle w:val="IndexLink"/>
                <w:color w:val="auto"/>
                <w:sz w:val="22"/>
                <w:lang w:val="en-CA" w:eastAsia="en-CA"/>
              </w:rPr>
              <w:tab/>
            </w:r>
            <w:r>
              <w:rPr>
                <w:rStyle w:val="IndexLink"/>
              </w:rPr>
              <w:t>Mobility</w:t>
            </w:r>
            <w:r>
              <w:rPr>
                <w:webHidden/>
              </w:rPr>
              <w:fldChar w:fldCharType="begin"/>
            </w:r>
            <w:r>
              <w:rPr>
                <w:webHidden/>
              </w:rPr>
              <w:instrText>PAGEREF _Toc20397817 \h</w:instrText>
            </w:r>
            <w:r>
              <w:rPr>
                <w:webHidden/>
              </w:rPr>
              <w:fldChar w:fldCharType="separate"/>
            </w:r>
            <w:r>
              <w:rPr>
                <w:rStyle w:val="IndexLink"/>
                <w:vanish w:val="false"/>
              </w:rPr>
              <w:tab/>
              <w:t>9</w:t>
            </w:r>
            <w:r>
              <w:rPr>
                <w:webHidden/>
              </w:rPr>
              <w:fldChar w:fldCharType="end"/>
            </w:r>
          </w:hyperlink>
        </w:p>
        <w:p>
          <w:pPr>
            <w:pStyle w:val="Contents3"/>
            <w:tabs>
              <w:tab w:val="left" w:pos="880" w:leader="none"/>
              <w:tab w:val="left" w:pos="6120" w:leader="none"/>
            </w:tabs>
            <w:rPr>
              <w:color w:val="auto"/>
              <w:sz w:val="22"/>
              <w:lang w:val="en-CA" w:eastAsia="en-CA"/>
            </w:rPr>
          </w:pPr>
          <w:hyperlink w:anchor="_Toc20397818">
            <w:r>
              <w:rPr>
                <w:webHidden/>
                <w:rStyle w:val="IndexLink"/>
                <w:vanish w:val="false"/>
              </w:rPr>
              <w:t>3.1.4.</w:t>
            </w:r>
            <w:r>
              <w:rPr>
                <w:rStyle w:val="IndexLink"/>
                <w:color w:val="auto"/>
                <w:sz w:val="22"/>
                <w:lang w:val="en-CA" w:eastAsia="en-CA"/>
              </w:rPr>
              <w:tab/>
            </w:r>
            <w:r>
              <w:rPr>
                <w:rStyle w:val="IndexLink"/>
              </w:rPr>
              <w:t>Application Programming Interfaces (APIs) / Software Development Kits (SDKs)</w:t>
            </w:r>
            <w:r>
              <w:rPr>
                <w:webHidden/>
              </w:rPr>
              <w:fldChar w:fldCharType="begin"/>
            </w:r>
            <w:r>
              <w:rPr>
                <w:webHidden/>
              </w:rPr>
              <w:instrText>PAGEREF _Toc20397818 \h</w:instrText>
            </w:r>
            <w:r>
              <w:rPr>
                <w:webHidden/>
              </w:rPr>
              <w:fldChar w:fldCharType="separate"/>
            </w:r>
            <w:r>
              <w:rPr>
                <w:rStyle w:val="IndexLink"/>
                <w:vanish w:val="false"/>
              </w:rPr>
              <w:tab/>
              <w:t>10</w:t>
            </w:r>
            <w:r>
              <w:rPr>
                <w:webHidden/>
              </w:rPr>
              <w:fldChar w:fldCharType="end"/>
            </w:r>
          </w:hyperlink>
        </w:p>
        <w:p>
          <w:pPr>
            <w:pStyle w:val="Contents2"/>
            <w:tabs>
              <w:tab w:val="left" w:pos="880" w:leader="none"/>
              <w:tab w:val="left" w:pos="6120" w:leader="none"/>
            </w:tabs>
            <w:rPr>
              <w:b w:val="false"/>
              <w:b w:val="false"/>
              <w:color w:val="auto"/>
              <w:sz w:val="22"/>
              <w:lang w:val="en-CA" w:eastAsia="en-CA"/>
            </w:rPr>
          </w:pPr>
          <w:hyperlink w:anchor="_Toc20397819">
            <w:r>
              <w:rPr>
                <w:webHidden/>
                <w:rStyle w:val="IndexLink"/>
                <w:vanish w:val="false"/>
              </w:rPr>
              <w:t>3.2.</w:t>
            </w:r>
            <w:r>
              <w:rPr>
                <w:rStyle w:val="IndexLink"/>
                <w:b w:val="false"/>
                <w:color w:val="auto"/>
                <w:sz w:val="22"/>
                <w:lang w:val="en-CA" w:eastAsia="en-CA"/>
              </w:rPr>
              <w:tab/>
            </w:r>
            <w:r>
              <w:rPr>
                <w:rStyle w:val="IndexLink"/>
              </w:rPr>
              <w:t>Security Architecture</w:t>
            </w:r>
            <w:r>
              <w:rPr>
                <w:webHidden/>
              </w:rPr>
              <w:fldChar w:fldCharType="begin"/>
            </w:r>
            <w:r>
              <w:rPr>
                <w:webHidden/>
              </w:rPr>
              <w:instrText>PAGEREF _Toc20397819 \h</w:instrText>
            </w:r>
            <w:r>
              <w:rPr>
                <w:webHidden/>
              </w:rPr>
              <w:fldChar w:fldCharType="separate"/>
            </w:r>
            <w:r>
              <w:rPr>
                <w:rStyle w:val="IndexLink"/>
                <w:vanish w:val="false"/>
              </w:rPr>
              <w:tab/>
              <w:t>10</w:t>
            </w:r>
            <w:r>
              <w:rPr>
                <w:webHidden/>
              </w:rPr>
              <w:fldChar w:fldCharType="end"/>
            </w:r>
          </w:hyperlink>
        </w:p>
        <w:p>
          <w:pPr>
            <w:pStyle w:val="Contents3"/>
            <w:tabs>
              <w:tab w:val="left" w:pos="880" w:leader="none"/>
              <w:tab w:val="left" w:pos="6120" w:leader="none"/>
            </w:tabs>
            <w:rPr>
              <w:color w:val="auto"/>
              <w:sz w:val="22"/>
              <w:lang w:val="en-CA" w:eastAsia="en-CA"/>
            </w:rPr>
          </w:pPr>
          <w:hyperlink w:anchor="_Toc20397820">
            <w:r>
              <w:rPr>
                <w:webHidden/>
                <w:rStyle w:val="IndexLink"/>
                <w:vanish w:val="false"/>
              </w:rPr>
              <w:t>3.2.1.</w:t>
            </w:r>
            <w:r>
              <w:rPr>
                <w:rStyle w:val="IndexLink"/>
                <w:color w:val="auto"/>
                <w:sz w:val="22"/>
                <w:lang w:val="en-CA" w:eastAsia="en-CA"/>
              </w:rPr>
              <w:tab/>
            </w:r>
            <w:r>
              <w:rPr>
                <w:rStyle w:val="IndexLink"/>
              </w:rPr>
              <w:t>Authentication</w:t>
            </w:r>
            <w:r>
              <w:rPr>
                <w:webHidden/>
              </w:rPr>
              <w:fldChar w:fldCharType="begin"/>
            </w:r>
            <w:r>
              <w:rPr>
                <w:webHidden/>
              </w:rPr>
              <w:instrText>PAGEREF _Toc20397820 \h</w:instrText>
            </w:r>
            <w:r>
              <w:rPr>
                <w:webHidden/>
              </w:rPr>
              <w:fldChar w:fldCharType="separate"/>
            </w:r>
            <w:r>
              <w:rPr>
                <w:rStyle w:val="IndexLink"/>
                <w:vanish w:val="false"/>
              </w:rPr>
              <w:tab/>
              <w:t>10</w:t>
            </w:r>
            <w:r>
              <w:rPr>
                <w:webHidden/>
              </w:rPr>
              <w:fldChar w:fldCharType="end"/>
            </w:r>
          </w:hyperlink>
        </w:p>
        <w:p>
          <w:pPr>
            <w:pStyle w:val="Contents3"/>
            <w:tabs>
              <w:tab w:val="left" w:pos="880" w:leader="none"/>
              <w:tab w:val="left" w:pos="6120" w:leader="none"/>
            </w:tabs>
            <w:rPr>
              <w:color w:val="auto"/>
              <w:sz w:val="22"/>
              <w:lang w:val="en-CA" w:eastAsia="en-CA"/>
            </w:rPr>
          </w:pPr>
          <w:hyperlink w:anchor="_Toc20397821">
            <w:r>
              <w:rPr>
                <w:webHidden/>
                <w:rStyle w:val="IndexLink"/>
                <w:vanish w:val="false"/>
              </w:rPr>
              <w:t>3.2.2.</w:t>
            </w:r>
            <w:r>
              <w:rPr>
                <w:rStyle w:val="IndexLink"/>
                <w:color w:val="auto"/>
                <w:sz w:val="22"/>
                <w:lang w:val="en-CA" w:eastAsia="en-CA"/>
              </w:rPr>
              <w:tab/>
            </w:r>
            <w:r>
              <w:rPr>
                <w:rStyle w:val="IndexLink"/>
              </w:rPr>
              <w:t>Access Management</w:t>
            </w:r>
            <w:r>
              <w:rPr>
                <w:webHidden/>
              </w:rPr>
              <w:fldChar w:fldCharType="begin"/>
            </w:r>
            <w:r>
              <w:rPr>
                <w:webHidden/>
              </w:rPr>
              <w:instrText>PAGEREF _Toc20397821 \h</w:instrText>
            </w:r>
            <w:r>
              <w:rPr>
                <w:webHidden/>
              </w:rPr>
              <w:fldChar w:fldCharType="separate"/>
            </w:r>
            <w:r>
              <w:rPr>
                <w:rStyle w:val="IndexLink"/>
                <w:vanish w:val="false"/>
              </w:rPr>
              <w:tab/>
              <w:t>10</w:t>
            </w:r>
            <w:r>
              <w:rPr>
                <w:webHidden/>
              </w:rPr>
              <w:fldChar w:fldCharType="end"/>
            </w:r>
          </w:hyperlink>
        </w:p>
        <w:p>
          <w:pPr>
            <w:pStyle w:val="Contents3"/>
            <w:tabs>
              <w:tab w:val="left" w:pos="880" w:leader="none"/>
              <w:tab w:val="left" w:pos="6120" w:leader="none"/>
            </w:tabs>
            <w:rPr>
              <w:color w:val="auto"/>
              <w:sz w:val="22"/>
              <w:lang w:val="en-CA" w:eastAsia="en-CA"/>
            </w:rPr>
          </w:pPr>
          <w:hyperlink w:anchor="_Toc20397822">
            <w:r>
              <w:rPr>
                <w:webHidden/>
                <w:rStyle w:val="IndexLink"/>
                <w:vanish w:val="false"/>
              </w:rPr>
              <w:t>3.2.3.</w:t>
            </w:r>
            <w:r>
              <w:rPr>
                <w:rStyle w:val="IndexLink"/>
                <w:color w:val="auto"/>
                <w:sz w:val="22"/>
                <w:lang w:val="en-CA" w:eastAsia="en-CA"/>
              </w:rPr>
              <w:tab/>
            </w:r>
            <w:r>
              <w:rPr>
                <w:rStyle w:val="IndexLink"/>
              </w:rPr>
              <w:t>Data Protection</w:t>
            </w:r>
            <w:r>
              <w:rPr>
                <w:webHidden/>
              </w:rPr>
              <w:fldChar w:fldCharType="begin"/>
            </w:r>
            <w:r>
              <w:rPr>
                <w:webHidden/>
              </w:rPr>
              <w:instrText>PAGEREF _Toc20397822 \h</w:instrText>
            </w:r>
            <w:r>
              <w:rPr>
                <w:webHidden/>
              </w:rPr>
              <w:fldChar w:fldCharType="separate"/>
            </w:r>
            <w:r>
              <w:rPr>
                <w:rStyle w:val="IndexLink"/>
                <w:vanish w:val="false"/>
              </w:rPr>
              <w:tab/>
              <w:t>11</w:t>
            </w:r>
            <w:r>
              <w:rPr>
                <w:webHidden/>
              </w:rPr>
              <w:fldChar w:fldCharType="end"/>
            </w:r>
          </w:hyperlink>
        </w:p>
        <w:p>
          <w:pPr>
            <w:pStyle w:val="Contents3"/>
            <w:tabs>
              <w:tab w:val="left" w:pos="880" w:leader="none"/>
              <w:tab w:val="left" w:pos="6120" w:leader="none"/>
            </w:tabs>
            <w:rPr>
              <w:color w:val="auto"/>
              <w:sz w:val="22"/>
              <w:lang w:val="en-CA" w:eastAsia="en-CA"/>
            </w:rPr>
          </w:pPr>
          <w:hyperlink w:anchor="_Toc20397823">
            <w:r>
              <w:rPr>
                <w:webHidden/>
                <w:rStyle w:val="IndexLink"/>
                <w:vanish w:val="false"/>
              </w:rPr>
              <w:t>3.2.4.</w:t>
            </w:r>
            <w:r>
              <w:rPr>
                <w:rStyle w:val="IndexLink"/>
                <w:color w:val="auto"/>
                <w:sz w:val="22"/>
                <w:lang w:val="en-CA" w:eastAsia="en-CA"/>
              </w:rPr>
              <w:tab/>
            </w:r>
            <w:r>
              <w:rPr>
                <w:rStyle w:val="IndexLink"/>
              </w:rPr>
              <w:t>Availability</w:t>
            </w:r>
            <w:r>
              <w:rPr>
                <w:webHidden/>
              </w:rPr>
              <w:fldChar w:fldCharType="begin"/>
            </w:r>
            <w:r>
              <w:rPr>
                <w:webHidden/>
              </w:rPr>
              <w:instrText>PAGEREF _Toc20397823 \h</w:instrText>
            </w:r>
            <w:r>
              <w:rPr>
                <w:webHidden/>
              </w:rPr>
              <w:fldChar w:fldCharType="separate"/>
            </w:r>
            <w:r>
              <w:rPr>
                <w:rStyle w:val="IndexLink"/>
                <w:vanish w:val="false"/>
              </w:rPr>
              <w:tab/>
              <w:t>11</w:t>
            </w:r>
            <w:r>
              <w:rPr>
                <w:webHidden/>
              </w:rPr>
              <w:fldChar w:fldCharType="end"/>
            </w:r>
          </w:hyperlink>
        </w:p>
        <w:p>
          <w:pPr>
            <w:pStyle w:val="Contents2"/>
            <w:tabs>
              <w:tab w:val="left" w:pos="880" w:leader="none"/>
              <w:tab w:val="left" w:pos="6120" w:leader="none"/>
            </w:tabs>
            <w:rPr>
              <w:b w:val="false"/>
              <w:b w:val="false"/>
              <w:color w:val="auto"/>
              <w:sz w:val="22"/>
              <w:lang w:val="en-CA" w:eastAsia="en-CA"/>
            </w:rPr>
          </w:pPr>
          <w:hyperlink w:anchor="_Toc20397824">
            <w:r>
              <w:rPr>
                <w:webHidden/>
                <w:rStyle w:val="IndexLink"/>
                <w:vanish w:val="false"/>
              </w:rPr>
              <w:t>3.3.</w:t>
            </w:r>
            <w:r>
              <w:rPr>
                <w:rStyle w:val="IndexLink"/>
                <w:b w:val="false"/>
                <w:color w:val="auto"/>
                <w:sz w:val="22"/>
                <w:lang w:val="en-CA" w:eastAsia="en-CA"/>
              </w:rPr>
              <w:tab/>
            </w:r>
            <w:r>
              <w:rPr>
                <w:rStyle w:val="IndexLink"/>
              </w:rPr>
              <w:t>Security Operations</w:t>
            </w:r>
            <w:r>
              <w:rPr>
                <w:webHidden/>
              </w:rPr>
              <w:fldChar w:fldCharType="begin"/>
            </w:r>
            <w:r>
              <w:rPr>
                <w:webHidden/>
              </w:rPr>
              <w:instrText>PAGEREF _Toc20397824 \h</w:instrText>
            </w:r>
            <w:r>
              <w:rPr>
                <w:webHidden/>
              </w:rPr>
              <w:fldChar w:fldCharType="separate"/>
            </w:r>
            <w:r>
              <w:rPr>
                <w:rStyle w:val="IndexLink"/>
                <w:vanish w:val="false"/>
              </w:rPr>
              <w:tab/>
              <w:t>11</w:t>
            </w:r>
            <w:r>
              <w:rPr>
                <w:webHidden/>
              </w:rPr>
              <w:fldChar w:fldCharType="end"/>
            </w:r>
          </w:hyperlink>
        </w:p>
        <w:p>
          <w:pPr>
            <w:pStyle w:val="Contents3"/>
            <w:tabs>
              <w:tab w:val="left" w:pos="880" w:leader="none"/>
              <w:tab w:val="left" w:pos="6120" w:leader="none"/>
            </w:tabs>
            <w:rPr>
              <w:color w:val="auto"/>
              <w:sz w:val="22"/>
              <w:lang w:val="en-CA" w:eastAsia="en-CA"/>
            </w:rPr>
          </w:pPr>
          <w:hyperlink w:anchor="_Toc20397825">
            <w:r>
              <w:rPr>
                <w:webHidden/>
                <w:rStyle w:val="IndexLink"/>
                <w:vanish w:val="false"/>
              </w:rPr>
              <w:t>3.3.1.</w:t>
            </w:r>
            <w:r>
              <w:rPr>
                <w:rStyle w:val="IndexLink"/>
                <w:color w:val="auto"/>
                <w:sz w:val="22"/>
                <w:lang w:val="en-CA" w:eastAsia="en-CA"/>
              </w:rPr>
              <w:tab/>
            </w:r>
            <w:r>
              <w:rPr>
                <w:rStyle w:val="IndexLink"/>
              </w:rPr>
              <w:t>Security Monitoring</w:t>
            </w:r>
            <w:r>
              <w:rPr>
                <w:webHidden/>
              </w:rPr>
              <w:fldChar w:fldCharType="begin"/>
            </w:r>
            <w:r>
              <w:rPr>
                <w:webHidden/>
              </w:rPr>
              <w:instrText>PAGEREF _Toc20397825 \h</w:instrText>
            </w:r>
            <w:r>
              <w:rPr>
                <w:webHidden/>
              </w:rPr>
              <w:fldChar w:fldCharType="separate"/>
            </w:r>
            <w:r>
              <w:rPr>
                <w:rStyle w:val="IndexLink"/>
                <w:vanish w:val="false"/>
              </w:rPr>
              <w:tab/>
              <w:t>11</w:t>
            </w:r>
            <w:r>
              <w:rPr>
                <w:webHidden/>
              </w:rPr>
              <w:fldChar w:fldCharType="end"/>
            </w:r>
          </w:hyperlink>
        </w:p>
        <w:p>
          <w:pPr>
            <w:pStyle w:val="Contents3"/>
            <w:tabs>
              <w:tab w:val="left" w:pos="880" w:leader="none"/>
              <w:tab w:val="left" w:pos="6120" w:leader="none"/>
            </w:tabs>
            <w:rPr>
              <w:color w:val="auto"/>
              <w:sz w:val="22"/>
              <w:lang w:val="en-CA" w:eastAsia="en-CA"/>
            </w:rPr>
          </w:pPr>
          <w:hyperlink w:anchor="_Toc20397826">
            <w:r>
              <w:rPr>
                <w:webHidden/>
                <w:rStyle w:val="IndexLink"/>
                <w:vanish w:val="false"/>
              </w:rPr>
              <w:t>3.3.2.</w:t>
            </w:r>
            <w:r>
              <w:rPr>
                <w:rStyle w:val="IndexLink"/>
                <w:color w:val="auto"/>
                <w:sz w:val="22"/>
                <w:lang w:val="en-CA" w:eastAsia="en-CA"/>
              </w:rPr>
              <w:tab/>
            </w:r>
            <w:r>
              <w:rPr>
                <w:rStyle w:val="IndexLink"/>
              </w:rPr>
              <w:t>Incident Management</w:t>
            </w:r>
            <w:r>
              <w:rPr>
                <w:webHidden/>
              </w:rPr>
              <w:fldChar w:fldCharType="begin"/>
            </w:r>
            <w:r>
              <w:rPr>
                <w:webHidden/>
              </w:rPr>
              <w:instrText>PAGEREF _Toc20397826 \h</w:instrText>
            </w:r>
            <w:r>
              <w:rPr>
                <w:webHidden/>
              </w:rPr>
              <w:fldChar w:fldCharType="separate"/>
            </w:r>
            <w:r>
              <w:rPr>
                <w:rStyle w:val="IndexLink"/>
                <w:vanish w:val="false"/>
              </w:rPr>
              <w:tab/>
              <w:t>12</w:t>
            </w:r>
            <w:r>
              <w:rPr>
                <w:webHidden/>
              </w:rPr>
              <w:fldChar w:fldCharType="end"/>
            </w:r>
          </w:hyperlink>
        </w:p>
        <w:p>
          <w:pPr>
            <w:pStyle w:val="Contents3"/>
            <w:tabs>
              <w:tab w:val="left" w:pos="880" w:leader="none"/>
              <w:tab w:val="left" w:pos="6120" w:leader="none"/>
            </w:tabs>
            <w:rPr>
              <w:color w:val="auto"/>
              <w:sz w:val="22"/>
              <w:lang w:val="en-CA" w:eastAsia="en-CA"/>
            </w:rPr>
          </w:pPr>
          <w:hyperlink w:anchor="_Toc20397827">
            <w:r>
              <w:rPr>
                <w:webHidden/>
                <w:rStyle w:val="IndexLink"/>
                <w:vanish w:val="false"/>
              </w:rPr>
              <w:t>3.3.3.</w:t>
            </w:r>
            <w:r>
              <w:rPr>
                <w:rStyle w:val="IndexLink"/>
                <w:color w:val="auto"/>
                <w:sz w:val="22"/>
                <w:lang w:val="en-CA" w:eastAsia="en-CA"/>
              </w:rPr>
              <w:tab/>
            </w:r>
            <w:r>
              <w:rPr>
                <w:rStyle w:val="IndexLink"/>
              </w:rPr>
              <w:t>Audit Trails and Logs</w:t>
            </w:r>
            <w:r>
              <w:rPr>
                <w:webHidden/>
              </w:rPr>
              <w:fldChar w:fldCharType="begin"/>
            </w:r>
            <w:r>
              <w:rPr>
                <w:webHidden/>
              </w:rPr>
              <w:instrText>PAGEREF _Toc20397827 \h</w:instrText>
            </w:r>
            <w:r>
              <w:rPr>
                <w:webHidden/>
              </w:rPr>
              <w:fldChar w:fldCharType="separate"/>
            </w:r>
            <w:r>
              <w:rPr>
                <w:rStyle w:val="IndexLink"/>
                <w:vanish w:val="false"/>
              </w:rPr>
              <w:tab/>
              <w:t>12</w:t>
            </w:r>
            <w:r>
              <w:rPr>
                <w:webHidden/>
              </w:rPr>
              <w:fldChar w:fldCharType="end"/>
            </w:r>
          </w:hyperlink>
        </w:p>
        <w:p>
          <w:pPr>
            <w:pStyle w:val="Contents2"/>
            <w:tabs>
              <w:tab w:val="left" w:pos="880" w:leader="none"/>
              <w:tab w:val="left" w:pos="6120" w:leader="none"/>
            </w:tabs>
            <w:rPr>
              <w:b w:val="false"/>
              <w:b w:val="false"/>
              <w:color w:val="auto"/>
              <w:sz w:val="22"/>
              <w:lang w:val="en-CA" w:eastAsia="en-CA"/>
            </w:rPr>
          </w:pPr>
          <w:hyperlink w:anchor="_Toc20397828">
            <w:r>
              <w:rPr>
                <w:webHidden/>
                <w:rStyle w:val="IndexLink"/>
                <w:vanish w:val="false"/>
              </w:rPr>
              <w:t>3.4.</w:t>
            </w:r>
            <w:r>
              <w:rPr>
                <w:rStyle w:val="IndexLink"/>
                <w:b w:val="false"/>
                <w:color w:val="auto"/>
                <w:sz w:val="22"/>
                <w:lang w:val="en-CA" w:eastAsia="en-CA"/>
              </w:rPr>
              <w:tab/>
            </w:r>
            <w:r>
              <w:rPr>
                <w:rStyle w:val="IndexLink"/>
              </w:rPr>
              <w:t>Data and Information Management</w:t>
            </w:r>
            <w:r>
              <w:rPr>
                <w:webHidden/>
              </w:rPr>
              <w:fldChar w:fldCharType="begin"/>
            </w:r>
            <w:r>
              <w:rPr>
                <w:webHidden/>
              </w:rPr>
              <w:instrText>PAGEREF _Toc20397828 \h</w:instrText>
            </w:r>
            <w:r>
              <w:rPr>
                <w:webHidden/>
              </w:rPr>
              <w:fldChar w:fldCharType="separate"/>
            </w:r>
            <w:r>
              <w:rPr>
                <w:rStyle w:val="IndexLink"/>
                <w:vanish w:val="false"/>
              </w:rPr>
              <w:tab/>
              <w:t>13</w:t>
            </w:r>
            <w:r>
              <w:rPr>
                <w:webHidden/>
              </w:rPr>
              <w:fldChar w:fldCharType="end"/>
            </w:r>
          </w:hyperlink>
        </w:p>
        <w:p>
          <w:pPr>
            <w:pStyle w:val="Contents3"/>
            <w:tabs>
              <w:tab w:val="left" w:pos="880" w:leader="none"/>
              <w:tab w:val="left" w:pos="6120" w:leader="none"/>
            </w:tabs>
            <w:rPr>
              <w:color w:val="auto"/>
              <w:sz w:val="22"/>
              <w:lang w:val="en-CA" w:eastAsia="en-CA"/>
            </w:rPr>
          </w:pPr>
          <w:hyperlink w:anchor="_Toc20397829">
            <w:r>
              <w:rPr>
                <w:webHidden/>
                <w:rStyle w:val="IndexLink"/>
                <w:vanish w:val="false"/>
              </w:rPr>
              <w:t>3.4.1.</w:t>
            </w:r>
            <w:r>
              <w:rPr>
                <w:rStyle w:val="IndexLink"/>
                <w:color w:val="auto"/>
                <w:sz w:val="22"/>
                <w:lang w:val="en-CA" w:eastAsia="en-CA"/>
              </w:rPr>
              <w:tab/>
            </w:r>
            <w:r>
              <w:rPr>
                <w:rStyle w:val="IndexLink"/>
              </w:rPr>
              <w:t>Information Classification</w:t>
            </w:r>
            <w:r>
              <w:rPr>
                <w:webHidden/>
              </w:rPr>
              <w:fldChar w:fldCharType="begin"/>
            </w:r>
            <w:r>
              <w:rPr>
                <w:webHidden/>
              </w:rPr>
              <w:instrText>PAGEREF _Toc20397829 \h</w:instrText>
            </w:r>
            <w:r>
              <w:rPr>
                <w:webHidden/>
              </w:rPr>
              <w:fldChar w:fldCharType="separate"/>
            </w:r>
            <w:r>
              <w:rPr>
                <w:rStyle w:val="IndexLink"/>
                <w:vanish w:val="false"/>
              </w:rPr>
              <w:tab/>
              <w:t>13</w:t>
            </w:r>
            <w:r>
              <w:rPr>
                <w:webHidden/>
              </w:rPr>
              <w:fldChar w:fldCharType="end"/>
            </w:r>
          </w:hyperlink>
        </w:p>
        <w:p>
          <w:pPr>
            <w:pStyle w:val="Contents3"/>
            <w:tabs>
              <w:tab w:val="left" w:pos="880" w:leader="none"/>
              <w:tab w:val="left" w:pos="6120" w:leader="none"/>
            </w:tabs>
            <w:rPr>
              <w:color w:val="auto"/>
              <w:sz w:val="22"/>
              <w:lang w:val="en-CA" w:eastAsia="en-CA"/>
            </w:rPr>
          </w:pPr>
          <w:hyperlink w:anchor="_Toc20397830">
            <w:r>
              <w:rPr>
                <w:webHidden/>
                <w:rStyle w:val="IndexLink"/>
                <w:vanish w:val="false"/>
              </w:rPr>
              <w:t>3.4.2.</w:t>
            </w:r>
            <w:r>
              <w:rPr>
                <w:rStyle w:val="IndexLink"/>
                <w:color w:val="auto"/>
                <w:sz w:val="22"/>
                <w:lang w:val="en-CA" w:eastAsia="en-CA"/>
              </w:rPr>
              <w:tab/>
            </w:r>
            <w:r>
              <w:rPr>
                <w:rStyle w:val="IndexLink"/>
              </w:rPr>
              <w:t>Data Ownership</w:t>
            </w:r>
            <w:r>
              <w:rPr>
                <w:webHidden/>
              </w:rPr>
              <w:fldChar w:fldCharType="begin"/>
            </w:r>
            <w:r>
              <w:rPr>
                <w:webHidden/>
              </w:rPr>
              <w:instrText>PAGEREF _Toc20397830 \h</w:instrText>
            </w:r>
            <w:r>
              <w:rPr>
                <w:webHidden/>
              </w:rPr>
              <w:fldChar w:fldCharType="separate"/>
            </w:r>
            <w:r>
              <w:rPr>
                <w:rStyle w:val="IndexLink"/>
                <w:vanish w:val="false"/>
              </w:rPr>
              <w:tab/>
              <w:t>13</w:t>
            </w:r>
            <w:r>
              <w:rPr>
                <w:webHidden/>
              </w:rPr>
              <w:fldChar w:fldCharType="end"/>
            </w:r>
          </w:hyperlink>
        </w:p>
        <w:p>
          <w:pPr>
            <w:pStyle w:val="Contents3"/>
            <w:tabs>
              <w:tab w:val="left" w:pos="880" w:leader="none"/>
              <w:tab w:val="left" w:pos="6120" w:leader="none"/>
            </w:tabs>
            <w:rPr>
              <w:color w:val="auto"/>
              <w:sz w:val="22"/>
              <w:lang w:val="en-CA" w:eastAsia="en-CA"/>
            </w:rPr>
          </w:pPr>
          <w:hyperlink w:anchor="_Toc20397831">
            <w:r>
              <w:rPr>
                <w:webHidden/>
                <w:rStyle w:val="IndexLink"/>
                <w:vanish w:val="false"/>
              </w:rPr>
              <w:t>3.4.3.</w:t>
            </w:r>
            <w:r>
              <w:rPr>
                <w:rStyle w:val="IndexLink"/>
                <w:color w:val="auto"/>
                <w:sz w:val="22"/>
                <w:lang w:val="en-CA" w:eastAsia="en-CA"/>
              </w:rPr>
              <w:tab/>
            </w:r>
            <w:r>
              <w:rPr>
                <w:rStyle w:val="IndexLink"/>
              </w:rPr>
              <w:t>Data Transmission</w:t>
            </w:r>
            <w:r>
              <w:rPr>
                <w:webHidden/>
              </w:rPr>
              <w:fldChar w:fldCharType="begin"/>
            </w:r>
            <w:r>
              <w:rPr>
                <w:webHidden/>
              </w:rPr>
              <w:instrText>PAGEREF _Toc20397831 \h</w:instrText>
            </w:r>
            <w:r>
              <w:rPr>
                <w:webHidden/>
              </w:rPr>
              <w:fldChar w:fldCharType="separate"/>
            </w:r>
            <w:r>
              <w:rPr>
                <w:rStyle w:val="IndexLink"/>
                <w:vanish w:val="false"/>
              </w:rPr>
              <w:tab/>
              <w:t>13</w:t>
            </w:r>
            <w:r>
              <w:rPr>
                <w:webHidden/>
              </w:rPr>
              <w:fldChar w:fldCharType="end"/>
            </w:r>
          </w:hyperlink>
        </w:p>
        <w:p>
          <w:pPr>
            <w:pStyle w:val="Contents3"/>
            <w:tabs>
              <w:tab w:val="left" w:pos="880" w:leader="none"/>
              <w:tab w:val="left" w:pos="6120" w:leader="none"/>
            </w:tabs>
            <w:rPr>
              <w:color w:val="auto"/>
              <w:sz w:val="22"/>
              <w:lang w:val="en-CA" w:eastAsia="en-CA"/>
            </w:rPr>
          </w:pPr>
          <w:hyperlink w:anchor="_Toc20397832">
            <w:r>
              <w:rPr>
                <w:webHidden/>
                <w:rStyle w:val="IndexLink"/>
                <w:vanish w:val="false"/>
              </w:rPr>
              <w:t>3.4.4.</w:t>
            </w:r>
            <w:r>
              <w:rPr>
                <w:rStyle w:val="IndexLink"/>
                <w:color w:val="auto"/>
                <w:sz w:val="22"/>
                <w:lang w:val="en-CA" w:eastAsia="en-CA"/>
              </w:rPr>
              <w:tab/>
            </w:r>
            <w:r>
              <w:rPr>
                <w:rStyle w:val="IndexLink"/>
              </w:rPr>
              <w:t>Data Integration</w:t>
            </w:r>
            <w:r>
              <w:rPr>
                <w:webHidden/>
              </w:rPr>
              <w:fldChar w:fldCharType="begin"/>
            </w:r>
            <w:r>
              <w:rPr>
                <w:webHidden/>
              </w:rPr>
              <w:instrText>PAGEREF _Toc20397832 \h</w:instrText>
            </w:r>
            <w:r>
              <w:rPr>
                <w:webHidden/>
              </w:rPr>
              <w:fldChar w:fldCharType="separate"/>
            </w:r>
            <w:r>
              <w:rPr>
                <w:rStyle w:val="IndexLink"/>
                <w:vanish w:val="false"/>
              </w:rPr>
              <w:tab/>
              <w:t>13</w:t>
            </w:r>
            <w:r>
              <w:rPr>
                <w:webHidden/>
              </w:rPr>
              <w:fldChar w:fldCharType="end"/>
            </w:r>
          </w:hyperlink>
        </w:p>
        <w:p>
          <w:pPr>
            <w:pStyle w:val="Contents3"/>
            <w:tabs>
              <w:tab w:val="left" w:pos="880" w:leader="none"/>
              <w:tab w:val="left" w:pos="6120" w:leader="none"/>
            </w:tabs>
            <w:rPr>
              <w:color w:val="auto"/>
              <w:sz w:val="22"/>
              <w:lang w:val="en-CA" w:eastAsia="en-CA"/>
            </w:rPr>
          </w:pPr>
          <w:hyperlink w:anchor="_Toc20397833">
            <w:r>
              <w:rPr>
                <w:webHidden/>
                <w:rStyle w:val="IndexLink"/>
                <w:vanish w:val="false"/>
              </w:rPr>
              <w:t>3.4.5.</w:t>
            </w:r>
            <w:r>
              <w:rPr>
                <w:rStyle w:val="IndexLink"/>
                <w:color w:val="auto"/>
                <w:sz w:val="22"/>
                <w:lang w:val="en-CA" w:eastAsia="en-CA"/>
              </w:rPr>
              <w:tab/>
            </w:r>
            <w:r>
              <w:rPr>
                <w:rStyle w:val="IndexLink"/>
              </w:rPr>
              <w:t>Data Storage Backup</w:t>
            </w:r>
            <w:r>
              <w:rPr>
                <w:webHidden/>
              </w:rPr>
              <w:fldChar w:fldCharType="begin"/>
            </w:r>
            <w:r>
              <w:rPr>
                <w:webHidden/>
              </w:rPr>
              <w:instrText>PAGEREF _Toc20397833 \h</w:instrText>
            </w:r>
            <w:r>
              <w:rPr>
                <w:webHidden/>
              </w:rPr>
              <w:fldChar w:fldCharType="separate"/>
            </w:r>
            <w:r>
              <w:rPr>
                <w:rStyle w:val="IndexLink"/>
                <w:vanish w:val="false"/>
              </w:rPr>
              <w:tab/>
              <w:t>13</w:t>
            </w:r>
            <w:r>
              <w:rPr>
                <w:webHidden/>
              </w:rPr>
              <w:fldChar w:fldCharType="end"/>
            </w:r>
          </w:hyperlink>
        </w:p>
        <w:p>
          <w:pPr>
            <w:pStyle w:val="Contents3"/>
            <w:tabs>
              <w:tab w:val="left" w:pos="880" w:leader="none"/>
              <w:tab w:val="left" w:pos="6120" w:leader="none"/>
            </w:tabs>
            <w:rPr>
              <w:color w:val="auto"/>
              <w:sz w:val="22"/>
              <w:lang w:val="en-CA" w:eastAsia="en-CA"/>
            </w:rPr>
          </w:pPr>
          <w:hyperlink w:anchor="_Toc20397834">
            <w:r>
              <w:rPr>
                <w:webHidden/>
                <w:rStyle w:val="IndexLink"/>
                <w:vanish w:val="false"/>
              </w:rPr>
              <w:t>3.4.6.</w:t>
            </w:r>
            <w:r>
              <w:rPr>
                <w:rStyle w:val="IndexLink"/>
                <w:color w:val="auto"/>
                <w:sz w:val="22"/>
                <w:lang w:val="en-CA" w:eastAsia="en-CA"/>
              </w:rPr>
              <w:tab/>
            </w:r>
            <w:r>
              <w:rPr>
                <w:rStyle w:val="IndexLink"/>
              </w:rPr>
              <w:t>Data Retention</w:t>
            </w:r>
            <w:r>
              <w:rPr>
                <w:webHidden/>
              </w:rPr>
              <w:fldChar w:fldCharType="begin"/>
            </w:r>
            <w:r>
              <w:rPr>
                <w:webHidden/>
              </w:rPr>
              <w:instrText>PAGEREF _Toc20397834 \h</w:instrText>
            </w:r>
            <w:r>
              <w:rPr>
                <w:webHidden/>
              </w:rPr>
              <w:fldChar w:fldCharType="separate"/>
            </w:r>
            <w:r>
              <w:rPr>
                <w:rStyle w:val="IndexLink"/>
                <w:vanish w:val="false"/>
              </w:rPr>
              <w:tab/>
              <w:t>14</w:t>
            </w:r>
            <w:r>
              <w:rPr>
                <w:webHidden/>
              </w:rPr>
              <w:fldChar w:fldCharType="end"/>
            </w:r>
          </w:hyperlink>
        </w:p>
        <w:p>
          <w:pPr>
            <w:pStyle w:val="Contents3"/>
            <w:tabs>
              <w:tab w:val="left" w:pos="880" w:leader="none"/>
              <w:tab w:val="left" w:pos="6120" w:leader="none"/>
            </w:tabs>
            <w:rPr>
              <w:color w:val="auto"/>
              <w:sz w:val="22"/>
              <w:lang w:val="en-CA" w:eastAsia="en-CA"/>
            </w:rPr>
          </w:pPr>
          <w:hyperlink w:anchor="_Toc20397835">
            <w:r>
              <w:rPr>
                <w:webHidden/>
                <w:rStyle w:val="IndexLink"/>
                <w:vanish w:val="false"/>
              </w:rPr>
              <w:t>3.4.7.</w:t>
            </w:r>
            <w:r>
              <w:rPr>
                <w:rStyle w:val="IndexLink"/>
                <w:color w:val="auto"/>
                <w:sz w:val="22"/>
                <w:lang w:val="en-CA" w:eastAsia="en-CA"/>
              </w:rPr>
              <w:tab/>
            </w:r>
            <w:r>
              <w:rPr>
                <w:rStyle w:val="IndexLink"/>
              </w:rPr>
              <w:t>Information Sharing</w:t>
            </w:r>
            <w:r>
              <w:rPr>
                <w:webHidden/>
              </w:rPr>
              <w:fldChar w:fldCharType="begin"/>
            </w:r>
            <w:r>
              <w:rPr>
                <w:webHidden/>
              </w:rPr>
              <w:instrText>PAGEREF _Toc20397835 \h</w:instrText>
            </w:r>
            <w:r>
              <w:rPr>
                <w:webHidden/>
              </w:rPr>
              <w:fldChar w:fldCharType="separate"/>
            </w:r>
            <w:r>
              <w:rPr>
                <w:rStyle w:val="IndexLink"/>
                <w:vanish w:val="false"/>
              </w:rPr>
              <w:tab/>
              <w:t>14</w:t>
            </w:r>
            <w:r>
              <w:rPr>
                <w:webHidden/>
              </w:rPr>
              <w:fldChar w:fldCharType="end"/>
            </w:r>
          </w:hyperlink>
        </w:p>
        <w:p>
          <w:pPr>
            <w:pStyle w:val="Contents1"/>
            <w:tabs>
              <w:tab w:val="left" w:pos="432" w:leader="none"/>
              <w:tab w:val="left" w:pos="6120" w:leader="none"/>
            </w:tabs>
            <w:rPr>
              <w:color w:val="auto"/>
              <w:lang w:val="en-CA" w:eastAsia="en-CA"/>
            </w:rPr>
          </w:pPr>
          <w:hyperlink w:anchor="_Toc20397836">
            <w:r>
              <w:rPr>
                <w:webHidden/>
                <w:rStyle w:val="IndexLink"/>
                <w:vanish w:val="false"/>
              </w:rPr>
              <w:t>4.</w:t>
            </w:r>
            <w:r>
              <w:rPr>
                <w:rStyle w:val="IndexLink"/>
                <w:color w:val="auto"/>
                <w:lang w:val="en-CA" w:eastAsia="en-CA"/>
              </w:rPr>
              <w:tab/>
            </w:r>
            <w:r>
              <w:rPr>
                <w:rStyle w:val="IndexLink"/>
              </w:rPr>
              <w:t>Appendix A. Definitions</w:t>
            </w:r>
            <w:r>
              <w:rPr>
                <w:webHidden/>
              </w:rPr>
              <w:fldChar w:fldCharType="begin"/>
            </w:r>
            <w:r>
              <w:rPr>
                <w:webHidden/>
              </w:rPr>
              <w:instrText>PAGEREF _Toc20397836 \h</w:instrText>
            </w:r>
            <w:r>
              <w:rPr>
                <w:webHidden/>
              </w:rPr>
              <w:fldChar w:fldCharType="separate"/>
            </w:r>
            <w:r>
              <w:rPr>
                <w:rStyle w:val="IndexLink"/>
                <w:vanish w:val="false"/>
              </w:rPr>
              <w:tab/>
              <w:t>16</w:t>
            </w:r>
            <w:r>
              <w:rPr>
                <w:webHidden/>
              </w:rPr>
              <w:fldChar w:fldCharType="end"/>
            </w:r>
          </w:hyperlink>
        </w:p>
        <w:p>
          <w:pPr>
            <w:pStyle w:val="Contents2"/>
            <w:rPr>
              <w:b w:val="false"/>
              <w:b w:val="false"/>
              <w:color w:val="auto"/>
              <w:sz w:val="22"/>
              <w:lang w:val="en-CA" w:eastAsia="en-CA"/>
            </w:rPr>
          </w:pPr>
          <w:hyperlink w:anchor="_Toc20397837">
            <w:r>
              <w:rPr>
                <w:webHidden/>
              </w:rPr>
              <w:fldChar w:fldCharType="begin"/>
            </w:r>
            <w:r>
              <w:rPr>
                <w:webHidden/>
              </w:rPr>
              <w:instrText>PAGEREF _Toc20397837 \h</w:instrText>
            </w:r>
            <w:r>
              <w:rPr>
                <w:webHidden/>
              </w:rPr>
              <w:fldChar w:fldCharType="separate"/>
            </w:r>
            <w:r>
              <w:rPr>
                <w:webHidden/>
                <w:rStyle w:val="IndexLink"/>
                <w:vanish w:val="false"/>
              </w:rPr>
              <w:t>Cloud Service Models</w:t>
              <w:tab/>
              <w:t>16</w:t>
            </w:r>
            <w:r>
              <w:rPr>
                <w:webHidden/>
              </w:rPr>
              <w:fldChar w:fldCharType="end"/>
            </w:r>
          </w:hyperlink>
        </w:p>
        <w:p>
          <w:pPr>
            <w:pStyle w:val="Contents3"/>
            <w:tabs>
              <w:tab w:val="left" w:pos="880" w:leader="none"/>
              <w:tab w:val="left" w:pos="6120" w:leader="none"/>
            </w:tabs>
            <w:rPr>
              <w:color w:val="auto"/>
              <w:sz w:val="22"/>
              <w:lang w:val="en-CA" w:eastAsia="en-CA"/>
            </w:rPr>
          </w:pPr>
          <w:hyperlink w:anchor="_Toc20397838">
            <w:r>
              <w:rPr>
                <w:webHidden/>
                <w:rStyle w:val="IndexLink"/>
                <w:vanish w:val="false"/>
              </w:rPr>
              <w:t>4.1.1.</w:t>
            </w:r>
            <w:r>
              <w:rPr>
                <w:rStyle w:val="IndexLink"/>
                <w:color w:val="auto"/>
                <w:sz w:val="22"/>
                <w:lang w:val="en-CA" w:eastAsia="en-CA"/>
              </w:rPr>
              <w:tab/>
            </w:r>
            <w:r>
              <w:rPr>
                <w:rStyle w:val="IndexLink"/>
              </w:rPr>
              <w:t>Infrastructure as a Service</w:t>
            </w:r>
            <w:r>
              <w:rPr>
                <w:webHidden/>
              </w:rPr>
              <w:fldChar w:fldCharType="begin"/>
            </w:r>
            <w:r>
              <w:rPr>
                <w:webHidden/>
              </w:rPr>
              <w:instrText>PAGEREF _Toc20397838 \h</w:instrText>
            </w:r>
            <w:r>
              <w:rPr>
                <w:webHidden/>
              </w:rPr>
              <w:fldChar w:fldCharType="separate"/>
            </w:r>
            <w:r>
              <w:rPr>
                <w:rStyle w:val="IndexLink"/>
                <w:vanish w:val="false"/>
              </w:rPr>
              <w:tab/>
              <w:t>16</w:t>
            </w:r>
            <w:r>
              <w:rPr>
                <w:webHidden/>
              </w:rPr>
              <w:fldChar w:fldCharType="end"/>
            </w:r>
          </w:hyperlink>
        </w:p>
        <w:p>
          <w:pPr>
            <w:pStyle w:val="Contents3"/>
            <w:tabs>
              <w:tab w:val="left" w:pos="880" w:leader="none"/>
              <w:tab w:val="left" w:pos="6120" w:leader="none"/>
            </w:tabs>
            <w:rPr>
              <w:color w:val="auto"/>
              <w:sz w:val="22"/>
              <w:lang w:val="en-CA" w:eastAsia="en-CA"/>
            </w:rPr>
          </w:pPr>
          <w:hyperlink w:anchor="_Toc20397839">
            <w:r>
              <w:rPr>
                <w:webHidden/>
                <w:rStyle w:val="IndexLink"/>
                <w:vanish w:val="false"/>
              </w:rPr>
              <w:t>4.1.2.</w:t>
            </w:r>
            <w:r>
              <w:rPr>
                <w:rStyle w:val="IndexLink"/>
                <w:color w:val="auto"/>
                <w:sz w:val="22"/>
                <w:lang w:val="en-CA" w:eastAsia="en-CA"/>
              </w:rPr>
              <w:tab/>
            </w:r>
            <w:r>
              <w:rPr>
                <w:rStyle w:val="IndexLink"/>
              </w:rPr>
              <w:t>Platform as a Service</w:t>
            </w:r>
            <w:r>
              <w:rPr>
                <w:webHidden/>
              </w:rPr>
              <w:fldChar w:fldCharType="begin"/>
            </w:r>
            <w:r>
              <w:rPr>
                <w:webHidden/>
              </w:rPr>
              <w:instrText>PAGEREF _Toc20397839 \h</w:instrText>
            </w:r>
            <w:r>
              <w:rPr>
                <w:webHidden/>
              </w:rPr>
              <w:fldChar w:fldCharType="separate"/>
            </w:r>
            <w:r>
              <w:rPr>
                <w:rStyle w:val="IndexLink"/>
                <w:vanish w:val="false"/>
              </w:rPr>
              <w:tab/>
              <w:t>16</w:t>
            </w:r>
            <w:r>
              <w:rPr>
                <w:webHidden/>
              </w:rPr>
              <w:fldChar w:fldCharType="end"/>
            </w:r>
          </w:hyperlink>
        </w:p>
        <w:p>
          <w:pPr>
            <w:pStyle w:val="Contents3"/>
            <w:tabs>
              <w:tab w:val="left" w:pos="880" w:leader="none"/>
              <w:tab w:val="left" w:pos="6120" w:leader="none"/>
            </w:tabs>
            <w:rPr>
              <w:color w:val="auto"/>
              <w:sz w:val="22"/>
              <w:lang w:val="en-CA" w:eastAsia="en-CA"/>
            </w:rPr>
          </w:pPr>
          <w:hyperlink w:anchor="_Toc20397840">
            <w:r>
              <w:rPr>
                <w:webHidden/>
                <w:rStyle w:val="IndexLink"/>
                <w:vanish w:val="false"/>
              </w:rPr>
              <w:t>4.1.3.</w:t>
            </w:r>
            <w:r>
              <w:rPr>
                <w:rStyle w:val="IndexLink"/>
                <w:color w:val="auto"/>
                <w:sz w:val="22"/>
                <w:lang w:val="en-CA" w:eastAsia="en-CA"/>
              </w:rPr>
              <w:tab/>
            </w:r>
            <w:r>
              <w:rPr>
                <w:rStyle w:val="IndexLink"/>
              </w:rPr>
              <w:t>Software as a Service</w:t>
            </w:r>
            <w:r>
              <w:rPr>
                <w:webHidden/>
              </w:rPr>
              <w:fldChar w:fldCharType="begin"/>
            </w:r>
            <w:r>
              <w:rPr>
                <w:webHidden/>
              </w:rPr>
              <w:instrText>PAGEREF _Toc20397840 \h</w:instrText>
            </w:r>
            <w:r>
              <w:rPr>
                <w:webHidden/>
              </w:rPr>
              <w:fldChar w:fldCharType="separate"/>
            </w:r>
            <w:r>
              <w:rPr>
                <w:rStyle w:val="IndexLink"/>
                <w:vanish w:val="false"/>
              </w:rPr>
              <w:tab/>
              <w:t>16</w:t>
            </w:r>
            <w:r>
              <w:rPr>
                <w:webHidden/>
              </w:rPr>
              <w:fldChar w:fldCharType="end"/>
            </w:r>
          </w:hyperlink>
        </w:p>
        <w:p>
          <w:pPr>
            <w:pStyle w:val="Contents2"/>
            <w:rPr>
              <w:b w:val="false"/>
              <w:b w:val="false"/>
              <w:color w:val="auto"/>
              <w:sz w:val="22"/>
              <w:lang w:val="en-CA" w:eastAsia="en-CA"/>
            </w:rPr>
          </w:pPr>
          <w:hyperlink w:anchor="_Toc20397841">
            <w:r>
              <w:rPr>
                <w:webHidden/>
              </w:rPr>
              <w:fldChar w:fldCharType="begin"/>
            </w:r>
            <w:r>
              <w:rPr>
                <w:webHidden/>
              </w:rPr>
              <w:instrText>PAGEREF _Toc20397841 \h</w:instrText>
            </w:r>
            <w:r>
              <w:rPr>
                <w:webHidden/>
              </w:rPr>
              <w:fldChar w:fldCharType="separate"/>
            </w:r>
            <w:r>
              <w:rPr>
                <w:webHidden/>
                <w:rStyle w:val="IndexLink"/>
                <w:vanish w:val="false"/>
              </w:rPr>
              <w:t>Benefits and Trade-Offs and Cloud Service Models</w:t>
              <w:tab/>
              <w:t>17</w:t>
            </w:r>
            <w:r>
              <w:rPr>
                <w:webHidden/>
              </w:rPr>
              <w:fldChar w:fldCharType="end"/>
            </w:r>
          </w:hyperlink>
        </w:p>
        <w:p>
          <w:pPr>
            <w:pStyle w:val="Contents2"/>
            <w:rPr>
              <w:b w:val="false"/>
              <w:b w:val="false"/>
              <w:color w:val="auto"/>
              <w:sz w:val="22"/>
              <w:lang w:val="en-CA" w:eastAsia="en-CA"/>
            </w:rPr>
          </w:pPr>
          <w:hyperlink w:anchor="_Toc20397842">
            <w:r>
              <w:rPr>
                <w:webHidden/>
              </w:rPr>
              <w:fldChar w:fldCharType="begin"/>
            </w:r>
            <w:r>
              <w:rPr>
                <w:webHidden/>
              </w:rPr>
              <w:instrText>PAGEREF _Toc20397842 \h</w:instrText>
            </w:r>
            <w:r>
              <w:rPr>
                <w:webHidden/>
              </w:rPr>
              <w:fldChar w:fldCharType="separate"/>
            </w:r>
            <w:r>
              <w:rPr>
                <w:webHidden/>
                <w:rStyle w:val="IndexLink"/>
                <w:vanish w:val="false"/>
              </w:rPr>
              <w:t>Cloud Deployment Models</w:t>
              <w:tab/>
              <w:t>17</w:t>
            </w:r>
            <w:r>
              <w:rPr>
                <w:webHidden/>
              </w:rPr>
              <w:fldChar w:fldCharType="end"/>
            </w:r>
          </w:hyperlink>
          <w:r>
            <w:rPr>
              <w:rStyle w:val="IndexLink"/>
              <w:vanish w:val="false"/>
            </w:rPr>
            <w:fldChar w:fldCharType="end"/>
          </w:r>
        </w:p>
      </w:sdtContent>
    </w:sdt>
    <w:p>
      <w:pPr>
        <w:sectPr>
          <w:headerReference w:type="default" r:id="rId5"/>
          <w:footerReference w:type="default" r:id="rId6"/>
          <w:type w:val="nextPage"/>
          <w:pgSz w:w="12240" w:h="15840"/>
          <w:pgMar w:left="1080" w:right="1080" w:header="720" w:top="1080" w:footer="720" w:bottom="1080" w:gutter="0"/>
          <w:pgNumType w:fmt="decimal"/>
          <w:formProt w:val="false"/>
          <w:textDirection w:val="lrTb"/>
          <w:docGrid w:type="default" w:linePitch="360" w:charSpace="4096"/>
        </w:sectPr>
        <w:pStyle w:val="Normal"/>
        <w:widowControl/>
        <w:bidi w:val="0"/>
        <w:spacing w:lineRule="auto" w:line="276" w:before="0" w:after="200"/>
        <w:jc w:val="left"/>
        <w:rPr/>
      </w:pPr>
      <w:r>
        <w:rPr/>
      </w:r>
    </w:p>
    <w:p>
      <w:pPr>
        <w:pStyle w:val="Normal"/>
        <w:rPr>
          <w:rFonts w:cs="Calibri" w:cstheme="minorHAnsi"/>
          <w:color w:val="808474" w:themeColor="accent6" w:themeShade="bf"/>
          <w:spacing w:val="-5"/>
          <w:sz w:val="20"/>
          <w:szCs w:val="20"/>
        </w:rPr>
      </w:pPr>
      <w:r>
        <w:rPr>
          <w:rFonts w:cs="Calibri" w:cstheme="minorHAnsi"/>
          <w:color w:val="808474" w:themeColor="accent6" w:themeShade="bf"/>
          <w:spacing w:val="-5"/>
          <w:sz w:val="20"/>
          <w:szCs w:val="20"/>
        </w:rPr>
      </w:r>
      <w:bookmarkStart w:id="2" w:name="_Toc379182382"/>
      <w:bookmarkStart w:id="3" w:name="_Toc379183389"/>
      <w:bookmarkStart w:id="4" w:name="_Toc379182382"/>
      <w:bookmarkStart w:id="5" w:name="_Toc379183389"/>
      <w:bookmarkEnd w:id="4"/>
      <w:bookmarkEnd w:id="5"/>
    </w:p>
    <w:p>
      <w:pPr>
        <w:pStyle w:val="NoSpacing"/>
        <w:rPr>
          <w:rFonts w:ascii="Calibri" w:hAnsi="Calibri" w:cs="Calibri" w:asciiTheme="minorHAnsi" w:cstheme="minorHAnsi" w:hAnsiTheme="minorHAnsi"/>
          <w:b/>
          <w:b/>
          <w:color w:val="009AA6"/>
          <w:sz w:val="20"/>
          <w:szCs w:val="20"/>
        </w:rPr>
      </w:pPr>
      <w:r>
        <w:rPr>
          <w:rFonts w:cs="Calibri" w:cstheme="minorHAnsi"/>
          <w:b/>
          <w:color w:val="009AA6"/>
          <w:sz w:val="20"/>
          <w:szCs w:val="20"/>
        </w:rPr>
        <w:t>DOCUMENT APPROVALS &amp; REVISION RECORD</w:t>
      </w:r>
    </w:p>
    <w:p>
      <w:pPr>
        <w:pStyle w:val="NoSpacing"/>
        <w:rPr>
          <w:rFonts w:ascii="Calibri" w:hAnsi="Calibri" w:cs="Calibri" w:asciiTheme="minorHAnsi" w:cstheme="minorHAnsi" w:hAnsiTheme="minorHAnsi"/>
          <w:b/>
          <w:b/>
          <w:sz w:val="20"/>
          <w:szCs w:val="20"/>
        </w:rPr>
      </w:pPr>
      <w:r>
        <w:rPr>
          <w:rFonts w:cs="Calibri" w:cstheme="minorHAnsi"/>
          <w:b/>
          <w:sz w:val="20"/>
          <w:szCs w:val="20"/>
        </w:rPr>
        <w:t xml:space="preserve"> </w:t>
      </w:r>
      <w:r>
        <w:rPr>
          <w:rFonts w:cs="Calibri" w:cstheme="minorHAnsi"/>
          <w:b/>
          <w:sz w:val="20"/>
          <w:szCs w:val="20"/>
        </w:rPr>
        <w:tab/>
      </w:r>
    </w:p>
    <w:tbl>
      <w:tblPr>
        <w:tblW w:w="9561" w:type="dxa"/>
        <w:jc w:val="left"/>
        <w:tblInd w:w="0" w:type="dxa"/>
        <w:tblCellMar>
          <w:top w:w="0" w:type="dxa"/>
          <w:left w:w="108" w:type="dxa"/>
          <w:bottom w:w="0" w:type="dxa"/>
          <w:right w:w="108" w:type="dxa"/>
        </w:tblCellMar>
        <w:tblLook w:val="0600" w:noHBand="1" w:noVBand="1" w:firstColumn="0" w:lastRow="0" w:lastColumn="0" w:firstRow="0"/>
      </w:tblPr>
      <w:tblGrid>
        <w:gridCol w:w="1368"/>
        <w:gridCol w:w="1854"/>
        <w:gridCol w:w="2113"/>
        <w:gridCol w:w="2113"/>
        <w:gridCol w:w="2113"/>
      </w:tblGrid>
      <w:tr>
        <w:trPr>
          <w:trHeight w:val="494" w:hRule="atLeast"/>
        </w:trPr>
        <w:tc>
          <w:tcPr>
            <w:tcW w:w="1368" w:type="dxa"/>
            <w:tcBorders>
              <w:top w:val="single" w:sz="18" w:space="0" w:color="FFFFFF"/>
              <w:left w:val="single" w:sz="18" w:space="0" w:color="FFFFFF"/>
              <w:bottom w:val="single" w:sz="18" w:space="0" w:color="FFFFFF"/>
              <w:right w:val="single" w:sz="18" w:space="0" w:color="FFFFFF"/>
            </w:tcBorders>
            <w:shd w:color="auto" w:fill="808474" w:val="clear"/>
          </w:tcPr>
          <w:p>
            <w:pPr>
              <w:pStyle w:val="Normal"/>
              <w:spacing w:before="0" w:after="200"/>
              <w:rPr>
                <w:rFonts w:ascii="Calibri" w:hAnsi="Calibri" w:cs="Calibri" w:asciiTheme="majorHAnsi" w:cstheme="majorHAnsi" w:hAnsiTheme="majorHAnsi"/>
                <w:b/>
                <w:b/>
                <w:color w:val="FFFFFF" w:themeColor="background1"/>
                <w:sz w:val="20"/>
                <w:szCs w:val="20"/>
              </w:rPr>
            </w:pPr>
            <w:r>
              <w:rPr>
                <w:rFonts w:cs="Calibri" w:cstheme="majorHAnsi"/>
                <w:b/>
                <w:color w:val="FFFFFF" w:themeColor="background1"/>
                <w:sz w:val="20"/>
                <w:szCs w:val="20"/>
              </w:rPr>
              <w:t>Revision</w:t>
            </w:r>
          </w:p>
        </w:tc>
        <w:tc>
          <w:tcPr>
            <w:tcW w:w="1854" w:type="dxa"/>
            <w:tcBorders>
              <w:top w:val="single" w:sz="18" w:space="0" w:color="FFFFFF"/>
              <w:left w:val="single" w:sz="18" w:space="0" w:color="FFFFFF"/>
              <w:bottom w:val="single" w:sz="18" w:space="0" w:color="FFFFFF"/>
              <w:right w:val="single" w:sz="18" w:space="0" w:color="FFFFFF"/>
            </w:tcBorders>
            <w:shd w:color="auto" w:fill="808474" w:val="clear"/>
          </w:tcPr>
          <w:p>
            <w:pPr>
              <w:pStyle w:val="Normal"/>
              <w:spacing w:before="0" w:after="200"/>
              <w:rPr>
                <w:rFonts w:ascii="Calibri" w:hAnsi="Calibri" w:cs="Calibri" w:asciiTheme="majorHAnsi" w:cstheme="majorHAnsi" w:hAnsiTheme="majorHAnsi"/>
                <w:b/>
                <w:b/>
                <w:color w:val="FFFFFF" w:themeColor="background1"/>
                <w:sz w:val="20"/>
                <w:szCs w:val="20"/>
              </w:rPr>
            </w:pPr>
            <w:r>
              <w:rPr>
                <w:rFonts w:cs="Calibri" w:cstheme="majorHAnsi"/>
                <w:b/>
                <w:color w:val="FFFFFF" w:themeColor="background1"/>
                <w:sz w:val="20"/>
                <w:szCs w:val="20"/>
              </w:rPr>
              <w:t>Reviewed by</w:t>
            </w:r>
          </w:p>
        </w:tc>
        <w:tc>
          <w:tcPr>
            <w:tcW w:w="2113" w:type="dxa"/>
            <w:tcBorders>
              <w:top w:val="single" w:sz="18" w:space="0" w:color="FFFFFF"/>
              <w:left w:val="single" w:sz="18" w:space="0" w:color="FFFFFF"/>
              <w:bottom w:val="single" w:sz="18" w:space="0" w:color="FFFFFF"/>
              <w:right w:val="single" w:sz="18" w:space="0" w:color="FFFFFF"/>
            </w:tcBorders>
            <w:shd w:color="auto" w:fill="808474" w:val="clear"/>
          </w:tcPr>
          <w:p>
            <w:pPr>
              <w:pStyle w:val="Normal"/>
              <w:spacing w:before="0" w:after="200"/>
              <w:rPr>
                <w:rFonts w:ascii="Calibri" w:hAnsi="Calibri" w:cs="Calibri" w:asciiTheme="majorHAnsi" w:cstheme="majorHAnsi" w:hAnsiTheme="majorHAnsi"/>
                <w:b/>
                <w:b/>
                <w:color w:val="FFFFFF" w:themeColor="background1"/>
                <w:sz w:val="20"/>
                <w:szCs w:val="20"/>
              </w:rPr>
            </w:pPr>
            <w:r>
              <w:rPr>
                <w:rFonts w:cs="Calibri" w:cstheme="majorHAnsi"/>
                <w:b/>
                <w:color w:val="FFFFFF" w:themeColor="background1"/>
                <w:sz w:val="20"/>
                <w:szCs w:val="20"/>
              </w:rPr>
              <w:t>Endorsed by</w:t>
            </w:r>
          </w:p>
        </w:tc>
        <w:tc>
          <w:tcPr>
            <w:tcW w:w="2113" w:type="dxa"/>
            <w:tcBorders>
              <w:top w:val="single" w:sz="18" w:space="0" w:color="FFFFFF"/>
              <w:left w:val="single" w:sz="18" w:space="0" w:color="FFFFFF"/>
              <w:bottom w:val="single" w:sz="18" w:space="0" w:color="FFFFFF"/>
              <w:right w:val="single" w:sz="18" w:space="0" w:color="FFFFFF"/>
            </w:tcBorders>
            <w:shd w:color="auto" w:fill="808474" w:val="clear"/>
          </w:tcPr>
          <w:p>
            <w:pPr>
              <w:pStyle w:val="Normal"/>
              <w:spacing w:before="0" w:after="200"/>
              <w:rPr>
                <w:rFonts w:ascii="Calibri" w:hAnsi="Calibri" w:cs="Calibri" w:asciiTheme="majorHAnsi" w:cstheme="majorHAnsi" w:hAnsiTheme="majorHAnsi"/>
                <w:b/>
                <w:b/>
                <w:color w:val="FFFFFF" w:themeColor="background1"/>
                <w:sz w:val="20"/>
                <w:szCs w:val="20"/>
              </w:rPr>
            </w:pPr>
            <w:r>
              <w:rPr>
                <w:rFonts w:cs="Calibri" w:cstheme="majorHAnsi"/>
                <w:b/>
                <w:color w:val="FFFFFF" w:themeColor="background1"/>
                <w:sz w:val="20"/>
                <w:szCs w:val="20"/>
              </w:rPr>
              <w:t>Approved By</w:t>
            </w:r>
          </w:p>
        </w:tc>
        <w:tc>
          <w:tcPr>
            <w:tcW w:w="2113" w:type="dxa"/>
            <w:tcBorders>
              <w:top w:val="single" w:sz="18" w:space="0" w:color="FFFFFF"/>
              <w:left w:val="single" w:sz="18" w:space="0" w:color="FFFFFF"/>
              <w:bottom w:val="single" w:sz="18" w:space="0" w:color="FFFFFF"/>
              <w:right w:val="single" w:sz="18" w:space="0" w:color="FFFFFF"/>
            </w:tcBorders>
            <w:shd w:color="auto" w:fill="808474" w:val="clear"/>
          </w:tcPr>
          <w:p>
            <w:pPr>
              <w:pStyle w:val="Normal"/>
              <w:spacing w:before="0" w:after="200"/>
              <w:rPr>
                <w:rFonts w:ascii="Calibri" w:hAnsi="Calibri" w:cs="Calibri" w:asciiTheme="majorHAnsi" w:cstheme="majorHAnsi" w:hAnsiTheme="majorHAnsi"/>
                <w:b/>
                <w:b/>
                <w:color w:val="FFFFFF" w:themeColor="background1"/>
                <w:sz w:val="20"/>
                <w:szCs w:val="20"/>
              </w:rPr>
            </w:pPr>
            <w:r>
              <w:rPr>
                <w:rFonts w:cs="Calibri" w:cstheme="majorHAnsi"/>
                <w:b/>
                <w:color w:val="FFFFFF" w:themeColor="background1"/>
                <w:sz w:val="20"/>
                <w:szCs w:val="20"/>
              </w:rPr>
              <w:t>Date</w:t>
            </w:r>
          </w:p>
        </w:tc>
      </w:tr>
      <w:tr>
        <w:trPr>
          <w:trHeight w:val="251" w:hRule="atLeast"/>
        </w:trPr>
        <w:tc>
          <w:tcPr>
            <w:tcW w:w="1368"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0</w:t>
            </w:r>
          </w:p>
        </w:tc>
        <w:tc>
          <w:tcPr>
            <w:tcW w:w="1854"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asciiTheme="minorHAnsi" w:hAnsiTheme="minorHAnsi"/>
                <w:sz w:val="20"/>
                <w:lang w:val="es-ES"/>
              </w:rPr>
            </w:pPr>
            <w:r>
              <w:rPr>
                <w:rFonts w:asciiTheme="minorHAnsi" w:hAnsiTheme="minorHAnsi"/>
                <w:sz w:val="20"/>
                <w:lang w:val="es-ES"/>
              </w:rPr>
              <w:t>Jose F. Huesca  Reinhardt Tonn</w:t>
            </w:r>
          </w:p>
        </w:tc>
        <w:tc>
          <w:tcPr>
            <w:tcW w:w="2113"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asciiTheme="minorHAnsi" w:hAnsiTheme="minorHAnsi"/>
                <w:sz w:val="20"/>
                <w:lang w:val="es-ES"/>
              </w:rPr>
            </w:pPr>
            <w:r>
              <w:rPr>
                <w:rFonts w:asciiTheme="minorHAnsi" w:hAnsiTheme="minorHAnsi"/>
                <w:sz w:val="20"/>
                <w:lang w:val="es-ES"/>
              </w:rPr>
            </w:r>
          </w:p>
        </w:tc>
        <w:tc>
          <w:tcPr>
            <w:tcW w:w="2113"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asciiTheme="minorHAnsi" w:hAnsiTheme="minorHAnsi"/>
                <w:sz w:val="20"/>
                <w:lang w:val="es-ES"/>
              </w:rPr>
            </w:pPr>
            <w:r>
              <w:rPr>
                <w:rFonts w:asciiTheme="minorHAnsi" w:hAnsiTheme="minorHAnsi"/>
                <w:sz w:val="20"/>
                <w:lang w:val="es-ES"/>
              </w:rPr>
            </w:r>
          </w:p>
        </w:tc>
        <w:tc>
          <w:tcPr>
            <w:tcW w:w="2113"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18-Sep-19</w:t>
            </w:r>
          </w:p>
        </w:tc>
      </w:tr>
      <w:tr>
        <w:trPr>
          <w:trHeight w:val="251" w:hRule="atLeast"/>
        </w:trPr>
        <w:tc>
          <w:tcPr>
            <w:tcW w:w="1368"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1</w:t>
            </w:r>
          </w:p>
        </w:tc>
        <w:tc>
          <w:tcPr>
            <w:tcW w:w="1854"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asciiTheme="minorHAnsi" w:hAnsiTheme="minorHAnsi"/>
                <w:sz w:val="20"/>
                <w:lang w:val="es-ES"/>
              </w:rPr>
            </w:pPr>
            <w:r>
              <w:rPr>
                <w:rFonts w:asciiTheme="minorHAnsi" w:hAnsiTheme="minorHAnsi"/>
                <w:sz w:val="20"/>
                <w:lang w:val="es-ES"/>
              </w:rPr>
              <w:t>Jose F. Huesca  Reinhardt Tonn</w:t>
            </w:r>
          </w:p>
        </w:tc>
        <w:tc>
          <w:tcPr>
            <w:tcW w:w="2113"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asciiTheme="minorHAnsi" w:hAnsiTheme="minorHAnsi"/>
                <w:sz w:val="20"/>
                <w:lang w:val="es-ES"/>
              </w:rPr>
            </w:pPr>
            <w:r>
              <w:rPr>
                <w:rFonts w:asciiTheme="minorHAnsi" w:hAnsiTheme="minorHAnsi"/>
                <w:sz w:val="20"/>
                <w:lang w:val="es-ES"/>
              </w:rPr>
            </w:r>
          </w:p>
        </w:tc>
        <w:tc>
          <w:tcPr>
            <w:tcW w:w="2113"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Cory Gould, CISO</w:t>
            </w:r>
          </w:p>
        </w:tc>
        <w:tc>
          <w:tcPr>
            <w:tcW w:w="2113"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r>
          </w:p>
        </w:tc>
      </w:tr>
      <w:tr>
        <w:trPr>
          <w:trHeight w:val="251" w:hRule="atLeast"/>
        </w:trPr>
        <w:tc>
          <w:tcPr>
            <w:tcW w:w="1368"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r>
          </w:p>
        </w:tc>
        <w:tc>
          <w:tcPr>
            <w:tcW w:w="1854"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r>
          </w:p>
        </w:tc>
        <w:tc>
          <w:tcPr>
            <w:tcW w:w="2113"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r>
          </w:p>
        </w:tc>
        <w:tc>
          <w:tcPr>
            <w:tcW w:w="2113"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Azfar Karimuddin, VP Information Services</w:t>
            </w:r>
          </w:p>
        </w:tc>
        <w:tc>
          <w:tcPr>
            <w:tcW w:w="2113"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r>
          </w:p>
        </w:tc>
      </w:tr>
      <w:tr>
        <w:trPr>
          <w:trHeight w:val="197" w:hRule="atLeast"/>
        </w:trPr>
        <w:tc>
          <w:tcPr>
            <w:tcW w:w="1368"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r>
          </w:p>
        </w:tc>
        <w:tc>
          <w:tcPr>
            <w:tcW w:w="1854"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r>
          </w:p>
        </w:tc>
        <w:tc>
          <w:tcPr>
            <w:tcW w:w="2113"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r>
          </w:p>
        </w:tc>
        <w:tc>
          <w:tcPr>
            <w:tcW w:w="2113"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r>
          </w:p>
        </w:tc>
        <w:tc>
          <w:tcPr>
            <w:tcW w:w="2113"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r>
          </w:p>
        </w:tc>
      </w:tr>
    </w:tbl>
    <w:p>
      <w:pPr>
        <w:pStyle w:val="Caption1"/>
        <w:jc w:val="center"/>
        <w:rPr>
          <w:rFonts w:cs="Calibri" w:cstheme="minorHAnsi"/>
          <w:b w:val="false"/>
          <w:b w:val="false"/>
          <w:color w:val="auto"/>
          <w:sz w:val="20"/>
          <w:szCs w:val="20"/>
        </w:rPr>
      </w:pPr>
      <w:r>
        <w:rPr>
          <w:rFonts w:cs="Calibri" w:cstheme="minorHAnsi"/>
          <w:b w:val="false"/>
          <w:color w:val="auto"/>
          <w:sz w:val="20"/>
          <w:szCs w:val="20"/>
        </w:rPr>
        <w:t xml:space="preserve">Table </w:t>
      </w:r>
      <w:r>
        <w:rPr>
          <w:rFonts w:cs="Calibri"/>
          <w:b w:val="false"/>
          <w:color w:val="auto"/>
          <w:sz w:val="20"/>
          <w:szCs w:val="20"/>
        </w:rPr>
        <w:fldChar w:fldCharType="begin"/>
      </w:r>
      <w:r>
        <w:rPr>
          <w:sz w:val="20"/>
          <w:b w:val="false"/>
          <w:szCs w:val="20"/>
          <w:rFonts w:cs="Calibri"/>
          <w:color w:val="auto"/>
        </w:rPr>
        <w:instrText> SEQ Table \* ARABIC </w:instrText>
      </w:r>
      <w:r>
        <w:rPr>
          <w:sz w:val="20"/>
          <w:b w:val="false"/>
          <w:szCs w:val="20"/>
          <w:rFonts w:cs="Calibri"/>
          <w:color w:val="auto"/>
        </w:rPr>
        <w:fldChar w:fldCharType="separate"/>
      </w:r>
      <w:r>
        <w:rPr>
          <w:sz w:val="20"/>
          <w:b w:val="false"/>
          <w:szCs w:val="20"/>
          <w:rFonts w:cs="Calibri"/>
          <w:color w:val="auto"/>
        </w:rPr>
        <w:t>1</w:t>
      </w:r>
      <w:r>
        <w:rPr>
          <w:sz w:val="20"/>
          <w:b w:val="false"/>
          <w:szCs w:val="20"/>
          <w:rFonts w:cs="Calibri"/>
          <w:color w:val="auto"/>
        </w:rPr>
        <w:fldChar w:fldCharType="end"/>
      </w:r>
      <w:r>
        <w:rPr>
          <w:rFonts w:cs="Calibri" w:cstheme="minorHAnsi"/>
          <w:b w:val="false"/>
          <w:color w:val="auto"/>
          <w:sz w:val="20"/>
          <w:szCs w:val="20"/>
        </w:rPr>
        <w:t xml:space="preserve"> Revision Record</w:t>
      </w:r>
    </w:p>
    <w:p>
      <w:pPr>
        <w:pStyle w:val="Normal"/>
        <w:rPr>
          <w:rFonts w:cs="Calibri" w:cstheme="minorHAnsi"/>
          <w:sz w:val="20"/>
          <w:szCs w:val="20"/>
          <w:lang w:val="fr-FR"/>
        </w:rPr>
      </w:pPr>
      <w:r>
        <w:rPr>
          <w:rFonts w:cs="Calibri" w:cstheme="minorHAnsi"/>
          <w:sz w:val="20"/>
          <w:szCs w:val="20"/>
          <w:lang w:val="fr-FR"/>
        </w:rPr>
      </w:r>
    </w:p>
    <w:p>
      <w:pPr>
        <w:pStyle w:val="NoSpacing"/>
        <w:rPr>
          <w:rFonts w:ascii="Calibri" w:hAnsi="Calibri" w:cs="Calibri" w:asciiTheme="minorHAnsi" w:cstheme="minorHAnsi" w:hAnsiTheme="minorHAnsi"/>
          <w:b/>
          <w:b/>
          <w:color w:val="009AA6"/>
          <w:sz w:val="20"/>
          <w:szCs w:val="20"/>
          <w:lang w:val="fr-FR"/>
        </w:rPr>
      </w:pPr>
      <w:r>
        <w:rPr>
          <w:rFonts w:cs="Calibri" w:cstheme="minorHAnsi"/>
          <w:b/>
          <w:color w:val="009AA6"/>
          <w:sz w:val="20"/>
          <w:szCs w:val="20"/>
          <w:lang w:val="fr-FR"/>
        </w:rPr>
        <w:t>DOCUMENT CHANGE CONTROL</w:t>
      </w:r>
    </w:p>
    <w:p>
      <w:pPr>
        <w:pStyle w:val="NoSpacing"/>
        <w:rPr>
          <w:rFonts w:ascii="Calibri" w:hAnsi="Calibri" w:cs="Calibri" w:asciiTheme="minorHAnsi" w:cstheme="minorHAnsi" w:hAnsiTheme="minorHAnsi"/>
          <w:sz w:val="20"/>
          <w:szCs w:val="20"/>
          <w:lang w:val="fr-FR"/>
        </w:rPr>
      </w:pPr>
      <w:r>
        <w:rPr>
          <w:rFonts w:cs="Calibri" w:cstheme="minorHAnsi"/>
          <w:sz w:val="20"/>
          <w:szCs w:val="20"/>
          <w:lang w:val="fr-FR"/>
        </w:rPr>
      </w:r>
    </w:p>
    <w:tbl>
      <w:tblPr>
        <w:tblW w:w="9561" w:type="dxa"/>
        <w:jc w:val="left"/>
        <w:tblInd w:w="0" w:type="dxa"/>
        <w:tblCellMar>
          <w:top w:w="0" w:type="dxa"/>
          <w:left w:w="108" w:type="dxa"/>
          <w:bottom w:w="0" w:type="dxa"/>
          <w:right w:w="108" w:type="dxa"/>
        </w:tblCellMar>
        <w:tblLook w:val="0000" w:noHBand="0" w:noVBand="0" w:firstColumn="0" w:lastRow="0" w:lastColumn="0" w:firstRow="0"/>
      </w:tblPr>
      <w:tblGrid>
        <w:gridCol w:w="1368"/>
        <w:gridCol w:w="1854"/>
        <w:gridCol w:w="2113"/>
        <w:gridCol w:w="4225"/>
      </w:tblGrid>
      <w:tr>
        <w:trPr>
          <w:trHeight w:val="494" w:hRule="atLeast"/>
        </w:trPr>
        <w:tc>
          <w:tcPr>
            <w:tcW w:w="1368" w:type="dxa"/>
            <w:tcBorders>
              <w:top w:val="single" w:sz="18" w:space="0" w:color="FFFFFF"/>
              <w:left w:val="single" w:sz="18" w:space="0" w:color="FFFFFF"/>
              <w:bottom w:val="single" w:sz="18" w:space="0" w:color="FFFFFF"/>
              <w:right w:val="single" w:sz="18" w:space="0" w:color="FFFFFF"/>
            </w:tcBorders>
            <w:shd w:color="auto" w:fill="808474" w:val="clear"/>
          </w:tcPr>
          <w:p>
            <w:pPr>
              <w:pStyle w:val="NoSpacing"/>
              <w:rPr>
                <w:rFonts w:ascii="Calibri" w:hAnsi="Calibri" w:cs="Calibri" w:asciiTheme="majorHAnsi" w:cstheme="majorHAnsi" w:hAnsiTheme="majorHAnsi"/>
                <w:b/>
                <w:b/>
                <w:color w:val="FFFFFF" w:themeColor="background1"/>
                <w:sz w:val="20"/>
                <w:szCs w:val="20"/>
              </w:rPr>
            </w:pPr>
            <w:r>
              <w:rPr>
                <w:rFonts w:cs="Calibri" w:cstheme="majorHAnsi"/>
                <w:b/>
                <w:color w:val="FFFFFF" w:themeColor="background1"/>
                <w:sz w:val="20"/>
                <w:szCs w:val="20"/>
              </w:rPr>
              <w:t>Revision</w:t>
            </w:r>
          </w:p>
        </w:tc>
        <w:tc>
          <w:tcPr>
            <w:tcW w:w="1854" w:type="dxa"/>
            <w:tcBorders>
              <w:top w:val="single" w:sz="18" w:space="0" w:color="FFFFFF"/>
              <w:left w:val="single" w:sz="18" w:space="0" w:color="FFFFFF"/>
              <w:bottom w:val="single" w:sz="18" w:space="0" w:color="FFFFFF"/>
              <w:right w:val="single" w:sz="18" w:space="0" w:color="FFFFFF"/>
            </w:tcBorders>
            <w:shd w:color="auto" w:fill="808474" w:val="clear"/>
          </w:tcPr>
          <w:p>
            <w:pPr>
              <w:pStyle w:val="NoSpacing"/>
              <w:rPr>
                <w:rFonts w:ascii="Calibri" w:hAnsi="Calibri" w:cs="Calibri" w:asciiTheme="majorHAnsi" w:cstheme="majorHAnsi" w:hAnsiTheme="majorHAnsi"/>
                <w:b/>
                <w:b/>
                <w:color w:val="FFFFFF" w:themeColor="background1"/>
                <w:sz w:val="20"/>
                <w:szCs w:val="20"/>
              </w:rPr>
            </w:pPr>
            <w:r>
              <w:rPr>
                <w:rFonts w:cs="Calibri" w:cstheme="majorHAnsi"/>
                <w:b/>
                <w:color w:val="FFFFFF" w:themeColor="background1"/>
                <w:sz w:val="20"/>
                <w:szCs w:val="20"/>
              </w:rPr>
              <w:t>Author</w:t>
            </w:r>
          </w:p>
        </w:tc>
        <w:tc>
          <w:tcPr>
            <w:tcW w:w="2113" w:type="dxa"/>
            <w:tcBorders>
              <w:top w:val="single" w:sz="18" w:space="0" w:color="FFFFFF"/>
              <w:left w:val="single" w:sz="18" w:space="0" w:color="FFFFFF"/>
              <w:bottom w:val="single" w:sz="18" w:space="0" w:color="FFFFFF"/>
              <w:right w:val="single" w:sz="18" w:space="0" w:color="FFFFFF"/>
            </w:tcBorders>
            <w:shd w:color="auto" w:fill="808474" w:val="clear"/>
          </w:tcPr>
          <w:p>
            <w:pPr>
              <w:pStyle w:val="NoSpacing"/>
              <w:rPr>
                <w:rFonts w:ascii="Calibri" w:hAnsi="Calibri" w:cs="Calibri" w:asciiTheme="majorHAnsi" w:cstheme="majorHAnsi" w:hAnsiTheme="majorHAnsi"/>
                <w:b/>
                <w:b/>
                <w:color w:val="FFFFFF" w:themeColor="background1"/>
                <w:sz w:val="20"/>
                <w:szCs w:val="20"/>
              </w:rPr>
            </w:pPr>
            <w:r>
              <w:rPr>
                <w:rFonts w:cs="Calibri" w:cstheme="majorHAnsi"/>
                <w:b/>
                <w:color w:val="FFFFFF" w:themeColor="background1"/>
                <w:sz w:val="20"/>
                <w:szCs w:val="20"/>
              </w:rPr>
              <w:t>Date of Issue</w:t>
            </w:r>
          </w:p>
        </w:tc>
        <w:tc>
          <w:tcPr>
            <w:tcW w:w="4225" w:type="dxa"/>
            <w:tcBorders>
              <w:top w:val="single" w:sz="18" w:space="0" w:color="FFFFFF"/>
              <w:left w:val="single" w:sz="18" w:space="0" w:color="FFFFFF"/>
              <w:bottom w:val="single" w:sz="18" w:space="0" w:color="FFFFFF"/>
              <w:right w:val="single" w:sz="18" w:space="0" w:color="FFFFFF"/>
            </w:tcBorders>
            <w:shd w:color="auto" w:fill="808474" w:val="clear"/>
          </w:tcPr>
          <w:p>
            <w:pPr>
              <w:pStyle w:val="NoSpacing"/>
              <w:rPr>
                <w:rFonts w:ascii="Calibri" w:hAnsi="Calibri" w:cs="Calibri" w:asciiTheme="majorHAnsi" w:cstheme="majorHAnsi" w:hAnsiTheme="majorHAnsi"/>
                <w:b/>
                <w:b/>
                <w:color w:val="FFFFFF" w:themeColor="background1"/>
                <w:sz w:val="20"/>
                <w:szCs w:val="20"/>
              </w:rPr>
            </w:pPr>
            <w:r>
              <w:rPr>
                <w:rFonts w:cs="Calibri" w:cstheme="majorHAnsi"/>
                <w:b/>
                <w:color w:val="FFFFFF" w:themeColor="background1"/>
                <w:sz w:val="20"/>
                <w:szCs w:val="20"/>
              </w:rPr>
              <w:t>Brief Description</w:t>
            </w:r>
          </w:p>
        </w:tc>
      </w:tr>
      <w:tr>
        <w:trPr>
          <w:trHeight w:val="251" w:hRule="atLeast"/>
        </w:trPr>
        <w:tc>
          <w:tcPr>
            <w:tcW w:w="1368"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Draft</w:t>
            </w:r>
          </w:p>
        </w:tc>
        <w:tc>
          <w:tcPr>
            <w:tcW w:w="1854"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Jose F. Huesca  Vikram Singh</w:t>
            </w:r>
          </w:p>
        </w:tc>
        <w:tc>
          <w:tcPr>
            <w:tcW w:w="2113"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12-Sep-19</w:t>
            </w:r>
          </w:p>
        </w:tc>
        <w:tc>
          <w:tcPr>
            <w:tcW w:w="4225"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Document Creation</w:t>
            </w:r>
          </w:p>
        </w:tc>
      </w:tr>
      <w:tr>
        <w:trPr>
          <w:trHeight w:val="251" w:hRule="atLeast"/>
        </w:trPr>
        <w:tc>
          <w:tcPr>
            <w:tcW w:w="1368"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0</w:t>
            </w:r>
          </w:p>
        </w:tc>
        <w:tc>
          <w:tcPr>
            <w:tcW w:w="1854"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Vikram Singh</w:t>
            </w:r>
          </w:p>
        </w:tc>
        <w:tc>
          <w:tcPr>
            <w:tcW w:w="2113"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19-Sep-19</w:t>
            </w:r>
          </w:p>
        </w:tc>
        <w:tc>
          <w:tcPr>
            <w:tcW w:w="4225"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 xml:space="preserve">Updated Sections </w:t>
            </w:r>
          </w:p>
        </w:tc>
      </w:tr>
      <w:tr>
        <w:trPr>
          <w:trHeight w:val="251" w:hRule="atLeast"/>
        </w:trPr>
        <w:tc>
          <w:tcPr>
            <w:tcW w:w="1368"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1</w:t>
            </w:r>
          </w:p>
        </w:tc>
        <w:tc>
          <w:tcPr>
            <w:tcW w:w="1854"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Vikram Singh</w:t>
            </w:r>
          </w:p>
        </w:tc>
        <w:tc>
          <w:tcPr>
            <w:tcW w:w="2113"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24-Sep-19</w:t>
            </w:r>
          </w:p>
        </w:tc>
        <w:tc>
          <w:tcPr>
            <w:tcW w:w="4225"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Updated Sections</w:t>
            </w:r>
          </w:p>
        </w:tc>
      </w:tr>
      <w:tr>
        <w:trPr>
          <w:trHeight w:val="438" w:hRule="atLeast"/>
        </w:trPr>
        <w:tc>
          <w:tcPr>
            <w:tcW w:w="1368"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1</w:t>
            </w:r>
          </w:p>
        </w:tc>
        <w:tc>
          <w:tcPr>
            <w:tcW w:w="1854"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Vikram Singh</w:t>
            </w:r>
          </w:p>
        </w:tc>
        <w:tc>
          <w:tcPr>
            <w:tcW w:w="2113"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26-Sep-19</w:t>
            </w:r>
          </w:p>
        </w:tc>
        <w:tc>
          <w:tcPr>
            <w:tcW w:w="4225"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Document updated</w:t>
            </w:r>
          </w:p>
        </w:tc>
      </w:tr>
      <w:tr>
        <w:trPr>
          <w:trHeight w:val="438" w:hRule="atLeast"/>
        </w:trPr>
        <w:tc>
          <w:tcPr>
            <w:tcW w:w="1368"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3</w:t>
            </w:r>
          </w:p>
        </w:tc>
        <w:tc>
          <w:tcPr>
            <w:tcW w:w="1854"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Sirish , Arjun ModhaVadiya</w:t>
            </w:r>
          </w:p>
        </w:tc>
        <w:tc>
          <w:tcPr>
            <w:tcW w:w="2113"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30-Sep12-Dec-19</w:t>
            </w:r>
          </w:p>
        </w:tc>
        <w:tc>
          <w:tcPr>
            <w:tcW w:w="4225"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GRC Review. Document updated</w:t>
            </w:r>
          </w:p>
        </w:tc>
      </w:tr>
      <w:tr>
        <w:trPr>
          <w:trHeight w:val="438" w:hRule="atLeast"/>
        </w:trPr>
        <w:tc>
          <w:tcPr>
            <w:tcW w:w="1368"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4</w:t>
            </w:r>
          </w:p>
        </w:tc>
        <w:tc>
          <w:tcPr>
            <w:tcW w:w="1854"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tabs>
                <w:tab w:val="clear" w:pos="720"/>
                <w:tab w:val="left" w:pos="690" w:leader="none"/>
              </w:tabs>
              <w:rPr>
                <w:rFonts w:ascii="Calibri" w:hAnsi="Calibri" w:cs="Calibri" w:asciiTheme="minorHAnsi" w:cstheme="minorHAnsi" w:hAnsiTheme="minorHAnsi"/>
                <w:sz w:val="20"/>
                <w:szCs w:val="20"/>
              </w:rPr>
            </w:pPr>
            <w:r>
              <w:rPr>
                <w:rFonts w:cs="Calibri" w:cstheme="minorHAnsi"/>
                <w:sz w:val="20"/>
                <w:szCs w:val="20"/>
              </w:rPr>
              <w:t>Sirish Gautam, Vikram Singh</w:t>
            </w:r>
          </w:p>
        </w:tc>
        <w:tc>
          <w:tcPr>
            <w:tcW w:w="2113"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1213-Dec-19</w:t>
            </w:r>
          </w:p>
        </w:tc>
        <w:tc>
          <w:tcPr>
            <w:tcW w:w="4225"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t>Updated Sections Document review</w:t>
            </w:r>
          </w:p>
        </w:tc>
      </w:tr>
      <w:tr>
        <w:trPr>
          <w:trHeight w:val="438" w:hRule="atLeast"/>
        </w:trPr>
        <w:tc>
          <w:tcPr>
            <w:tcW w:w="1368"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r>
          </w:p>
        </w:tc>
        <w:tc>
          <w:tcPr>
            <w:tcW w:w="1854"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r>
          </w:p>
        </w:tc>
        <w:tc>
          <w:tcPr>
            <w:tcW w:w="2113"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r>
          </w:p>
        </w:tc>
        <w:tc>
          <w:tcPr>
            <w:tcW w:w="4225"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20"/>
              </w:rPr>
            </w:pPr>
            <w:r>
              <w:rPr>
                <w:rFonts w:cs="Calibri" w:cstheme="minorHAnsi"/>
                <w:sz w:val="20"/>
                <w:szCs w:val="20"/>
              </w:rPr>
            </w:r>
          </w:p>
        </w:tc>
      </w:tr>
    </w:tbl>
    <w:p>
      <w:pPr>
        <w:pStyle w:val="Normal"/>
        <w:jc w:val="center"/>
        <w:rPr>
          <w:rFonts w:cs="Calibri" w:cstheme="minorHAnsi"/>
          <w:sz w:val="20"/>
          <w:szCs w:val="20"/>
        </w:rPr>
      </w:pPr>
      <w:r>
        <w:rPr>
          <w:rFonts w:cs="Calibri" w:cstheme="minorHAnsi"/>
          <w:sz w:val="20"/>
          <w:szCs w:val="20"/>
        </w:rPr>
        <w:t xml:space="preserve">Table </w:t>
      </w:r>
      <w:r>
        <w:rPr>
          <w:rFonts w:cs="Calibri"/>
          <w:sz w:val="20"/>
          <w:szCs w:val="20"/>
        </w:rPr>
        <w:fldChar w:fldCharType="begin"/>
      </w:r>
      <w:r>
        <w:rPr>
          <w:sz w:val="20"/>
          <w:szCs w:val="20"/>
          <w:rFonts w:cs="Calibri"/>
        </w:rPr>
        <w:instrText> SEQ Table \* ARABIC </w:instrText>
      </w:r>
      <w:r>
        <w:rPr>
          <w:sz w:val="20"/>
          <w:szCs w:val="20"/>
          <w:rFonts w:cs="Calibri"/>
        </w:rPr>
        <w:fldChar w:fldCharType="separate"/>
      </w:r>
      <w:r>
        <w:rPr>
          <w:sz w:val="20"/>
          <w:szCs w:val="20"/>
          <w:rFonts w:cs="Calibri"/>
        </w:rPr>
        <w:t>2</w:t>
      </w:r>
      <w:r>
        <w:rPr>
          <w:sz w:val="20"/>
          <w:szCs w:val="20"/>
          <w:rFonts w:cs="Calibri"/>
        </w:rPr>
        <w:fldChar w:fldCharType="end"/>
      </w:r>
      <w:r>
        <w:rPr>
          <w:rFonts w:cs="Calibri" w:cstheme="minorHAnsi"/>
          <w:sz w:val="20"/>
          <w:szCs w:val="20"/>
        </w:rPr>
        <w:t xml:space="preserve"> Document Change Control</w:t>
      </w:r>
    </w:p>
    <w:p>
      <w:pPr>
        <w:pStyle w:val="Normal"/>
        <w:rPr/>
      </w:pPr>
      <w:r>
        <w:rPr/>
      </w:r>
    </w:p>
    <w:p>
      <w:pPr>
        <w:pStyle w:val="Normal"/>
        <w:rPr>
          <w:rFonts w:cs="Calibri" w:cstheme="minorHAnsi"/>
          <w:color w:val="808474" w:themeColor="accent6" w:themeShade="bf"/>
          <w:spacing w:val="-5"/>
          <w:sz w:val="20"/>
          <w:szCs w:val="20"/>
        </w:rPr>
      </w:pPr>
      <w:r>
        <w:rPr>
          <w:rFonts w:cs="Calibri" w:cstheme="minorHAnsi"/>
          <w:color w:val="808474" w:themeColor="accent6" w:themeShade="bf"/>
          <w:spacing w:val="-5"/>
          <w:sz w:val="20"/>
          <w:szCs w:val="20"/>
        </w:rPr>
      </w:r>
      <w:r>
        <w:br w:type="page"/>
      </w:r>
    </w:p>
    <w:p>
      <w:pPr>
        <w:pStyle w:val="Heading1"/>
        <w:numPr>
          <w:ilvl w:val="0"/>
          <w:numId w:val="4"/>
        </w:numPr>
        <w:rPr/>
      </w:pPr>
      <w:bookmarkStart w:id="6" w:name="_Toc20397800"/>
      <w:bookmarkStart w:id="7" w:name="_Toc21698899"/>
      <w:r>
        <w:rPr/>
        <w:t>About this Document</w:t>
      </w:r>
      <w:bookmarkEnd w:id="6"/>
      <w:bookmarkEnd w:id="7"/>
      <w:r>
        <w:rPr/>
        <w:t xml:space="preserve">  </w:t>
      </w:r>
    </w:p>
    <w:p>
      <w:pPr>
        <w:pStyle w:val="Heading2"/>
        <w:numPr>
          <w:ilvl w:val="1"/>
          <w:numId w:val="8"/>
        </w:numPr>
        <w:ind w:left="504" w:hanging="792"/>
        <w:rPr/>
      </w:pPr>
      <w:bookmarkStart w:id="8" w:name="_Toc20397801"/>
      <w:bookmarkStart w:id="9" w:name="_Toc21698900"/>
      <w:r>
        <w:rPr/>
        <w:t>Purpose</w:t>
      </w:r>
      <w:bookmarkEnd w:id="8"/>
      <w:bookmarkEnd w:id="9"/>
    </w:p>
    <w:p>
      <w:pPr>
        <w:pStyle w:val="ListParagraph"/>
        <w:ind w:left="0" w:hanging="0"/>
        <w:rPr/>
      </w:pPr>
      <w:r>
        <w:rPr/>
      </w:r>
    </w:p>
    <w:p>
      <w:pPr>
        <w:pStyle w:val="ListParagraph"/>
        <w:ind w:left="0" w:hanging="0"/>
        <w:rPr/>
      </w:pPr>
      <w:r>
        <w:rPr/>
        <w:t xml:space="preserve">The Technology Assessment template will help identify solutions that satisfy CWBFG’s business and technical need for scalable, reliable, secure, compliant, flexible, cost-effective and strategically aligned investments.    </w:t>
      </w:r>
    </w:p>
    <w:p>
      <w:pPr>
        <w:pStyle w:val="Heading2"/>
        <w:numPr>
          <w:ilvl w:val="1"/>
          <w:numId w:val="8"/>
        </w:numPr>
        <w:ind w:left="504" w:hanging="792"/>
        <w:rPr/>
      </w:pPr>
      <w:bookmarkStart w:id="10" w:name="_Toc20397802"/>
      <w:bookmarkStart w:id="11" w:name="_Toc21698901"/>
      <w:r>
        <w:rPr/>
        <w:t>Objective</w:t>
      </w:r>
      <w:bookmarkEnd w:id="10"/>
      <w:bookmarkEnd w:id="11"/>
    </w:p>
    <w:p>
      <w:pPr>
        <w:pStyle w:val="Normal"/>
        <w:rPr/>
      </w:pPr>
      <w:r>
        <w:rPr/>
      </w:r>
    </w:p>
    <w:p>
      <w:pPr>
        <w:pStyle w:val="Normal"/>
        <w:rPr/>
      </w:pPr>
      <w:r>
        <w:rPr/>
        <w:t>The CWBFG business stakeholders are seeking solutions that will rapidly address critical business needs and provide external customers and the internal workforce with industry leading user experiences.  This assessment will assist the business in achieving their goals, but with an architectural lens that ensures the partners/ technologies selected:</w:t>
      </w:r>
    </w:p>
    <w:p>
      <w:pPr>
        <w:pStyle w:val="ListParagraph"/>
        <w:numPr>
          <w:ilvl w:val="0"/>
          <w:numId w:val="6"/>
        </w:numPr>
        <w:rPr/>
      </w:pPr>
      <w:r>
        <w:rPr/>
        <w:t>Best align with CWBFG’s Cloud Strategy</w:t>
      </w:r>
    </w:p>
    <w:p>
      <w:pPr>
        <w:pStyle w:val="ListParagraph"/>
        <w:numPr>
          <w:ilvl w:val="0"/>
          <w:numId w:val="6"/>
        </w:numPr>
        <w:rPr/>
      </w:pPr>
      <w:r>
        <w:rPr/>
        <w:t xml:space="preserve">Are in strict alignment with CWBFG standards, policies, existing investments and long term strategies.  </w:t>
      </w:r>
    </w:p>
    <w:p>
      <w:pPr>
        <w:pStyle w:val="ListParagraph"/>
        <w:numPr>
          <w:ilvl w:val="0"/>
          <w:numId w:val="6"/>
        </w:numPr>
        <w:rPr/>
      </w:pPr>
      <w:r>
        <w:rPr/>
        <w:t>Meet or exceed non-functional requirements</w:t>
      </w:r>
    </w:p>
    <w:p>
      <w:pPr>
        <w:pStyle w:val="ListParagraph"/>
        <w:numPr>
          <w:ilvl w:val="0"/>
          <w:numId w:val="6"/>
        </w:numPr>
        <w:rPr/>
      </w:pPr>
      <w:r>
        <w:rPr/>
        <w:t>Meet or exceed regulatory compliance</w:t>
      </w:r>
    </w:p>
    <w:p>
      <w:pPr>
        <w:pStyle w:val="ListParagraph"/>
        <w:numPr>
          <w:ilvl w:val="0"/>
          <w:numId w:val="6"/>
        </w:numPr>
        <w:rPr/>
      </w:pPr>
      <w:r>
        <w:rPr/>
        <w:t>Facilitate smooth migration from on premise to cloud hosted solutions</w:t>
      </w:r>
    </w:p>
    <w:p>
      <w:pPr>
        <w:pStyle w:val="ListParagraph"/>
        <w:numPr>
          <w:ilvl w:val="0"/>
          <w:numId w:val="5"/>
        </w:numPr>
        <w:rPr/>
      </w:pPr>
      <w:r>
        <w:rPr/>
        <w:t>Enhance user adoption and improve the overall user experience in the new environment</w:t>
      </w:r>
    </w:p>
    <w:p>
      <w:pPr>
        <w:pStyle w:val="ListParagraph"/>
        <w:rPr/>
      </w:pPr>
      <w:r>
        <w:rPr/>
      </w:r>
    </w:p>
    <w:p>
      <w:pPr>
        <w:pStyle w:val="ListParagraph"/>
        <w:ind w:left="0" w:hanging="0"/>
        <w:rPr/>
      </w:pPr>
      <w:r>
        <w:rPr/>
        <w:t xml:space="preserve">This assessment entails evaluation criteria, such as business requirements, security, integration complexity, interoperability and data protection/storage applicability. These criteria will assist in the selection of components that are aligned to architectural design principles and determined to be strong candidates for cloud adoption rather than on premise hosted solutions.  </w:t>
      </w:r>
    </w:p>
    <w:p>
      <w:pPr>
        <w:pStyle w:val="ListParagraph"/>
        <w:ind w:left="0" w:hanging="0"/>
        <w:rPr/>
      </w:pPr>
      <w:r>
        <w:rPr/>
      </w:r>
    </w:p>
    <w:p>
      <w:pPr>
        <w:pStyle w:val="Heading1"/>
        <w:numPr>
          <w:ilvl w:val="0"/>
          <w:numId w:val="8"/>
        </w:numPr>
        <w:ind w:left="357" w:hanging="357"/>
        <w:rPr/>
      </w:pPr>
      <w:bookmarkStart w:id="12" w:name="_Toc20397803"/>
      <w:bookmarkStart w:id="13" w:name="_Toc21698902"/>
      <w:r>
        <w:rPr/>
        <w:t>Business Questions</w:t>
      </w:r>
      <w:bookmarkEnd w:id="12"/>
      <w:bookmarkEnd w:id="13"/>
    </w:p>
    <w:p>
      <w:pPr>
        <w:pStyle w:val="Heading2"/>
        <w:numPr>
          <w:ilvl w:val="1"/>
          <w:numId w:val="8"/>
        </w:numPr>
        <w:ind w:left="504" w:hanging="792"/>
        <w:rPr/>
      </w:pPr>
      <w:bookmarkStart w:id="14" w:name="_Toc20397804"/>
      <w:bookmarkStart w:id="15" w:name="_Toc21698903"/>
      <w:r>
        <w:rPr/>
        <w:t>Service Provider</w:t>
      </w:r>
      <w:bookmarkEnd w:id="14"/>
      <w:bookmarkEnd w:id="15"/>
    </w:p>
    <w:tbl>
      <w:tblPr>
        <w:tblStyle w:val="Corporate"/>
        <w:tblW w:w="10110" w:type="dxa"/>
        <w:jc w:val="left"/>
        <w:tblInd w:w="0" w:type="dxa"/>
        <w:shd w:fill="FFFFFF" w:val="clear"/>
        <w:tblCellMar>
          <w:top w:w="0" w:type="dxa"/>
          <w:left w:w="108" w:type="dxa"/>
          <w:bottom w:w="0" w:type="dxa"/>
          <w:right w:w="108" w:type="dxa"/>
        </w:tblCellMar>
        <w:tblLook w:val="0420" w:noHBand="0" w:noVBand="1" w:firstColumn="0" w:lastRow="0" w:lastColumn="0" w:firstRow="1"/>
      </w:tblPr>
      <w:tblGrid>
        <w:gridCol w:w="4663"/>
        <w:gridCol w:w="5422"/>
        <w:gridCol w:w="25"/>
      </w:tblGrid>
      <w:tr>
        <w:trPr>
          <w:trHeight w:val="52" w:hRule="atLeast"/>
          <w:cnfStyle w:val="100000000000" w:firstRow="1" w:lastRow="0" w:firstColumn="0" w:lastColumn="0" w:oddVBand="0" w:evenVBand="0" w:oddHBand="0" w:evenHBand="0" w:firstRowFirstColumn="0" w:firstRowLastColumn="0" w:lastRowFirstColumn="0" w:lastRowLastColumn="0"/>
        </w:trPr>
        <w:tc>
          <w:tcPr>
            <w:tcW w:w="4663" w:type="dxa"/>
            <w:tcBorders>
              <w:righ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 xml:space="preserve">Questions </w:t>
            </w:r>
          </w:p>
        </w:tc>
        <w:tc>
          <w:tcPr>
            <w:tcW w:w="5447" w:type="dxa"/>
            <w:gridSpan w:val="2"/>
            <w:tcBorders>
              <w:lef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Answer</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63"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Explain the limitations to how Canadian Western Bank Financial Group (CWBFG) can use the service as outlined in your acceptable usage policies, licensing rights or other usage restrictions.</w:t>
            </w:r>
          </w:p>
        </w:tc>
        <w:tc>
          <w:tcPr>
            <w:tcW w:w="5447" w:type="dxa"/>
            <w:gridSpan w:val="2"/>
            <w:tcBorders/>
            <w:shd w:color="auto" w:fill="EDEEEB" w:themeFill="accent6" w:themeFillTint="33" w:val="clear"/>
            <w:vAlign w:val="center"/>
          </w:tcPr>
          <w:p>
            <w:pPr>
              <w:pStyle w:val="BodyCopy"/>
              <w:spacing w:before="0" w:after="140"/>
              <w:rPr>
                <w:color w:val="0070C0"/>
                <w:u w:val="single"/>
              </w:rPr>
            </w:pPr>
            <w:ins w:id="0" w:author="Scott Dunbar" w:date="2020-02-14T21:11:00Z">
              <w:r>
                <w:rPr>
                  <w:color w:val="auto"/>
                  <w:u w:val="single"/>
                </w:rPr>
                <w:t xml:space="preserve">The </w:t>
              </w:r>
            </w:ins>
            <w:ins w:id="1" w:author="Scott Dunbar" w:date="2020-02-14T21:12:00Z">
              <w:r>
                <w:rPr>
                  <w:color w:val="auto"/>
                  <w:u w:val="single"/>
                </w:rPr>
                <w:t xml:space="preserve">deployed solution is for the sole use of CWBFG and Temenos development personnel.  </w:t>
              </w:r>
            </w:ins>
            <w:ins w:id="2" w:author="Scott Dunbar" w:date="2020-02-14T21:13:00Z">
              <w:r>
                <w:rPr>
                  <w:color w:val="auto"/>
                  <w:u w:val="single"/>
                </w:rPr>
                <w:t xml:space="preserve">It is hosted on Amazon AWS.  AWS has acceptable use criteria that are mostly centered around penetration testing and load testing.  </w:t>
              </w:r>
            </w:ins>
            <w:ins w:id="3" w:author="Scott Dunbar" w:date="2020-02-14T21:14:00Z">
              <w:r>
                <w:rPr>
                  <w:color w:val="auto"/>
                  <w:u w:val="single"/>
                </w:rPr>
                <w:t xml:space="preserve">The AWS acceptable use policy can be read at </w:t>
              </w:r>
            </w:ins>
            <w:hyperlink r:id="rId7">
              <w:ins w:id="4" w:author="Scott Dunbar" w:date="2020-02-14T21:14:00Z">
                <w:r>
                  <w:rPr>
                    <w:color w:val="auto"/>
                    <w:u w:val="single"/>
                  </w:rPr>
                  <w:t>https://aws.amazon.com/aup/</w:t>
                </w:r>
              </w:ins>
            </w:hyperlink>
            <w:ins w:id="5" w:author="Scott Dunbar" w:date="2020-02-14T21:14:00Z">
              <w:r>
                <w:rPr>
                  <w:color w:val="auto"/>
                  <w:u w:val="single"/>
                </w:rPr>
                <w:t xml:space="preserve">.  </w:t>
              </w:r>
            </w:ins>
            <w:r>
              <w:rPr>
                <w:color w:val="auto"/>
                <w:u w:val="single"/>
              </w:rPr>
              <w:t xml:space="preserve">Licensing </w:t>
            </w:r>
            <w:ins w:id="6" w:author="Scott Dunbar" w:date="2020-02-14T21:15:00Z">
              <w:r>
                <w:rPr>
                  <w:color w:val="auto"/>
                  <w:u w:val="single"/>
                </w:rPr>
                <w:t>rights would be contained within the sales contract and/or SOW</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63" w:type="dxa"/>
            <w:tcBorders/>
            <w:shd w:color="auto" w:fill="EDEEEB" w:val="clear"/>
            <w:vAlign w:val="center"/>
          </w:tcPr>
          <w:p>
            <w:pPr>
              <w:pStyle w:val="Normal"/>
              <w:spacing w:lineRule="auto" w:line="240" w:before="0" w:after="0"/>
              <w:jc w:val="left"/>
              <w:rPr>
                <w:sz w:val="20"/>
                <w:szCs w:val="20"/>
              </w:rPr>
            </w:pPr>
            <w:r>
              <w:rPr>
                <w:color w:val="auto"/>
                <w:sz w:val="20"/>
                <w:szCs w:val="20"/>
                <w:highlight w:val="yellow"/>
              </w:rPr>
              <w:t>What advance notice will be provided for any change of terms?</w:t>
            </w:r>
          </w:p>
        </w:tc>
        <w:tc>
          <w:tcPr>
            <w:tcW w:w="5447" w:type="dxa"/>
            <w:gridSpan w:val="2"/>
            <w:tcBorders/>
            <w:shd w:color="auto" w:fill="EDEEEB" w:val="clear"/>
            <w:vAlign w:val="center"/>
          </w:tcPr>
          <w:p>
            <w:pPr>
              <w:pStyle w:val="Normal"/>
              <w:spacing w:lineRule="auto" w:line="240" w:before="0" w:after="0"/>
              <w:jc w:val="left"/>
              <w:rPr>
                <w:sz w:val="20"/>
                <w:szCs w:val="20"/>
              </w:rPr>
            </w:pPr>
            <w:r>
              <w:rPr>
                <w:rFonts w:eastAsia="" w:cs=""/>
                <w:color w:val="auto"/>
                <w:kern w:val="0"/>
                <w:sz w:val="20"/>
                <w:szCs w:val="20"/>
                <w:highlight w:val="yellow"/>
                <w:lang w:val="en-CA" w:eastAsia="en-CA" w:bidi="ar-SA"/>
              </w:rPr>
              <w:t>No changes will be made without a mutually agreeeded upon timetable.  CWB will be consulted before any changes would go into effect.</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63"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Do you have cyber risk insurance in place? If so, please provide coverage details.</w:t>
            </w:r>
          </w:p>
        </w:tc>
        <w:tc>
          <w:tcPr>
            <w:tcW w:w="5447" w:type="dxa"/>
            <w:gridSpan w:val="2"/>
            <w:tcBorders/>
            <w:shd w:color="auto" w:fill="EDEEEB" w:themeFill="accent6" w:themeFillTint="33" w:val="clear"/>
            <w:vAlign w:val="center"/>
          </w:tcPr>
          <w:p>
            <w:pPr>
              <w:pStyle w:val="Normal"/>
              <w:spacing w:lineRule="auto" w:line="240" w:before="0" w:after="0"/>
              <w:rPr>
                <w:sz w:val="20"/>
                <w:szCs w:val="20"/>
              </w:rPr>
            </w:pPr>
            <w:ins w:id="7" w:author="Scott Dunbar" w:date="2020-02-14T21:16:00Z">
              <w:r>
                <w:rPr>
                  <w:color w:val="auto"/>
                  <w:sz w:val="20"/>
                  <w:szCs w:val="20"/>
                </w:rPr>
                <w:t>The Temenos security and privacy insurance policy will be sent in a separate communication.</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63" w:type="dxa"/>
            <w:tcBorders/>
            <w:shd w:color="auto" w:fill="EDEEEB" w:val="clear"/>
            <w:vAlign w:val="center"/>
          </w:tcPr>
          <w:p>
            <w:pPr>
              <w:pStyle w:val="Normal"/>
              <w:spacing w:lineRule="auto" w:line="240" w:before="0" w:after="0"/>
              <w:jc w:val="left"/>
              <w:rPr>
                <w:color w:val="111111" w:themeColor="text1"/>
                <w:sz w:val="20"/>
                <w:szCs w:val="20"/>
              </w:rPr>
            </w:pPr>
            <w:r>
              <w:rPr>
                <w:color w:val="111111" w:themeColor="text1"/>
                <w:sz w:val="20"/>
                <w:szCs w:val="20"/>
              </w:rPr>
              <w:t>Has &lt;vendor&gt; experienced any privacy breaches or major security incidents? If yes, what is the nature of the breach?</w:t>
            </w:r>
          </w:p>
        </w:tc>
        <w:tc>
          <w:tcPr>
            <w:tcW w:w="5447" w:type="dxa"/>
            <w:gridSpan w:val="2"/>
            <w:tcBorders/>
            <w:shd w:color="auto" w:fill="EDEEEB" w:val="clear"/>
            <w:vAlign w:val="center"/>
          </w:tcPr>
          <w:p>
            <w:pPr>
              <w:pStyle w:val="Normal"/>
              <w:spacing w:lineRule="auto" w:line="240" w:before="0" w:after="0"/>
              <w:jc w:val="left"/>
              <w:rPr>
                <w:sz w:val="20"/>
                <w:szCs w:val="20"/>
              </w:rPr>
            </w:pPr>
            <w:ins w:id="8" w:author="Scott Dunbar" w:date="2020-02-14T21:16:00Z">
              <w:r>
                <w:rPr>
                  <w:color w:val="auto"/>
                  <w:sz w:val="20"/>
                  <w:szCs w:val="20"/>
                </w:rPr>
                <w:t xml:space="preserve">Temenos </w:t>
              </w:r>
            </w:ins>
            <w:ins w:id="9" w:author="Scott Dunbar" w:date="2020-02-14T21:17:00Z">
              <w:r>
                <w:rPr>
                  <w:color w:val="auto"/>
                  <w:sz w:val="20"/>
                  <w:szCs w:val="20"/>
                </w:rPr>
                <w:t xml:space="preserve">and Avoka before </w:t>
              </w:r>
            </w:ins>
            <w:ins w:id="10" w:author="Scott Dunbar" w:date="2020-02-14T21:16:00Z">
              <w:r>
                <w:rPr>
                  <w:color w:val="auto"/>
                  <w:sz w:val="20"/>
                  <w:szCs w:val="20"/>
                </w:rPr>
                <w:t>has not pu</w:t>
              </w:r>
            </w:ins>
            <w:ins w:id="11" w:author="Scott Dunbar" w:date="2020-02-14T21:17:00Z">
              <w:r>
                <w:rPr>
                  <w:color w:val="auto"/>
                  <w:sz w:val="20"/>
                  <w:szCs w:val="20"/>
                </w:rPr>
                <w:t>blished any security breaches in the past year.</w:t>
              </w:r>
            </w:ins>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63" w:type="dxa"/>
            <w:tcBorders/>
            <w:shd w:color="auto" w:fill="EDEEEB" w:themeFill="accent6" w:themeFillTint="33" w:val="clear"/>
            <w:vAlign w:val="center"/>
          </w:tcPr>
          <w:p>
            <w:pPr>
              <w:pStyle w:val="Normal"/>
              <w:spacing w:lineRule="auto" w:line="240" w:before="0" w:after="0"/>
              <w:rPr>
                <w:color w:val="111111" w:themeColor="text1"/>
                <w:sz w:val="20"/>
                <w:szCs w:val="20"/>
              </w:rPr>
            </w:pPr>
            <w:r>
              <w:rPr>
                <w:color w:val="111111" w:themeColor="text1"/>
                <w:sz w:val="20"/>
                <w:szCs w:val="20"/>
              </w:rPr>
              <w:t>Does &lt;vendor&gt; have an established security program in place?</w:t>
            </w:r>
          </w:p>
        </w:tc>
        <w:tc>
          <w:tcPr>
            <w:tcW w:w="5422" w:type="dxa"/>
            <w:tcBorders/>
            <w:shd w:color="auto" w:fill="EDEEEB" w:themeFill="accent6" w:themeFillTint="33" w:val="clear"/>
            <w:vAlign w:val="center"/>
          </w:tcPr>
          <w:p>
            <w:pPr>
              <w:pStyle w:val="Normal"/>
              <w:spacing w:lineRule="auto" w:line="240" w:before="0" w:after="0"/>
              <w:rPr>
                <w:sz w:val="20"/>
                <w:szCs w:val="20"/>
              </w:rPr>
            </w:pPr>
            <w:ins w:id="12" w:author="Scott Dunbar" w:date="2020-02-14T21:17:00Z">
              <w:r>
                <w:rPr>
                  <w:color w:val="auto"/>
                  <w:sz w:val="20"/>
                  <w:szCs w:val="20"/>
                </w:rPr>
                <w:t xml:space="preserve">Yes, we have regular external reviews of code and deployments. </w:t>
              </w:r>
            </w:ins>
          </w:p>
        </w:tc>
        <w:tc>
          <w:tcPr>
            <w:tcW w:w="25" w:type="dxa"/>
            <w:tcBorders>
              <w:top w:val="nil"/>
              <w:left w:val="nil"/>
              <w:bottom w:val="nil"/>
              <w:right w:val="nil"/>
            </w:tcBorders>
            <w:shd w:color="auto" w:fill="EDEEEB" w:themeFill="accent6" w:themeFillTint="33" w:val="clear"/>
            <w:vAlign w:val="center"/>
          </w:tcPr>
          <w:p>
            <w:pPr>
              <w:pStyle w:val="Normal"/>
              <w:spacing w:before="0" w:after="200"/>
              <w:rPr>
                <w:rFonts w:ascii="Calibri" w:hAnsi="Calibri"/>
                <w:color w:val="auto"/>
                <w:sz w:val="18"/>
              </w:rPr>
            </w:pPr>
            <w:r>
              <w:rPr>
                <w:color w:val="auto"/>
                <w:sz w:val="18"/>
              </w:rPr>
            </w:r>
          </w:p>
        </w:tc>
      </w:tr>
    </w:tbl>
    <w:p>
      <w:pPr>
        <w:pStyle w:val="BodyCopy"/>
        <w:rPr/>
      </w:pPr>
      <w:r>
        <w:rPr/>
      </w:r>
      <w:bookmarkStart w:id="16" w:name="_Toc3791823821"/>
      <w:bookmarkStart w:id="17" w:name="_Toc3791833891"/>
      <w:bookmarkStart w:id="18" w:name="_Toc3791823821"/>
      <w:bookmarkStart w:id="19" w:name="_Toc3791833891"/>
      <w:bookmarkEnd w:id="18"/>
      <w:bookmarkEnd w:id="19"/>
    </w:p>
    <w:p>
      <w:pPr>
        <w:pStyle w:val="Heading2"/>
        <w:numPr>
          <w:ilvl w:val="1"/>
          <w:numId w:val="8"/>
        </w:numPr>
        <w:ind w:left="504" w:hanging="792"/>
        <w:rPr/>
      </w:pPr>
      <w:bookmarkStart w:id="20" w:name="_Toc20397805"/>
      <w:bookmarkStart w:id="21" w:name="_Toc21698904"/>
      <w:r>
        <w:rPr/>
        <w:t>Service Level Agreement</w:t>
      </w:r>
      <w:bookmarkEnd w:id="20"/>
      <w:bookmarkEnd w:id="21"/>
    </w:p>
    <w:tbl>
      <w:tblPr>
        <w:tblStyle w:val="Corporate"/>
        <w:tblW w:w="10110" w:type="dxa"/>
        <w:jc w:val="left"/>
        <w:tblInd w:w="0" w:type="dxa"/>
        <w:shd w:fill="FFFFFF" w:val="clear"/>
        <w:tblCellMar>
          <w:top w:w="0" w:type="dxa"/>
          <w:left w:w="108" w:type="dxa"/>
          <w:bottom w:w="0" w:type="dxa"/>
          <w:right w:w="108" w:type="dxa"/>
        </w:tblCellMar>
        <w:tblLook w:val="0420" w:noHBand="0" w:noVBand="1" w:firstColumn="0" w:lastRow="0" w:lastColumn="0" w:firstRow="1"/>
      </w:tblPr>
      <w:tblGrid>
        <w:gridCol w:w="4677"/>
        <w:gridCol w:w="5432"/>
      </w:tblGrid>
      <w:tr>
        <w:trPr>
          <w:trHeight w:val="52" w:hRule="atLeast"/>
          <w:cnfStyle w:val="100000000000" w:firstRow="1" w:lastRow="0" w:firstColumn="0" w:lastColumn="0" w:oddVBand="0" w:evenVBand="0" w:oddHBand="0" w:evenHBand="0" w:firstRowFirstColumn="0" w:firstRowLastColumn="0" w:lastRowFirstColumn="0" w:lastRowLastColumn="0"/>
        </w:trPr>
        <w:tc>
          <w:tcPr>
            <w:tcW w:w="4677" w:type="dxa"/>
            <w:tcBorders>
              <w:righ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 xml:space="preserve">Questions </w:t>
            </w:r>
          </w:p>
        </w:tc>
        <w:tc>
          <w:tcPr>
            <w:tcW w:w="5432" w:type="dxa"/>
            <w:tcBorders>
              <w:lef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Answer</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Describe the Service Level Agreement (SLA).  For example: availability targets, response times, RPO and RTO in the event of a failure, issue resolution targets, etc.</w:t>
            </w:r>
          </w:p>
        </w:tc>
        <w:tc>
          <w:tcPr>
            <w:tcW w:w="5432" w:type="dxa"/>
            <w:tcBorders/>
            <w:shd w:color="auto" w:fill="EDEEEB" w:themeFill="accent6" w:themeFillTint="33" w:val="clear"/>
            <w:vAlign w:val="center"/>
          </w:tcPr>
          <w:p>
            <w:pPr>
              <w:pStyle w:val="BodyCopy"/>
              <w:spacing w:before="0" w:after="140"/>
              <w:rPr>
                <w:color w:val="0070C0"/>
                <w:u w:val="single"/>
              </w:rPr>
            </w:pPr>
            <w:r>
              <w:rPr>
                <w:color w:val="0070C0"/>
                <w:u w:val="single"/>
              </w:rPr>
              <w:t>Service Level Agreement information can be found in the Maintenance Terms for Infinity Modules agreement.</w:t>
            </w:r>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rPr>
            </w:pPr>
            <w:r>
              <w:rPr>
                <w:color w:val="auto"/>
                <w:sz w:val="20"/>
                <w:szCs w:val="20"/>
              </w:rPr>
              <w:t>Do you provide regular service management reports (e.g., uptime, response time, etc.)? If so, state the frequency of such reporting.</w:t>
            </w:r>
          </w:p>
        </w:tc>
        <w:tc>
          <w:tcPr>
            <w:tcW w:w="5432" w:type="dxa"/>
            <w:tcBorders/>
            <w:shd w:color="auto" w:fill="EDEEEB" w:val="clear"/>
            <w:vAlign w:val="center"/>
          </w:tcPr>
          <w:p>
            <w:pPr>
              <w:pStyle w:val="BodyCopy"/>
              <w:spacing w:before="0" w:after="140"/>
              <w:rPr>
                <w:color w:val="0070C0"/>
                <w:u w:val="single"/>
              </w:rPr>
            </w:pPr>
            <w:r>
              <w:rPr>
                <w:color w:val="0070C0"/>
                <w:u w:val="single"/>
              </w:rPr>
              <w:t>Service Level Agreement information can be found in the Maintenance Terms for Infinity Modules agreement.</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Describe penalties associated with SLA non-compliance.</w:t>
            </w:r>
          </w:p>
        </w:tc>
        <w:tc>
          <w:tcPr>
            <w:tcW w:w="5432" w:type="dxa"/>
            <w:tcBorders/>
            <w:shd w:color="auto" w:fill="EDEEEB" w:themeFill="accent6" w:themeFillTint="33" w:val="clear"/>
            <w:vAlign w:val="center"/>
          </w:tcPr>
          <w:p>
            <w:pPr>
              <w:pStyle w:val="BodyCopy"/>
              <w:spacing w:before="0" w:after="140"/>
              <w:rPr>
                <w:color w:val="0070C0"/>
                <w:u w:val="single"/>
              </w:rPr>
            </w:pPr>
            <w:r>
              <w:rPr>
                <w:color w:val="0070C0"/>
                <w:u w:val="single"/>
              </w:rPr>
              <w:t>Service Level Agreement information can be found in the Maintenance Terms for Infinity Modules agreement.</w:t>
            </w:r>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rPr>
            </w:pPr>
            <w:r>
              <w:rPr>
                <w:color w:val="auto"/>
                <w:sz w:val="20"/>
                <w:szCs w:val="20"/>
              </w:rPr>
              <w:t>What are your uptime/availability statistics?</w:t>
            </w:r>
          </w:p>
        </w:tc>
        <w:tc>
          <w:tcPr>
            <w:tcW w:w="5432" w:type="dxa"/>
            <w:tcBorders/>
            <w:shd w:color="auto" w:fill="EDEEEB" w:val="clear"/>
            <w:vAlign w:val="center"/>
          </w:tcPr>
          <w:p>
            <w:pPr>
              <w:pStyle w:val="BodyCopy"/>
              <w:spacing w:before="0" w:after="140"/>
              <w:rPr>
                <w:color w:val="0070C0"/>
                <w:u w:val="single"/>
              </w:rPr>
            </w:pPr>
            <w:r>
              <w:rPr>
                <w:color w:val="0070C0"/>
                <w:u w:val="single"/>
              </w:rPr>
              <w:t>Service Level Agreement information can be found in the Maintenance Terms for Infinity Modules agreement.</w:t>
            </w:r>
            <w:bookmarkStart w:id="22" w:name="_Hlk34296733"/>
            <w:bookmarkEnd w:id="22"/>
          </w:p>
        </w:tc>
      </w:tr>
    </w:tbl>
    <w:p>
      <w:pPr>
        <w:pStyle w:val="BodyCopy"/>
        <w:rPr/>
      </w:pPr>
      <w:r>
        <w:rPr/>
      </w:r>
    </w:p>
    <w:p>
      <w:pPr>
        <w:pStyle w:val="Heading2"/>
        <w:numPr>
          <w:ilvl w:val="1"/>
          <w:numId w:val="8"/>
        </w:numPr>
        <w:ind w:left="504" w:hanging="792"/>
        <w:rPr/>
      </w:pPr>
      <w:bookmarkStart w:id="23" w:name="_Toc20397806"/>
      <w:bookmarkStart w:id="24" w:name="_Toc21698905"/>
      <w:r>
        <w:rPr/>
        <w:t>Third Party</w:t>
      </w:r>
      <w:bookmarkEnd w:id="23"/>
      <w:bookmarkEnd w:id="24"/>
    </w:p>
    <w:tbl>
      <w:tblPr>
        <w:tblStyle w:val="Corporate"/>
        <w:tblW w:w="10110" w:type="dxa"/>
        <w:jc w:val="left"/>
        <w:tblInd w:w="0" w:type="dxa"/>
        <w:shd w:fill="FFFFFF" w:val="clear"/>
        <w:tblCellMar>
          <w:top w:w="0" w:type="dxa"/>
          <w:left w:w="108" w:type="dxa"/>
          <w:bottom w:w="0" w:type="dxa"/>
          <w:right w:w="108" w:type="dxa"/>
        </w:tblCellMar>
        <w:tblLook w:val="0420" w:noHBand="0" w:noVBand="1" w:firstColumn="0" w:lastRow="0" w:lastColumn="0" w:firstRow="1"/>
      </w:tblPr>
      <w:tblGrid>
        <w:gridCol w:w="4677"/>
        <w:gridCol w:w="5432"/>
      </w:tblGrid>
      <w:tr>
        <w:trPr>
          <w:trHeight w:val="52" w:hRule="atLeast"/>
          <w:cnfStyle w:val="100000000000" w:firstRow="1" w:lastRow="0" w:firstColumn="0" w:lastColumn="0" w:oddVBand="0" w:evenVBand="0" w:oddHBand="0" w:evenHBand="0" w:firstRowFirstColumn="0" w:firstRowLastColumn="0" w:lastRowFirstColumn="0" w:lastRowLastColumn="0"/>
        </w:trPr>
        <w:tc>
          <w:tcPr>
            <w:tcW w:w="4677" w:type="dxa"/>
            <w:tcBorders>
              <w:righ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 xml:space="preserve">Questions </w:t>
            </w:r>
          </w:p>
        </w:tc>
        <w:tc>
          <w:tcPr>
            <w:tcW w:w="5432" w:type="dxa"/>
            <w:tcBorders>
              <w:lef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Answer</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color w:val="111111" w:themeColor="text1"/>
                <w:sz w:val="20"/>
                <w:szCs w:val="20"/>
              </w:rPr>
            </w:pPr>
            <w:r>
              <w:rPr>
                <w:color w:val="111111" w:themeColor="text1"/>
                <w:sz w:val="20"/>
                <w:szCs w:val="20"/>
              </w:rPr>
              <w:t>Do you use a third party/sub-contractors</w:t>
            </w:r>
            <w:r>
              <w:rPr>
                <w:color w:val="111111" w:themeColor="text1"/>
                <w:sz w:val="20"/>
              </w:rPr>
              <w:t xml:space="preserve"> </w:t>
            </w:r>
            <w:r>
              <w:rPr>
                <w:color w:val="111111" w:themeColor="text1"/>
                <w:sz w:val="20"/>
                <w:szCs w:val="20"/>
              </w:rPr>
              <w:t>to provide the required services? If so, explain the services to be provided by the third party, the type of relationship held with the third party, where the third party is located and if at any time the third party would store or process CWBFG data.</w:t>
            </w:r>
          </w:p>
        </w:tc>
        <w:tc>
          <w:tcPr>
            <w:tcW w:w="5432" w:type="dxa"/>
            <w:tcBorders/>
            <w:shd w:color="auto" w:fill="EDEEEB" w:themeFill="accent6" w:themeFillTint="33" w:val="clear"/>
            <w:vAlign w:val="center"/>
          </w:tcPr>
          <w:p>
            <w:pPr>
              <w:pStyle w:val="Normal"/>
              <w:spacing w:lineRule="auto" w:line="240" w:before="0" w:after="0"/>
              <w:rPr>
                <w:sz w:val="20"/>
                <w:szCs w:val="20"/>
              </w:rPr>
            </w:pPr>
            <w:ins w:id="13" w:author="Scott Dunbar" w:date="2020-02-14T21:19:00Z">
              <w:r>
                <w:rPr>
                  <w:color w:val="auto"/>
                  <w:sz w:val="20"/>
                  <w:szCs w:val="20"/>
                </w:rPr>
                <w:t xml:space="preserve">Yes, Temenos contracts with various third parties and sub-contractors during the development cycle as engineering resources.  </w:t>
              </w:r>
            </w:ins>
            <w:ins w:id="14" w:author="Scott Dunbar" w:date="2020-02-14T21:20:00Z">
              <w:r>
                <w:rPr>
                  <w:color w:val="auto"/>
                  <w:sz w:val="20"/>
                  <w:szCs w:val="20"/>
                </w:rPr>
                <w:t xml:space="preserve">The agreement can be between Temenos and the </w:t>
              </w:r>
            </w:ins>
            <w:ins w:id="15" w:author="Scott Dunbar" w:date="2020-02-14T21:20:00Z">
              <w:r>
                <w:rPr>
                  <w:rFonts w:cs="Calibri" w:cstheme="majorHAnsi"/>
                  <w:color w:val="0070C0"/>
                  <w:sz w:val="20"/>
                  <w:szCs w:val="20"/>
                  <w:u w:val="single"/>
                </w:rPr>
                <w:t xml:space="preserve">third party or direct between CWBFG and the third party.  The third party would be subject to </w:t>
              </w:r>
            </w:ins>
            <w:ins w:id="16" w:author="Scott Dunbar" w:date="2020-02-14T21:21:00Z">
              <w:r>
                <w:rPr>
                  <w:rFonts w:cs="Calibri" w:cstheme="majorHAnsi"/>
                  <w:color w:val="0070C0"/>
                  <w:sz w:val="20"/>
                  <w:szCs w:val="20"/>
                  <w:u w:val="single"/>
                </w:rPr>
                <w:t xml:space="preserve">the same </w:t>
              </w:r>
            </w:ins>
            <w:r>
              <w:rPr>
                <w:rFonts w:cs="Calibri" w:cstheme="majorHAnsi"/>
                <w:color w:val="0070C0"/>
                <w:sz w:val="20"/>
                <w:szCs w:val="20"/>
                <w:u w:val="single"/>
              </w:rPr>
              <w:t>restrictions</w:t>
            </w:r>
            <w:ins w:id="17" w:author="Scott Dunbar" w:date="2020-02-14T21:21:00Z">
              <w:r>
                <w:rPr>
                  <w:color w:val="auto"/>
                  <w:sz w:val="20"/>
                  <w:szCs w:val="20"/>
                </w:rPr>
                <w:t xml:space="preserve"> </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color w:val="111111" w:themeColor="text1"/>
                <w:sz w:val="20"/>
                <w:szCs w:val="20"/>
              </w:rPr>
            </w:pPr>
            <w:r>
              <w:rPr>
                <w:color w:val="111111" w:themeColor="text1"/>
                <w:sz w:val="20"/>
                <w:szCs w:val="20"/>
              </w:rPr>
              <w:t xml:space="preserve">Do you monitor service continuity with upstream providers and are you able to proactively identify issues with these providers that could impact the quality of service provided by you?  </w:t>
            </w:r>
          </w:p>
        </w:tc>
        <w:tc>
          <w:tcPr>
            <w:tcW w:w="5432" w:type="dxa"/>
            <w:tcBorders/>
            <w:shd w:color="auto" w:fill="EDEEEB" w:val="clear"/>
            <w:vAlign w:val="center"/>
          </w:tcPr>
          <w:p>
            <w:pPr>
              <w:pStyle w:val="Normal"/>
              <w:spacing w:lineRule="auto" w:line="240" w:before="0" w:after="0"/>
              <w:jc w:val="left"/>
              <w:rPr>
                <w:sz w:val="20"/>
                <w:szCs w:val="20"/>
              </w:rPr>
            </w:pPr>
            <w:ins w:id="18" w:author="Scott Dunbar" w:date="2020-02-14T21:22:00Z">
              <w:r>
                <w:rPr>
                  <w:color w:val="auto"/>
                  <w:sz w:val="20"/>
                  <w:szCs w:val="20"/>
                </w:rPr>
                <w:t>Each integration maintains a log of communication errors and issu</w:t>
              </w:r>
            </w:ins>
            <w:ins w:id="19" w:author="Scott Dunbar" w:date="2020-02-14T21:25:00Z">
              <w:r>
                <w:rPr>
                  <w:color w:val="auto"/>
                  <w:sz w:val="20"/>
                  <w:szCs w:val="20"/>
                </w:rPr>
                <w:t>es.  External systems can subscribe to these messages to p</w:t>
              </w:r>
            </w:ins>
            <w:ins w:id="20" w:author="Scott Dunbar" w:date="2020-02-14T21:26:00Z">
              <w:r>
                <w:rPr>
                  <w:color w:val="auto"/>
                  <w:sz w:val="20"/>
                  <w:szCs w:val="20"/>
                </w:rPr>
                <w:t>rovide outage warnings.  The integration does not provide this out of the box.</w:t>
              </w:r>
            </w:ins>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color w:val="111111" w:themeColor="text1"/>
                <w:sz w:val="20"/>
                <w:szCs w:val="20"/>
              </w:rPr>
            </w:pPr>
            <w:r>
              <w:rPr>
                <w:color w:val="111111" w:themeColor="text1"/>
                <w:sz w:val="20"/>
                <w:szCs w:val="20"/>
              </w:rPr>
              <w:t>If &lt;vendor&gt;s data or systems are being hosted by a third-party vendor, do agreements and contracts with subcontractors and outsourcing service providers include security and confidentiality requirements?</w:t>
            </w:r>
          </w:p>
        </w:tc>
        <w:tc>
          <w:tcPr>
            <w:tcW w:w="5432" w:type="dxa"/>
            <w:tcBorders/>
            <w:shd w:color="auto" w:fill="EDEEEB" w:themeFill="accent6" w:themeFillTint="33" w:val="clear"/>
            <w:vAlign w:val="center"/>
          </w:tcPr>
          <w:p>
            <w:pPr>
              <w:pStyle w:val="Normal"/>
              <w:spacing w:lineRule="auto" w:line="240" w:before="0" w:after="0"/>
              <w:rPr>
                <w:sz w:val="20"/>
                <w:szCs w:val="20"/>
              </w:rPr>
            </w:pPr>
            <w:ins w:id="21" w:author="Scott Dunbar" w:date="2020-02-14T21:26:00Z">
              <w:r>
                <w:rPr>
                  <w:color w:val="auto"/>
                  <w:sz w:val="20"/>
                  <w:szCs w:val="20"/>
                </w:rPr>
                <w:t>Yes, the system is hosted by Amazon AWS</w:t>
              </w:r>
            </w:ins>
            <w:ins w:id="22" w:author="Scott Dunbar" w:date="2020-02-14T21:27:00Z">
              <w:r>
                <w:rPr>
                  <w:color w:val="auto"/>
                  <w:sz w:val="20"/>
                  <w:szCs w:val="20"/>
                </w:rPr>
                <w:t xml:space="preserve"> and confidentiality and security are covered </w:t>
              </w:r>
            </w:ins>
            <w:ins w:id="23" w:author="Scott Dunbar" w:date="2020-02-14T21:28:00Z">
              <w:r>
                <w:rPr>
                  <w:color w:val="auto"/>
                  <w:sz w:val="20"/>
                  <w:szCs w:val="20"/>
                </w:rPr>
                <w:t>at https://aws.amazon.com/agreement/</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color w:val="111111" w:themeColor="text1"/>
                <w:sz w:val="20"/>
                <w:szCs w:val="20"/>
              </w:rPr>
            </w:pPr>
            <w:r>
              <w:rPr>
                <w:color w:val="111111" w:themeColor="text1"/>
                <w:sz w:val="20"/>
                <w:szCs w:val="20"/>
              </w:rPr>
              <w:t>If data or systems are being hosted by a third-party, what controls are in place to prevent theft of data?</w:t>
            </w:r>
          </w:p>
        </w:tc>
        <w:tc>
          <w:tcPr>
            <w:tcW w:w="5432" w:type="dxa"/>
            <w:tcBorders/>
            <w:shd w:color="auto" w:fill="EDEEEB" w:val="clear"/>
            <w:vAlign w:val="center"/>
          </w:tcPr>
          <w:p>
            <w:pPr>
              <w:pStyle w:val="Normal"/>
              <w:spacing w:lineRule="auto" w:line="240" w:before="0" w:after="0"/>
              <w:jc w:val="left"/>
              <w:rPr>
                <w:sz w:val="20"/>
                <w:szCs w:val="20"/>
              </w:rPr>
            </w:pPr>
            <w:ins w:id="24" w:author="Scott Dunbar" w:date="2020-02-14T21:28:00Z">
              <w:r>
                <w:rPr>
                  <w:color w:val="auto"/>
                  <w:sz w:val="20"/>
                  <w:szCs w:val="20"/>
                </w:rPr>
                <w:t>Temenos uses industry best practices, coupled with extensive experience hosting financial data information</w:t>
              </w:r>
            </w:ins>
            <w:ins w:id="25" w:author="Scott Dunbar" w:date="2020-02-14T21:29:00Z">
              <w:r>
                <w:rPr>
                  <w:color w:val="auto"/>
                  <w:sz w:val="20"/>
                  <w:szCs w:val="20"/>
                </w:rPr>
                <w:t xml:space="preserve"> to control access to all data.  Amazon also has controls defined in https://aws.amazon.com/agreement/</w:t>
              </w:r>
            </w:ins>
          </w:p>
        </w:tc>
      </w:tr>
    </w:tbl>
    <w:p>
      <w:pPr>
        <w:pStyle w:val="BodyCopy"/>
        <w:rPr/>
      </w:pPr>
      <w:r>
        <w:rPr/>
      </w:r>
    </w:p>
    <w:p>
      <w:pPr>
        <w:pStyle w:val="BodyCopy"/>
        <w:rPr/>
      </w:pPr>
      <w:r>
        <w:rPr/>
      </w:r>
    </w:p>
    <w:p>
      <w:pPr>
        <w:pStyle w:val="Heading2"/>
        <w:numPr>
          <w:ilvl w:val="1"/>
          <w:numId w:val="8"/>
        </w:numPr>
        <w:ind w:left="504" w:hanging="792"/>
        <w:rPr/>
      </w:pPr>
      <w:bookmarkStart w:id="25" w:name="_Toc20397807"/>
      <w:bookmarkStart w:id="26" w:name="_Toc21698906"/>
      <w:bookmarkStart w:id="27" w:name="_Hlk34296769"/>
      <w:bookmarkEnd w:id="27"/>
      <w:r>
        <w:rPr/>
        <w:t>Disaster Recovery / Continuity</w:t>
      </w:r>
      <w:bookmarkEnd w:id="25"/>
      <w:bookmarkEnd w:id="26"/>
    </w:p>
    <w:tbl>
      <w:tblPr>
        <w:tblStyle w:val="Corporate"/>
        <w:tblW w:w="10110" w:type="dxa"/>
        <w:jc w:val="left"/>
        <w:tblInd w:w="0" w:type="dxa"/>
        <w:shd w:fill="FFFFFF" w:val="clear"/>
        <w:tblCellMar>
          <w:top w:w="0" w:type="dxa"/>
          <w:left w:w="108" w:type="dxa"/>
          <w:bottom w:w="0" w:type="dxa"/>
          <w:right w:w="108" w:type="dxa"/>
        </w:tblCellMar>
        <w:tblLook w:val="0420" w:noHBand="0" w:noVBand="1" w:firstColumn="0" w:lastRow="0" w:lastColumn="0" w:firstRow="1"/>
      </w:tblPr>
      <w:tblGrid>
        <w:gridCol w:w="4677"/>
        <w:gridCol w:w="5432"/>
      </w:tblGrid>
      <w:tr>
        <w:trPr>
          <w:trHeight w:val="52" w:hRule="atLeast"/>
          <w:cnfStyle w:val="100000000000" w:firstRow="1" w:lastRow="0" w:firstColumn="0" w:lastColumn="0" w:oddVBand="0" w:evenVBand="0" w:oddHBand="0" w:evenHBand="0" w:firstRowFirstColumn="0" w:firstRowLastColumn="0" w:lastRowFirstColumn="0" w:lastRowLastColumn="0"/>
        </w:trPr>
        <w:tc>
          <w:tcPr>
            <w:tcW w:w="4677" w:type="dxa"/>
            <w:tcBorders>
              <w:righ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 xml:space="preserve">Questions </w:t>
            </w:r>
          </w:p>
        </w:tc>
        <w:tc>
          <w:tcPr>
            <w:tcW w:w="5432" w:type="dxa"/>
            <w:tcBorders>
              <w:lef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Answer</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Please provide a summary of your proposed business continuity procedure in the event of major technical and/or operational disruptions. This will include your disaster recovery processes.</w:t>
            </w:r>
          </w:p>
        </w:tc>
        <w:tc>
          <w:tcPr>
            <w:tcW w:w="5432" w:type="dxa"/>
            <w:tcBorders/>
            <w:shd w:color="auto" w:fill="EDEEEB" w:themeFill="accent6" w:themeFillTint="33" w:val="clear"/>
            <w:vAlign w:val="center"/>
          </w:tcPr>
          <w:p>
            <w:pPr>
              <w:pStyle w:val="Normal"/>
              <w:spacing w:lineRule="auto" w:line="240" w:before="0" w:after="0"/>
              <w:rPr>
                <w:sz w:val="20"/>
                <w:szCs w:val="20"/>
              </w:rPr>
            </w:pPr>
            <w:ins w:id="26" w:author="Scott Dunbar" w:date="2020-02-14T21:29:00Z">
              <w:r>
                <w:rPr>
                  <w:rFonts w:cs="Calibri" w:cstheme="majorHAnsi"/>
                  <w:color w:val="0070C0"/>
                  <w:sz w:val="20"/>
                  <w:szCs w:val="20"/>
                  <w:u w:val="single"/>
                </w:rPr>
                <w:t>Production leve</w:t>
              </w:r>
            </w:ins>
            <w:ins w:id="27" w:author="Scott Dunbar" w:date="2020-02-14T21:30:00Z">
              <w:r>
                <w:rPr>
                  <w:rFonts w:cs="Calibri" w:cstheme="majorHAnsi"/>
                  <w:color w:val="0070C0"/>
                  <w:sz w:val="20"/>
                  <w:szCs w:val="20"/>
                  <w:u w:val="single"/>
                </w:rPr>
                <w:t>l systems are configured to have redundancy in the event of a system fail</w:t>
              </w:r>
            </w:ins>
            <w:ins w:id="28" w:author="Scott Dunbar" w:date="2020-02-14T21:31:00Z">
              <w:r>
                <w:rPr>
                  <w:rFonts w:cs="Calibri" w:cstheme="majorHAnsi"/>
                  <w:color w:val="0070C0"/>
                  <w:sz w:val="20"/>
                  <w:szCs w:val="20"/>
                  <w:u w:val="single"/>
                </w:rPr>
                <w:t xml:space="preserve">ure.  Database information is </w:t>
              </w:r>
            </w:ins>
            <w:r>
              <w:rPr>
                <w:rFonts w:cs="Calibri" w:cstheme="majorHAnsi"/>
                <w:color w:val="0070C0"/>
                <w:sz w:val="20"/>
                <w:szCs w:val="20"/>
                <w:u w:val="single"/>
              </w:rPr>
              <w:t>replicated</w:t>
            </w:r>
            <w:ins w:id="29" w:author="Scott Dunbar" w:date="2020-02-14T21:31:00Z">
              <w:r>
                <w:rPr>
                  <w:rFonts w:cs="Calibri" w:cstheme="majorHAnsi"/>
                  <w:color w:val="0070C0"/>
                  <w:sz w:val="20"/>
                  <w:szCs w:val="20"/>
                  <w:u w:val="single"/>
                </w:rPr>
                <w:t xml:space="preserve"> across multiple Amazon availability zones so that it can be as available as possible.</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rPr>
            </w:pPr>
            <w:r>
              <w:rPr>
                <w:color w:val="auto"/>
                <w:sz w:val="20"/>
                <w:szCs w:val="20"/>
              </w:rPr>
              <w:t>How does your Disaster Recovery (DR) plan address critical service failure, physical disasters and denial-of-service (DoS) attack?</w:t>
            </w:r>
          </w:p>
        </w:tc>
        <w:tc>
          <w:tcPr>
            <w:tcW w:w="5432" w:type="dxa"/>
            <w:tcBorders/>
            <w:shd w:color="auto" w:fill="EDEEEB" w:val="clear"/>
            <w:vAlign w:val="center"/>
          </w:tcPr>
          <w:p>
            <w:pPr>
              <w:pStyle w:val="Normal"/>
              <w:spacing w:lineRule="auto" w:line="240" w:before="0" w:after="0"/>
              <w:jc w:val="left"/>
              <w:rPr>
                <w:sz w:val="20"/>
                <w:szCs w:val="20"/>
              </w:rPr>
            </w:pPr>
            <w:ins w:id="30" w:author="Scott Dunbar" w:date="2020-02-14T21:32:00Z">
              <w:r>
                <w:rPr>
                  <w:color w:val="auto"/>
                  <w:sz w:val="20"/>
                  <w:szCs w:val="20"/>
                </w:rPr>
                <w:t xml:space="preserve">Services are deployed to redundant systems and physical locations </w:t>
              </w:r>
            </w:ins>
            <w:ins w:id="31" w:author="Scott Dunbar" w:date="2020-02-14T21:33:00Z">
              <w:r>
                <w:rPr>
                  <w:color w:val="auto"/>
                  <w:sz w:val="20"/>
                  <w:szCs w:val="20"/>
                </w:rPr>
                <w:t xml:space="preserve">to maintain uptime.  Amazon AWS, coupled with the Temenos deployment configuration, </w:t>
              </w:r>
            </w:ins>
            <w:ins w:id="32" w:author="Scott Dunbar" w:date="2020-02-14T21:34:00Z">
              <w:r>
                <w:rPr>
                  <w:color w:val="auto"/>
                  <w:sz w:val="20"/>
                  <w:szCs w:val="20"/>
                </w:rPr>
                <w:t>mitigate DoS attacks at the network layer.</w:t>
              </w:r>
            </w:ins>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highlight w:val="yellow"/>
              </w:rPr>
            </w:pPr>
            <w:r>
              <w:rPr>
                <w:color w:val="111111" w:themeColor="text1"/>
                <w:sz w:val="20"/>
                <w:szCs w:val="20"/>
                <w:highlight w:val="yellow"/>
              </w:rPr>
              <w:t>Does &lt;vendor&gt; have a business continuity and disaster recovery plan in place? Does &lt;vendor&gt; ensure any service providers providing services to CWB also have business continuity and disaster recovery plans? Please attach copies of &lt;vendor&gt; and service provider’s plans.</w:t>
            </w:r>
          </w:p>
        </w:tc>
        <w:tc>
          <w:tcPr>
            <w:tcW w:w="5432" w:type="dxa"/>
            <w:tcBorders/>
            <w:shd w:color="auto" w:fill="EDEEEB" w:themeFill="accent6" w:themeFillTint="33" w:val="clear"/>
            <w:vAlign w:val="center"/>
          </w:tcPr>
          <w:p>
            <w:pPr>
              <w:pStyle w:val="Normal"/>
              <w:spacing w:lineRule="auto" w:line="240" w:before="0" w:after="0"/>
              <w:rPr>
                <w:sz w:val="20"/>
                <w:szCs w:val="20"/>
                <w:highlight w:val="yellow"/>
              </w:rPr>
            </w:pPr>
            <w:r>
              <w:rPr>
                <w:color w:val="auto"/>
                <w:sz w:val="20"/>
                <w:szCs w:val="20"/>
                <w:highlight w:val="yellow"/>
              </w:rPr>
              <w:t>SLA addressed in section 2.2</w:t>
            </w:r>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highlight w:val="yellow"/>
              </w:rPr>
            </w:pPr>
            <w:r>
              <w:rPr>
                <w:color w:val="auto"/>
                <w:sz w:val="20"/>
                <w:szCs w:val="20"/>
                <w:highlight w:val="yellow"/>
              </w:rPr>
              <w:t>What service level guarantee does you offer under recovery conditions?</w:t>
            </w:r>
          </w:p>
        </w:tc>
        <w:tc>
          <w:tcPr>
            <w:tcW w:w="5432" w:type="dxa"/>
            <w:tcBorders/>
            <w:shd w:color="auto" w:fill="EDEEEB" w:val="clear"/>
            <w:vAlign w:val="center"/>
          </w:tcPr>
          <w:p>
            <w:pPr>
              <w:pStyle w:val="Normal"/>
              <w:spacing w:lineRule="auto" w:line="240" w:before="0" w:after="0"/>
              <w:jc w:val="left"/>
              <w:rPr>
                <w:sz w:val="20"/>
                <w:szCs w:val="20"/>
              </w:rPr>
            </w:pPr>
            <w:r>
              <w:rPr>
                <w:color w:val="auto"/>
                <w:sz w:val="20"/>
                <w:szCs w:val="20"/>
                <w:highlight w:val="yellow"/>
              </w:rPr>
              <w:t>SLA addressed in section 2.2</w:t>
            </w:r>
          </w:p>
        </w:tc>
      </w:tr>
    </w:tbl>
    <w:p>
      <w:pPr>
        <w:pStyle w:val="Heading2"/>
        <w:numPr>
          <w:ilvl w:val="1"/>
          <w:numId w:val="8"/>
        </w:numPr>
        <w:ind w:left="504" w:hanging="792"/>
        <w:rPr/>
      </w:pPr>
      <w:bookmarkStart w:id="28" w:name="_Toc20397808"/>
      <w:bookmarkStart w:id="29" w:name="_Toc21698907"/>
      <w:bookmarkStart w:id="30" w:name="_Hlk342967691"/>
      <w:bookmarkEnd w:id="30"/>
      <w:r>
        <w:rPr/>
        <w:t>Multi-tenancy (identify if a third party is involved)</w:t>
      </w:r>
      <w:bookmarkEnd w:id="28"/>
      <w:bookmarkEnd w:id="29"/>
    </w:p>
    <w:tbl>
      <w:tblPr>
        <w:tblStyle w:val="Corporate"/>
        <w:tblW w:w="10110" w:type="dxa"/>
        <w:jc w:val="left"/>
        <w:tblInd w:w="0" w:type="dxa"/>
        <w:shd w:fill="FFFFFF" w:val="clear"/>
        <w:tblCellMar>
          <w:top w:w="0" w:type="dxa"/>
          <w:left w:w="108" w:type="dxa"/>
          <w:bottom w:w="0" w:type="dxa"/>
          <w:right w:w="108" w:type="dxa"/>
        </w:tblCellMar>
        <w:tblLook w:val="0420" w:noHBand="0" w:noVBand="1" w:firstColumn="0" w:lastRow="0" w:lastColumn="0" w:firstRow="1"/>
      </w:tblPr>
      <w:tblGrid>
        <w:gridCol w:w="4677"/>
        <w:gridCol w:w="5432"/>
      </w:tblGrid>
      <w:tr>
        <w:trPr>
          <w:trHeight w:val="52" w:hRule="atLeast"/>
          <w:cnfStyle w:val="100000000000" w:firstRow="1" w:lastRow="0" w:firstColumn="0" w:lastColumn="0" w:oddVBand="0" w:evenVBand="0" w:oddHBand="0" w:evenHBand="0" w:firstRowFirstColumn="0" w:firstRowLastColumn="0" w:lastRowFirstColumn="0" w:lastRowLastColumn="0"/>
        </w:trPr>
        <w:tc>
          <w:tcPr>
            <w:tcW w:w="4677" w:type="dxa"/>
            <w:tcBorders>
              <w:righ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 xml:space="preserve">Questions </w:t>
            </w:r>
          </w:p>
        </w:tc>
        <w:tc>
          <w:tcPr>
            <w:tcW w:w="5432" w:type="dxa"/>
            <w:tcBorders>
              <w:lef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Answer</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Where is this service hosted?</w:t>
            </w:r>
          </w:p>
        </w:tc>
        <w:tc>
          <w:tcPr>
            <w:tcW w:w="5432" w:type="dxa"/>
            <w:tcBorders/>
            <w:shd w:color="auto" w:fill="EDEEEB" w:themeFill="accent6" w:themeFillTint="33" w:val="clear"/>
            <w:vAlign w:val="center"/>
          </w:tcPr>
          <w:p>
            <w:pPr>
              <w:pStyle w:val="Normal"/>
              <w:spacing w:lineRule="auto" w:line="240" w:before="0" w:after="0"/>
              <w:rPr>
                <w:sz w:val="20"/>
                <w:szCs w:val="20"/>
              </w:rPr>
            </w:pPr>
            <w:ins w:id="33" w:author="Scott Dunbar" w:date="2020-02-14T21:34:00Z">
              <w:r>
                <w:rPr>
                  <w:color w:val="auto"/>
                  <w:sz w:val="20"/>
                  <w:szCs w:val="20"/>
                </w:rPr>
                <w:t xml:space="preserve">Amazon AWS, in the </w:t>
              </w:r>
            </w:ins>
            <w:ins w:id="34" w:author="Scott Dunbar" w:date="2020-02-14T21:35:00Z">
              <w:r>
                <w:rPr>
                  <w:color w:val="auto"/>
                  <w:sz w:val="20"/>
                  <w:szCs w:val="20"/>
                </w:rPr>
                <w:t xml:space="preserve">“ca-central” (Montreal) </w:t>
              </w:r>
            </w:ins>
            <w:ins w:id="35" w:author="Scott Dunbar" w:date="2020-02-14T21:36:00Z">
              <w:r>
                <w:rPr>
                  <w:color w:val="auto"/>
                  <w:sz w:val="20"/>
                  <w:szCs w:val="20"/>
                </w:rPr>
                <w:t>region.</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rPr>
            </w:pPr>
            <w:r>
              <w:rPr>
                <w:color w:val="auto"/>
                <w:sz w:val="20"/>
                <w:szCs w:val="20"/>
              </w:rPr>
              <w:t xml:space="preserve">Is CWBFG’s environment set up on dedicated hardware, or do you host a multi-tenant architecture? </w:t>
            </w:r>
          </w:p>
        </w:tc>
        <w:tc>
          <w:tcPr>
            <w:tcW w:w="5432" w:type="dxa"/>
            <w:tcBorders/>
            <w:shd w:color="auto" w:fill="EDEEEB" w:val="clear"/>
            <w:vAlign w:val="center"/>
          </w:tcPr>
          <w:p>
            <w:pPr>
              <w:pStyle w:val="Normal"/>
              <w:spacing w:lineRule="auto" w:line="240" w:before="0" w:after="0"/>
              <w:jc w:val="left"/>
              <w:rPr>
                <w:sz w:val="20"/>
                <w:szCs w:val="20"/>
              </w:rPr>
            </w:pPr>
            <w:ins w:id="36" w:author="Scott Dunbar" w:date="2020-02-14T21:36:00Z">
              <w:r>
                <w:rPr>
                  <w:color w:val="auto"/>
                  <w:sz w:val="20"/>
                  <w:szCs w:val="20"/>
                </w:rPr>
                <w:t>All Temenos services are on dedicated hardware.</w:t>
              </w:r>
            </w:ins>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111111" w:themeColor="text1"/>
                <w:sz w:val="20"/>
                <w:szCs w:val="20"/>
              </w:rPr>
              <w:t>Is or can CWB data be logically and/or physically segregated from other clients’ data?</w:t>
            </w:r>
          </w:p>
        </w:tc>
        <w:tc>
          <w:tcPr>
            <w:tcW w:w="5432" w:type="dxa"/>
            <w:tcBorders/>
            <w:shd w:color="auto" w:fill="EDEEEB" w:themeFill="accent6" w:themeFillTint="33" w:val="clear"/>
            <w:vAlign w:val="center"/>
          </w:tcPr>
          <w:p>
            <w:pPr>
              <w:pStyle w:val="Normal"/>
              <w:spacing w:lineRule="auto" w:line="240" w:before="0" w:after="0"/>
              <w:rPr>
                <w:sz w:val="20"/>
                <w:szCs w:val="20"/>
              </w:rPr>
            </w:pPr>
            <w:ins w:id="37" w:author="Scott Dunbar" w:date="2020-02-14T21:36:00Z">
              <w:r>
                <w:rPr>
                  <w:color w:val="auto"/>
                  <w:sz w:val="20"/>
                  <w:szCs w:val="20"/>
                </w:rPr>
                <w:t>No other clients are hosted on the same hardware or environment.</w:t>
              </w:r>
            </w:ins>
          </w:p>
        </w:tc>
      </w:tr>
    </w:tbl>
    <w:p>
      <w:pPr>
        <w:pStyle w:val="Normal"/>
        <w:rPr/>
      </w:pPr>
      <w:r>
        <w:rPr/>
      </w:r>
    </w:p>
    <w:p>
      <w:pPr>
        <w:pStyle w:val="Heading2"/>
        <w:numPr>
          <w:ilvl w:val="1"/>
          <w:numId w:val="8"/>
        </w:numPr>
        <w:ind w:left="504" w:hanging="792"/>
        <w:rPr/>
      </w:pPr>
      <w:bookmarkStart w:id="31" w:name="_Toc20397809"/>
      <w:bookmarkStart w:id="32" w:name="_Toc21698908"/>
      <w:r>
        <w:rPr/>
        <w:t>Scalability</w:t>
      </w:r>
      <w:bookmarkEnd w:id="31"/>
      <w:bookmarkEnd w:id="32"/>
    </w:p>
    <w:tbl>
      <w:tblPr>
        <w:tblStyle w:val="Corporate"/>
        <w:tblW w:w="10110" w:type="dxa"/>
        <w:jc w:val="left"/>
        <w:tblInd w:w="0" w:type="dxa"/>
        <w:shd w:fill="FFFFFF" w:val="clear"/>
        <w:tblCellMar>
          <w:top w:w="0" w:type="dxa"/>
          <w:left w:w="108" w:type="dxa"/>
          <w:bottom w:w="0" w:type="dxa"/>
          <w:right w:w="108" w:type="dxa"/>
        </w:tblCellMar>
        <w:tblLook w:val="0420" w:noHBand="0" w:noVBand="1" w:firstColumn="0" w:lastRow="0" w:lastColumn="0" w:firstRow="1"/>
      </w:tblPr>
      <w:tblGrid>
        <w:gridCol w:w="4677"/>
        <w:gridCol w:w="5432"/>
      </w:tblGrid>
      <w:tr>
        <w:trPr>
          <w:trHeight w:val="52" w:hRule="atLeast"/>
          <w:cnfStyle w:val="100000000000" w:firstRow="1" w:lastRow="0" w:firstColumn="0" w:lastColumn="0" w:oddVBand="0" w:evenVBand="0" w:oddHBand="0" w:evenHBand="0" w:firstRowFirstColumn="0" w:firstRowLastColumn="0" w:lastRowFirstColumn="0" w:lastRowLastColumn="0"/>
        </w:trPr>
        <w:tc>
          <w:tcPr>
            <w:tcW w:w="4677" w:type="dxa"/>
            <w:tcBorders>
              <w:righ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 xml:space="preserve">Questions </w:t>
            </w:r>
          </w:p>
        </w:tc>
        <w:tc>
          <w:tcPr>
            <w:tcW w:w="5432" w:type="dxa"/>
            <w:tcBorders>
              <w:lef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Answer</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Is your solution dynamically scalable on demand? If not, how much advance notice would you need to deal with an expected spike? Do you already have the infrastructure in place to support this?</w:t>
            </w:r>
          </w:p>
          <w:p>
            <w:pPr>
              <w:pStyle w:val="Normal"/>
              <w:spacing w:lineRule="auto" w:line="240" w:before="0" w:after="0"/>
              <w:rPr>
                <w:sz w:val="20"/>
                <w:szCs w:val="20"/>
              </w:rPr>
            </w:pPr>
            <w:r>
              <w:rPr>
                <w:color w:val="auto"/>
                <w:sz w:val="20"/>
                <w:szCs w:val="20"/>
              </w:rPr>
            </w:r>
          </w:p>
        </w:tc>
        <w:tc>
          <w:tcPr>
            <w:tcW w:w="5432" w:type="dxa"/>
            <w:tcBorders/>
            <w:shd w:color="auto" w:fill="EDEEEB" w:themeFill="accent6" w:themeFillTint="33" w:val="clear"/>
            <w:vAlign w:val="center"/>
          </w:tcPr>
          <w:p>
            <w:pPr>
              <w:pStyle w:val="Normal"/>
              <w:spacing w:lineRule="auto" w:line="240" w:before="0" w:after="0"/>
              <w:rPr>
                <w:sz w:val="20"/>
                <w:szCs w:val="20"/>
              </w:rPr>
            </w:pPr>
            <w:ins w:id="38" w:author="Scott Dunbar" w:date="2020-02-14T21:36:00Z">
              <w:r>
                <w:rPr>
                  <w:color w:val="auto"/>
                  <w:sz w:val="20"/>
                  <w:szCs w:val="20"/>
                </w:rPr>
                <w:t xml:space="preserve">The Temenos deployment </w:t>
              </w:r>
            </w:ins>
            <w:ins w:id="39" w:author="Scott Dunbar" w:date="2020-02-14T21:37:00Z">
              <w:r>
                <w:rPr>
                  <w:color w:val="auto"/>
                  <w:sz w:val="20"/>
                  <w:szCs w:val="20"/>
                </w:rPr>
                <w:t>consists of multiple server machines that automatically scale out and in based on load.  The database that is used by this deploy</w:t>
              </w:r>
            </w:ins>
            <w:ins w:id="40" w:author="Scott Dunbar" w:date="2020-02-14T21:38:00Z">
              <w:r>
                <w:rPr>
                  <w:color w:val="auto"/>
                  <w:sz w:val="20"/>
                  <w:szCs w:val="20"/>
                </w:rPr>
                <w:t>ment does the same.</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rPr>
            </w:pPr>
            <w:r>
              <w:rPr>
                <w:color w:val="auto"/>
                <w:sz w:val="20"/>
                <w:szCs w:val="20"/>
              </w:rPr>
              <w:t>How is scalability achieved?  Do you scale up or scale out?  Have you identified any upper limits of scalability (e.g. maximum transactions/sec, maximum number of users, maximum storage capacity, etc.)?</w:t>
            </w:r>
          </w:p>
          <w:p>
            <w:pPr>
              <w:pStyle w:val="Normal"/>
              <w:spacing w:lineRule="auto" w:line="240" w:before="0" w:after="0"/>
              <w:jc w:val="left"/>
              <w:rPr>
                <w:sz w:val="20"/>
                <w:szCs w:val="20"/>
              </w:rPr>
            </w:pPr>
            <w:r>
              <w:rPr>
                <w:color w:val="auto"/>
                <w:sz w:val="20"/>
                <w:szCs w:val="20"/>
              </w:rPr>
            </w:r>
          </w:p>
        </w:tc>
        <w:tc>
          <w:tcPr>
            <w:tcW w:w="5432" w:type="dxa"/>
            <w:tcBorders/>
            <w:shd w:color="auto" w:fill="EDEEEB" w:val="clear"/>
            <w:vAlign w:val="center"/>
          </w:tcPr>
          <w:p>
            <w:pPr>
              <w:pStyle w:val="Normal"/>
              <w:spacing w:lineRule="auto" w:line="240" w:before="0" w:after="0"/>
              <w:jc w:val="left"/>
              <w:rPr>
                <w:sz w:val="20"/>
                <w:szCs w:val="20"/>
              </w:rPr>
            </w:pPr>
            <w:ins w:id="41" w:author="Scott Dunbar" w:date="2020-02-14T21:38:00Z">
              <w:r>
                <w:rPr>
                  <w:color w:val="auto"/>
                  <w:sz w:val="20"/>
                  <w:szCs w:val="20"/>
                </w:rPr>
                <w:t xml:space="preserve">Additional machines are added to the cluster based on machine load.  We do not set an upper limit for the scaling, providing no fixed </w:t>
              </w:r>
            </w:ins>
            <w:ins w:id="42" w:author="Scott Dunbar" w:date="2020-02-14T21:39:00Z">
              <w:r>
                <w:rPr>
                  <w:color w:val="auto"/>
                  <w:sz w:val="20"/>
                  <w:szCs w:val="20"/>
                </w:rPr>
                <w:t>limit.  Storage is limited by database storage and does not automatically scale out.</w:t>
              </w:r>
            </w:ins>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What computing resources are needed to provide system service to users inside the enterprise? Outside the enterprise and using enterprise computing assets? Outside the enterprise and using their own assets?</w:t>
            </w:r>
          </w:p>
        </w:tc>
        <w:tc>
          <w:tcPr>
            <w:tcW w:w="5432" w:type="dxa"/>
            <w:tcBorders/>
            <w:shd w:color="auto" w:fill="EDEEEB" w:themeFill="accent6" w:themeFillTint="33" w:val="clear"/>
            <w:vAlign w:val="center"/>
          </w:tcPr>
          <w:p>
            <w:pPr>
              <w:pStyle w:val="Normal"/>
              <w:spacing w:lineRule="auto" w:line="240" w:before="0" w:after="0"/>
              <w:rPr>
                <w:sz w:val="20"/>
                <w:szCs w:val="20"/>
              </w:rPr>
            </w:pPr>
            <w:ins w:id="43" w:author="Scott Dunbar" w:date="2020-02-14T21:39:00Z">
              <w:r>
                <w:rPr>
                  <w:color w:val="auto"/>
                  <w:sz w:val="20"/>
                  <w:szCs w:val="20"/>
                </w:rPr>
                <w:t xml:space="preserve">All resources are hosted on the Amazon AWS </w:t>
              </w:r>
            </w:ins>
            <w:ins w:id="44" w:author="Scott Dunbar" w:date="2020-02-14T21:40:00Z">
              <w:r>
                <w:rPr>
                  <w:color w:val="auto"/>
                  <w:sz w:val="20"/>
                  <w:szCs w:val="20"/>
                </w:rPr>
                <w:t>infrastructure</w:t>
              </w:r>
            </w:ins>
            <w:ins w:id="45" w:author="Scott Dunbar" w:date="2020-02-14T21:39:00Z">
              <w:r>
                <w:rPr>
                  <w:color w:val="auto"/>
                  <w:sz w:val="20"/>
                  <w:szCs w:val="20"/>
                </w:rPr>
                <w:t>.  Ho</w:t>
              </w:r>
            </w:ins>
            <w:ins w:id="46" w:author="Scott Dunbar" w:date="2020-02-14T21:40:00Z">
              <w:r>
                <w:rPr>
                  <w:color w:val="auto"/>
                  <w:sz w:val="20"/>
                  <w:szCs w:val="20"/>
                </w:rPr>
                <w:t>wever, security constraints are applied to minimize the security surface to the appropriate users.  For example, the Journey Manager admi</w:t>
              </w:r>
            </w:ins>
            <w:ins w:id="47" w:author="Scott Dunbar" w:date="2020-02-14T21:41:00Z">
              <w:r>
                <w:rPr>
                  <w:color w:val="auto"/>
                  <w:sz w:val="20"/>
                  <w:szCs w:val="20"/>
                </w:rPr>
                <w:t>nistrative console can only be accessed by IP addresses that are allowed by CWBFG.</w:t>
              </w:r>
            </w:ins>
          </w:p>
        </w:tc>
      </w:tr>
    </w:tbl>
    <w:p>
      <w:pPr>
        <w:pStyle w:val="Normal"/>
        <w:rPr/>
      </w:pPr>
      <w:r>
        <w:rPr/>
      </w:r>
    </w:p>
    <w:p>
      <w:pPr>
        <w:pStyle w:val="Heading2"/>
        <w:numPr>
          <w:ilvl w:val="1"/>
          <w:numId w:val="8"/>
        </w:numPr>
        <w:ind w:left="504" w:hanging="792"/>
        <w:rPr/>
      </w:pPr>
      <w:bookmarkStart w:id="33" w:name="_Toc20397810"/>
      <w:bookmarkStart w:id="34" w:name="_Toc21698909"/>
      <w:bookmarkStart w:id="35" w:name="_Hlk34296793"/>
      <w:bookmarkEnd w:id="35"/>
      <w:r>
        <w:rPr/>
        <w:t>Compliance</w:t>
      </w:r>
      <w:bookmarkEnd w:id="33"/>
      <w:bookmarkEnd w:id="34"/>
    </w:p>
    <w:tbl>
      <w:tblPr>
        <w:tblStyle w:val="Corporate"/>
        <w:tblW w:w="10110" w:type="dxa"/>
        <w:jc w:val="left"/>
        <w:tblInd w:w="0" w:type="dxa"/>
        <w:shd w:fill="FFFFFF" w:val="clear"/>
        <w:tblCellMar>
          <w:top w:w="0" w:type="dxa"/>
          <w:left w:w="108" w:type="dxa"/>
          <w:bottom w:w="0" w:type="dxa"/>
          <w:right w:w="108" w:type="dxa"/>
        </w:tblCellMar>
        <w:tblLook w:val="0420" w:noHBand="0" w:noVBand="1" w:firstColumn="0" w:lastRow="0" w:lastColumn="0" w:firstRow="1"/>
      </w:tblPr>
      <w:tblGrid>
        <w:gridCol w:w="4677"/>
        <w:gridCol w:w="5432"/>
      </w:tblGrid>
      <w:tr>
        <w:trPr>
          <w:trHeight w:val="52" w:hRule="atLeast"/>
          <w:cnfStyle w:val="100000000000" w:firstRow="1" w:lastRow="0" w:firstColumn="0" w:lastColumn="0" w:oddVBand="0" w:evenVBand="0" w:oddHBand="0" w:evenHBand="0" w:firstRowFirstColumn="0" w:firstRowLastColumn="0" w:lastRowFirstColumn="0" w:lastRowLastColumn="0"/>
        </w:trPr>
        <w:tc>
          <w:tcPr>
            <w:tcW w:w="4677" w:type="dxa"/>
            <w:tcBorders>
              <w:righ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 xml:space="preserve">Questions </w:t>
            </w:r>
          </w:p>
        </w:tc>
        <w:tc>
          <w:tcPr>
            <w:tcW w:w="5432" w:type="dxa"/>
            <w:tcBorders>
              <w:lef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Answer</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highlight w:val="yellow"/>
              </w:rPr>
            </w:pPr>
            <w:r>
              <w:rPr>
                <w:color w:val="111111" w:themeColor="text1"/>
                <w:sz w:val="20"/>
                <w:szCs w:val="20"/>
                <w:highlight w:val="yellow"/>
              </w:rPr>
              <w:t xml:space="preserve">Does &lt;vendor&gt; use the services of other third-party service provider to host applications, systems or data related to CWB?, If yes, please provide results of a third-party external Information Security assessment conducted within the past 2 years (SSAE 16 Type 2, </w:t>
            </w:r>
            <w:r>
              <w:rPr>
                <w:color w:val="111111" w:themeColor="text1"/>
                <w:sz w:val="20"/>
                <w:highlight w:val="yellow"/>
              </w:rPr>
              <w:t xml:space="preserve">SOC 2 </w:t>
            </w:r>
            <w:r>
              <w:rPr>
                <w:color w:val="111111" w:themeColor="text1"/>
                <w:sz w:val="20"/>
                <w:szCs w:val="20"/>
                <w:highlight w:val="yellow"/>
              </w:rPr>
              <w:t>Type1</w:t>
            </w:r>
            <w:r>
              <w:rPr>
                <w:color w:val="111111" w:themeColor="text1"/>
                <w:sz w:val="20"/>
                <w:highlight w:val="yellow"/>
              </w:rPr>
              <w:t xml:space="preserve"> and </w:t>
            </w:r>
            <w:r>
              <w:rPr>
                <w:color w:val="111111" w:themeColor="text1"/>
                <w:sz w:val="20"/>
                <w:szCs w:val="20"/>
                <w:highlight w:val="yellow"/>
              </w:rPr>
              <w:t>2, penetration test, vulnerability assessment</w:t>
            </w:r>
            <w:r>
              <w:rPr>
                <w:color w:val="111111" w:themeColor="text1"/>
                <w:sz w:val="20"/>
                <w:highlight w:val="yellow"/>
              </w:rPr>
              <w:t>,</w:t>
            </w:r>
            <w:r>
              <w:rPr>
                <w:color w:val="111111" w:themeColor="text1"/>
                <w:sz w:val="22"/>
                <w:highlight w:val="yellow"/>
              </w:rPr>
              <w:t xml:space="preserve"> </w:t>
            </w:r>
            <w:r>
              <w:rPr>
                <w:color w:val="111111" w:themeColor="text1"/>
                <w:sz w:val="20"/>
                <w:highlight w:val="yellow"/>
              </w:rPr>
              <w:t>CSA Star Attestation, ISO 27001:2013, ISO 27018:2014, etc</w:t>
            </w:r>
            <w:r>
              <w:rPr>
                <w:color w:val="111111" w:themeColor="text1"/>
                <w:sz w:val="20"/>
                <w:szCs w:val="20"/>
                <w:highlight w:val="yellow"/>
              </w:rPr>
              <w:t>.</w:t>
            </w:r>
          </w:p>
        </w:tc>
        <w:tc>
          <w:tcPr>
            <w:tcW w:w="5432"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highlight w:val="yellow"/>
              </w:rPr>
              <w:t>Only Amazon AWS is used for direct hosting.</w:t>
            </w:r>
          </w:p>
        </w:tc>
      </w:tr>
    </w:tbl>
    <w:p>
      <w:pPr>
        <w:pStyle w:val="Heading2"/>
        <w:numPr>
          <w:ilvl w:val="1"/>
          <w:numId w:val="8"/>
        </w:numPr>
        <w:ind w:left="504" w:hanging="792"/>
        <w:rPr/>
      </w:pPr>
      <w:bookmarkStart w:id="36" w:name="_Toc20397811"/>
      <w:bookmarkStart w:id="37" w:name="_Toc21698910"/>
      <w:bookmarkStart w:id="38" w:name="_Hlk342967931"/>
      <w:bookmarkEnd w:id="38"/>
      <w:r>
        <w:rPr/>
        <w:t>Maintenance and Support</w:t>
      </w:r>
      <w:bookmarkEnd w:id="36"/>
      <w:bookmarkEnd w:id="37"/>
    </w:p>
    <w:tbl>
      <w:tblPr>
        <w:tblStyle w:val="Corporate"/>
        <w:tblW w:w="10110" w:type="dxa"/>
        <w:jc w:val="left"/>
        <w:tblInd w:w="0" w:type="dxa"/>
        <w:shd w:fill="FFFFFF" w:val="clear"/>
        <w:tblCellMar>
          <w:top w:w="0" w:type="dxa"/>
          <w:left w:w="108" w:type="dxa"/>
          <w:bottom w:w="0" w:type="dxa"/>
          <w:right w:w="108" w:type="dxa"/>
        </w:tblCellMar>
        <w:tblLook w:val="0420" w:noHBand="0" w:noVBand="1" w:firstColumn="0" w:lastRow="0" w:lastColumn="0" w:firstRow="1"/>
      </w:tblPr>
      <w:tblGrid>
        <w:gridCol w:w="4677"/>
        <w:gridCol w:w="5432"/>
      </w:tblGrid>
      <w:tr>
        <w:trPr>
          <w:trHeight w:val="52" w:hRule="atLeast"/>
          <w:cnfStyle w:val="100000000000" w:firstRow="1" w:lastRow="0" w:firstColumn="0" w:lastColumn="0" w:oddVBand="0" w:evenVBand="0" w:oddHBand="0" w:evenHBand="0" w:firstRowFirstColumn="0" w:firstRowLastColumn="0" w:lastRowFirstColumn="0" w:lastRowLastColumn="0"/>
        </w:trPr>
        <w:tc>
          <w:tcPr>
            <w:tcW w:w="4677" w:type="dxa"/>
            <w:tcBorders>
              <w:righ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 xml:space="preserve">Questions </w:t>
            </w:r>
          </w:p>
        </w:tc>
        <w:tc>
          <w:tcPr>
            <w:tcW w:w="5432" w:type="dxa"/>
            <w:tcBorders>
              <w:lef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Answer</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 xml:space="preserve">How are changes and enhancements incorporated and cascaded? Can you please elaborate on Change management policy/process          </w:t>
            </w:r>
          </w:p>
        </w:tc>
        <w:tc>
          <w:tcPr>
            <w:tcW w:w="5432" w:type="dxa"/>
            <w:tcBorders/>
            <w:shd w:color="auto" w:fill="EDEEEB" w:themeFill="accent6" w:themeFillTint="33" w:val="clear"/>
            <w:vAlign w:val="center"/>
          </w:tcPr>
          <w:p>
            <w:pPr>
              <w:pStyle w:val="Normal"/>
              <w:spacing w:lineRule="auto" w:line="240" w:before="0" w:after="0"/>
              <w:rPr>
                <w:sz w:val="20"/>
                <w:szCs w:val="20"/>
              </w:rPr>
            </w:pPr>
            <w:ins w:id="48" w:author="Scott Dunbar" w:date="2020-02-14T21:41:00Z">
              <w:r>
                <w:rPr>
                  <w:color w:val="auto"/>
                  <w:sz w:val="20"/>
                  <w:szCs w:val="20"/>
                </w:rPr>
                <w:t>The standard Temenos/Avoka deployment i</w:t>
              </w:r>
            </w:ins>
            <w:ins w:id="49" w:author="Scott Dunbar" w:date="2020-02-14T21:42:00Z">
              <w:r>
                <w:rPr>
                  <w:color w:val="auto"/>
                  <w:sz w:val="20"/>
                  <w:szCs w:val="20"/>
                </w:rPr>
                <w:t xml:space="preserve">ncludes 4 environments to introduce changes.  </w:t>
              </w:r>
            </w:ins>
            <w:ins w:id="50" w:author="Scott Dunbar" w:date="2020-02-14T21:44:00Z">
              <w:r>
                <w:rPr>
                  <w:color w:val="auto"/>
                  <w:sz w:val="20"/>
                  <w:szCs w:val="20"/>
                </w:rPr>
                <w:t xml:space="preserve">The Temenos development process </w:t>
              </w:r>
            </w:ins>
            <w:ins w:id="51" w:author="Scott Dunbar" w:date="2020-02-14T21:45:00Z">
              <w:r>
                <w:rPr>
                  <w:color w:val="auto"/>
                  <w:sz w:val="20"/>
                  <w:szCs w:val="20"/>
                </w:rPr>
                <w:t xml:space="preserve">involves promoting changes </w:t>
              </w:r>
            </w:ins>
            <w:ins w:id="52" w:author="Scott Dunbar" w:date="2020-02-14T21:46:00Z">
              <w:r>
                <w:rPr>
                  <w:color w:val="auto"/>
                  <w:sz w:val="20"/>
                  <w:szCs w:val="20"/>
                </w:rPr>
                <w:t xml:space="preserve">in </w:t>
              </w:r>
            </w:ins>
            <w:ins w:id="53" w:author="Scott Dunbar" w:date="2020-02-14T21:45:00Z">
              <w:r>
                <w:rPr>
                  <w:color w:val="auto"/>
                  <w:sz w:val="20"/>
                  <w:szCs w:val="20"/>
                </w:rPr>
                <w:t xml:space="preserve">the environments with testing and validation </w:t>
              </w:r>
            </w:ins>
            <w:ins w:id="54" w:author="Scott Dunbar" w:date="2020-02-14T21:46:00Z">
              <w:r>
                <w:rPr>
                  <w:color w:val="auto"/>
                  <w:sz w:val="20"/>
                  <w:szCs w:val="20"/>
                </w:rPr>
                <w:t>between each step.</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rPr>
            </w:pPr>
            <w:r>
              <w:rPr>
                <w:color w:val="auto"/>
                <w:sz w:val="20"/>
                <w:szCs w:val="20"/>
              </w:rPr>
              <w:t xml:space="preserve">What are the provider’s customer support hours? </w:t>
            </w:r>
          </w:p>
        </w:tc>
        <w:tc>
          <w:tcPr>
            <w:tcW w:w="5432" w:type="dxa"/>
            <w:tcBorders/>
            <w:shd w:color="auto" w:fill="EDEEEB" w:val="clear"/>
            <w:vAlign w:val="center"/>
          </w:tcPr>
          <w:p>
            <w:pPr>
              <w:pStyle w:val="Normal"/>
              <w:spacing w:lineRule="auto" w:line="240" w:before="0" w:after="0"/>
              <w:jc w:val="left"/>
              <w:rPr>
                <w:sz w:val="20"/>
                <w:szCs w:val="20"/>
              </w:rPr>
            </w:pPr>
            <w:ins w:id="55" w:author="Scott Dunbar" w:date="2020-02-14T21:48:00Z">
              <w:r>
                <w:rPr>
                  <w:color w:val="auto"/>
                  <w:sz w:val="20"/>
                  <w:szCs w:val="20"/>
                </w:rPr>
                <w:t xml:space="preserve">Temenos maintains a </w:t>
              </w:r>
            </w:ins>
            <w:ins w:id="56" w:author="Scott Dunbar" w:date="2020-02-14T21:49:00Z">
              <w:r>
                <w:rPr>
                  <w:color w:val="auto"/>
                  <w:sz w:val="20"/>
                  <w:szCs w:val="20"/>
                </w:rPr>
                <w:t>worldwide support organization.  Direct hours are specified in the SOW.</w:t>
              </w:r>
            </w:ins>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What's the average changes/upgrades per month?</w:t>
            </w:r>
          </w:p>
        </w:tc>
        <w:tc>
          <w:tcPr>
            <w:tcW w:w="5432" w:type="dxa"/>
            <w:tcBorders/>
            <w:shd w:color="auto" w:fill="EDEEEB" w:themeFill="accent6" w:themeFillTint="33" w:val="clear"/>
            <w:vAlign w:val="center"/>
          </w:tcPr>
          <w:p>
            <w:pPr>
              <w:pStyle w:val="Normal"/>
              <w:spacing w:lineRule="auto" w:line="240" w:before="0" w:after="0"/>
              <w:rPr>
                <w:sz w:val="20"/>
                <w:szCs w:val="20"/>
              </w:rPr>
            </w:pPr>
            <w:ins w:id="57" w:author="Scott Dunbar" w:date="2020-02-14T21:48:00Z">
              <w:r>
                <w:rPr>
                  <w:color w:val="auto"/>
                  <w:sz w:val="20"/>
                  <w:szCs w:val="20"/>
                </w:rPr>
                <w:t>This is highly variable, depending on the amount of work requested by CWB.</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rPr>
            </w:pPr>
            <w:r>
              <w:rPr>
                <w:color w:val="auto"/>
                <w:sz w:val="20"/>
                <w:szCs w:val="20"/>
              </w:rPr>
              <w:t>Please describe any health and performance monitoring capability of the system/service.</w:t>
            </w:r>
          </w:p>
        </w:tc>
        <w:tc>
          <w:tcPr>
            <w:tcW w:w="5432" w:type="dxa"/>
            <w:tcBorders/>
            <w:shd w:color="auto" w:fill="EDEEEB" w:val="clear"/>
            <w:vAlign w:val="center"/>
          </w:tcPr>
          <w:p>
            <w:pPr>
              <w:pStyle w:val="Normal"/>
              <w:spacing w:lineRule="auto" w:line="240" w:before="0" w:after="0"/>
              <w:jc w:val="left"/>
              <w:rPr>
                <w:sz w:val="20"/>
                <w:szCs w:val="20"/>
              </w:rPr>
            </w:pPr>
            <w:ins w:id="58" w:author="Scott Dunbar" w:date="2020-02-14T21:47:00Z">
              <w:r>
                <w:rPr>
                  <w:color w:val="auto"/>
                  <w:sz w:val="20"/>
                  <w:szCs w:val="20"/>
                </w:rPr>
                <w:t>Amazon AWS provides real t</w:t>
              </w:r>
            </w:ins>
            <w:ins w:id="59" w:author="Scott Dunbar" w:date="2020-02-14T21:48:00Z">
              <w:r>
                <w:rPr>
                  <w:color w:val="auto"/>
                  <w:sz w:val="20"/>
                  <w:szCs w:val="20"/>
                </w:rPr>
                <w:t>ime alarms in the event of an outage.</w:t>
              </w:r>
            </w:ins>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Does the system integrate with ServiceNow? Please describe the level of integration with ServiceNow.</w:t>
            </w:r>
          </w:p>
        </w:tc>
        <w:tc>
          <w:tcPr>
            <w:tcW w:w="5432" w:type="dxa"/>
            <w:tcBorders/>
            <w:shd w:color="auto" w:fill="EDEEEB" w:themeFill="accent6" w:themeFillTint="33" w:val="clear"/>
            <w:vAlign w:val="center"/>
          </w:tcPr>
          <w:p>
            <w:pPr>
              <w:pStyle w:val="Normal"/>
              <w:spacing w:lineRule="auto" w:line="240" w:before="0" w:after="0"/>
              <w:rPr>
                <w:sz w:val="20"/>
                <w:szCs w:val="20"/>
              </w:rPr>
            </w:pPr>
            <w:ins w:id="60" w:author="Scott Dunbar" w:date="2020-02-14T21:47:00Z">
              <w:r>
                <w:rPr>
                  <w:color w:val="auto"/>
                  <w:sz w:val="20"/>
                  <w:szCs w:val="20"/>
                </w:rPr>
                <w:t>No, there is no integration with this product.</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rPr>
            </w:pPr>
            <w:r>
              <w:rPr>
                <w:color w:val="auto"/>
                <w:sz w:val="20"/>
                <w:szCs w:val="20"/>
              </w:rPr>
              <w:t>Do you inform customers in real time about your platform status?</w:t>
            </w:r>
          </w:p>
        </w:tc>
        <w:tc>
          <w:tcPr>
            <w:tcW w:w="5432" w:type="dxa"/>
            <w:tcBorders/>
            <w:shd w:color="auto" w:fill="EDEEEB" w:val="clear"/>
            <w:vAlign w:val="center"/>
          </w:tcPr>
          <w:p>
            <w:pPr>
              <w:pStyle w:val="Normal"/>
              <w:spacing w:lineRule="auto" w:line="240" w:before="0" w:after="0"/>
              <w:jc w:val="left"/>
              <w:rPr>
                <w:sz w:val="20"/>
                <w:szCs w:val="20"/>
              </w:rPr>
            </w:pPr>
            <w:ins w:id="61" w:author="Scott Dunbar" w:date="2020-02-14T21:47:00Z">
              <w:r>
                <w:rPr>
                  <w:color w:val="auto"/>
                  <w:sz w:val="20"/>
                  <w:szCs w:val="20"/>
                </w:rPr>
                <w:t>Best effort is made to inform customers about any outages.</w:t>
              </w:r>
            </w:ins>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Do you collect usage and performance metrics on client applications?</w:t>
            </w:r>
          </w:p>
        </w:tc>
        <w:tc>
          <w:tcPr>
            <w:tcW w:w="5432" w:type="dxa"/>
            <w:tcBorders/>
            <w:shd w:color="auto" w:fill="EDEEEB" w:themeFill="accent6" w:themeFillTint="33" w:val="clear"/>
            <w:vAlign w:val="center"/>
          </w:tcPr>
          <w:p>
            <w:pPr>
              <w:pStyle w:val="BodyCopy"/>
              <w:spacing w:before="0" w:after="140"/>
              <w:rPr>
                <w:color w:val="auto"/>
              </w:rPr>
            </w:pPr>
            <w:ins w:id="62" w:author="Scott Dunbar" w:date="2020-02-14T21:47:00Z">
              <w:r>
                <w:rPr>
                  <w:color w:val="0070C0"/>
                  <w:u w:val="single"/>
                </w:rPr>
                <w:t xml:space="preserve">All </w:t>
              </w:r>
            </w:ins>
            <w:r>
              <w:rPr>
                <w:color w:val="0070C0"/>
                <w:u w:val="single"/>
              </w:rPr>
              <w:t>web-based</w:t>
            </w:r>
            <w:ins w:id="63" w:author="Scott Dunbar" w:date="2020-02-14T21:47:00Z">
              <w:r>
                <w:rPr>
                  <w:color w:val="0070C0"/>
                  <w:u w:val="single"/>
                </w:rPr>
                <w:t xml:space="preserve"> forms include analytics for usage and performance.</w:t>
              </w:r>
            </w:ins>
          </w:p>
        </w:tc>
      </w:tr>
    </w:tbl>
    <w:p>
      <w:pPr>
        <w:pStyle w:val="Heading2"/>
        <w:numPr>
          <w:ilvl w:val="1"/>
          <w:numId w:val="8"/>
        </w:numPr>
        <w:ind w:left="504" w:hanging="792"/>
        <w:rPr/>
      </w:pPr>
      <w:bookmarkStart w:id="39" w:name="_Toc20397812"/>
      <w:bookmarkStart w:id="40" w:name="_Toc21698911"/>
      <w:r>
        <w:rPr/>
        <w:t>Termination</w:t>
      </w:r>
      <w:bookmarkEnd w:id="39"/>
      <w:bookmarkEnd w:id="40"/>
    </w:p>
    <w:tbl>
      <w:tblPr>
        <w:tblStyle w:val="Corporate"/>
        <w:tblW w:w="10110" w:type="dxa"/>
        <w:jc w:val="left"/>
        <w:tblInd w:w="0" w:type="dxa"/>
        <w:shd w:fill="FFFFFF" w:val="clear"/>
        <w:tblCellMar>
          <w:top w:w="0" w:type="dxa"/>
          <w:left w:w="108" w:type="dxa"/>
          <w:bottom w:w="0" w:type="dxa"/>
          <w:right w:w="108" w:type="dxa"/>
        </w:tblCellMar>
        <w:tblLook w:val="0420" w:noHBand="0" w:noVBand="1" w:firstColumn="0" w:lastRow="0" w:lastColumn="0" w:firstRow="1"/>
      </w:tblPr>
      <w:tblGrid>
        <w:gridCol w:w="4677"/>
        <w:gridCol w:w="5432"/>
      </w:tblGrid>
      <w:tr>
        <w:trPr>
          <w:trHeight w:val="52" w:hRule="atLeast"/>
          <w:cnfStyle w:val="100000000000" w:firstRow="1" w:lastRow="0" w:firstColumn="0" w:lastColumn="0" w:oddVBand="0" w:evenVBand="0" w:oddHBand="0" w:evenHBand="0" w:firstRowFirstColumn="0" w:firstRowLastColumn="0" w:lastRowFirstColumn="0" w:lastRowLastColumn="0"/>
        </w:trPr>
        <w:tc>
          <w:tcPr>
            <w:tcW w:w="4677" w:type="dxa"/>
            <w:tcBorders>
              <w:righ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 xml:space="preserve">Questions </w:t>
            </w:r>
          </w:p>
        </w:tc>
        <w:tc>
          <w:tcPr>
            <w:tcW w:w="5432" w:type="dxa"/>
            <w:tcBorders>
              <w:lef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Answer</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Describe the process to terminate the service.</w:t>
            </w:r>
          </w:p>
          <w:p>
            <w:pPr>
              <w:pStyle w:val="Normal"/>
              <w:spacing w:lineRule="auto" w:line="240" w:before="0" w:after="0"/>
              <w:rPr>
                <w:sz w:val="20"/>
                <w:szCs w:val="20"/>
              </w:rPr>
            </w:pPr>
            <w:r>
              <w:rPr>
                <w:color w:val="auto"/>
                <w:sz w:val="20"/>
                <w:szCs w:val="20"/>
              </w:rPr>
              <w:t>Is there a right of termination for material breach of applicable privacy and security obligations?</w:t>
            </w:r>
          </w:p>
        </w:tc>
        <w:tc>
          <w:tcPr>
            <w:tcW w:w="5432" w:type="dxa"/>
            <w:tcBorders/>
            <w:shd w:color="auto" w:fill="EDEEEB" w:themeFill="accent6" w:themeFillTint="33" w:val="clear"/>
            <w:vAlign w:val="center"/>
          </w:tcPr>
          <w:p>
            <w:pPr>
              <w:pStyle w:val="BodyCopy"/>
              <w:spacing w:before="0" w:after="140"/>
              <w:rPr>
                <w:color w:val="0070C0"/>
                <w:u w:val="single"/>
              </w:rPr>
            </w:pPr>
            <w:r>
              <w:rPr>
                <w:color w:val="0070C0"/>
                <w:u w:val="single"/>
              </w:rPr>
              <w:t>Termination details are described in section 16 of the MSA.</w:t>
            </w:r>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rPr>
            </w:pPr>
            <w:r>
              <w:rPr>
                <w:color w:val="auto"/>
                <w:sz w:val="20"/>
                <w:szCs w:val="20"/>
              </w:rPr>
              <w:t>What happens to CWBFG data at service termination?</w:t>
            </w:r>
          </w:p>
        </w:tc>
        <w:tc>
          <w:tcPr>
            <w:tcW w:w="5432" w:type="dxa"/>
            <w:tcBorders/>
            <w:shd w:color="auto" w:fill="EDEEEB" w:val="clear"/>
            <w:vAlign w:val="center"/>
          </w:tcPr>
          <w:p>
            <w:pPr>
              <w:pStyle w:val="BodyCopy"/>
              <w:spacing w:before="0" w:after="140"/>
              <w:rPr>
                <w:color w:val="0070C0"/>
                <w:u w:val="single"/>
              </w:rPr>
            </w:pPr>
            <w:r>
              <w:rPr>
                <w:color w:val="0070C0"/>
                <w:u w:val="single"/>
              </w:rPr>
              <w:t>Termination details are described in section 16 of the MSA.</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Can CWBFG data and the service be moved / transferred to another provider at any time?</w:t>
            </w:r>
          </w:p>
        </w:tc>
        <w:tc>
          <w:tcPr>
            <w:tcW w:w="5432" w:type="dxa"/>
            <w:tcBorders/>
            <w:shd w:color="auto" w:fill="EDEEEB" w:themeFill="accent6" w:themeFillTint="33" w:val="clear"/>
            <w:vAlign w:val="center"/>
          </w:tcPr>
          <w:p>
            <w:pPr>
              <w:pStyle w:val="BodyCopy"/>
              <w:spacing w:before="0" w:after="140"/>
              <w:rPr>
                <w:color w:val="0070C0"/>
                <w:u w:val="single"/>
              </w:rPr>
            </w:pPr>
            <w:r>
              <w:rPr>
                <w:color w:val="0070C0"/>
                <w:u w:val="single"/>
              </w:rPr>
              <w:t>Termination details are described in section 16 of the MSA.</w:t>
            </w:r>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rPr>
            </w:pPr>
            <w:r>
              <w:rPr>
                <w:color w:val="auto"/>
                <w:sz w:val="20"/>
                <w:szCs w:val="20"/>
              </w:rPr>
              <w:t>Are export utilities available and easy to use?</w:t>
            </w:r>
          </w:p>
        </w:tc>
        <w:tc>
          <w:tcPr>
            <w:tcW w:w="5432" w:type="dxa"/>
            <w:tcBorders/>
            <w:shd w:color="auto" w:fill="EDEEEB" w:val="clear"/>
            <w:vAlign w:val="center"/>
          </w:tcPr>
          <w:p>
            <w:pPr>
              <w:pStyle w:val="BodyCopy"/>
              <w:spacing w:before="0" w:after="140"/>
              <w:rPr>
                <w:color w:val="0070C0"/>
                <w:u w:val="single"/>
              </w:rPr>
            </w:pPr>
            <w:r>
              <w:rPr>
                <w:color w:val="0070C0"/>
                <w:u w:val="single"/>
              </w:rPr>
              <w:t>Termination details are described in section 16 of the MSA.</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Will CWBFG data be permanently erased from the solution, including any backup storage, when this data is deleted or the service ended?</w:t>
            </w:r>
          </w:p>
        </w:tc>
        <w:tc>
          <w:tcPr>
            <w:tcW w:w="5432" w:type="dxa"/>
            <w:tcBorders/>
            <w:shd w:color="auto" w:fill="EDEEEB" w:themeFill="accent6" w:themeFillTint="33" w:val="clear"/>
            <w:vAlign w:val="center"/>
          </w:tcPr>
          <w:p>
            <w:pPr>
              <w:pStyle w:val="BodyCopy"/>
              <w:spacing w:before="0" w:after="140"/>
              <w:rPr>
                <w:color w:val="0070C0"/>
                <w:u w:val="single"/>
              </w:rPr>
            </w:pPr>
            <w:r>
              <w:rPr>
                <w:color w:val="0070C0"/>
                <w:u w:val="single"/>
              </w:rPr>
              <w:t>Termination details are described in section 16 of the MSA.</w:t>
            </w:r>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rPr>
            </w:pPr>
            <w:r>
              <w:rPr>
                <w:color w:val="auto"/>
                <w:sz w:val="20"/>
                <w:szCs w:val="20"/>
              </w:rPr>
              <w:t>Please specify any fees that may be incurred at the end of the service.</w:t>
            </w:r>
          </w:p>
        </w:tc>
        <w:tc>
          <w:tcPr>
            <w:tcW w:w="5432" w:type="dxa"/>
            <w:tcBorders/>
            <w:shd w:color="auto" w:fill="EDEEEB" w:val="clear"/>
            <w:vAlign w:val="center"/>
          </w:tcPr>
          <w:p>
            <w:pPr>
              <w:pStyle w:val="BodyCopy"/>
              <w:spacing w:before="0" w:after="140"/>
              <w:rPr>
                <w:color w:val="0070C0"/>
                <w:u w:val="single"/>
              </w:rPr>
            </w:pPr>
            <w:r>
              <w:rPr>
                <w:color w:val="0070C0"/>
                <w:u w:val="single"/>
              </w:rPr>
              <w:t>Termination details are described in section 16 of the MSA.</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Does CWBFG have the right to terminate if the provider introduces material modifications to service terms?</w:t>
            </w:r>
          </w:p>
        </w:tc>
        <w:tc>
          <w:tcPr>
            <w:tcW w:w="5432" w:type="dxa"/>
            <w:tcBorders/>
            <w:shd w:color="auto" w:fill="EDEEEB" w:themeFill="accent6" w:themeFillTint="33" w:val="clear"/>
            <w:vAlign w:val="center"/>
          </w:tcPr>
          <w:p>
            <w:pPr>
              <w:pStyle w:val="BodyCopy"/>
              <w:spacing w:before="0" w:after="140"/>
              <w:rPr>
                <w:color w:val="0070C0"/>
                <w:u w:val="single"/>
              </w:rPr>
            </w:pPr>
            <w:r>
              <w:rPr>
                <w:color w:val="0070C0"/>
                <w:u w:val="single"/>
              </w:rPr>
              <w:t>Termination details are described in section 16 of the MSA.</w:t>
            </w:r>
          </w:p>
        </w:tc>
      </w:tr>
    </w:tbl>
    <w:p>
      <w:pPr>
        <w:pStyle w:val="Heading1"/>
        <w:numPr>
          <w:ilvl w:val="0"/>
          <w:numId w:val="8"/>
        </w:numPr>
        <w:ind w:left="357" w:hanging="357"/>
        <w:rPr/>
      </w:pPr>
      <w:bookmarkStart w:id="41" w:name="_Toc20397813"/>
      <w:bookmarkStart w:id="42" w:name="_Toc21698912"/>
      <w:r>
        <w:rPr/>
        <w:t>Technology Questions</w:t>
      </w:r>
      <w:bookmarkEnd w:id="41"/>
      <w:bookmarkEnd w:id="42"/>
    </w:p>
    <w:p>
      <w:pPr>
        <w:pStyle w:val="Heading2"/>
        <w:numPr>
          <w:ilvl w:val="1"/>
          <w:numId w:val="8"/>
        </w:numPr>
        <w:ind w:left="504" w:hanging="792"/>
        <w:rPr/>
      </w:pPr>
      <w:bookmarkStart w:id="43" w:name="_Toc20397814"/>
      <w:bookmarkStart w:id="44" w:name="_Toc21698913"/>
      <w:r>
        <w:rPr/>
        <w:t>Application</w:t>
      </w:r>
      <w:bookmarkEnd w:id="43"/>
      <w:bookmarkEnd w:id="44"/>
    </w:p>
    <w:p>
      <w:pPr>
        <w:pStyle w:val="Heading3"/>
        <w:numPr>
          <w:ilvl w:val="2"/>
          <w:numId w:val="8"/>
        </w:numPr>
        <w:ind w:left="851" w:hanging="851"/>
        <w:rPr/>
      </w:pPr>
      <w:bookmarkStart w:id="45" w:name="_Toc20397815"/>
      <w:bookmarkStart w:id="46" w:name="_Toc21698914"/>
      <w:r>
        <w:rPr/>
        <w:t>User Experience</w:t>
      </w:r>
      <w:bookmarkEnd w:id="45"/>
      <w:bookmarkEnd w:id="46"/>
    </w:p>
    <w:tbl>
      <w:tblPr>
        <w:tblStyle w:val="Corporate"/>
        <w:tblW w:w="10110" w:type="dxa"/>
        <w:jc w:val="left"/>
        <w:tblInd w:w="0" w:type="dxa"/>
        <w:shd w:fill="FFFFFF" w:val="clear"/>
        <w:tblCellMar>
          <w:top w:w="0" w:type="dxa"/>
          <w:left w:w="108" w:type="dxa"/>
          <w:bottom w:w="0" w:type="dxa"/>
          <w:right w:w="108" w:type="dxa"/>
        </w:tblCellMar>
        <w:tblLook w:val="0420" w:noHBand="0" w:noVBand="1" w:firstColumn="0" w:lastRow="0" w:lastColumn="0" w:firstRow="1"/>
      </w:tblPr>
      <w:tblGrid>
        <w:gridCol w:w="4677"/>
        <w:gridCol w:w="5432"/>
      </w:tblGrid>
      <w:tr>
        <w:trPr>
          <w:trHeight w:val="52" w:hRule="atLeast"/>
          <w:cnfStyle w:val="100000000000" w:firstRow="1" w:lastRow="0" w:firstColumn="0" w:lastColumn="0" w:oddVBand="0" w:evenVBand="0" w:oddHBand="0" w:evenHBand="0" w:firstRowFirstColumn="0" w:firstRowLastColumn="0" w:lastRowFirstColumn="0" w:lastRowLastColumn="0"/>
        </w:trPr>
        <w:tc>
          <w:tcPr>
            <w:tcW w:w="4677" w:type="dxa"/>
            <w:tcBorders>
              <w:righ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 xml:space="preserve">Questions </w:t>
            </w:r>
          </w:p>
        </w:tc>
        <w:tc>
          <w:tcPr>
            <w:tcW w:w="5432" w:type="dxa"/>
            <w:tcBorders>
              <w:lef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Answer</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How is this application launched from the user device?</w:t>
            </w:r>
          </w:p>
        </w:tc>
        <w:tc>
          <w:tcPr>
            <w:tcW w:w="5432" w:type="dxa"/>
            <w:tcBorders/>
            <w:shd w:color="auto" w:fill="EDEEEB" w:themeFill="accent6" w:themeFillTint="33" w:val="clear"/>
            <w:vAlign w:val="center"/>
          </w:tcPr>
          <w:p>
            <w:pPr>
              <w:pStyle w:val="Normal"/>
              <w:spacing w:lineRule="auto" w:line="240" w:before="0" w:after="0"/>
              <w:rPr>
                <w:sz w:val="20"/>
                <w:szCs w:val="20"/>
              </w:rPr>
            </w:pPr>
            <w:ins w:id="64" w:author="Scott Dunbar" w:date="2020-02-14T21:49:00Z">
              <w:r>
                <w:rPr>
                  <w:color w:val="auto"/>
                  <w:sz w:val="20"/>
                  <w:szCs w:val="20"/>
                </w:rPr>
                <w:t>It is launched for a desktop or mobile browser.</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rPr>
            </w:pPr>
            <w:r>
              <w:rPr>
                <w:color w:val="auto"/>
                <w:sz w:val="20"/>
                <w:szCs w:val="20"/>
              </w:rPr>
              <w:t>Are functions other than presentation performed on the user device?</w:t>
            </w:r>
          </w:p>
        </w:tc>
        <w:tc>
          <w:tcPr>
            <w:tcW w:w="5432" w:type="dxa"/>
            <w:tcBorders/>
            <w:shd w:color="auto" w:fill="EDEEEB" w:val="clear"/>
            <w:vAlign w:val="center"/>
          </w:tcPr>
          <w:p>
            <w:pPr>
              <w:pStyle w:val="Normal"/>
              <w:spacing w:lineRule="auto" w:line="240" w:before="0" w:after="0"/>
              <w:jc w:val="left"/>
              <w:rPr>
                <w:sz w:val="20"/>
                <w:szCs w:val="20"/>
              </w:rPr>
            </w:pPr>
            <w:ins w:id="65" w:author="Scott Dunbar" w:date="2020-02-14T21:49:00Z">
              <w:r>
                <w:rPr>
                  <w:color w:val="auto"/>
                  <w:sz w:val="20"/>
                  <w:szCs w:val="20"/>
                </w:rPr>
                <w:t>Yes, some background processing occurs.  For e</w:t>
              </w:r>
            </w:ins>
            <w:ins w:id="66" w:author="Scott Dunbar" w:date="2020-02-14T21:50:00Z">
              <w:r>
                <w:rPr>
                  <w:color w:val="auto"/>
                  <w:sz w:val="20"/>
                  <w:szCs w:val="20"/>
                </w:rPr>
                <w:t>xample, PDF copies of the application form are generated and emailed outside of the primary interface.</w:t>
              </w:r>
            </w:ins>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Does this application collect user data?</w:t>
            </w:r>
          </w:p>
        </w:tc>
        <w:tc>
          <w:tcPr>
            <w:tcW w:w="5432" w:type="dxa"/>
            <w:tcBorders/>
            <w:shd w:color="auto" w:fill="EDEEEB" w:themeFill="accent6" w:themeFillTint="33" w:val="clear"/>
            <w:vAlign w:val="center"/>
          </w:tcPr>
          <w:p>
            <w:pPr>
              <w:pStyle w:val="Normal"/>
              <w:spacing w:lineRule="auto" w:line="240" w:before="0" w:after="0"/>
              <w:rPr>
                <w:sz w:val="20"/>
                <w:szCs w:val="20"/>
              </w:rPr>
            </w:pPr>
            <w:ins w:id="67" w:author="Scott Dunbar" w:date="2020-02-14T21:50:00Z">
              <w:r>
                <w:rPr>
                  <w:color w:val="auto"/>
                  <w:sz w:val="20"/>
                  <w:szCs w:val="20"/>
                </w:rPr>
                <w:t>Yes, users enter data and it is stored for a configurable amount of time.</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rPr>
            </w:pPr>
            <w:r>
              <w:rPr>
                <w:color w:val="auto"/>
                <w:sz w:val="20"/>
                <w:szCs w:val="20"/>
              </w:rPr>
              <w:t>Does this application need access to user geolocation? If so, please describe how this information is used.</w:t>
            </w:r>
          </w:p>
        </w:tc>
        <w:tc>
          <w:tcPr>
            <w:tcW w:w="5432" w:type="dxa"/>
            <w:tcBorders/>
            <w:shd w:color="auto" w:fill="EDEEEB" w:val="clear"/>
            <w:vAlign w:val="center"/>
          </w:tcPr>
          <w:p>
            <w:pPr>
              <w:pStyle w:val="Normal"/>
              <w:spacing w:lineRule="auto" w:line="240" w:before="0" w:after="0"/>
              <w:jc w:val="left"/>
              <w:rPr>
                <w:sz w:val="20"/>
                <w:szCs w:val="20"/>
              </w:rPr>
            </w:pPr>
            <w:ins w:id="68" w:author="Scott Dunbar" w:date="2020-02-14T21:50:00Z">
              <w:r>
                <w:rPr>
                  <w:color w:val="auto"/>
                  <w:sz w:val="20"/>
                  <w:szCs w:val="20"/>
                </w:rPr>
                <w:t>It does no</w:t>
              </w:r>
            </w:ins>
            <w:ins w:id="69" w:author="Scott Dunbar" w:date="2020-02-14T21:51:00Z">
              <w:r>
                <w:rPr>
                  <w:color w:val="auto"/>
                  <w:sz w:val="20"/>
                  <w:szCs w:val="20"/>
                </w:rPr>
                <w:t>t.</w:t>
              </w:r>
            </w:ins>
          </w:p>
        </w:tc>
      </w:tr>
    </w:tbl>
    <w:p>
      <w:pPr>
        <w:pStyle w:val="Normal"/>
        <w:rPr/>
      </w:pPr>
      <w:r>
        <w:rPr/>
      </w:r>
    </w:p>
    <w:p>
      <w:pPr>
        <w:pStyle w:val="Heading3"/>
        <w:numPr>
          <w:ilvl w:val="2"/>
          <w:numId w:val="8"/>
        </w:numPr>
        <w:ind w:left="851" w:hanging="851"/>
        <w:rPr/>
      </w:pPr>
      <w:bookmarkStart w:id="47" w:name="_Toc20397816"/>
      <w:bookmarkStart w:id="48" w:name="_Toc21698915"/>
      <w:bookmarkStart w:id="49" w:name="_Hlk34296814"/>
      <w:bookmarkEnd w:id="49"/>
      <w:r>
        <w:rPr/>
        <w:t>Application Security</w:t>
      </w:r>
      <w:bookmarkEnd w:id="47"/>
      <w:bookmarkEnd w:id="48"/>
    </w:p>
    <w:tbl>
      <w:tblPr>
        <w:tblStyle w:val="Corporate"/>
        <w:tblW w:w="10110" w:type="dxa"/>
        <w:jc w:val="left"/>
        <w:tblInd w:w="0" w:type="dxa"/>
        <w:shd w:fill="FFFFFF" w:val="clear"/>
        <w:tblCellMar>
          <w:top w:w="0" w:type="dxa"/>
          <w:left w:w="108" w:type="dxa"/>
          <w:bottom w:w="0" w:type="dxa"/>
          <w:right w:w="108" w:type="dxa"/>
        </w:tblCellMar>
        <w:tblLook w:val="0420" w:noHBand="0" w:noVBand="1" w:firstColumn="0" w:lastRow="0" w:lastColumn="0" w:firstRow="1"/>
      </w:tblPr>
      <w:tblGrid>
        <w:gridCol w:w="4677"/>
        <w:gridCol w:w="5432"/>
      </w:tblGrid>
      <w:tr>
        <w:trPr>
          <w:trHeight w:val="52" w:hRule="atLeast"/>
          <w:cnfStyle w:val="100000000000" w:firstRow="1" w:lastRow="0" w:firstColumn="0" w:lastColumn="0" w:oddVBand="0" w:evenVBand="0" w:oddHBand="0" w:evenHBand="0" w:firstRowFirstColumn="0" w:firstRowLastColumn="0" w:lastRowFirstColumn="0" w:lastRowLastColumn="0"/>
        </w:trPr>
        <w:tc>
          <w:tcPr>
            <w:tcW w:w="4677" w:type="dxa"/>
            <w:tcBorders>
              <w:righ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 xml:space="preserve">Questions </w:t>
            </w:r>
          </w:p>
        </w:tc>
        <w:tc>
          <w:tcPr>
            <w:tcW w:w="5432" w:type="dxa"/>
            <w:tcBorders>
              <w:lef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Answer</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What standards does the provider follow for application development? Do these include rigorous testing and acceptance protocols?</w:t>
            </w:r>
          </w:p>
        </w:tc>
        <w:tc>
          <w:tcPr>
            <w:tcW w:w="5432" w:type="dxa"/>
            <w:tcBorders/>
            <w:shd w:color="auto" w:fill="EDEEEB" w:themeFill="accent6" w:themeFillTint="33" w:val="clear"/>
            <w:vAlign w:val="center"/>
          </w:tcPr>
          <w:p>
            <w:pPr>
              <w:pStyle w:val="Normal"/>
              <w:spacing w:lineRule="auto" w:line="240" w:before="0" w:after="0"/>
              <w:rPr>
                <w:sz w:val="20"/>
                <w:szCs w:val="20"/>
              </w:rPr>
            </w:pPr>
            <w:ins w:id="70" w:author="Scott Dunbar" w:date="2020-02-14T21:51:00Z">
              <w:r>
                <w:rPr>
                  <w:color w:val="auto"/>
                  <w:sz w:val="20"/>
                  <w:szCs w:val="20"/>
                </w:rPr>
                <w:t xml:space="preserve">All Temenos software is developed using modern best practices.  As part of this Temenos maintains a </w:t>
              </w:r>
            </w:ins>
            <w:ins w:id="71" w:author="Scott Dunbar" w:date="2020-02-14T21:52:00Z">
              <w:r>
                <w:rPr>
                  <w:color w:val="auto"/>
                  <w:sz w:val="20"/>
                  <w:szCs w:val="20"/>
                </w:rPr>
                <w:t>quality</w:t>
              </w:r>
            </w:ins>
            <w:ins w:id="72" w:author="Scott Dunbar" w:date="2020-02-14T21:51:00Z">
              <w:r>
                <w:rPr>
                  <w:color w:val="auto"/>
                  <w:sz w:val="20"/>
                  <w:szCs w:val="20"/>
                </w:rPr>
                <w:t xml:space="preserve"> assurance </w:t>
              </w:r>
            </w:ins>
            <w:ins w:id="73" w:author="Scott Dunbar" w:date="2020-02-14T21:52:00Z">
              <w:r>
                <w:rPr>
                  <w:color w:val="auto"/>
                  <w:sz w:val="20"/>
                  <w:szCs w:val="20"/>
                </w:rPr>
                <w:t xml:space="preserve">team to validate the functionality of the solution. </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rPr>
            </w:pPr>
            <w:r>
              <w:rPr>
                <w:color w:val="auto"/>
                <w:sz w:val="20"/>
                <w:szCs w:val="20"/>
              </w:rPr>
              <w:t>What application security measures are used in the production environment (e.g., application-level firewall, database logging / auditing, etc.)?</w:t>
            </w:r>
          </w:p>
        </w:tc>
        <w:tc>
          <w:tcPr>
            <w:tcW w:w="5432" w:type="dxa"/>
            <w:tcBorders/>
            <w:shd w:color="auto" w:fill="EDEEEB" w:val="clear"/>
            <w:vAlign w:val="center"/>
          </w:tcPr>
          <w:p>
            <w:pPr>
              <w:pStyle w:val="Normal"/>
              <w:spacing w:lineRule="auto" w:line="240" w:before="0" w:after="0"/>
              <w:jc w:val="left"/>
              <w:rPr>
                <w:sz w:val="20"/>
                <w:szCs w:val="20"/>
              </w:rPr>
            </w:pPr>
            <w:ins w:id="74" w:author="Scott Dunbar" w:date="2020-02-14T21:52:00Z">
              <w:r>
                <w:rPr>
                  <w:color w:val="auto"/>
                  <w:sz w:val="20"/>
                  <w:szCs w:val="20"/>
                </w:rPr>
                <w:t>The production environment is logically isolated from the rest of the internet.  The r</w:t>
              </w:r>
            </w:ins>
            <w:ins w:id="75" w:author="Scott Dunbar" w:date="2020-02-14T21:53:00Z">
              <w:r>
                <w:rPr>
                  <w:color w:val="auto"/>
                  <w:sz w:val="20"/>
                  <w:szCs w:val="20"/>
                </w:rPr>
                <w:t>esources used by the software (for example the database) are not accessible outside of the virtual private network within the AWS network and</w:t>
              </w:r>
            </w:ins>
            <w:ins w:id="76" w:author="Scott Dunbar" w:date="2020-02-14T21:54:00Z">
              <w:r>
                <w:rPr>
                  <w:color w:val="auto"/>
                  <w:sz w:val="20"/>
                  <w:szCs w:val="20"/>
                </w:rPr>
                <w:t xml:space="preserve"> access to sensitive parts of the application are limited by IP address.</w:t>
              </w:r>
            </w:ins>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highlight w:val="yellow"/>
              </w:rPr>
            </w:pPr>
            <w:r>
              <w:rPr>
                <w:color w:val="auto"/>
                <w:sz w:val="20"/>
                <w:szCs w:val="20"/>
                <w:highlight w:val="yellow"/>
              </w:rPr>
              <w:t>Are the information classification tags editable?</w:t>
            </w:r>
          </w:p>
        </w:tc>
        <w:tc>
          <w:tcPr>
            <w:tcW w:w="5432"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highlight w:val="yellow"/>
              </w:rPr>
              <w:t>All information in Journey Manager is taged with pre-defined tags.  These are not editible.</w:t>
            </w:r>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rPr>
            </w:pPr>
            <w:r>
              <w:rPr>
                <w:color w:val="auto"/>
                <w:sz w:val="20"/>
                <w:szCs w:val="20"/>
              </w:rPr>
              <w:t>Are session timeouts available and customizable?</w:t>
            </w:r>
          </w:p>
        </w:tc>
        <w:tc>
          <w:tcPr>
            <w:tcW w:w="5432" w:type="dxa"/>
            <w:tcBorders/>
            <w:shd w:color="auto" w:fill="EDEEEB" w:val="clear"/>
            <w:vAlign w:val="center"/>
          </w:tcPr>
          <w:p>
            <w:pPr>
              <w:pStyle w:val="Normal"/>
              <w:spacing w:lineRule="auto" w:line="240" w:before="0" w:after="0"/>
              <w:jc w:val="left"/>
              <w:rPr>
                <w:sz w:val="20"/>
                <w:szCs w:val="20"/>
              </w:rPr>
            </w:pPr>
            <w:ins w:id="77" w:author="Scott Dunbar" w:date="2020-02-14T21:58:00Z">
              <w:r>
                <w:rPr>
                  <w:color w:val="auto"/>
                  <w:sz w:val="20"/>
                  <w:szCs w:val="20"/>
                </w:rPr>
                <w:t>Yes, the system has configurable session timeouts.</w:t>
              </w:r>
            </w:ins>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How is data integrity assured? What controls exist over internal processing?</w:t>
            </w:r>
          </w:p>
        </w:tc>
        <w:tc>
          <w:tcPr>
            <w:tcW w:w="5432" w:type="dxa"/>
            <w:tcBorders/>
            <w:shd w:color="auto" w:fill="EDEEEB" w:themeFill="accent6" w:themeFillTint="33" w:val="clear"/>
            <w:vAlign w:val="center"/>
          </w:tcPr>
          <w:p>
            <w:pPr>
              <w:pStyle w:val="Normal"/>
              <w:spacing w:lineRule="auto" w:line="240" w:before="0" w:after="0"/>
              <w:rPr>
                <w:sz w:val="20"/>
                <w:szCs w:val="20"/>
              </w:rPr>
            </w:pPr>
            <w:ins w:id="78" w:author="Scott Dunbar" w:date="2020-02-14T22:00:00Z">
              <w:r>
                <w:rPr>
                  <w:color w:val="auto"/>
                  <w:sz w:val="20"/>
                  <w:szCs w:val="20"/>
                </w:rPr>
                <w:t xml:space="preserve">All software has been </w:t>
              </w:r>
            </w:ins>
            <w:ins w:id="79" w:author="Scott Dunbar" w:date="2020-02-14T22:01:00Z">
              <w:r>
                <w:rPr>
                  <w:color w:val="auto"/>
                  <w:sz w:val="20"/>
                  <w:szCs w:val="20"/>
                </w:rPr>
                <w:t>tested to validate data integrity.  All access to the data flows through the Journey Manager server.</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rPr>
            </w:pPr>
            <w:r>
              <w:rPr>
                <w:color w:val="auto"/>
                <w:sz w:val="20"/>
                <w:szCs w:val="20"/>
              </w:rPr>
              <w:t>Outline your approach for all verification techniques utilized: dynamic vulnerability scanning, malicious code analysis, manual code review, manual penetration testing, security architecture review, static analysis, threat modeling.</w:t>
            </w:r>
          </w:p>
        </w:tc>
        <w:tc>
          <w:tcPr>
            <w:tcW w:w="5432" w:type="dxa"/>
            <w:tcBorders/>
            <w:shd w:color="auto" w:fill="EDEEEB" w:val="clear"/>
            <w:vAlign w:val="center"/>
          </w:tcPr>
          <w:p>
            <w:pPr>
              <w:pStyle w:val="Normal"/>
              <w:spacing w:lineRule="auto" w:line="240" w:before="0" w:after="0"/>
              <w:jc w:val="left"/>
              <w:rPr>
                <w:sz w:val="20"/>
                <w:szCs w:val="20"/>
              </w:rPr>
            </w:pPr>
            <w:ins w:id="80" w:author="Scott Dunbar" w:date="2020-02-14T22:02:00Z">
              <w:r>
                <w:rPr>
                  <w:color w:val="auto"/>
                  <w:sz w:val="20"/>
                  <w:szCs w:val="20"/>
                </w:rPr>
                <w:t xml:space="preserve">The core of the </w:t>
              </w:r>
            </w:ins>
            <w:ins w:id="81" w:author="Scott Dunbar" w:date="2020-02-14T22:03:00Z">
              <w:r>
                <w:rPr>
                  <w:color w:val="auto"/>
                  <w:sz w:val="20"/>
                  <w:szCs w:val="20"/>
                </w:rPr>
                <w:t xml:space="preserve">Journey Manager solution is regularly scanned for security vulnerabilities.  This is done with every release.  The Temenos development methodology </w:t>
              </w:r>
            </w:ins>
            <w:ins w:id="82" w:author="Scott Dunbar" w:date="2020-02-14T22:04:00Z">
              <w:r>
                <w:rPr>
                  <w:color w:val="auto"/>
                  <w:sz w:val="20"/>
                  <w:szCs w:val="20"/>
                </w:rPr>
                <w:t>includes code reviews and architecture reviews.</w:t>
              </w:r>
            </w:ins>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color w:val="111111" w:themeColor="text1"/>
                <w:sz w:val="20"/>
                <w:szCs w:val="20"/>
              </w:rPr>
            </w:pPr>
            <w:r>
              <w:rPr>
                <w:color w:val="111111" w:themeColor="text1"/>
                <w:sz w:val="20"/>
                <w:szCs w:val="20"/>
              </w:rPr>
              <w:t>How are OWASP Top 10 vulnerabilities addressed and tested in your solution?</w:t>
            </w:r>
          </w:p>
        </w:tc>
        <w:tc>
          <w:tcPr>
            <w:tcW w:w="5432" w:type="dxa"/>
            <w:tcBorders/>
            <w:shd w:color="auto" w:fill="EDEEEB" w:themeFill="accent6" w:themeFillTint="33" w:val="clear"/>
            <w:vAlign w:val="center"/>
          </w:tcPr>
          <w:p>
            <w:pPr>
              <w:pStyle w:val="Normal"/>
              <w:spacing w:lineRule="auto" w:line="240" w:before="0" w:after="0"/>
              <w:rPr>
                <w:sz w:val="20"/>
                <w:szCs w:val="20"/>
              </w:rPr>
            </w:pPr>
            <w:ins w:id="83" w:author="Scott Dunbar" w:date="2020-02-14T22:05:00Z">
              <w:r>
                <w:rPr>
                  <w:color w:val="auto"/>
                  <w:sz w:val="20"/>
                  <w:szCs w:val="20"/>
                </w:rPr>
                <w:t xml:space="preserve">Best practices are used in all </w:t>
              </w:r>
            </w:ins>
            <w:ins w:id="84" w:author="Scott Dunbar" w:date="2020-02-14T22:07:00Z">
              <w:r>
                <w:rPr>
                  <w:color w:val="auto"/>
                  <w:sz w:val="20"/>
                  <w:szCs w:val="20"/>
                </w:rPr>
                <w:t>layers of the Temenos development environment.  For example, all database interaction use database prepared statements to mitigate SQL injection.</w:t>
              </w:r>
            </w:ins>
            <w:ins w:id="85" w:author="Scott Dunbar" w:date="2020-02-14T22:08:00Z">
              <w:r>
                <w:rPr>
                  <w:color w:val="auto"/>
                  <w:sz w:val="20"/>
                  <w:szCs w:val="20"/>
                </w:rPr>
                <w:t xml:space="preserve">  Security testing includes validating that, for example, access control applies to all appropriate resources.</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color w:val="111111" w:themeColor="text1"/>
                <w:sz w:val="20"/>
                <w:szCs w:val="20"/>
                <w:highlight w:val="yellow"/>
              </w:rPr>
            </w:pPr>
            <w:r>
              <w:rPr>
                <w:color w:val="111111" w:themeColor="text1"/>
                <w:sz w:val="20"/>
                <w:szCs w:val="20"/>
                <w:highlight w:val="yellow"/>
              </w:rPr>
              <w:t>Does &lt;vendor&gt; have a vulnerability management program in place? If yes, will the services provided to CWB be managed under that program?</w:t>
            </w:r>
          </w:p>
        </w:tc>
        <w:tc>
          <w:tcPr>
            <w:tcW w:w="5432" w:type="dxa"/>
            <w:tcBorders/>
            <w:shd w:color="auto" w:fill="EDEEEB" w:val="clear"/>
            <w:vAlign w:val="center"/>
          </w:tcPr>
          <w:p>
            <w:pPr>
              <w:pStyle w:val="Normal"/>
              <w:spacing w:lineRule="auto" w:line="240" w:before="0" w:after="0"/>
              <w:jc w:val="left"/>
              <w:rPr>
                <w:sz w:val="20"/>
                <w:szCs w:val="20"/>
              </w:rPr>
            </w:pPr>
            <w:r>
              <w:rPr>
                <w:color w:val="auto"/>
                <w:sz w:val="20"/>
                <w:szCs w:val="20"/>
                <w:highlight w:val="yellow"/>
              </w:rPr>
              <w:t>Temenos runs vulnerability scans on the Journey Manager software.  As the CWB software is a SaSS solution any vulnerabilities will be addressed by the cloud hosting team.</w:t>
            </w:r>
          </w:p>
        </w:tc>
      </w:tr>
    </w:tbl>
    <w:p>
      <w:pPr>
        <w:pStyle w:val="Heading3"/>
        <w:numPr>
          <w:ilvl w:val="2"/>
          <w:numId w:val="8"/>
        </w:numPr>
        <w:ind w:left="851" w:hanging="851"/>
        <w:rPr/>
      </w:pPr>
      <w:bookmarkStart w:id="50" w:name="_Toc20397817"/>
      <w:bookmarkStart w:id="51" w:name="_Toc21698916"/>
      <w:bookmarkStart w:id="52" w:name="_Hlk342968141"/>
      <w:bookmarkEnd w:id="52"/>
      <w:r>
        <w:rPr/>
        <w:t>Mobility</w:t>
      </w:r>
      <w:bookmarkEnd w:id="50"/>
      <w:bookmarkEnd w:id="51"/>
    </w:p>
    <w:tbl>
      <w:tblPr>
        <w:tblStyle w:val="Corporate"/>
        <w:tblW w:w="10110" w:type="dxa"/>
        <w:jc w:val="left"/>
        <w:tblInd w:w="0" w:type="dxa"/>
        <w:shd w:fill="FFFFFF" w:val="clear"/>
        <w:tblCellMar>
          <w:top w:w="0" w:type="dxa"/>
          <w:left w:w="108" w:type="dxa"/>
          <w:bottom w:w="0" w:type="dxa"/>
          <w:right w:w="108" w:type="dxa"/>
        </w:tblCellMar>
        <w:tblLook w:val="0420" w:noHBand="0" w:noVBand="1" w:firstColumn="0" w:lastRow="0" w:lastColumn="0" w:firstRow="1"/>
      </w:tblPr>
      <w:tblGrid>
        <w:gridCol w:w="4677"/>
        <w:gridCol w:w="5432"/>
      </w:tblGrid>
      <w:tr>
        <w:trPr>
          <w:trHeight w:val="52" w:hRule="atLeast"/>
          <w:cnfStyle w:val="100000000000" w:firstRow="1" w:lastRow="0" w:firstColumn="0" w:lastColumn="0" w:oddVBand="0" w:evenVBand="0" w:oddHBand="0" w:evenHBand="0" w:firstRowFirstColumn="0" w:firstRowLastColumn="0" w:lastRowFirstColumn="0" w:lastRowLastColumn="0"/>
        </w:trPr>
        <w:tc>
          <w:tcPr>
            <w:tcW w:w="4677" w:type="dxa"/>
            <w:tcBorders>
              <w:righ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 xml:space="preserve">Questions </w:t>
            </w:r>
          </w:p>
        </w:tc>
        <w:tc>
          <w:tcPr>
            <w:tcW w:w="5432" w:type="dxa"/>
            <w:tcBorders>
              <w:lef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Answer</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before="0" w:after="200"/>
              <w:rPr>
                <w:sz w:val="20"/>
                <w:szCs w:val="20"/>
              </w:rPr>
            </w:pPr>
            <w:r>
              <w:rPr>
                <w:color w:val="auto"/>
                <w:sz w:val="20"/>
                <w:szCs w:val="18"/>
              </w:rPr>
              <w:t>Please detail the devices that integrate with your solution. Include mobile devices, tablets, and Internet of Things (IoT)/connected devices.</w:t>
            </w:r>
          </w:p>
        </w:tc>
        <w:tc>
          <w:tcPr>
            <w:tcW w:w="5432" w:type="dxa"/>
            <w:tcBorders/>
            <w:shd w:color="auto" w:fill="EDEEEB" w:themeFill="accent6" w:themeFillTint="33" w:val="clear"/>
            <w:vAlign w:val="center"/>
          </w:tcPr>
          <w:p>
            <w:pPr>
              <w:pStyle w:val="Normal"/>
              <w:spacing w:lineRule="auto" w:line="240" w:before="0" w:after="0"/>
              <w:rPr>
                <w:sz w:val="20"/>
                <w:szCs w:val="20"/>
              </w:rPr>
            </w:pPr>
            <w:ins w:id="86" w:author="Scott Dunbar" w:date="2020-02-14T22:09:00Z">
              <w:r>
                <w:rPr>
                  <w:color w:val="auto"/>
                  <w:sz w:val="20"/>
                  <w:szCs w:val="20"/>
                </w:rPr>
                <w:t>The software supplied to CWB has t</w:t>
              </w:r>
            </w:ins>
            <w:ins w:id="87" w:author="Scott Dunbar" w:date="2020-02-14T22:10:00Z">
              <w:r>
                <w:rPr>
                  <w:color w:val="auto"/>
                  <w:sz w:val="20"/>
                  <w:szCs w:val="20"/>
                </w:rPr>
                <w:t>hree main parts.  The first is the customer facing applications (I.e. a credit card application).  This part works with mobile and tablet devices.  The second</w:t>
              </w:r>
            </w:ins>
            <w:ins w:id="88" w:author="Scott Dunbar" w:date="2020-02-14T22:11:00Z">
              <w:r>
                <w:rPr>
                  <w:color w:val="auto"/>
                  <w:sz w:val="20"/>
                  <w:szCs w:val="20"/>
                </w:rPr>
                <w:t xml:space="preserve"> and third</w:t>
              </w:r>
            </w:ins>
            <w:ins w:id="89" w:author="Scott Dunbar" w:date="2020-02-14T22:10:00Z">
              <w:r>
                <w:rPr>
                  <w:color w:val="auto"/>
                  <w:sz w:val="20"/>
                  <w:szCs w:val="20"/>
                </w:rPr>
                <w:t xml:space="preserve"> part</w:t>
              </w:r>
            </w:ins>
            <w:ins w:id="90" w:author="Scott Dunbar" w:date="2020-02-14T22:11:00Z">
              <w:r>
                <w:rPr>
                  <w:color w:val="auto"/>
                  <w:sz w:val="20"/>
                  <w:szCs w:val="20"/>
                </w:rPr>
                <w:t>s</w:t>
              </w:r>
            </w:ins>
            <w:ins w:id="91" w:author="Scott Dunbar" w:date="2020-02-14T22:10:00Z">
              <w:r>
                <w:rPr>
                  <w:color w:val="auto"/>
                  <w:sz w:val="20"/>
                  <w:szCs w:val="20"/>
                </w:rPr>
                <w:t xml:space="preserve"> – the </w:t>
              </w:r>
            </w:ins>
            <w:ins w:id="92" w:author="Scott Dunbar" w:date="2020-02-14T22:11:00Z">
              <w:r>
                <w:rPr>
                  <w:color w:val="auto"/>
                  <w:sz w:val="20"/>
                  <w:szCs w:val="20"/>
                </w:rPr>
                <w:t xml:space="preserve">bank “workspace” </w:t>
              </w:r>
            </w:ins>
            <w:ins w:id="93" w:author="Scott Dunbar" w:date="2020-02-14T22:12:00Z">
              <w:r>
                <w:rPr>
                  <w:color w:val="auto"/>
                  <w:sz w:val="20"/>
                  <w:szCs w:val="20"/>
                </w:rPr>
                <w:t xml:space="preserve">and </w:t>
              </w:r>
            </w:ins>
            <w:ins w:id="94" w:author="Scott Dunbar" w:date="2020-02-14T22:16:00Z">
              <w:r>
                <w:rPr>
                  <w:color w:val="auto"/>
                  <w:sz w:val="20"/>
                  <w:szCs w:val="20"/>
                </w:rPr>
                <w:t xml:space="preserve">the J/M administrative console </w:t>
              </w:r>
            </w:ins>
            <w:ins w:id="95" w:author="Scott Dunbar" w:date="2020-02-14T22:11:00Z">
              <w:r>
                <w:rPr>
                  <w:color w:val="auto"/>
                  <w:sz w:val="20"/>
                  <w:szCs w:val="20"/>
                </w:rPr>
                <w:t xml:space="preserve">is meant to be used on a desktop device and is not optimized for </w:t>
              </w:r>
            </w:ins>
            <w:ins w:id="96" w:author="Scott Dunbar" w:date="2020-02-14T22:18:00Z">
              <w:r>
                <w:rPr>
                  <w:color w:val="auto"/>
                  <w:sz w:val="20"/>
                  <w:szCs w:val="20"/>
                </w:rPr>
                <w:t>mobile devices.</w:t>
              </w:r>
            </w:ins>
          </w:p>
        </w:tc>
      </w:tr>
    </w:tbl>
    <w:p>
      <w:pPr>
        <w:pStyle w:val="Heading3"/>
        <w:numPr>
          <w:ilvl w:val="2"/>
          <w:numId w:val="8"/>
        </w:numPr>
        <w:ind w:left="851" w:hanging="851"/>
        <w:rPr/>
      </w:pPr>
      <w:bookmarkStart w:id="53" w:name="_Toc20397818"/>
      <w:bookmarkStart w:id="54" w:name="_Toc21698917"/>
      <w:r>
        <w:rPr/>
        <w:t>Application Programming Interfaces (APIs) / Software Development Kits (SDKs)</w:t>
      </w:r>
      <w:bookmarkEnd w:id="53"/>
      <w:bookmarkEnd w:id="54"/>
    </w:p>
    <w:tbl>
      <w:tblPr>
        <w:tblStyle w:val="Corporate"/>
        <w:tblW w:w="10110" w:type="dxa"/>
        <w:jc w:val="left"/>
        <w:tblInd w:w="0" w:type="dxa"/>
        <w:shd w:fill="FFFFFF" w:val="clear"/>
        <w:tblCellMar>
          <w:top w:w="0" w:type="dxa"/>
          <w:left w:w="108" w:type="dxa"/>
          <w:bottom w:w="0" w:type="dxa"/>
          <w:right w:w="108" w:type="dxa"/>
        </w:tblCellMar>
        <w:tblLook w:val="0420" w:noHBand="0" w:noVBand="1" w:firstColumn="0" w:lastRow="0" w:lastColumn="0" w:firstRow="1"/>
      </w:tblPr>
      <w:tblGrid>
        <w:gridCol w:w="4677"/>
        <w:gridCol w:w="5432"/>
      </w:tblGrid>
      <w:tr>
        <w:trPr>
          <w:trHeight w:val="52" w:hRule="atLeast"/>
          <w:cnfStyle w:val="100000000000" w:firstRow="1" w:lastRow="0" w:firstColumn="0" w:lastColumn="0" w:oddVBand="0" w:evenVBand="0" w:oddHBand="0" w:evenHBand="0" w:firstRowFirstColumn="0" w:firstRowLastColumn="0" w:lastRowFirstColumn="0" w:lastRowLastColumn="0"/>
        </w:trPr>
        <w:tc>
          <w:tcPr>
            <w:tcW w:w="4677" w:type="dxa"/>
            <w:tcBorders>
              <w:righ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 xml:space="preserve">Questions </w:t>
            </w:r>
          </w:p>
        </w:tc>
        <w:tc>
          <w:tcPr>
            <w:tcW w:w="5432" w:type="dxa"/>
            <w:tcBorders>
              <w:lef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Answer</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before="0" w:after="200"/>
              <w:rPr>
                <w:sz w:val="20"/>
                <w:szCs w:val="20"/>
              </w:rPr>
            </w:pPr>
            <w:r>
              <w:rPr>
                <w:color w:val="auto"/>
                <w:sz w:val="20"/>
                <w:szCs w:val="18"/>
              </w:rPr>
              <w:t>Are all of your capabilities exposed via APIs? List the API protocols supported.</w:t>
            </w:r>
          </w:p>
        </w:tc>
        <w:tc>
          <w:tcPr>
            <w:tcW w:w="5432" w:type="dxa"/>
            <w:tcBorders/>
            <w:shd w:color="auto" w:fill="EDEEEB" w:themeFill="accent6" w:themeFillTint="33" w:val="clear"/>
            <w:vAlign w:val="center"/>
          </w:tcPr>
          <w:p>
            <w:pPr>
              <w:pStyle w:val="Normal"/>
              <w:spacing w:lineRule="auto" w:line="240" w:before="0" w:after="0"/>
              <w:rPr>
                <w:sz w:val="20"/>
                <w:szCs w:val="20"/>
              </w:rPr>
            </w:pPr>
            <w:ins w:id="97" w:author="Scott Dunbar" w:date="2020-02-14T22:21:00Z">
              <w:r>
                <w:rPr>
                  <w:color w:val="auto"/>
                  <w:sz w:val="20"/>
                  <w:szCs w:val="20"/>
                </w:rPr>
                <w:t xml:space="preserve">Journey Manager can expose API’s to environments that CWB designates.  For example, </w:t>
              </w:r>
            </w:ins>
            <w:ins w:id="98" w:author="Scott Dunbar" w:date="2020-02-14T22:22:00Z">
              <w:r>
                <w:rPr>
                  <w:color w:val="auto"/>
                  <w:sz w:val="20"/>
                  <w:szCs w:val="20"/>
                </w:rPr>
                <w:t>management and software deployment API’s can be exposed.  These API’s all require authentication.  The API’s use either a REST/JSON pattern or a REST/XML patter</w:t>
              </w:r>
            </w:ins>
            <w:ins w:id="99" w:author="Scott Dunbar" w:date="2020-02-14T22:23:00Z">
              <w:r>
                <w:rPr>
                  <w:color w:val="auto"/>
                  <w:sz w:val="20"/>
                  <w:szCs w:val="20"/>
                </w:rPr>
                <w:t>n.</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before="0" w:after="200"/>
              <w:jc w:val="left"/>
              <w:rPr>
                <w:sz w:val="20"/>
                <w:szCs w:val="18"/>
              </w:rPr>
            </w:pPr>
            <w:r>
              <w:rPr>
                <w:color w:val="auto"/>
                <w:sz w:val="20"/>
                <w:szCs w:val="18"/>
              </w:rPr>
              <w:t>Please provide documentation available for API Interfaces. Registration APIs (client and server side), Authentication APIs (client and server side), Account Update APIs (client and server side) Administrative APIs, Querying APIs.</w:t>
            </w:r>
          </w:p>
        </w:tc>
        <w:tc>
          <w:tcPr>
            <w:tcW w:w="5432" w:type="dxa"/>
            <w:tcBorders/>
            <w:shd w:color="auto" w:fill="EDEEEB" w:val="clear"/>
            <w:vAlign w:val="center"/>
          </w:tcPr>
          <w:p>
            <w:pPr>
              <w:pStyle w:val="Normal"/>
              <w:spacing w:lineRule="auto" w:line="240" w:before="0" w:after="0"/>
              <w:jc w:val="left"/>
              <w:rPr>
                <w:sz w:val="20"/>
                <w:szCs w:val="20"/>
              </w:rPr>
            </w:pPr>
            <w:ins w:id="100" w:author="Scott Dunbar" w:date="2020-02-14T22:23:00Z">
              <w:r>
                <w:rPr>
                  <w:color w:val="auto"/>
                  <w:sz w:val="20"/>
                  <w:szCs w:val="20"/>
                </w:rPr>
                <w:t>All API’s are documented through https://docs.avoka.com.</w:t>
              </w:r>
            </w:ins>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before="0" w:after="200"/>
              <w:rPr>
                <w:sz w:val="20"/>
                <w:szCs w:val="18"/>
              </w:rPr>
            </w:pPr>
            <w:r>
              <w:rPr>
                <w:color w:val="auto"/>
                <w:sz w:val="20"/>
                <w:szCs w:val="18"/>
              </w:rPr>
              <w:t xml:space="preserve">Please provide documentation available for SDKs and the programming languages supported.  </w:t>
            </w:r>
          </w:p>
        </w:tc>
        <w:tc>
          <w:tcPr>
            <w:tcW w:w="5432" w:type="dxa"/>
            <w:tcBorders/>
            <w:shd w:color="auto" w:fill="EDEEEB" w:themeFill="accent6" w:themeFillTint="33" w:val="clear"/>
            <w:vAlign w:val="center"/>
          </w:tcPr>
          <w:p>
            <w:pPr>
              <w:pStyle w:val="Normal"/>
              <w:spacing w:lineRule="auto" w:line="240" w:before="0" w:after="0"/>
              <w:rPr>
                <w:sz w:val="20"/>
                <w:szCs w:val="20"/>
              </w:rPr>
            </w:pPr>
            <w:ins w:id="101" w:author="Scott Dunbar" w:date="2020-02-14T22:23:00Z">
              <w:r>
                <w:rPr>
                  <w:color w:val="auto"/>
                  <w:sz w:val="20"/>
                  <w:szCs w:val="20"/>
                </w:rPr>
                <w:t xml:space="preserve">Software built to be run directly on the Journey Manager platform is written in Groovy </w:t>
              </w:r>
            </w:ins>
            <w:ins w:id="102" w:author="Scott Dunbar" w:date="2020-02-14T22:24:00Z">
              <w:r>
                <w:rPr>
                  <w:color w:val="auto"/>
                  <w:sz w:val="20"/>
                  <w:szCs w:val="20"/>
                </w:rPr>
                <w:t>or Java.  Software for the forms is written in JavaScript.  SDK’s are available through https://docs.avoka.com.</w:t>
              </w:r>
            </w:ins>
          </w:p>
        </w:tc>
      </w:tr>
    </w:tbl>
    <w:p>
      <w:pPr>
        <w:pStyle w:val="Normal"/>
        <w:rPr/>
      </w:pPr>
      <w:r>
        <w:rPr/>
      </w:r>
    </w:p>
    <w:p>
      <w:pPr>
        <w:pStyle w:val="Heading2"/>
        <w:numPr>
          <w:ilvl w:val="1"/>
          <w:numId w:val="8"/>
        </w:numPr>
        <w:ind w:left="504" w:hanging="792"/>
        <w:rPr/>
      </w:pPr>
      <w:bookmarkStart w:id="55" w:name="_Toc20397819"/>
      <w:bookmarkStart w:id="56" w:name="_Toc21698918"/>
      <w:r>
        <w:rPr/>
        <w:t>Security Architecture</w:t>
      </w:r>
      <w:bookmarkEnd w:id="55"/>
      <w:bookmarkEnd w:id="56"/>
    </w:p>
    <w:p>
      <w:pPr>
        <w:pStyle w:val="Heading3"/>
        <w:numPr>
          <w:ilvl w:val="2"/>
          <w:numId w:val="8"/>
        </w:numPr>
        <w:ind w:left="851" w:hanging="851"/>
        <w:rPr/>
      </w:pPr>
      <w:bookmarkStart w:id="57" w:name="_Toc20397820"/>
      <w:bookmarkStart w:id="58" w:name="_Toc21698919"/>
      <w:r>
        <w:rPr/>
        <w:t>Authentication</w:t>
      </w:r>
      <w:bookmarkEnd w:id="57"/>
      <w:bookmarkEnd w:id="58"/>
    </w:p>
    <w:tbl>
      <w:tblPr>
        <w:tblStyle w:val="Corporate"/>
        <w:tblW w:w="10110" w:type="dxa"/>
        <w:jc w:val="left"/>
        <w:tblInd w:w="0" w:type="dxa"/>
        <w:shd w:fill="FFFFFF" w:val="clear"/>
        <w:tblCellMar>
          <w:top w:w="0" w:type="dxa"/>
          <w:left w:w="108" w:type="dxa"/>
          <w:bottom w:w="0" w:type="dxa"/>
          <w:right w:w="108" w:type="dxa"/>
        </w:tblCellMar>
        <w:tblLook w:val="0420" w:noHBand="0" w:noVBand="1" w:firstColumn="0" w:lastRow="0" w:lastColumn="0" w:firstRow="1"/>
      </w:tblPr>
      <w:tblGrid>
        <w:gridCol w:w="4677"/>
        <w:gridCol w:w="5432"/>
      </w:tblGrid>
      <w:tr>
        <w:trPr>
          <w:trHeight w:val="52" w:hRule="atLeast"/>
          <w:cnfStyle w:val="100000000000" w:firstRow="1" w:lastRow="0" w:firstColumn="0" w:lastColumn="0" w:oddVBand="0" w:evenVBand="0" w:oddHBand="0" w:evenHBand="0" w:firstRowFirstColumn="0" w:firstRowLastColumn="0" w:lastRowFirstColumn="0" w:lastRowLastColumn="0"/>
        </w:trPr>
        <w:tc>
          <w:tcPr>
            <w:tcW w:w="4677" w:type="dxa"/>
            <w:tcBorders>
              <w:righ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 xml:space="preserve">Questions </w:t>
            </w:r>
          </w:p>
        </w:tc>
        <w:tc>
          <w:tcPr>
            <w:tcW w:w="5432" w:type="dxa"/>
            <w:tcBorders>
              <w:lef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Answer</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Provide documentation for SSO Capabilities and supported protocols. Do you support Active Directory integration natively?</w:t>
            </w:r>
          </w:p>
        </w:tc>
        <w:tc>
          <w:tcPr>
            <w:tcW w:w="5432" w:type="dxa"/>
            <w:tcBorders/>
            <w:shd w:color="auto" w:fill="EDEEEB" w:themeFill="accent6" w:themeFillTint="33" w:val="clear"/>
            <w:vAlign w:val="center"/>
          </w:tcPr>
          <w:p>
            <w:pPr>
              <w:pStyle w:val="Normal"/>
              <w:spacing w:lineRule="auto" w:line="240" w:before="0" w:after="0"/>
              <w:rPr>
                <w:sz w:val="20"/>
                <w:szCs w:val="20"/>
              </w:rPr>
            </w:pPr>
            <w:ins w:id="103" w:author="Scott Dunbar" w:date="2020-02-14T22:24:00Z">
              <w:r>
                <w:rPr>
                  <w:color w:val="auto"/>
                  <w:sz w:val="20"/>
                  <w:szCs w:val="20"/>
                </w:rPr>
                <w:t>Journey Manager can integrate with a variety of SSO provide</w:t>
              </w:r>
            </w:ins>
            <w:ins w:id="104" w:author="Scott Dunbar" w:date="2020-02-14T22:25:00Z">
              <w:r>
                <w:rPr>
                  <w:color w:val="auto"/>
                  <w:sz w:val="20"/>
                  <w:szCs w:val="20"/>
                </w:rPr>
                <w:t>rs including legacy SAML/ADFS.  No integrations are built into the environment out of the box.</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rPr>
            </w:pPr>
            <w:r>
              <w:rPr>
                <w:color w:val="auto"/>
                <w:sz w:val="20"/>
                <w:szCs w:val="20"/>
              </w:rPr>
              <w:t>Can the solution be compliant with corporate policies on accounts, passwords, etc.?</w:t>
            </w:r>
          </w:p>
        </w:tc>
        <w:tc>
          <w:tcPr>
            <w:tcW w:w="5432" w:type="dxa"/>
            <w:tcBorders/>
            <w:shd w:color="auto" w:fill="EDEEEB" w:val="clear"/>
            <w:vAlign w:val="center"/>
          </w:tcPr>
          <w:p>
            <w:pPr>
              <w:pStyle w:val="Normal"/>
              <w:spacing w:lineRule="auto" w:line="240" w:before="0" w:after="0"/>
              <w:jc w:val="left"/>
              <w:rPr>
                <w:sz w:val="20"/>
                <w:szCs w:val="20"/>
              </w:rPr>
            </w:pPr>
            <w:ins w:id="105" w:author="Scott Dunbar" w:date="2020-02-14T22:25:00Z">
              <w:r>
                <w:rPr>
                  <w:color w:val="auto"/>
                  <w:sz w:val="20"/>
                  <w:szCs w:val="20"/>
                </w:rPr>
                <w:t xml:space="preserve">If using an SSO provider the IDP controls these settings.  If using Journey Manager settings </w:t>
              </w:r>
            </w:ins>
            <w:ins w:id="106" w:author="Scott Dunbar" w:date="2020-02-14T22:26:00Z">
              <w:r>
                <w:rPr>
                  <w:color w:val="auto"/>
                  <w:sz w:val="20"/>
                  <w:szCs w:val="20"/>
                </w:rPr>
                <w:t>administrators can set rules for password and account expiration.</w:t>
              </w:r>
            </w:ins>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111111" w:themeColor="text1"/>
                <w:sz w:val="20"/>
              </w:rPr>
              <w:t xml:space="preserve">Will &lt;vendor&gt;’s application support encryption for authentication? </w:t>
            </w:r>
            <w:r>
              <w:rPr>
                <w:color w:val="auto"/>
                <w:sz w:val="20"/>
              </w:rPr>
              <w:t>How system to system authentication works? Ex. App. server to database server (password or certificate). What is password or certificate rotation policy</w:t>
            </w:r>
          </w:p>
        </w:tc>
        <w:tc>
          <w:tcPr>
            <w:tcW w:w="5432" w:type="dxa"/>
            <w:tcBorders/>
            <w:shd w:color="auto" w:fill="EDEEEB" w:themeFill="accent6" w:themeFillTint="33" w:val="clear"/>
            <w:vAlign w:val="center"/>
          </w:tcPr>
          <w:p>
            <w:pPr>
              <w:pStyle w:val="Normal"/>
              <w:spacing w:lineRule="auto" w:line="240" w:before="0" w:after="0"/>
              <w:rPr>
                <w:sz w:val="20"/>
                <w:szCs w:val="20"/>
              </w:rPr>
            </w:pPr>
            <w:ins w:id="107" w:author="Scott Dunbar" w:date="2020-02-14T22:26:00Z">
              <w:r>
                <w:rPr>
                  <w:color w:val="auto"/>
                  <w:sz w:val="20"/>
                  <w:szCs w:val="20"/>
                </w:rPr>
                <w:t>No communication between systems ever travels without encryption</w:t>
              </w:r>
            </w:ins>
            <w:ins w:id="108" w:author="Scott Dunbar" w:date="2020-02-14T22:27:00Z">
              <w:r>
                <w:rPr>
                  <w:color w:val="auto"/>
                  <w:sz w:val="20"/>
                  <w:szCs w:val="20"/>
                </w:rPr>
                <w:t xml:space="preserve"> (TLS 1.2 or above).  Communication between the application server and database </w:t>
              </w:r>
            </w:ins>
            <w:ins w:id="109" w:author="Scott Dunbar" w:date="2020-02-14T22:28:00Z">
              <w:r>
                <w:rPr>
                  <w:color w:val="auto"/>
                  <w:sz w:val="20"/>
                  <w:szCs w:val="20"/>
                </w:rPr>
                <w:t>is not exposed to the outside world but also uses SSL/TLS within the VPN.</w:t>
              </w:r>
            </w:ins>
          </w:p>
        </w:tc>
      </w:tr>
    </w:tbl>
    <w:p>
      <w:pPr>
        <w:pStyle w:val="Heading3"/>
        <w:numPr>
          <w:ilvl w:val="2"/>
          <w:numId w:val="8"/>
        </w:numPr>
        <w:ind w:left="851" w:hanging="851"/>
        <w:rPr/>
      </w:pPr>
      <w:bookmarkStart w:id="59" w:name="_Toc20397821"/>
      <w:bookmarkStart w:id="60" w:name="_Toc21698920"/>
      <w:r>
        <w:rPr/>
        <w:t>Access Management</w:t>
      </w:r>
      <w:bookmarkEnd w:id="59"/>
      <w:bookmarkEnd w:id="60"/>
    </w:p>
    <w:tbl>
      <w:tblPr>
        <w:tblStyle w:val="Corporate"/>
        <w:tblW w:w="10110" w:type="dxa"/>
        <w:jc w:val="left"/>
        <w:tblInd w:w="0" w:type="dxa"/>
        <w:shd w:fill="FFFFFF" w:val="clear"/>
        <w:tblCellMar>
          <w:top w:w="0" w:type="dxa"/>
          <w:left w:w="108" w:type="dxa"/>
          <w:bottom w:w="0" w:type="dxa"/>
          <w:right w:w="108" w:type="dxa"/>
        </w:tblCellMar>
        <w:tblLook w:val="0420" w:noHBand="0" w:noVBand="1" w:firstColumn="0" w:lastRow="0" w:lastColumn="0" w:firstRow="1"/>
      </w:tblPr>
      <w:tblGrid>
        <w:gridCol w:w="4677"/>
        <w:gridCol w:w="5432"/>
      </w:tblGrid>
      <w:tr>
        <w:trPr>
          <w:trHeight w:val="52" w:hRule="atLeast"/>
          <w:cnfStyle w:val="100000000000" w:firstRow="1" w:lastRow="0" w:firstColumn="0" w:lastColumn="0" w:oddVBand="0" w:evenVBand="0" w:oddHBand="0" w:evenHBand="0" w:firstRowFirstColumn="0" w:firstRowLastColumn="0" w:lastRowFirstColumn="0" w:lastRowLastColumn="0"/>
        </w:trPr>
        <w:tc>
          <w:tcPr>
            <w:tcW w:w="4677" w:type="dxa"/>
            <w:tcBorders>
              <w:righ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 xml:space="preserve">Questions </w:t>
            </w:r>
          </w:p>
        </w:tc>
        <w:tc>
          <w:tcPr>
            <w:tcW w:w="5432" w:type="dxa"/>
            <w:tcBorders>
              <w:lef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Answer</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Can users outside the native CWBFG delivery environment access the applications and data?</w:t>
            </w:r>
          </w:p>
        </w:tc>
        <w:tc>
          <w:tcPr>
            <w:tcW w:w="5432" w:type="dxa"/>
            <w:tcBorders/>
            <w:shd w:color="auto" w:fill="EDEEEB" w:themeFill="accent6" w:themeFillTint="33" w:val="clear"/>
            <w:vAlign w:val="center"/>
          </w:tcPr>
          <w:p>
            <w:pPr>
              <w:pStyle w:val="Normal"/>
              <w:spacing w:lineRule="auto" w:line="240" w:before="0" w:after="0"/>
              <w:rPr>
                <w:sz w:val="20"/>
                <w:szCs w:val="20"/>
              </w:rPr>
            </w:pPr>
            <w:ins w:id="110" w:author="Scott Dunbar" w:date="2020-02-14T22:28:00Z">
              <w:r>
                <w:rPr>
                  <w:color w:val="auto"/>
                  <w:sz w:val="20"/>
                  <w:szCs w:val="20"/>
                </w:rPr>
                <w:t>For the non-production envi</w:t>
              </w:r>
            </w:ins>
            <w:ins w:id="111" w:author="Scott Dunbar" w:date="2020-02-14T22:29:00Z">
              <w:r>
                <w:rPr>
                  <w:color w:val="auto"/>
                  <w:sz w:val="20"/>
                  <w:szCs w:val="20"/>
                </w:rPr>
                <w:t>ronments, all access to all aspects of the system is controlled with IP whitelisting and authentication.  In the production environment application forms are available to the internet</w:t>
              </w:r>
            </w:ins>
            <w:ins w:id="112" w:author="Scott Dunbar" w:date="2020-02-14T22:30:00Z">
              <w:r>
                <w:rPr>
                  <w:color w:val="auto"/>
                  <w:sz w:val="20"/>
                  <w:szCs w:val="20"/>
                </w:rPr>
                <w:t xml:space="preserve"> but all other access is similarly restricted.</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rPr>
            </w:pPr>
            <w:r>
              <w:rPr>
                <w:color w:val="111111" w:themeColor="text1"/>
                <w:sz w:val="20"/>
                <w:szCs w:val="20"/>
              </w:rPr>
              <w:t>Will &lt;vendor&gt;’s application support role-based privileged access?  (I.e. regular vs. super-user access and anything in between, in order to support provisioning who can see what information and who can perform modifications?)</w:t>
            </w:r>
          </w:p>
        </w:tc>
        <w:tc>
          <w:tcPr>
            <w:tcW w:w="5432" w:type="dxa"/>
            <w:tcBorders/>
            <w:shd w:color="auto" w:fill="EDEEEB" w:val="clear"/>
            <w:vAlign w:val="center"/>
          </w:tcPr>
          <w:p>
            <w:pPr>
              <w:pStyle w:val="Normal"/>
              <w:spacing w:lineRule="auto" w:line="240" w:before="0" w:after="0"/>
              <w:jc w:val="left"/>
              <w:rPr>
                <w:sz w:val="20"/>
                <w:szCs w:val="20"/>
              </w:rPr>
            </w:pPr>
            <w:ins w:id="113" w:author="Scott Dunbar" w:date="2020-02-14T22:30:00Z">
              <w:r>
                <w:rPr>
                  <w:color w:val="auto"/>
                  <w:sz w:val="20"/>
                  <w:szCs w:val="20"/>
                </w:rPr>
                <w:t>Yes, Journey Manager supports multiple roles to both manage the server and to manage the flow of forms through the environment.</w:t>
              </w:r>
            </w:ins>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Does your solution provide granular security access controls over individual data fields so that we can control which fields other systems, websites, mobile sites, and external parties can view, read, modify, and delete?</w:t>
            </w:r>
          </w:p>
        </w:tc>
        <w:tc>
          <w:tcPr>
            <w:tcW w:w="5432" w:type="dxa"/>
            <w:tcBorders/>
            <w:shd w:color="auto" w:fill="EDEEEB" w:themeFill="accent6" w:themeFillTint="33" w:val="clear"/>
            <w:vAlign w:val="center"/>
          </w:tcPr>
          <w:p>
            <w:pPr>
              <w:pStyle w:val="Normal"/>
              <w:spacing w:lineRule="auto" w:line="240" w:before="0" w:after="0"/>
              <w:rPr>
                <w:sz w:val="20"/>
                <w:szCs w:val="20"/>
              </w:rPr>
            </w:pPr>
            <w:ins w:id="114" w:author="Scott Dunbar" w:date="2020-02-14T22:31:00Z">
              <w:r>
                <w:rPr>
                  <w:color w:val="auto"/>
                  <w:sz w:val="20"/>
                  <w:szCs w:val="20"/>
                </w:rPr>
                <w:t xml:space="preserve">Only authorized users can access anything besides form applications.  </w:t>
              </w:r>
            </w:ins>
            <w:ins w:id="115" w:author="Scott Dunbar" w:date="2020-02-14T22:32:00Z">
              <w:r>
                <w:rPr>
                  <w:color w:val="auto"/>
                  <w:sz w:val="20"/>
                  <w:szCs w:val="20"/>
                </w:rPr>
                <w:t xml:space="preserve">Within the application, role base </w:t>
              </w:r>
            </w:ins>
            <w:ins w:id="116" w:author="Scott Dunbar" w:date="2020-02-14T22:33:00Z">
              <w:r>
                <w:rPr>
                  <w:color w:val="auto"/>
                  <w:sz w:val="20"/>
                  <w:szCs w:val="20"/>
                </w:rPr>
                <w:t>a</w:t>
              </w:r>
            </w:ins>
            <w:ins w:id="117" w:author="Scott Dunbar" w:date="2020-02-14T22:34:00Z">
              <w:r>
                <w:rPr>
                  <w:color w:val="auto"/>
                  <w:sz w:val="20"/>
                  <w:szCs w:val="20"/>
                </w:rPr>
                <w:t>uthorization prevents access to sections of the application.  Where appropriate, fields are visible or not visible to particular roles.  CWB does not have access to change the</w:t>
              </w:r>
            </w:ins>
            <w:ins w:id="118" w:author="Scott Dunbar" w:date="2020-02-14T22:35:00Z">
              <w:r>
                <w:rPr>
                  <w:color w:val="auto"/>
                  <w:sz w:val="20"/>
                  <w:szCs w:val="20"/>
                </w:rPr>
                <w:t>se visibility rules, only the users assigned to the roles.</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rPr>
            </w:pPr>
            <w:r>
              <w:rPr>
                <w:color w:val="111111" w:themeColor="text1"/>
                <w:sz w:val="20"/>
                <w:szCs w:val="20"/>
              </w:rPr>
              <w:t>Will &lt;vendor&gt;’s application use service accounts that support a least-privileged model?</w:t>
            </w:r>
          </w:p>
        </w:tc>
        <w:tc>
          <w:tcPr>
            <w:tcW w:w="5432" w:type="dxa"/>
            <w:tcBorders/>
            <w:shd w:color="auto" w:fill="EDEEEB" w:val="clear"/>
            <w:vAlign w:val="center"/>
          </w:tcPr>
          <w:p>
            <w:pPr>
              <w:pStyle w:val="BodyCopy"/>
              <w:spacing w:before="0" w:after="140"/>
              <w:rPr>
                <w:color w:val="auto"/>
              </w:rPr>
            </w:pPr>
            <w:ins w:id="119" w:author="Scott Dunbar" w:date="2020-02-14T22:35:00Z">
              <w:r>
                <w:rPr>
                  <w:color w:val="0070C0"/>
                  <w:u w:val="single"/>
                </w:rPr>
                <w:t xml:space="preserve">Yes, as part of the solution users are always given as little </w:t>
              </w:r>
            </w:ins>
            <w:r>
              <w:rPr>
                <w:color w:val="0070C0"/>
                <w:u w:val="single"/>
              </w:rPr>
              <w:t>privilege</w:t>
            </w:r>
            <w:ins w:id="120" w:author="Scott Dunbar" w:date="2020-02-14T22:35:00Z">
              <w:r>
                <w:rPr>
                  <w:color w:val="0070C0"/>
                  <w:u w:val="single"/>
                </w:rPr>
                <w:t xml:space="preserve"> as possible.</w:t>
              </w:r>
            </w:ins>
          </w:p>
        </w:tc>
      </w:tr>
    </w:tbl>
    <w:p>
      <w:pPr>
        <w:pStyle w:val="Normal"/>
        <w:rPr/>
      </w:pPr>
      <w:r>
        <w:rPr/>
      </w:r>
    </w:p>
    <w:p>
      <w:pPr>
        <w:pStyle w:val="Heading3"/>
        <w:numPr>
          <w:ilvl w:val="2"/>
          <w:numId w:val="8"/>
        </w:numPr>
        <w:ind w:left="851" w:hanging="851"/>
        <w:rPr/>
      </w:pPr>
      <w:bookmarkStart w:id="61" w:name="_Toc20397822"/>
      <w:bookmarkStart w:id="62" w:name="_Toc21698921"/>
      <w:r>
        <w:rPr/>
        <w:t>Data Protection</w:t>
      </w:r>
      <w:bookmarkEnd w:id="61"/>
      <w:bookmarkEnd w:id="62"/>
      <w:r>
        <w:rPr/>
        <w:t xml:space="preserve"> </w:t>
      </w:r>
    </w:p>
    <w:tbl>
      <w:tblPr>
        <w:tblStyle w:val="Corporate"/>
        <w:tblW w:w="10110" w:type="dxa"/>
        <w:jc w:val="left"/>
        <w:tblInd w:w="0" w:type="dxa"/>
        <w:shd w:fill="FFFFFF" w:val="clear"/>
        <w:tblCellMar>
          <w:top w:w="0" w:type="dxa"/>
          <w:left w:w="108" w:type="dxa"/>
          <w:bottom w:w="0" w:type="dxa"/>
          <w:right w:w="108" w:type="dxa"/>
        </w:tblCellMar>
        <w:tblLook w:val="0420" w:noHBand="0" w:noVBand="1" w:firstColumn="0" w:lastRow="0" w:lastColumn="0" w:firstRow="1"/>
      </w:tblPr>
      <w:tblGrid>
        <w:gridCol w:w="4677"/>
        <w:gridCol w:w="5432"/>
      </w:tblGrid>
      <w:tr>
        <w:trPr>
          <w:trHeight w:val="52" w:hRule="atLeast"/>
          <w:cnfStyle w:val="100000000000" w:firstRow="1" w:lastRow="0" w:firstColumn="0" w:lastColumn="0" w:oddVBand="0" w:evenVBand="0" w:oddHBand="0" w:evenHBand="0" w:firstRowFirstColumn="0" w:firstRowLastColumn="0" w:lastRowFirstColumn="0" w:lastRowLastColumn="0"/>
        </w:trPr>
        <w:tc>
          <w:tcPr>
            <w:tcW w:w="4677" w:type="dxa"/>
            <w:tcBorders>
              <w:righ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 xml:space="preserve">Questions </w:t>
            </w:r>
          </w:p>
        </w:tc>
        <w:tc>
          <w:tcPr>
            <w:tcW w:w="5432" w:type="dxa"/>
            <w:tcBorders>
              <w:lef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Answer</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What are your data leak prevention (DLP) capabilities? How is data integrity assured?</w:t>
            </w:r>
          </w:p>
        </w:tc>
        <w:tc>
          <w:tcPr>
            <w:tcW w:w="5432" w:type="dxa"/>
            <w:tcBorders/>
            <w:shd w:color="auto" w:fill="EDEEEB" w:themeFill="accent6" w:themeFillTint="33" w:val="clear"/>
            <w:vAlign w:val="center"/>
          </w:tcPr>
          <w:p>
            <w:pPr>
              <w:pStyle w:val="BodyCopy"/>
              <w:spacing w:before="0" w:after="140"/>
              <w:rPr>
                <w:color w:val="auto"/>
              </w:rPr>
            </w:pPr>
            <w:ins w:id="121" w:author="Scott Dunbar" w:date="2020-02-14T22:51:00Z">
              <w:r>
                <w:rPr>
                  <w:color w:val="0070C0"/>
                  <w:u w:val="single"/>
                </w:rPr>
                <w:t>Temenos employs firewalls, various intrusio</w:t>
              </w:r>
            </w:ins>
            <w:ins w:id="122" w:author="Scott Dunbar" w:date="2020-02-14T22:52:00Z">
              <w:r>
                <w:rPr>
                  <w:color w:val="0070C0"/>
                  <w:u w:val="single"/>
                </w:rPr>
                <w:t xml:space="preserve">n detection systems, and anti-virus software on </w:t>
              </w:r>
            </w:ins>
            <w:r>
              <w:rPr>
                <w:color w:val="0070C0"/>
                <w:u w:val="single"/>
              </w:rPr>
              <w:t>all</w:t>
            </w:r>
            <w:ins w:id="123" w:author="Scott Dunbar" w:date="2020-02-14T22:52:00Z">
              <w:r>
                <w:rPr>
                  <w:color w:val="0070C0"/>
                  <w:u w:val="single"/>
                </w:rPr>
                <w:t xml:space="preserve"> the deployed systems.</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color w:val="111111" w:themeColor="text1"/>
                <w:sz w:val="20"/>
                <w:szCs w:val="20"/>
              </w:rPr>
            </w:pPr>
            <w:r>
              <w:rPr>
                <w:color w:val="111111" w:themeColor="text1"/>
                <w:sz w:val="20"/>
                <w:szCs w:val="20"/>
              </w:rPr>
              <w:t>Will &lt;vendor&gt;’s application support encryption on the interfaces that pull or transmit data to CWB systems? Does &lt;vendor&gt; confirm that only TLS v.1.2 is used?</w:t>
            </w:r>
          </w:p>
        </w:tc>
        <w:tc>
          <w:tcPr>
            <w:tcW w:w="5432" w:type="dxa"/>
            <w:tcBorders/>
            <w:shd w:color="auto" w:fill="EDEEEB" w:val="clear"/>
            <w:vAlign w:val="center"/>
          </w:tcPr>
          <w:p>
            <w:pPr>
              <w:pStyle w:val="Normal"/>
              <w:spacing w:lineRule="auto" w:line="240" w:before="0" w:after="0"/>
              <w:jc w:val="left"/>
              <w:rPr>
                <w:sz w:val="20"/>
                <w:szCs w:val="20"/>
              </w:rPr>
            </w:pPr>
            <w:ins w:id="124" w:author="Scott Dunbar" w:date="2020-02-14T22:50:00Z">
              <w:r>
                <w:rPr>
                  <w:color w:val="auto"/>
                  <w:sz w:val="20"/>
                  <w:szCs w:val="20"/>
                </w:rPr>
                <w:t>Yes, only TLS1.2 or above is used.</w:t>
              </w:r>
            </w:ins>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color w:val="111111" w:themeColor="text1"/>
                <w:sz w:val="20"/>
                <w:szCs w:val="20"/>
              </w:rPr>
            </w:pPr>
            <w:r>
              <w:rPr>
                <w:color w:val="111111" w:themeColor="text1"/>
                <w:sz w:val="20"/>
                <w:szCs w:val="20"/>
              </w:rPr>
              <w:t>Do you support service encryption with customer's key?</w:t>
            </w:r>
          </w:p>
        </w:tc>
        <w:tc>
          <w:tcPr>
            <w:tcW w:w="5432" w:type="dxa"/>
            <w:tcBorders/>
            <w:shd w:color="auto" w:fill="EDEEEB" w:themeFill="accent6" w:themeFillTint="33" w:val="clear"/>
            <w:vAlign w:val="center"/>
          </w:tcPr>
          <w:p>
            <w:pPr>
              <w:pStyle w:val="Normal"/>
              <w:spacing w:lineRule="auto" w:line="240" w:before="0" w:after="0"/>
              <w:rPr>
                <w:sz w:val="20"/>
                <w:szCs w:val="20"/>
              </w:rPr>
            </w:pPr>
            <w:ins w:id="125" w:author="Scott Dunbar" w:date="2020-02-14T22:36:00Z">
              <w:r>
                <w:rPr>
                  <w:color w:val="auto"/>
                  <w:sz w:val="20"/>
                  <w:szCs w:val="20"/>
                </w:rPr>
                <w:t>No, we do not have support for that.</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color w:val="111111" w:themeColor="text1"/>
                <w:sz w:val="20"/>
                <w:szCs w:val="20"/>
              </w:rPr>
            </w:pPr>
            <w:r>
              <w:rPr>
                <w:color w:val="111111" w:themeColor="text1"/>
                <w:sz w:val="20"/>
                <w:szCs w:val="20"/>
              </w:rPr>
              <w:t>Is there any unsecured data in transit or at rest along the process chain?</w:t>
            </w:r>
          </w:p>
        </w:tc>
        <w:tc>
          <w:tcPr>
            <w:tcW w:w="5432" w:type="dxa"/>
            <w:tcBorders/>
            <w:shd w:color="auto" w:fill="EDEEEB" w:val="clear"/>
            <w:vAlign w:val="center"/>
          </w:tcPr>
          <w:p>
            <w:pPr>
              <w:pStyle w:val="Normal"/>
              <w:spacing w:lineRule="auto" w:line="240" w:before="0" w:after="0"/>
              <w:jc w:val="left"/>
              <w:rPr>
                <w:sz w:val="20"/>
                <w:szCs w:val="20"/>
              </w:rPr>
            </w:pPr>
            <w:ins w:id="126" w:author="Scott Dunbar" w:date="2020-02-14T22:36:00Z">
              <w:r>
                <w:rPr>
                  <w:color w:val="auto"/>
                  <w:sz w:val="20"/>
                  <w:szCs w:val="20"/>
                </w:rPr>
                <w:t xml:space="preserve">There is no part of the system where data is transmitted without encryption.  </w:t>
              </w:r>
            </w:ins>
            <w:ins w:id="127" w:author="Scott Dunbar" w:date="2020-02-14T22:37:00Z">
              <w:r>
                <w:rPr>
                  <w:color w:val="auto"/>
                  <w:sz w:val="20"/>
                  <w:szCs w:val="20"/>
                </w:rPr>
                <w:t xml:space="preserve">Internal database systems which are inaccessible to the outside world  </w:t>
              </w:r>
            </w:ins>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color w:val="111111" w:themeColor="text1"/>
                <w:sz w:val="20"/>
                <w:szCs w:val="20"/>
              </w:rPr>
            </w:pPr>
            <w:r>
              <w:rPr>
                <w:color w:val="111111" w:themeColor="text1"/>
                <w:sz w:val="20"/>
                <w:szCs w:val="20"/>
              </w:rPr>
              <w:t>What type of CWB data will reside on &lt;vendor&gt;’s or its service providers’ network?</w:t>
            </w:r>
          </w:p>
        </w:tc>
        <w:tc>
          <w:tcPr>
            <w:tcW w:w="5432" w:type="dxa"/>
            <w:tcBorders/>
            <w:shd w:color="auto" w:fill="EDEEEB" w:themeFill="accent6" w:themeFillTint="33" w:val="clear"/>
            <w:vAlign w:val="center"/>
          </w:tcPr>
          <w:p>
            <w:pPr>
              <w:pStyle w:val="Normal"/>
              <w:spacing w:lineRule="auto" w:line="240" w:before="0" w:after="0"/>
              <w:rPr>
                <w:sz w:val="20"/>
                <w:szCs w:val="20"/>
              </w:rPr>
            </w:pPr>
            <w:ins w:id="128" w:author="Scott Dunbar" w:date="2020-02-14T22:52:00Z">
              <w:r>
                <w:rPr>
                  <w:color w:val="auto"/>
                  <w:sz w:val="20"/>
                  <w:szCs w:val="20"/>
                </w:rPr>
                <w:t xml:space="preserve">The only CWB specific data potentially </w:t>
              </w:r>
            </w:ins>
            <w:ins w:id="129" w:author="Scott Dunbar" w:date="2020-02-14T22:54:00Z">
              <w:r>
                <w:rPr>
                  <w:color w:val="auto"/>
                  <w:sz w:val="20"/>
                  <w:szCs w:val="20"/>
                </w:rPr>
                <w:t>stored on the Journey Manager system would be CWB email addresses and customer account ids.</w:t>
              </w:r>
            </w:ins>
          </w:p>
        </w:tc>
      </w:tr>
    </w:tbl>
    <w:p>
      <w:pPr>
        <w:pStyle w:val="Body"/>
        <w:rPr/>
      </w:pPr>
      <w:r>
        <w:rPr/>
      </w:r>
    </w:p>
    <w:p>
      <w:pPr>
        <w:pStyle w:val="Heading3"/>
        <w:numPr>
          <w:ilvl w:val="2"/>
          <w:numId w:val="8"/>
        </w:numPr>
        <w:ind w:left="851" w:hanging="851"/>
        <w:rPr/>
      </w:pPr>
      <w:bookmarkStart w:id="63" w:name="_Toc20397823"/>
      <w:bookmarkStart w:id="64" w:name="_Toc21698922"/>
      <w:r>
        <w:rPr/>
        <w:t>Availability</w:t>
      </w:r>
      <w:bookmarkEnd w:id="63"/>
      <w:bookmarkEnd w:id="64"/>
    </w:p>
    <w:tbl>
      <w:tblPr>
        <w:tblStyle w:val="Corporate"/>
        <w:tblW w:w="10110" w:type="dxa"/>
        <w:jc w:val="left"/>
        <w:tblInd w:w="0" w:type="dxa"/>
        <w:shd w:fill="FFFFFF" w:val="clear"/>
        <w:tblCellMar>
          <w:top w:w="0" w:type="dxa"/>
          <w:left w:w="108" w:type="dxa"/>
          <w:bottom w:w="0" w:type="dxa"/>
          <w:right w:w="108" w:type="dxa"/>
        </w:tblCellMar>
        <w:tblLook w:val="0420" w:noHBand="0" w:noVBand="1" w:firstColumn="0" w:lastRow="0" w:lastColumn="0" w:firstRow="1"/>
      </w:tblPr>
      <w:tblGrid>
        <w:gridCol w:w="4677"/>
        <w:gridCol w:w="5432"/>
      </w:tblGrid>
      <w:tr>
        <w:trPr>
          <w:trHeight w:val="52" w:hRule="atLeast"/>
          <w:cnfStyle w:val="100000000000" w:firstRow="1" w:lastRow="0" w:firstColumn="0" w:lastColumn="0" w:oddVBand="0" w:evenVBand="0" w:oddHBand="0" w:evenHBand="0" w:firstRowFirstColumn="0" w:firstRowLastColumn="0" w:lastRowFirstColumn="0" w:lastRowLastColumn="0"/>
        </w:trPr>
        <w:tc>
          <w:tcPr>
            <w:tcW w:w="4677" w:type="dxa"/>
            <w:tcBorders>
              <w:righ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 xml:space="preserve">Questions </w:t>
            </w:r>
          </w:p>
        </w:tc>
        <w:tc>
          <w:tcPr>
            <w:tcW w:w="5432" w:type="dxa"/>
            <w:tcBorders>
              <w:lef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Answer</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Does the Multi-tenancy affect performance at any given time?</w:t>
            </w:r>
          </w:p>
        </w:tc>
        <w:tc>
          <w:tcPr>
            <w:tcW w:w="5432" w:type="dxa"/>
            <w:tcBorders/>
            <w:shd w:color="auto" w:fill="EDEEEB" w:themeFill="accent6" w:themeFillTint="33" w:val="clear"/>
            <w:vAlign w:val="center"/>
          </w:tcPr>
          <w:p>
            <w:pPr>
              <w:pStyle w:val="BodyCopy"/>
              <w:spacing w:before="0" w:after="140"/>
              <w:rPr>
                <w:color w:val="auto"/>
              </w:rPr>
            </w:pPr>
            <w:ins w:id="130" w:author="Scott Dunbar" w:date="2020-02-14T22:54:00Z">
              <w:r>
                <w:rPr>
                  <w:color w:val="0070C0"/>
                  <w:u w:val="single"/>
                </w:rPr>
                <w:t>If anything performance should be improved by</w:t>
              </w:r>
            </w:ins>
            <w:ins w:id="131" w:author="Scott Dunbar" w:date="2020-02-14T22:55:00Z">
              <w:r>
                <w:rPr>
                  <w:color w:val="0070C0"/>
                  <w:u w:val="single"/>
                </w:rPr>
                <w:t xml:space="preserve"> having </w:t>
              </w:r>
            </w:ins>
            <w:r>
              <w:rPr>
                <w:color w:val="0070C0"/>
                <w:u w:val="single"/>
              </w:rPr>
              <w:t>multiple</w:t>
            </w:r>
            <w:ins w:id="132" w:author="Scott Dunbar" w:date="2020-02-14T22:59:00Z">
              <w:r>
                <w:rPr>
                  <w:color w:val="0070C0"/>
                  <w:u w:val="single"/>
                </w:rPr>
                <w:t xml:space="preserve"> nodes in the cluster.</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rPr>
            </w:pPr>
            <w:r>
              <w:rPr>
                <w:color w:val="auto"/>
                <w:sz w:val="20"/>
                <w:szCs w:val="20"/>
              </w:rPr>
              <w:t>If data is stored abroad, does any regulations prevent data from being accessed by Government or other authorities</w:t>
            </w:r>
          </w:p>
        </w:tc>
        <w:tc>
          <w:tcPr>
            <w:tcW w:w="5432" w:type="dxa"/>
            <w:tcBorders/>
            <w:shd w:color="auto" w:fill="EDEEEB" w:val="clear"/>
            <w:vAlign w:val="center"/>
          </w:tcPr>
          <w:p>
            <w:pPr>
              <w:pStyle w:val="Normal"/>
              <w:spacing w:lineRule="auto" w:line="240" w:before="0" w:after="0"/>
              <w:jc w:val="left"/>
              <w:rPr>
                <w:sz w:val="20"/>
                <w:szCs w:val="20"/>
              </w:rPr>
            </w:pPr>
            <w:ins w:id="133" w:author="Scott Dunbar" w:date="2020-02-14T22:59:00Z">
              <w:r>
                <w:rPr>
                  <w:color w:val="auto"/>
                  <w:sz w:val="20"/>
                  <w:szCs w:val="20"/>
                </w:rPr>
                <w:t>All data will be stored in Canada.</w:t>
              </w:r>
            </w:ins>
          </w:p>
        </w:tc>
      </w:tr>
    </w:tbl>
    <w:p>
      <w:pPr>
        <w:pStyle w:val="Body"/>
        <w:ind w:left="0" w:hanging="0"/>
        <w:rPr/>
      </w:pPr>
      <w:r>
        <w:rPr/>
      </w:r>
    </w:p>
    <w:p>
      <w:pPr>
        <w:pStyle w:val="Body"/>
        <w:ind w:left="0" w:hanging="0"/>
        <w:rPr/>
      </w:pPr>
      <w:r>
        <w:rPr/>
      </w:r>
    </w:p>
    <w:p>
      <w:pPr>
        <w:pStyle w:val="Body"/>
        <w:ind w:left="0" w:hanging="0"/>
        <w:rPr/>
      </w:pPr>
      <w:r>
        <w:rPr/>
      </w:r>
    </w:p>
    <w:p>
      <w:pPr>
        <w:pStyle w:val="Heading2"/>
        <w:numPr>
          <w:ilvl w:val="1"/>
          <w:numId w:val="8"/>
        </w:numPr>
        <w:ind w:left="504" w:hanging="792"/>
        <w:rPr/>
      </w:pPr>
      <w:bookmarkStart w:id="65" w:name="_Toc20397824"/>
      <w:bookmarkStart w:id="66" w:name="_Toc21698923"/>
      <w:r>
        <w:rPr/>
        <w:t>Security Operations</w:t>
      </w:r>
      <w:bookmarkEnd w:id="65"/>
      <w:bookmarkEnd w:id="66"/>
    </w:p>
    <w:p>
      <w:pPr>
        <w:pStyle w:val="Heading3"/>
        <w:numPr>
          <w:ilvl w:val="2"/>
          <w:numId w:val="8"/>
        </w:numPr>
        <w:ind w:left="851" w:hanging="851"/>
        <w:rPr/>
      </w:pPr>
      <w:bookmarkStart w:id="67" w:name="_Toc20397825"/>
      <w:bookmarkStart w:id="68" w:name="_Toc21698924"/>
      <w:r>
        <w:rPr/>
        <w:t>Security Monitoring</w:t>
      </w:r>
      <w:bookmarkEnd w:id="67"/>
      <w:bookmarkEnd w:id="68"/>
    </w:p>
    <w:tbl>
      <w:tblPr>
        <w:tblStyle w:val="Corporate"/>
        <w:tblW w:w="10110" w:type="dxa"/>
        <w:jc w:val="left"/>
        <w:tblInd w:w="0" w:type="dxa"/>
        <w:shd w:fill="FFFFFF" w:val="clear"/>
        <w:tblCellMar>
          <w:top w:w="0" w:type="dxa"/>
          <w:left w:w="108" w:type="dxa"/>
          <w:bottom w:w="0" w:type="dxa"/>
          <w:right w:w="108" w:type="dxa"/>
        </w:tblCellMar>
        <w:tblLook w:val="0420" w:noHBand="0" w:noVBand="1" w:firstColumn="0" w:lastRow="0" w:lastColumn="0" w:firstRow="1"/>
      </w:tblPr>
      <w:tblGrid>
        <w:gridCol w:w="4677"/>
        <w:gridCol w:w="5432"/>
      </w:tblGrid>
      <w:tr>
        <w:trPr>
          <w:trHeight w:val="52" w:hRule="atLeast"/>
          <w:cnfStyle w:val="100000000000" w:firstRow="1" w:lastRow="0" w:firstColumn="0" w:lastColumn="0" w:oddVBand="0" w:evenVBand="0" w:oddHBand="0" w:evenHBand="0" w:firstRowFirstColumn="0" w:firstRowLastColumn="0" w:lastRowFirstColumn="0" w:lastRowLastColumn="0"/>
        </w:trPr>
        <w:tc>
          <w:tcPr>
            <w:tcW w:w="4677" w:type="dxa"/>
            <w:tcBorders>
              <w:righ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 xml:space="preserve">Questions </w:t>
            </w:r>
          </w:p>
        </w:tc>
        <w:tc>
          <w:tcPr>
            <w:tcW w:w="5432" w:type="dxa"/>
            <w:tcBorders>
              <w:lef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Answer</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Provide documentation on patching/update process of application/software.</w:t>
            </w:r>
          </w:p>
        </w:tc>
        <w:tc>
          <w:tcPr>
            <w:tcW w:w="5432"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Please see the document "ITG-Security_Patching (ID 28404188).pdf" which describes the patch management methodology for the Journey Manager service. Security patches are applied weekly during a maintenance window, with critical patches being applied on an ASAP basis. Non-security patches are deployed on a monthly basis. Patches are tested being before deployed to the customer production environment.</w:t>
            </w:r>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rPr>
            </w:pPr>
            <w:r>
              <w:rPr>
                <w:color w:val="auto"/>
                <w:sz w:val="20"/>
                <w:szCs w:val="20"/>
              </w:rPr>
              <w:t>Please describe your key/certificate management process/practice.</w:t>
            </w:r>
          </w:p>
        </w:tc>
        <w:tc>
          <w:tcPr>
            <w:tcW w:w="5432" w:type="dxa"/>
            <w:tcBorders/>
            <w:shd w:color="auto" w:fill="EDEEEB" w:val="clear"/>
            <w:vAlign w:val="center"/>
          </w:tcPr>
          <w:p>
            <w:pPr>
              <w:pStyle w:val="Normal"/>
              <w:spacing w:lineRule="auto" w:line="240" w:before="0" w:after="0"/>
              <w:jc w:val="left"/>
              <w:rPr>
                <w:sz w:val="20"/>
                <w:szCs w:val="20"/>
              </w:rPr>
            </w:pPr>
            <w:r>
              <w:rPr>
                <w:color w:val="auto"/>
                <w:sz w:val="20"/>
                <w:szCs w:val="20"/>
              </w:rPr>
              <w:t>Please see the attached document "Avoka_Security_Architecture_1805.pdf", page 32, "Transact VDC Key Management". This describes in detail the encryption technology and techniques used in the Journey Manager service. I have also provided the Temenos Encryption Policy for additional detail of our corporate policy with regards to key management and handling.</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How do you handle advanced persistent distributed attacks?</w:t>
            </w:r>
          </w:p>
        </w:tc>
        <w:tc>
          <w:tcPr>
            <w:tcW w:w="5432"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The Journey Manager service contains a web application firewall, used to detect and block malicious requests regardless of source.</w:t>
            </w:r>
          </w:p>
          <w:p>
            <w:pPr>
              <w:pStyle w:val="Normal"/>
              <w:spacing w:lineRule="auto" w:line="240" w:before="0" w:after="0"/>
              <w:rPr>
                <w:sz w:val="20"/>
                <w:szCs w:val="20"/>
              </w:rPr>
            </w:pPr>
            <w:r>
              <w:rPr>
                <w:color w:val="auto"/>
                <w:sz w:val="20"/>
                <w:szCs w:val="20"/>
              </w:rPr>
            </w:r>
          </w:p>
          <w:p>
            <w:pPr>
              <w:pStyle w:val="Normal"/>
              <w:spacing w:lineRule="auto" w:line="240" w:before="0" w:after="0"/>
              <w:rPr>
                <w:sz w:val="20"/>
                <w:szCs w:val="20"/>
              </w:rPr>
            </w:pPr>
            <w:r>
              <w:rPr>
                <w:color w:val="auto"/>
                <w:sz w:val="20"/>
                <w:szCs w:val="20"/>
              </w:rPr>
              <w:t>The AWS Shield DDoS protection service provides defense against distributed denial of service attacks. Other commercial offerings are available from vendors such as Akamai, Cloudflare.</w:t>
            </w:r>
          </w:p>
          <w:p>
            <w:pPr>
              <w:pStyle w:val="Normal"/>
              <w:spacing w:lineRule="auto" w:line="240" w:before="0" w:after="0"/>
              <w:rPr>
                <w:sz w:val="20"/>
                <w:szCs w:val="20"/>
              </w:rPr>
            </w:pPr>
            <w:r>
              <w:rPr>
                <w:color w:val="auto"/>
                <w:sz w:val="20"/>
                <w:szCs w:val="20"/>
              </w:rPr>
            </w:r>
          </w:p>
          <w:p>
            <w:pPr>
              <w:pStyle w:val="Normal"/>
              <w:spacing w:lineRule="auto" w:line="240" w:before="0" w:after="0"/>
              <w:rPr>
                <w:sz w:val="20"/>
                <w:szCs w:val="20"/>
              </w:rPr>
            </w:pPr>
            <w:r>
              <w:rPr>
                <w:color w:val="auto"/>
                <w:sz w:val="20"/>
                <w:szCs w:val="20"/>
              </w:rPr>
              <w:t>The infrastructure of the Journey Manager cloud offering is monitored 24/7 by the Temenos Security Operational Center, who investigate suspicious traffic and activity, and may request blocking of traffic based on activity or source IP.</w:t>
            </w:r>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rPr>
            </w:pPr>
            <w:r>
              <w:rPr>
                <w:color w:val="auto"/>
                <w:sz w:val="20"/>
                <w:szCs w:val="20"/>
              </w:rPr>
              <w:t>How do you handle denial-of-service attacks?</w:t>
            </w:r>
          </w:p>
        </w:tc>
        <w:tc>
          <w:tcPr>
            <w:tcW w:w="5432" w:type="dxa"/>
            <w:tcBorders/>
            <w:shd w:color="auto" w:fill="EDEEEB" w:val="clear"/>
            <w:vAlign w:val="center"/>
          </w:tcPr>
          <w:p>
            <w:pPr>
              <w:pStyle w:val="Normal"/>
              <w:spacing w:lineRule="auto" w:line="240" w:before="0" w:after="0"/>
              <w:jc w:val="left"/>
              <w:rPr>
                <w:color w:val="000000"/>
                <w:sz w:val="24"/>
                <w:szCs w:val="24"/>
              </w:rPr>
            </w:pPr>
            <w:r>
              <w:rPr>
                <w:color w:val="auto"/>
                <w:sz w:val="20"/>
                <w:szCs w:val="20"/>
              </w:rPr>
              <w:t>The Journey Manager cloud offering leverages the DDoS security protections provided by Amazon Web Service, which includes active network monitoring, rapid scaling and the capacity of AWS services including CloudFront and ELBs to absorb traffic and scale application services. Transact also utilizes the AWS Shield service.</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Describe how service alerts work such as outages.</w:t>
            </w:r>
          </w:p>
        </w:tc>
        <w:tc>
          <w:tcPr>
            <w:tcW w:w="5432"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Journey Manager is subject to full stack monitoring - infrastructure health, server telemetry, external availability, and individual journey health monitoring.</w:t>
            </w:r>
          </w:p>
          <w:p>
            <w:pPr>
              <w:pStyle w:val="Normal"/>
              <w:spacing w:lineRule="auto" w:line="240" w:before="0" w:after="0"/>
              <w:rPr>
                <w:sz w:val="20"/>
                <w:szCs w:val="20"/>
              </w:rPr>
            </w:pPr>
            <w:r>
              <w:rPr>
                <w:color w:val="auto"/>
                <w:sz w:val="20"/>
                <w:szCs w:val="20"/>
              </w:rPr>
            </w:r>
          </w:p>
          <w:p>
            <w:pPr>
              <w:pStyle w:val="Normal"/>
              <w:spacing w:lineRule="auto" w:line="240" w:before="0" w:after="0"/>
              <w:rPr>
                <w:sz w:val="20"/>
                <w:szCs w:val="20"/>
              </w:rPr>
            </w:pPr>
            <w:r>
              <w:rPr>
                <w:color w:val="auto"/>
                <w:sz w:val="20"/>
                <w:szCs w:val="20"/>
              </w:rPr>
              <w:t>Changes in metrics such as application or URL availability, an increase in the number of failed requests, database health, the on-call technician is alerted of the issue. If the technician is unable to respond within 10 minutes the alert is distributed to the wider team.</w:t>
            </w:r>
          </w:p>
          <w:p>
            <w:pPr>
              <w:pStyle w:val="Normal"/>
              <w:spacing w:lineRule="auto" w:line="240" w:before="0" w:after="0"/>
              <w:rPr>
                <w:sz w:val="20"/>
                <w:szCs w:val="20"/>
              </w:rPr>
            </w:pPr>
            <w:r>
              <w:rPr>
                <w:color w:val="auto"/>
                <w:sz w:val="20"/>
                <w:szCs w:val="20"/>
              </w:rPr>
            </w:r>
          </w:p>
          <w:p>
            <w:pPr>
              <w:pStyle w:val="Normal"/>
              <w:spacing w:lineRule="auto" w:line="240" w:before="0" w:after="0"/>
              <w:rPr>
                <w:sz w:val="20"/>
                <w:szCs w:val="20"/>
              </w:rPr>
            </w:pPr>
            <w:r>
              <w:rPr>
                <w:color w:val="auto"/>
                <w:sz w:val="20"/>
                <w:szCs w:val="20"/>
              </w:rPr>
              <w:t>In the case of a full service outage, Temenos will provide a Post Incident Report detailing the timeline of events, response, root cause and mitigations.</w:t>
            </w:r>
          </w:p>
          <w:p>
            <w:pPr>
              <w:pStyle w:val="Normal"/>
              <w:spacing w:lineRule="auto" w:line="240" w:before="0" w:after="0"/>
              <w:rPr>
                <w:sz w:val="20"/>
                <w:szCs w:val="20"/>
              </w:rPr>
            </w:pPr>
            <w:r>
              <w:rPr>
                <w:color w:val="auto"/>
                <w:sz w:val="20"/>
                <w:szCs w:val="20"/>
              </w:rPr>
            </w:r>
          </w:p>
          <w:p>
            <w:pPr>
              <w:pStyle w:val="Normal"/>
              <w:spacing w:lineRule="auto" w:line="240" w:before="0" w:after="0"/>
              <w:rPr>
                <w:color w:val="000000"/>
                <w:sz w:val="24"/>
                <w:szCs w:val="24"/>
              </w:rPr>
            </w:pPr>
            <w:r>
              <w:rPr>
                <w:color w:val="auto"/>
                <w:sz w:val="20"/>
                <w:szCs w:val="20"/>
              </w:rPr>
              <w:t>Service Level Availability is dependent on contractual agreement.</w:t>
            </w:r>
            <w:bookmarkStart w:id="69" w:name="_Hlk34296822"/>
            <w:bookmarkEnd w:id="69"/>
          </w:p>
        </w:tc>
      </w:tr>
    </w:tbl>
    <w:p>
      <w:pPr>
        <w:pStyle w:val="Normal"/>
        <w:rPr/>
      </w:pPr>
      <w:r>
        <w:rPr/>
      </w:r>
    </w:p>
    <w:p>
      <w:pPr>
        <w:pStyle w:val="Heading3"/>
        <w:numPr>
          <w:ilvl w:val="2"/>
          <w:numId w:val="8"/>
        </w:numPr>
        <w:ind w:left="851" w:hanging="851"/>
        <w:rPr/>
      </w:pPr>
      <w:bookmarkStart w:id="70" w:name="_Toc20397826"/>
      <w:bookmarkStart w:id="71" w:name="_Toc21698925"/>
      <w:r>
        <w:rPr/>
        <w:t>Incident Management</w:t>
      </w:r>
      <w:bookmarkEnd w:id="70"/>
      <w:bookmarkEnd w:id="71"/>
    </w:p>
    <w:tbl>
      <w:tblPr>
        <w:tblStyle w:val="Corporate"/>
        <w:tblW w:w="10110" w:type="dxa"/>
        <w:jc w:val="left"/>
        <w:tblInd w:w="0" w:type="dxa"/>
        <w:shd w:fill="FFFFFF" w:val="clear"/>
        <w:tblCellMar>
          <w:top w:w="0" w:type="dxa"/>
          <w:left w:w="108" w:type="dxa"/>
          <w:bottom w:w="0" w:type="dxa"/>
          <w:right w:w="108" w:type="dxa"/>
        </w:tblCellMar>
        <w:tblLook w:val="0420" w:noHBand="0" w:noVBand="1" w:firstColumn="0" w:lastRow="0" w:lastColumn="0" w:firstRow="1"/>
      </w:tblPr>
      <w:tblGrid>
        <w:gridCol w:w="4666"/>
        <w:gridCol w:w="5419"/>
        <w:gridCol w:w="25"/>
      </w:tblGrid>
      <w:tr>
        <w:trPr>
          <w:trHeight w:val="52" w:hRule="atLeast"/>
          <w:cnfStyle w:val="100000000000" w:firstRow="1" w:lastRow="0" w:firstColumn="0" w:lastColumn="0" w:oddVBand="0" w:evenVBand="0" w:oddHBand="0" w:evenHBand="0" w:firstRowFirstColumn="0" w:firstRowLastColumn="0" w:lastRowFirstColumn="0" w:lastRowLastColumn="0"/>
        </w:trPr>
        <w:tc>
          <w:tcPr>
            <w:tcW w:w="4666" w:type="dxa"/>
            <w:tcBorders>
              <w:righ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 xml:space="preserve">Questions </w:t>
            </w:r>
          </w:p>
        </w:tc>
        <w:tc>
          <w:tcPr>
            <w:tcW w:w="5444" w:type="dxa"/>
            <w:gridSpan w:val="2"/>
            <w:tcBorders>
              <w:lef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Answer</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66"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Is there an established incident response process in place?</w:t>
            </w:r>
          </w:p>
        </w:tc>
        <w:tc>
          <w:tcPr>
            <w:tcW w:w="5444" w:type="dxa"/>
            <w:gridSpan w:val="2"/>
            <w:tcBorders/>
            <w:shd w:color="auto" w:fill="EDEEEB" w:themeFill="accent6" w:themeFillTint="33" w:val="clear"/>
            <w:vAlign w:val="center"/>
          </w:tcPr>
          <w:p>
            <w:pPr>
              <w:pStyle w:val="BodyCopy"/>
              <w:spacing w:before="0" w:after="140"/>
              <w:rPr>
                <w:color w:val="0070C0"/>
                <w:u w:val="single"/>
              </w:rPr>
            </w:pPr>
            <w:r>
              <w:rPr>
                <w:color w:val="0070C0"/>
                <w:u w:val="single"/>
              </w:rPr>
              <w:t>Incident Management information can be found in the Maintenance Terms for Infinity Modules agreement.</w:t>
            </w:r>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66" w:type="dxa"/>
            <w:tcBorders/>
            <w:shd w:color="auto" w:fill="EDEEEB" w:val="clear"/>
            <w:vAlign w:val="center"/>
          </w:tcPr>
          <w:p>
            <w:pPr>
              <w:pStyle w:val="Normal"/>
              <w:spacing w:lineRule="auto" w:line="240" w:before="0" w:after="0"/>
              <w:jc w:val="left"/>
              <w:rPr>
                <w:sz w:val="20"/>
                <w:szCs w:val="20"/>
              </w:rPr>
            </w:pPr>
            <w:r>
              <w:rPr>
                <w:color w:val="111111" w:themeColor="text1"/>
                <w:sz w:val="20"/>
                <w:szCs w:val="20"/>
              </w:rPr>
              <w:t>Does &lt;vendor&gt; have an incident management policy and process in place? Does the incident management process extend to services provided by &lt;vendor&gt;’s service providers? Please attach a copy of the incident management documents.</w:t>
            </w:r>
          </w:p>
        </w:tc>
        <w:tc>
          <w:tcPr>
            <w:tcW w:w="5444" w:type="dxa"/>
            <w:gridSpan w:val="2"/>
            <w:tcBorders/>
            <w:shd w:color="auto" w:fill="EDEEEB" w:val="clear"/>
            <w:vAlign w:val="center"/>
          </w:tcPr>
          <w:p>
            <w:pPr>
              <w:pStyle w:val="BodyCopy"/>
              <w:spacing w:before="0" w:after="140"/>
              <w:rPr>
                <w:color w:val="0070C0"/>
                <w:u w:val="single"/>
              </w:rPr>
            </w:pPr>
            <w:r>
              <w:rPr>
                <w:color w:val="0070C0"/>
                <w:u w:val="single"/>
              </w:rPr>
              <w:t>Incident Management information can be found in the Maintenance Terms for Infinity Modules agreement.</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66"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Provided reports for any past security incidents if applicable.</w:t>
            </w:r>
          </w:p>
        </w:tc>
        <w:tc>
          <w:tcPr>
            <w:tcW w:w="5444" w:type="dxa"/>
            <w:gridSpan w:val="2"/>
            <w:tcBorders/>
            <w:shd w:color="auto" w:fill="EDEEEB" w:themeFill="accent6" w:themeFillTint="33" w:val="clear"/>
            <w:vAlign w:val="center"/>
          </w:tcPr>
          <w:p>
            <w:pPr>
              <w:pStyle w:val="BodyCopy"/>
              <w:spacing w:before="0" w:after="140"/>
              <w:rPr>
                <w:color w:val="0070C0"/>
                <w:u w:val="single"/>
              </w:rPr>
            </w:pPr>
            <w:r>
              <w:rPr>
                <w:color w:val="0070C0"/>
                <w:u w:val="single"/>
              </w:rPr>
              <w:t>Incident Management information can be found in the Maintenance Terms for Infinity Modules agreement.</w:t>
            </w:r>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66" w:type="dxa"/>
            <w:tcBorders/>
            <w:shd w:color="auto" w:fill="EDEEEB" w:val="clear"/>
            <w:vAlign w:val="center"/>
          </w:tcPr>
          <w:p>
            <w:pPr>
              <w:pStyle w:val="Normal"/>
              <w:spacing w:lineRule="auto" w:line="240" w:before="0" w:after="0"/>
              <w:jc w:val="left"/>
              <w:rPr>
                <w:sz w:val="20"/>
                <w:szCs w:val="20"/>
              </w:rPr>
            </w:pPr>
            <w:r>
              <w:rPr>
                <w:color w:val="auto"/>
                <w:sz w:val="18"/>
              </w:rPr>
              <w:t>What are your SLAs on data breach notification?</w:t>
            </w:r>
          </w:p>
        </w:tc>
        <w:tc>
          <w:tcPr>
            <w:tcW w:w="5419" w:type="dxa"/>
            <w:tcBorders/>
            <w:shd w:color="auto" w:fill="EDEEEB" w:val="clear"/>
            <w:vAlign w:val="center"/>
          </w:tcPr>
          <w:p>
            <w:pPr>
              <w:pStyle w:val="BodyCopy"/>
              <w:spacing w:before="0" w:after="140"/>
              <w:rPr>
                <w:color w:val="0070C0"/>
                <w:u w:val="single"/>
              </w:rPr>
            </w:pPr>
            <w:r>
              <w:rPr>
                <w:color w:val="0070C0"/>
                <w:u w:val="single"/>
              </w:rPr>
              <w:t>Incident Management information can be found in the Maintenance Terms for Infinity Modules agreement.</w:t>
            </w:r>
          </w:p>
        </w:tc>
        <w:tc>
          <w:tcPr>
            <w:tcW w:w="25" w:type="dxa"/>
            <w:tcBorders>
              <w:top w:val="nil"/>
              <w:left w:val="nil"/>
              <w:bottom w:val="nil"/>
              <w:right w:val="nil"/>
            </w:tcBorders>
            <w:shd w:color="auto" w:fill="EDEEEB" w:val="clear"/>
            <w:vAlign w:val="center"/>
          </w:tcPr>
          <w:p>
            <w:pPr>
              <w:pStyle w:val="Normal"/>
              <w:spacing w:before="0" w:after="200"/>
              <w:jc w:val="left"/>
              <w:rPr>
                <w:rFonts w:ascii="Calibri" w:hAnsi="Calibri"/>
                <w:color w:val="auto"/>
                <w:sz w:val="18"/>
              </w:rPr>
            </w:pPr>
            <w:r>
              <w:rPr>
                <w:color w:val="auto"/>
                <w:sz w:val="18"/>
              </w:rPr>
            </w:r>
            <w:bookmarkStart w:id="72" w:name="_Hlk34296828"/>
            <w:bookmarkStart w:id="73" w:name="_Hlk34296828"/>
            <w:bookmarkEnd w:id="73"/>
          </w:p>
        </w:tc>
      </w:tr>
    </w:tbl>
    <w:p>
      <w:pPr>
        <w:pStyle w:val="Normal"/>
        <w:rPr/>
      </w:pPr>
      <w:r>
        <w:rPr/>
      </w:r>
    </w:p>
    <w:p>
      <w:pPr>
        <w:pStyle w:val="Heading3"/>
        <w:numPr>
          <w:ilvl w:val="2"/>
          <w:numId w:val="8"/>
        </w:numPr>
        <w:ind w:left="851" w:hanging="851"/>
        <w:rPr/>
      </w:pPr>
      <w:bookmarkStart w:id="74" w:name="_Toc20397827"/>
      <w:bookmarkStart w:id="75" w:name="_Toc21698926"/>
      <w:r>
        <w:rPr/>
        <w:t>Audit Trails and Logs</w:t>
      </w:r>
      <w:bookmarkEnd w:id="74"/>
      <w:bookmarkEnd w:id="75"/>
    </w:p>
    <w:tbl>
      <w:tblPr>
        <w:tblStyle w:val="Corporate"/>
        <w:tblW w:w="10110" w:type="dxa"/>
        <w:jc w:val="left"/>
        <w:tblInd w:w="0" w:type="dxa"/>
        <w:shd w:fill="FFFFFF" w:val="clear"/>
        <w:tblCellMar>
          <w:top w:w="0" w:type="dxa"/>
          <w:left w:w="108" w:type="dxa"/>
          <w:bottom w:w="0" w:type="dxa"/>
          <w:right w:w="108" w:type="dxa"/>
        </w:tblCellMar>
        <w:tblLook w:val="0420" w:noHBand="0" w:noVBand="1" w:firstColumn="0" w:lastRow="0" w:lastColumn="0" w:firstRow="1"/>
      </w:tblPr>
      <w:tblGrid>
        <w:gridCol w:w="4666"/>
        <w:gridCol w:w="5419"/>
        <w:gridCol w:w="25"/>
      </w:tblGrid>
      <w:tr>
        <w:trPr>
          <w:trHeight w:val="52" w:hRule="atLeast"/>
          <w:cnfStyle w:val="100000000000" w:firstRow="1" w:lastRow="0" w:firstColumn="0" w:lastColumn="0" w:oddVBand="0" w:evenVBand="0" w:oddHBand="0" w:evenHBand="0" w:firstRowFirstColumn="0" w:firstRowLastColumn="0" w:lastRowFirstColumn="0" w:lastRowLastColumn="0"/>
        </w:trPr>
        <w:tc>
          <w:tcPr>
            <w:tcW w:w="4666" w:type="dxa"/>
            <w:tcBorders>
              <w:righ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 xml:space="preserve">Questions </w:t>
            </w:r>
          </w:p>
        </w:tc>
        <w:tc>
          <w:tcPr>
            <w:tcW w:w="5444" w:type="dxa"/>
            <w:gridSpan w:val="2"/>
            <w:tcBorders>
              <w:lef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Answer</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66" w:type="dxa"/>
            <w:tcBorders/>
            <w:shd w:color="auto" w:fill="EDEEEB" w:themeFill="accent6" w:themeFillTint="33" w:val="clear"/>
            <w:vAlign w:val="center"/>
          </w:tcPr>
          <w:p>
            <w:pPr>
              <w:pStyle w:val="Normal"/>
              <w:spacing w:lineRule="auto" w:line="240" w:before="0" w:after="0"/>
              <w:rPr>
                <w:color w:val="111111" w:themeColor="text1"/>
                <w:sz w:val="20"/>
                <w:szCs w:val="20"/>
              </w:rPr>
            </w:pPr>
            <w:r>
              <w:rPr>
                <w:color w:val="111111" w:themeColor="text1"/>
                <w:sz w:val="20"/>
                <w:szCs w:val="20"/>
              </w:rPr>
              <w:t>Does &lt;vendor&gt; have a logging and monitoring standard and policy?</w:t>
            </w:r>
          </w:p>
        </w:tc>
        <w:tc>
          <w:tcPr>
            <w:tcW w:w="5419" w:type="dxa"/>
            <w:tcBorders/>
            <w:shd w:color="auto" w:fill="EDEEEB" w:themeFill="accent6" w:themeFillTint="33" w:val="clear"/>
            <w:vAlign w:val="center"/>
          </w:tcPr>
          <w:p>
            <w:pPr>
              <w:pStyle w:val="BodyCopy"/>
              <w:spacing w:before="0" w:after="140"/>
              <w:rPr>
                <w:color w:val="auto"/>
              </w:rPr>
            </w:pPr>
            <w:ins w:id="134" w:author="Scott Dunbar" w:date="2020-02-14T23:15:00Z">
              <w:r>
                <w:rPr>
                  <w:color w:val="0070C0"/>
                  <w:u w:val="single"/>
                </w:rPr>
                <w:t xml:space="preserve">Yes, logging </w:t>
              </w:r>
            </w:ins>
            <w:ins w:id="135" w:author="Scott Dunbar" w:date="2020-02-14T23:16:00Z">
              <w:r>
                <w:rPr>
                  <w:color w:val="0070C0"/>
                  <w:u w:val="single"/>
                </w:rPr>
                <w:t xml:space="preserve">and monitoring </w:t>
              </w:r>
            </w:ins>
            <w:ins w:id="136" w:author="Scott Dunbar" w:date="2020-02-14T23:15:00Z">
              <w:r>
                <w:rPr>
                  <w:color w:val="0070C0"/>
                  <w:u w:val="single"/>
                </w:rPr>
                <w:t>is part of the overall solution.</w:t>
              </w:r>
            </w:ins>
            <w:ins w:id="137" w:author="Scott Dunbar" w:date="2020-02-14T23:16:00Z">
              <w:r>
                <w:rPr>
                  <w:color w:val="0070C0"/>
                  <w:u w:val="single"/>
                </w:rPr>
                <w:t xml:space="preserve">  Logs are only available to users with the appropriate </w:t>
              </w:r>
            </w:ins>
            <w:r>
              <w:rPr>
                <w:color w:val="0070C0"/>
                <w:u w:val="single"/>
              </w:rPr>
              <w:t>permissions</w:t>
            </w:r>
            <w:ins w:id="138" w:author="Scott Dunbar" w:date="2020-02-14T23:16:00Z">
              <w:r>
                <w:rPr>
                  <w:color w:val="0070C0"/>
                  <w:u w:val="single"/>
                </w:rPr>
                <w:t>.</w:t>
              </w:r>
            </w:ins>
          </w:p>
        </w:tc>
        <w:tc>
          <w:tcPr>
            <w:tcW w:w="25" w:type="dxa"/>
            <w:tcBorders>
              <w:top w:val="nil"/>
              <w:left w:val="nil"/>
              <w:bottom w:val="nil"/>
              <w:right w:val="nil"/>
            </w:tcBorders>
            <w:shd w:color="auto" w:fill="EDEEEB" w:themeFill="accent6" w:themeFillTint="33" w:val="clear"/>
            <w:vAlign w:val="center"/>
          </w:tcPr>
          <w:p>
            <w:pPr>
              <w:pStyle w:val="Normal"/>
              <w:spacing w:before="0" w:after="200"/>
              <w:rPr>
                <w:rFonts w:ascii="Calibri" w:hAnsi="Calibri"/>
                <w:color w:val="auto"/>
                <w:sz w:val="18"/>
              </w:rPr>
            </w:pPr>
            <w:r>
              <w:rPr>
                <w:color w:val="auto"/>
                <w:sz w:val="18"/>
              </w:rPr>
            </w:r>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66" w:type="dxa"/>
            <w:tcBorders/>
            <w:shd w:color="auto" w:fill="EDEEEB" w:val="clear"/>
            <w:vAlign w:val="center"/>
          </w:tcPr>
          <w:p>
            <w:pPr>
              <w:pStyle w:val="Normal"/>
              <w:spacing w:lineRule="auto" w:line="240" w:before="0" w:after="0"/>
              <w:jc w:val="left"/>
              <w:rPr>
                <w:color w:val="111111" w:themeColor="text1"/>
                <w:sz w:val="20"/>
                <w:szCs w:val="20"/>
              </w:rPr>
            </w:pPr>
            <w:r>
              <w:rPr>
                <w:color w:val="111111" w:themeColor="text1"/>
                <w:sz w:val="20"/>
                <w:szCs w:val="20"/>
              </w:rPr>
              <w:t xml:space="preserve">Does the service integrate with Security information and event management </w:t>
            </w:r>
            <w:r>
              <w:rPr>
                <w:color w:val="111111" w:themeColor="text1"/>
                <w:sz w:val="20"/>
              </w:rPr>
              <w:t xml:space="preserve">logging solutions </w:t>
            </w:r>
            <w:r>
              <w:rPr>
                <w:color w:val="111111" w:themeColor="text1"/>
                <w:sz w:val="20"/>
                <w:szCs w:val="20"/>
              </w:rPr>
              <w:t>(SIEM)? (e.g. Fortinet, Elastic Stack, and Logarithm)</w:t>
            </w:r>
          </w:p>
        </w:tc>
        <w:tc>
          <w:tcPr>
            <w:tcW w:w="5444" w:type="dxa"/>
            <w:gridSpan w:val="2"/>
            <w:tcBorders/>
            <w:shd w:color="auto" w:fill="EDEEEB" w:val="clear"/>
            <w:vAlign w:val="center"/>
          </w:tcPr>
          <w:p>
            <w:pPr>
              <w:pStyle w:val="Normal"/>
              <w:spacing w:lineRule="auto" w:line="240" w:before="0" w:after="0"/>
              <w:jc w:val="left"/>
              <w:rPr>
                <w:sz w:val="20"/>
                <w:szCs w:val="20"/>
              </w:rPr>
            </w:pPr>
            <w:ins w:id="139" w:author="Scott Dunbar" w:date="2020-02-14T23:16:00Z">
              <w:r>
                <w:rPr>
                  <w:color w:val="auto"/>
                  <w:sz w:val="20"/>
                  <w:szCs w:val="20"/>
                </w:rPr>
                <w:t>Yes, Dy</w:t>
              </w:r>
            </w:ins>
            <w:ins w:id="140" w:author="Scott Dunbar" w:date="2020-02-14T23:17:00Z">
              <w:r>
                <w:rPr>
                  <w:color w:val="auto"/>
                  <w:sz w:val="20"/>
                  <w:szCs w:val="20"/>
                </w:rPr>
                <w:t>naTrace is used to assist with logging and monitoring.</w:t>
              </w:r>
            </w:ins>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66"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Does your infrastructure integrate customer profiles with their web activity?</w:t>
            </w:r>
          </w:p>
        </w:tc>
        <w:tc>
          <w:tcPr>
            <w:tcW w:w="5444" w:type="dxa"/>
            <w:gridSpan w:val="2"/>
            <w:tcBorders/>
            <w:shd w:color="auto" w:fill="EDEEEB" w:themeFill="accent6" w:themeFillTint="33" w:val="clear"/>
            <w:vAlign w:val="center"/>
          </w:tcPr>
          <w:p>
            <w:pPr>
              <w:pStyle w:val="Normal"/>
              <w:spacing w:lineRule="auto" w:line="240" w:before="0" w:after="0"/>
              <w:rPr>
                <w:sz w:val="20"/>
                <w:szCs w:val="20"/>
              </w:rPr>
            </w:pPr>
            <w:ins w:id="141" w:author="Scott Dunbar" w:date="2020-02-14T23:17:00Z">
              <w:r>
                <w:rPr>
                  <w:color w:val="auto"/>
                  <w:sz w:val="20"/>
                  <w:szCs w:val="20"/>
                </w:rPr>
                <w:t>No, data is not personally identifiable.</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66" w:type="dxa"/>
            <w:tcBorders/>
            <w:shd w:color="auto" w:fill="EDEEEB" w:val="clear"/>
            <w:vAlign w:val="center"/>
          </w:tcPr>
          <w:p>
            <w:pPr>
              <w:pStyle w:val="Normal"/>
              <w:spacing w:lineRule="auto" w:line="240" w:before="0" w:after="0"/>
              <w:jc w:val="left"/>
              <w:rPr>
                <w:sz w:val="20"/>
                <w:szCs w:val="20"/>
                <w:highlight w:val="yellow"/>
              </w:rPr>
            </w:pPr>
            <w:r>
              <w:rPr>
                <w:color w:val="auto"/>
                <w:sz w:val="20"/>
                <w:szCs w:val="20"/>
                <w:highlight w:val="yellow"/>
              </w:rPr>
              <w:t xml:space="preserve">Identify available audit log events.  </w:t>
            </w:r>
          </w:p>
        </w:tc>
        <w:tc>
          <w:tcPr>
            <w:tcW w:w="5444" w:type="dxa"/>
            <w:gridSpan w:val="2"/>
            <w:tcBorders/>
            <w:shd w:color="auto" w:fill="EDEEEB" w:val="clear"/>
            <w:vAlign w:val="center"/>
          </w:tcPr>
          <w:p>
            <w:pPr>
              <w:pStyle w:val="Normal"/>
              <w:spacing w:lineRule="auto" w:line="240" w:before="0" w:after="0"/>
              <w:jc w:val="left"/>
              <w:rPr>
                <w:sz w:val="20"/>
                <w:szCs w:val="20"/>
                <w:highlight w:val="yellow"/>
              </w:rPr>
            </w:pPr>
            <w:bookmarkStart w:id="76" w:name="_GoBack"/>
            <w:bookmarkEnd w:id="76"/>
            <w:r>
              <w:rPr>
                <w:color w:val="auto"/>
                <w:sz w:val="20"/>
                <w:szCs w:val="20"/>
                <w:highlight w:val="yellow"/>
              </w:rPr>
              <w:t>Audit log events are internal to the Journey Manager platform and are not visible to the public nor CWB.</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66"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 xml:space="preserve">Who can read, delete and modify the audit logs? </w:t>
            </w:r>
          </w:p>
        </w:tc>
        <w:tc>
          <w:tcPr>
            <w:tcW w:w="5444" w:type="dxa"/>
            <w:gridSpan w:val="2"/>
            <w:tcBorders/>
            <w:shd w:color="auto" w:fill="EDEEEB" w:themeFill="accent6" w:themeFillTint="33" w:val="clear"/>
            <w:vAlign w:val="center"/>
          </w:tcPr>
          <w:p>
            <w:pPr>
              <w:pStyle w:val="Normal"/>
              <w:spacing w:lineRule="auto" w:line="240" w:before="0" w:after="0"/>
              <w:rPr>
                <w:sz w:val="20"/>
                <w:szCs w:val="20"/>
              </w:rPr>
            </w:pPr>
            <w:ins w:id="142" w:author="Scott Dunbar" w:date="2020-02-14T23:18:00Z">
              <w:r>
                <w:rPr>
                  <w:color w:val="auto"/>
                  <w:sz w:val="20"/>
                  <w:szCs w:val="20"/>
                </w:rPr>
                <w:t>Only a highly privileged user could modify any logs.</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66" w:type="dxa"/>
            <w:tcBorders/>
            <w:shd w:color="auto" w:fill="EDEEEB" w:val="clear"/>
            <w:vAlign w:val="center"/>
          </w:tcPr>
          <w:p>
            <w:pPr>
              <w:pStyle w:val="Normal"/>
              <w:spacing w:lineRule="auto" w:line="240" w:before="0" w:after="0"/>
              <w:jc w:val="left"/>
              <w:rPr>
                <w:sz w:val="20"/>
                <w:szCs w:val="20"/>
              </w:rPr>
            </w:pPr>
            <w:r>
              <w:rPr>
                <w:color w:val="auto"/>
                <w:sz w:val="20"/>
                <w:szCs w:val="20"/>
              </w:rPr>
              <w:t>Can sensitive data (such as the userid) be obscured in the audit logs?</w:t>
            </w:r>
          </w:p>
        </w:tc>
        <w:tc>
          <w:tcPr>
            <w:tcW w:w="5444" w:type="dxa"/>
            <w:gridSpan w:val="2"/>
            <w:tcBorders/>
            <w:shd w:color="auto" w:fill="EDEEEB" w:val="clear"/>
            <w:vAlign w:val="center"/>
          </w:tcPr>
          <w:p>
            <w:pPr>
              <w:pStyle w:val="Normal"/>
              <w:spacing w:lineRule="auto" w:line="240" w:before="0" w:after="0"/>
              <w:jc w:val="left"/>
              <w:rPr>
                <w:sz w:val="20"/>
                <w:szCs w:val="20"/>
              </w:rPr>
            </w:pPr>
            <w:ins w:id="143" w:author="Scott Dunbar" w:date="2020-02-14T23:18:00Z">
              <w:r>
                <w:rPr>
                  <w:color w:val="auto"/>
                  <w:sz w:val="20"/>
                  <w:szCs w:val="20"/>
                </w:rPr>
                <w:t>Yes, PII data is automatically obscured.</w:t>
              </w:r>
            </w:ins>
            <w:bookmarkStart w:id="77" w:name="_Hlk34296836"/>
            <w:bookmarkEnd w:id="77"/>
          </w:p>
        </w:tc>
      </w:tr>
    </w:tbl>
    <w:p>
      <w:pPr>
        <w:pStyle w:val="Normal"/>
        <w:rPr/>
      </w:pPr>
      <w:r>
        <w:rPr/>
      </w:r>
    </w:p>
    <w:p>
      <w:pPr>
        <w:pStyle w:val="Heading2"/>
        <w:numPr>
          <w:ilvl w:val="1"/>
          <w:numId w:val="8"/>
        </w:numPr>
        <w:ind w:left="504" w:hanging="792"/>
        <w:rPr/>
      </w:pPr>
      <w:bookmarkStart w:id="78" w:name="_Toc20397828"/>
      <w:bookmarkStart w:id="79" w:name="_Toc21698927"/>
      <w:r>
        <w:rPr/>
        <w:t>Data and Information Management</w:t>
      </w:r>
      <w:bookmarkEnd w:id="78"/>
      <w:bookmarkEnd w:id="79"/>
    </w:p>
    <w:p>
      <w:pPr>
        <w:pStyle w:val="Heading3"/>
        <w:numPr>
          <w:ilvl w:val="2"/>
          <w:numId w:val="8"/>
        </w:numPr>
        <w:ind w:left="851" w:hanging="851"/>
        <w:rPr/>
      </w:pPr>
      <w:bookmarkStart w:id="80" w:name="_Toc20397829"/>
      <w:bookmarkStart w:id="81" w:name="_Toc21698928"/>
      <w:r>
        <w:rPr/>
        <w:t>Information Classification</w:t>
      </w:r>
      <w:bookmarkEnd w:id="80"/>
      <w:bookmarkEnd w:id="81"/>
    </w:p>
    <w:tbl>
      <w:tblPr>
        <w:tblStyle w:val="Corporate"/>
        <w:tblW w:w="10110" w:type="dxa"/>
        <w:jc w:val="left"/>
        <w:tblInd w:w="0" w:type="dxa"/>
        <w:shd w:fill="FFFFFF" w:val="clear"/>
        <w:tblCellMar>
          <w:top w:w="0" w:type="dxa"/>
          <w:left w:w="108" w:type="dxa"/>
          <w:bottom w:w="0" w:type="dxa"/>
          <w:right w:w="108" w:type="dxa"/>
        </w:tblCellMar>
        <w:tblLook w:val="0420" w:noHBand="0" w:noVBand="1" w:firstColumn="0" w:lastRow="0" w:lastColumn="0" w:firstRow="1"/>
      </w:tblPr>
      <w:tblGrid>
        <w:gridCol w:w="4677"/>
        <w:gridCol w:w="5432"/>
      </w:tblGrid>
      <w:tr>
        <w:trPr>
          <w:trHeight w:val="52" w:hRule="atLeast"/>
          <w:cnfStyle w:val="100000000000" w:firstRow="1" w:lastRow="0" w:firstColumn="0" w:lastColumn="0" w:oddVBand="0" w:evenVBand="0" w:oddHBand="0" w:evenHBand="0" w:firstRowFirstColumn="0" w:firstRowLastColumn="0" w:lastRowFirstColumn="0" w:lastRowLastColumn="0"/>
        </w:trPr>
        <w:tc>
          <w:tcPr>
            <w:tcW w:w="4677" w:type="dxa"/>
            <w:tcBorders>
              <w:righ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 xml:space="preserve">Questions </w:t>
            </w:r>
          </w:p>
        </w:tc>
        <w:tc>
          <w:tcPr>
            <w:tcW w:w="5432" w:type="dxa"/>
            <w:tcBorders>
              <w:lef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Answer</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Does the system support or have the capability to mark or classify information based on criticality or specific tags?</w:t>
            </w:r>
          </w:p>
        </w:tc>
        <w:tc>
          <w:tcPr>
            <w:tcW w:w="5432" w:type="dxa"/>
            <w:tcBorders/>
            <w:shd w:color="auto" w:fill="EDEEEB" w:themeFill="accent6" w:themeFillTint="33" w:val="clear"/>
            <w:vAlign w:val="center"/>
          </w:tcPr>
          <w:p>
            <w:pPr>
              <w:pStyle w:val="Normal"/>
              <w:spacing w:lineRule="auto" w:line="240" w:before="0" w:after="0"/>
              <w:rPr>
                <w:sz w:val="20"/>
                <w:szCs w:val="20"/>
              </w:rPr>
            </w:pPr>
            <w:ins w:id="144" w:author="Scott Dunbar" w:date="2020-02-14T23:15:00Z">
              <w:r>
                <w:rPr>
                  <w:color w:val="auto"/>
                  <w:sz w:val="20"/>
                  <w:szCs w:val="20"/>
                </w:rPr>
                <w:t>No, there isn’t a tagging capability.</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rPr>
            </w:pPr>
            <w:r>
              <w:rPr>
                <w:color w:val="auto"/>
                <w:sz w:val="20"/>
                <w:szCs w:val="20"/>
              </w:rPr>
              <w:t>Does it use any specific classification tag (i.e.: Confidential, private, etc.)</w:t>
            </w:r>
          </w:p>
        </w:tc>
        <w:tc>
          <w:tcPr>
            <w:tcW w:w="5432" w:type="dxa"/>
            <w:tcBorders/>
            <w:shd w:color="auto" w:fill="EDEEEB" w:val="clear"/>
            <w:vAlign w:val="center"/>
          </w:tcPr>
          <w:p>
            <w:pPr>
              <w:pStyle w:val="Normal"/>
              <w:spacing w:lineRule="auto" w:line="240" w:before="0" w:after="0"/>
              <w:jc w:val="left"/>
              <w:rPr>
                <w:sz w:val="20"/>
                <w:szCs w:val="20"/>
              </w:rPr>
            </w:pPr>
            <w:ins w:id="145" w:author="Scott Dunbar" w:date="2020-02-14T23:15:00Z">
              <w:r>
                <w:rPr>
                  <w:color w:val="auto"/>
                  <w:sz w:val="20"/>
                  <w:szCs w:val="20"/>
                </w:rPr>
                <w:t>No</w:t>
              </w:r>
            </w:ins>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Are the information classification tags editable?</w:t>
            </w:r>
          </w:p>
        </w:tc>
        <w:tc>
          <w:tcPr>
            <w:tcW w:w="5432" w:type="dxa"/>
            <w:tcBorders/>
            <w:shd w:color="auto" w:fill="EDEEEB" w:themeFill="accent6" w:themeFillTint="33" w:val="clear"/>
            <w:vAlign w:val="center"/>
          </w:tcPr>
          <w:p>
            <w:pPr>
              <w:pStyle w:val="Normal"/>
              <w:spacing w:lineRule="auto" w:line="240" w:before="0" w:after="0"/>
              <w:rPr>
                <w:sz w:val="20"/>
                <w:szCs w:val="20"/>
              </w:rPr>
            </w:pPr>
            <w:ins w:id="146" w:author="Scott Dunbar" w:date="2020-02-14T23:15:00Z">
              <w:r>
                <w:rPr>
                  <w:color w:val="auto"/>
                  <w:sz w:val="20"/>
                  <w:szCs w:val="20"/>
                </w:rPr>
                <w:t>No</w:t>
              </w:r>
            </w:ins>
          </w:p>
        </w:tc>
      </w:tr>
    </w:tbl>
    <w:p>
      <w:pPr>
        <w:pStyle w:val="Heading3"/>
        <w:numPr>
          <w:ilvl w:val="2"/>
          <w:numId w:val="8"/>
        </w:numPr>
        <w:ind w:left="851" w:hanging="851"/>
        <w:rPr/>
      </w:pPr>
      <w:bookmarkStart w:id="82" w:name="_Toc20397830"/>
      <w:bookmarkStart w:id="83" w:name="_Toc21698929"/>
      <w:r>
        <w:rPr/>
        <w:t>Data Ownership</w:t>
      </w:r>
      <w:bookmarkEnd w:id="82"/>
      <w:bookmarkEnd w:id="83"/>
    </w:p>
    <w:tbl>
      <w:tblPr>
        <w:tblStyle w:val="Corporate"/>
        <w:tblW w:w="10110" w:type="dxa"/>
        <w:jc w:val="left"/>
        <w:tblInd w:w="0" w:type="dxa"/>
        <w:shd w:fill="FFFFFF" w:val="clear"/>
        <w:tblCellMar>
          <w:top w:w="0" w:type="dxa"/>
          <w:left w:w="108" w:type="dxa"/>
          <w:bottom w:w="0" w:type="dxa"/>
          <w:right w:w="108" w:type="dxa"/>
        </w:tblCellMar>
        <w:tblLook w:val="0420" w:noHBand="0" w:noVBand="1" w:firstColumn="0" w:lastRow="0" w:lastColumn="0" w:firstRow="1"/>
      </w:tblPr>
      <w:tblGrid>
        <w:gridCol w:w="4677"/>
        <w:gridCol w:w="5432"/>
      </w:tblGrid>
      <w:tr>
        <w:trPr>
          <w:trHeight w:val="52" w:hRule="atLeast"/>
          <w:cnfStyle w:val="100000000000" w:firstRow="1" w:lastRow="0" w:firstColumn="0" w:lastColumn="0" w:oddVBand="0" w:evenVBand="0" w:oddHBand="0" w:evenHBand="0" w:firstRowFirstColumn="0" w:firstRowLastColumn="0" w:lastRowFirstColumn="0" w:lastRowLastColumn="0"/>
        </w:trPr>
        <w:tc>
          <w:tcPr>
            <w:tcW w:w="4677" w:type="dxa"/>
            <w:tcBorders>
              <w:righ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 xml:space="preserve">Questions </w:t>
            </w:r>
          </w:p>
        </w:tc>
        <w:tc>
          <w:tcPr>
            <w:tcW w:w="5432" w:type="dxa"/>
            <w:tcBorders>
              <w:lef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Answer</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Does you reserve rights to use, disclose or make public any CWBFG data?</w:t>
            </w:r>
          </w:p>
        </w:tc>
        <w:tc>
          <w:tcPr>
            <w:tcW w:w="5432" w:type="dxa"/>
            <w:tcBorders/>
            <w:shd w:color="auto" w:fill="EDEEEB" w:themeFill="accent6" w:themeFillTint="33" w:val="clear"/>
            <w:vAlign w:val="center"/>
          </w:tcPr>
          <w:p>
            <w:pPr>
              <w:pStyle w:val="Normal"/>
              <w:spacing w:lineRule="auto" w:line="240" w:before="0" w:after="0"/>
              <w:rPr>
                <w:sz w:val="20"/>
                <w:szCs w:val="20"/>
              </w:rPr>
            </w:pPr>
            <w:ins w:id="147" w:author="Scott Dunbar" w:date="2020-02-14T23:00:00Z">
              <w:r>
                <w:rPr>
                  <w:color w:val="auto"/>
                  <w:sz w:val="20"/>
                  <w:szCs w:val="20"/>
                </w:rPr>
                <w:t>No, the CWB data belongs to CWB.</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rPr>
            </w:pPr>
            <w:r>
              <w:rPr>
                <w:color w:val="auto"/>
                <w:sz w:val="20"/>
                <w:szCs w:val="20"/>
              </w:rPr>
              <w:t>Do you retain rights to any CWBFG data even if data is removed from your system or the agreement with CWBFG is terminated?</w:t>
            </w:r>
          </w:p>
        </w:tc>
        <w:tc>
          <w:tcPr>
            <w:tcW w:w="5432" w:type="dxa"/>
            <w:tcBorders/>
            <w:shd w:color="auto" w:fill="EDEEEB" w:val="clear"/>
            <w:vAlign w:val="center"/>
          </w:tcPr>
          <w:p>
            <w:pPr>
              <w:pStyle w:val="Normal"/>
              <w:spacing w:lineRule="auto" w:line="240" w:before="0" w:after="0"/>
              <w:jc w:val="left"/>
              <w:rPr>
                <w:sz w:val="20"/>
                <w:szCs w:val="20"/>
              </w:rPr>
            </w:pPr>
            <w:ins w:id="148" w:author="Scott Dunbar" w:date="2020-02-14T23:00:00Z">
              <w:r>
                <w:rPr>
                  <w:color w:val="auto"/>
                  <w:sz w:val="20"/>
                  <w:szCs w:val="20"/>
                </w:rPr>
                <w:t>No, we do not retain any rights.</w:t>
              </w:r>
            </w:ins>
          </w:p>
        </w:tc>
      </w:tr>
    </w:tbl>
    <w:p>
      <w:pPr>
        <w:pStyle w:val="Normal"/>
        <w:rPr/>
      </w:pPr>
      <w:r>
        <w:rPr/>
      </w:r>
    </w:p>
    <w:p>
      <w:pPr>
        <w:pStyle w:val="Heading3"/>
        <w:numPr>
          <w:ilvl w:val="2"/>
          <w:numId w:val="8"/>
        </w:numPr>
        <w:ind w:left="851" w:hanging="851"/>
        <w:rPr/>
      </w:pPr>
      <w:bookmarkStart w:id="84" w:name="_Toc20397831"/>
      <w:bookmarkStart w:id="85" w:name="_Toc21698930"/>
      <w:r>
        <w:rPr/>
        <w:t>Data Transmission</w:t>
      </w:r>
      <w:bookmarkEnd w:id="84"/>
      <w:bookmarkEnd w:id="85"/>
    </w:p>
    <w:tbl>
      <w:tblPr>
        <w:tblStyle w:val="Corporate"/>
        <w:tblW w:w="10110" w:type="dxa"/>
        <w:jc w:val="left"/>
        <w:tblInd w:w="0" w:type="dxa"/>
        <w:shd w:fill="FFFFFF" w:val="clear"/>
        <w:tblCellMar>
          <w:top w:w="0" w:type="dxa"/>
          <w:left w:w="108" w:type="dxa"/>
          <w:bottom w:w="0" w:type="dxa"/>
          <w:right w:w="108" w:type="dxa"/>
        </w:tblCellMar>
        <w:tblLook w:val="0420" w:noHBand="0" w:noVBand="1" w:firstColumn="0" w:lastRow="0" w:lastColumn="0" w:firstRow="1"/>
      </w:tblPr>
      <w:tblGrid>
        <w:gridCol w:w="4677"/>
        <w:gridCol w:w="5432"/>
      </w:tblGrid>
      <w:tr>
        <w:trPr>
          <w:trHeight w:val="52" w:hRule="atLeast"/>
          <w:cnfStyle w:val="100000000000" w:firstRow="1" w:lastRow="0" w:firstColumn="0" w:lastColumn="0" w:oddVBand="0" w:evenVBand="0" w:oddHBand="0" w:evenHBand="0" w:firstRowFirstColumn="0" w:firstRowLastColumn="0" w:lastRowFirstColumn="0" w:lastRowLastColumn="0"/>
        </w:trPr>
        <w:tc>
          <w:tcPr>
            <w:tcW w:w="4677" w:type="dxa"/>
            <w:tcBorders>
              <w:righ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 xml:space="preserve">Questions </w:t>
            </w:r>
          </w:p>
        </w:tc>
        <w:tc>
          <w:tcPr>
            <w:tcW w:w="5432" w:type="dxa"/>
            <w:tcBorders>
              <w:lef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Answer</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Does the service /solution support automated file transfers or web service calls?</w:t>
            </w:r>
          </w:p>
        </w:tc>
        <w:tc>
          <w:tcPr>
            <w:tcW w:w="5432" w:type="dxa"/>
            <w:tcBorders/>
            <w:shd w:color="auto" w:fill="EDEEEB" w:themeFill="accent6" w:themeFillTint="33" w:val="clear"/>
            <w:vAlign w:val="center"/>
          </w:tcPr>
          <w:p>
            <w:pPr>
              <w:pStyle w:val="Normal"/>
              <w:spacing w:lineRule="auto" w:line="240" w:before="0" w:after="0"/>
              <w:rPr>
                <w:sz w:val="20"/>
                <w:szCs w:val="20"/>
              </w:rPr>
            </w:pPr>
            <w:ins w:id="149" w:author="Scott Dunbar" w:date="2020-02-14T23:00:00Z">
              <w:r>
                <w:rPr>
                  <w:color w:val="auto"/>
                  <w:sz w:val="20"/>
                  <w:szCs w:val="20"/>
                </w:rPr>
                <w:t xml:space="preserve">The system has some parts that </w:t>
              </w:r>
            </w:ins>
            <w:ins w:id="150" w:author="Scott Dunbar" w:date="2020-02-14T23:02:00Z">
              <w:r>
                <w:rPr>
                  <w:color w:val="auto"/>
                  <w:sz w:val="20"/>
                  <w:szCs w:val="20"/>
                </w:rPr>
                <w:t>can transmit data to CWB system.</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rPr>
            </w:pPr>
            <w:r>
              <w:rPr>
                <w:color w:val="auto"/>
                <w:sz w:val="20"/>
                <w:szCs w:val="20"/>
              </w:rPr>
              <w:t>In what format(s) can data be delivered to and from the cloud (REST, SOAP, SFTP, etc.)?</w:t>
            </w:r>
          </w:p>
        </w:tc>
        <w:tc>
          <w:tcPr>
            <w:tcW w:w="5432" w:type="dxa"/>
            <w:tcBorders/>
            <w:shd w:color="auto" w:fill="EDEEEB" w:val="clear"/>
            <w:vAlign w:val="center"/>
          </w:tcPr>
          <w:p>
            <w:pPr>
              <w:pStyle w:val="Normal"/>
              <w:spacing w:lineRule="auto" w:line="240" w:before="0" w:after="0"/>
              <w:jc w:val="left"/>
              <w:rPr>
                <w:sz w:val="20"/>
                <w:szCs w:val="20"/>
              </w:rPr>
            </w:pPr>
            <w:ins w:id="151" w:author="Scott Dunbar" w:date="2020-02-14T23:02:00Z">
              <w:r>
                <w:rPr>
                  <w:color w:val="auto"/>
                  <w:sz w:val="20"/>
                  <w:szCs w:val="20"/>
                </w:rPr>
                <w:t>The data will be transferred via SFT</w:t>
              </w:r>
            </w:ins>
            <w:ins w:id="152" w:author="Scott Dunbar" w:date="2020-02-14T23:03:00Z">
              <w:r>
                <w:rPr>
                  <w:color w:val="auto"/>
                  <w:sz w:val="20"/>
                  <w:szCs w:val="20"/>
                </w:rPr>
                <w:t>P in an XML format.</w:t>
              </w:r>
            </w:ins>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Are data transfers manual or automated?</w:t>
            </w:r>
          </w:p>
        </w:tc>
        <w:tc>
          <w:tcPr>
            <w:tcW w:w="5432" w:type="dxa"/>
            <w:tcBorders/>
            <w:shd w:color="auto" w:fill="EDEEEB" w:themeFill="accent6" w:themeFillTint="33" w:val="clear"/>
            <w:vAlign w:val="center"/>
          </w:tcPr>
          <w:p>
            <w:pPr>
              <w:pStyle w:val="Normal"/>
              <w:spacing w:lineRule="auto" w:line="240" w:before="0" w:after="0"/>
              <w:rPr>
                <w:sz w:val="20"/>
                <w:szCs w:val="20"/>
              </w:rPr>
            </w:pPr>
            <w:ins w:id="153" w:author="Scott Dunbar" w:date="2020-02-14T23:03:00Z">
              <w:r>
                <w:rPr>
                  <w:color w:val="auto"/>
                  <w:sz w:val="20"/>
                  <w:szCs w:val="20"/>
                </w:rPr>
                <w:t>These transfers are automatic.</w:t>
              </w:r>
            </w:ins>
          </w:p>
        </w:tc>
      </w:tr>
    </w:tbl>
    <w:p>
      <w:pPr>
        <w:pStyle w:val="Heading3"/>
        <w:numPr>
          <w:ilvl w:val="2"/>
          <w:numId w:val="8"/>
        </w:numPr>
        <w:ind w:left="851" w:hanging="851"/>
        <w:rPr/>
      </w:pPr>
      <w:bookmarkStart w:id="86" w:name="_Toc20397832"/>
      <w:bookmarkStart w:id="87" w:name="_Toc21698931"/>
      <w:r>
        <w:rPr/>
        <w:t>Data Integration</w:t>
      </w:r>
      <w:bookmarkEnd w:id="86"/>
      <w:bookmarkEnd w:id="87"/>
    </w:p>
    <w:tbl>
      <w:tblPr>
        <w:tblStyle w:val="Corporate"/>
        <w:tblW w:w="10110" w:type="dxa"/>
        <w:jc w:val="left"/>
        <w:tblInd w:w="0" w:type="dxa"/>
        <w:shd w:fill="FFFFFF" w:val="clear"/>
        <w:tblCellMar>
          <w:top w:w="0" w:type="dxa"/>
          <w:left w:w="108" w:type="dxa"/>
          <w:bottom w:w="0" w:type="dxa"/>
          <w:right w:w="108" w:type="dxa"/>
        </w:tblCellMar>
        <w:tblLook w:val="0420" w:noHBand="0" w:noVBand="1" w:firstColumn="0" w:lastRow="0" w:lastColumn="0" w:firstRow="1"/>
      </w:tblPr>
      <w:tblGrid>
        <w:gridCol w:w="4677"/>
        <w:gridCol w:w="5432"/>
      </w:tblGrid>
      <w:tr>
        <w:trPr>
          <w:trHeight w:val="52" w:hRule="atLeast"/>
          <w:cnfStyle w:val="100000000000" w:firstRow="1" w:lastRow="0" w:firstColumn="0" w:lastColumn="0" w:oddVBand="0" w:evenVBand="0" w:oddHBand="0" w:evenHBand="0" w:firstRowFirstColumn="0" w:firstRowLastColumn="0" w:lastRowFirstColumn="0" w:lastRowLastColumn="0"/>
        </w:trPr>
        <w:tc>
          <w:tcPr>
            <w:tcW w:w="4677" w:type="dxa"/>
            <w:tcBorders>
              <w:righ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 xml:space="preserve">Questions </w:t>
            </w:r>
          </w:p>
        </w:tc>
        <w:tc>
          <w:tcPr>
            <w:tcW w:w="5432" w:type="dxa"/>
            <w:tcBorders>
              <w:lef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Answer</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What other applications and/or systems require integration with this system, either on premise or in the cloud? Please describe.</w:t>
            </w:r>
          </w:p>
        </w:tc>
        <w:tc>
          <w:tcPr>
            <w:tcW w:w="5432" w:type="dxa"/>
            <w:tcBorders/>
            <w:shd w:color="auto" w:fill="EDEEEB" w:themeFill="accent6" w:themeFillTint="33" w:val="clear"/>
            <w:vAlign w:val="center"/>
          </w:tcPr>
          <w:p>
            <w:pPr>
              <w:pStyle w:val="Normal"/>
              <w:spacing w:lineRule="auto" w:line="240" w:before="0" w:after="0"/>
              <w:rPr>
                <w:sz w:val="20"/>
                <w:szCs w:val="20"/>
              </w:rPr>
            </w:pPr>
            <w:ins w:id="154" w:author="Scott Dunbar" w:date="2020-02-14T23:03:00Z">
              <w:r>
                <w:rPr>
                  <w:color w:val="auto"/>
                  <w:sz w:val="20"/>
                  <w:szCs w:val="20"/>
                </w:rPr>
                <w:t>The SOW describes any other integrations.</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rPr>
            </w:pPr>
            <w:r>
              <w:rPr>
                <w:color w:val="auto"/>
                <w:sz w:val="20"/>
                <w:szCs w:val="20"/>
              </w:rPr>
              <w:t>Describe the integration level and strategy with each. Please attach both a process flow, and detailed data flow diagram.</w:t>
            </w:r>
          </w:p>
        </w:tc>
        <w:tc>
          <w:tcPr>
            <w:tcW w:w="5432" w:type="dxa"/>
            <w:tcBorders/>
            <w:shd w:color="auto" w:fill="EDEEEB" w:val="clear"/>
            <w:vAlign w:val="center"/>
          </w:tcPr>
          <w:p>
            <w:pPr>
              <w:pStyle w:val="Normal"/>
              <w:spacing w:lineRule="auto" w:line="240" w:before="0" w:after="0"/>
              <w:jc w:val="left"/>
              <w:rPr>
                <w:sz w:val="20"/>
                <w:szCs w:val="20"/>
              </w:rPr>
            </w:pPr>
            <w:ins w:id="155" w:author="Scott Dunbar" w:date="2020-02-14T23:14:00Z">
              <w:r>
                <w:rPr>
                  <w:color w:val="auto"/>
                  <w:sz w:val="20"/>
                  <w:szCs w:val="20"/>
                </w:rPr>
                <w:t>This documentation is part of the overall deliver</w:t>
              </w:r>
            </w:ins>
            <w:ins w:id="156" w:author="Scott Dunbar" w:date="2020-02-14T23:15:00Z">
              <w:r>
                <w:rPr>
                  <w:color w:val="auto"/>
                  <w:sz w:val="20"/>
                  <w:szCs w:val="20"/>
                </w:rPr>
                <w:t>able.</w:t>
              </w:r>
            </w:ins>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Is a third-party involved in the integration process?</w:t>
            </w:r>
          </w:p>
        </w:tc>
        <w:tc>
          <w:tcPr>
            <w:tcW w:w="5432" w:type="dxa"/>
            <w:tcBorders/>
            <w:shd w:color="auto" w:fill="EDEEEB" w:themeFill="accent6" w:themeFillTint="33" w:val="clear"/>
            <w:vAlign w:val="center"/>
          </w:tcPr>
          <w:p>
            <w:pPr>
              <w:pStyle w:val="Normal"/>
              <w:spacing w:lineRule="auto" w:line="240" w:before="0" w:after="0"/>
              <w:rPr>
                <w:sz w:val="20"/>
                <w:szCs w:val="20"/>
              </w:rPr>
            </w:pPr>
            <w:ins w:id="157" w:author="Scott Dunbar" w:date="2020-02-14T23:15:00Z">
              <w:r>
                <w:rPr>
                  <w:color w:val="auto"/>
                  <w:sz w:val="20"/>
                  <w:szCs w:val="20"/>
                </w:rPr>
                <w:t>Yes, as per the SOW.</w:t>
              </w:r>
            </w:ins>
          </w:p>
        </w:tc>
      </w:tr>
    </w:tbl>
    <w:p>
      <w:pPr>
        <w:pStyle w:val="Heading3"/>
        <w:numPr>
          <w:ilvl w:val="2"/>
          <w:numId w:val="8"/>
        </w:numPr>
        <w:ind w:left="851" w:hanging="851"/>
        <w:rPr/>
      </w:pPr>
      <w:bookmarkStart w:id="88" w:name="_Toc20397833"/>
      <w:bookmarkStart w:id="89" w:name="_Toc21698932"/>
      <w:r>
        <w:rPr/>
        <w:t>Data Storage Backup</w:t>
      </w:r>
      <w:bookmarkEnd w:id="88"/>
      <w:bookmarkEnd w:id="89"/>
    </w:p>
    <w:tbl>
      <w:tblPr>
        <w:tblStyle w:val="Corporate"/>
        <w:tblW w:w="10110" w:type="dxa"/>
        <w:jc w:val="left"/>
        <w:tblInd w:w="0" w:type="dxa"/>
        <w:shd w:fill="FFFFFF" w:val="clear"/>
        <w:tblCellMar>
          <w:top w:w="0" w:type="dxa"/>
          <w:left w:w="108" w:type="dxa"/>
          <w:bottom w:w="0" w:type="dxa"/>
          <w:right w:w="108" w:type="dxa"/>
        </w:tblCellMar>
        <w:tblLook w:val="0420" w:noHBand="0" w:noVBand="1" w:firstColumn="0" w:lastRow="0" w:lastColumn="0" w:firstRow="1"/>
      </w:tblPr>
      <w:tblGrid>
        <w:gridCol w:w="4666"/>
        <w:gridCol w:w="5419"/>
        <w:gridCol w:w="25"/>
      </w:tblGrid>
      <w:tr>
        <w:trPr>
          <w:trHeight w:val="52" w:hRule="atLeast"/>
          <w:cnfStyle w:val="100000000000" w:firstRow="1" w:lastRow="0" w:firstColumn="0" w:lastColumn="0" w:oddVBand="0" w:evenVBand="0" w:oddHBand="0" w:evenHBand="0" w:firstRowFirstColumn="0" w:firstRowLastColumn="0" w:lastRowFirstColumn="0" w:lastRowLastColumn="0"/>
        </w:trPr>
        <w:tc>
          <w:tcPr>
            <w:tcW w:w="4666" w:type="dxa"/>
            <w:tcBorders>
              <w:righ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 xml:space="preserve">Questions </w:t>
            </w:r>
          </w:p>
        </w:tc>
        <w:tc>
          <w:tcPr>
            <w:tcW w:w="5444" w:type="dxa"/>
            <w:gridSpan w:val="2"/>
            <w:tcBorders>
              <w:lef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Answer</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66" w:type="dxa"/>
            <w:tcBorders/>
            <w:shd w:color="auto" w:fill="EDEEEB" w:themeFill="accent6" w:themeFillTint="33" w:val="clear"/>
            <w:vAlign w:val="center"/>
          </w:tcPr>
          <w:p>
            <w:pPr>
              <w:pStyle w:val="Normal"/>
              <w:spacing w:lineRule="auto" w:line="240" w:before="0" w:after="0"/>
              <w:rPr>
                <w:sz w:val="20"/>
                <w:szCs w:val="20"/>
              </w:rPr>
            </w:pPr>
            <w:r>
              <w:rPr>
                <w:color w:val="111111" w:themeColor="text1"/>
                <w:sz w:val="20"/>
                <w:szCs w:val="20"/>
              </w:rPr>
              <w:t>Will confidential CWB data be stored outside of Canada? If yes, please indicate where data will be stored.</w:t>
            </w:r>
          </w:p>
        </w:tc>
        <w:tc>
          <w:tcPr>
            <w:tcW w:w="5444" w:type="dxa"/>
            <w:gridSpan w:val="2"/>
            <w:tcBorders/>
            <w:shd w:color="auto" w:fill="EDEEEB" w:themeFill="accent6" w:themeFillTint="33" w:val="clear"/>
            <w:vAlign w:val="center"/>
          </w:tcPr>
          <w:p>
            <w:pPr>
              <w:pStyle w:val="Normal"/>
              <w:spacing w:lineRule="auto" w:line="240" w:before="0" w:after="0"/>
              <w:rPr>
                <w:sz w:val="20"/>
                <w:szCs w:val="20"/>
              </w:rPr>
            </w:pPr>
            <w:ins w:id="158" w:author="Scott Dunbar" w:date="2020-02-14T23:03:00Z">
              <w:r>
                <w:rPr>
                  <w:color w:val="auto"/>
                  <w:sz w:val="20"/>
                  <w:szCs w:val="20"/>
                </w:rPr>
                <w:t>No, all data will be stored in AWS “ca-central” in Montreal.</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66" w:type="dxa"/>
            <w:tcBorders/>
            <w:shd w:color="auto" w:fill="EDEEEB" w:val="clear"/>
            <w:vAlign w:val="center"/>
          </w:tcPr>
          <w:p>
            <w:pPr>
              <w:pStyle w:val="Normal"/>
              <w:spacing w:lineRule="auto" w:line="240" w:before="0" w:after="0"/>
              <w:jc w:val="left"/>
              <w:rPr>
                <w:sz w:val="20"/>
                <w:szCs w:val="20"/>
              </w:rPr>
            </w:pPr>
            <w:r>
              <w:rPr>
                <w:color w:val="auto"/>
                <w:sz w:val="20"/>
                <w:szCs w:val="20"/>
              </w:rPr>
              <w:t>What is the frequency of CWBFG data back-ups?</w:t>
            </w:r>
          </w:p>
        </w:tc>
        <w:tc>
          <w:tcPr>
            <w:tcW w:w="5444" w:type="dxa"/>
            <w:gridSpan w:val="2"/>
            <w:tcBorders/>
            <w:shd w:color="auto" w:fill="EDEEEB" w:val="clear"/>
            <w:vAlign w:val="center"/>
          </w:tcPr>
          <w:p>
            <w:pPr>
              <w:pStyle w:val="Normal"/>
              <w:spacing w:lineRule="auto" w:line="240" w:before="0" w:after="0"/>
              <w:jc w:val="left"/>
              <w:rPr>
                <w:sz w:val="20"/>
                <w:szCs w:val="20"/>
              </w:rPr>
            </w:pPr>
            <w:ins w:id="159" w:author="Scott Dunbar" w:date="2020-02-14T23:04:00Z">
              <w:r>
                <w:rPr>
                  <w:color w:val="auto"/>
                  <w:sz w:val="20"/>
                  <w:szCs w:val="20"/>
                </w:rPr>
                <w:t xml:space="preserve">With “hot” replicas Journey Manager databases are always </w:t>
              </w:r>
            </w:ins>
            <w:ins w:id="160" w:author="Scott Dunbar" w:date="2020-02-14T23:05:00Z">
              <w:r>
                <w:rPr>
                  <w:color w:val="auto"/>
                  <w:sz w:val="20"/>
                  <w:szCs w:val="20"/>
                </w:rPr>
                <w:t xml:space="preserve">available. </w:t>
              </w:r>
            </w:ins>
            <w:ins w:id="161" w:author="Scott Dunbar" w:date="2020-02-14T23:07:00Z">
              <w:r>
                <w:rPr>
                  <w:color w:val="auto"/>
                  <w:sz w:val="20"/>
                  <w:szCs w:val="20"/>
                </w:rPr>
                <w:t>Backups vary but are usually configured for multiple times a day.</w:t>
              </w:r>
            </w:ins>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66"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 xml:space="preserve">Are data back-ups stored on-site or off-site? If the data is stored off-site, does a sub-contractor store it? If so, list all relevant sub-contractors.     </w:t>
            </w:r>
          </w:p>
        </w:tc>
        <w:tc>
          <w:tcPr>
            <w:tcW w:w="5444" w:type="dxa"/>
            <w:gridSpan w:val="2"/>
            <w:tcBorders/>
            <w:shd w:color="auto" w:fill="EDEEEB" w:themeFill="accent6" w:themeFillTint="33" w:val="clear"/>
            <w:vAlign w:val="center"/>
          </w:tcPr>
          <w:p>
            <w:pPr>
              <w:pStyle w:val="Normal"/>
              <w:spacing w:lineRule="auto" w:line="240" w:before="0" w:after="0"/>
              <w:rPr>
                <w:sz w:val="20"/>
                <w:szCs w:val="20"/>
              </w:rPr>
            </w:pPr>
            <w:ins w:id="162" w:author="Scott Dunbar" w:date="2020-02-14T23:05:00Z">
              <w:r>
                <w:rPr>
                  <w:color w:val="auto"/>
                  <w:sz w:val="20"/>
                  <w:szCs w:val="20"/>
                </w:rPr>
                <w:t>All data is stored within the AWS cloud infrastructure.</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66" w:type="dxa"/>
            <w:tcBorders/>
            <w:shd w:color="auto" w:fill="EDEEEB" w:val="clear"/>
            <w:vAlign w:val="center"/>
          </w:tcPr>
          <w:p>
            <w:pPr>
              <w:pStyle w:val="Normal"/>
              <w:spacing w:lineRule="auto" w:line="240" w:before="0" w:after="0"/>
              <w:jc w:val="left"/>
              <w:rPr>
                <w:sz w:val="20"/>
                <w:szCs w:val="20"/>
              </w:rPr>
            </w:pPr>
            <w:r>
              <w:rPr>
                <w:color w:val="auto"/>
                <w:sz w:val="20"/>
                <w:szCs w:val="20"/>
              </w:rPr>
              <w:t>Are sub-contractors subject to similar security controls? Is it reviewed and assured on a periodic basis?</w:t>
            </w:r>
          </w:p>
        </w:tc>
        <w:tc>
          <w:tcPr>
            <w:tcW w:w="5419" w:type="dxa"/>
            <w:tcBorders/>
            <w:shd w:color="auto" w:fill="EDEEEB" w:val="clear"/>
            <w:vAlign w:val="center"/>
          </w:tcPr>
          <w:p>
            <w:pPr>
              <w:pStyle w:val="Normal"/>
              <w:spacing w:lineRule="auto" w:line="240" w:before="0" w:after="0"/>
              <w:jc w:val="left"/>
              <w:rPr>
                <w:sz w:val="20"/>
                <w:szCs w:val="20"/>
              </w:rPr>
            </w:pPr>
            <w:ins w:id="163" w:author="Scott Dunbar" w:date="2020-02-14T23:05:00Z">
              <w:r>
                <w:rPr>
                  <w:color w:val="auto"/>
                  <w:sz w:val="20"/>
                  <w:szCs w:val="20"/>
                </w:rPr>
                <w:t>All sub-contractors store their work on Temenos managed servers</w:t>
              </w:r>
            </w:ins>
            <w:ins w:id="164" w:author="Scott Dunbar" w:date="2020-02-14T23:06:00Z">
              <w:r>
                <w:rPr>
                  <w:color w:val="auto"/>
                  <w:sz w:val="20"/>
                  <w:szCs w:val="20"/>
                </w:rPr>
                <w:t>.</w:t>
              </w:r>
            </w:ins>
          </w:p>
        </w:tc>
        <w:tc>
          <w:tcPr>
            <w:tcW w:w="25" w:type="dxa"/>
            <w:tcBorders>
              <w:top w:val="nil"/>
              <w:left w:val="nil"/>
              <w:bottom w:val="nil"/>
              <w:right w:val="nil"/>
            </w:tcBorders>
            <w:shd w:color="auto" w:fill="EDEEEB" w:val="clear"/>
            <w:vAlign w:val="center"/>
          </w:tcPr>
          <w:p>
            <w:pPr>
              <w:pStyle w:val="Normal"/>
              <w:spacing w:before="0" w:after="200"/>
              <w:jc w:val="left"/>
              <w:rPr>
                <w:rFonts w:ascii="Calibri" w:hAnsi="Calibri"/>
                <w:color w:val="auto"/>
                <w:sz w:val="18"/>
              </w:rPr>
            </w:pPr>
            <w:r>
              <w:rPr>
                <w:color w:val="auto"/>
                <w:sz w:val="18"/>
              </w:rPr>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66"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Is there controlled access to the data and storage media? Please describe.</w:t>
            </w:r>
          </w:p>
        </w:tc>
        <w:tc>
          <w:tcPr>
            <w:tcW w:w="5444" w:type="dxa"/>
            <w:gridSpan w:val="2"/>
            <w:tcBorders/>
            <w:shd w:color="auto" w:fill="EDEEEB" w:themeFill="accent6" w:themeFillTint="33" w:val="clear"/>
            <w:vAlign w:val="center"/>
          </w:tcPr>
          <w:p>
            <w:pPr>
              <w:pStyle w:val="Normal"/>
              <w:spacing w:lineRule="auto" w:line="240" w:before="0" w:after="0"/>
              <w:rPr>
                <w:sz w:val="20"/>
                <w:szCs w:val="20"/>
              </w:rPr>
            </w:pPr>
            <w:ins w:id="165" w:author="Scott Dunbar" w:date="2020-02-14T23:06:00Z">
              <w:r>
                <w:rPr>
                  <w:color w:val="auto"/>
                  <w:sz w:val="20"/>
                  <w:szCs w:val="20"/>
                </w:rPr>
                <w:t>Yes, only AWS administrators can access the backups.</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66" w:type="dxa"/>
            <w:tcBorders/>
            <w:shd w:color="auto" w:fill="EDEEEB" w:val="clear"/>
            <w:vAlign w:val="center"/>
          </w:tcPr>
          <w:p>
            <w:pPr>
              <w:pStyle w:val="Normal"/>
              <w:spacing w:lineRule="auto" w:line="240" w:before="0" w:after="0"/>
              <w:jc w:val="left"/>
              <w:rPr>
                <w:sz w:val="20"/>
                <w:szCs w:val="20"/>
              </w:rPr>
            </w:pPr>
            <w:r>
              <w:rPr>
                <w:color w:val="auto"/>
                <w:sz w:val="20"/>
                <w:szCs w:val="20"/>
              </w:rPr>
              <w:t>Will a local backup (i.e., at CWBFG) be made of data stored by the provider? If so, by whom, how often, where will it be stored and how / how often will it be tested?</w:t>
            </w:r>
          </w:p>
        </w:tc>
        <w:tc>
          <w:tcPr>
            <w:tcW w:w="5444" w:type="dxa"/>
            <w:gridSpan w:val="2"/>
            <w:tcBorders/>
            <w:shd w:color="auto" w:fill="EDEEEB" w:val="clear"/>
            <w:vAlign w:val="center"/>
          </w:tcPr>
          <w:p>
            <w:pPr>
              <w:pStyle w:val="Normal"/>
              <w:spacing w:lineRule="auto" w:line="240" w:before="0" w:after="0"/>
              <w:jc w:val="left"/>
              <w:rPr>
                <w:sz w:val="20"/>
                <w:szCs w:val="20"/>
              </w:rPr>
            </w:pPr>
            <w:ins w:id="166" w:author="Scott Dunbar" w:date="2020-02-14T23:06:00Z">
              <w:r>
                <w:rPr>
                  <w:color w:val="auto"/>
                  <w:sz w:val="20"/>
                  <w:szCs w:val="20"/>
                </w:rPr>
                <w:t>No, all data stays in the AWS infrastructure.</w:t>
              </w:r>
            </w:ins>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66"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What is the process to restore data from your back-up?</w:t>
            </w:r>
          </w:p>
        </w:tc>
        <w:tc>
          <w:tcPr>
            <w:tcW w:w="5444" w:type="dxa"/>
            <w:gridSpan w:val="2"/>
            <w:tcBorders/>
            <w:shd w:color="auto" w:fill="EDEEEB" w:themeFill="accent6" w:themeFillTint="33" w:val="clear"/>
            <w:vAlign w:val="center"/>
          </w:tcPr>
          <w:p>
            <w:pPr>
              <w:pStyle w:val="Normal"/>
              <w:spacing w:lineRule="auto" w:line="240" w:before="0" w:after="0"/>
              <w:rPr>
                <w:sz w:val="20"/>
                <w:szCs w:val="20"/>
              </w:rPr>
            </w:pPr>
            <w:ins w:id="167" w:author="Scott Dunbar" w:date="2020-02-14T23:06:00Z">
              <w:r>
                <w:rPr>
                  <w:color w:val="auto"/>
                  <w:sz w:val="20"/>
                  <w:szCs w:val="20"/>
                </w:rPr>
                <w:t>In the highly unlikely event that a backup needs to be resto</w:t>
              </w:r>
            </w:ins>
            <w:ins w:id="168" w:author="Scott Dunbar" w:date="2020-02-14T23:07:00Z">
              <w:r>
                <w:rPr>
                  <w:color w:val="auto"/>
                  <w:sz w:val="20"/>
                  <w:szCs w:val="20"/>
                </w:rPr>
                <w:t>red a new database cluster will be created and restored from a backup.</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66" w:type="dxa"/>
            <w:tcBorders/>
            <w:shd w:color="auto" w:fill="EDEEEB" w:val="clear"/>
            <w:vAlign w:val="center"/>
          </w:tcPr>
          <w:p>
            <w:pPr>
              <w:pStyle w:val="Normal"/>
              <w:spacing w:lineRule="auto" w:line="240" w:before="0" w:after="0"/>
              <w:jc w:val="left"/>
              <w:rPr>
                <w:sz w:val="20"/>
                <w:szCs w:val="20"/>
              </w:rPr>
            </w:pPr>
            <w:r>
              <w:rPr>
                <w:color w:val="auto"/>
                <w:sz w:val="20"/>
                <w:szCs w:val="20"/>
              </w:rPr>
              <w:t>Can data be recovered for a specific CWBFG customer in case of failure or data loss?</w:t>
            </w:r>
          </w:p>
        </w:tc>
        <w:tc>
          <w:tcPr>
            <w:tcW w:w="5444" w:type="dxa"/>
            <w:gridSpan w:val="2"/>
            <w:tcBorders/>
            <w:shd w:color="auto" w:fill="EDEEEB" w:val="clear"/>
            <w:vAlign w:val="center"/>
          </w:tcPr>
          <w:p>
            <w:pPr>
              <w:pStyle w:val="Normal"/>
              <w:spacing w:lineRule="auto" w:line="240" w:before="0" w:after="0"/>
              <w:jc w:val="left"/>
              <w:rPr>
                <w:sz w:val="20"/>
                <w:szCs w:val="20"/>
              </w:rPr>
            </w:pPr>
            <w:ins w:id="169" w:author="Scott Dunbar" w:date="2020-02-14T23:08:00Z">
              <w:r>
                <w:rPr>
                  <w:color w:val="auto"/>
                  <w:sz w:val="20"/>
                  <w:szCs w:val="20"/>
                </w:rPr>
                <w:t>All customer data stored within the J/M system expires after a configurable amount of time.  It is not possible to restore data for a single customer.</w:t>
              </w:r>
            </w:ins>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66"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Please provide solution details around data replication, resilience, and availability of infrastructure.</w:t>
            </w:r>
          </w:p>
        </w:tc>
        <w:tc>
          <w:tcPr>
            <w:tcW w:w="5444" w:type="dxa"/>
            <w:gridSpan w:val="2"/>
            <w:tcBorders/>
            <w:shd w:color="auto" w:fill="EDEEEB" w:themeFill="accent6" w:themeFillTint="33" w:val="clear"/>
            <w:vAlign w:val="center"/>
          </w:tcPr>
          <w:p>
            <w:pPr>
              <w:pStyle w:val="Normal"/>
              <w:spacing w:lineRule="auto" w:line="240" w:before="0" w:after="0"/>
              <w:rPr>
                <w:sz w:val="20"/>
                <w:szCs w:val="20"/>
              </w:rPr>
            </w:pPr>
            <w:ins w:id="170" w:author="Scott Dunbar" w:date="2020-02-14T23:09:00Z">
              <w:r>
                <w:rPr>
                  <w:color w:val="auto"/>
                  <w:sz w:val="20"/>
                  <w:szCs w:val="20"/>
                </w:rPr>
                <w:t>The AWS RDS (relational database service) is used in a multi-AZ configuration.  Two physical data centers are used in this confi</w:t>
              </w:r>
            </w:ins>
            <w:ins w:id="171" w:author="Scott Dunbar" w:date="2020-02-14T23:10:00Z">
              <w:r>
                <w:rPr>
                  <w:color w:val="auto"/>
                  <w:sz w:val="20"/>
                  <w:szCs w:val="20"/>
                </w:rPr>
                <w:t>guration.</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66" w:type="dxa"/>
            <w:tcBorders/>
            <w:shd w:color="auto" w:fill="EDEEEB" w:val="clear"/>
            <w:vAlign w:val="center"/>
          </w:tcPr>
          <w:p>
            <w:pPr>
              <w:pStyle w:val="Normal"/>
              <w:spacing w:lineRule="auto" w:line="240" w:before="0" w:after="0"/>
              <w:jc w:val="left"/>
              <w:rPr>
                <w:sz w:val="20"/>
                <w:szCs w:val="20"/>
              </w:rPr>
            </w:pPr>
            <w:r>
              <w:rPr>
                <w:color w:val="auto"/>
                <w:sz w:val="20"/>
                <w:szCs w:val="20"/>
              </w:rPr>
              <w:t>Does your infrastructure include a data pipeline to reconcile, transform, and conform data for data warehouse reporting?</w:t>
            </w:r>
          </w:p>
        </w:tc>
        <w:tc>
          <w:tcPr>
            <w:tcW w:w="5444" w:type="dxa"/>
            <w:gridSpan w:val="2"/>
            <w:tcBorders/>
            <w:shd w:color="auto" w:fill="EDEEEB" w:val="clear"/>
            <w:vAlign w:val="center"/>
          </w:tcPr>
          <w:p>
            <w:pPr>
              <w:pStyle w:val="Normal"/>
              <w:spacing w:lineRule="auto" w:line="240" w:before="0" w:after="0"/>
              <w:jc w:val="left"/>
              <w:rPr>
                <w:sz w:val="20"/>
                <w:szCs w:val="20"/>
              </w:rPr>
            </w:pPr>
            <w:ins w:id="172" w:author="Scott Dunbar" w:date="2020-02-14T23:10:00Z">
              <w:r>
                <w:rPr>
                  <w:color w:val="auto"/>
                  <w:sz w:val="20"/>
                  <w:szCs w:val="20"/>
                </w:rPr>
                <w:t>Data is given to CWB as it is generated (via SFTP).  No transformation is attempted on the data.</w:t>
              </w:r>
            </w:ins>
          </w:p>
        </w:tc>
      </w:tr>
    </w:tbl>
    <w:p>
      <w:pPr>
        <w:pStyle w:val="Body"/>
        <w:rPr/>
      </w:pPr>
      <w:r>
        <w:rPr/>
      </w:r>
    </w:p>
    <w:p>
      <w:pPr>
        <w:pStyle w:val="Heading3"/>
        <w:numPr>
          <w:ilvl w:val="2"/>
          <w:numId w:val="8"/>
        </w:numPr>
        <w:ind w:left="851" w:hanging="851"/>
        <w:rPr/>
      </w:pPr>
      <w:bookmarkStart w:id="90" w:name="_Toc20397834"/>
      <w:bookmarkStart w:id="91" w:name="_Toc21698933"/>
      <w:r>
        <w:rPr/>
        <w:t>Data Retention</w:t>
      </w:r>
      <w:bookmarkEnd w:id="90"/>
      <w:bookmarkEnd w:id="91"/>
    </w:p>
    <w:tbl>
      <w:tblPr>
        <w:tblStyle w:val="Corporate"/>
        <w:tblW w:w="10110" w:type="dxa"/>
        <w:jc w:val="left"/>
        <w:tblInd w:w="0" w:type="dxa"/>
        <w:shd w:fill="FFFFFF" w:val="clear"/>
        <w:tblCellMar>
          <w:top w:w="0" w:type="dxa"/>
          <w:left w:w="108" w:type="dxa"/>
          <w:bottom w:w="0" w:type="dxa"/>
          <w:right w:w="108" w:type="dxa"/>
        </w:tblCellMar>
        <w:tblLook w:val="0420" w:noHBand="0" w:noVBand="1" w:firstColumn="0" w:lastRow="0" w:lastColumn="0" w:firstRow="1"/>
      </w:tblPr>
      <w:tblGrid>
        <w:gridCol w:w="4666"/>
        <w:gridCol w:w="5419"/>
        <w:gridCol w:w="25"/>
      </w:tblGrid>
      <w:tr>
        <w:trPr>
          <w:trHeight w:val="52" w:hRule="atLeast"/>
          <w:cnfStyle w:val="100000000000" w:firstRow="1" w:lastRow="0" w:firstColumn="0" w:lastColumn="0" w:oddVBand="0" w:evenVBand="0" w:oddHBand="0" w:evenHBand="0" w:firstRowFirstColumn="0" w:firstRowLastColumn="0" w:lastRowFirstColumn="0" w:lastRowLastColumn="0"/>
        </w:trPr>
        <w:tc>
          <w:tcPr>
            <w:tcW w:w="4666" w:type="dxa"/>
            <w:tcBorders>
              <w:righ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 xml:space="preserve">Questions </w:t>
            </w:r>
          </w:p>
        </w:tc>
        <w:tc>
          <w:tcPr>
            <w:tcW w:w="5444" w:type="dxa"/>
            <w:gridSpan w:val="2"/>
            <w:tcBorders>
              <w:lef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Answer</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66" w:type="dxa"/>
            <w:tcBorders/>
            <w:shd w:color="auto" w:fill="EDEEEB" w:themeFill="accent6" w:themeFillTint="33" w:val="clear"/>
            <w:vAlign w:val="center"/>
          </w:tcPr>
          <w:p>
            <w:pPr>
              <w:pStyle w:val="Normal"/>
              <w:spacing w:lineRule="auto" w:line="240" w:before="0" w:after="0"/>
              <w:rPr>
                <w:color w:val="111111" w:themeColor="text1"/>
                <w:sz w:val="20"/>
                <w:szCs w:val="20"/>
              </w:rPr>
            </w:pPr>
            <w:r>
              <w:rPr>
                <w:color w:val="111111" w:themeColor="text1"/>
                <w:sz w:val="20"/>
                <w:szCs w:val="20"/>
              </w:rPr>
              <w:t>If the solution is hosted, does &lt;vendor&gt; have a data destruction policy?</w:t>
            </w:r>
          </w:p>
        </w:tc>
        <w:tc>
          <w:tcPr>
            <w:tcW w:w="5419" w:type="dxa"/>
            <w:tcBorders/>
            <w:shd w:color="auto" w:fill="EDEEEB" w:themeFill="accent6" w:themeFillTint="33" w:val="clear"/>
            <w:vAlign w:val="center"/>
          </w:tcPr>
          <w:p>
            <w:pPr>
              <w:pStyle w:val="Normal"/>
              <w:spacing w:lineRule="auto" w:line="240" w:before="0" w:after="0"/>
              <w:rPr>
                <w:sz w:val="20"/>
                <w:szCs w:val="20"/>
              </w:rPr>
            </w:pPr>
            <w:ins w:id="173" w:author="Scott Dunbar" w:date="2020-02-14T23:10:00Z">
              <w:r>
                <w:rPr>
                  <w:color w:val="auto"/>
                  <w:sz w:val="20"/>
                  <w:szCs w:val="20"/>
                </w:rPr>
                <w:t xml:space="preserve">Yes, </w:t>
              </w:r>
            </w:ins>
            <w:ins w:id="174" w:author="Scott Dunbar" w:date="2020-02-14T23:11:00Z">
              <w:r>
                <w:rPr>
                  <w:color w:val="auto"/>
                  <w:sz w:val="20"/>
                  <w:szCs w:val="20"/>
                </w:rPr>
                <w:t>PII data expires after a configurable amount of time.</w:t>
              </w:r>
            </w:ins>
          </w:p>
        </w:tc>
        <w:tc>
          <w:tcPr>
            <w:tcW w:w="25" w:type="dxa"/>
            <w:tcBorders>
              <w:top w:val="nil"/>
              <w:left w:val="nil"/>
              <w:bottom w:val="nil"/>
              <w:right w:val="nil"/>
            </w:tcBorders>
            <w:shd w:color="auto" w:fill="EDEEEB" w:themeFill="accent6" w:themeFillTint="33" w:val="clear"/>
            <w:vAlign w:val="center"/>
          </w:tcPr>
          <w:p>
            <w:pPr>
              <w:pStyle w:val="Normal"/>
              <w:spacing w:before="0" w:after="200"/>
              <w:rPr>
                <w:rFonts w:ascii="Calibri" w:hAnsi="Calibri"/>
                <w:color w:val="auto"/>
                <w:sz w:val="18"/>
              </w:rPr>
            </w:pPr>
            <w:r>
              <w:rPr>
                <w:color w:val="auto"/>
                <w:sz w:val="18"/>
              </w:rPr>
            </w:r>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66" w:type="dxa"/>
            <w:tcBorders/>
            <w:shd w:color="auto" w:fill="EDEEEB" w:val="clear"/>
            <w:vAlign w:val="center"/>
          </w:tcPr>
          <w:p>
            <w:pPr>
              <w:pStyle w:val="Normal"/>
              <w:spacing w:lineRule="auto" w:line="240" w:before="0" w:after="0"/>
              <w:jc w:val="left"/>
              <w:rPr>
                <w:color w:val="111111" w:themeColor="text1"/>
                <w:sz w:val="20"/>
                <w:szCs w:val="20"/>
              </w:rPr>
            </w:pPr>
            <w:r>
              <w:rPr>
                <w:color w:val="111111" w:themeColor="text1"/>
                <w:sz w:val="20"/>
                <w:szCs w:val="20"/>
              </w:rPr>
              <w:t>How long will &lt;vendor&gt; retain CWB data? Please provide documentation related to record/data retention.</w:t>
            </w:r>
          </w:p>
        </w:tc>
        <w:tc>
          <w:tcPr>
            <w:tcW w:w="5444" w:type="dxa"/>
            <w:gridSpan w:val="2"/>
            <w:tcBorders/>
            <w:shd w:color="auto" w:fill="EDEEEB" w:val="clear"/>
            <w:vAlign w:val="center"/>
          </w:tcPr>
          <w:p>
            <w:pPr>
              <w:pStyle w:val="Normal"/>
              <w:spacing w:lineRule="auto" w:line="240" w:before="0" w:after="0"/>
              <w:jc w:val="left"/>
              <w:rPr>
                <w:sz w:val="20"/>
                <w:szCs w:val="20"/>
              </w:rPr>
            </w:pPr>
            <w:del w:id="175" w:author="Scott Dunbar" w:date="2020-02-14T23:11:00Z">
              <w:r>
                <w:rPr>
                  <w:color w:val="auto"/>
                  <w:sz w:val="20"/>
                  <w:szCs w:val="20"/>
                </w:rPr>
                <w:delText xml:space="preserve"> </w:delText>
              </w:r>
            </w:del>
            <w:ins w:id="176" w:author="Scott Dunbar" w:date="2020-02-14T23:11:00Z">
              <w:r>
                <w:rPr>
                  <w:color w:val="auto"/>
                  <w:sz w:val="20"/>
                  <w:szCs w:val="20"/>
                </w:rPr>
                <w:t>The data timeout is configurable by J/M administrators.</w:t>
              </w:r>
            </w:ins>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66"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 xml:space="preserve">How often do you delete data?                     </w:t>
            </w:r>
          </w:p>
        </w:tc>
        <w:tc>
          <w:tcPr>
            <w:tcW w:w="5444" w:type="dxa"/>
            <w:gridSpan w:val="2"/>
            <w:tcBorders/>
            <w:shd w:color="auto" w:fill="EDEEEB" w:themeFill="accent6" w:themeFillTint="33" w:val="clear"/>
            <w:vAlign w:val="center"/>
          </w:tcPr>
          <w:p>
            <w:pPr>
              <w:pStyle w:val="Normal"/>
              <w:spacing w:lineRule="auto" w:line="240" w:before="0" w:after="0"/>
              <w:rPr>
                <w:sz w:val="20"/>
                <w:szCs w:val="20"/>
              </w:rPr>
            </w:pPr>
            <w:ins w:id="177" w:author="Scott Dunbar" w:date="2020-02-14T23:11:00Z">
              <w:r>
                <w:rPr>
                  <w:color w:val="auto"/>
                  <w:sz w:val="20"/>
                  <w:szCs w:val="20"/>
                </w:rPr>
                <w:t>The data timeout is configurable by J/M administrators.</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66" w:type="dxa"/>
            <w:tcBorders/>
            <w:shd w:color="auto" w:fill="EDEEEB" w:val="clear"/>
            <w:vAlign w:val="center"/>
          </w:tcPr>
          <w:p>
            <w:pPr>
              <w:pStyle w:val="Normal"/>
              <w:spacing w:lineRule="auto" w:line="240" w:before="0" w:after="0"/>
              <w:jc w:val="left"/>
              <w:rPr>
                <w:sz w:val="20"/>
                <w:szCs w:val="20"/>
              </w:rPr>
            </w:pPr>
            <w:r>
              <w:rPr>
                <w:color w:val="auto"/>
                <w:sz w:val="20"/>
                <w:szCs w:val="20"/>
              </w:rPr>
              <w:t>Is verification provided that data has been securely deleted?</w:t>
            </w:r>
          </w:p>
        </w:tc>
        <w:tc>
          <w:tcPr>
            <w:tcW w:w="5444" w:type="dxa"/>
            <w:gridSpan w:val="2"/>
            <w:tcBorders/>
            <w:shd w:color="auto" w:fill="EDEEEB" w:val="clear"/>
            <w:vAlign w:val="center"/>
          </w:tcPr>
          <w:p>
            <w:pPr>
              <w:pStyle w:val="Normal"/>
              <w:spacing w:lineRule="auto" w:line="240" w:before="0" w:after="0"/>
              <w:jc w:val="left"/>
              <w:rPr>
                <w:sz w:val="20"/>
                <w:szCs w:val="20"/>
              </w:rPr>
            </w:pPr>
            <w:ins w:id="178" w:author="Scott Dunbar" w:date="2020-02-14T23:12:00Z">
              <w:r>
                <w:rPr>
                  <w:color w:val="auto"/>
                  <w:sz w:val="20"/>
                  <w:szCs w:val="20"/>
                </w:rPr>
                <w:t xml:space="preserve">Temenos trusts that the database </w:t>
              </w:r>
            </w:ins>
            <w:ins w:id="179" w:author="Scott Dunbar" w:date="2020-02-14T23:13:00Z">
              <w:r>
                <w:rPr>
                  <w:color w:val="auto"/>
                  <w:sz w:val="20"/>
                  <w:szCs w:val="20"/>
                </w:rPr>
                <w:t>is operating as designed.</w:t>
              </w:r>
            </w:ins>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66"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What happens to CWBFG data if our agreement is terminated?</w:t>
            </w:r>
          </w:p>
        </w:tc>
        <w:tc>
          <w:tcPr>
            <w:tcW w:w="5444" w:type="dxa"/>
            <w:gridSpan w:val="2"/>
            <w:tcBorders/>
            <w:shd w:color="auto" w:fill="EDEEEB" w:themeFill="accent6" w:themeFillTint="33" w:val="clear"/>
            <w:vAlign w:val="center"/>
          </w:tcPr>
          <w:p>
            <w:pPr>
              <w:pStyle w:val="Normal"/>
              <w:spacing w:lineRule="auto" w:line="240" w:before="0" w:after="0"/>
              <w:rPr>
                <w:sz w:val="20"/>
                <w:szCs w:val="20"/>
              </w:rPr>
            </w:pPr>
            <w:ins w:id="180" w:author="Scott Dunbar" w:date="2020-02-14T23:13:00Z">
              <w:r>
                <w:rPr>
                  <w:color w:val="auto"/>
                  <w:sz w:val="20"/>
                  <w:szCs w:val="20"/>
                </w:rPr>
                <w:t>No CWB data will be retained.</w:t>
              </w:r>
            </w:ins>
          </w:p>
        </w:tc>
      </w:tr>
    </w:tbl>
    <w:p>
      <w:pPr>
        <w:pStyle w:val="Normal"/>
        <w:rPr/>
      </w:pPr>
      <w:r>
        <w:rPr/>
      </w:r>
    </w:p>
    <w:p>
      <w:pPr>
        <w:pStyle w:val="Heading3"/>
        <w:numPr>
          <w:ilvl w:val="2"/>
          <w:numId w:val="8"/>
        </w:numPr>
        <w:ind w:left="851" w:hanging="851"/>
        <w:rPr/>
      </w:pPr>
      <w:bookmarkStart w:id="92" w:name="_Toc20397835"/>
      <w:bookmarkStart w:id="93" w:name="_Toc21698934"/>
      <w:r>
        <w:rPr/>
        <w:t>Information Sharing</w:t>
      </w:r>
      <w:bookmarkEnd w:id="92"/>
      <w:bookmarkEnd w:id="93"/>
    </w:p>
    <w:tbl>
      <w:tblPr>
        <w:tblStyle w:val="Corporate"/>
        <w:tblW w:w="10110" w:type="dxa"/>
        <w:jc w:val="left"/>
        <w:tblInd w:w="0" w:type="dxa"/>
        <w:shd w:fill="FFFFFF" w:val="clear"/>
        <w:tblCellMar>
          <w:top w:w="0" w:type="dxa"/>
          <w:left w:w="108" w:type="dxa"/>
          <w:bottom w:w="0" w:type="dxa"/>
          <w:right w:w="108" w:type="dxa"/>
        </w:tblCellMar>
        <w:tblLook w:val="0420" w:noHBand="0" w:noVBand="1" w:firstColumn="0" w:lastRow="0" w:lastColumn="0" w:firstRow="1"/>
      </w:tblPr>
      <w:tblGrid>
        <w:gridCol w:w="4677"/>
        <w:gridCol w:w="5432"/>
      </w:tblGrid>
      <w:tr>
        <w:trPr>
          <w:trHeight w:val="52" w:hRule="atLeast"/>
          <w:cnfStyle w:val="100000000000" w:firstRow="1" w:lastRow="0" w:firstColumn="0" w:lastColumn="0" w:oddVBand="0" w:evenVBand="0" w:oddHBand="0" w:evenHBand="0" w:firstRowFirstColumn="0" w:firstRowLastColumn="0" w:lastRowFirstColumn="0" w:lastRowLastColumn="0"/>
        </w:trPr>
        <w:tc>
          <w:tcPr>
            <w:tcW w:w="4677" w:type="dxa"/>
            <w:tcBorders>
              <w:righ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 xml:space="preserve">Questions </w:t>
            </w:r>
          </w:p>
        </w:tc>
        <w:tc>
          <w:tcPr>
            <w:tcW w:w="5432" w:type="dxa"/>
            <w:tcBorders>
              <w:left w:val="nil"/>
            </w:tcBorders>
            <w:shd w:color="auto" w:fill="808474" w:val="clear"/>
            <w:vAlign w:val="center"/>
          </w:tcPr>
          <w:p>
            <w:pPr>
              <w:pStyle w:val="Normal"/>
              <w:spacing w:lineRule="auto" w:line="240" w:before="0" w:after="0"/>
              <w:rPr>
                <w:b w:val="false"/>
                <w:b w:val="false"/>
                <w:sz w:val="20"/>
                <w:szCs w:val="20"/>
              </w:rPr>
            </w:pPr>
            <w:r>
              <w:rPr>
                <w:b/>
                <w:color w:val="FFFFFF"/>
                <w:sz w:val="20"/>
                <w:szCs w:val="20"/>
              </w:rPr>
              <w:t>Answer</w:t>
            </w:r>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Do you reserve rights to use, disclose or make public any CWBFG data with any of its affiliates? Please describe.</w:t>
            </w:r>
          </w:p>
        </w:tc>
        <w:tc>
          <w:tcPr>
            <w:tcW w:w="5432" w:type="dxa"/>
            <w:tcBorders/>
            <w:shd w:color="auto" w:fill="EDEEEB" w:themeFill="accent6" w:themeFillTint="33" w:val="clear"/>
            <w:vAlign w:val="center"/>
          </w:tcPr>
          <w:p>
            <w:pPr>
              <w:pStyle w:val="Normal"/>
              <w:spacing w:lineRule="auto" w:line="240" w:before="0" w:after="0"/>
              <w:rPr>
                <w:sz w:val="20"/>
                <w:szCs w:val="20"/>
              </w:rPr>
            </w:pPr>
            <w:ins w:id="181" w:author="Scott Dunbar" w:date="2020-02-14T23:13:00Z">
              <w:r>
                <w:rPr>
                  <w:color w:val="auto"/>
                  <w:sz w:val="20"/>
                  <w:szCs w:val="20"/>
                </w:rPr>
                <w:t>No, the CWB data belongs to CWB.</w:t>
              </w:r>
            </w:ins>
          </w:p>
        </w:tc>
      </w:tr>
      <w:tr>
        <w:trPr>
          <w:trHeight w:val="52" w:hRule="atLeast"/>
          <w:cnfStyle w:val="000000010000" w:firstRow="0" w:lastRow="0" w:firstColumn="0" w:lastColumn="0" w:oddVBand="0" w:evenVBand="0" w:oddHBand="0" w:evenHBand="1" w:firstRowFirstColumn="0" w:firstRowLastColumn="0" w:lastRowFirstColumn="0" w:lastRowLastColumn="0"/>
        </w:trPr>
        <w:tc>
          <w:tcPr>
            <w:tcW w:w="4677" w:type="dxa"/>
            <w:tcBorders/>
            <w:shd w:color="auto" w:fill="EDEEEB" w:val="clear"/>
            <w:vAlign w:val="center"/>
          </w:tcPr>
          <w:p>
            <w:pPr>
              <w:pStyle w:val="Normal"/>
              <w:spacing w:lineRule="auto" w:line="240" w:before="0" w:after="0"/>
              <w:jc w:val="left"/>
              <w:rPr>
                <w:sz w:val="20"/>
                <w:szCs w:val="20"/>
              </w:rPr>
            </w:pPr>
            <w:r>
              <w:rPr>
                <w:color w:val="auto"/>
                <w:sz w:val="20"/>
                <w:szCs w:val="20"/>
              </w:rPr>
              <w:t>Do you offer a real-time, query able structured database for user profile data collected during the authentication process?</w:t>
            </w:r>
          </w:p>
        </w:tc>
        <w:tc>
          <w:tcPr>
            <w:tcW w:w="5432" w:type="dxa"/>
            <w:tcBorders/>
            <w:shd w:color="auto" w:fill="EDEEEB" w:val="clear"/>
            <w:vAlign w:val="center"/>
          </w:tcPr>
          <w:p>
            <w:pPr>
              <w:pStyle w:val="Normal"/>
              <w:spacing w:lineRule="auto" w:line="240" w:before="0" w:after="0"/>
              <w:jc w:val="left"/>
              <w:rPr>
                <w:sz w:val="20"/>
                <w:szCs w:val="20"/>
              </w:rPr>
            </w:pPr>
            <w:ins w:id="182" w:author="Scott Dunbar" w:date="2020-02-14T23:13:00Z">
              <w:r>
                <w:rPr>
                  <w:color w:val="auto"/>
                  <w:sz w:val="20"/>
                  <w:szCs w:val="20"/>
                </w:rPr>
                <w:t xml:space="preserve">If the system is configured for SSO </w:t>
              </w:r>
            </w:ins>
            <w:ins w:id="183" w:author="Scott Dunbar" w:date="2020-02-14T23:14:00Z">
              <w:r>
                <w:rPr>
                  <w:color w:val="auto"/>
                  <w:sz w:val="20"/>
                  <w:szCs w:val="20"/>
                </w:rPr>
                <w:t>then that is the responsibility of the IDP.  If not, then no, there is no hook for this.</w:t>
              </w:r>
            </w:ins>
          </w:p>
        </w:tc>
      </w:tr>
      <w:tr>
        <w:trPr>
          <w:trHeight w:val="52" w:hRule="atLeast"/>
          <w:cnfStyle w:val="000000100000" w:firstRow="0" w:lastRow="0" w:firstColumn="0" w:lastColumn="0" w:oddVBand="0" w:evenVBand="0" w:oddHBand="1" w:evenHBand="0" w:firstRowFirstColumn="0" w:firstRowLastColumn="0" w:lastRowFirstColumn="0" w:lastRowLastColumn="0"/>
        </w:trPr>
        <w:tc>
          <w:tcPr>
            <w:tcW w:w="4677" w:type="dxa"/>
            <w:tcBorders/>
            <w:shd w:color="auto" w:fill="EDEEEB" w:themeFill="accent6" w:themeFillTint="33" w:val="clear"/>
            <w:vAlign w:val="center"/>
          </w:tcPr>
          <w:p>
            <w:pPr>
              <w:pStyle w:val="Normal"/>
              <w:spacing w:lineRule="auto" w:line="240" w:before="0" w:after="0"/>
              <w:rPr>
                <w:sz w:val="20"/>
                <w:szCs w:val="20"/>
              </w:rPr>
            </w:pPr>
            <w:r>
              <w:rPr>
                <w:color w:val="auto"/>
                <w:sz w:val="20"/>
                <w:szCs w:val="20"/>
              </w:rPr>
              <w:t>Does the provider reserve rights to use, disclose or make public any CWBFG data with any of its partners?</w:t>
            </w:r>
          </w:p>
        </w:tc>
        <w:tc>
          <w:tcPr>
            <w:tcW w:w="5432" w:type="dxa"/>
            <w:tcBorders/>
            <w:shd w:color="auto" w:fill="EDEEEB" w:themeFill="accent6" w:themeFillTint="33" w:val="clear"/>
            <w:vAlign w:val="center"/>
          </w:tcPr>
          <w:p>
            <w:pPr>
              <w:pStyle w:val="Normal"/>
              <w:spacing w:lineRule="auto" w:line="240" w:before="0" w:after="0"/>
              <w:rPr>
                <w:sz w:val="20"/>
                <w:szCs w:val="20"/>
              </w:rPr>
            </w:pPr>
            <w:ins w:id="184" w:author="Scott Dunbar" w:date="2020-02-14T23:14:00Z">
              <w:r>
                <w:rPr>
                  <w:color w:val="auto"/>
                  <w:sz w:val="20"/>
                  <w:szCs w:val="20"/>
                </w:rPr>
                <w:t>No, the CWB data belongs to CWB.</w:t>
              </w:r>
            </w:ins>
          </w:p>
        </w:tc>
      </w:tr>
    </w:tbl>
    <w:p>
      <w:pPr>
        <w:sectPr>
          <w:headerReference w:type="default" r:id="rId8"/>
          <w:footerReference w:type="default" r:id="rId9"/>
          <w:type w:val="nextPage"/>
          <w:pgSz w:w="12240" w:h="15840"/>
          <w:pgMar w:left="1080" w:right="1080" w:header="720" w:top="1080" w:footer="576" w:bottom="1080" w:gutter="0"/>
          <w:pgNumType w:fmt="decimal"/>
          <w:formProt w:val="false"/>
          <w:textDirection w:val="lrTb"/>
          <w:docGrid w:type="default" w:linePitch="360" w:charSpace="4096"/>
        </w:sectPr>
        <w:pStyle w:val="Normal"/>
        <w:rPr/>
      </w:pPr>
      <w:r>
        <w:rPr/>
      </w:r>
    </w:p>
    <w:p>
      <w:pPr>
        <w:pStyle w:val="Heading1"/>
        <w:numPr>
          <w:ilvl w:val="0"/>
          <w:numId w:val="8"/>
        </w:numPr>
        <w:ind w:left="357" w:hanging="357"/>
        <w:rPr/>
      </w:pPr>
      <w:bookmarkStart w:id="94" w:name="_Toc20397836"/>
      <w:bookmarkStart w:id="95" w:name="_Toc21698935"/>
      <w:r>
        <w:rPr/>
        <w:t>Appendix A. Definitions</w:t>
      </w:r>
      <w:bookmarkEnd w:id="94"/>
      <w:bookmarkEnd w:id="95"/>
      <w:r>
        <w:rPr/>
        <w:t xml:space="preserve"> </w:t>
      </w:r>
    </w:p>
    <w:p>
      <w:pPr>
        <w:pStyle w:val="Heading2"/>
        <w:numPr>
          <w:ilvl w:val="0"/>
          <w:numId w:val="0"/>
        </w:numPr>
        <w:ind w:left="432" w:hanging="0"/>
        <w:rPr/>
      </w:pPr>
      <w:bookmarkStart w:id="96" w:name="_Toc6295639"/>
      <w:bookmarkStart w:id="97" w:name="_Toc20397837"/>
      <w:bookmarkStart w:id="98" w:name="_Toc21698936"/>
      <w:r>
        <w:rPr/>
        <w:t>Cloud Service Models</w:t>
      </w:r>
      <w:bookmarkEnd w:id="96"/>
      <w:bookmarkEnd w:id="97"/>
      <w:bookmarkEnd w:id="98"/>
    </w:p>
    <w:p>
      <w:pPr>
        <w:pStyle w:val="Body"/>
        <w:rPr>
          <w:rFonts w:ascii="Calibri" w:hAnsi="Calibri" w:cs="Calibri" w:asciiTheme="minorHAnsi" w:cstheme="minorHAnsi" w:hAnsiTheme="minorHAnsi"/>
          <w:sz w:val="20"/>
          <w:lang w:eastAsia="en-CA"/>
        </w:rPr>
      </w:pPr>
      <w:r>
        <w:rPr>
          <w:rFonts w:cs="Calibri" w:ascii="Calibri" w:hAnsi="Calibri" w:asciiTheme="minorHAnsi" w:cstheme="minorHAnsi" w:hAnsiTheme="minorHAnsi"/>
          <w:sz w:val="20"/>
          <w:lang w:eastAsia="en-CA"/>
        </w:rPr>
        <w:t>The Figure below illustrates how the three main different cloud service models compare to an on premise datacenter service.</w:t>
      </w:r>
    </w:p>
    <w:p>
      <w:pPr>
        <w:pStyle w:val="Normal"/>
        <w:jc w:val="right"/>
        <w:rPr/>
      </w:pPr>
      <w:r>
        <w:rPr/>
        <w:drawing>
          <wp:inline distT="0" distB="0" distL="0" distR="0">
            <wp:extent cx="5819775" cy="3383915"/>
            <wp:effectExtent l="0" t="0" r="0" b="0"/>
            <wp:docPr id="24"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descr=""/>
                    <pic:cNvPicPr>
                      <a:picLocks noChangeAspect="1" noChangeArrowheads="1"/>
                    </pic:cNvPicPr>
                  </pic:nvPicPr>
                  <pic:blipFill>
                    <a:blip r:embed="rId10"/>
                    <a:stretch>
                      <a:fillRect/>
                    </a:stretch>
                  </pic:blipFill>
                  <pic:spPr bwMode="auto">
                    <a:xfrm>
                      <a:off x="0" y="0"/>
                      <a:ext cx="5819775" cy="3383915"/>
                    </a:xfrm>
                    <a:prstGeom prst="rect">
                      <a:avLst/>
                    </a:prstGeom>
                  </pic:spPr>
                </pic:pic>
              </a:graphicData>
            </a:graphic>
          </wp:inline>
        </w:drawing>
      </w:r>
    </w:p>
    <w:p>
      <w:pPr>
        <w:pStyle w:val="Heading3"/>
        <w:numPr>
          <w:ilvl w:val="2"/>
          <w:numId w:val="8"/>
        </w:numPr>
        <w:ind w:left="851" w:hanging="851"/>
        <w:rPr/>
      </w:pPr>
      <w:bookmarkStart w:id="99" w:name="_Toc20397838"/>
      <w:bookmarkStart w:id="100" w:name="_Toc21698937"/>
      <w:r>
        <w:rPr/>
        <w:t>Infrastructure as a Service</w:t>
      </w:r>
      <w:bookmarkEnd w:id="99"/>
      <w:bookmarkEnd w:id="100"/>
    </w:p>
    <w:p>
      <w:pPr>
        <w:pStyle w:val="BodyCopy"/>
        <w:ind w:left="1440" w:hanging="0"/>
        <w:jc w:val="both"/>
        <w:rPr/>
      </w:pPr>
      <w:r>
        <w:rPr/>
        <w:t>In infrastructure as a service (IaaS) model, the cloud consumer (CWB Financial Group) can provision storage, networks, and other fundamental computing resources. CWB Financial Group does not manage or control the underlying cloud infrastructure but has control over operating systems, storage, and deployed applications; and possibly limited control of select networking components (e.g., host firewalls).</w:t>
      </w:r>
    </w:p>
    <w:p>
      <w:pPr>
        <w:pStyle w:val="Heading3"/>
        <w:numPr>
          <w:ilvl w:val="2"/>
          <w:numId w:val="8"/>
        </w:numPr>
        <w:ind w:left="851" w:hanging="851"/>
        <w:rPr/>
      </w:pPr>
      <w:bookmarkStart w:id="101" w:name="_Toc20397839"/>
      <w:bookmarkStart w:id="102" w:name="_Toc21698938"/>
      <w:r>
        <w:rPr/>
        <w:t>Platform as a Service</w:t>
      </w:r>
      <w:bookmarkEnd w:id="101"/>
      <w:bookmarkEnd w:id="102"/>
    </w:p>
    <w:p>
      <w:pPr>
        <w:pStyle w:val="BodyCopy"/>
        <w:ind w:left="1440" w:hanging="0"/>
        <w:jc w:val="both"/>
        <w:rPr/>
      </w:pPr>
      <w:r>
        <w:rPr/>
        <w:t xml:space="preserve">In platform as a service (PaaS) model, the cloud consumer (CWB Financial Group) deploys onto the cloud infrastructure consumer-created or acquired applications leveraging programming languages, libraries, services, and tools supported by the provider. CWB Financial Group does not manage or control the underlying cloud infrastructure including network, servers, operating systems, or storage, but has control over the deployed applications and possibly configuration settings for the application-hosting environment </w:t>
      </w:r>
    </w:p>
    <w:p>
      <w:pPr>
        <w:pStyle w:val="Heading3"/>
        <w:numPr>
          <w:ilvl w:val="2"/>
          <w:numId w:val="8"/>
        </w:numPr>
        <w:ind w:left="851" w:hanging="851"/>
        <w:rPr/>
      </w:pPr>
      <w:bookmarkStart w:id="103" w:name="_Toc20397840"/>
      <w:bookmarkStart w:id="104" w:name="_Toc21698939"/>
      <w:r>
        <w:rPr/>
        <w:t>Software as a Service</w:t>
      </w:r>
      <w:bookmarkEnd w:id="103"/>
      <w:bookmarkEnd w:id="104"/>
    </w:p>
    <w:p>
      <w:pPr>
        <w:pStyle w:val="BodyCopy"/>
        <w:ind w:left="1440" w:hanging="0"/>
        <w:jc w:val="both"/>
        <w:rPr/>
      </w:pPr>
      <w:r>
        <w:rPr/>
        <w:t>In software as a service (SaaS) model, the cloud consumer (CWB Financial Group) will simply rent an application from a cloud vendor (e.g.: O365, ServiceNow, Workday, etc.). The applications are accessible from various client devices through a web browser or a program interface. CWB Financial Group does not manage or control the underlying cloud infrastructure including network, servers, operating systems, storage, or even individual application capabilities, with the possible exception of limited user specific application configuration settings.</w:t>
      </w:r>
    </w:p>
    <w:p>
      <w:pPr>
        <w:pStyle w:val="Heading2"/>
        <w:numPr>
          <w:ilvl w:val="0"/>
          <w:numId w:val="0"/>
        </w:numPr>
        <w:ind w:left="432" w:hanging="0"/>
        <w:rPr/>
      </w:pPr>
      <w:bookmarkStart w:id="105" w:name="_Toc20397841"/>
      <w:bookmarkStart w:id="106" w:name="_Toc21698940"/>
      <w:r>
        <w:rPr/>
        <w:t>Benefits and Trade-Offs and Cloud Service Models</w:t>
      </w:r>
      <w:bookmarkEnd w:id="105"/>
      <w:bookmarkEnd w:id="106"/>
    </w:p>
    <w:p>
      <w:pPr>
        <w:pStyle w:val="Normal"/>
        <w:rPr/>
      </w:pPr>
      <w:r>
        <w:rPr/>
      </w:r>
    </w:p>
    <w:tbl>
      <w:tblPr>
        <w:tblStyle w:val="LightList-Accent5"/>
        <w:tblW w:w="9072" w:type="dxa"/>
        <w:jc w:val="left"/>
        <w:tblInd w:w="416" w:type="dxa"/>
        <w:tblCellMar>
          <w:top w:w="0" w:type="dxa"/>
          <w:left w:w="108" w:type="dxa"/>
          <w:bottom w:w="0" w:type="dxa"/>
          <w:right w:w="108" w:type="dxa"/>
        </w:tblCellMar>
        <w:tblLook w:val="0000" w:noHBand="0" w:noVBand="0" w:firstColumn="0" w:lastRow="0" w:lastColumn="0" w:firstRow="0"/>
      </w:tblPr>
      <w:tblGrid>
        <w:gridCol w:w="1417"/>
        <w:gridCol w:w="4251"/>
        <w:gridCol w:w="3404"/>
      </w:tblGrid>
      <w:tr>
        <w:trPr>
          <w:trHeight w:val="272" w:hRule="atLeast"/>
          <w:cnfStyle w:val="000000100000" w:firstRow="0" w:lastRow="0" w:firstColumn="0" w:lastColumn="0" w:oddVBand="0" w:evenVBand="0" w:oddHBand="1" w:evenHBand="0" w:firstRowFirstColumn="0" w:firstRowLastColumn="0" w:lastRowFirstColumn="0" w:lastRowLastColumn="0"/>
        </w:trPr>
        <w:tc>
          <w:tcPr>
            <w:tcW w:w="1417" w:type="dxa"/>
            <w:cnfStyle w:val="000010000000" w:firstRow="0" w:lastRow="0" w:firstColumn="0" w:lastColumn="0" w:oddVBand="1" w:evenVBand="0" w:oddHBand="0" w:evenHBand="0" w:firstRowFirstColumn="0" w:firstRowLastColumn="0" w:lastRowFirstColumn="0" w:lastRowLastColumn="0"/>
            <w:tcBorders>
              <w:top w:val="single" w:sz="8" w:space="0" w:color="FFFFFF"/>
              <w:left w:val="single" w:sz="8" w:space="0" w:color="FFFFFF"/>
              <w:bottom w:val="single" w:sz="18" w:space="0" w:color="FFFFFF"/>
              <w:right w:val="single" w:sz="18" w:space="0" w:color="FFFFFF"/>
            </w:tcBorders>
            <w:shd w:color="auto" w:fill="808474" w:val="clear"/>
          </w:tcPr>
          <w:p>
            <w:pPr>
              <w:pStyle w:val="NoSpacing"/>
              <w:rPr>
                <w:rFonts w:ascii="Arial" w:hAnsi="Arial" w:cs="Arial"/>
                <w:b/>
                <w:b/>
                <w:color w:val="FFFFFF" w:themeColor="background1"/>
                <w:sz w:val="18"/>
                <w:szCs w:val="18"/>
              </w:rPr>
            </w:pPr>
            <w:r>
              <w:rPr>
                <w:rFonts w:cs="Arial" w:ascii="Arial" w:hAnsi="Arial"/>
                <w:b/>
                <w:color w:val="FFFFFF" w:themeColor="background1"/>
                <w:sz w:val="18"/>
                <w:szCs w:val="18"/>
              </w:rPr>
            </w:r>
          </w:p>
        </w:tc>
        <w:tc>
          <w:tcPr>
            <w:tcW w:w="4251" w:type="dxa"/>
            <w:tcBorders>
              <w:top w:val="single" w:sz="8" w:space="0" w:color="FFFFFF"/>
              <w:left w:val="single" w:sz="8" w:space="0" w:color="356195"/>
              <w:bottom w:val="single" w:sz="18" w:space="0" w:color="FFFFFF"/>
              <w:right w:val="single" w:sz="8" w:space="0" w:color="356195"/>
            </w:tcBorders>
            <w:shd w:color="auto" w:fill="808474" w:val="clear"/>
          </w:tcPr>
          <w:p>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b/>
                <w:b/>
                <w:color w:val="FFFFFF" w:themeColor="background1"/>
                <w:sz w:val="18"/>
                <w:szCs w:val="18"/>
              </w:rPr>
            </w:pPr>
            <w:r>
              <w:rPr>
                <w:rFonts w:cs="Arial" w:ascii="Arial" w:hAnsi="Arial"/>
                <w:b/>
                <w:color w:val="FFFFFF" w:themeColor="background1"/>
                <w:sz w:val="18"/>
                <w:szCs w:val="18"/>
              </w:rPr>
              <w:t>Pros</w:t>
            </w:r>
          </w:p>
        </w:tc>
        <w:tc>
          <w:tcPr>
            <w:tcW w:w="3404" w:type="dxa"/>
            <w:cnfStyle w:val="000010000000" w:firstRow="0" w:lastRow="0" w:firstColumn="0" w:lastColumn="0" w:oddVBand="1" w:evenVBand="0" w:oddHBand="0" w:evenHBand="0" w:firstRowFirstColumn="0" w:firstRowLastColumn="0" w:lastRowFirstColumn="0" w:lastRowLastColumn="0"/>
            <w:tcBorders>
              <w:top w:val="single" w:sz="8" w:space="0" w:color="FFFFFF"/>
              <w:left w:val="single" w:sz="18" w:space="0" w:color="FFFFFF"/>
              <w:bottom w:val="single" w:sz="18" w:space="0" w:color="FFFFFF"/>
              <w:right w:val="single" w:sz="8" w:space="0" w:color="FFFFFF"/>
            </w:tcBorders>
            <w:shd w:color="auto" w:fill="808474" w:val="clear"/>
          </w:tcPr>
          <w:p>
            <w:pPr>
              <w:pStyle w:val="NoSpacing"/>
              <w:rPr>
                <w:rFonts w:ascii="Arial" w:hAnsi="Arial" w:cs="Arial"/>
                <w:b/>
                <w:b/>
                <w:color w:val="FFFFFF" w:themeColor="background1"/>
                <w:sz w:val="18"/>
                <w:szCs w:val="18"/>
              </w:rPr>
            </w:pPr>
            <w:r>
              <w:rPr>
                <w:rFonts w:cs="Arial" w:ascii="Arial" w:hAnsi="Arial"/>
                <w:b/>
                <w:color w:val="FFFFFF" w:themeColor="background1"/>
                <w:sz w:val="18"/>
                <w:szCs w:val="18"/>
              </w:rPr>
              <w:t>Cons</w:t>
            </w:r>
          </w:p>
        </w:tc>
      </w:tr>
      <w:tr>
        <w:trPr>
          <w:trHeight w:val="1584" w:hRule="atLeast"/>
        </w:trPr>
        <w:tc>
          <w:tcPr>
            <w:tcW w:w="1417" w:type="dxa"/>
            <w:cnfStyle w:val="000010000000" w:firstRow="0" w:lastRow="0" w:firstColumn="0" w:lastColumn="0" w:oddVBand="1" w:evenVBand="0" w:oddHBand="0" w:evenHBand="0" w:firstRowFirstColumn="0" w:firstRowLastColumn="0" w:lastRowFirstColumn="0" w:lastRowLastColumn="0"/>
            <w:tcBorders>
              <w:top w:val="single" w:sz="8" w:space="0" w:color="356195"/>
              <w:left w:val="single" w:sz="8" w:space="0" w:color="FFFFFF"/>
              <w:bottom w:val="single" w:sz="8" w:space="0" w:color="356195"/>
              <w:right w:val="single" w:sz="18" w:space="0" w:color="FFFFFF"/>
            </w:tcBorders>
            <w:shd w:color="auto" w:fill="EDEEEB" w:val="clear"/>
          </w:tcPr>
          <w:p>
            <w:pPr>
              <w:pStyle w:val="NoSpacing"/>
              <w:rPr>
                <w:rFonts w:ascii="Calibri" w:hAnsi="Calibri" w:cs="Calibri" w:asciiTheme="minorHAnsi" w:cstheme="minorHAnsi" w:hAnsiTheme="minorHAnsi"/>
                <w:b/>
                <w:b/>
                <w:sz w:val="20"/>
                <w:szCs w:val="18"/>
              </w:rPr>
            </w:pPr>
            <w:r>
              <w:rPr>
                <w:rFonts w:cs="Calibri" w:cstheme="minorHAnsi"/>
                <w:b/>
                <w:sz w:val="20"/>
                <w:szCs w:val="18"/>
              </w:rPr>
              <w:t>SaaS</w:t>
            </w:r>
          </w:p>
        </w:tc>
        <w:tc>
          <w:tcPr>
            <w:tcW w:w="4251" w:type="dxa"/>
            <w:tcBorders>
              <w:top w:val="single" w:sz="18" w:space="0" w:color="FFFFFF"/>
              <w:left w:val="single" w:sz="18" w:space="0" w:color="FFFFFF"/>
              <w:bottom w:val="single" w:sz="18" w:space="0" w:color="FFFFFF"/>
              <w:right w:val="single" w:sz="18" w:space="0" w:color="FFFFFF"/>
            </w:tcBorders>
            <w:shd w:color="auto" w:fill="EDEEEB" w:val="clear"/>
          </w:tcPr>
          <w:p>
            <w:pPr>
              <w:pStyle w:val="NoSpacing"/>
              <w:numPr>
                <w:ilvl w:val="0"/>
                <w:numId w:val="3"/>
              </w:numPr>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0"/>
                <w:szCs w:val="18"/>
              </w:rPr>
            </w:pPr>
            <w:r>
              <w:rPr>
                <w:rFonts w:eastAsia="Calibri" w:cs="Calibri" w:cstheme="minorHAnsi" w:eastAsiaTheme="minorHAnsi"/>
                <w:sz w:val="20"/>
                <w:szCs w:val="18"/>
                <w:lang w:eastAsia="en-US"/>
              </w:rPr>
              <w:t>Quick implementation</w:t>
            </w:r>
          </w:p>
          <w:p>
            <w:pPr>
              <w:pStyle w:val="NoSpacing"/>
              <w:numPr>
                <w:ilvl w:val="0"/>
                <w:numId w:val="3"/>
              </w:numPr>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0"/>
                <w:szCs w:val="18"/>
              </w:rPr>
            </w:pPr>
            <w:r>
              <w:rPr>
                <w:rFonts w:eastAsia="Calibri" w:cs="Calibri" w:cstheme="minorHAnsi" w:eastAsiaTheme="minorHAnsi"/>
                <w:sz w:val="20"/>
                <w:szCs w:val="18"/>
                <w:lang w:eastAsia="en-US"/>
              </w:rPr>
              <w:t>Zero planned upgrades</w:t>
            </w:r>
          </w:p>
          <w:p>
            <w:pPr>
              <w:pStyle w:val="NoSpacing"/>
              <w:numPr>
                <w:ilvl w:val="0"/>
                <w:numId w:val="3"/>
              </w:numPr>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0"/>
                <w:szCs w:val="18"/>
              </w:rPr>
            </w:pPr>
            <w:r>
              <w:rPr>
                <w:rFonts w:eastAsia="Calibri" w:cs="Calibri" w:cstheme="minorHAnsi" w:eastAsiaTheme="minorHAnsi"/>
                <w:sz w:val="20"/>
                <w:szCs w:val="18"/>
                <w:lang w:eastAsia="en-US"/>
              </w:rPr>
              <w:t>Automatic patches and upgrades</w:t>
            </w:r>
          </w:p>
          <w:p>
            <w:pPr>
              <w:pStyle w:val="NoSpacing"/>
              <w:numPr>
                <w:ilvl w:val="0"/>
                <w:numId w:val="3"/>
              </w:numPr>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0"/>
                <w:szCs w:val="18"/>
              </w:rPr>
            </w:pPr>
            <w:r>
              <w:rPr>
                <w:rFonts w:eastAsia="Calibri" w:cs="Calibri" w:cstheme="minorHAnsi" w:eastAsiaTheme="minorHAnsi"/>
                <w:sz w:val="20"/>
                <w:szCs w:val="18"/>
                <w:lang w:eastAsia="en-US"/>
              </w:rPr>
              <w:t>Cloud service provider (CSP) responsible for availability and redundancy</w:t>
            </w:r>
          </w:p>
          <w:p>
            <w:pPr>
              <w:pStyle w:val="NoSpacing"/>
              <w:numPr>
                <w:ilvl w:val="0"/>
                <w:numId w:val="3"/>
              </w:numPr>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0"/>
                <w:szCs w:val="18"/>
              </w:rPr>
            </w:pPr>
            <w:r>
              <w:rPr>
                <w:rFonts w:eastAsia="Calibri" w:cs="Calibri" w:cstheme="minorHAnsi" w:eastAsiaTheme="minorHAnsi"/>
                <w:sz w:val="20"/>
                <w:szCs w:val="18"/>
                <w:lang w:eastAsia="en-US"/>
              </w:rPr>
              <w:t>CSP responsible for backup and retention</w:t>
            </w:r>
          </w:p>
          <w:p>
            <w:pPr>
              <w:pStyle w:val="NoSpacing"/>
              <w:numPr>
                <w:ilvl w:val="0"/>
                <w:numId w:val="3"/>
              </w:numPr>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0"/>
                <w:szCs w:val="18"/>
              </w:rPr>
            </w:pPr>
            <w:r>
              <w:rPr>
                <w:rFonts w:eastAsia="Calibri" w:cs="Calibri" w:cstheme="minorHAnsi" w:eastAsiaTheme="minorHAnsi"/>
                <w:sz w:val="20"/>
                <w:szCs w:val="18"/>
                <w:lang w:eastAsia="en-US"/>
              </w:rPr>
              <w:t>CSP responsible for overall security</w:t>
            </w:r>
          </w:p>
        </w:tc>
        <w:tc>
          <w:tcPr>
            <w:tcW w:w="3404" w:type="dxa"/>
            <w:cnfStyle w:val="000010000000" w:firstRow="0" w:lastRow="0" w:firstColumn="0" w:lastColumn="0" w:oddVBand="1" w:evenVBand="0" w:oddHBand="0" w:evenHBand="0" w:firstRowFirstColumn="0" w:firstRowLastColumn="0" w:lastRowFirstColumn="0" w:lastRowLastColumn="0"/>
            <w:tcBorders>
              <w:top w:val="single" w:sz="8" w:space="0" w:color="356195"/>
              <w:left w:val="single" w:sz="18" w:space="0" w:color="FFFFFF"/>
              <w:bottom w:val="single" w:sz="8" w:space="0" w:color="356195"/>
              <w:right w:val="single" w:sz="8" w:space="0" w:color="FFFFFF"/>
            </w:tcBorders>
            <w:shd w:color="auto" w:fill="EDEEEB" w:val="clear"/>
          </w:tcPr>
          <w:p>
            <w:pPr>
              <w:pStyle w:val="NoSpacing"/>
              <w:numPr>
                <w:ilvl w:val="0"/>
                <w:numId w:val="2"/>
              </w:numPr>
              <w:rPr>
                <w:rFonts w:ascii="Calibri" w:hAnsi="Calibri" w:cs="Calibri" w:asciiTheme="minorHAnsi" w:cstheme="minorHAnsi" w:hAnsiTheme="minorHAnsi"/>
                <w:sz w:val="20"/>
                <w:szCs w:val="18"/>
              </w:rPr>
            </w:pPr>
            <w:r>
              <w:rPr>
                <w:rFonts w:eastAsia="Calibri" w:cs="Calibri" w:cstheme="minorHAnsi" w:eastAsiaTheme="minorHAnsi"/>
                <w:sz w:val="20"/>
                <w:szCs w:val="18"/>
                <w:lang w:eastAsia="en-US"/>
              </w:rPr>
              <w:t>Loss of control</w:t>
            </w:r>
          </w:p>
          <w:p>
            <w:pPr>
              <w:pStyle w:val="NoSpacing"/>
              <w:numPr>
                <w:ilvl w:val="0"/>
                <w:numId w:val="2"/>
              </w:numPr>
              <w:rPr>
                <w:rFonts w:ascii="Calibri" w:hAnsi="Calibri" w:cs="Calibri" w:asciiTheme="minorHAnsi" w:cstheme="minorHAnsi" w:hAnsiTheme="minorHAnsi"/>
                <w:sz w:val="20"/>
                <w:szCs w:val="18"/>
              </w:rPr>
            </w:pPr>
            <w:r>
              <w:rPr>
                <w:rFonts w:eastAsia="Calibri" w:cs="Calibri" w:cstheme="minorHAnsi" w:eastAsiaTheme="minorHAnsi"/>
                <w:sz w:val="20"/>
                <w:szCs w:val="18"/>
                <w:lang w:eastAsia="en-US"/>
              </w:rPr>
              <w:t>Vendor lock-in</w:t>
            </w:r>
          </w:p>
          <w:p>
            <w:pPr>
              <w:pStyle w:val="NoSpacing"/>
              <w:numPr>
                <w:ilvl w:val="0"/>
                <w:numId w:val="2"/>
              </w:numPr>
              <w:rPr>
                <w:rFonts w:ascii="Calibri" w:hAnsi="Calibri" w:cs="Calibri" w:asciiTheme="minorHAnsi" w:cstheme="minorHAnsi" w:hAnsiTheme="minorHAnsi"/>
                <w:sz w:val="20"/>
                <w:szCs w:val="18"/>
              </w:rPr>
            </w:pPr>
            <w:r>
              <w:rPr>
                <w:rFonts w:eastAsia="Calibri" w:cs="Calibri" w:cstheme="minorHAnsi" w:eastAsiaTheme="minorHAnsi"/>
                <w:sz w:val="20"/>
                <w:szCs w:val="18"/>
                <w:lang w:eastAsia="en-US"/>
              </w:rPr>
              <w:t>No control over patching/upgrades</w:t>
            </w:r>
          </w:p>
          <w:p>
            <w:pPr>
              <w:pStyle w:val="NoSpacing"/>
              <w:numPr>
                <w:ilvl w:val="0"/>
                <w:numId w:val="2"/>
              </w:numPr>
              <w:rPr>
                <w:rFonts w:ascii="Calibri" w:hAnsi="Calibri" w:cs="Calibri" w:asciiTheme="minorHAnsi" w:cstheme="minorHAnsi" w:hAnsiTheme="minorHAnsi"/>
                <w:sz w:val="20"/>
                <w:szCs w:val="18"/>
              </w:rPr>
            </w:pPr>
            <w:r>
              <w:rPr>
                <w:rFonts w:eastAsia="Calibri" w:cs="Calibri" w:cstheme="minorHAnsi" w:eastAsiaTheme="minorHAnsi"/>
                <w:sz w:val="20"/>
                <w:szCs w:val="18"/>
                <w:lang w:eastAsia="en-US"/>
              </w:rPr>
              <w:t>Can be difficult to integrate with internal systems</w:t>
            </w:r>
          </w:p>
          <w:p>
            <w:pPr>
              <w:pStyle w:val="NoSpacing"/>
              <w:rPr>
                <w:rFonts w:ascii="Calibri" w:hAnsi="Calibri" w:cs="Calibri" w:asciiTheme="minorHAnsi" w:cstheme="minorHAnsi" w:hAnsiTheme="minorHAnsi"/>
                <w:sz w:val="20"/>
                <w:szCs w:val="18"/>
              </w:rPr>
            </w:pPr>
            <w:r>
              <w:rPr>
                <w:rFonts w:cs="Calibri" w:cstheme="minorHAnsi"/>
                <w:sz w:val="20"/>
                <w:szCs w:val="18"/>
              </w:rPr>
            </w:r>
          </w:p>
        </w:tc>
      </w:tr>
      <w:tr>
        <w:trPr>
          <w:trHeight w:val="516" w:hRule="atLeast"/>
          <w:cnfStyle w:val="000000100000" w:firstRow="0" w:lastRow="0" w:firstColumn="0" w:lastColumn="0" w:oddVBand="0" w:evenVBand="0" w:oddHBand="1" w:evenHBand="0" w:firstRowFirstColumn="0" w:firstRowLastColumn="0" w:lastRowFirstColumn="0" w:lastRowLastColumn="0"/>
        </w:trPr>
        <w:tc>
          <w:tcPr>
            <w:tcW w:w="1417" w:type="dxa"/>
            <w:cnfStyle w:val="000010000000" w:firstRow="0" w:lastRow="0" w:firstColumn="0" w:lastColumn="0" w:oddVBand="1" w:evenVBand="0" w:oddHBand="0" w:evenHBand="0" w:firstRowFirstColumn="0" w:firstRowLastColumn="0" w:lastRowFirstColumn="0" w:lastRowLastColumn="0"/>
            <w:tcBorders>
              <w:top w:val="single" w:sz="18" w:space="0" w:color="FFFFFF"/>
              <w:left w:val="single" w:sz="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b/>
                <w:b/>
                <w:sz w:val="20"/>
                <w:szCs w:val="18"/>
              </w:rPr>
            </w:pPr>
            <w:r>
              <w:rPr>
                <w:rFonts w:cs="Calibri" w:cstheme="minorHAnsi"/>
                <w:b/>
                <w:sz w:val="20"/>
                <w:szCs w:val="18"/>
              </w:rPr>
              <w:t>PaaS</w:t>
            </w:r>
          </w:p>
        </w:tc>
        <w:tc>
          <w:tcPr>
            <w:tcW w:w="4251" w:type="dxa"/>
            <w:tcBorders>
              <w:top w:val="single" w:sz="18" w:space="0" w:color="FFFFFF"/>
              <w:left w:val="single" w:sz="8" w:space="0" w:color="356195"/>
              <w:bottom w:val="single" w:sz="18" w:space="0" w:color="FFFFFF"/>
              <w:right w:val="single" w:sz="8" w:space="0" w:color="356195"/>
            </w:tcBorders>
            <w:shd w:color="auto" w:fill="EDEEEB" w:val="clear"/>
          </w:tcPr>
          <w:p>
            <w:pPr>
              <w:pStyle w:val="NoSpacing"/>
              <w:numPr>
                <w:ilvl w:val="0"/>
                <w:numId w:val="2"/>
              </w:numPr>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0"/>
                <w:szCs w:val="18"/>
              </w:rPr>
            </w:pPr>
            <w:r>
              <w:rPr>
                <w:rFonts w:eastAsia="Calibri" w:cs="Calibri" w:cstheme="minorHAnsi" w:eastAsiaTheme="minorHAnsi"/>
                <w:sz w:val="20"/>
                <w:szCs w:val="18"/>
                <w:lang w:eastAsia="en-US"/>
              </w:rPr>
              <w:t>Server-less Architecture</w:t>
            </w:r>
          </w:p>
          <w:p>
            <w:pPr>
              <w:pStyle w:val="NoSpacing"/>
              <w:numPr>
                <w:ilvl w:val="0"/>
                <w:numId w:val="2"/>
              </w:numPr>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0"/>
                <w:szCs w:val="18"/>
              </w:rPr>
            </w:pPr>
            <w:r>
              <w:rPr>
                <w:rFonts w:eastAsia="Calibri" w:cs="Calibri" w:cstheme="minorHAnsi" w:eastAsiaTheme="minorHAnsi"/>
                <w:sz w:val="20"/>
                <w:szCs w:val="18"/>
                <w:lang w:eastAsia="en-US"/>
              </w:rPr>
              <w:t>CSP responsible for security of the platform</w:t>
            </w:r>
          </w:p>
        </w:tc>
        <w:tc>
          <w:tcPr>
            <w:tcW w:w="3404" w:type="dxa"/>
            <w:cnfStyle w:val="000010000000" w:firstRow="0" w:lastRow="0" w:firstColumn="0" w:lastColumn="0" w:oddVBand="1" w:evenVBand="0" w:oddHBand="0" w:evenHBand="0" w:firstRowFirstColumn="0" w:firstRowLastColumn="0" w:lastRowFirstColumn="0" w:lastRowLastColumn="0"/>
            <w:tcBorders>
              <w:top w:val="single" w:sz="18" w:space="0" w:color="FFFFFF"/>
              <w:left w:val="single" w:sz="18" w:space="0" w:color="FFFFFF"/>
              <w:bottom w:val="single" w:sz="18" w:space="0" w:color="FFFFFF"/>
              <w:right w:val="single" w:sz="8" w:space="0" w:color="FFFFFF"/>
            </w:tcBorders>
            <w:shd w:color="auto" w:fill="EDEEEB" w:val="clear"/>
          </w:tcPr>
          <w:p>
            <w:pPr>
              <w:pStyle w:val="NoSpacing"/>
              <w:numPr>
                <w:ilvl w:val="0"/>
                <w:numId w:val="2"/>
              </w:numPr>
              <w:rPr>
                <w:rFonts w:ascii="Calibri" w:hAnsi="Calibri" w:cs="Calibri" w:asciiTheme="minorHAnsi" w:cstheme="minorHAnsi" w:hAnsiTheme="minorHAnsi"/>
                <w:sz w:val="20"/>
                <w:szCs w:val="18"/>
              </w:rPr>
            </w:pPr>
            <w:r>
              <w:rPr>
                <w:rFonts w:eastAsia="Calibri" w:cs="Calibri" w:cstheme="minorHAnsi" w:eastAsiaTheme="minorHAnsi"/>
                <w:sz w:val="20"/>
                <w:szCs w:val="18"/>
                <w:lang w:eastAsia="en-US"/>
              </w:rPr>
              <w:t>Vendor lock-in</w:t>
            </w:r>
          </w:p>
          <w:p>
            <w:pPr>
              <w:pStyle w:val="NoSpacing"/>
              <w:numPr>
                <w:ilvl w:val="0"/>
                <w:numId w:val="2"/>
              </w:numPr>
              <w:rPr>
                <w:rFonts w:ascii="Calibri" w:hAnsi="Calibri" w:cs="Calibri" w:asciiTheme="minorHAnsi" w:cstheme="minorHAnsi" w:hAnsiTheme="minorHAnsi"/>
                <w:sz w:val="20"/>
                <w:szCs w:val="18"/>
              </w:rPr>
            </w:pPr>
            <w:r>
              <w:rPr>
                <w:rFonts w:eastAsia="Calibri" w:cs="Calibri" w:cstheme="minorHAnsi" w:eastAsiaTheme="minorHAnsi"/>
                <w:sz w:val="20"/>
                <w:szCs w:val="18"/>
                <w:lang w:eastAsia="en-US"/>
              </w:rPr>
              <w:t>No control over patching/upgrades</w:t>
            </w:r>
          </w:p>
        </w:tc>
      </w:tr>
      <w:tr>
        <w:trPr>
          <w:trHeight w:val="1233" w:hRule="atLeast"/>
        </w:trPr>
        <w:tc>
          <w:tcPr>
            <w:tcW w:w="1417" w:type="dxa"/>
            <w:cnfStyle w:val="000010000000" w:firstRow="0" w:lastRow="0" w:firstColumn="0" w:lastColumn="0" w:oddVBand="1" w:evenVBand="0" w:oddHBand="0" w:evenHBand="0" w:firstRowFirstColumn="0" w:firstRowLastColumn="0" w:lastRowFirstColumn="0" w:lastRowLastColumn="0"/>
            <w:tcBorders>
              <w:top w:val="single" w:sz="8" w:space="0" w:color="356195"/>
              <w:left w:val="single" w:sz="8" w:space="0" w:color="FFFFFF"/>
              <w:bottom w:val="single" w:sz="8" w:space="0" w:color="FFFFFF"/>
              <w:right w:val="single" w:sz="18" w:space="0" w:color="FFFFFF"/>
            </w:tcBorders>
            <w:shd w:color="auto" w:fill="EDEEEB" w:val="clear"/>
          </w:tcPr>
          <w:p>
            <w:pPr>
              <w:pStyle w:val="NoSpacing"/>
              <w:rPr>
                <w:rFonts w:ascii="Calibri" w:hAnsi="Calibri" w:cs="Calibri" w:asciiTheme="minorHAnsi" w:cstheme="minorHAnsi" w:hAnsiTheme="minorHAnsi"/>
                <w:b/>
                <w:b/>
                <w:sz w:val="20"/>
                <w:szCs w:val="18"/>
              </w:rPr>
            </w:pPr>
            <w:r>
              <w:rPr>
                <w:rFonts w:cs="Calibri" w:cstheme="minorHAnsi"/>
                <w:b/>
                <w:sz w:val="20"/>
                <w:szCs w:val="18"/>
              </w:rPr>
              <w:t>IaaS</w:t>
            </w:r>
          </w:p>
        </w:tc>
        <w:tc>
          <w:tcPr>
            <w:tcW w:w="4251" w:type="dxa"/>
            <w:tcBorders>
              <w:top w:val="single" w:sz="18" w:space="0" w:color="FFFFFF"/>
              <w:left w:val="single" w:sz="18" w:space="0" w:color="FFFFFF"/>
              <w:bottom w:val="single" w:sz="8" w:space="0" w:color="FFFFFF"/>
              <w:right w:val="single" w:sz="18" w:space="0" w:color="FFFFFF"/>
            </w:tcBorders>
            <w:shd w:color="auto" w:fill="EDEEEB" w:val="clear"/>
          </w:tcPr>
          <w:p>
            <w:pPr>
              <w:pStyle w:val="NoSpacing"/>
              <w:numPr>
                <w:ilvl w:val="0"/>
                <w:numId w:val="2"/>
              </w:numPr>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0"/>
                <w:szCs w:val="18"/>
              </w:rPr>
            </w:pPr>
            <w:r>
              <w:rPr>
                <w:rFonts w:eastAsia="Calibri" w:cs="Calibri" w:cstheme="minorHAnsi" w:eastAsiaTheme="minorHAnsi"/>
                <w:sz w:val="20"/>
                <w:szCs w:val="18"/>
                <w:lang w:eastAsia="en-US"/>
              </w:rPr>
              <w:t>Flexibility for HA solutions</w:t>
            </w:r>
          </w:p>
          <w:p>
            <w:pPr>
              <w:pStyle w:val="NoSpacing"/>
              <w:numPr>
                <w:ilvl w:val="0"/>
                <w:numId w:val="2"/>
              </w:numPr>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0"/>
                <w:szCs w:val="18"/>
              </w:rPr>
            </w:pPr>
            <w:r>
              <w:rPr>
                <w:rFonts w:eastAsia="Calibri" w:cs="Calibri" w:cstheme="minorHAnsi" w:eastAsiaTheme="minorHAnsi"/>
                <w:sz w:val="20"/>
                <w:szCs w:val="18"/>
                <w:lang w:eastAsia="en-US"/>
              </w:rPr>
              <w:t>Flexibility to reuse existing systems, processes and standards</w:t>
            </w:r>
          </w:p>
          <w:p>
            <w:pPr>
              <w:pStyle w:val="NoSpacing"/>
              <w:numPr>
                <w:ilvl w:val="0"/>
                <w:numId w:val="2"/>
              </w:numPr>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0"/>
                <w:szCs w:val="18"/>
              </w:rPr>
            </w:pPr>
            <w:r>
              <w:rPr>
                <w:rFonts w:eastAsia="Calibri" w:cs="Calibri" w:cstheme="minorHAnsi" w:eastAsiaTheme="minorHAnsi"/>
                <w:sz w:val="20"/>
                <w:szCs w:val="18"/>
                <w:lang w:eastAsia="en-US"/>
              </w:rPr>
              <w:t>Custom Architecture</w:t>
            </w:r>
          </w:p>
          <w:p>
            <w:pPr>
              <w:pStyle w:val="NoSpacing"/>
              <w:numPr>
                <w:ilvl w:val="0"/>
                <w:numId w:val="2"/>
              </w:numPr>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0"/>
                <w:szCs w:val="18"/>
              </w:rPr>
            </w:pPr>
            <w:r>
              <w:rPr>
                <w:rFonts w:eastAsia="Calibri" w:cs="Calibri" w:cstheme="minorHAnsi" w:eastAsiaTheme="minorHAnsi"/>
                <w:sz w:val="20"/>
                <w:szCs w:val="18"/>
                <w:lang w:eastAsia="en-US"/>
              </w:rPr>
              <w:t>No-vendor lock-in</w:t>
            </w:r>
          </w:p>
        </w:tc>
        <w:tc>
          <w:tcPr>
            <w:tcW w:w="3404" w:type="dxa"/>
            <w:cnfStyle w:val="000010000000" w:firstRow="0" w:lastRow="0" w:firstColumn="0" w:lastColumn="0" w:oddVBand="1" w:evenVBand="0" w:oddHBand="0" w:evenHBand="0" w:firstRowFirstColumn="0" w:firstRowLastColumn="0" w:lastRowFirstColumn="0" w:lastRowLastColumn="0"/>
            <w:tcBorders>
              <w:top w:val="single" w:sz="8" w:space="0" w:color="356195"/>
              <w:left w:val="single" w:sz="18" w:space="0" w:color="FFFFFF"/>
              <w:bottom w:val="single" w:sz="8" w:space="0" w:color="FFFFFF"/>
              <w:right w:val="single" w:sz="8" w:space="0" w:color="FFFFFF"/>
            </w:tcBorders>
            <w:shd w:color="auto" w:fill="EDEEEB" w:val="clear"/>
          </w:tcPr>
          <w:p>
            <w:pPr>
              <w:pStyle w:val="NoSpacing"/>
              <w:numPr>
                <w:ilvl w:val="0"/>
                <w:numId w:val="2"/>
              </w:numPr>
              <w:rPr>
                <w:rFonts w:ascii="Calibri" w:hAnsi="Calibri" w:cs="Calibri" w:asciiTheme="minorHAnsi" w:cstheme="minorHAnsi" w:hAnsiTheme="minorHAnsi"/>
                <w:sz w:val="20"/>
                <w:szCs w:val="18"/>
              </w:rPr>
            </w:pPr>
            <w:r>
              <w:rPr>
                <w:rFonts w:eastAsia="Calibri" w:cs="Calibri" w:cstheme="minorHAnsi" w:eastAsiaTheme="minorHAnsi"/>
                <w:sz w:val="20"/>
                <w:szCs w:val="18"/>
                <w:lang w:eastAsia="en-US"/>
              </w:rPr>
              <w:t>Cloud consumer Maintenance for entire stack</w:t>
            </w:r>
          </w:p>
        </w:tc>
      </w:tr>
    </w:tbl>
    <w:p>
      <w:pPr>
        <w:pStyle w:val="Normal"/>
        <w:spacing w:lineRule="auto" w:line="240" w:before="0" w:after="0"/>
        <w:rPr>
          <w:rFonts w:ascii="Verdana" w:hAnsi="Verdana" w:cs="Verdana"/>
          <w:color w:val="FF0000"/>
          <w:sz w:val="19"/>
          <w:szCs w:val="19"/>
        </w:rPr>
      </w:pPr>
      <w:r>
        <w:rPr>
          <w:rFonts w:cs="Verdana" w:ascii="Verdana" w:hAnsi="Verdana"/>
          <w:color w:val="FF0000"/>
          <w:sz w:val="19"/>
          <w:szCs w:val="19"/>
        </w:rPr>
      </w:r>
    </w:p>
    <w:p>
      <w:pPr>
        <w:pStyle w:val="Normal"/>
        <w:spacing w:lineRule="auto" w:line="240" w:before="0" w:after="0"/>
        <w:ind w:left="1440" w:hanging="0"/>
        <w:rPr>
          <w:rFonts w:ascii="Verdana,Bold" w:hAnsi="Verdana,Bold" w:cs="Verdana,Bold"/>
          <w:bCs/>
          <w:color w:val="FF0000"/>
        </w:rPr>
      </w:pPr>
      <w:r>
        <w:rPr>
          <w:rFonts w:cs="Verdana,Bold" w:ascii="Verdana,Bold" w:hAnsi="Verdana,Bold"/>
          <w:bCs/>
          <w:color w:val="FF0000"/>
        </w:rPr>
        <w:t xml:space="preserve"> </w:t>
      </w:r>
    </w:p>
    <w:p>
      <w:pPr>
        <w:pStyle w:val="Heading2"/>
        <w:numPr>
          <w:ilvl w:val="0"/>
          <w:numId w:val="0"/>
        </w:numPr>
        <w:ind w:left="432" w:hanging="0"/>
        <w:rPr/>
      </w:pPr>
      <w:bookmarkStart w:id="107" w:name="_Toc6295640"/>
      <w:bookmarkStart w:id="108" w:name="_Toc20397842"/>
      <w:bookmarkStart w:id="109" w:name="_Toc21698941"/>
      <w:r>
        <w:rPr/>
        <w:t>Cloud Deployment Models</w:t>
      </w:r>
      <w:bookmarkEnd w:id="107"/>
      <w:bookmarkEnd w:id="108"/>
      <w:bookmarkEnd w:id="109"/>
    </w:p>
    <w:tbl>
      <w:tblPr>
        <w:tblStyle w:val="LightList-Accent5"/>
        <w:tblW w:w="9042" w:type="dxa"/>
        <w:jc w:val="left"/>
        <w:tblInd w:w="416" w:type="dxa"/>
        <w:tblCellMar>
          <w:top w:w="0" w:type="dxa"/>
          <w:left w:w="108" w:type="dxa"/>
          <w:bottom w:w="0" w:type="dxa"/>
          <w:right w:w="108" w:type="dxa"/>
        </w:tblCellMar>
        <w:tblLook w:val="0000" w:noHBand="0" w:noVBand="0" w:firstColumn="0" w:lastRow="0" w:lastColumn="0" w:firstRow="0"/>
      </w:tblPr>
      <w:tblGrid>
        <w:gridCol w:w="1961"/>
        <w:gridCol w:w="7080"/>
      </w:tblGrid>
      <w:tr>
        <w:trPr>
          <w:trHeight w:val="370" w:hRule="atLeast"/>
          <w:cnfStyle w:val="000000100000" w:firstRow="0" w:lastRow="0" w:firstColumn="0" w:lastColumn="0" w:oddVBand="0" w:evenVBand="0" w:oddHBand="1" w:evenHBand="0" w:firstRowFirstColumn="0" w:firstRowLastColumn="0" w:lastRowFirstColumn="0" w:lastRowLastColumn="0"/>
        </w:trPr>
        <w:tc>
          <w:tcPr>
            <w:tcW w:w="1961" w:type="dxa"/>
            <w:cnfStyle w:val="000010000000" w:firstRow="0" w:lastRow="0" w:firstColumn="0" w:lastColumn="0" w:oddVBand="1" w:evenVBand="0" w:oddHBand="0" w:evenHBand="0" w:firstRowFirstColumn="0" w:firstRowLastColumn="0" w:lastRowFirstColumn="0" w:lastRowLastColumn="0"/>
            <w:tcBorders>
              <w:top w:val="single" w:sz="8" w:space="0" w:color="FFFFFF"/>
              <w:left w:val="single" w:sz="8" w:space="0" w:color="FFFFFF"/>
              <w:bottom w:val="single" w:sz="18" w:space="0" w:color="FFFFFF"/>
              <w:right w:val="single" w:sz="18" w:space="0" w:color="FFFFFF"/>
            </w:tcBorders>
            <w:shd w:color="auto" w:fill="808474" w:val="clear"/>
          </w:tcPr>
          <w:p>
            <w:pPr>
              <w:pStyle w:val="NoSpacing"/>
              <w:rPr>
                <w:rFonts w:ascii="Arial" w:hAnsi="Arial" w:cs="Arial"/>
                <w:b/>
                <w:b/>
                <w:color w:val="FFFFFF" w:themeColor="background1"/>
                <w:sz w:val="18"/>
                <w:szCs w:val="18"/>
              </w:rPr>
            </w:pPr>
            <w:r>
              <w:rPr>
                <w:rFonts w:cs="Arial" w:ascii="Arial" w:hAnsi="Arial"/>
                <w:b/>
                <w:color w:val="FFFFFF" w:themeColor="background1"/>
                <w:sz w:val="18"/>
                <w:szCs w:val="18"/>
              </w:rPr>
              <w:t xml:space="preserve">Deployment Model </w:t>
            </w:r>
          </w:p>
        </w:tc>
        <w:tc>
          <w:tcPr>
            <w:tcW w:w="7080" w:type="dxa"/>
            <w:tcBorders>
              <w:top w:val="single" w:sz="8" w:space="0" w:color="FFFFFF"/>
              <w:left w:val="single" w:sz="8" w:space="0" w:color="356195"/>
              <w:bottom w:val="single" w:sz="18" w:space="0" w:color="FFFFFF"/>
              <w:right w:val="single" w:sz="8" w:space="0" w:color="FFFFFF"/>
            </w:tcBorders>
            <w:shd w:color="auto" w:fill="808474" w:val="clear"/>
          </w:tcPr>
          <w:p>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b/>
                <w:b/>
                <w:color w:val="FFFFFF" w:themeColor="background1"/>
                <w:sz w:val="18"/>
                <w:szCs w:val="18"/>
              </w:rPr>
            </w:pPr>
            <w:r>
              <w:rPr>
                <w:rFonts w:cs="Arial" w:ascii="Arial" w:hAnsi="Arial"/>
                <w:b/>
                <w:color w:val="FFFFFF" w:themeColor="background1"/>
                <w:sz w:val="18"/>
                <w:szCs w:val="18"/>
              </w:rPr>
              <w:t xml:space="preserve">Definition </w:t>
            </w:r>
          </w:p>
        </w:tc>
      </w:tr>
      <w:tr>
        <w:trPr>
          <w:trHeight w:val="366" w:hRule="atLeast"/>
        </w:trPr>
        <w:tc>
          <w:tcPr>
            <w:tcW w:w="1961" w:type="dxa"/>
            <w:cnfStyle w:val="000010000000" w:firstRow="0" w:lastRow="0" w:firstColumn="0" w:lastColumn="0" w:oddVBand="1" w:evenVBand="0" w:oddHBand="0" w:evenHBand="0" w:firstRowFirstColumn="0" w:firstRowLastColumn="0" w:lastRowFirstColumn="0" w:lastRowLastColumn="0"/>
            <w:tcBorders>
              <w:top w:val="single" w:sz="8" w:space="0" w:color="356195"/>
              <w:left w:val="single" w:sz="8" w:space="0" w:color="FFFFFF"/>
              <w:bottom w:val="single" w:sz="8" w:space="0" w:color="356195"/>
              <w:right w:val="single" w:sz="18" w:space="0" w:color="FFFFFF"/>
            </w:tcBorders>
            <w:shd w:color="auto" w:fill="EDEEEB" w:val="clear"/>
          </w:tcPr>
          <w:p>
            <w:pPr>
              <w:pStyle w:val="NoSpacing"/>
              <w:rPr>
                <w:rFonts w:ascii="Calibri" w:hAnsi="Calibri" w:cs="Calibri" w:asciiTheme="minorHAnsi" w:cstheme="minorHAnsi" w:hAnsiTheme="minorHAnsi"/>
                <w:sz w:val="20"/>
                <w:szCs w:val="17"/>
              </w:rPr>
            </w:pPr>
            <w:r>
              <w:rPr>
                <w:rFonts w:cs="Calibri" w:cstheme="minorHAnsi"/>
                <w:b/>
                <w:sz w:val="20"/>
                <w:szCs w:val="17"/>
              </w:rPr>
              <w:t xml:space="preserve">Public Cloud </w:t>
            </w:r>
          </w:p>
        </w:tc>
        <w:tc>
          <w:tcPr>
            <w:tcW w:w="7080" w:type="dxa"/>
            <w:tcBorders>
              <w:top w:val="single" w:sz="18" w:space="0" w:color="FFFFFF"/>
              <w:left w:val="single" w:sz="18" w:space="0" w:color="FFFFFF"/>
              <w:bottom w:val="single" w:sz="18" w:space="0" w:color="FFFFFF"/>
              <w:right w:val="single" w:sz="8" w:space="0" w:color="FFFFFF"/>
            </w:tcBorders>
            <w:shd w:color="auto" w:fill="EDEEEB" w:val="clear"/>
          </w:tcPr>
          <w:p>
            <w:pPr>
              <w:pStyle w:val="NoSpacing"/>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0"/>
                <w:szCs w:val="17"/>
              </w:rPr>
            </w:pPr>
            <w:r>
              <w:rPr>
                <w:rFonts w:cs="Calibri" w:cstheme="minorHAnsi"/>
                <w:sz w:val="20"/>
                <w:szCs w:val="17"/>
              </w:rPr>
              <w:t>The cloud infrastructure is provisioned for open use by the public. It may be owned, managed, and operated by a business, academic, or government organization, or some combination of them. It exists on the premises of the cloud provider.</w:t>
            </w:r>
          </w:p>
        </w:tc>
      </w:tr>
      <w:tr>
        <w:trPr>
          <w:trHeight w:val="366" w:hRule="atLeast"/>
          <w:cnfStyle w:val="000000100000" w:firstRow="0" w:lastRow="0" w:firstColumn="0" w:lastColumn="0" w:oddVBand="0" w:evenVBand="0" w:oddHBand="1" w:evenHBand="0" w:firstRowFirstColumn="0" w:firstRowLastColumn="0" w:lastRowFirstColumn="0" w:lastRowLastColumn="0"/>
        </w:trPr>
        <w:tc>
          <w:tcPr>
            <w:tcW w:w="1961" w:type="dxa"/>
            <w:cnfStyle w:val="000010000000" w:firstRow="0" w:lastRow="0" w:firstColumn="0" w:lastColumn="0" w:oddVBand="1" w:evenVBand="0" w:oddHBand="0" w:evenHBand="0" w:firstRowFirstColumn="0" w:firstRowLastColumn="0" w:lastRowFirstColumn="0" w:lastRowLastColumn="0"/>
            <w:tcBorders>
              <w:top w:val="single" w:sz="18" w:space="0" w:color="FFFFFF"/>
              <w:left w:val="single" w:sz="8" w:space="0" w:color="FFFFFF"/>
              <w:bottom w:val="single" w:sz="18" w:space="0" w:color="FFFFFF"/>
              <w:right w:val="single" w:sz="18" w:space="0" w:color="FFFFFF"/>
            </w:tcBorders>
            <w:shd w:color="auto" w:fill="EDEEEB" w:val="clear"/>
          </w:tcPr>
          <w:p>
            <w:pPr>
              <w:pStyle w:val="NoSpacing"/>
              <w:rPr>
                <w:rFonts w:ascii="Calibri" w:hAnsi="Calibri" w:cs="Calibri" w:asciiTheme="minorHAnsi" w:cstheme="minorHAnsi" w:hAnsiTheme="minorHAnsi"/>
                <w:sz w:val="20"/>
                <w:szCs w:val="17"/>
              </w:rPr>
            </w:pPr>
            <w:r>
              <w:rPr>
                <w:rFonts w:cs="Calibri" w:cstheme="minorHAnsi"/>
                <w:b/>
                <w:sz w:val="20"/>
                <w:szCs w:val="17"/>
              </w:rPr>
              <w:t xml:space="preserve">Private Cloud </w:t>
            </w:r>
          </w:p>
        </w:tc>
        <w:tc>
          <w:tcPr>
            <w:tcW w:w="7080" w:type="dxa"/>
            <w:tcBorders>
              <w:top w:val="single" w:sz="18" w:space="0" w:color="FFFFFF"/>
              <w:left w:val="single" w:sz="8" w:space="0" w:color="356195"/>
              <w:bottom w:val="single" w:sz="18" w:space="0" w:color="FFFFFF"/>
              <w:right w:val="single" w:sz="8" w:space="0" w:color="FFFFFF"/>
            </w:tcBorders>
            <w:shd w:color="auto" w:fill="EDEEEB" w:val="clear"/>
          </w:tcPr>
          <w:p>
            <w:pPr>
              <w:pStyle w:val="NoSpacing"/>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0"/>
                <w:szCs w:val="17"/>
              </w:rPr>
            </w:pPr>
            <w:r>
              <w:rPr>
                <w:rFonts w:cs="Calibri" w:cstheme="minorHAnsi"/>
                <w:sz w:val="20"/>
                <w:szCs w:val="17"/>
              </w:rPr>
              <w:t>The cloud infrastructure is provisioned for exclusive use by a single organization comprising multiple consumers (e.g., business units). It may be owned, managed, and operated by the organization, a third party, or some combination of them, and it may exist on or off premises.</w:t>
            </w:r>
          </w:p>
        </w:tc>
      </w:tr>
      <w:tr>
        <w:trPr>
          <w:trHeight w:val="366" w:hRule="atLeast"/>
        </w:trPr>
        <w:tc>
          <w:tcPr>
            <w:tcW w:w="1961" w:type="dxa"/>
            <w:cnfStyle w:val="000010000000" w:firstRow="0" w:lastRow="0" w:firstColumn="0" w:lastColumn="0" w:oddVBand="1" w:evenVBand="0" w:oddHBand="0" w:evenHBand="0" w:firstRowFirstColumn="0" w:firstRowLastColumn="0" w:lastRowFirstColumn="0" w:lastRowLastColumn="0"/>
            <w:tcBorders>
              <w:top w:val="single" w:sz="8" w:space="0" w:color="356195"/>
              <w:left w:val="single" w:sz="8" w:space="0" w:color="FFFFFF"/>
              <w:bottom w:val="single" w:sz="8" w:space="0" w:color="356195"/>
              <w:right w:val="single" w:sz="18" w:space="0" w:color="FFFFFF"/>
            </w:tcBorders>
            <w:shd w:color="auto" w:fill="EDEEEB" w:val="clear"/>
          </w:tcPr>
          <w:p>
            <w:pPr>
              <w:pStyle w:val="NoSpacing"/>
              <w:rPr>
                <w:rFonts w:ascii="Calibri" w:hAnsi="Calibri" w:cs="Calibri" w:asciiTheme="minorHAnsi" w:cstheme="minorHAnsi" w:hAnsiTheme="minorHAnsi"/>
                <w:b/>
                <w:b/>
                <w:sz w:val="20"/>
                <w:szCs w:val="17"/>
              </w:rPr>
            </w:pPr>
            <w:r>
              <w:rPr>
                <w:rFonts w:cs="Calibri" w:cstheme="minorHAnsi"/>
                <w:b/>
                <w:sz w:val="20"/>
                <w:szCs w:val="17"/>
              </w:rPr>
              <w:t xml:space="preserve">Hybrid Cloud </w:t>
            </w:r>
          </w:p>
        </w:tc>
        <w:tc>
          <w:tcPr>
            <w:tcW w:w="7080" w:type="dxa"/>
            <w:tcBorders>
              <w:top w:val="single" w:sz="18" w:space="0" w:color="FFFFFF"/>
              <w:left w:val="single" w:sz="18" w:space="0" w:color="FFFFFF"/>
              <w:bottom w:val="single" w:sz="18" w:space="0" w:color="FFFFFF"/>
              <w:right w:val="single" w:sz="8" w:space="0" w:color="FFFFFF"/>
            </w:tcBorders>
            <w:shd w:color="auto" w:fill="EDEEEB" w:val="clear"/>
          </w:tcPr>
          <w:p>
            <w:pPr>
              <w:pStyle w:val="NoSpacing"/>
              <w:jc w:val="both"/>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0"/>
                <w:szCs w:val="17"/>
              </w:rPr>
            </w:pPr>
            <w:r>
              <w:rPr>
                <w:rFonts w:cs="Calibri" w:cstheme="minorHAnsi"/>
                <w:sz w:val="20"/>
                <w:szCs w:val="17"/>
              </w:rPr>
              <w:t xml:space="preserve">The cloud infrastructure is a composition of two or more clouds (private, community, or public) that remain unique entities but are bound together by standardized or proprietary technology that enables data and application portability. </w:t>
            </w:r>
          </w:p>
        </w:tc>
      </w:tr>
      <w:tr>
        <w:trPr>
          <w:trHeight w:val="366" w:hRule="atLeast"/>
          <w:cnfStyle w:val="000000100000" w:firstRow="0" w:lastRow="0" w:firstColumn="0" w:lastColumn="0" w:oddVBand="0" w:evenVBand="0" w:oddHBand="1" w:evenHBand="0" w:firstRowFirstColumn="0" w:firstRowLastColumn="0" w:lastRowFirstColumn="0" w:lastRowLastColumn="0"/>
        </w:trPr>
        <w:tc>
          <w:tcPr>
            <w:tcW w:w="1961" w:type="dxa"/>
            <w:cnfStyle w:val="000010000000" w:firstRow="0" w:lastRow="0" w:firstColumn="0" w:lastColumn="0" w:oddVBand="1" w:evenVBand="0" w:oddHBand="0" w:evenHBand="0" w:firstRowFirstColumn="0" w:firstRowLastColumn="0" w:lastRowFirstColumn="0" w:lastRowLastColumn="0"/>
            <w:tcBorders>
              <w:top w:val="single" w:sz="18" w:space="0" w:color="FFFFFF"/>
              <w:left w:val="single" w:sz="8" w:space="0" w:color="FFFFFF"/>
              <w:bottom w:val="single" w:sz="8" w:space="0" w:color="FFFFFF"/>
              <w:right w:val="single" w:sz="18" w:space="0" w:color="FFFFFF"/>
            </w:tcBorders>
            <w:shd w:color="auto" w:fill="EDEEEB" w:val="clear"/>
          </w:tcPr>
          <w:p>
            <w:pPr>
              <w:pStyle w:val="NoSpacing"/>
              <w:rPr>
                <w:rFonts w:ascii="Calibri" w:hAnsi="Calibri" w:cs="Calibri" w:asciiTheme="minorHAnsi" w:cstheme="minorHAnsi" w:hAnsiTheme="minorHAnsi"/>
                <w:b/>
                <w:b/>
                <w:sz w:val="20"/>
                <w:szCs w:val="17"/>
              </w:rPr>
            </w:pPr>
            <w:r>
              <w:rPr>
                <w:rFonts w:cs="Calibri" w:cstheme="minorHAnsi"/>
                <w:b/>
                <w:sz w:val="20"/>
                <w:szCs w:val="17"/>
              </w:rPr>
              <w:t>Community Cloud</w:t>
            </w:r>
          </w:p>
        </w:tc>
        <w:tc>
          <w:tcPr>
            <w:tcW w:w="7080" w:type="dxa"/>
            <w:tcBorders>
              <w:top w:val="single" w:sz="18" w:space="0" w:color="FFFFFF"/>
              <w:left w:val="single" w:sz="8" w:space="0" w:color="356195"/>
              <w:bottom w:val="single" w:sz="8" w:space="0" w:color="FFFFFF"/>
              <w:right w:val="single" w:sz="8" w:space="0" w:color="FFFFFF"/>
            </w:tcBorders>
            <w:shd w:color="auto" w:fill="EDEEEB" w:val="clear"/>
          </w:tcPr>
          <w:p>
            <w:pPr>
              <w:pStyle w:val="NoSpacing"/>
              <w:jc w:val="both"/>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0"/>
                <w:szCs w:val="17"/>
              </w:rPr>
            </w:pPr>
            <w:r>
              <w:rPr>
                <w:rFonts w:cs="Calibri" w:cstheme="minorHAnsi"/>
                <w:sz w:val="20"/>
                <w:szCs w:val="17"/>
              </w:rPr>
              <w:t>A specific community of consumers from organizations that have shared concerns (e.g., mission, security requirements, policy, and compliance considerations) provisions the cloud infrastructure for exclusive use. It may be owned, managed, and operated by one or more of the organizations in the community, a third party, or some combination of them, and it may exist on or off premises</w:t>
            </w:r>
          </w:p>
        </w:tc>
      </w:tr>
    </w:tbl>
    <w:p>
      <w:pPr>
        <w:pStyle w:val="Normal"/>
        <w:widowControl/>
        <w:bidi w:val="0"/>
        <w:spacing w:lineRule="auto" w:line="276" w:before="0" w:after="200"/>
        <w:jc w:val="left"/>
        <w:rPr/>
      </w:pPr>
      <w:r>
        <w:rPr/>
      </w:r>
    </w:p>
    <w:sectPr>
      <w:headerReference w:type="default" r:id="rId11"/>
      <w:footerReference w:type="default" r:id="rId12"/>
      <w:type w:val="nextPage"/>
      <w:pgSz w:w="12240" w:h="15840"/>
      <w:pgMar w:left="1080" w:right="1080" w:header="720" w:top="1080" w:footer="576" w:bottom="108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Arial">
    <w:charset w:val="01"/>
    <w:family w:val="roman"/>
    <w:pitch w:val="variable"/>
  </w:font>
  <w:font w:name="Liberation Sans">
    <w:altName w:val="Arial"/>
    <w:charset w:val="01"/>
    <w:family w:val="roman"/>
    <w:pitch w:val="variable"/>
  </w:font>
  <w:font w:name="Times New Roman">
    <w:charset w:val="01"/>
    <w:family w:val="roman"/>
    <w:pitch w:val="variable"/>
  </w:font>
  <w:font w:name="Verdana">
    <w:charset w:val="01"/>
    <w:family w:val="roman"/>
    <w:pitch w:val="variable"/>
  </w:font>
  <w:font w:name="Verdana">
    <w:altName w:val="Bold"/>
    <w:charset w:val="01"/>
    <w:family w:val="roman"/>
    <w:pitch w:val="variable"/>
  </w:font>
  <w:font w:name="Arial">
    <w:charset w:val="01"/>
    <w:family w:val="auto"/>
    <w:pitch w:val="default"/>
  </w:font>
  <w:font w:name="Symbol">
    <w:charset w:val="02"/>
    <w:family w:val="auto"/>
    <w:pitch w:val="default"/>
  </w:font>
  <w:font w:name="Courier New">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before="0" w:after="200"/>
      <w:jc w:val="right"/>
      <w:rPr/>
    </w:pPr>
    <w:r>
      <w:drawing>
        <wp:anchor behindDoc="1" distT="0" distB="0" distL="114300" distR="114300" simplePos="0" locked="0" layoutInCell="1" allowOverlap="1" relativeHeight="17">
          <wp:simplePos x="0" y="0"/>
          <wp:positionH relativeFrom="column">
            <wp:posOffset>5245100</wp:posOffset>
          </wp:positionH>
          <wp:positionV relativeFrom="paragraph">
            <wp:posOffset>-1378585</wp:posOffset>
          </wp:positionV>
          <wp:extent cx="1156335" cy="1517650"/>
          <wp:effectExtent l="0" t="0" r="0" b="0"/>
          <wp:wrapSquare wrapText="bothSides"/>
          <wp:docPr id="10" name="Picture 2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96" descr=""/>
                  <pic:cNvPicPr>
                    <a:picLocks noChangeAspect="1" noChangeArrowheads="1"/>
                  </pic:cNvPicPr>
                </pic:nvPicPr>
                <pic:blipFill>
                  <a:blip r:embed="rId1"/>
                  <a:stretch>
                    <a:fillRect/>
                  </a:stretch>
                </pic:blipFill>
                <pic:spPr bwMode="auto">
                  <a:xfrm>
                    <a:off x="0" y="0"/>
                    <a:ext cx="1156335" cy="1517650"/>
                  </a:xfrm>
                  <a:prstGeom prst="rect">
                    <a:avLst/>
                  </a:prstGeom>
                </pic:spPr>
              </pic:pic>
            </a:graphicData>
          </a:graphic>
        </wp:anchor>
      </w:drawing>
      <w:drawing>
        <wp:anchor behindDoc="1" distT="0" distB="0" distL="0" distR="0" simplePos="0" locked="0" layoutInCell="1" allowOverlap="1" relativeHeight="18">
          <wp:simplePos x="0" y="0"/>
          <wp:positionH relativeFrom="column">
            <wp:posOffset>5143500</wp:posOffset>
          </wp:positionH>
          <wp:positionV relativeFrom="paragraph">
            <wp:posOffset>-1267460</wp:posOffset>
          </wp:positionV>
          <wp:extent cx="1268095" cy="1427480"/>
          <wp:effectExtent l="0" t="0" r="0" b="0"/>
          <wp:wrapNone/>
          <wp:docPr id="11" name="Picture 2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95" descr=""/>
                  <pic:cNvPicPr>
                    <a:picLocks noChangeAspect="1" noChangeArrowheads="1"/>
                  </pic:cNvPicPr>
                </pic:nvPicPr>
                <pic:blipFill>
                  <a:blip r:embed="rId2"/>
                  <a:stretch>
                    <a:fillRect/>
                  </a:stretch>
                </pic:blipFill>
                <pic:spPr bwMode="auto">
                  <a:xfrm>
                    <a:off x="0" y="0"/>
                    <a:ext cx="1268095" cy="1427480"/>
                  </a:xfrm>
                  <a:prstGeom prst="rect">
                    <a:avLst/>
                  </a:prstGeom>
                </pic:spPr>
              </pic:pic>
            </a:graphicData>
          </a:graphic>
        </wp:anchor>
      </w:drawing>
    </w:r>
    <w:r>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clear" w:pos="720"/>
        <w:tab w:val="left" w:pos="4040" w:leader="none"/>
        <w:tab w:val="right" w:pos="13680" w:leader="none"/>
      </w:tabs>
      <w:spacing w:before="0" w:after="200"/>
      <w:rPr/>
    </w:pPr>
    <w:r>
      <w:rPr/>
      <w:tab/>
      <w:tab/>
      <w:tab/>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clear" w:pos="720"/>
        <w:tab w:val="center" w:pos="5040" w:leader="none"/>
        <w:tab w:val="right" w:pos="10080" w:leader="none"/>
      </w:tabs>
      <w:spacing w:before="360" w:after="200"/>
      <w:rPr>
        <w:i/>
        <w:i/>
        <w:sz w:val="16"/>
        <w:szCs w:val="16"/>
      </w:rPr>
    </w:pPr>
    <w:r>
      <mc:AlternateContent>
        <mc:Choice Requires="wps">
          <w:drawing>
            <wp:anchor behindDoc="1" distT="0" distB="0" distL="0" distR="0" simplePos="0" locked="0" layoutInCell="1" allowOverlap="1" relativeHeight="16" wp14:anchorId="2BFAAD71">
              <wp:simplePos x="0" y="0"/>
              <wp:positionH relativeFrom="column">
                <wp:posOffset>6219825</wp:posOffset>
              </wp:positionH>
              <wp:positionV relativeFrom="paragraph">
                <wp:posOffset>225425</wp:posOffset>
              </wp:positionV>
              <wp:extent cx="182880" cy="213360"/>
              <wp:effectExtent l="0" t="0" r="9525" b="0"/>
              <wp:wrapNone/>
              <wp:docPr id="22" name="Text Box 2"/>
              <a:graphic xmlns:a="http://schemas.openxmlformats.org/drawingml/2006/main">
                <a:graphicData uri="http://schemas.microsoft.com/office/word/2010/wordprocessingShape">
                  <wps:wsp>
                    <wps:cNvSpPr/>
                    <wps:spPr>
                      <a:xfrm>
                        <a:off x="0" y="0"/>
                        <a:ext cx="182160" cy="212760"/>
                      </a:xfrm>
                      <a:prstGeom prst="rect">
                        <a:avLst/>
                      </a:prstGeom>
                      <a:noFill/>
                      <a:ln w="9360">
                        <a:noFill/>
                      </a:ln>
                    </wps:spPr>
                    <wps:style>
                      <a:lnRef idx="0"/>
                      <a:fillRef idx="0"/>
                      <a:effectRef idx="0"/>
                      <a:fontRef idx="minor"/>
                    </wps:style>
                    <wps:txbx>
                      <w:txbxContent>
                        <w:p>
                          <w:pPr>
                            <w:pStyle w:val="FrameContents"/>
                            <w:spacing w:before="0" w:after="200"/>
                            <w:jc w:val="right"/>
                            <w:rPr>
                              <w:color w:val="111111"/>
                            </w:rPr>
                          </w:pPr>
                          <w:r>
                            <w:rPr>
                              <w:color w:val="111111"/>
                            </w:rPr>
                          </w:r>
                        </w:p>
                      </w:txbxContent>
                    </wps:txbx>
                    <wps:bodyPr lIns="0" rIns="0" tIns="0" bIns="0">
                      <a:noAutofit/>
                    </wps:bodyPr>
                  </wps:wsp>
                </a:graphicData>
              </a:graphic>
            </wp:anchor>
          </w:drawing>
        </mc:Choice>
        <mc:Fallback>
          <w:pict>
            <v:rect id="shape_0" ID="Text Box 2" stroked="f" style="position:absolute;margin-left:489.75pt;margin-top:17.75pt;width:14.3pt;height:16.7pt" wp14:anchorId="2BFAAD71">
              <w10:wrap type="none"/>
              <v:fill o:detectmouseclick="t" on="false"/>
              <v:stroke color="#3465a4" weight="9360" joinstyle="round" endcap="flat"/>
              <v:textbox>
                <w:txbxContent>
                  <w:p>
                    <w:pPr>
                      <w:pStyle w:val="FrameContents"/>
                      <w:spacing w:before="0" w:after="200"/>
                      <w:jc w:val="right"/>
                      <w:rPr>
                        <w:color w:val="111111"/>
                      </w:rPr>
                    </w:pPr>
                    <w:r>
                      <w:rPr>
                        <w:color w:val="111111"/>
                      </w:rPr>
                    </w:r>
                  </w:p>
                </w:txbxContent>
              </v:textbox>
            </v:rect>
          </w:pict>
        </mc:Fallback>
      </mc:AlternateContent>
    </w:r>
    <w:r>
      <w:rPr>
        <w:b/>
        <w:color w:val="0097A9"/>
        <w:sz w:val="16"/>
        <w:szCs w:val="16"/>
      </w:rPr>
      <w:t xml:space="preserve">CWB Financial Group </w:t>
    </w:r>
    <w:sdt>
      <w:sdtPr>
        <w:text/>
        <w:dataBinding w:prefixMappings="xmlns:ns0='http://purl.org/dc/elements/1.1/' xmlns:ns1='http://schemas.openxmlformats.org/package/2006/metadata/core-properties' " w:xpath="/ns1:coreProperties[1]/ns0:title[1]" w:storeItemID="{6C3C8BC8-F283-45AE-878A-BAB7291924A1}"/>
        <w:alias w:val="Title"/>
      </w:sdtPr>
      <w:sdtContent>
        <w:r>
          <w:rPr>
            <w:i/>
            <w:color w:val="009AA6"/>
            <w:sz w:val="16"/>
            <w:szCs w:val="16"/>
          </w:rPr>
          <w:t>Cloud Assessment Template</w:t>
        </w:r>
      </w:sdtContent>
    </w:sdt>
    <w:r>
      <w:rPr>
        <w:b/>
        <w:color w:val="009AA6"/>
        <w:sz w:val="16"/>
        <w:szCs w:val="16"/>
      </w:rPr>
      <w:tab/>
    </w:r>
    <w:r>
      <w:rPr>
        <w:b/>
        <w:color w:val="009AA6"/>
        <w:sz w:val="16"/>
        <w:szCs w:val="16"/>
      </w:rPr>
      <w:tab/>
    </w:r>
    <w:r>
      <w:rPr>
        <w:b/>
        <w:color w:val="009AA6"/>
        <w:sz w:val="16"/>
        <w:szCs w:val="16"/>
      </w:rPr>
      <w:fldChar w:fldCharType="begin"/>
    </w:r>
    <w:r>
      <w:rPr>
        <w:sz w:val="16"/>
        <w:b/>
        <w:szCs w:val="16"/>
        <w:color w:val="009AA6"/>
      </w:rPr>
      <w:instrText> PAGE </w:instrText>
    </w:r>
    <w:r>
      <w:rPr>
        <w:sz w:val="16"/>
        <w:b/>
        <w:szCs w:val="16"/>
        <w:color w:val="009AA6"/>
      </w:rPr>
      <w:fldChar w:fldCharType="separate"/>
    </w:r>
    <w:r>
      <w:rPr>
        <w:sz w:val="16"/>
        <w:b/>
        <w:szCs w:val="16"/>
        <w:color w:val="009AA6"/>
      </w:rPr>
      <w:t>17</w:t>
    </w:r>
    <w:r>
      <w:rPr>
        <w:sz w:val="16"/>
        <w:b/>
        <w:szCs w:val="16"/>
        <w:color w:val="009AA6"/>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clear" w:pos="720"/>
        <w:tab w:val="center" w:pos="5040" w:leader="none"/>
        <w:tab w:val="right" w:pos="10080" w:leader="none"/>
      </w:tabs>
      <w:spacing w:before="360" w:after="200"/>
      <w:rPr>
        <w:i/>
        <w:i/>
        <w:sz w:val="16"/>
        <w:szCs w:val="16"/>
      </w:rPr>
    </w:pPr>
    <w:r>
      <mc:AlternateContent>
        <mc:Choice Requires="wps">
          <w:drawing>
            <wp:anchor behindDoc="1" distT="0" distB="0" distL="0" distR="0" simplePos="0" locked="0" layoutInCell="1" allowOverlap="1" relativeHeight="104" wp14:anchorId="2BFAAD71">
              <wp:simplePos x="0" y="0"/>
              <wp:positionH relativeFrom="column">
                <wp:posOffset>6219825</wp:posOffset>
              </wp:positionH>
              <wp:positionV relativeFrom="paragraph">
                <wp:posOffset>225425</wp:posOffset>
              </wp:positionV>
              <wp:extent cx="182880" cy="213360"/>
              <wp:effectExtent l="0" t="0" r="9525" b="0"/>
              <wp:wrapNone/>
              <wp:docPr id="38" name="Text Box 2_4"/>
              <a:graphic xmlns:a="http://schemas.openxmlformats.org/drawingml/2006/main">
                <a:graphicData uri="http://schemas.microsoft.com/office/word/2010/wordprocessingShape">
                  <wps:wsp>
                    <wps:cNvSpPr/>
                    <wps:spPr>
                      <a:xfrm>
                        <a:off x="0" y="0"/>
                        <a:ext cx="182160" cy="212760"/>
                      </a:xfrm>
                      <a:prstGeom prst="rect">
                        <a:avLst/>
                      </a:prstGeom>
                      <a:noFill/>
                      <a:ln w="9360">
                        <a:noFill/>
                      </a:ln>
                    </wps:spPr>
                    <wps:style>
                      <a:lnRef idx="0"/>
                      <a:fillRef idx="0"/>
                      <a:effectRef idx="0"/>
                      <a:fontRef idx="minor"/>
                    </wps:style>
                    <wps:bodyPr/>
                  </wps:wsp>
                </a:graphicData>
              </a:graphic>
            </wp:anchor>
          </w:drawing>
        </mc:Choice>
        <mc:Fallback>
          <w:pict>
            <v:rect id="shape_0" ID="Text Box 2_4" stroked="f" style="position:absolute;margin-left:489.75pt;margin-top:17.75pt;width:14.3pt;height:16.7pt" wp14:anchorId="2BFAAD71">
              <w10:wrap type="none"/>
              <v:fill o:detectmouseclick="t" on="false"/>
              <v:stroke color="#3465a4" weight="9360" joinstyle="round" endcap="flat"/>
            </v:rect>
          </w:pict>
        </mc:Fallback>
      </mc:AlternateContent>
      <mc:AlternateContent>
        <mc:Choice Requires="wps">
          <w:drawing>
            <wp:anchor behindDoc="1" distT="0" distB="0" distL="0" distR="0" simplePos="0" locked="0" layoutInCell="1" allowOverlap="1" relativeHeight="107">
              <wp:simplePos x="0" y="0"/>
              <wp:positionH relativeFrom="column">
                <wp:posOffset>6219825</wp:posOffset>
              </wp:positionH>
              <wp:positionV relativeFrom="paragraph">
                <wp:posOffset>225425</wp:posOffset>
              </wp:positionV>
              <wp:extent cx="182880" cy="213360"/>
              <wp:effectExtent l="0" t="0" r="0" b="0"/>
              <wp:wrapNone/>
              <wp:docPr id="39" name="Image5"/>
              <a:graphic xmlns:a="http://schemas.openxmlformats.org/drawingml/2006/main">
                <a:graphicData uri="http://schemas.microsoft.com/office/word/2010/wordprocessingShape">
                  <wps:wsp>
                    <wps:cNvSpPr/>
                    <wps:spPr>
                      <a:xfrm>
                        <a:off x="0" y="0"/>
                        <a:ext cx="182160" cy="212760"/>
                      </a:xfrm>
                      <a:prstGeom prst="rect">
                        <a:avLst/>
                      </a:prstGeom>
                      <a:noFill/>
                      <a:ln>
                        <a:noFill/>
                      </a:ln>
                    </wps:spPr>
                    <wps:style>
                      <a:lnRef idx="0"/>
                      <a:fillRef idx="0"/>
                      <a:effectRef idx="0"/>
                      <a:fontRef idx="minor"/>
                    </wps:style>
                    <wps:txbx>
                      <w:txbxContent>
                        <w:p>
                          <w:pPr>
                            <w:pStyle w:val="FrameContents"/>
                            <w:spacing w:before="0" w:after="200"/>
                            <w:jc w:val="right"/>
                            <w:rPr/>
                          </w:pPr>
                          <w:r>
                            <w:rPr/>
                          </w:r>
                        </w:p>
                      </w:txbxContent>
                    </wps:txbx>
                    <wps:bodyPr lIns="0" rIns="0" tIns="0" bIns="0">
                      <a:noAutofit/>
                    </wps:bodyPr>
                  </wps:wsp>
                </a:graphicData>
              </a:graphic>
            </wp:anchor>
          </w:drawing>
        </mc:Choice>
        <mc:Fallback>
          <w:pict>
            <v:rect id="shape_0" ID="Image5" stroked="f" style="position:absolute;margin-left:489.75pt;margin-top:17.75pt;width:14.3pt;height:16.7pt">
              <w10:wrap type="none"/>
              <v:fill o:detectmouseclick="t" on="false"/>
              <v:stroke color="#3465a4" joinstyle="round" endcap="flat"/>
              <v:textbox>
                <w:txbxContent>
                  <w:p>
                    <w:pPr>
                      <w:pStyle w:val="FrameContents"/>
                      <w:spacing w:before="0" w:after="200"/>
                      <w:jc w:val="right"/>
                      <w:rPr/>
                    </w:pPr>
                    <w:r>
                      <w:rPr/>
                    </w:r>
                  </w:p>
                </w:txbxContent>
              </v:textbox>
            </v:rect>
          </w:pict>
        </mc:Fallback>
      </mc:AlternateContent>
    </w:r>
    <w:r>
      <w:rPr>
        <w:b/>
        <w:color w:val="0097A9"/>
        <w:sz w:val="16"/>
        <w:szCs w:val="16"/>
      </w:rPr>
      <w:t xml:space="preserve">CWB Financial Group </w:t>
    </w:r>
    <w:r>
      <w:rPr>
        <w:i/>
        <w:color w:val="009AA6"/>
        <w:sz w:val="16"/>
        <w:szCs w:val="16"/>
      </w:rPr>
      <w:t>Cloud Assessment Template</w:t>
    </w:r>
    <w:r>
      <w:rPr>
        <w:b/>
        <w:color w:val="009AA6"/>
        <w:sz w:val="16"/>
        <w:szCs w:val="16"/>
      </w:rPr>
      <w:tab/>
    </w:r>
    <w:r>
      <w:rPr>
        <w:b/>
        <w:color w:val="009AA6"/>
        <w:sz w:val="16"/>
        <w:szCs w:val="16"/>
      </w:rPr>
      <w:tab/>
    </w:r>
    <w:r>
      <w:rPr>
        <w:b/>
        <w:color w:val="009AA6"/>
        <w:sz w:val="16"/>
        <w:szCs w:val="16"/>
      </w:rPr>
      <w:fldChar w:fldCharType="begin"/>
    </w:r>
    <w:r>
      <w:rPr>
        <w:sz w:val="16"/>
        <w:b/>
        <w:szCs w:val="16"/>
        <w:color w:val="009AA6"/>
      </w:rPr>
      <w:instrText> PAGE </w:instrText>
    </w:r>
    <w:r>
      <w:rPr>
        <w:sz w:val="16"/>
        <w:b/>
        <w:szCs w:val="16"/>
        <w:color w:val="009AA6"/>
      </w:rPr>
      <w:fldChar w:fldCharType="separate"/>
    </w:r>
    <w:r>
      <w:rPr>
        <w:sz w:val="16"/>
        <w:b/>
        <w:szCs w:val="16"/>
        <w:color w:val="009AA6"/>
      </w:rPr>
      <w:t>20</w:t>
    </w:r>
    <w:r>
      <w:rPr>
        <w:sz w:val="16"/>
        <w:b/>
        <w:szCs w:val="16"/>
        <w:color w:val="009AA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pPr>
    <w:r>
      <w:rPr/>
      <mc:AlternateContent>
        <mc:Choice Requires="wps">
          <w:drawing>
            <wp:anchor behindDoc="1" distT="0" distB="0" distL="0" distR="0" simplePos="0" locked="0" layoutInCell="1" allowOverlap="1" relativeHeight="2" wp14:anchorId="54735D8D">
              <wp:simplePos x="0" y="0"/>
              <wp:positionH relativeFrom="column">
                <wp:posOffset>-685800</wp:posOffset>
              </wp:positionH>
              <wp:positionV relativeFrom="paragraph">
                <wp:posOffset>-295275</wp:posOffset>
              </wp:positionV>
              <wp:extent cx="3811270" cy="458470"/>
              <wp:effectExtent l="0" t="0" r="0" b="0"/>
              <wp:wrapNone/>
              <wp:docPr id="1" name="Text Box 2"/>
              <a:graphic xmlns:a="http://schemas.openxmlformats.org/drawingml/2006/main">
                <a:graphicData uri="http://schemas.microsoft.com/office/word/2010/wordprocessingShape">
                  <wps:wsp>
                    <wps:cNvSpPr/>
                    <wps:spPr>
                      <a:xfrm>
                        <a:off x="0" y="0"/>
                        <a:ext cx="3810600" cy="457920"/>
                      </a:xfrm>
                      <a:prstGeom prst="rect">
                        <a:avLst/>
                      </a:prstGeom>
                      <a:solidFill>
                        <a:srgbClr val="daaa00"/>
                      </a:solidFill>
                      <a:ln w="9360">
                        <a:noFill/>
                      </a:ln>
                    </wps:spPr>
                    <wps:style>
                      <a:lnRef idx="0"/>
                      <a:fillRef idx="0"/>
                      <a:effectRef idx="0"/>
                      <a:fontRef idx="minor"/>
                    </wps:style>
                    <wps:txbx>
                      <w:txbxContent>
                        <w:p>
                          <w:pPr>
                            <w:pStyle w:val="FrameContents"/>
                            <w:spacing w:before="240" w:after="0"/>
                            <w:ind w:firstLine="1843"/>
                            <w:rPr>
                              <w:rFonts w:ascii="Arial" w:hAnsi="Arial" w:cs="Arial"/>
                              <w:b/>
                              <w:b/>
                              <w:color w:val="FFFFFF" w:themeColor="background1"/>
                              <w:sz w:val="18"/>
                              <w:szCs w:val="18"/>
                            </w:rPr>
                          </w:pPr>
                          <w:r>
                            <w:rPr>
                              <w:rFonts w:cs="Arial" w:ascii="Arial" w:hAnsi="Arial"/>
                              <w:b/>
                              <w:color w:val="FFFFFF" w:themeColor="background1"/>
                              <w:sz w:val="18"/>
                              <w:szCs w:val="18"/>
                            </w:rPr>
                          </w:r>
                        </w:p>
                      </w:txbxContent>
                    </wps:txbx>
                    <wps:bodyPr>
                      <a:noAutofit/>
                    </wps:bodyPr>
                  </wps:wsp>
                </a:graphicData>
              </a:graphic>
            </wp:anchor>
          </w:drawing>
        </mc:Choice>
        <mc:Fallback>
          <w:pict>
            <v:rect id="shape_0" ID="Text Box 2" fillcolor="#daaa00" stroked="f" style="position:absolute;margin-left:-54pt;margin-top:-23.25pt;width:300pt;height:36pt" wp14:anchorId="54735D8D">
              <w10:wrap type="none"/>
              <v:fill o:detectmouseclick="t" type="solid" color2="#2555ff"/>
              <v:stroke color="#3465a4" weight="9360" joinstyle="round" endcap="flat"/>
              <v:textbox>
                <w:txbxContent>
                  <w:p>
                    <w:pPr>
                      <w:pStyle w:val="FrameContents"/>
                      <w:spacing w:before="240" w:after="0"/>
                      <w:ind w:firstLine="1843"/>
                      <w:rPr>
                        <w:rFonts w:ascii="Arial" w:hAnsi="Arial" w:cs="Arial"/>
                        <w:b/>
                        <w:b/>
                        <w:color w:val="FFFFFF" w:themeColor="background1"/>
                        <w:sz w:val="18"/>
                        <w:szCs w:val="18"/>
                      </w:rPr>
                    </w:pPr>
                    <w:r>
                      <w:rPr>
                        <w:rFonts w:cs="Arial" w:ascii="Arial" w:hAnsi="Arial"/>
                        <w:b/>
                        <w:color w:val="FFFFFF" w:themeColor="background1"/>
                        <w:sz w:val="18"/>
                        <w:szCs w:val="18"/>
                      </w:rPr>
                    </w:r>
                  </w:p>
                </w:txbxContent>
              </v:textbox>
            </v:rect>
          </w:pict>
        </mc:Fallback>
      </mc:AlternateContent>
      <mc:AlternateContent>
        <mc:Choice Requires="wps">
          <w:drawing>
            <wp:anchor behindDoc="1" distT="0" distB="0" distL="0" distR="0" simplePos="0" locked="0" layoutInCell="1" allowOverlap="1" relativeHeight="19" wp14:anchorId="1A0FD199">
              <wp:simplePos x="0" y="0"/>
              <wp:positionH relativeFrom="column">
                <wp:posOffset>3124200</wp:posOffset>
              </wp:positionH>
              <wp:positionV relativeFrom="paragraph">
                <wp:posOffset>-294005</wp:posOffset>
              </wp:positionV>
              <wp:extent cx="1991995" cy="458470"/>
              <wp:effectExtent l="0" t="0" r="9525" b="0"/>
              <wp:wrapNone/>
              <wp:docPr id="3" name="Text Box 2"/>
              <a:graphic xmlns:a="http://schemas.openxmlformats.org/drawingml/2006/main">
                <a:graphicData uri="http://schemas.microsoft.com/office/word/2010/wordprocessingShape">
                  <wps:wsp>
                    <wps:cNvSpPr/>
                    <wps:spPr>
                      <a:xfrm>
                        <a:off x="0" y="0"/>
                        <a:ext cx="1991520" cy="457920"/>
                      </a:xfrm>
                      <a:prstGeom prst="rect">
                        <a:avLst/>
                      </a:prstGeom>
                      <a:solidFill>
                        <a:srgbClr val="e3b623">
                          <a:alpha val="85000"/>
                        </a:srgbClr>
                      </a:solidFill>
                      <a:ln w="9360">
                        <a:noFill/>
                      </a:ln>
                    </wps:spPr>
                    <wps:style>
                      <a:lnRef idx="0"/>
                      <a:fillRef idx="0"/>
                      <a:effectRef idx="0"/>
                      <a:fontRef idx="minor"/>
                    </wps:style>
                    <wps:txbx>
                      <w:txbxContent>
                        <w:p>
                          <w:pPr>
                            <w:pStyle w:val="FrameContents"/>
                            <w:spacing w:before="240" w:after="0"/>
                            <w:rPr>
                              <w:rFonts w:ascii="Arial" w:hAnsi="Arial" w:cs="Arial"/>
                              <w:b/>
                              <w:b/>
                              <w:color w:val="FFFFFF" w:themeColor="background1"/>
                              <w:sz w:val="18"/>
                              <w:szCs w:val="18"/>
                            </w:rPr>
                          </w:pPr>
                          <w:r>
                            <w:rPr>
                              <w:rFonts w:cs="Arial" w:ascii="Arial" w:hAnsi="Arial"/>
                              <w:b/>
                              <w:color w:val="FFFFFF" w:themeColor="background1"/>
                              <w:sz w:val="18"/>
                              <w:szCs w:val="18"/>
                            </w:rPr>
                          </w:r>
                        </w:p>
                      </w:txbxContent>
                    </wps:txbx>
                    <wps:bodyPr>
                      <a:noAutofit/>
                    </wps:bodyPr>
                  </wps:wsp>
                </a:graphicData>
              </a:graphic>
            </wp:anchor>
          </w:drawing>
        </mc:Choice>
        <mc:Fallback>
          <w:pict>
            <v:rect id="shape_0" ID="Text Box 2" fillcolor="#e3b623" stroked="f" style="position:absolute;margin-left:246pt;margin-top:-23.15pt;width:156.75pt;height:36pt" wp14:anchorId="1A0FD199">
              <w10:wrap type="none"/>
              <v:fill o:detectmouseclick="t" type="solid" color2="#1c49dc" opacity="0.84"/>
              <v:stroke color="#3465a4" weight="9360" joinstyle="round" endcap="flat"/>
              <v:textbox>
                <w:txbxContent>
                  <w:p>
                    <w:pPr>
                      <w:pStyle w:val="FrameContents"/>
                      <w:spacing w:before="240" w:after="0"/>
                      <w:rPr>
                        <w:rFonts w:ascii="Arial" w:hAnsi="Arial" w:cs="Arial"/>
                        <w:b/>
                        <w:b/>
                        <w:color w:val="FFFFFF" w:themeColor="background1"/>
                        <w:sz w:val="18"/>
                        <w:szCs w:val="18"/>
                      </w:rPr>
                    </w:pPr>
                    <w:r>
                      <w:rPr>
                        <w:rFonts w:cs="Arial" w:ascii="Arial" w:hAnsi="Arial"/>
                        <w:b/>
                        <w:color w:val="FFFFFF" w:themeColor="background1"/>
                        <w:sz w:val="18"/>
                        <w:szCs w:val="18"/>
                      </w:rPr>
                    </w:r>
                  </w:p>
                </w:txbxContent>
              </v:textbox>
            </v:rect>
          </w:pict>
        </mc:Fallback>
      </mc:AlternateContent>
      <mc:AlternateContent>
        <mc:Choice Requires="wps">
          <w:drawing>
            <wp:anchor behindDoc="1" distT="0" distB="0" distL="0" distR="0" simplePos="0" locked="0" layoutInCell="1" allowOverlap="1" relativeHeight="20" wp14:anchorId="5F1FE8E5">
              <wp:simplePos x="0" y="0"/>
              <wp:positionH relativeFrom="column">
                <wp:posOffset>6485890</wp:posOffset>
              </wp:positionH>
              <wp:positionV relativeFrom="paragraph">
                <wp:posOffset>-291465</wp:posOffset>
              </wp:positionV>
              <wp:extent cx="2868295" cy="458470"/>
              <wp:effectExtent l="0" t="0" r="9525" b="0"/>
              <wp:wrapNone/>
              <wp:docPr id="5" name="Text Box 2"/>
              <a:graphic xmlns:a="http://schemas.openxmlformats.org/drawingml/2006/main">
                <a:graphicData uri="http://schemas.microsoft.com/office/word/2010/wordprocessingShape">
                  <wps:wsp>
                    <wps:cNvSpPr/>
                    <wps:spPr>
                      <a:xfrm>
                        <a:off x="0" y="0"/>
                        <a:ext cx="2867760" cy="457920"/>
                      </a:xfrm>
                      <a:prstGeom prst="rect">
                        <a:avLst/>
                      </a:prstGeom>
                      <a:solidFill>
                        <a:srgbClr val="fdde00">
                          <a:alpha val="40000"/>
                        </a:srgbClr>
                      </a:solidFill>
                      <a:ln w="9360">
                        <a:noFill/>
                      </a:ln>
                    </wps:spPr>
                    <wps:style>
                      <a:lnRef idx="0"/>
                      <a:fillRef idx="0"/>
                      <a:effectRef idx="0"/>
                      <a:fontRef idx="minor"/>
                    </wps:style>
                    <wps:txbx>
                      <w:txbxContent>
                        <w:p>
                          <w:pPr>
                            <w:pStyle w:val="FrameContents"/>
                            <w:spacing w:before="240" w:after="0"/>
                            <w:ind w:left="1440" w:firstLine="720"/>
                            <w:rPr>
                              <w:rFonts w:ascii="Arial" w:hAnsi="Arial" w:cs="Arial"/>
                              <w:b/>
                              <w:b/>
                              <w:color w:val="111111" w:themeColor="text1"/>
                              <w:sz w:val="18"/>
                              <w:szCs w:val="18"/>
                            </w:rPr>
                          </w:pPr>
                          <w:r>
                            <w:rPr>
                              <w:rFonts w:cs="Arial" w:ascii="Arial" w:hAnsi="Arial"/>
                              <w:b/>
                              <w:color w:val="111111" w:themeColor="text1"/>
                              <w:sz w:val="18"/>
                              <w:szCs w:val="18"/>
                            </w:rPr>
                          </w:r>
                        </w:p>
                      </w:txbxContent>
                    </wps:txbx>
                    <wps:bodyPr>
                      <a:noAutofit/>
                    </wps:bodyPr>
                  </wps:wsp>
                </a:graphicData>
              </a:graphic>
            </wp:anchor>
          </w:drawing>
        </mc:Choice>
        <mc:Fallback>
          <w:pict>
            <v:rect id="shape_0" ID="Text Box 2" fillcolor="#fdde00" stroked="f" style="position:absolute;margin-left:510.7pt;margin-top:-22.95pt;width:225.75pt;height:36pt" wp14:anchorId="5F1FE8E5">
              <w10:wrap type="none"/>
              <v:fill o:detectmouseclick="t" type="solid" color2="#0221ff" opacity="0.39"/>
              <v:stroke color="#3465a4" weight="9360" joinstyle="round" endcap="flat"/>
              <v:textbox>
                <w:txbxContent>
                  <w:p>
                    <w:pPr>
                      <w:pStyle w:val="FrameContents"/>
                      <w:spacing w:before="240" w:after="0"/>
                      <w:ind w:left="1440" w:firstLine="720"/>
                      <w:rPr>
                        <w:rFonts w:ascii="Arial" w:hAnsi="Arial" w:cs="Arial"/>
                        <w:b/>
                        <w:b/>
                        <w:color w:val="111111" w:themeColor="text1"/>
                        <w:sz w:val="18"/>
                        <w:szCs w:val="18"/>
                      </w:rPr>
                    </w:pPr>
                    <w:r>
                      <w:rPr>
                        <w:rFonts w:cs="Arial" w:ascii="Arial" w:hAnsi="Arial"/>
                        <w:b/>
                        <w:color w:val="111111" w:themeColor="text1"/>
                        <w:sz w:val="18"/>
                        <w:szCs w:val="18"/>
                      </w:rPr>
                    </w:r>
                  </w:p>
                </w:txbxContent>
              </v:textbox>
            </v:rect>
          </w:pict>
        </mc:Fallback>
      </mc:AlternateContent>
      <mc:AlternateContent>
        <mc:Choice Requires="wps">
          <w:drawing>
            <wp:anchor behindDoc="1" distT="0" distB="0" distL="0" distR="0" simplePos="0" locked="0" layoutInCell="1" allowOverlap="1" relativeHeight="21" wp14:anchorId="56BBD3F8">
              <wp:simplePos x="0" y="0"/>
              <wp:positionH relativeFrom="column">
                <wp:posOffset>5086350</wp:posOffset>
              </wp:positionH>
              <wp:positionV relativeFrom="paragraph">
                <wp:posOffset>-290830</wp:posOffset>
              </wp:positionV>
              <wp:extent cx="1420495" cy="458470"/>
              <wp:effectExtent l="0" t="0" r="9525" b="0"/>
              <wp:wrapNone/>
              <wp:docPr id="7" name="Text Box 2"/>
              <a:graphic xmlns:a="http://schemas.openxmlformats.org/drawingml/2006/main">
                <a:graphicData uri="http://schemas.microsoft.com/office/word/2010/wordprocessingShape">
                  <wps:wsp>
                    <wps:cNvSpPr/>
                    <wps:spPr>
                      <a:xfrm>
                        <a:off x="0" y="0"/>
                        <a:ext cx="1419840" cy="457920"/>
                      </a:xfrm>
                      <a:prstGeom prst="rect">
                        <a:avLst/>
                      </a:prstGeom>
                      <a:solidFill>
                        <a:srgbClr val="fdde00"/>
                      </a:solidFill>
                      <a:ln w="9360">
                        <a:noFill/>
                      </a:ln>
                    </wps:spPr>
                    <wps:style>
                      <a:lnRef idx="0"/>
                      <a:fillRef idx="0"/>
                      <a:effectRef idx="0"/>
                      <a:fontRef idx="minor"/>
                    </wps:style>
                    <wps:txbx>
                      <w:txbxContent>
                        <w:p>
                          <w:pPr>
                            <w:pStyle w:val="FrameContents"/>
                            <w:spacing w:before="240" w:after="0"/>
                            <w:rPr>
                              <w:rFonts w:ascii="Arial" w:hAnsi="Arial" w:cs="Arial"/>
                              <w:b/>
                              <w:b/>
                              <w:color w:val="FDDE00"/>
                              <w:sz w:val="18"/>
                              <w:szCs w:val="18"/>
                            </w:rPr>
                          </w:pPr>
                          <w:r>
                            <w:rPr>
                              <w:rFonts w:cs="Arial" w:ascii="Arial" w:hAnsi="Arial"/>
                              <w:b/>
                              <w:color w:val="FDDE00"/>
                              <w:sz w:val="18"/>
                              <w:szCs w:val="18"/>
                            </w:rPr>
                          </w:r>
                        </w:p>
                      </w:txbxContent>
                    </wps:txbx>
                    <wps:bodyPr>
                      <a:noAutofit/>
                    </wps:bodyPr>
                  </wps:wsp>
                </a:graphicData>
              </a:graphic>
            </wp:anchor>
          </w:drawing>
        </mc:Choice>
        <mc:Fallback>
          <w:pict>
            <v:rect id="shape_0" ID="Text Box 2" fillcolor="#fdde00" stroked="f" style="position:absolute;margin-left:400.5pt;margin-top:-22.9pt;width:111.75pt;height:36pt" wp14:anchorId="56BBD3F8">
              <w10:wrap type="none"/>
              <v:fill o:detectmouseclick="t" type="solid" color2="#0221ff"/>
              <v:stroke color="#3465a4" weight="9360" joinstyle="round" endcap="flat"/>
              <v:textbox>
                <w:txbxContent>
                  <w:p>
                    <w:pPr>
                      <w:pStyle w:val="FrameContents"/>
                      <w:spacing w:before="240" w:after="0"/>
                      <w:rPr>
                        <w:rFonts w:ascii="Arial" w:hAnsi="Arial" w:cs="Arial"/>
                        <w:b/>
                        <w:b/>
                        <w:color w:val="FDDE00"/>
                        <w:sz w:val="18"/>
                        <w:szCs w:val="18"/>
                      </w:rPr>
                    </w:pPr>
                    <w:r>
                      <w:rPr>
                        <w:rFonts w:cs="Arial" w:ascii="Arial" w:hAnsi="Arial"/>
                        <w:b/>
                        <w:color w:val="FDDE00"/>
                        <w:sz w:val="18"/>
                        <w:szCs w:val="18"/>
                      </w:rPr>
                    </w:r>
                  </w:p>
                </w:txbxContent>
              </v:textbox>
            </v:rect>
          </w:pict>
        </mc:Fallback>
      </mc:AlternateContent>
      <w:pict>
        <v:shapetype id="shapetype_136" coordsize="21600,21600" o:spt="136" adj="10800" path="m@9,l@10,em@11,21600l@12,21600e">
          <v:stroke joinstyle="miter"/>
          <v:formulas>
            <v:f eqn="val #0"/>
            <v:f eqn="sum @0 0 10800"/>
            <v:f eqn="sum @0 0 0"/>
            <v:f eqn="sum width 0 @0"/>
            <v:f eqn="prod @2 2 1"/>
            <v:f eqn="prod @3 2 1"/>
            <v:f eqn="if @1 @5 @4"/>
            <v:f eqn="sum 0 @6 0"/>
            <v:f eqn="sum width 0 @6"/>
            <v:f eqn="if @1 0 @8"/>
            <v:f eqn="if @1 @7 width"/>
            <v:f eqn="if @1 @8 0"/>
            <v:f eqn="if @1 width @7"/>
          </v:formulas>
          <v:handles>
            <v:h position="@0,21600"/>
          </v:handles>
        </v:shapetype>
        <v:shape id="PowerPlusWaterMarkObject70592607" o:spid="shape_0" fillcolor="white" stroked="f" style="position:absolute;margin-left:67.95pt;margin-top:324.85pt;width:368.15pt;height:34.25pt;rotation:315;mso-position-horizontal:center;mso-position-vertical:center;mso-position-vertical-relative:margin" type="shapetype_136">
          <v:path textpathok="t"/>
          <v:textpath on="t" fitshape="t" string="Corporate Template V1.0" trim="t" style="font-family:&quot;Calibri&quot;;font-size:11pt"/>
          <w10:wrap type="none"/>
          <v:fill o:detectmouseclick="t" type="solid" color2="black" opacity="0.5"/>
          <v:stroke color="#3465a4" joinstyle="round" endcap="flat"/>
        </v:shape>
      </w:pict>
    </w:r>
  </w:p>
  <w:p>
    <w:pPr>
      <w:pStyle w:val="Header"/>
      <w:jc w:val="center"/>
      <w:rPr/>
    </w:pPr>
    <w:r>
      <w:rPr/>
      <w:softHyphen/>
      <w:softHyphen/>
      <w:softHyphen/>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pict>
        <v:shape id="PowerPlusWaterMarkObject70592613" o:spid="shape_0" fillcolor="white" stroked="f" style="position:absolute;margin-left:67.95pt;margin-top:324.85pt;width:368.15pt;height:34.25pt;rotation:315;mso-position-horizontal:center;mso-position-vertical:center;mso-position-vertical-relative:margin" type="shapetype_136">
          <v:path textpathok="t"/>
          <v:textpath on="t" fitshape="t" string="Corporate Template V1.0" trim="t" style="font-family:&quot;Calibri&quot;;font-size:11pt"/>
          <w10:wrap type="none"/>
          <v:fill o:detectmouseclick="t" type="solid" color2="black" opacity="0.5"/>
          <v:stroke color="#3465a4" joinstyle="round" endcap="flat"/>
        </v:shape>
      </w:pic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i/>
        <w:i/>
      </w:rPr>
    </w:pPr>
    <w:r>
      <w:rPr>
        <w:i/>
      </w:rPr>
      <mc:AlternateContent>
        <mc:Choice Requires="wps">
          <w:drawing>
            <wp:anchor behindDoc="1" distT="0" distB="0" distL="0" distR="0" simplePos="0" locked="0" layoutInCell="1" allowOverlap="1" relativeHeight="35" wp14:anchorId="44205E35">
              <wp:simplePos x="0" y="0"/>
              <wp:positionH relativeFrom="column">
                <wp:posOffset>-685800</wp:posOffset>
              </wp:positionH>
              <wp:positionV relativeFrom="paragraph">
                <wp:posOffset>-453390</wp:posOffset>
              </wp:positionV>
              <wp:extent cx="3811270" cy="458470"/>
              <wp:effectExtent l="0" t="0" r="0" b="0"/>
              <wp:wrapNone/>
              <wp:docPr id="13" name="Text Box 2"/>
              <a:graphic xmlns:a="http://schemas.openxmlformats.org/drawingml/2006/main">
                <a:graphicData uri="http://schemas.microsoft.com/office/word/2010/wordprocessingShape">
                  <wps:wsp>
                    <wps:cNvSpPr/>
                    <wps:spPr>
                      <a:xfrm>
                        <a:off x="0" y="0"/>
                        <a:ext cx="3810600" cy="457920"/>
                      </a:xfrm>
                      <a:prstGeom prst="rect">
                        <a:avLst/>
                      </a:prstGeom>
                      <a:solidFill>
                        <a:srgbClr val="daaa00"/>
                      </a:solidFill>
                      <a:ln w="9360">
                        <a:noFill/>
                      </a:ln>
                    </wps:spPr>
                    <wps:style>
                      <a:lnRef idx="0"/>
                      <a:fillRef idx="0"/>
                      <a:effectRef idx="0"/>
                      <a:fontRef idx="minor"/>
                    </wps:style>
                    <wps:txbx>
                      <w:txbxContent>
                        <w:p>
                          <w:pPr>
                            <w:pStyle w:val="FrameContents"/>
                            <w:spacing w:before="240" w:after="0"/>
                            <w:ind w:firstLine="1843"/>
                            <w:rPr>
                              <w:rFonts w:ascii="Arial" w:hAnsi="Arial" w:cs="Arial"/>
                              <w:b/>
                              <w:b/>
                              <w:color w:val="FFFFFF" w:themeColor="background1"/>
                              <w:sz w:val="18"/>
                              <w:szCs w:val="18"/>
                            </w:rPr>
                          </w:pPr>
                          <w:r>
                            <w:rPr>
                              <w:rFonts w:cs="Arial" w:ascii="Arial" w:hAnsi="Arial"/>
                              <w:b/>
                              <w:color w:val="FFFFFF" w:themeColor="background1"/>
                              <w:sz w:val="18"/>
                              <w:szCs w:val="18"/>
                            </w:rPr>
                          </w:r>
                        </w:p>
                      </w:txbxContent>
                    </wps:txbx>
                    <wps:bodyPr>
                      <a:noAutofit/>
                    </wps:bodyPr>
                  </wps:wsp>
                </a:graphicData>
              </a:graphic>
            </wp:anchor>
          </w:drawing>
        </mc:Choice>
        <mc:Fallback>
          <w:pict>
            <v:rect id="shape_0" ID="Text Box 2" fillcolor="#daaa00" stroked="f" style="position:absolute;margin-left:-54pt;margin-top:-35.7pt;width:300pt;height:36pt" wp14:anchorId="44205E35">
              <w10:wrap type="none"/>
              <v:fill o:detectmouseclick="t" type="solid" color2="#2555ff"/>
              <v:stroke color="#3465a4" weight="9360" joinstyle="round" endcap="flat"/>
              <v:textbox>
                <w:txbxContent>
                  <w:p>
                    <w:pPr>
                      <w:pStyle w:val="FrameContents"/>
                      <w:spacing w:before="240" w:after="0"/>
                      <w:ind w:firstLine="1843"/>
                      <w:rPr>
                        <w:rFonts w:ascii="Arial" w:hAnsi="Arial" w:cs="Arial"/>
                        <w:b/>
                        <w:b/>
                        <w:color w:val="FFFFFF" w:themeColor="background1"/>
                        <w:sz w:val="18"/>
                        <w:szCs w:val="18"/>
                      </w:rPr>
                    </w:pPr>
                    <w:r>
                      <w:rPr>
                        <w:rFonts w:cs="Arial" w:ascii="Arial" w:hAnsi="Arial"/>
                        <w:b/>
                        <w:color w:val="FFFFFF" w:themeColor="background1"/>
                        <w:sz w:val="18"/>
                        <w:szCs w:val="18"/>
                      </w:rPr>
                    </w:r>
                  </w:p>
                </w:txbxContent>
              </v:textbox>
            </v:rect>
          </w:pict>
        </mc:Fallback>
      </mc:AlternateContent>
      <mc:AlternateContent>
        <mc:Choice Requires="wps">
          <w:drawing>
            <wp:anchor behindDoc="1" distT="0" distB="0" distL="0" distR="0" simplePos="0" locked="0" layoutInCell="1" allowOverlap="1" relativeHeight="49" wp14:anchorId="56A54EFC">
              <wp:simplePos x="0" y="0"/>
              <wp:positionH relativeFrom="column">
                <wp:posOffset>3124200</wp:posOffset>
              </wp:positionH>
              <wp:positionV relativeFrom="paragraph">
                <wp:posOffset>-454660</wp:posOffset>
              </wp:positionV>
              <wp:extent cx="1991995" cy="458470"/>
              <wp:effectExtent l="0" t="0" r="9525" b="0"/>
              <wp:wrapNone/>
              <wp:docPr id="15" name="Text Box 2"/>
              <a:graphic xmlns:a="http://schemas.openxmlformats.org/drawingml/2006/main">
                <a:graphicData uri="http://schemas.microsoft.com/office/word/2010/wordprocessingShape">
                  <wps:wsp>
                    <wps:cNvSpPr/>
                    <wps:spPr>
                      <a:xfrm>
                        <a:off x="0" y="0"/>
                        <a:ext cx="1991520" cy="457920"/>
                      </a:xfrm>
                      <a:prstGeom prst="rect">
                        <a:avLst/>
                      </a:prstGeom>
                      <a:solidFill>
                        <a:srgbClr val="e3b623">
                          <a:alpha val="85000"/>
                        </a:srgbClr>
                      </a:solidFill>
                      <a:ln w="9360">
                        <a:noFill/>
                      </a:ln>
                    </wps:spPr>
                    <wps:style>
                      <a:lnRef idx="0"/>
                      <a:fillRef idx="0"/>
                      <a:effectRef idx="0"/>
                      <a:fontRef idx="minor"/>
                    </wps:style>
                    <wps:txbx>
                      <w:txbxContent>
                        <w:p>
                          <w:pPr>
                            <w:pStyle w:val="FrameContents"/>
                            <w:spacing w:before="240" w:after="0"/>
                            <w:rPr>
                              <w:rFonts w:ascii="Arial" w:hAnsi="Arial" w:cs="Arial"/>
                              <w:b/>
                              <w:b/>
                              <w:color w:val="FFFFFF" w:themeColor="background1"/>
                              <w:sz w:val="18"/>
                              <w:szCs w:val="18"/>
                            </w:rPr>
                          </w:pPr>
                          <w:r>
                            <w:rPr>
                              <w:rFonts w:cs="Arial" w:ascii="Arial" w:hAnsi="Arial"/>
                              <w:b/>
                              <w:color w:val="FFFFFF" w:themeColor="background1"/>
                              <w:sz w:val="18"/>
                              <w:szCs w:val="18"/>
                            </w:rPr>
                          </w:r>
                        </w:p>
                      </w:txbxContent>
                    </wps:txbx>
                    <wps:bodyPr>
                      <a:noAutofit/>
                    </wps:bodyPr>
                  </wps:wsp>
                </a:graphicData>
              </a:graphic>
            </wp:anchor>
          </w:drawing>
        </mc:Choice>
        <mc:Fallback>
          <w:pict>
            <v:rect id="shape_0" ID="Text Box 2" fillcolor="#e3b623" stroked="f" style="position:absolute;margin-left:246pt;margin-top:-35.8pt;width:156.75pt;height:36pt" wp14:anchorId="56A54EFC">
              <w10:wrap type="none"/>
              <v:fill o:detectmouseclick="t" type="solid" color2="#1c49dc" opacity="0.84"/>
              <v:stroke color="#3465a4" weight="9360" joinstyle="round" endcap="flat"/>
              <v:textbox>
                <w:txbxContent>
                  <w:p>
                    <w:pPr>
                      <w:pStyle w:val="FrameContents"/>
                      <w:spacing w:before="240" w:after="0"/>
                      <w:rPr>
                        <w:rFonts w:ascii="Arial" w:hAnsi="Arial" w:cs="Arial"/>
                        <w:b/>
                        <w:b/>
                        <w:color w:val="FFFFFF" w:themeColor="background1"/>
                        <w:sz w:val="18"/>
                        <w:szCs w:val="18"/>
                      </w:rPr>
                    </w:pPr>
                    <w:r>
                      <w:rPr>
                        <w:rFonts w:cs="Arial" w:ascii="Arial" w:hAnsi="Arial"/>
                        <w:b/>
                        <w:color w:val="FFFFFF" w:themeColor="background1"/>
                        <w:sz w:val="18"/>
                        <w:szCs w:val="18"/>
                      </w:rPr>
                    </w:r>
                  </w:p>
                </w:txbxContent>
              </v:textbox>
            </v:rect>
          </w:pict>
        </mc:Fallback>
      </mc:AlternateContent>
      <mc:AlternateContent>
        <mc:Choice Requires="wps">
          <w:drawing>
            <wp:anchor behindDoc="1" distT="0" distB="0" distL="0" distR="0" simplePos="0" locked="0" layoutInCell="1" allowOverlap="1" relativeHeight="63" wp14:anchorId="18AB76B0">
              <wp:simplePos x="0" y="0"/>
              <wp:positionH relativeFrom="column">
                <wp:posOffset>6485890</wp:posOffset>
              </wp:positionH>
              <wp:positionV relativeFrom="paragraph">
                <wp:posOffset>-452755</wp:posOffset>
              </wp:positionV>
              <wp:extent cx="2868295" cy="458470"/>
              <wp:effectExtent l="0" t="0" r="9525" b="0"/>
              <wp:wrapNone/>
              <wp:docPr id="17" name="Text Box 2"/>
              <a:graphic xmlns:a="http://schemas.openxmlformats.org/drawingml/2006/main">
                <a:graphicData uri="http://schemas.microsoft.com/office/word/2010/wordprocessingShape">
                  <wps:wsp>
                    <wps:cNvSpPr/>
                    <wps:spPr>
                      <a:xfrm>
                        <a:off x="0" y="0"/>
                        <a:ext cx="2867760" cy="457920"/>
                      </a:xfrm>
                      <a:prstGeom prst="rect">
                        <a:avLst/>
                      </a:prstGeom>
                      <a:solidFill>
                        <a:srgbClr val="fdde00">
                          <a:alpha val="40000"/>
                        </a:srgbClr>
                      </a:solidFill>
                      <a:ln w="9360">
                        <a:noFill/>
                      </a:ln>
                    </wps:spPr>
                    <wps:style>
                      <a:lnRef idx="0"/>
                      <a:fillRef idx="0"/>
                      <a:effectRef idx="0"/>
                      <a:fontRef idx="minor"/>
                    </wps:style>
                    <wps:txbx>
                      <w:txbxContent>
                        <w:p>
                          <w:pPr>
                            <w:pStyle w:val="FrameContents"/>
                            <w:spacing w:before="240" w:after="0"/>
                            <w:ind w:left="1440" w:firstLine="720"/>
                            <w:rPr>
                              <w:rFonts w:ascii="Arial" w:hAnsi="Arial" w:cs="Arial"/>
                              <w:b/>
                              <w:b/>
                              <w:color w:val="111111" w:themeColor="text1"/>
                              <w:sz w:val="18"/>
                              <w:szCs w:val="18"/>
                            </w:rPr>
                          </w:pPr>
                          <w:r>
                            <w:rPr>
                              <w:rFonts w:cs="Arial" w:ascii="Arial" w:hAnsi="Arial"/>
                              <w:b/>
                              <w:color w:val="111111" w:themeColor="text1"/>
                              <w:sz w:val="18"/>
                              <w:szCs w:val="18"/>
                            </w:rPr>
                          </w:r>
                        </w:p>
                      </w:txbxContent>
                    </wps:txbx>
                    <wps:bodyPr>
                      <a:noAutofit/>
                    </wps:bodyPr>
                  </wps:wsp>
                </a:graphicData>
              </a:graphic>
            </wp:anchor>
          </w:drawing>
        </mc:Choice>
        <mc:Fallback>
          <w:pict>
            <v:rect id="shape_0" ID="Text Box 2" fillcolor="#fdde00" stroked="f" style="position:absolute;margin-left:510.7pt;margin-top:-35.65pt;width:225.75pt;height:36pt" wp14:anchorId="18AB76B0">
              <w10:wrap type="none"/>
              <v:fill o:detectmouseclick="t" type="solid" color2="#0221ff" opacity="0.39"/>
              <v:stroke color="#3465a4" weight="9360" joinstyle="round" endcap="flat"/>
              <v:textbox>
                <w:txbxContent>
                  <w:p>
                    <w:pPr>
                      <w:pStyle w:val="FrameContents"/>
                      <w:spacing w:before="240" w:after="0"/>
                      <w:ind w:left="1440" w:firstLine="720"/>
                      <w:rPr>
                        <w:rFonts w:ascii="Arial" w:hAnsi="Arial" w:cs="Arial"/>
                        <w:b/>
                        <w:b/>
                        <w:color w:val="111111" w:themeColor="text1"/>
                        <w:sz w:val="18"/>
                        <w:szCs w:val="18"/>
                      </w:rPr>
                    </w:pPr>
                    <w:r>
                      <w:rPr>
                        <w:rFonts w:cs="Arial" w:ascii="Arial" w:hAnsi="Arial"/>
                        <w:b/>
                        <w:color w:val="111111" w:themeColor="text1"/>
                        <w:sz w:val="18"/>
                        <w:szCs w:val="18"/>
                      </w:rPr>
                    </w:r>
                  </w:p>
                </w:txbxContent>
              </v:textbox>
            </v:rect>
          </w:pict>
        </mc:Fallback>
      </mc:AlternateContent>
      <mc:AlternateContent>
        <mc:Choice Requires="wps">
          <w:drawing>
            <wp:anchor behindDoc="1" distT="0" distB="0" distL="0" distR="0" simplePos="0" locked="0" layoutInCell="1" allowOverlap="1" relativeHeight="77" wp14:anchorId="09C9F756">
              <wp:simplePos x="0" y="0"/>
              <wp:positionH relativeFrom="column">
                <wp:posOffset>5086350</wp:posOffset>
              </wp:positionH>
              <wp:positionV relativeFrom="paragraph">
                <wp:posOffset>-452755</wp:posOffset>
              </wp:positionV>
              <wp:extent cx="1420495" cy="458470"/>
              <wp:effectExtent l="0" t="0" r="9525" b="0"/>
              <wp:wrapNone/>
              <wp:docPr id="19" name="Text Box 2"/>
              <a:graphic xmlns:a="http://schemas.openxmlformats.org/drawingml/2006/main">
                <a:graphicData uri="http://schemas.microsoft.com/office/word/2010/wordprocessingShape">
                  <wps:wsp>
                    <wps:cNvSpPr/>
                    <wps:spPr>
                      <a:xfrm>
                        <a:off x="0" y="0"/>
                        <a:ext cx="1419840" cy="457920"/>
                      </a:xfrm>
                      <a:prstGeom prst="rect">
                        <a:avLst/>
                      </a:prstGeom>
                      <a:solidFill>
                        <a:srgbClr val="fdde00"/>
                      </a:solidFill>
                      <a:ln w="9360">
                        <a:noFill/>
                      </a:ln>
                    </wps:spPr>
                    <wps:style>
                      <a:lnRef idx="0"/>
                      <a:fillRef idx="0"/>
                      <a:effectRef idx="0"/>
                      <a:fontRef idx="minor"/>
                    </wps:style>
                    <wps:txbx>
                      <w:txbxContent>
                        <w:p>
                          <w:pPr>
                            <w:pStyle w:val="FrameContents"/>
                            <w:spacing w:before="240" w:after="0"/>
                            <w:rPr>
                              <w:rFonts w:ascii="Arial" w:hAnsi="Arial" w:cs="Arial"/>
                              <w:b/>
                              <w:b/>
                              <w:color w:val="FDDE00"/>
                              <w:sz w:val="18"/>
                              <w:szCs w:val="18"/>
                            </w:rPr>
                          </w:pPr>
                          <w:r>
                            <w:rPr>
                              <w:rFonts w:cs="Arial" w:ascii="Arial" w:hAnsi="Arial"/>
                              <w:b/>
                              <w:color w:val="FDDE00"/>
                              <w:sz w:val="18"/>
                              <w:szCs w:val="18"/>
                            </w:rPr>
                          </w:r>
                        </w:p>
                      </w:txbxContent>
                    </wps:txbx>
                    <wps:bodyPr>
                      <a:noAutofit/>
                    </wps:bodyPr>
                  </wps:wsp>
                </a:graphicData>
              </a:graphic>
            </wp:anchor>
          </w:drawing>
        </mc:Choice>
        <mc:Fallback>
          <w:pict>
            <v:rect id="shape_0" ID="Text Box 2" fillcolor="#fdde00" stroked="f" style="position:absolute;margin-left:400.5pt;margin-top:-35.65pt;width:111.75pt;height:36pt" wp14:anchorId="09C9F756">
              <w10:wrap type="none"/>
              <v:fill o:detectmouseclick="t" type="solid" color2="#0221ff"/>
              <v:stroke color="#3465a4" weight="9360" joinstyle="round" endcap="flat"/>
              <v:textbox>
                <w:txbxContent>
                  <w:p>
                    <w:pPr>
                      <w:pStyle w:val="FrameContents"/>
                      <w:spacing w:before="240" w:after="0"/>
                      <w:rPr>
                        <w:rFonts w:ascii="Arial" w:hAnsi="Arial" w:cs="Arial"/>
                        <w:b/>
                        <w:b/>
                        <w:color w:val="FDDE00"/>
                        <w:sz w:val="18"/>
                        <w:szCs w:val="18"/>
                      </w:rPr>
                    </w:pPr>
                    <w:r>
                      <w:rPr>
                        <w:rFonts w:cs="Arial" w:ascii="Arial" w:hAnsi="Arial"/>
                        <w:b/>
                        <w:color w:val="FDDE00"/>
                        <w:sz w:val="18"/>
                        <w:szCs w:val="18"/>
                      </w:rPr>
                    </w:r>
                  </w:p>
                </w:txbxContent>
              </v:textbox>
            </v:rect>
          </w:pict>
        </mc:Fallback>
      </mc:AlternateContent>
      <w:pict>
        <v:shape id="PowerPlusWaterMarkObject70592616" o:spid="shape_0" fillcolor="white" stroked="f" style="position:absolute;margin-left:67.95pt;margin-top:320pt;width:368.15pt;height:34.25pt;rotation:315;mso-position-horizontal:center;mso-position-vertical:center;mso-position-vertical-relative:margin" type="shapetype_136">
          <v:path textpathok="t"/>
          <v:textpath on="t" fitshape="t" string="Corporate Template V1.0" trim="t" style="font-family:&quot;Calibri&quot;;font-size:11pt"/>
          <w10:wrap type="none"/>
          <v:fill o:detectmouseclick="t" type="solid" color2="black" opacity="0.5"/>
          <v:stroke color="#3465a4" joinstyle="round" endcap="flat"/>
        </v:shape>
      </w:pict>
    </w:r>
  </w:p>
  <w:p>
    <w:pPr>
      <w:pStyle w:val="Header"/>
      <w:jc w:val="center"/>
      <w:rPr>
        <w:i/>
        <w:i/>
      </w:rPr>
    </w:pPr>
    <w:r>
      <w:rPr>
        <w:i/>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i/>
        <w:i/>
      </w:rPr>
    </w:pPr>
    <w:r>
      <w:rPr>
        <w:i/>
      </w:rPr>
      <mc:AlternateContent>
        <mc:Choice Requires="wps">
          <w:drawing>
            <wp:anchor behindDoc="1" distT="0" distB="0" distL="0" distR="0" simplePos="0" locked="0" layoutInCell="1" allowOverlap="1" relativeHeight="80" wp14:anchorId="44205E35">
              <wp:simplePos x="0" y="0"/>
              <wp:positionH relativeFrom="column">
                <wp:posOffset>-685800</wp:posOffset>
              </wp:positionH>
              <wp:positionV relativeFrom="paragraph">
                <wp:posOffset>-453390</wp:posOffset>
              </wp:positionV>
              <wp:extent cx="3811270" cy="458470"/>
              <wp:effectExtent l="0" t="0" r="0" b="0"/>
              <wp:wrapNone/>
              <wp:docPr id="25" name="Text Box 2_0"/>
              <a:graphic xmlns:a="http://schemas.openxmlformats.org/drawingml/2006/main">
                <a:graphicData uri="http://schemas.microsoft.com/office/word/2010/wordprocessingShape">
                  <wps:wsp>
                    <wps:cNvSpPr/>
                    <wps:spPr>
                      <a:xfrm>
                        <a:off x="0" y="0"/>
                        <a:ext cx="3810600" cy="457920"/>
                      </a:xfrm>
                      <a:prstGeom prst="rect">
                        <a:avLst/>
                      </a:prstGeom>
                      <a:solidFill>
                        <a:srgbClr val="daaa00"/>
                      </a:solidFill>
                      <a:ln w="9360">
                        <a:noFill/>
                      </a:ln>
                    </wps:spPr>
                    <wps:style>
                      <a:lnRef idx="0"/>
                      <a:fillRef idx="0"/>
                      <a:effectRef idx="0"/>
                      <a:fontRef idx="minor"/>
                    </wps:style>
                    <wps:bodyPr/>
                  </wps:wsp>
                </a:graphicData>
              </a:graphic>
            </wp:anchor>
          </w:drawing>
        </mc:Choice>
        <mc:Fallback>
          <w:pict>
            <v:rect id="shape_0" ID="Text Box 2_0" fillcolor="#daaa00" stroked="f" style="position:absolute;margin-left:-54pt;margin-top:-35.7pt;width:300pt;height:36pt" wp14:anchorId="44205E35">
              <w10:wrap type="none"/>
              <v:fill o:detectmouseclick="t" type="solid" color2="#2555ff"/>
              <v:stroke color="#3465a4" weight="9360" joinstyle="round" endcap="flat"/>
            </v:rect>
          </w:pict>
        </mc:Fallback>
      </mc:AlternateContent>
      <mc:AlternateContent>
        <mc:Choice Requires="wps">
          <w:drawing>
            <wp:anchor behindDoc="1" distT="0" distB="0" distL="0" distR="0" simplePos="0" locked="0" layoutInCell="1" allowOverlap="1" relativeHeight="83" wp14:anchorId="56A54EFC">
              <wp:simplePos x="0" y="0"/>
              <wp:positionH relativeFrom="column">
                <wp:posOffset>3124200</wp:posOffset>
              </wp:positionH>
              <wp:positionV relativeFrom="paragraph">
                <wp:posOffset>-454660</wp:posOffset>
              </wp:positionV>
              <wp:extent cx="1991995" cy="458470"/>
              <wp:effectExtent l="0" t="0" r="9525" b="0"/>
              <wp:wrapNone/>
              <wp:docPr id="26" name="Text Box 2_1"/>
              <a:graphic xmlns:a="http://schemas.openxmlformats.org/drawingml/2006/main">
                <a:graphicData uri="http://schemas.microsoft.com/office/word/2010/wordprocessingShape">
                  <wps:wsp>
                    <wps:cNvSpPr/>
                    <wps:spPr>
                      <a:xfrm>
                        <a:off x="0" y="0"/>
                        <a:ext cx="1991520" cy="457920"/>
                      </a:xfrm>
                      <a:prstGeom prst="rect">
                        <a:avLst/>
                      </a:prstGeom>
                      <a:solidFill>
                        <a:srgbClr val="e3b623">
                          <a:alpha val="85000"/>
                        </a:srgbClr>
                      </a:solidFill>
                      <a:ln w="9360">
                        <a:noFill/>
                      </a:ln>
                    </wps:spPr>
                    <wps:style>
                      <a:lnRef idx="0"/>
                      <a:fillRef idx="0"/>
                      <a:effectRef idx="0"/>
                      <a:fontRef idx="minor"/>
                    </wps:style>
                    <wps:bodyPr/>
                  </wps:wsp>
                </a:graphicData>
              </a:graphic>
            </wp:anchor>
          </w:drawing>
        </mc:Choice>
        <mc:Fallback>
          <w:pict>
            <v:rect id="shape_0" ID="Text Box 2_1" fillcolor="#e3b623" stroked="f" style="position:absolute;margin-left:246pt;margin-top:-35.8pt;width:156.75pt;height:36pt" wp14:anchorId="56A54EFC">
              <w10:wrap type="none"/>
              <v:fill o:detectmouseclick="t" type="solid" color2="#1c49dc" opacity="0.84"/>
              <v:stroke color="#3465a4" weight="9360" joinstyle="round" endcap="flat"/>
            </v:rect>
          </w:pict>
        </mc:Fallback>
      </mc:AlternateContent>
      <mc:AlternateContent>
        <mc:Choice Requires="wps">
          <w:drawing>
            <wp:anchor behindDoc="1" distT="0" distB="0" distL="0" distR="0" simplePos="0" locked="0" layoutInCell="1" allowOverlap="1" relativeHeight="86" wp14:anchorId="18AB76B0">
              <wp:simplePos x="0" y="0"/>
              <wp:positionH relativeFrom="column">
                <wp:posOffset>6485890</wp:posOffset>
              </wp:positionH>
              <wp:positionV relativeFrom="paragraph">
                <wp:posOffset>-452755</wp:posOffset>
              </wp:positionV>
              <wp:extent cx="2868295" cy="458470"/>
              <wp:effectExtent l="0" t="0" r="9525" b="0"/>
              <wp:wrapNone/>
              <wp:docPr id="27" name="Text Box 2_2"/>
              <a:graphic xmlns:a="http://schemas.openxmlformats.org/drawingml/2006/main">
                <a:graphicData uri="http://schemas.microsoft.com/office/word/2010/wordprocessingShape">
                  <wps:wsp>
                    <wps:cNvSpPr/>
                    <wps:spPr>
                      <a:xfrm>
                        <a:off x="0" y="0"/>
                        <a:ext cx="2867760" cy="457920"/>
                      </a:xfrm>
                      <a:prstGeom prst="rect">
                        <a:avLst/>
                      </a:prstGeom>
                      <a:solidFill>
                        <a:srgbClr val="fdde00">
                          <a:alpha val="40000"/>
                        </a:srgbClr>
                      </a:solidFill>
                      <a:ln w="9360">
                        <a:noFill/>
                      </a:ln>
                    </wps:spPr>
                    <wps:style>
                      <a:lnRef idx="0"/>
                      <a:fillRef idx="0"/>
                      <a:effectRef idx="0"/>
                      <a:fontRef idx="minor"/>
                    </wps:style>
                    <wps:bodyPr/>
                  </wps:wsp>
                </a:graphicData>
              </a:graphic>
            </wp:anchor>
          </w:drawing>
        </mc:Choice>
        <mc:Fallback>
          <w:pict>
            <v:rect id="shape_0" ID="Text Box 2_2" fillcolor="#fdde00" stroked="f" style="position:absolute;margin-left:510.7pt;margin-top:-35.65pt;width:225.75pt;height:36pt" wp14:anchorId="18AB76B0">
              <w10:wrap type="none"/>
              <v:fill o:detectmouseclick="t" type="solid" color2="#0221ff" opacity="0.39"/>
              <v:stroke color="#3465a4" weight="9360" joinstyle="round" endcap="flat"/>
            </v:rect>
          </w:pict>
        </mc:Fallback>
      </mc:AlternateContent>
      <mc:AlternateContent>
        <mc:Choice Requires="wps">
          <w:drawing>
            <wp:anchor behindDoc="1" distT="0" distB="0" distL="0" distR="0" simplePos="0" locked="0" layoutInCell="1" allowOverlap="1" relativeHeight="89" wp14:anchorId="09C9F756">
              <wp:simplePos x="0" y="0"/>
              <wp:positionH relativeFrom="column">
                <wp:posOffset>5086350</wp:posOffset>
              </wp:positionH>
              <wp:positionV relativeFrom="paragraph">
                <wp:posOffset>-452755</wp:posOffset>
              </wp:positionV>
              <wp:extent cx="1420495" cy="458470"/>
              <wp:effectExtent l="0" t="0" r="9525" b="0"/>
              <wp:wrapNone/>
              <wp:docPr id="28" name="Text Box 2_3"/>
              <a:graphic xmlns:a="http://schemas.openxmlformats.org/drawingml/2006/main">
                <a:graphicData uri="http://schemas.microsoft.com/office/word/2010/wordprocessingShape">
                  <wps:wsp>
                    <wps:cNvSpPr/>
                    <wps:spPr>
                      <a:xfrm>
                        <a:off x="0" y="0"/>
                        <a:ext cx="1419840" cy="457920"/>
                      </a:xfrm>
                      <a:prstGeom prst="rect">
                        <a:avLst/>
                      </a:prstGeom>
                      <a:solidFill>
                        <a:srgbClr val="fdde00"/>
                      </a:solidFill>
                      <a:ln w="9360">
                        <a:noFill/>
                      </a:ln>
                    </wps:spPr>
                    <wps:style>
                      <a:lnRef idx="0"/>
                      <a:fillRef idx="0"/>
                      <a:effectRef idx="0"/>
                      <a:fontRef idx="minor"/>
                    </wps:style>
                    <wps:bodyPr/>
                  </wps:wsp>
                </a:graphicData>
              </a:graphic>
            </wp:anchor>
          </w:drawing>
        </mc:Choice>
        <mc:Fallback>
          <w:pict>
            <v:rect id="shape_0" ID="Text Box 2_3" fillcolor="#fdde00" stroked="f" style="position:absolute;margin-left:400.5pt;margin-top:-35.65pt;width:111.75pt;height:36pt" wp14:anchorId="09C9F756">
              <w10:wrap type="none"/>
              <v:fill o:detectmouseclick="t" type="solid" color2="#0221ff"/>
              <v:stroke color="#3465a4" weight="9360" joinstyle="round" endcap="flat"/>
            </v:rect>
          </w:pict>
        </mc:Fallback>
      </mc:AlternateContent>
      <mc:AlternateContent>
        <mc:Choice Requires="wps">
          <w:drawing>
            <wp:anchor behindDoc="1" distT="0" distB="0" distL="0" distR="0" simplePos="0" locked="0" layoutInCell="1" allowOverlap="1" relativeHeight="92">
              <wp:simplePos x="0" y="0"/>
              <wp:positionH relativeFrom="column">
                <wp:posOffset>6485890</wp:posOffset>
              </wp:positionH>
              <wp:positionV relativeFrom="paragraph">
                <wp:posOffset>-452755</wp:posOffset>
              </wp:positionV>
              <wp:extent cx="2868295" cy="458470"/>
              <wp:effectExtent l="0" t="0" r="0" b="0"/>
              <wp:wrapNone/>
              <wp:docPr id="29" name="Image1"/>
              <a:graphic xmlns:a="http://schemas.openxmlformats.org/drawingml/2006/main">
                <a:graphicData uri="http://schemas.microsoft.com/office/word/2010/wordprocessingShape">
                  <wps:wsp>
                    <wps:cNvSpPr/>
                    <wps:spPr>
                      <a:xfrm>
                        <a:off x="0" y="0"/>
                        <a:ext cx="2867760" cy="457920"/>
                      </a:xfrm>
                      <a:prstGeom prst="rect">
                        <a:avLst/>
                      </a:prstGeom>
                      <a:noFill/>
                      <a:ln>
                        <a:noFill/>
                      </a:ln>
                    </wps:spPr>
                    <wps:style>
                      <a:lnRef idx="0"/>
                      <a:fillRef idx="0"/>
                      <a:effectRef idx="0"/>
                      <a:fontRef idx="minor"/>
                    </wps:style>
                    <wps:txbx>
                      <w:txbxContent>
                        <w:p>
                          <w:pPr>
                            <w:pStyle w:val="FrameContents"/>
                            <w:spacing w:before="240" w:after="0"/>
                            <w:ind w:left="1440" w:firstLine="720"/>
                            <w:rPr>
                              <w:rFonts w:ascii="Arial" w:hAnsi="Arial" w:cs="Arial"/>
                              <w:b/>
                              <w:b/>
                              <w:color w:val="111111" w:themeColor="text1"/>
                              <w:sz w:val="18"/>
                              <w:szCs w:val="18"/>
                            </w:rPr>
                          </w:pPr>
                          <w:r>
                            <w:rPr>
                              <w:rFonts w:cs="Arial" w:ascii="Arial" w:hAnsi="Arial"/>
                              <w:b/>
                              <w:color w:val="111111" w:themeColor="text1"/>
                              <w:sz w:val="18"/>
                              <w:szCs w:val="18"/>
                            </w:rPr>
                          </w:r>
                        </w:p>
                      </w:txbxContent>
                    </wps:txbx>
                    <wps:bodyPr>
                      <a:noAutofit/>
                    </wps:bodyPr>
                  </wps:wsp>
                </a:graphicData>
              </a:graphic>
            </wp:anchor>
          </w:drawing>
        </mc:Choice>
        <mc:Fallback>
          <w:pict>
            <v:rect id="shape_0" ID="Image1" stroked="f" style="position:absolute;margin-left:510.7pt;margin-top:-35.65pt;width:225.75pt;height:36pt">
              <w10:wrap type="none"/>
              <v:fill o:detectmouseclick="t" on="false"/>
              <v:stroke color="#3465a4" joinstyle="round" endcap="flat"/>
              <v:textbox>
                <w:txbxContent>
                  <w:p>
                    <w:pPr>
                      <w:pStyle w:val="FrameContents"/>
                      <w:spacing w:before="240" w:after="0"/>
                      <w:ind w:left="1440" w:firstLine="720"/>
                      <w:rPr>
                        <w:rFonts w:ascii="Arial" w:hAnsi="Arial" w:cs="Arial"/>
                        <w:b/>
                        <w:b/>
                        <w:color w:val="111111" w:themeColor="text1"/>
                        <w:sz w:val="18"/>
                        <w:szCs w:val="18"/>
                      </w:rPr>
                    </w:pPr>
                    <w:r>
                      <w:rPr>
                        <w:rFonts w:cs="Arial" w:ascii="Arial" w:hAnsi="Arial"/>
                        <w:b/>
                        <w:color w:val="111111" w:themeColor="text1"/>
                        <w:sz w:val="18"/>
                        <w:szCs w:val="18"/>
                      </w:rPr>
                    </w:r>
                  </w:p>
                </w:txbxContent>
              </v:textbox>
            </v:rect>
          </w:pict>
        </mc:Fallback>
      </mc:AlternateContent>
      <mc:AlternateContent>
        <mc:Choice Requires="wps">
          <w:drawing>
            <wp:anchor behindDoc="1" distT="0" distB="0" distL="0" distR="0" simplePos="0" locked="0" layoutInCell="1" allowOverlap="1" relativeHeight="95">
              <wp:simplePos x="0" y="0"/>
              <wp:positionH relativeFrom="column">
                <wp:posOffset>-685800</wp:posOffset>
              </wp:positionH>
              <wp:positionV relativeFrom="paragraph">
                <wp:posOffset>-453390</wp:posOffset>
              </wp:positionV>
              <wp:extent cx="3811270" cy="458470"/>
              <wp:effectExtent l="0" t="0" r="0" b="0"/>
              <wp:wrapNone/>
              <wp:docPr id="31" name="Image2"/>
              <a:graphic xmlns:a="http://schemas.openxmlformats.org/drawingml/2006/main">
                <a:graphicData uri="http://schemas.microsoft.com/office/word/2010/wordprocessingShape">
                  <wps:wsp>
                    <wps:cNvSpPr/>
                    <wps:spPr>
                      <a:xfrm>
                        <a:off x="0" y="0"/>
                        <a:ext cx="3810600" cy="457920"/>
                      </a:xfrm>
                      <a:prstGeom prst="rect">
                        <a:avLst/>
                      </a:prstGeom>
                      <a:noFill/>
                      <a:ln>
                        <a:noFill/>
                      </a:ln>
                    </wps:spPr>
                    <wps:style>
                      <a:lnRef idx="0"/>
                      <a:fillRef idx="0"/>
                      <a:effectRef idx="0"/>
                      <a:fontRef idx="minor"/>
                    </wps:style>
                    <wps:txbx>
                      <w:txbxContent>
                        <w:p>
                          <w:pPr>
                            <w:pStyle w:val="FrameContents"/>
                            <w:spacing w:before="240" w:after="0"/>
                            <w:ind w:firstLine="1843"/>
                            <w:rPr>
                              <w:rFonts w:ascii="Arial" w:hAnsi="Arial" w:cs="Arial"/>
                              <w:b/>
                              <w:b/>
                              <w:color w:val="FFFFFF" w:themeColor="background1"/>
                              <w:sz w:val="18"/>
                              <w:szCs w:val="18"/>
                            </w:rPr>
                          </w:pPr>
                          <w:r>
                            <w:rPr>
                              <w:rFonts w:cs="Arial" w:ascii="Arial" w:hAnsi="Arial"/>
                              <w:b/>
                              <w:color w:val="FFFFFF" w:themeColor="background1"/>
                              <w:sz w:val="18"/>
                              <w:szCs w:val="18"/>
                            </w:rPr>
                          </w:r>
                        </w:p>
                      </w:txbxContent>
                    </wps:txbx>
                    <wps:bodyPr>
                      <a:noAutofit/>
                    </wps:bodyPr>
                  </wps:wsp>
                </a:graphicData>
              </a:graphic>
            </wp:anchor>
          </w:drawing>
        </mc:Choice>
        <mc:Fallback>
          <w:pict>
            <v:rect id="shape_0" ID="Image2" stroked="f" style="position:absolute;margin-left:-54pt;margin-top:-35.7pt;width:300pt;height:36pt">
              <w10:wrap type="none"/>
              <v:fill o:detectmouseclick="t" on="false"/>
              <v:stroke color="#3465a4" joinstyle="round" endcap="flat"/>
              <v:textbox>
                <w:txbxContent>
                  <w:p>
                    <w:pPr>
                      <w:pStyle w:val="FrameContents"/>
                      <w:spacing w:before="240" w:after="0"/>
                      <w:ind w:firstLine="1843"/>
                      <w:rPr>
                        <w:rFonts w:ascii="Arial" w:hAnsi="Arial" w:cs="Arial"/>
                        <w:b/>
                        <w:b/>
                        <w:color w:val="FFFFFF" w:themeColor="background1"/>
                        <w:sz w:val="18"/>
                        <w:szCs w:val="18"/>
                      </w:rPr>
                    </w:pPr>
                    <w:r>
                      <w:rPr>
                        <w:rFonts w:cs="Arial" w:ascii="Arial" w:hAnsi="Arial"/>
                        <w:b/>
                        <w:color w:val="FFFFFF" w:themeColor="background1"/>
                        <w:sz w:val="18"/>
                        <w:szCs w:val="18"/>
                      </w:rPr>
                    </w:r>
                  </w:p>
                </w:txbxContent>
              </v:textbox>
            </v:rect>
          </w:pict>
        </mc:Fallback>
      </mc:AlternateContent>
      <mc:AlternateContent>
        <mc:Choice Requires="wps">
          <w:drawing>
            <wp:anchor behindDoc="1" distT="0" distB="0" distL="0" distR="0" simplePos="0" locked="0" layoutInCell="1" allowOverlap="1" relativeHeight="98">
              <wp:simplePos x="0" y="0"/>
              <wp:positionH relativeFrom="column">
                <wp:posOffset>5086350</wp:posOffset>
              </wp:positionH>
              <wp:positionV relativeFrom="paragraph">
                <wp:posOffset>-452755</wp:posOffset>
              </wp:positionV>
              <wp:extent cx="1420495" cy="458470"/>
              <wp:effectExtent l="0" t="0" r="0" b="0"/>
              <wp:wrapNone/>
              <wp:docPr id="33" name="Image3"/>
              <a:graphic xmlns:a="http://schemas.openxmlformats.org/drawingml/2006/main">
                <a:graphicData uri="http://schemas.microsoft.com/office/word/2010/wordprocessingShape">
                  <wps:wsp>
                    <wps:cNvSpPr/>
                    <wps:spPr>
                      <a:xfrm>
                        <a:off x="0" y="0"/>
                        <a:ext cx="1419840" cy="457920"/>
                      </a:xfrm>
                      <a:prstGeom prst="rect">
                        <a:avLst/>
                      </a:prstGeom>
                      <a:noFill/>
                      <a:ln>
                        <a:noFill/>
                      </a:ln>
                    </wps:spPr>
                    <wps:style>
                      <a:lnRef idx="0"/>
                      <a:fillRef idx="0"/>
                      <a:effectRef idx="0"/>
                      <a:fontRef idx="minor"/>
                    </wps:style>
                    <wps:txbx>
                      <w:txbxContent>
                        <w:p>
                          <w:pPr>
                            <w:pStyle w:val="FrameContents"/>
                            <w:spacing w:before="240" w:after="0"/>
                            <w:rPr>
                              <w:rFonts w:ascii="Arial" w:hAnsi="Arial" w:cs="Arial"/>
                              <w:b/>
                              <w:b/>
                              <w:color w:val="FDDE00"/>
                              <w:sz w:val="18"/>
                              <w:szCs w:val="18"/>
                            </w:rPr>
                          </w:pPr>
                          <w:r>
                            <w:rPr>
                              <w:rFonts w:cs="Arial" w:ascii="Arial" w:hAnsi="Arial"/>
                              <w:b/>
                              <w:color w:val="FDDE00"/>
                              <w:sz w:val="18"/>
                              <w:szCs w:val="18"/>
                            </w:rPr>
                          </w:r>
                        </w:p>
                      </w:txbxContent>
                    </wps:txbx>
                    <wps:bodyPr>
                      <a:noAutofit/>
                    </wps:bodyPr>
                  </wps:wsp>
                </a:graphicData>
              </a:graphic>
            </wp:anchor>
          </w:drawing>
        </mc:Choice>
        <mc:Fallback>
          <w:pict>
            <v:rect id="shape_0" ID="Image3" stroked="f" style="position:absolute;margin-left:400.5pt;margin-top:-35.65pt;width:111.75pt;height:36pt">
              <w10:wrap type="none"/>
              <v:fill o:detectmouseclick="t" on="false"/>
              <v:stroke color="#3465a4" joinstyle="round" endcap="flat"/>
              <v:textbox>
                <w:txbxContent>
                  <w:p>
                    <w:pPr>
                      <w:pStyle w:val="FrameContents"/>
                      <w:spacing w:before="240" w:after="0"/>
                      <w:rPr>
                        <w:rFonts w:ascii="Arial" w:hAnsi="Arial" w:cs="Arial"/>
                        <w:b/>
                        <w:b/>
                        <w:color w:val="FDDE00"/>
                        <w:sz w:val="18"/>
                        <w:szCs w:val="18"/>
                      </w:rPr>
                    </w:pPr>
                    <w:r>
                      <w:rPr>
                        <w:rFonts w:cs="Arial" w:ascii="Arial" w:hAnsi="Arial"/>
                        <w:b/>
                        <w:color w:val="FDDE00"/>
                        <w:sz w:val="18"/>
                        <w:szCs w:val="18"/>
                      </w:rPr>
                    </w:r>
                  </w:p>
                </w:txbxContent>
              </v:textbox>
            </v:rect>
          </w:pict>
        </mc:Fallback>
      </mc:AlternateContent>
      <mc:AlternateContent>
        <mc:Choice Requires="wps">
          <w:drawing>
            <wp:anchor behindDoc="1" distT="0" distB="0" distL="0" distR="0" simplePos="0" locked="0" layoutInCell="1" allowOverlap="1" relativeHeight="101">
              <wp:simplePos x="0" y="0"/>
              <wp:positionH relativeFrom="column">
                <wp:posOffset>3124200</wp:posOffset>
              </wp:positionH>
              <wp:positionV relativeFrom="paragraph">
                <wp:posOffset>-454660</wp:posOffset>
              </wp:positionV>
              <wp:extent cx="1991995" cy="458470"/>
              <wp:effectExtent l="0" t="0" r="0" b="0"/>
              <wp:wrapNone/>
              <wp:docPr id="35" name="Image4"/>
              <a:graphic xmlns:a="http://schemas.openxmlformats.org/drawingml/2006/main">
                <a:graphicData uri="http://schemas.microsoft.com/office/word/2010/wordprocessingShape">
                  <wps:wsp>
                    <wps:cNvSpPr/>
                    <wps:spPr>
                      <a:xfrm>
                        <a:off x="0" y="0"/>
                        <a:ext cx="1991520" cy="457920"/>
                      </a:xfrm>
                      <a:prstGeom prst="rect">
                        <a:avLst/>
                      </a:prstGeom>
                      <a:noFill/>
                      <a:ln>
                        <a:noFill/>
                      </a:ln>
                    </wps:spPr>
                    <wps:style>
                      <a:lnRef idx="0"/>
                      <a:fillRef idx="0"/>
                      <a:effectRef idx="0"/>
                      <a:fontRef idx="minor"/>
                    </wps:style>
                    <wps:txbx>
                      <w:txbxContent>
                        <w:p>
                          <w:pPr>
                            <w:pStyle w:val="FrameContents"/>
                            <w:spacing w:before="240" w:after="0"/>
                            <w:rPr>
                              <w:rFonts w:ascii="Arial" w:hAnsi="Arial" w:cs="Arial"/>
                              <w:b/>
                              <w:b/>
                              <w:color w:val="FFFFFF" w:themeColor="background1"/>
                              <w:sz w:val="18"/>
                              <w:szCs w:val="18"/>
                            </w:rPr>
                          </w:pPr>
                          <w:r>
                            <w:rPr>
                              <w:rFonts w:cs="Arial" w:ascii="Arial" w:hAnsi="Arial"/>
                              <w:b/>
                              <w:color w:val="FFFFFF" w:themeColor="background1"/>
                              <w:sz w:val="18"/>
                              <w:szCs w:val="18"/>
                            </w:rPr>
                          </w:r>
                        </w:p>
                      </w:txbxContent>
                    </wps:txbx>
                    <wps:bodyPr>
                      <a:noAutofit/>
                    </wps:bodyPr>
                  </wps:wsp>
                </a:graphicData>
              </a:graphic>
            </wp:anchor>
          </w:drawing>
        </mc:Choice>
        <mc:Fallback>
          <w:pict>
            <v:rect id="shape_0" ID="Image4" stroked="f" style="position:absolute;margin-left:246pt;margin-top:-35.8pt;width:156.75pt;height:36pt">
              <w10:wrap type="none"/>
              <v:fill o:detectmouseclick="t" on="false"/>
              <v:stroke color="#3465a4" joinstyle="round" endcap="flat"/>
              <v:textbox>
                <w:txbxContent>
                  <w:p>
                    <w:pPr>
                      <w:pStyle w:val="FrameContents"/>
                      <w:spacing w:before="240" w:after="0"/>
                      <w:rPr>
                        <w:rFonts w:ascii="Arial" w:hAnsi="Arial" w:cs="Arial"/>
                        <w:b/>
                        <w:b/>
                        <w:color w:val="FFFFFF" w:themeColor="background1"/>
                        <w:sz w:val="18"/>
                        <w:szCs w:val="18"/>
                      </w:rPr>
                    </w:pPr>
                    <w:r>
                      <w:rPr>
                        <w:rFonts w:cs="Arial" w:ascii="Arial" w:hAnsi="Arial"/>
                        <w:b/>
                        <w:color w:val="FFFFFF" w:themeColor="background1"/>
                        <w:sz w:val="18"/>
                        <w:szCs w:val="18"/>
                      </w:rPr>
                    </w:r>
                  </w:p>
                </w:txbxContent>
              </v:textbox>
            </v:rect>
          </w:pict>
        </mc:Fallback>
      </mc:AlternateContent>
      <w:pict>
        <v:shape id="PowerPlusWaterMarkObject70592616_0" o:spid="shape_0" fillcolor="white" stroked="f" style="position:absolute;margin-left:67.95pt;margin-top:320pt;width:368.15pt;height:34.25pt;rotation:315;mso-position-horizontal:center;mso-position-vertical:center;mso-position-vertical-relative:margin" type="shapetype_136">
          <v:path textpathok="t"/>
          <v:textpath on="t" fitshape="t" string="Corporate Template V1.0" trim="t" style="font-family:&quot;Calibri&quot;;font-size:11pt"/>
          <w10:wrap type="none"/>
          <v:fill o:detectmouseclick="t" type="solid" color2="black" opacity="0.5"/>
          <v:stroke color="#3465a4" joinstyle="round" endcap="flat"/>
        </v:shape>
      </w:pict>
    </w:r>
  </w:p>
  <w:p>
    <w:pPr>
      <w:pStyle w:val="Header"/>
      <w:jc w:val="center"/>
      <w:rPr>
        <w:i/>
        <w:i/>
      </w:rPr>
    </w:pPr>
    <w:r>
      <w:rPr>
        <w:i/>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decimal"/>
      <w:lvlText w:val="%1."/>
      <w:lvlJc w:val="left"/>
      <w:pPr>
        <w:ind w:left="360" w:hanging="360"/>
      </w:pPr>
    </w:lvl>
    <w:lvl w:ilvl="1">
      <w:start w:val="1"/>
      <w:pStyle w:val="Heading2"/>
      <w:numFmt w:val="decimal"/>
      <w:lvlText w:val="%1.%2."/>
      <w:lvlJc w:val="left"/>
      <w:pPr>
        <w:ind w:left="792" w:hanging="432"/>
      </w:pPr>
      <w:rPr>
        <w:sz w:val="36"/>
        <w:b/>
      </w:rPr>
    </w:lvl>
    <w:lvl w:ilvl="2">
      <w:start w:val="1"/>
      <w:pStyle w:val="Heading3"/>
      <w:numFmt w:val="decimal"/>
      <w:lvlText w:val="%1.%2.%3."/>
      <w:lvlJc w:val="left"/>
      <w:pPr>
        <w:ind w:left="504" w:hanging="504"/>
      </w:pPr>
      <w:rPr>
        <w:sz w:val="32"/>
      </w:r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tabs>
          <w:tab w:val="num" w:pos="360"/>
        </w:tabs>
        <w:ind w:left="360" w:hanging="360"/>
      </w:pPr>
      <w:rPr>
        <w:rFonts w:ascii="Arial" w:hAnsi="Arial" w:cs="Arial" w:hint="default"/>
        <w:rFonts w:cs="Arial"/>
      </w:rPr>
    </w:lvl>
    <w:lvl w:ilvl="1">
      <w:start w:val="1"/>
      <w:numFmt w:val="bullet"/>
      <w:lvlText w:val="•"/>
      <w:lvlJc w:val="left"/>
      <w:pPr>
        <w:tabs>
          <w:tab w:val="num" w:pos="1080"/>
        </w:tabs>
        <w:ind w:left="1080" w:hanging="360"/>
      </w:pPr>
      <w:rPr>
        <w:rFonts w:ascii="Arial" w:hAnsi="Arial" w:cs="Arial" w:hint="default"/>
        <w:rFonts w:cs="Arial"/>
      </w:rPr>
    </w:lvl>
    <w:lvl w:ilvl="2">
      <w:start w:val="1"/>
      <w:numFmt w:val="bullet"/>
      <w:lvlText w:val="•"/>
      <w:lvlJc w:val="left"/>
      <w:pPr>
        <w:tabs>
          <w:tab w:val="num" w:pos="1800"/>
        </w:tabs>
        <w:ind w:left="1800" w:hanging="360"/>
      </w:pPr>
      <w:rPr>
        <w:rFonts w:ascii="Arial" w:hAnsi="Arial" w:cs="Arial" w:hint="default"/>
        <w:rFonts w:cs="Arial"/>
      </w:rPr>
    </w:lvl>
    <w:lvl w:ilvl="3">
      <w:start w:val="1"/>
      <w:numFmt w:val="bullet"/>
      <w:lvlText w:val="•"/>
      <w:lvlJc w:val="left"/>
      <w:pPr>
        <w:tabs>
          <w:tab w:val="num" w:pos="2520"/>
        </w:tabs>
        <w:ind w:left="2520" w:hanging="360"/>
      </w:pPr>
      <w:rPr>
        <w:rFonts w:ascii="Arial" w:hAnsi="Arial" w:cs="Arial" w:hint="default"/>
        <w:rFonts w:cs="Arial"/>
      </w:rPr>
    </w:lvl>
    <w:lvl w:ilvl="4">
      <w:start w:val="1"/>
      <w:numFmt w:val="bullet"/>
      <w:lvlText w:val="•"/>
      <w:lvlJc w:val="left"/>
      <w:pPr>
        <w:tabs>
          <w:tab w:val="num" w:pos="3240"/>
        </w:tabs>
        <w:ind w:left="3240" w:hanging="360"/>
      </w:pPr>
      <w:rPr>
        <w:rFonts w:ascii="Arial" w:hAnsi="Arial" w:cs="Arial" w:hint="default"/>
        <w:rFonts w:cs="Arial"/>
      </w:rPr>
    </w:lvl>
    <w:lvl w:ilvl="5">
      <w:start w:val="1"/>
      <w:numFmt w:val="bullet"/>
      <w:lvlText w:val="•"/>
      <w:lvlJc w:val="left"/>
      <w:pPr>
        <w:tabs>
          <w:tab w:val="num" w:pos="3960"/>
        </w:tabs>
        <w:ind w:left="3960" w:hanging="360"/>
      </w:pPr>
      <w:rPr>
        <w:rFonts w:ascii="Arial" w:hAnsi="Arial" w:cs="Arial" w:hint="default"/>
        <w:rFonts w:cs="Arial"/>
      </w:rPr>
    </w:lvl>
    <w:lvl w:ilvl="6">
      <w:start w:val="1"/>
      <w:numFmt w:val="bullet"/>
      <w:lvlText w:val="•"/>
      <w:lvlJc w:val="left"/>
      <w:pPr>
        <w:tabs>
          <w:tab w:val="num" w:pos="4680"/>
        </w:tabs>
        <w:ind w:left="4680" w:hanging="360"/>
      </w:pPr>
      <w:rPr>
        <w:rFonts w:ascii="Arial" w:hAnsi="Arial" w:cs="Arial" w:hint="default"/>
        <w:rFonts w:cs="Arial"/>
      </w:rPr>
    </w:lvl>
    <w:lvl w:ilvl="7">
      <w:start w:val="1"/>
      <w:numFmt w:val="bullet"/>
      <w:lvlText w:val="•"/>
      <w:lvlJc w:val="left"/>
      <w:pPr>
        <w:tabs>
          <w:tab w:val="num" w:pos="5400"/>
        </w:tabs>
        <w:ind w:left="5400" w:hanging="360"/>
      </w:pPr>
      <w:rPr>
        <w:rFonts w:ascii="Arial" w:hAnsi="Arial" w:cs="Arial" w:hint="default"/>
        <w:rFonts w:cs="Arial"/>
      </w:rPr>
    </w:lvl>
    <w:lvl w:ilvl="8">
      <w:start w:val="1"/>
      <w:numFmt w:val="bullet"/>
      <w:lvlText w:val="•"/>
      <w:lvlJc w:val="left"/>
      <w:pPr>
        <w:tabs>
          <w:tab w:val="num" w:pos="6120"/>
        </w:tabs>
        <w:ind w:left="6120" w:hanging="360"/>
      </w:pPr>
      <w:rPr>
        <w:rFonts w:ascii="Arial" w:hAnsi="Arial" w:cs="Arial" w:hint="default"/>
        <w:rFonts w:cs="Arial"/>
      </w:rPr>
    </w:lvl>
  </w:abstractNum>
  <w:abstractNum w:abstractNumId="3">
    <w:lvl w:ilvl="0">
      <w:start w:val="1"/>
      <w:numFmt w:val="bullet"/>
      <w:lvlText w:val="•"/>
      <w:lvlJc w:val="left"/>
      <w:pPr>
        <w:tabs>
          <w:tab w:val="num" w:pos="360"/>
        </w:tabs>
        <w:ind w:left="360" w:hanging="360"/>
      </w:pPr>
      <w:rPr>
        <w:rFonts w:ascii="Arial" w:hAnsi="Arial" w:cs="Arial" w:hint="default"/>
        <w:rFonts w:cs="Arial"/>
      </w:rPr>
    </w:lvl>
    <w:lvl w:ilvl="1">
      <w:start w:val="1"/>
      <w:numFmt w:val="bullet"/>
      <w:lvlText w:val="•"/>
      <w:lvlJc w:val="left"/>
      <w:pPr>
        <w:tabs>
          <w:tab w:val="num" w:pos="1080"/>
        </w:tabs>
        <w:ind w:left="1080" w:hanging="360"/>
      </w:pPr>
      <w:rPr>
        <w:rFonts w:ascii="Arial" w:hAnsi="Arial" w:cs="Arial" w:hint="default"/>
        <w:rFonts w:cs="Arial"/>
      </w:rPr>
    </w:lvl>
    <w:lvl w:ilvl="2">
      <w:start w:val="1"/>
      <w:numFmt w:val="bullet"/>
      <w:lvlText w:val="•"/>
      <w:lvlJc w:val="left"/>
      <w:pPr>
        <w:tabs>
          <w:tab w:val="num" w:pos="1800"/>
        </w:tabs>
        <w:ind w:left="1800" w:hanging="360"/>
      </w:pPr>
      <w:rPr>
        <w:rFonts w:ascii="Arial" w:hAnsi="Arial" w:cs="Arial" w:hint="default"/>
        <w:rFonts w:cs="Arial"/>
      </w:rPr>
    </w:lvl>
    <w:lvl w:ilvl="3">
      <w:start w:val="1"/>
      <w:numFmt w:val="bullet"/>
      <w:lvlText w:val="•"/>
      <w:lvlJc w:val="left"/>
      <w:pPr>
        <w:tabs>
          <w:tab w:val="num" w:pos="2520"/>
        </w:tabs>
        <w:ind w:left="2520" w:hanging="360"/>
      </w:pPr>
      <w:rPr>
        <w:rFonts w:ascii="Arial" w:hAnsi="Arial" w:cs="Arial" w:hint="default"/>
        <w:rFonts w:cs="Arial"/>
      </w:rPr>
    </w:lvl>
    <w:lvl w:ilvl="4">
      <w:start w:val="1"/>
      <w:numFmt w:val="bullet"/>
      <w:lvlText w:val="•"/>
      <w:lvlJc w:val="left"/>
      <w:pPr>
        <w:tabs>
          <w:tab w:val="num" w:pos="3240"/>
        </w:tabs>
        <w:ind w:left="3240" w:hanging="360"/>
      </w:pPr>
      <w:rPr>
        <w:rFonts w:ascii="Arial" w:hAnsi="Arial" w:cs="Arial" w:hint="default"/>
        <w:rFonts w:cs="Arial"/>
      </w:rPr>
    </w:lvl>
    <w:lvl w:ilvl="5">
      <w:start w:val="1"/>
      <w:numFmt w:val="bullet"/>
      <w:lvlText w:val="•"/>
      <w:lvlJc w:val="left"/>
      <w:pPr>
        <w:tabs>
          <w:tab w:val="num" w:pos="3960"/>
        </w:tabs>
        <w:ind w:left="3960" w:hanging="360"/>
      </w:pPr>
      <w:rPr>
        <w:rFonts w:ascii="Arial" w:hAnsi="Arial" w:cs="Arial" w:hint="default"/>
        <w:rFonts w:cs="Arial"/>
      </w:rPr>
    </w:lvl>
    <w:lvl w:ilvl="6">
      <w:start w:val="1"/>
      <w:numFmt w:val="bullet"/>
      <w:lvlText w:val="•"/>
      <w:lvlJc w:val="left"/>
      <w:pPr>
        <w:tabs>
          <w:tab w:val="num" w:pos="4680"/>
        </w:tabs>
        <w:ind w:left="4680" w:hanging="360"/>
      </w:pPr>
      <w:rPr>
        <w:rFonts w:ascii="Arial" w:hAnsi="Arial" w:cs="Arial" w:hint="default"/>
        <w:rFonts w:cs="Arial"/>
      </w:rPr>
    </w:lvl>
    <w:lvl w:ilvl="7">
      <w:start w:val="1"/>
      <w:numFmt w:val="bullet"/>
      <w:lvlText w:val="•"/>
      <w:lvlJc w:val="left"/>
      <w:pPr>
        <w:tabs>
          <w:tab w:val="num" w:pos="5400"/>
        </w:tabs>
        <w:ind w:left="5400" w:hanging="360"/>
      </w:pPr>
      <w:rPr>
        <w:rFonts w:ascii="Arial" w:hAnsi="Arial" w:cs="Arial" w:hint="default"/>
        <w:rFonts w:cs="Arial"/>
      </w:rPr>
    </w:lvl>
    <w:lvl w:ilvl="8">
      <w:start w:val="1"/>
      <w:numFmt w:val="bullet"/>
      <w:lvlText w:val="•"/>
      <w:lvlJc w:val="left"/>
      <w:pPr>
        <w:tabs>
          <w:tab w:val="num" w:pos="6120"/>
        </w:tabs>
        <w:ind w:left="6120" w:hanging="360"/>
      </w:pPr>
      <w:rPr>
        <w:rFonts w:ascii="Arial" w:hAnsi="Arial" w:cs="Arial" w:hint="default"/>
        <w:rFonts w:cs="Arial"/>
      </w:rPr>
    </w:lvl>
  </w:abstractNum>
  <w:abstractNum w:abstractNumId="4">
    <w:lvl w:ilvl="0">
      <w:start w:val="1"/>
      <w:numFmt w:val="decimal"/>
      <w:lvlText w:val="%1."/>
      <w:lvlJc w:val="left"/>
      <w:pPr>
        <w:ind w:left="360" w:hanging="360"/>
      </w:pPr>
    </w:lvl>
    <w:lvl w:ilvl="1">
      <w:start w:val="1"/>
      <w:numFmt w:val="decimal"/>
      <w:lvlText w:val="%1.%2."/>
      <w:lvlJc w:val="left"/>
      <w:pPr>
        <w:ind w:left="792" w:hanging="432"/>
      </w:pPr>
      <w:rPr>
        <w:sz w:val="36"/>
        <w:b/>
      </w:rPr>
    </w:lvl>
    <w:lvl w:ilvl="2">
      <w:start w:val="1"/>
      <w:numFmt w:val="decimal"/>
      <w:lvlText w:val="%1.%2.%3."/>
      <w:lvlJc w:val="left"/>
      <w:pPr>
        <w:ind w:left="504" w:hanging="504"/>
      </w:pPr>
      <w:rPr>
        <w:sz w:val="3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7">
    <w:lvl w:ilvl="0">
      <w:start w:val="1"/>
      <w:numFmt w:val="decimal"/>
      <w:lvlText w:val="%1."/>
      <w:lvlJc w:val="left"/>
      <w:pPr>
        <w:ind w:left="792" w:hanging="432"/>
      </w:pPr>
    </w:lvl>
    <w:lvl w:ilvl="1">
      <w:start w:val="1"/>
      <w:numFmt w:val="decimal"/>
      <w:lvlText w:val="%1.%2."/>
      <w:lvlJc w:val="left"/>
      <w:pPr>
        <w:ind w:left="504" w:hanging="504"/>
      </w:pPr>
      <w:rPr>
        <w:sz w:val="36"/>
        <w:b/>
      </w:rPr>
    </w:lvl>
    <w:lvl w:ilvl="2">
      <w:start w:val="1"/>
      <w:numFmt w:val="decimal"/>
      <w:lvlText w:val="%1.%2.%3."/>
      <w:lvlJc w:val="left"/>
      <w:pPr>
        <w:ind w:left="504" w:hanging="504"/>
      </w:pPr>
      <w:rPr>
        <w:sz w:val="3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4"/>
    <w:lvlOverride w:ilvl="0">
      <w:lvl w:ilvl="0">
        <w:start w:val="1"/>
        <w:numFmt w:val="decimal"/>
        <w:lvlText w:val="%1."/>
        <w:lvlJc w:val="left"/>
        <w:pPr>
          <w:ind w:left="792" w:hanging="432"/>
        </w:pPr>
      </w:lvl>
    </w:lvlOverride>
    <w:lvlOverride w:ilvl="1">
      <w:lvl w:ilvl="1">
        <w:start w:val="1"/>
        <w:numFmt w:val="decimal"/>
        <w:lvlText w:val="%1.%2."/>
        <w:lvlJc w:val="left"/>
        <w:pPr>
          <w:ind w:left="504" w:hanging="504"/>
        </w:pPr>
        <w:rPr>
          <w:sz w:val="36"/>
          <w:b/>
        </w:rPr>
      </w:lvl>
    </w:lvlOverride>
    <w:lvlOverride w:ilvl="2">
      <w:lvl w:ilvl="2">
        <w:start w:val="1"/>
        <w:numFmt w:val="decimal"/>
        <w:lvlText w:val="%1.%2.%3."/>
        <w:lvlJc w:val="left"/>
        <w:pPr>
          <w:ind w:left="504" w:hanging="504"/>
        </w:pPr>
        <w:rPr>
          <w:sz w:val="32"/>
        </w:rPr>
      </w:lvl>
    </w:lvlOverride>
  </w:num>
</w:numbering>
</file>

<file path=word/settings.xml><?xml version="1.0" encoding="utf-8"?>
<w:settings xmlns:w="http://schemas.openxmlformats.org/wordprocessingml/2006/main">
  <w:zoom w:percent="88"/>
  <w:mirrorMargin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Cs w:val="22"/>
        <w:lang w:val="en-CA" w:eastAsia="en-CA" w:bidi="ar-SA"/>
      </w:rPr>
    </w:rPrDefault>
    <w:pPrDefault>
      <w:pPr>
        <w:suppressAutoHyphens w:val="true"/>
      </w:pPr>
    </w:pPrDefault>
  </w:docDefaults>
  <w:latentStyles w:defLockedState="0" w:defUIPriority="99" w:defSemiHidden="0" w:defUnhideWhenUsed="0" w:defQFormat="0" w:count="371">
    <w:lsdException w:name="Normal" w:uiPriority="0"/>
    <w:lsdException w:name="heading 1" w:uiPriority="0" w:qFormat="1"/>
    <w:lsdException w:name="heading 2" w:uiPriority="0" w:semiHidden="1" w:unhideWhenUsed="1" w:qFormat="1"/>
    <w:lsdException w:name="heading 3" w:uiPriority="0" w:qFormat="1"/>
    <w:lsdException w:name="heading 4" w:uiPriority="9" w:semiHidden="1" w:qFormat="1"/>
    <w:lsdException w:name="heading 5" w:uiPriority="9" w:semiHidden="1" w:qFormat="1"/>
    <w:lsdException w:name="heading 6" w:uiPriority="9" w:semiHidden="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30b05"/>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n-CA" w:eastAsia="en-CA" w:bidi="ar-SA"/>
    </w:rPr>
  </w:style>
  <w:style w:type="paragraph" w:styleId="Heading1">
    <w:name w:val="Heading 1"/>
    <w:next w:val="Normal"/>
    <w:link w:val="Heading1Char"/>
    <w:qFormat/>
    <w:rsid w:val="0057258b"/>
    <w:pPr>
      <w:pageBreakBefore/>
      <w:widowControl/>
      <w:numPr>
        <w:ilvl w:val="0"/>
        <w:numId w:val="1"/>
      </w:numPr>
      <w:suppressAutoHyphens w:val="true"/>
      <w:bidi w:val="0"/>
      <w:spacing w:lineRule="exact" w:line="440" w:before="0" w:after="240"/>
      <w:ind w:left="357" w:hanging="357"/>
      <w:jc w:val="left"/>
      <w:outlineLvl w:val="0"/>
    </w:pPr>
    <w:rPr>
      <w:rFonts w:ascii="Calibri" w:hAnsi="Calibri" w:eastAsia="" w:cs="Calibri" w:asciiTheme="majorHAnsi" w:cstheme="majorHAnsi" w:hAnsiTheme="majorHAnsi"/>
      <w:b/>
      <w:color w:val="937A46" w:themeColor="accent2"/>
      <w:spacing w:val="-5"/>
      <w:kern w:val="0"/>
      <w:sz w:val="40"/>
      <w:szCs w:val="40"/>
      <w:lang w:val="en-CA" w:eastAsia="en-CA" w:bidi="ar-SA"/>
    </w:rPr>
  </w:style>
  <w:style w:type="paragraph" w:styleId="Heading2">
    <w:name w:val="Heading 2"/>
    <w:basedOn w:val="TextBody"/>
    <w:next w:val="Normal"/>
    <w:link w:val="Heading2Char"/>
    <w:qFormat/>
    <w:rsid w:val="001b59ab"/>
    <w:pPr>
      <w:numPr>
        <w:ilvl w:val="1"/>
        <w:numId w:val="1"/>
      </w:numPr>
      <w:spacing w:lineRule="exact" w:line="340" w:before="300" w:after="40"/>
      <w:ind w:hanging="792"/>
      <w:outlineLvl w:val="1"/>
    </w:pPr>
    <w:rPr>
      <w:rFonts w:ascii="Calibri" w:hAnsi="Calibri" w:cs="Calibri" w:asciiTheme="majorHAnsi" w:cstheme="majorHAnsi" w:hAnsiTheme="majorHAnsi"/>
      <w:b/>
      <w:color w:val="0097A9"/>
      <w:spacing w:val="-5"/>
      <w:sz w:val="36"/>
      <w:szCs w:val="32"/>
    </w:rPr>
  </w:style>
  <w:style w:type="paragraph" w:styleId="Heading3">
    <w:name w:val="Heading 3"/>
    <w:basedOn w:val="Heading2"/>
    <w:next w:val="Normal"/>
    <w:link w:val="Heading3Char"/>
    <w:qFormat/>
    <w:rsid w:val="0057258b"/>
    <w:pPr>
      <w:numPr>
        <w:ilvl w:val="2"/>
        <w:numId w:val="1"/>
      </w:numPr>
      <w:ind w:left="851" w:hanging="851"/>
      <w:outlineLvl w:val="2"/>
    </w:pPr>
    <w:rPr>
      <w:b w:val="false"/>
      <w:color w:val="937A46" w:themeColor="accent2"/>
      <w:sz w:val="32"/>
    </w:rPr>
  </w:style>
  <w:style w:type="paragraph" w:styleId="Heading4">
    <w:name w:val="Heading 4"/>
    <w:basedOn w:val="Normal"/>
    <w:next w:val="Normal"/>
    <w:link w:val="Heading4Char"/>
    <w:uiPriority w:val="9"/>
    <w:qFormat/>
    <w:rsid w:val="00f85283"/>
    <w:pPr>
      <w:keepNext w:val="true"/>
      <w:keepLines/>
      <w:spacing w:before="60" w:after="0"/>
      <w:outlineLvl w:val="3"/>
    </w:pPr>
    <w:rPr>
      <w:rFonts w:ascii="Calibri" w:hAnsi="Calibri" w:eastAsia="" w:cs="" w:asciiTheme="majorHAnsi" w:cstheme="majorBidi" w:eastAsiaTheme="majorEastAsia" w:hAnsiTheme="majorHAnsi"/>
      <w:b/>
      <w:bCs/>
      <w:iCs/>
      <w:color w:val="009AA6" w:themeColor="accent1"/>
      <w:sz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semiHidden/>
    <w:qFormat/>
    <w:rsid w:val="008b57b1"/>
    <w:rPr/>
  </w:style>
  <w:style w:type="character" w:styleId="BalloonTextChar" w:customStyle="1">
    <w:name w:val="Balloon Text Char"/>
    <w:link w:val="BalloonText"/>
    <w:uiPriority w:val="99"/>
    <w:semiHidden/>
    <w:qFormat/>
    <w:rsid w:val="008b57b1"/>
    <w:rPr>
      <w:rFonts w:ascii="Tahoma" w:hAnsi="Tahoma" w:cs="Tahoma"/>
      <w:sz w:val="16"/>
      <w:szCs w:val="16"/>
    </w:rPr>
  </w:style>
  <w:style w:type="character" w:styleId="TitleCoverChar" w:customStyle="1">
    <w:name w:val="Title (Cover) Char"/>
    <w:basedOn w:val="DefaultParagraphFont"/>
    <w:link w:val="TitleCover"/>
    <w:qFormat/>
    <w:rsid w:val="00255fca"/>
    <w:rPr>
      <w:rFonts w:ascii="Calibri" w:hAnsi="Calibri" w:cs="Calibri" w:asciiTheme="majorHAnsi" w:cstheme="majorHAnsi" w:hAnsiTheme="majorHAnsi"/>
      <w:b/>
      <w:color w:val="0097A9"/>
      <w:spacing w:val="-10"/>
      <w:kern w:val="2"/>
      <w:sz w:val="80"/>
      <w:szCs w:val="80"/>
    </w:rPr>
  </w:style>
  <w:style w:type="character" w:styleId="PlaceholderText">
    <w:name w:val="Placeholder Text"/>
    <w:uiPriority w:val="99"/>
    <w:semiHidden/>
    <w:qFormat/>
    <w:rsid w:val="005b0c03"/>
    <w:rPr>
      <w:color w:val="808080"/>
    </w:rPr>
  </w:style>
  <w:style w:type="character" w:styleId="Heading1Char" w:customStyle="1">
    <w:name w:val="Heading 1 Char"/>
    <w:basedOn w:val="DefaultParagraphFont"/>
    <w:link w:val="Heading1"/>
    <w:qFormat/>
    <w:rsid w:val="0057258b"/>
    <w:rPr>
      <w:rFonts w:ascii="Calibri" w:hAnsi="Calibri" w:cs="Calibri" w:asciiTheme="majorHAnsi" w:cstheme="majorHAnsi" w:hAnsiTheme="majorHAnsi"/>
      <w:b/>
      <w:color w:val="937A46" w:themeColor="accent2"/>
      <w:spacing w:val="-5"/>
      <w:sz w:val="40"/>
      <w:szCs w:val="40"/>
    </w:rPr>
  </w:style>
  <w:style w:type="character" w:styleId="Heading2Char" w:customStyle="1">
    <w:name w:val="Heading 2 Char"/>
    <w:basedOn w:val="DefaultParagraphFont"/>
    <w:link w:val="Heading2"/>
    <w:qFormat/>
    <w:rsid w:val="001b59ab"/>
    <w:rPr>
      <w:rFonts w:ascii="Calibri" w:hAnsi="Calibri" w:cs="Calibri" w:asciiTheme="majorHAnsi" w:cstheme="majorHAnsi" w:hAnsiTheme="majorHAnsi"/>
      <w:b/>
      <w:color w:val="0097A9"/>
      <w:spacing w:val="-5"/>
      <w:sz w:val="36"/>
      <w:szCs w:val="32"/>
    </w:rPr>
  </w:style>
  <w:style w:type="character" w:styleId="BodyTextChar" w:customStyle="1">
    <w:name w:val="Body Text Char"/>
    <w:link w:val="BodyText"/>
    <w:uiPriority w:val="99"/>
    <w:qFormat/>
    <w:rsid w:val="00d27920"/>
    <w:rPr>
      <w:rFonts w:cs="Calibri"/>
    </w:rPr>
  </w:style>
  <w:style w:type="character" w:styleId="Heading3Char" w:customStyle="1">
    <w:name w:val="Heading 3 Char"/>
    <w:basedOn w:val="DefaultParagraphFont"/>
    <w:link w:val="Heading3"/>
    <w:qFormat/>
    <w:rsid w:val="0057258b"/>
    <w:rPr>
      <w:rFonts w:ascii="Calibri" w:hAnsi="Calibri" w:cs="Calibri" w:asciiTheme="majorHAnsi" w:cstheme="majorHAnsi" w:hAnsiTheme="majorHAnsi"/>
      <w:color w:val="937A46" w:themeColor="accent2"/>
      <w:spacing w:val="-5"/>
      <w:sz w:val="32"/>
      <w:szCs w:val="32"/>
    </w:rPr>
  </w:style>
  <w:style w:type="character" w:styleId="BodyText2Char" w:customStyle="1">
    <w:name w:val="Body Text 2 Char"/>
    <w:basedOn w:val="DefaultParagraphFont"/>
    <w:link w:val="BodyText2"/>
    <w:uiPriority w:val="99"/>
    <w:semiHidden/>
    <w:qFormat/>
    <w:rsid w:val="00bf3b38"/>
    <w:rPr/>
  </w:style>
  <w:style w:type="character" w:styleId="InternetLink">
    <w:name w:val="Hyperlink"/>
    <w:uiPriority w:val="99"/>
    <w:qFormat/>
    <w:rsid w:val="00367f61"/>
    <w:rPr>
      <w:b w:val="false"/>
      <w:color w:val="009AA6"/>
      <w:u w:val="single"/>
    </w:rPr>
  </w:style>
  <w:style w:type="character" w:styleId="Emphasis">
    <w:name w:val="Emphasis"/>
    <w:qFormat/>
    <w:rsid w:val="00f85283"/>
    <w:rPr>
      <w:b/>
      <w:color w:val="auto"/>
    </w:rPr>
  </w:style>
  <w:style w:type="character" w:styleId="Heading4Char" w:customStyle="1">
    <w:name w:val="Heading 4 Char"/>
    <w:basedOn w:val="DefaultParagraphFont"/>
    <w:link w:val="Heading4"/>
    <w:uiPriority w:val="9"/>
    <w:qFormat/>
    <w:rsid w:val="00f85283"/>
    <w:rPr>
      <w:rFonts w:ascii="Calibri" w:hAnsi="Calibri" w:eastAsia="" w:cs="" w:asciiTheme="majorHAnsi" w:cstheme="majorBidi" w:eastAsiaTheme="majorEastAsia" w:hAnsiTheme="majorHAnsi"/>
      <w:b/>
      <w:bCs/>
      <w:iCs/>
      <w:color w:val="009AA6" w:themeColor="accent1"/>
      <w:sz w:val="20"/>
    </w:rPr>
  </w:style>
  <w:style w:type="character" w:styleId="FootnoteTextChar" w:customStyle="1">
    <w:name w:val="Footnote Text Char"/>
    <w:link w:val="FootnoteText"/>
    <w:uiPriority w:val="99"/>
    <w:qFormat/>
    <w:rsid w:val="00d27920"/>
    <w:rPr>
      <w:sz w:val="14"/>
      <w:szCs w:val="14"/>
    </w:rPr>
  </w:style>
  <w:style w:type="character" w:styleId="FooterChar" w:customStyle="1">
    <w:name w:val="Footer Char"/>
    <w:basedOn w:val="DefaultParagraphFont"/>
    <w:link w:val="Footer"/>
    <w:uiPriority w:val="99"/>
    <w:qFormat/>
    <w:rsid w:val="00d27920"/>
    <w:rPr>
      <w:sz w:val="22"/>
      <w:szCs w:val="22"/>
    </w:rPr>
  </w:style>
  <w:style w:type="character" w:styleId="CaptionTableChar" w:customStyle="1">
    <w:name w:val="Caption - Table Char"/>
    <w:basedOn w:val="DefaultParagraphFont"/>
    <w:link w:val="Caption-Table"/>
    <w:qFormat/>
    <w:rsid w:val="00e94817"/>
    <w:rPr>
      <w:sz w:val="22"/>
      <w:szCs w:val="22"/>
    </w:rPr>
  </w:style>
  <w:style w:type="character" w:styleId="BodyCopyChar" w:customStyle="1">
    <w:name w:val="Body Copy Char"/>
    <w:basedOn w:val="BodyTextChar"/>
    <w:link w:val="BodyCopy"/>
    <w:qFormat/>
    <w:rsid w:val="000d3655"/>
    <w:rPr>
      <w:rFonts w:ascii="Calibri" w:hAnsi="Calibri" w:cs="Calibri" w:asciiTheme="majorHAnsi" w:cstheme="majorHAnsi" w:hAnsiTheme="majorHAnsi"/>
      <w:sz w:val="20"/>
      <w:szCs w:val="20"/>
    </w:rPr>
  </w:style>
  <w:style w:type="character" w:styleId="BodyNumbersChar" w:customStyle="1">
    <w:name w:val="Body Numbers Char"/>
    <w:basedOn w:val="DefaultParagraphFont"/>
    <w:link w:val="BodyNumbers"/>
    <w:qFormat/>
    <w:rsid w:val="000d3655"/>
    <w:rPr>
      <w:sz w:val="20"/>
      <w:szCs w:val="20"/>
    </w:rPr>
  </w:style>
  <w:style w:type="character" w:styleId="BulletsChar" w:customStyle="1">
    <w:name w:val="Bullets Char"/>
    <w:basedOn w:val="DefaultParagraphFont"/>
    <w:link w:val="Bullets"/>
    <w:qFormat/>
    <w:rsid w:val="000d3655"/>
    <w:rPr>
      <w:sz w:val="20"/>
    </w:rPr>
  </w:style>
  <w:style w:type="character" w:styleId="BulletsSecondLevelChar" w:customStyle="1">
    <w:name w:val="Bullets - Second Level Char"/>
    <w:basedOn w:val="DefaultParagraphFont"/>
    <w:link w:val="Bullets-SecondLevel"/>
    <w:qFormat/>
    <w:rsid w:val="000d3655"/>
    <w:rPr>
      <w:sz w:val="20"/>
      <w:szCs w:val="20"/>
    </w:rPr>
  </w:style>
  <w:style w:type="character" w:styleId="BulletsThirdLevelChar" w:customStyle="1">
    <w:name w:val="Bullets - Third Level Char"/>
    <w:basedOn w:val="DefaultParagraphFont"/>
    <w:link w:val="Bullets-ThirdLevel"/>
    <w:qFormat/>
    <w:rsid w:val="000d3655"/>
    <w:rPr>
      <w:sz w:val="20"/>
      <w:szCs w:val="20"/>
    </w:rPr>
  </w:style>
  <w:style w:type="character" w:styleId="PullQuoteChar" w:customStyle="1">
    <w:name w:val="Pull Quote Char"/>
    <w:basedOn w:val="DefaultParagraphFont"/>
    <w:link w:val="PullQuote"/>
    <w:qFormat/>
    <w:rsid w:val="00f81697"/>
    <w:rPr>
      <w:rFonts w:ascii="Calibri" w:hAnsi="Calibri" w:cs="Calibri" w:asciiTheme="majorHAnsi" w:cstheme="majorHAnsi" w:hAnsiTheme="majorHAnsi"/>
      <w:color w:val="937A46"/>
      <w:sz w:val="38"/>
      <w:szCs w:val="38"/>
    </w:rPr>
  </w:style>
  <w:style w:type="character" w:styleId="BodyNumbersSecondLevelChar" w:customStyle="1">
    <w:name w:val="Body Numbers - Second Level Char"/>
    <w:basedOn w:val="BulletsSecondLevelChar"/>
    <w:link w:val="BodyNumbers-SecondLevel"/>
    <w:qFormat/>
    <w:rsid w:val="000d3655"/>
    <w:rPr>
      <w:sz w:val="20"/>
      <w:szCs w:val="20"/>
    </w:rPr>
  </w:style>
  <w:style w:type="character" w:styleId="PullQuotesmallChar" w:customStyle="1">
    <w:name w:val="Pull Quote (small) Char"/>
    <w:basedOn w:val="DefaultParagraphFont"/>
    <w:link w:val="PullQuotesmall"/>
    <w:qFormat/>
    <w:rsid w:val="00f85283"/>
    <w:rPr>
      <w:rFonts w:cs="Calibri"/>
      <w:color w:val="937A46" w:themeColor="accent2"/>
      <w:sz w:val="30"/>
      <w:szCs w:val="30"/>
    </w:rPr>
  </w:style>
  <w:style w:type="character" w:styleId="BodyChar" w:customStyle="1">
    <w:name w:val="Body Char"/>
    <w:basedOn w:val="DefaultParagraphFont"/>
    <w:link w:val="Body"/>
    <w:qFormat/>
    <w:rsid w:val="00b67569"/>
    <w:rPr>
      <w:rFonts w:ascii="Arial" w:hAnsi="Arial" w:eastAsia="Calibri" w:cs="Arial" w:eastAsiaTheme="minorHAnsi"/>
      <w:sz w:val="18"/>
      <w:szCs w:val="18"/>
      <w:lang w:val="en-US" w:eastAsia="en-US"/>
    </w:rPr>
  </w:style>
  <w:style w:type="character" w:styleId="Annotationreference">
    <w:name w:val="annotation reference"/>
    <w:basedOn w:val="DefaultParagraphFont"/>
    <w:uiPriority w:val="99"/>
    <w:semiHidden/>
    <w:unhideWhenUsed/>
    <w:qFormat/>
    <w:rsid w:val="00e35252"/>
    <w:rPr>
      <w:sz w:val="16"/>
      <w:szCs w:val="16"/>
    </w:rPr>
  </w:style>
  <w:style w:type="character" w:styleId="CommentTextChar" w:customStyle="1">
    <w:name w:val="Comment Text Char"/>
    <w:basedOn w:val="DefaultParagraphFont"/>
    <w:link w:val="CommentText"/>
    <w:uiPriority w:val="99"/>
    <w:semiHidden/>
    <w:qFormat/>
    <w:rsid w:val="00e35252"/>
    <w:rPr>
      <w:sz w:val="20"/>
      <w:szCs w:val="20"/>
    </w:rPr>
  </w:style>
  <w:style w:type="character" w:styleId="CommentSubjectChar" w:customStyle="1">
    <w:name w:val="Comment Subject Char"/>
    <w:basedOn w:val="CommentTextChar"/>
    <w:link w:val="CommentSubject"/>
    <w:uiPriority w:val="99"/>
    <w:semiHidden/>
    <w:qFormat/>
    <w:rsid w:val="00e35252"/>
    <w:rPr>
      <w:b/>
      <w:bCs/>
      <w:sz w:val="20"/>
      <w:szCs w:val="20"/>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rsid w:val="00d27920"/>
    <w:pPr>
      <w:spacing w:lineRule="exact" w:line="300" w:before="0" w:after="140"/>
    </w:pPr>
    <w:rPr>
      <w:rFonts w:cs="Calibri"/>
      <w:sz w:val="20"/>
      <w:szCs w:val="20"/>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semiHidden/>
    <w:rsid w:val="00f621c6"/>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qFormat/>
    <w:rsid w:val="00f621c6"/>
    <w:pPr>
      <w:spacing w:lineRule="auto" w:line="240" w:before="0" w:after="0"/>
    </w:pPr>
    <w:rPr>
      <w:rFonts w:ascii="Tahoma" w:hAnsi="Tahoma" w:cs="Tahoma"/>
      <w:sz w:val="16"/>
      <w:szCs w:val="16"/>
    </w:rPr>
  </w:style>
  <w:style w:type="paragraph" w:styleId="TitleCover" w:customStyle="1">
    <w:name w:val="Title (Cover)"/>
    <w:basedOn w:val="Normal"/>
    <w:link w:val="TitleCoverChar"/>
    <w:autoRedefine/>
    <w:qFormat/>
    <w:rsid w:val="00255fca"/>
    <w:pPr>
      <w:spacing w:lineRule="exact" w:line="720" w:before="2000" w:after="80"/>
      <w:contextualSpacing/>
    </w:pPr>
    <w:rPr>
      <w:rFonts w:ascii="Calibri" w:hAnsi="Calibri" w:cs="Calibri" w:asciiTheme="majorHAnsi" w:cstheme="majorHAnsi" w:hAnsiTheme="majorHAnsi"/>
      <w:b/>
      <w:color w:val="0097A9"/>
      <w:spacing w:val="-10"/>
      <w:kern w:val="2"/>
      <w:sz w:val="80"/>
      <w:szCs w:val="80"/>
    </w:rPr>
  </w:style>
  <w:style w:type="paragraph" w:styleId="SubtitleCover" w:customStyle="1">
    <w:name w:val="Subtitle (Cover)"/>
    <w:basedOn w:val="Normal"/>
    <w:autoRedefine/>
    <w:qFormat/>
    <w:rsid w:val="0057258b"/>
    <w:pPr>
      <w:spacing w:lineRule="exact" w:line="600" w:before="0" w:after="0"/>
    </w:pPr>
    <w:rPr>
      <w:rFonts w:ascii="Calibri" w:hAnsi="Calibri" w:cs="Calibri" w:asciiTheme="majorHAnsi" w:cstheme="majorHAnsi" w:hAnsiTheme="majorHAnsi"/>
      <w:color w:val="808474" w:themeColor="accent6" w:themeShade="bf"/>
      <w:spacing w:val="-10"/>
      <w:kern w:val="2"/>
      <w:sz w:val="44"/>
      <w:szCs w:val="60"/>
    </w:rPr>
  </w:style>
  <w:style w:type="paragraph" w:styleId="SubsubtitlingCover" w:customStyle="1">
    <w:name w:val="Sub-subtitling (Cover)"/>
    <w:basedOn w:val="Normal"/>
    <w:qFormat/>
    <w:rsid w:val="00793f43"/>
    <w:pPr>
      <w:spacing w:before="0" w:after="0"/>
    </w:pPr>
    <w:rPr>
      <w:rFonts w:ascii="Calibri" w:hAnsi="Calibri" w:cs="Calibri" w:asciiTheme="majorHAnsi" w:cstheme="majorHAnsi" w:hAnsiTheme="majorHAnsi"/>
      <w:b/>
      <w:color w:val="937A46" w:themeColor="accent2"/>
      <w:sz w:val="28"/>
      <w:szCs w:val="28"/>
    </w:rPr>
  </w:style>
  <w:style w:type="paragraph" w:styleId="ListNumber">
    <w:name w:val="List Number"/>
    <w:basedOn w:val="Normal"/>
    <w:uiPriority w:val="99"/>
    <w:qFormat/>
    <w:rsid w:val="00d27920"/>
    <w:pPr>
      <w:spacing w:lineRule="exact" w:line="300"/>
    </w:pPr>
    <w:rPr>
      <w:sz w:val="20"/>
      <w:szCs w:val="20"/>
    </w:rPr>
  </w:style>
  <w:style w:type="paragraph" w:styleId="ListBullet">
    <w:name w:val="List Bullet"/>
    <w:basedOn w:val="Normal"/>
    <w:uiPriority w:val="99"/>
    <w:qFormat/>
    <w:rsid w:val="00d27920"/>
    <w:pPr>
      <w:tabs>
        <w:tab w:val="clear" w:pos="720"/>
        <w:tab w:val="left" w:pos="270" w:leader="none"/>
      </w:tabs>
      <w:spacing w:before="0" w:after="200"/>
      <w:ind w:left="270" w:hanging="270"/>
      <w:contextualSpacing/>
    </w:pPr>
    <w:rPr>
      <w:sz w:val="20"/>
    </w:rPr>
  </w:style>
  <w:style w:type="paragraph" w:styleId="ListParagraph">
    <w:name w:val="List Paragraph"/>
    <w:basedOn w:val="Normal"/>
    <w:uiPriority w:val="34"/>
    <w:semiHidden/>
    <w:qFormat/>
    <w:rsid w:val="00f85283"/>
    <w:pPr>
      <w:spacing w:before="0" w:after="200"/>
      <w:ind w:left="720" w:hanging="0"/>
      <w:contextualSpacing/>
    </w:pPr>
    <w:rPr/>
  </w:style>
  <w:style w:type="paragraph" w:styleId="ListBullet3">
    <w:name w:val="List Bullet 3"/>
    <w:basedOn w:val="Normal"/>
    <w:uiPriority w:val="99"/>
    <w:qFormat/>
    <w:rsid w:val="00d27920"/>
    <w:pPr>
      <w:spacing w:before="0" w:after="200"/>
      <w:contextualSpacing/>
    </w:pPr>
    <w:rPr>
      <w:sz w:val="20"/>
      <w:szCs w:val="20"/>
    </w:rPr>
  </w:style>
  <w:style w:type="paragraph" w:styleId="ListNumber2">
    <w:name w:val="List Number 2"/>
    <w:uiPriority w:val="99"/>
    <w:qFormat/>
    <w:rsid w:val="00d27920"/>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n-CA" w:eastAsia="en-CA" w:bidi="ar-SA"/>
    </w:rPr>
  </w:style>
  <w:style w:type="paragraph" w:styleId="ListBullet2">
    <w:name w:val="List Bullet 2"/>
    <w:basedOn w:val="Normal"/>
    <w:uiPriority w:val="99"/>
    <w:qFormat/>
    <w:rsid w:val="00d27920"/>
    <w:pPr>
      <w:spacing w:before="0" w:after="200"/>
      <w:ind w:left="540" w:hanging="270"/>
      <w:contextualSpacing/>
    </w:pPr>
    <w:rPr>
      <w:sz w:val="20"/>
      <w:szCs w:val="20"/>
    </w:rPr>
  </w:style>
  <w:style w:type="paragraph" w:styleId="BodyText2">
    <w:name w:val="Body Text 2"/>
    <w:basedOn w:val="Normal"/>
    <w:link w:val="BodyText2Char"/>
    <w:uiPriority w:val="99"/>
    <w:semiHidden/>
    <w:qFormat/>
    <w:rsid w:val="00bf3b38"/>
    <w:pPr>
      <w:spacing w:lineRule="auto" w:line="480" w:before="0" w:after="120"/>
    </w:pPr>
    <w:rPr/>
  </w:style>
  <w:style w:type="paragraph" w:styleId="PullQuotelarge" w:customStyle="1">
    <w:name w:val="Pull Quote (large)"/>
    <w:qFormat/>
    <w:rsid w:val="00004714"/>
    <w:pPr>
      <w:widowControl/>
      <w:suppressAutoHyphens w:val="true"/>
      <w:bidi w:val="0"/>
      <w:spacing w:lineRule="exact" w:line="440" w:before="200" w:after="200"/>
      <w:jc w:val="left"/>
    </w:pPr>
    <w:rPr>
      <w:rFonts w:ascii="Calibri" w:hAnsi="Calibri" w:eastAsia="" w:cs="Calibri"/>
      <w:color w:val="937A46" w:themeColor="accent2"/>
      <w:kern w:val="0"/>
      <w:sz w:val="38"/>
      <w:szCs w:val="38"/>
      <w:lang w:val="en-CA" w:eastAsia="en-CA" w:bidi="ar-SA"/>
    </w:rPr>
  </w:style>
  <w:style w:type="paragraph" w:styleId="ListNumber4">
    <w:name w:val="List Number 4"/>
    <w:basedOn w:val="Normal"/>
    <w:uiPriority w:val="99"/>
    <w:semiHidden/>
    <w:qFormat/>
    <w:rsid w:val="0069189d"/>
    <w:pPr>
      <w:spacing w:before="0" w:after="200"/>
      <w:contextualSpacing/>
    </w:pPr>
    <w:rPr/>
  </w:style>
  <w:style w:type="paragraph" w:styleId="ListNumber5">
    <w:name w:val="List Number 5"/>
    <w:basedOn w:val="Normal"/>
    <w:uiPriority w:val="99"/>
    <w:semiHidden/>
    <w:qFormat/>
    <w:rsid w:val="0069189d"/>
    <w:pPr>
      <w:spacing w:before="0" w:after="200"/>
      <w:contextualSpacing/>
    </w:pPr>
    <w:rPr/>
  </w:style>
  <w:style w:type="paragraph" w:styleId="TOCHeading">
    <w:name w:val="TOC Heading"/>
    <w:basedOn w:val="Heading1"/>
    <w:next w:val="Normal"/>
    <w:uiPriority w:val="39"/>
    <w:qFormat/>
    <w:rsid w:val="00f81697"/>
    <w:pPr>
      <w:keepNext w:val="true"/>
      <w:keepLines/>
      <w:numPr>
        <w:ilvl w:val="0"/>
        <w:numId w:val="0"/>
      </w:numPr>
      <w:spacing w:lineRule="exact" w:line="400" w:before="0" w:after="320"/>
      <w:ind w:left="357" w:hanging="357"/>
    </w:pPr>
    <w:rPr>
      <w:rFonts w:ascii="Calibri" w:hAnsi="Calibri" w:eastAsia="" w:cs="" w:cstheme="majorBidi" w:eastAsiaTheme="majorEastAsia"/>
      <w:bCs/>
      <w:color w:val="937A46"/>
      <w:spacing w:val="10"/>
      <w:szCs w:val="28"/>
      <w:lang w:val="en-US" w:eastAsia="ja-JP"/>
    </w:rPr>
  </w:style>
  <w:style w:type="paragraph" w:styleId="Contents2">
    <w:name w:val="TOC 2"/>
    <w:basedOn w:val="Normal"/>
    <w:next w:val="Normal"/>
    <w:autoRedefine/>
    <w:uiPriority w:val="39"/>
    <w:qFormat/>
    <w:rsid w:val="00793f43"/>
    <w:pPr>
      <w:tabs>
        <w:tab w:val="clear" w:pos="720"/>
        <w:tab w:val="left" w:pos="6120" w:leader="none"/>
      </w:tabs>
      <w:spacing w:lineRule="auto" w:line="240" w:before="0" w:after="85"/>
      <w:ind w:right="5040" w:hanging="0"/>
    </w:pPr>
    <w:rPr>
      <w:b/>
      <w:color w:val="009AA6" w:themeColor="accent1"/>
      <w:sz w:val="18"/>
      <w:lang w:val="en-US" w:eastAsia="ja-JP"/>
    </w:rPr>
  </w:style>
  <w:style w:type="paragraph" w:styleId="Contents1">
    <w:name w:val="TOC 1"/>
    <w:basedOn w:val="Normal"/>
    <w:next w:val="Normal"/>
    <w:uiPriority w:val="39"/>
    <w:qFormat/>
    <w:rsid w:val="00f85283"/>
    <w:pPr>
      <w:tabs>
        <w:tab w:val="clear" w:pos="720"/>
        <w:tab w:val="left" w:pos="6120" w:leader="none"/>
      </w:tabs>
      <w:spacing w:lineRule="auto" w:line="240" w:before="280" w:after="120"/>
      <w:ind w:right="5040" w:hanging="0"/>
    </w:pPr>
    <w:rPr>
      <w:color w:val="937A46" w:themeColor="accent2"/>
      <w:lang w:val="en-US" w:eastAsia="ja-JP"/>
    </w:rPr>
  </w:style>
  <w:style w:type="paragraph" w:styleId="Contents3">
    <w:name w:val="TOC 3"/>
    <w:basedOn w:val="Normal"/>
    <w:next w:val="Normal"/>
    <w:autoRedefine/>
    <w:uiPriority w:val="39"/>
    <w:qFormat/>
    <w:rsid w:val="00db62d6"/>
    <w:pPr>
      <w:tabs>
        <w:tab w:val="clear" w:pos="720"/>
        <w:tab w:val="left" w:pos="6120" w:leader="none"/>
      </w:tabs>
      <w:spacing w:before="0" w:after="80"/>
      <w:ind w:left="216" w:right="5040" w:hanging="0"/>
    </w:pPr>
    <w:rPr>
      <w:color w:val="937A46" w:themeColor="accent2"/>
      <w:sz w:val="18"/>
      <w:lang w:val="en-US" w:eastAsia="ja-JP"/>
    </w:rPr>
  </w:style>
  <w:style w:type="paragraph" w:styleId="CaptionPhotos" w:customStyle="1">
    <w:name w:val="Caption - Photos"/>
    <w:basedOn w:val="Normal"/>
    <w:semiHidden/>
    <w:qFormat/>
    <w:rsid w:val="00b61c55"/>
    <w:pPr>
      <w:spacing w:lineRule="auto" w:line="240" w:before="0" w:after="0"/>
    </w:pPr>
    <w:rPr>
      <w:rFonts w:cs="Calibri"/>
      <w:color w:val="FFFFFF"/>
      <w:spacing w:val="10"/>
      <w:sz w:val="18"/>
      <w:szCs w:val="18"/>
    </w:rPr>
  </w:style>
  <w:style w:type="paragraph" w:styleId="CaptionTable" w:customStyle="1">
    <w:name w:val="Caption - Table"/>
    <w:link w:val="Caption-TableChar"/>
    <w:qFormat/>
    <w:rsid w:val="00d27920"/>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n-CA" w:eastAsia="en-CA" w:bidi="ar-SA"/>
    </w:rPr>
  </w:style>
  <w:style w:type="paragraph" w:styleId="Footnote">
    <w:name w:val="Footnote Text"/>
    <w:link w:val="FootnoteTextChar"/>
    <w:uiPriority w:val="99"/>
    <w:rsid w:val="00d27920"/>
    <w:pPr>
      <w:widowControl/>
      <w:suppressAutoHyphens w:val="true"/>
      <w:bidi w:val="0"/>
      <w:spacing w:lineRule="auto" w:line="276" w:before="100" w:after="200"/>
      <w:ind w:left="216" w:hanging="216"/>
      <w:contextualSpacing/>
      <w:jc w:val="left"/>
    </w:pPr>
    <w:rPr>
      <w:rFonts w:ascii="Calibri" w:hAnsi="Calibri" w:eastAsia="" w:cs="" w:asciiTheme="minorHAnsi" w:cstheme="minorBidi" w:eastAsiaTheme="minorEastAsia" w:hAnsiTheme="minorHAnsi"/>
      <w:color w:val="auto"/>
      <w:kern w:val="0"/>
      <w:sz w:val="14"/>
      <w:szCs w:val="14"/>
      <w:lang w:val="en-CA" w:eastAsia="en-CA" w:bidi="ar-SA"/>
    </w:rPr>
  </w:style>
  <w:style w:type="paragraph" w:styleId="Caption1">
    <w:name w:val="caption"/>
    <w:basedOn w:val="Normal"/>
    <w:next w:val="Normal"/>
    <w:qFormat/>
    <w:rsid w:val="00f85283"/>
    <w:pPr>
      <w:spacing w:lineRule="auto" w:line="240"/>
    </w:pPr>
    <w:rPr>
      <w:b/>
      <w:bCs/>
      <w:color w:val="009AA6" w:themeColor="accent1"/>
      <w:sz w:val="18"/>
      <w:szCs w:val="18"/>
    </w:rPr>
  </w:style>
  <w:style w:type="paragraph" w:styleId="CaptionFigures" w:customStyle="1">
    <w:name w:val="Caption - Figures"/>
    <w:basedOn w:val="Caption1"/>
    <w:qFormat/>
    <w:rsid w:val="00d27920"/>
    <w:pPr>
      <w:spacing w:before="100" w:after="100"/>
    </w:pPr>
    <w:rPr>
      <w:b w:val="false"/>
      <w:color w:val="auto"/>
      <w:sz w:val="22"/>
      <w:szCs w:val="22"/>
    </w:rPr>
  </w:style>
  <w:style w:type="paragraph" w:styleId="PullQuotesmall" w:customStyle="1">
    <w:name w:val="Pull Quote (small)"/>
    <w:link w:val="PullQuotesmallChar"/>
    <w:qFormat/>
    <w:rsid w:val="00004714"/>
    <w:pPr>
      <w:widowControl/>
      <w:suppressAutoHyphens w:val="true"/>
      <w:bidi w:val="0"/>
      <w:spacing w:lineRule="exact" w:line="340" w:before="0" w:after="140"/>
      <w:jc w:val="left"/>
    </w:pPr>
    <w:rPr>
      <w:rFonts w:ascii="Calibri" w:hAnsi="Calibri" w:eastAsia="" w:cs="Calibri"/>
      <w:color w:val="937A46" w:themeColor="accent2"/>
      <w:kern w:val="0"/>
      <w:sz w:val="30"/>
      <w:szCs w:val="30"/>
      <w:lang w:val="en-CA" w:eastAsia="en-CA" w:bidi="ar-SA"/>
    </w:rPr>
  </w:style>
  <w:style w:type="paragraph" w:styleId="NormalWeb">
    <w:name w:val="Normal (Web)"/>
    <w:basedOn w:val="Normal"/>
    <w:uiPriority w:val="99"/>
    <w:unhideWhenUsed/>
    <w:qFormat/>
    <w:rsid w:val="0072393e"/>
    <w:pPr>
      <w:spacing w:lineRule="atLeast" w:line="210" w:before="0" w:after="210"/>
      <w:jc w:val="both"/>
    </w:pPr>
    <w:rPr>
      <w:rFonts w:ascii="Times New Roman" w:hAnsi="Times New Roman"/>
      <w:sz w:val="17"/>
      <w:szCs w:val="17"/>
    </w:rPr>
  </w:style>
  <w:style w:type="paragraph" w:styleId="Contents4">
    <w:name w:val="TOC 4"/>
    <w:basedOn w:val="Normal"/>
    <w:next w:val="Normal"/>
    <w:autoRedefine/>
    <w:uiPriority w:val="39"/>
    <w:rsid w:val="00a62c80"/>
    <w:pPr>
      <w:tabs>
        <w:tab w:val="clear" w:pos="720"/>
        <w:tab w:val="left" w:pos="6120" w:leader="none"/>
      </w:tabs>
      <w:spacing w:lineRule="auto" w:line="240" w:before="0" w:after="80"/>
      <w:ind w:left="432" w:right="5040" w:hanging="0"/>
    </w:pPr>
    <w:rPr>
      <w:color w:val="009AA6"/>
      <w:sz w:val="18"/>
    </w:rPr>
  </w:style>
  <w:style w:type="paragraph" w:styleId="Footer">
    <w:name w:val="Footer"/>
    <w:basedOn w:val="Normal"/>
    <w:link w:val="FooterChar"/>
    <w:uiPriority w:val="99"/>
    <w:unhideWhenUsed/>
    <w:rsid w:val="00d27920"/>
    <w:pPr>
      <w:tabs>
        <w:tab w:val="clear" w:pos="720"/>
        <w:tab w:val="center" w:pos="4680" w:leader="none"/>
        <w:tab w:val="right" w:pos="9360" w:leader="none"/>
      </w:tabs>
      <w:spacing w:lineRule="auto" w:line="240" w:before="0" w:after="0"/>
    </w:pPr>
    <w:rPr/>
  </w:style>
  <w:style w:type="paragraph" w:styleId="BodyCopy" w:customStyle="1">
    <w:name w:val="Body Copy"/>
    <w:basedOn w:val="TextBody"/>
    <w:link w:val="BodyCopyChar"/>
    <w:qFormat/>
    <w:rsid w:val="000d3655"/>
    <w:pPr>
      <w:spacing w:lineRule="atLeast" w:line="300"/>
    </w:pPr>
    <w:rPr>
      <w:rFonts w:ascii="Calibri" w:hAnsi="Calibri" w:cs="Calibri" w:asciiTheme="majorHAnsi" w:cstheme="majorHAnsi" w:hAnsiTheme="majorHAnsi"/>
    </w:rPr>
  </w:style>
  <w:style w:type="paragraph" w:styleId="BodyNumbers" w:customStyle="1">
    <w:name w:val="Body Numbers"/>
    <w:basedOn w:val="ListNumber"/>
    <w:link w:val="BodyNumbersChar"/>
    <w:qFormat/>
    <w:rsid w:val="000d3655"/>
    <w:pPr>
      <w:spacing w:lineRule="atLeast" w:line="300" w:before="0" w:after="140"/>
      <w:ind w:left="357" w:hanging="357"/>
    </w:pPr>
    <w:rPr/>
  </w:style>
  <w:style w:type="paragraph" w:styleId="BodyNumbersSecondLevel" w:customStyle="1">
    <w:name w:val="Body Numbers - Second Level"/>
    <w:basedOn w:val="BulletsSecondLevel"/>
    <w:link w:val="BodyNumbers-SecondLevelChar"/>
    <w:qFormat/>
    <w:rsid w:val="000d3655"/>
    <w:pPr>
      <w:ind w:left="788" w:hanging="357"/>
    </w:pPr>
    <w:rPr/>
  </w:style>
  <w:style w:type="paragraph" w:styleId="Bullets" w:customStyle="1">
    <w:name w:val="Bullets"/>
    <w:basedOn w:val="ListBullet"/>
    <w:link w:val="BulletsChar"/>
    <w:qFormat/>
    <w:rsid w:val="000d3655"/>
    <w:pPr>
      <w:spacing w:lineRule="atLeast" w:line="300" w:before="0" w:after="140"/>
      <w:ind w:left="357" w:hanging="357"/>
      <w:contextualSpacing/>
    </w:pPr>
    <w:rPr/>
  </w:style>
  <w:style w:type="paragraph" w:styleId="BulletsSecondLevel" w:customStyle="1">
    <w:name w:val="Bullets - Second Level"/>
    <w:basedOn w:val="ListBullet2"/>
    <w:link w:val="Bullets-SecondLevelChar"/>
    <w:qFormat/>
    <w:rsid w:val="000d3655"/>
    <w:pPr>
      <w:spacing w:lineRule="atLeast" w:line="300" w:before="0" w:after="140"/>
      <w:ind w:left="714" w:hanging="357"/>
      <w:contextualSpacing/>
    </w:pPr>
    <w:rPr/>
  </w:style>
  <w:style w:type="paragraph" w:styleId="BulletsThirdLevel" w:customStyle="1">
    <w:name w:val="Bullets - Third Level"/>
    <w:basedOn w:val="ListBullet3"/>
    <w:link w:val="Bullets-ThirdLevelChar"/>
    <w:qFormat/>
    <w:rsid w:val="000d3655"/>
    <w:pPr>
      <w:spacing w:lineRule="atLeast" w:line="300" w:before="0" w:after="140"/>
      <w:ind w:left="1077" w:hanging="357"/>
      <w:contextualSpacing/>
    </w:pPr>
    <w:rPr/>
  </w:style>
  <w:style w:type="paragraph" w:styleId="PullQuote" w:customStyle="1">
    <w:name w:val="Pull Quote"/>
    <w:basedOn w:val="PullQuotelarge"/>
    <w:link w:val="PullQuoteChar"/>
    <w:qFormat/>
    <w:rsid w:val="00f81697"/>
    <w:pPr>
      <w:spacing w:before="1200" w:after="200"/>
    </w:pPr>
    <w:rPr>
      <w:rFonts w:ascii="Calibri" w:hAnsi="Calibri" w:cs="Calibri" w:asciiTheme="majorHAnsi" w:cstheme="majorHAnsi" w:hAnsiTheme="majorHAnsi"/>
      <w:color w:val="937A46"/>
    </w:rPr>
  </w:style>
  <w:style w:type="paragraph" w:styleId="NoSpacing">
    <w:name w:val="No Spacing"/>
    <w:uiPriority w:val="1"/>
    <w:qFormat/>
    <w:rsid w:val="00b67569"/>
    <w:pPr>
      <w:widowControl/>
      <w:suppressAutoHyphens w:val="true"/>
      <w:bidi w:val="0"/>
      <w:spacing w:lineRule="auto" w:line="240" w:before="0" w:after="0"/>
      <w:jc w:val="left"/>
    </w:pPr>
    <w:rPr>
      <w:rFonts w:ascii="Calibri" w:hAnsi="Calibri" w:eastAsia="Calibri" w:cs="Times New Roman" w:asciiTheme="minorHAnsi" w:hAnsiTheme="minorHAnsi"/>
      <w:color w:val="auto"/>
      <w:kern w:val="0"/>
      <w:sz w:val="22"/>
      <w:szCs w:val="22"/>
      <w:lang w:val="en-US" w:eastAsia="en-US" w:bidi="ar-SA"/>
    </w:rPr>
  </w:style>
  <w:style w:type="paragraph" w:styleId="Body" w:customStyle="1">
    <w:name w:val="Body"/>
    <w:basedOn w:val="Normal"/>
    <w:link w:val="BodyChar"/>
    <w:qFormat/>
    <w:rsid w:val="00b67569"/>
    <w:pPr>
      <w:ind w:left="1440" w:hanging="0"/>
      <w:jc w:val="both"/>
    </w:pPr>
    <w:rPr>
      <w:rFonts w:ascii="Arial" w:hAnsi="Arial" w:eastAsia="Calibri" w:cs="Arial" w:eastAsiaTheme="minorHAnsi"/>
      <w:sz w:val="18"/>
      <w:szCs w:val="18"/>
      <w:lang w:val="en-US" w:eastAsia="en-US"/>
    </w:rPr>
  </w:style>
  <w:style w:type="paragraph" w:styleId="Annotationtext">
    <w:name w:val="annotation text"/>
    <w:basedOn w:val="Normal"/>
    <w:link w:val="CommentTextChar"/>
    <w:uiPriority w:val="99"/>
    <w:semiHidden/>
    <w:unhideWhenUsed/>
    <w:qFormat/>
    <w:rsid w:val="00e35252"/>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e35252"/>
    <w:pPr/>
    <w:rPr>
      <w:b/>
      <w:bCs/>
    </w:rPr>
  </w:style>
  <w:style w:type="paragraph" w:styleId="Revision">
    <w:name w:val="Revision"/>
    <w:uiPriority w:val="99"/>
    <w:semiHidden/>
    <w:qFormat/>
    <w:rsid w:val="00517ac6"/>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en-CA" w:eastAsia="en-CA" w:bidi="ar-SA"/>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NumberedLists" w:customStyle="1">
    <w:name w:val="Numbered Lists"/>
    <w:uiPriority w:val="99"/>
    <w:qFormat/>
    <w:rsid w:val="004823a4"/>
  </w:style>
  <w:style w:type="numbering" w:styleId="ListFootnotes" w:customStyle="1">
    <w:name w:val="List - Footnotes"/>
    <w:uiPriority w:val="99"/>
    <w:qFormat/>
    <w:rsid w:val="00001c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bb534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List-Accent1">
    <w:name w:val="Light List Accent 1"/>
    <w:basedOn w:val="TableNormal"/>
    <w:uiPriority w:val="61"/>
    <w:rsid w:val="00bb5346"/>
    <w:tblPr>
      <w:tblStyleRowBandSize w:val="1"/>
      <w:tblStyleColBandSize w:val="1"/>
      <w:tblBorders>
        <w:top w:val="single" w:color="009AA6" w:sz="8" w:space="0"/>
        <w:left w:val="single" w:color="009AA6" w:sz="8" w:space="0"/>
        <w:bottom w:val="single" w:color="009AA6" w:sz="8" w:space="0"/>
        <w:right w:val="single" w:color="009AA6" w:sz="8" w:space="0"/>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color="009AA6" w:sz="6" w:space="0"/>
          <w:left w:val="single" w:color="009AA6" w:sz="8" w:space="0"/>
          <w:bottom w:val="single" w:color="009AA6" w:sz="8" w:space="0"/>
          <w:right w:val="single" w:color="009AA6" w:sz="8" w:space="0"/>
        </w:tcBorders>
      </w:tcPr>
    </w:tblStylePr>
    <w:tblStylePr w:type="firstCol">
      <w:rPr>
        <w:b/>
        <w:bCs/>
      </w:rPr>
      <w:tblPr/>
    </w:tblStylePr>
    <w:tblStylePr w:type="lastCol">
      <w:rPr>
        <w:b/>
        <w:bCs/>
      </w:rPr>
      <w:tblPr/>
    </w:tblStylePr>
    <w:tblStylePr w:type="band1Vert">
      <w:tblPr/>
      <w:tcPr>
        <w:tcBorders>
          <w:top w:val="single" w:color="009AA6" w:sz="8" w:space="0"/>
          <w:left w:val="single" w:color="009AA6" w:sz="8" w:space="0"/>
          <w:bottom w:val="single" w:color="009AA6" w:sz="8" w:space="0"/>
          <w:right w:val="single" w:color="009AA6" w:sz="8" w:space="0"/>
        </w:tcBorders>
      </w:tcPr>
    </w:tblStylePr>
    <w:tblStylePr w:type="band1Horz">
      <w:tblPr/>
      <w:tcPr>
        <w:tcBorders>
          <w:top w:val="single" w:color="009AA6" w:sz="8" w:space="0"/>
          <w:left w:val="single" w:color="009AA6" w:sz="8" w:space="0"/>
          <w:bottom w:val="single" w:color="009AA6" w:sz="8" w:space="0"/>
          <w:right w:val="single" w:color="009AA6" w:sz="8" w:space="0"/>
        </w:tcBorders>
      </w:tcPr>
    </w:tblStylePr>
  </w:style>
  <w:style w:type="table" w:styleId="LightList-Accent3">
    <w:name w:val="Light List Accent 3"/>
    <w:basedOn w:val="TableNormal"/>
    <w:uiPriority w:val="61"/>
    <w:rsid w:val="005429e6"/>
    <w:tblPr>
      <w:tblStyleRowBandSize w:val="1"/>
      <w:tblStyleColBandSize w:val="1"/>
      <w:tblBorders>
        <w:top w:val="single" w:color="F7394E" w:sz="8" w:space="0"/>
        <w:left w:val="single" w:color="F7394E" w:sz="8" w:space="0"/>
        <w:bottom w:val="single" w:color="F7394E" w:sz="8" w:space="0"/>
        <w:right w:val="single" w:color="F7394E" w:sz="8" w:space="0"/>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color="F7394E" w:sz="6" w:space="0"/>
          <w:left w:val="single" w:color="F7394E" w:sz="8" w:space="0"/>
          <w:bottom w:val="single" w:color="F7394E" w:sz="8" w:space="0"/>
          <w:right w:val="single" w:color="F7394E" w:sz="8" w:space="0"/>
        </w:tcBorders>
      </w:tcPr>
    </w:tblStylePr>
    <w:tblStylePr w:type="firstCol">
      <w:rPr>
        <w:b/>
        <w:bCs/>
      </w:rPr>
      <w:tblPr/>
    </w:tblStylePr>
    <w:tblStylePr w:type="lastCol">
      <w:rPr>
        <w:b/>
        <w:bCs/>
      </w:rPr>
      <w:tblPr/>
    </w:tblStylePr>
    <w:tblStylePr w:type="band1Vert">
      <w:tblPr/>
      <w:tcPr>
        <w:tcBorders>
          <w:top w:val="single" w:color="F7394E" w:sz="8" w:space="0"/>
          <w:left w:val="single" w:color="F7394E" w:sz="8" w:space="0"/>
          <w:bottom w:val="single" w:color="F7394E" w:sz="8" w:space="0"/>
          <w:right w:val="single" w:color="F7394E" w:sz="8" w:space="0"/>
        </w:tcBorders>
      </w:tcPr>
    </w:tblStylePr>
    <w:tblStylePr w:type="band1Horz">
      <w:tblPr/>
      <w:tcPr>
        <w:tcBorders>
          <w:top w:val="single" w:color="F7394E" w:sz="8" w:space="0"/>
          <w:left w:val="single" w:color="F7394E" w:sz="8" w:space="0"/>
          <w:bottom w:val="single" w:color="F7394E" w:sz="8" w:space="0"/>
          <w:right w:val="single" w:color="F7394E" w:sz="8" w:space="0"/>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color="FFFFFF" w:themeColor="background1" w:sz="18" w:space="0"/>
        <w:left w:val="single" w:color="FFFFFF" w:themeColor="background1" w:sz="18" w:space="0"/>
        <w:bottom w:val="single" w:color="FFFFFF" w:themeColor="background1" w:sz="18" w:space="0"/>
        <w:right w:val="single" w:color="FFFFFF" w:themeColor="background1" w:sz="18" w:space="0"/>
        <w:insideH w:val="single" w:color="FFFFFF" w:themeColor="background1" w:sz="18" w:space="0"/>
        <w:insideV w:val="single" w:color="FFFFFF" w:themeColor="background1" w:sz="18" w:space="0"/>
      </w:tblBorders>
      <w:tblCellMar>
        <w:top w:w="29" w:type="dxa"/>
        <w:left w:w="58" w:type="dxa"/>
        <w:bottom w:w="29" w:type="dxa"/>
        <w:right w:w="58" w:type="dxa"/>
      </w:tblCellMar>
    </w:tblPr>
    <w:tcPr>
      <w:shd w:val="clear" w:color="auto" w:fill="FFFFFF"/>
      <w:vAlign w:val="center"/>
    </w:tcPr>
    <w:tblStylePr w:type="firstRow">
      <w:rPr>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b/>
        <w:color w:val="FFFFFF"/>
        <w:sz w:val="18"/>
      </w:rPr>
      <w:tblPr/>
      <w:tcPr>
        <w:shd w:val="clear" w:color="auto" w:fill="0097A9"/>
      </w:tcPr>
    </w:tblStylePr>
    <w:tblStylePr w:type="firstCol">
      <w:pPr>
        <w:jc w:val="left"/>
      </w:pPr>
      <w:rPr>
        <w:b/>
        <w:color w:val="FFFFFF"/>
        <w:sz w:val="18"/>
      </w:rPr>
      <w:tblPr/>
      <w:tcPr>
        <w:shd w:val="clear" w:color="auto" w:fill="0097A9"/>
      </w:tcPr>
    </w:tblStylePr>
    <w:tblStylePr w:type="lastCol">
      <w:pPr>
        <w:jc w:val="right"/>
      </w:pPr>
      <w:rPr>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color w:val="auto"/>
        <w:sz w:val="18"/>
      </w:rPr>
      <w:tblPr/>
      <w:tcPr>
        <w:shd w:val="clear" w:color="auto" w:fill="EDEEEB" w:themeFill="accent6" w:themeFillTint="33"/>
      </w:tcPr>
    </w:tblStylePr>
    <w:tblStylePr w:type="band2Horz">
      <w:pPr>
        <w:jc w:val="left"/>
      </w:pPr>
      <w:rPr>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color="FFC852" w:sz="8" w:space="0"/>
        <w:left w:val="single" w:color="FFC852" w:sz="8" w:space="0"/>
        <w:bottom w:val="single" w:color="FFC852" w:sz="8" w:space="0"/>
        <w:right w:val="single" w:color="FFC852" w:sz="8" w:space="0"/>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color="FFC852" w:sz="6" w:space="0"/>
          <w:left w:val="single" w:color="FFC852" w:sz="8" w:space="0"/>
          <w:bottom w:val="single" w:color="FFC852" w:sz="8" w:space="0"/>
          <w:right w:val="single" w:color="FFC852" w:sz="8" w:space="0"/>
        </w:tcBorders>
      </w:tcPr>
    </w:tblStylePr>
    <w:tblStylePr w:type="firstCol">
      <w:rPr>
        <w:b/>
        <w:bCs/>
      </w:rPr>
      <w:tblPr/>
    </w:tblStylePr>
    <w:tblStylePr w:type="lastCol">
      <w:rPr>
        <w:b/>
        <w:bCs/>
      </w:rPr>
      <w:tblPr/>
    </w:tblStylePr>
    <w:tblStylePr w:type="band1Vert">
      <w:tblPr/>
      <w:tcPr>
        <w:tcBorders>
          <w:top w:val="single" w:color="FFC852" w:sz="8" w:space="0"/>
          <w:left w:val="single" w:color="FFC852" w:sz="8" w:space="0"/>
          <w:bottom w:val="single" w:color="FFC852" w:sz="8" w:space="0"/>
          <w:right w:val="single" w:color="FFC852" w:sz="8" w:space="0"/>
        </w:tcBorders>
      </w:tcPr>
    </w:tblStylePr>
    <w:tblStylePr w:type="band1Horz">
      <w:tblPr/>
      <w:tcPr>
        <w:tcBorders>
          <w:top w:val="single" w:color="FFC852" w:sz="8" w:space="0"/>
          <w:left w:val="single" w:color="FFC852" w:sz="8" w:space="0"/>
          <w:bottom w:val="single" w:color="FFC852" w:sz="8" w:space="0"/>
          <w:right w:val="single" w:color="FFC852" w:sz="8" w:space="0"/>
        </w:tcBorders>
      </w:tcPr>
    </w:tblStylePr>
  </w:style>
  <w:style w:type="table" w:styleId="LightList-Accent5">
    <w:name w:val="Light List Accent 5"/>
    <w:basedOn w:val="TableNormal"/>
    <w:uiPriority w:val="61"/>
    <w:rsid w:val="00b67569"/>
    <w:pPr>
      <w:spacing w:after="0" w:line="240" w:lineRule="auto"/>
    </w:pPr>
    <w:rPr>
      <w:rFonts w:eastAsiaTheme="minorHAnsi"/>
      <w:lang w:eastAsia="en-US"/>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tblBorders>
    </w:tblPr>
    <w:tcPr>
      <w:shd w:val="clear" w:color="auto" w:fill="auto"/>
    </w:tcPr>
    <w:tblStylePr w:type="firstRow">
      <w:pPr>
        <w:spacing w:before="0" w:after="0" w:line="240" w:lineRule="auto"/>
      </w:pPr>
      <w:rPr>
        <w:b/>
        <w:bCs/>
        <w:color w:val="FFFFFF" w:themeColor="background1"/>
      </w:rPr>
      <w:tblPr/>
      <w:tcPr>
        <w:shd w:val="clear" w:color="auto" w:fill="356195" w:themeFill="accent5"/>
      </w:tcPr>
    </w:tblStylePr>
    <w:tblStylePr w:type="lastRow">
      <w:pPr>
        <w:spacing w:before="0" w:after="0" w:line="240" w:lineRule="auto"/>
      </w:pPr>
      <w:rPr>
        <w:b/>
        <w:bCs/>
      </w:rPr>
      <w:tblPr/>
      <w:tcPr>
        <w:tcBorders>
          <w:top w:val="double" w:color="356195" w:themeColor="accent5" w:sz="6" w:space="0"/>
          <w:left w:val="single" w:color="356195" w:themeColor="accent5" w:sz="8" w:space="0"/>
          <w:bottom w:val="single" w:color="356195" w:themeColor="accent5" w:sz="8" w:space="0"/>
          <w:right w:val="single" w:color="356195" w:themeColor="accent5" w:sz="8" w:space="0"/>
        </w:tcBorders>
      </w:tcPr>
    </w:tblStylePr>
    <w:tblStylePr w:type="firstCol">
      <w:rPr>
        <w:b/>
        <w:bCs/>
      </w:rPr>
      <w:tblPr/>
    </w:tblStylePr>
    <w:tblStylePr w:type="lastCol">
      <w:rPr>
        <w:b/>
        <w:bCs/>
      </w:rPr>
      <w:tblPr/>
    </w:tblStylePr>
    <w:tblStylePr w:type="band1Vert">
      <w:tblPr/>
      <w:tcPr>
        <w:tcBorders>
          <w:top w:val="single" w:color="356195" w:themeColor="accent5" w:sz="8" w:space="0"/>
          <w:left w:val="single" w:color="356195" w:themeColor="accent5" w:sz="8" w:space="0"/>
          <w:bottom w:val="single" w:color="356195" w:themeColor="accent5" w:sz="8" w:space="0"/>
          <w:right w:val="single" w:color="356195" w:themeColor="accent5" w:sz="8" w:space="0"/>
        </w:tcBorders>
      </w:tcPr>
    </w:tblStylePr>
    <w:tblStylePr w:type="band1Horz">
      <w:tblPr/>
      <w:tcPr>
        <w:tcBorders>
          <w:top w:val="single" w:color="356195" w:themeColor="accent5" w:sz="8" w:space="0"/>
          <w:left w:val="single" w:color="356195" w:themeColor="accent5" w:sz="8" w:space="0"/>
          <w:bottom w:val="single" w:color="356195" w:themeColor="accent5" w:sz="8" w:space="0"/>
          <w:right w:val="single" w:color="356195" w:themeColor="accent5" w:sz="8" w:space="0"/>
        </w:tcBorders>
      </w:tcPr>
    </w:tblStylePr>
  </w:style>
  <w:style w:type="table" w:customStyle="1" w:styleId="LightList-Accent51">
    <w:name w:val="Light List - Accent 51"/>
    <w:basedOn w:val="TableNormal"/>
    <w:uiPriority w:val="61"/>
    <w:rsid w:val="00a70e06"/>
    <w:pPr>
      <w:spacing w:after="0" w:line="240" w:lineRule="auto"/>
    </w:pPr>
    <w:rPr>
      <w:lang w:eastAsia="en-US"/>
    </w:rPr>
    <w:tblPr>
      <w:tblStyleRowBandSize w:val="1"/>
      <w:tblStyleColBandSize w:val="1"/>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Pr/>
    </w:tblStylePr>
    <w:tblStylePr w:type="lastCol">
      <w:rPr>
        <w:b/>
        <w:bCs/>
      </w:rPr>
      <w:tbl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numbering" Target="numbering.xml"/><Relationship Id="rId18" Type="http://schemas.openxmlformats.org/officeDocument/2006/relationships/customXml" Target="../customXml/item1.xml"/><Relationship Id="rId3" Type="http://schemas.openxmlformats.org/officeDocument/2006/relationships/header" Target="header1.xml"/><Relationship Id="rId21" Type="http://schemas.openxmlformats.org/officeDocument/2006/relationships/customXml" Target="../customXml/item4.xml"/><Relationship Id="rId7" Type="http://schemas.openxmlformats.org/officeDocument/2006/relationships/hyperlink" Target="https://aws.amazon.com/aup/" TargetMode="External"/><Relationship Id="rId12" Type="http://schemas.openxmlformats.org/officeDocument/2006/relationships/footer" Target="footer4.xml"/><Relationship Id="rId17" Type="http://schemas.openxmlformats.org/officeDocument/2006/relationships/glossaryDocument" Target="glossary/document.xml"/><Relationship Id="rId2" Type="http://schemas.openxmlformats.org/officeDocument/2006/relationships/hyperlink" Target="https://sp.cwb.local/departments/is/is/architecture/SitePages/IT%20Engagement%20Model.aspx" TargetMode="External"/><Relationship Id="rId16" Type="http://schemas.openxmlformats.org/officeDocument/2006/relationships/theme" Target="theme/theme1.xml"/><Relationship Id="rId20"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footer" Target="footer2.xml"/><Relationship Id="rId11" Type="http://schemas.openxmlformats.org/officeDocument/2006/relationships/header" Target="header4.xml"/><Relationship Id="rId5" Type="http://schemas.openxmlformats.org/officeDocument/2006/relationships/header" Target="header2.xml"/><Relationship Id="rId15" Type="http://schemas.openxmlformats.org/officeDocument/2006/relationships/settings" Target="settings.xml"/><Relationship Id="rId10" Type="http://schemas.openxmlformats.org/officeDocument/2006/relationships/image" Target="media/image3.png"/><Relationship Id="rId19" Type="http://schemas.openxmlformats.org/officeDocument/2006/relationships/customXml" Target="../customXml/item2.xml"/><Relationship Id="rId4" Type="http://schemas.openxmlformats.org/officeDocument/2006/relationships/footer" Target="footer1.xml"/><Relationship Id="rId9" Type="http://schemas.openxmlformats.org/officeDocument/2006/relationships/footer" Target="footer3.xml"/><Relationship Id="rId14" Type="http://schemas.openxmlformats.org/officeDocument/2006/relationships/fontTable" Target="fontTable.xml"/><Relationship Id="rId22" Type="http://schemas.openxmlformats.org/officeDocument/2006/relationships/customXml" Target="../customXml/item5.xml"/></Relationships>
</file>

<file path=word/_rels/foot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58985F910FD40E4841EE16A762A7158"/>
        <w:category>
          <w:name w:val="General"/>
          <w:gallery w:val="placeholder"/>
        </w:category>
        <w:types>
          <w:type w:val="bbPlcHdr"/>
        </w:types>
        <w:behaviors>
          <w:behavior w:val="content"/>
        </w:behaviors>
        <w:guid w:val="{3FA5E400-EA69-4372-9595-40E62E8DED4B}"/>
      </w:docPartPr>
      <w:docPartBody>
        <w:p w:rsidR="00E9736D" w:rsidRDefault="00E9736D">
          <w:pPr>
            <w:pStyle w:val="D58985F910FD40E4841EE16A762A7158"/>
          </w:pPr>
          <w:r w:rsidRPr="00CA0FE7">
            <w:rPr>
              <w:rStyle w:val="PlaceholderText"/>
            </w:rPr>
            <w:t>[Title]</w:t>
          </w:r>
        </w:p>
      </w:docPartBody>
    </w:docPart>
    <w:docPart>
      <w:docPartPr>
        <w:name w:val="E83B94C2F37E468A812A3B3386F13449"/>
        <w:category>
          <w:name w:val="General"/>
          <w:gallery w:val="placeholder"/>
        </w:category>
        <w:types>
          <w:type w:val="bbPlcHdr"/>
        </w:types>
        <w:behaviors>
          <w:behavior w:val="content"/>
        </w:behaviors>
        <w:guid w:val="{6D4FCDC3-E707-48E4-AA95-6F3E2A49150A}"/>
      </w:docPartPr>
      <w:docPartBody>
        <w:p w:rsidR="0097159B" w:rsidRDefault="00BF3542" w:rsidP="00BF3542">
          <w:pPr>
            <w:pStyle w:val="E83B94C2F37E468A812A3B3386F13449"/>
          </w:pPr>
          <w:r w:rsidRPr="00924FDC">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erdana,Bold">
    <w:altName w:val="Verdana"/>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736D"/>
    <w:rsid w:val="002D04F1"/>
    <w:rsid w:val="004361E8"/>
    <w:rsid w:val="00443558"/>
    <w:rsid w:val="00461EFB"/>
    <w:rsid w:val="004D3162"/>
    <w:rsid w:val="007D1BA5"/>
    <w:rsid w:val="00931F0C"/>
    <w:rsid w:val="0097159B"/>
    <w:rsid w:val="00BF3542"/>
    <w:rsid w:val="00C050FC"/>
    <w:rsid w:val="00E97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BF3542"/>
    <w:rPr>
      <w:color w:val="808080"/>
    </w:rPr>
  </w:style>
  <w:style w:type="paragraph" w:customStyle="1" w:styleId="633AFEE3F4BD49C390C47EC64AA365EC">
    <w:name w:val="633AFEE3F4BD49C390C47EC64AA365EC"/>
  </w:style>
  <w:style w:type="paragraph" w:customStyle="1" w:styleId="E0B5FE7C0850470AA5D870AC68062C05">
    <w:name w:val="E0B5FE7C0850470AA5D870AC68062C05"/>
  </w:style>
  <w:style w:type="paragraph" w:customStyle="1" w:styleId="59828392211643C28F812C459E142E5E">
    <w:name w:val="59828392211643C28F812C459E142E5E"/>
  </w:style>
  <w:style w:type="paragraph" w:customStyle="1" w:styleId="A65CF1E99BDB4056A1CBAD421C027792">
    <w:name w:val="A65CF1E99BDB4056A1CBAD421C027792"/>
  </w:style>
  <w:style w:type="paragraph" w:customStyle="1" w:styleId="D58985F910FD40E4841EE16A762A7158">
    <w:name w:val="D58985F910FD40E4841EE16A762A7158"/>
  </w:style>
  <w:style w:type="paragraph" w:customStyle="1" w:styleId="59807B4F34944132B9F43A14D53CB5F5">
    <w:name w:val="59807B4F34944132B9F43A14D53CB5F5"/>
    <w:rsid w:val="00BF3542"/>
  </w:style>
  <w:style w:type="paragraph" w:customStyle="1" w:styleId="2034636D40824DE6874B4E1DD865659A">
    <w:name w:val="2034636D40824DE6874B4E1DD865659A"/>
    <w:rsid w:val="00BF3542"/>
  </w:style>
  <w:style w:type="paragraph" w:customStyle="1" w:styleId="1B6ECC72D0FD4A42BD333D3284BA579D">
    <w:name w:val="1B6ECC72D0FD4A42BD333D3284BA579D"/>
    <w:rsid w:val="00BF3542"/>
  </w:style>
  <w:style w:type="paragraph" w:customStyle="1" w:styleId="E83B94C2F37E468A812A3B3386F13449">
    <w:name w:val="E83B94C2F37E468A812A3B3386F13449"/>
    <w:rsid w:val="00BF35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3.xml><?xml version="1.0" encoding="utf-8"?>
<CoverPageProperties xmlns="http://schemas.microsoft.com/office/2006/coverPageProps">
  <PublishDate>2019-09-19T00:00:00</PublishDate>
  <Abstract/>
  <CompanyAddress/>
  <CompanyPhone/>
  <CompanyFax/>
  <CompanyEmail/>
</CoverPage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1D0E0C-6E88-4FC7-A076-A8A3538CA622}">
  <ds:schemaRefs>
    <ds:schemaRef ds:uri="http://schemas.microsoft.com/sharepoint/v3/contenttype/forms"/>
  </ds:schemaRefs>
</ds:datastoreItem>
</file>

<file path=customXml/itemProps2.xml><?xml version="1.0" encoding="utf-8"?>
<ds:datastoreItem xmlns:ds="http://schemas.openxmlformats.org/officeDocument/2006/customXml" ds:itemID="{8BA661AD-9CA7-4FD5-8115-F959433485EC}">
  <ds:schemaRefs>
    <ds:schemaRef ds:uri="http://purl.org/dc/elements/1.1/"/>
    <ds:schemaRef ds:uri="http://schemas.microsoft.com/office/2006/metadata/properties"/>
    <ds:schemaRef ds:uri="http://schemas.microsoft.com/sharepoint/v4"/>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4.xml><?xml version="1.0" encoding="utf-8"?>
<ds:datastoreItem xmlns:ds="http://schemas.openxmlformats.org/officeDocument/2006/customXml" ds:itemID="{0210DE33-2CA3-45B4-B3A0-75E7A341C005}">
  <ds:schemaRefs>
    <ds:schemaRef ds:uri="http://schemas.openxmlformats.org/officeDocument/2006/bibliography"/>
  </ds:schemaRefs>
</ds:datastoreItem>
</file>

<file path=customXml/itemProps5.xml><?xml version="1.0" encoding="utf-8"?>
<ds:datastoreItem xmlns:ds="http://schemas.openxmlformats.org/officeDocument/2006/customXml" ds:itemID="{01DED2C1-2547-4102-8F76-280BBACB4C2B}"/>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29</TotalTime>
  <Application>LibreOffice/6.4.3.2$Linux_X86_64 LibreOffice_project/40$Build-2</Application>
  <Pages>20</Pages>
  <Words>5171</Words>
  <Characters>29443</Characters>
  <CharactersWithSpaces>34220</CharactersWithSpaces>
  <Paragraphs>497</Paragraphs>
  <Company>Canadian Western Bank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Assessment Template</dc:title>
  <dc:subject/>
  <dc:creator>Jose Barril</dc:creator>
  <dc:description>Branch/Department</dc:description>
  <cp:lastModifiedBy/>
  <cp:revision>4</cp:revision>
  <cp:lastPrinted>2017-01-31T23:14:00Z</cp:lastPrinted>
  <dcterms:created xsi:type="dcterms:W3CDTF">2020-05-21T20:51:00Z</dcterms:created>
  <dcterms:modified xsi:type="dcterms:W3CDTF">2020-05-27T13:24:58Z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Canadian Western Bank</vt:lpwstr>
  </property>
  <property fmtid="{D5CDD505-2E9C-101B-9397-08002B2CF9AE}" pid="4" name="ContentTypeId">
    <vt:lpwstr>0x010100CA6E2191C135504F9351B7DBCB2BE606</vt:lpwstr>
  </property>
  <property fmtid="{D5CDD505-2E9C-101B-9397-08002B2CF9AE}" pid="5" name="DocSecurity">
    <vt:i4>4</vt:i4>
  </property>
  <property fmtid="{D5CDD505-2E9C-101B-9397-08002B2CF9AE}" pid="6" name="HyperlinksChanged">
    <vt:bool>false</vt:bool>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y fmtid="{D5CDD505-2E9C-101B-9397-08002B2CF9AE}" pid="10" name="Order">
    <vt:r8>179700</vt:r8>
  </property>
  <property fmtid="{D5CDD505-2E9C-101B-9397-08002B2CF9AE}" pid="11" name="URL">
    <vt:lpwstr/>
  </property>
  <property fmtid="{D5CDD505-2E9C-101B-9397-08002B2CF9AE}" pid="12" name="MediaServiceImageTags">
    <vt:lpwstr/>
  </property>
</Properties>
</file>